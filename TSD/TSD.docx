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5CB02" w14:textId="77777777" w:rsidR="001E28AB" w:rsidRDefault="001E28AB">
      <w:pPr>
        <w:pStyle w:val="FrontByLine"/>
      </w:pPr>
      <w:r>
        <w:object w:dxaOrig="5813" w:dyaOrig="335" w14:anchorId="237563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4pt" o:ole="" fillcolor="window">
            <v:imagedata r:id="rId8" o:title=""/>
          </v:shape>
          <o:OLEObject Type="Embed" ProgID="CDraw" ShapeID="_x0000_i1025" DrawAspect="Content" ObjectID="_1569161437" r:id="rId9">
            <o:FieldCodes>\s \* mergeformat</o:FieldCodes>
          </o:OLEObject>
        </w:object>
      </w:r>
    </w:p>
    <w:p w14:paraId="3599D622" w14:textId="77777777" w:rsidR="001E28AB" w:rsidRDefault="002E0D6E" w:rsidP="00840903">
      <w:pPr>
        <w:pStyle w:val="FrontTitleChar"/>
        <w:outlineLvl w:val="0"/>
      </w:pPr>
      <w:r>
        <w:fldChar w:fldCharType="begin"/>
      </w:r>
      <w:r>
        <w:instrText xml:space="preserve"> TITLE  \* MERGEFORMAT </w:instrText>
      </w:r>
      <w:r>
        <w:fldChar w:fldCharType="separate"/>
      </w:r>
      <w:r w:rsidR="00734B4C">
        <w:t>Collections Module</w:t>
      </w:r>
      <w:r>
        <w:fldChar w:fldCharType="end"/>
      </w:r>
      <w:r w:rsidR="001E28AB">
        <w:fldChar w:fldCharType="begin"/>
      </w:r>
      <w:r w:rsidR="001E28AB">
        <w:instrText xml:space="preserve">  </w:instrText>
      </w:r>
      <w:r w:rsidR="001E28AB">
        <w:fldChar w:fldCharType="end"/>
      </w:r>
    </w:p>
    <w:p w14:paraId="69B897FD" w14:textId="77777777" w:rsidR="001E28AB" w:rsidRDefault="001E28AB">
      <w:pPr>
        <w:pStyle w:val="title1"/>
      </w:pPr>
      <w:r>
        <w:object w:dxaOrig="1916" w:dyaOrig="1047" w14:anchorId="696535B8">
          <v:shape id="_x0000_i1026" type="#_x0000_t75" style="width:405pt;height:219.75pt" o:ole="" fillcolor="window">
            <v:imagedata r:id="rId10" o:title=""/>
          </v:shape>
          <o:OLEObject Type="Embed" ProgID="CDraw" ShapeID="_x0000_i1026" DrawAspect="Content" ObjectID="_1569161438" r:id="rId11">
            <o:FieldCodes>\s \* mergeformat</o:FieldCodes>
          </o:OLEObject>
        </w:object>
      </w:r>
    </w:p>
    <w:p w14:paraId="69ABA33E" w14:textId="77777777" w:rsidR="001E28AB" w:rsidRDefault="001E28AB">
      <w:pPr>
        <w:jc w:val="center"/>
        <w:rPr>
          <w:rFonts w:ascii="Times" w:hAnsi="Times"/>
        </w:rPr>
      </w:pPr>
    </w:p>
    <w:p w14:paraId="78A275A9" w14:textId="77777777" w:rsidR="001E28AB" w:rsidRDefault="001E28AB" w:rsidP="00840903">
      <w:pPr>
        <w:pStyle w:val="StyleFrontSubTitleAvalon"/>
        <w:outlineLvl w:val="0"/>
      </w:pPr>
      <w:r>
        <w:t>Technical System Design</w:t>
      </w:r>
    </w:p>
    <w:p w14:paraId="0B88C311" w14:textId="77777777" w:rsidR="001E28AB" w:rsidRDefault="001E28AB">
      <w:pPr>
        <w:pStyle w:val="FrontBottonLine"/>
        <w:rPr>
          <w:rFonts w:ascii="Avalon" w:hAnsi="Avalon"/>
        </w:rPr>
      </w:pPr>
    </w:p>
    <w:p w14:paraId="18B02198" w14:textId="77777777" w:rsidR="001E28AB" w:rsidRPr="00376251" w:rsidRDefault="001E28AB" w:rsidP="00840903">
      <w:pPr>
        <w:pStyle w:val="FrontSubTitleChar"/>
        <w:outlineLvl w:val="0"/>
        <w:rPr>
          <w:rStyle w:val="StyleFrontSubTitleAvalon19ptCharChar"/>
        </w:rPr>
      </w:pPr>
      <w:r w:rsidRPr="00376251">
        <w:t>FOR</w:t>
      </w:r>
      <w:r w:rsidRPr="00376251">
        <w:rPr>
          <w:rStyle w:val="StyleFrontSubTitleAvalon19ptCharChar"/>
        </w:rPr>
        <w:t xml:space="preserve"> </w:t>
      </w:r>
      <w:r w:rsidR="002E0D6E">
        <w:fldChar w:fldCharType="begin"/>
      </w:r>
      <w:r w:rsidR="002E0D6E">
        <w:instrText xml:space="preserve"> DOCPROPERTY "Company" \* MERGEFORMAT </w:instrText>
      </w:r>
      <w:r w:rsidR="002E0D6E">
        <w:fldChar w:fldCharType="separate"/>
      </w:r>
      <w:r w:rsidR="00734B4C">
        <w:t>Musee national d'histore naturelle</w:t>
      </w:r>
      <w:r w:rsidR="002E0D6E">
        <w:fldChar w:fldCharType="end"/>
      </w:r>
    </w:p>
    <w:p w14:paraId="38058376" w14:textId="77777777" w:rsidR="001E28AB" w:rsidRDefault="001E28AB">
      <w:pPr>
        <w:rPr>
          <w:sz w:val="38"/>
        </w:rPr>
        <w:sectPr w:rsidR="001E28AB">
          <w:headerReference w:type="default" r:id="rId12"/>
          <w:footerReference w:type="even" r:id="rId13"/>
          <w:footerReference w:type="default" r:id="rId14"/>
          <w:type w:val="continuous"/>
          <w:pgSz w:w="11909" w:h="16834"/>
          <w:pgMar w:top="1080" w:right="1080" w:bottom="1080" w:left="1080" w:header="706" w:footer="360" w:gutter="0"/>
          <w:paperSrc w:first="1" w:other="1"/>
          <w:cols w:space="720"/>
          <w:titlePg/>
        </w:sectPr>
      </w:pPr>
    </w:p>
    <w:p w14:paraId="46910508" w14:textId="77777777" w:rsidR="001E28AB" w:rsidRDefault="001E28AB"/>
    <w:p w14:paraId="447AE277" w14:textId="77777777" w:rsidR="001E28AB" w:rsidRDefault="001E28AB" w:rsidP="00840903">
      <w:pPr>
        <w:pStyle w:val="MainTitles"/>
        <w:outlineLvl w:val="0"/>
      </w:pPr>
      <w:r>
        <w:t>Document History</w:t>
      </w:r>
    </w:p>
    <w:tbl>
      <w:tblPr>
        <w:tblW w:w="0" w:type="auto"/>
        <w:tblBorders>
          <w:top w:val="single" w:sz="12" w:space="0" w:color="000080"/>
          <w:left w:val="single" w:sz="12" w:space="0" w:color="000080"/>
          <w:bottom w:val="single" w:sz="12" w:space="0" w:color="000080"/>
          <w:right w:val="single" w:sz="12" w:space="0" w:color="000080"/>
          <w:insideH w:val="single" w:sz="12" w:space="0" w:color="000080"/>
          <w:insideV w:val="single" w:sz="12" w:space="0" w:color="000080"/>
        </w:tblBorders>
        <w:tblLayout w:type="fixed"/>
        <w:tblLook w:val="0000" w:firstRow="0" w:lastRow="0" w:firstColumn="0" w:lastColumn="0" w:noHBand="0" w:noVBand="0"/>
      </w:tblPr>
      <w:tblGrid>
        <w:gridCol w:w="2538"/>
        <w:gridCol w:w="2430"/>
        <w:gridCol w:w="2430"/>
      </w:tblGrid>
      <w:tr w:rsidR="001034BA" w14:paraId="18D030E1" w14:textId="77777777">
        <w:tc>
          <w:tcPr>
            <w:tcW w:w="2538" w:type="dxa"/>
          </w:tcPr>
          <w:p w14:paraId="394ED1E9" w14:textId="77777777" w:rsidR="001034BA" w:rsidRDefault="001034BA">
            <w:pPr>
              <w:pStyle w:val="TableColumnTitles"/>
            </w:pPr>
            <w:r>
              <w:t>Version</w:t>
            </w:r>
          </w:p>
        </w:tc>
        <w:tc>
          <w:tcPr>
            <w:tcW w:w="2430" w:type="dxa"/>
          </w:tcPr>
          <w:p w14:paraId="1FD7B9F4" w14:textId="77777777" w:rsidR="001034BA" w:rsidRDefault="001034BA">
            <w:pPr>
              <w:pStyle w:val="TableColumnTitles"/>
            </w:pPr>
            <w:r>
              <w:t>Applies to Application Version</w:t>
            </w:r>
          </w:p>
        </w:tc>
        <w:tc>
          <w:tcPr>
            <w:tcW w:w="2430" w:type="dxa"/>
          </w:tcPr>
          <w:p w14:paraId="3205851B" w14:textId="77777777" w:rsidR="001034BA" w:rsidRDefault="001034BA">
            <w:pPr>
              <w:pStyle w:val="TableColumnTitles"/>
            </w:pPr>
            <w:r>
              <w:t>Date</w:t>
            </w:r>
          </w:p>
        </w:tc>
      </w:tr>
      <w:tr w:rsidR="001034BA" w14:paraId="61ACEECF" w14:textId="77777777">
        <w:tc>
          <w:tcPr>
            <w:tcW w:w="2538" w:type="dxa"/>
          </w:tcPr>
          <w:p w14:paraId="05EFF9F0" w14:textId="77777777" w:rsidR="001034BA" w:rsidRDefault="001034BA">
            <w:pPr>
              <w:pStyle w:val="TableRow"/>
            </w:pPr>
            <w:r>
              <w:t>1.0</w:t>
            </w:r>
          </w:p>
        </w:tc>
        <w:tc>
          <w:tcPr>
            <w:tcW w:w="2430" w:type="dxa"/>
          </w:tcPr>
          <w:p w14:paraId="625429A0" w14:textId="77777777" w:rsidR="001034BA" w:rsidRDefault="001034BA">
            <w:pPr>
              <w:pStyle w:val="TableRow"/>
            </w:pPr>
            <w:r>
              <w:t>Design Phase Delivery</w:t>
            </w:r>
          </w:p>
        </w:tc>
        <w:tc>
          <w:tcPr>
            <w:tcW w:w="2430" w:type="dxa"/>
          </w:tcPr>
          <w:p w14:paraId="51CDDD3B" w14:textId="77777777" w:rsidR="001034BA" w:rsidRDefault="001034BA">
            <w:pPr>
              <w:pStyle w:val="TableRow"/>
            </w:pPr>
            <w:smartTag w:uri="urn:schemas-microsoft-com:office:smarttags" w:element="date">
              <w:smartTagPr>
                <w:attr w:name="Month" w:val="8"/>
                <w:attr w:name="Day" w:val="12"/>
                <w:attr w:name="Year" w:val="2003"/>
              </w:smartTagPr>
              <w:r>
                <w:t>12/08/2003</w:t>
              </w:r>
            </w:smartTag>
          </w:p>
        </w:tc>
      </w:tr>
      <w:tr w:rsidR="00F228B9" w14:paraId="7CDE1476" w14:textId="77777777">
        <w:tc>
          <w:tcPr>
            <w:tcW w:w="2538" w:type="dxa"/>
          </w:tcPr>
          <w:p w14:paraId="425254E3" w14:textId="77777777" w:rsidR="00F228B9" w:rsidRDefault="00F228B9">
            <w:pPr>
              <w:pStyle w:val="TableRow"/>
            </w:pPr>
            <w:r>
              <w:t>1.1</w:t>
            </w:r>
          </w:p>
        </w:tc>
        <w:tc>
          <w:tcPr>
            <w:tcW w:w="2430" w:type="dxa"/>
          </w:tcPr>
          <w:p w14:paraId="6B8F7290" w14:textId="77777777" w:rsidR="00F228B9" w:rsidRDefault="00F228B9">
            <w:pPr>
              <w:pStyle w:val="TableRow"/>
            </w:pPr>
            <w:r>
              <w:t>Post Design Review Delivery</w:t>
            </w:r>
          </w:p>
        </w:tc>
        <w:tc>
          <w:tcPr>
            <w:tcW w:w="2430" w:type="dxa"/>
          </w:tcPr>
          <w:p w14:paraId="792ADFF1" w14:textId="77777777" w:rsidR="00F228B9" w:rsidRDefault="00F228B9">
            <w:pPr>
              <w:pStyle w:val="TableRow"/>
            </w:pPr>
            <w:smartTag w:uri="urn:schemas-microsoft-com:office:smarttags" w:element="date">
              <w:smartTagPr>
                <w:attr w:name="Month" w:val="8"/>
                <w:attr w:name="Day" w:val="27"/>
                <w:attr w:name="Year" w:val="2003"/>
              </w:smartTagPr>
              <w:r>
                <w:t>27/08/2003</w:t>
              </w:r>
            </w:smartTag>
          </w:p>
        </w:tc>
      </w:tr>
      <w:tr w:rsidR="00C677E7" w14:paraId="340654CA" w14:textId="77777777">
        <w:tc>
          <w:tcPr>
            <w:tcW w:w="2538" w:type="dxa"/>
          </w:tcPr>
          <w:p w14:paraId="6EC3F311" w14:textId="77777777" w:rsidR="00C677E7" w:rsidRDefault="00C677E7">
            <w:pPr>
              <w:pStyle w:val="TableRow"/>
            </w:pPr>
            <w:r>
              <w:t>1.2</w:t>
            </w:r>
          </w:p>
        </w:tc>
        <w:tc>
          <w:tcPr>
            <w:tcW w:w="2430" w:type="dxa"/>
          </w:tcPr>
          <w:p w14:paraId="6E50CB49" w14:textId="77777777" w:rsidR="00C677E7" w:rsidRDefault="00C677E7">
            <w:pPr>
              <w:pStyle w:val="TableRow"/>
            </w:pPr>
            <w:r>
              <w:t>Design Session 5 delivery</w:t>
            </w:r>
          </w:p>
        </w:tc>
        <w:tc>
          <w:tcPr>
            <w:tcW w:w="2430" w:type="dxa"/>
          </w:tcPr>
          <w:p w14:paraId="2C938FF4" w14:textId="77777777" w:rsidR="00C677E7" w:rsidRDefault="00C677E7">
            <w:pPr>
              <w:pStyle w:val="TableRow"/>
            </w:pPr>
            <w:smartTag w:uri="urn:schemas-microsoft-com:office:smarttags" w:element="date">
              <w:smartTagPr>
                <w:attr w:name="Month" w:val="12"/>
                <w:attr w:name="Day" w:val="10"/>
                <w:attr w:name="Year" w:val="2003"/>
              </w:smartTagPr>
              <w:r>
                <w:t>10/12/2003</w:t>
              </w:r>
            </w:smartTag>
          </w:p>
        </w:tc>
      </w:tr>
      <w:tr w:rsidR="009255AE" w14:paraId="1D24662F" w14:textId="77777777">
        <w:tc>
          <w:tcPr>
            <w:tcW w:w="2538" w:type="dxa"/>
          </w:tcPr>
          <w:p w14:paraId="71EF985B" w14:textId="77777777" w:rsidR="009255AE" w:rsidRDefault="009255AE">
            <w:pPr>
              <w:pStyle w:val="TableRow"/>
            </w:pPr>
            <w:r>
              <w:t>1.3</w:t>
            </w:r>
          </w:p>
        </w:tc>
        <w:tc>
          <w:tcPr>
            <w:tcW w:w="2430" w:type="dxa"/>
          </w:tcPr>
          <w:p w14:paraId="0FB4C622" w14:textId="77777777" w:rsidR="009255AE" w:rsidRDefault="009255AE">
            <w:pPr>
              <w:pStyle w:val="TableRow"/>
            </w:pPr>
            <w:r>
              <w:t>Beta 1.0.0</w:t>
            </w:r>
          </w:p>
        </w:tc>
        <w:tc>
          <w:tcPr>
            <w:tcW w:w="2430" w:type="dxa"/>
          </w:tcPr>
          <w:p w14:paraId="2521CF8F" w14:textId="77777777" w:rsidR="009255AE" w:rsidRDefault="009255AE">
            <w:pPr>
              <w:pStyle w:val="TableRow"/>
            </w:pPr>
            <w:smartTag w:uri="urn:schemas-microsoft-com:office:smarttags" w:element="date">
              <w:smartTagPr>
                <w:attr w:name="Month" w:val="3"/>
                <w:attr w:name="Day" w:val="3"/>
                <w:attr w:name="Year" w:val="2004"/>
              </w:smartTagPr>
              <w:r>
                <w:t>03/03/2004</w:t>
              </w:r>
            </w:smartTag>
          </w:p>
        </w:tc>
      </w:tr>
      <w:tr w:rsidR="00A66BCE" w14:paraId="27FC7924" w14:textId="77777777">
        <w:tc>
          <w:tcPr>
            <w:tcW w:w="2538" w:type="dxa"/>
          </w:tcPr>
          <w:p w14:paraId="1870EC9F" w14:textId="77777777" w:rsidR="00A66BCE" w:rsidRDefault="00A66BCE">
            <w:pPr>
              <w:pStyle w:val="TableRow"/>
            </w:pPr>
            <w:r>
              <w:t>1.4</w:t>
            </w:r>
          </w:p>
        </w:tc>
        <w:tc>
          <w:tcPr>
            <w:tcW w:w="2430" w:type="dxa"/>
          </w:tcPr>
          <w:p w14:paraId="3F32578B" w14:textId="77777777" w:rsidR="00A66BCE" w:rsidRDefault="00A66BCE">
            <w:pPr>
              <w:pStyle w:val="TableRow"/>
            </w:pPr>
            <w:r>
              <w:t>CCNs - will be version 1.1.x</w:t>
            </w:r>
          </w:p>
        </w:tc>
        <w:tc>
          <w:tcPr>
            <w:tcW w:w="2430" w:type="dxa"/>
          </w:tcPr>
          <w:p w14:paraId="095549CA" w14:textId="77777777" w:rsidR="00A66BCE" w:rsidRDefault="00A66BCE">
            <w:pPr>
              <w:pStyle w:val="TableRow"/>
            </w:pPr>
            <w:smartTag w:uri="urn:schemas-microsoft-com:office:smarttags" w:element="date">
              <w:smartTagPr>
                <w:attr w:name="Month" w:val="8"/>
                <w:attr w:name="Day" w:val="27"/>
                <w:attr w:name="Year" w:val="2004"/>
              </w:smartTagPr>
              <w:r>
                <w:t>27/08/2004</w:t>
              </w:r>
            </w:smartTag>
          </w:p>
        </w:tc>
      </w:tr>
      <w:tr w:rsidR="00005160" w14:paraId="04059310" w14:textId="77777777">
        <w:tc>
          <w:tcPr>
            <w:tcW w:w="2538" w:type="dxa"/>
          </w:tcPr>
          <w:p w14:paraId="1BC01ABE" w14:textId="77777777" w:rsidR="00005160" w:rsidRDefault="00005160">
            <w:pPr>
              <w:pStyle w:val="TableRow"/>
            </w:pPr>
            <w:r>
              <w:t>1.5</w:t>
            </w:r>
          </w:p>
        </w:tc>
        <w:tc>
          <w:tcPr>
            <w:tcW w:w="2430" w:type="dxa"/>
          </w:tcPr>
          <w:p w14:paraId="33CEBB7F" w14:textId="77777777" w:rsidR="00005160" w:rsidRDefault="00005160">
            <w:pPr>
              <w:pStyle w:val="TableRow"/>
            </w:pPr>
            <w:r>
              <w:t>1.5.1</w:t>
            </w:r>
          </w:p>
        </w:tc>
        <w:tc>
          <w:tcPr>
            <w:tcW w:w="2430" w:type="dxa"/>
          </w:tcPr>
          <w:p w14:paraId="1CFBD420" w14:textId="77777777" w:rsidR="00005160" w:rsidRDefault="00005160">
            <w:pPr>
              <w:pStyle w:val="TableRow"/>
            </w:pPr>
            <w:r>
              <w:t>21/12/2007</w:t>
            </w:r>
          </w:p>
        </w:tc>
      </w:tr>
      <w:tr w:rsidR="00952FE7" w14:paraId="04A6FE86" w14:textId="77777777">
        <w:tc>
          <w:tcPr>
            <w:tcW w:w="2538" w:type="dxa"/>
          </w:tcPr>
          <w:p w14:paraId="64E79292" w14:textId="77777777" w:rsidR="00952FE7" w:rsidRDefault="00952FE7">
            <w:pPr>
              <w:pStyle w:val="TableRow"/>
            </w:pPr>
            <w:r>
              <w:t>1.6</w:t>
            </w:r>
          </w:p>
        </w:tc>
        <w:tc>
          <w:tcPr>
            <w:tcW w:w="2430" w:type="dxa"/>
          </w:tcPr>
          <w:p w14:paraId="22EEC900" w14:textId="77777777" w:rsidR="00952FE7" w:rsidRDefault="00952FE7">
            <w:pPr>
              <w:pStyle w:val="TableRow"/>
            </w:pPr>
            <w:r>
              <w:t>1.6.1</w:t>
            </w:r>
          </w:p>
        </w:tc>
        <w:tc>
          <w:tcPr>
            <w:tcW w:w="2430" w:type="dxa"/>
          </w:tcPr>
          <w:p w14:paraId="3DA1D64C" w14:textId="77777777" w:rsidR="00952FE7" w:rsidRDefault="00952FE7">
            <w:pPr>
              <w:pStyle w:val="TableRow"/>
            </w:pPr>
            <w:r>
              <w:t>08/08/2008</w:t>
            </w:r>
          </w:p>
        </w:tc>
      </w:tr>
      <w:tr w:rsidR="00E4586D" w14:paraId="1B755AB7" w14:textId="77777777">
        <w:tc>
          <w:tcPr>
            <w:tcW w:w="2538" w:type="dxa"/>
          </w:tcPr>
          <w:p w14:paraId="157F1726" w14:textId="77777777" w:rsidR="00E4586D" w:rsidRDefault="00E4586D">
            <w:pPr>
              <w:pStyle w:val="TableRow"/>
            </w:pPr>
            <w:r>
              <w:t>1.7</w:t>
            </w:r>
          </w:p>
        </w:tc>
        <w:tc>
          <w:tcPr>
            <w:tcW w:w="2430" w:type="dxa"/>
          </w:tcPr>
          <w:p w14:paraId="47A7D6AF" w14:textId="77777777" w:rsidR="00E4586D" w:rsidRDefault="00E4586D">
            <w:pPr>
              <w:pStyle w:val="TableRow"/>
            </w:pPr>
            <w:r>
              <w:t>1.7.1</w:t>
            </w:r>
          </w:p>
        </w:tc>
        <w:tc>
          <w:tcPr>
            <w:tcW w:w="2430" w:type="dxa"/>
          </w:tcPr>
          <w:p w14:paraId="0CE3D52A" w14:textId="77777777" w:rsidR="00E4586D" w:rsidRDefault="00E4586D">
            <w:pPr>
              <w:pStyle w:val="TableRow"/>
            </w:pPr>
            <w:r>
              <w:t>09/10/2008</w:t>
            </w:r>
          </w:p>
        </w:tc>
      </w:tr>
      <w:tr w:rsidR="003D457E" w14:paraId="7E13CBD8" w14:textId="77777777">
        <w:tc>
          <w:tcPr>
            <w:tcW w:w="2538" w:type="dxa"/>
          </w:tcPr>
          <w:p w14:paraId="0025E9A3" w14:textId="77777777" w:rsidR="003D457E" w:rsidRDefault="003D457E">
            <w:pPr>
              <w:pStyle w:val="TableRow"/>
            </w:pPr>
            <w:r>
              <w:t>1.8</w:t>
            </w:r>
          </w:p>
        </w:tc>
        <w:tc>
          <w:tcPr>
            <w:tcW w:w="2430" w:type="dxa"/>
          </w:tcPr>
          <w:p w14:paraId="4980CCCF" w14:textId="77777777" w:rsidR="003D457E" w:rsidRDefault="003D457E">
            <w:pPr>
              <w:pStyle w:val="TableRow"/>
            </w:pPr>
            <w:r>
              <w:t>1.8.1</w:t>
            </w:r>
          </w:p>
        </w:tc>
        <w:tc>
          <w:tcPr>
            <w:tcW w:w="2430" w:type="dxa"/>
          </w:tcPr>
          <w:p w14:paraId="6D3DFCB0" w14:textId="77777777" w:rsidR="003D457E" w:rsidRDefault="003D457E">
            <w:pPr>
              <w:pStyle w:val="TableRow"/>
            </w:pPr>
            <w:r>
              <w:t>08/05/09</w:t>
            </w:r>
          </w:p>
        </w:tc>
      </w:tr>
      <w:tr w:rsidR="003D457E" w14:paraId="4E9665F1" w14:textId="77777777">
        <w:tc>
          <w:tcPr>
            <w:tcW w:w="2538" w:type="dxa"/>
          </w:tcPr>
          <w:p w14:paraId="58800A7D" w14:textId="77777777" w:rsidR="003D457E" w:rsidRDefault="00E64542">
            <w:pPr>
              <w:pStyle w:val="TableRow"/>
            </w:pPr>
            <w:r>
              <w:t>1.9</w:t>
            </w:r>
          </w:p>
        </w:tc>
        <w:tc>
          <w:tcPr>
            <w:tcW w:w="2430" w:type="dxa"/>
          </w:tcPr>
          <w:p w14:paraId="431F4257" w14:textId="77777777" w:rsidR="003D457E" w:rsidRDefault="00E64542">
            <w:pPr>
              <w:pStyle w:val="TableRow"/>
            </w:pPr>
            <w:r>
              <w:t>1.9.1</w:t>
            </w:r>
          </w:p>
        </w:tc>
        <w:tc>
          <w:tcPr>
            <w:tcW w:w="2430" w:type="dxa"/>
          </w:tcPr>
          <w:p w14:paraId="2140D0C9" w14:textId="77777777" w:rsidR="003D457E" w:rsidRDefault="00E64542">
            <w:pPr>
              <w:pStyle w:val="TableRow"/>
            </w:pPr>
            <w:r>
              <w:t>16/011/09</w:t>
            </w:r>
          </w:p>
        </w:tc>
      </w:tr>
      <w:tr w:rsidR="00037C1E" w14:paraId="73056439" w14:textId="77777777">
        <w:tc>
          <w:tcPr>
            <w:tcW w:w="2538" w:type="dxa"/>
          </w:tcPr>
          <w:p w14:paraId="7AD1ADDB" w14:textId="77777777" w:rsidR="00037C1E" w:rsidRDefault="00037C1E">
            <w:pPr>
              <w:pStyle w:val="TableRow"/>
            </w:pPr>
            <w:r>
              <w:t>1.10</w:t>
            </w:r>
          </w:p>
        </w:tc>
        <w:tc>
          <w:tcPr>
            <w:tcW w:w="2430" w:type="dxa"/>
          </w:tcPr>
          <w:p w14:paraId="5907AC8F" w14:textId="77777777" w:rsidR="00037C1E" w:rsidRDefault="00037C1E">
            <w:pPr>
              <w:pStyle w:val="TableRow"/>
            </w:pPr>
            <w:r>
              <w:t>1.10.3</w:t>
            </w:r>
          </w:p>
        </w:tc>
        <w:tc>
          <w:tcPr>
            <w:tcW w:w="2430" w:type="dxa"/>
          </w:tcPr>
          <w:p w14:paraId="1673C97C" w14:textId="77777777" w:rsidR="00037C1E" w:rsidRDefault="00037C1E">
            <w:pPr>
              <w:pStyle w:val="TableRow"/>
            </w:pPr>
            <w:r>
              <w:t>10/02/2011</w:t>
            </w:r>
          </w:p>
        </w:tc>
      </w:tr>
      <w:tr w:rsidR="00B743AD" w14:paraId="45D26237" w14:textId="77777777">
        <w:tc>
          <w:tcPr>
            <w:tcW w:w="2538" w:type="dxa"/>
          </w:tcPr>
          <w:p w14:paraId="715AACD6" w14:textId="330EC41A" w:rsidR="00B743AD" w:rsidRDefault="00B743AD">
            <w:pPr>
              <w:pStyle w:val="TableRow"/>
            </w:pPr>
            <w:r>
              <w:t>1.11</w:t>
            </w:r>
          </w:p>
        </w:tc>
        <w:tc>
          <w:tcPr>
            <w:tcW w:w="2430" w:type="dxa"/>
          </w:tcPr>
          <w:p w14:paraId="3EA58567" w14:textId="5885F767" w:rsidR="00B743AD" w:rsidRDefault="00B743AD">
            <w:pPr>
              <w:pStyle w:val="TableRow"/>
            </w:pPr>
            <w:r>
              <w:t>1.13</w:t>
            </w:r>
          </w:p>
        </w:tc>
        <w:tc>
          <w:tcPr>
            <w:tcW w:w="2430" w:type="dxa"/>
          </w:tcPr>
          <w:p w14:paraId="6EFB9D67" w14:textId="26712215" w:rsidR="00B743AD" w:rsidRDefault="00B743AD">
            <w:pPr>
              <w:pStyle w:val="TableRow"/>
            </w:pPr>
            <w:r>
              <w:t>03/06/2016</w:t>
            </w:r>
          </w:p>
        </w:tc>
      </w:tr>
      <w:tr w:rsidR="007F13CB" w14:paraId="6F91A42A" w14:textId="77777777">
        <w:tc>
          <w:tcPr>
            <w:tcW w:w="2538" w:type="dxa"/>
          </w:tcPr>
          <w:p w14:paraId="0A80C7FC" w14:textId="4A1DBEB3" w:rsidR="007F13CB" w:rsidRDefault="007F13CB">
            <w:pPr>
              <w:pStyle w:val="TableRow"/>
            </w:pPr>
            <w:r>
              <w:t>1.12</w:t>
            </w:r>
          </w:p>
        </w:tc>
        <w:tc>
          <w:tcPr>
            <w:tcW w:w="2430" w:type="dxa"/>
          </w:tcPr>
          <w:p w14:paraId="0984CC97" w14:textId="45411A80" w:rsidR="007F13CB" w:rsidRDefault="007F13CB">
            <w:pPr>
              <w:pStyle w:val="TableRow"/>
            </w:pPr>
            <w:r>
              <w:t>1.14</w:t>
            </w:r>
          </w:p>
        </w:tc>
        <w:tc>
          <w:tcPr>
            <w:tcW w:w="2430" w:type="dxa"/>
          </w:tcPr>
          <w:p w14:paraId="46A97F9E" w14:textId="134EA479" w:rsidR="007F13CB" w:rsidRDefault="007F13CB">
            <w:pPr>
              <w:pStyle w:val="TableRow"/>
            </w:pPr>
            <w:r>
              <w:t>03/06/2016</w:t>
            </w:r>
          </w:p>
        </w:tc>
      </w:tr>
      <w:tr w:rsidR="00D148DD" w14:paraId="21045C52" w14:textId="77777777">
        <w:trPr>
          <w:ins w:id="0" w:author="Andrew Kemp" w:date="2017-10-10T17:23:00Z"/>
        </w:trPr>
        <w:tc>
          <w:tcPr>
            <w:tcW w:w="2538" w:type="dxa"/>
          </w:tcPr>
          <w:p w14:paraId="3F933FE3" w14:textId="3F567FE5" w:rsidR="00D148DD" w:rsidRDefault="00D148DD">
            <w:pPr>
              <w:pStyle w:val="TableRow"/>
              <w:rPr>
                <w:ins w:id="1" w:author="Andrew Kemp" w:date="2017-10-10T17:23:00Z"/>
              </w:rPr>
            </w:pPr>
            <w:ins w:id="2" w:author="Andrew Kemp" w:date="2017-10-10T17:23:00Z">
              <w:r>
                <w:t>1.13</w:t>
              </w:r>
            </w:ins>
          </w:p>
        </w:tc>
        <w:tc>
          <w:tcPr>
            <w:tcW w:w="2430" w:type="dxa"/>
          </w:tcPr>
          <w:p w14:paraId="0F06C07C" w14:textId="74754051" w:rsidR="00D148DD" w:rsidRDefault="00D148DD">
            <w:pPr>
              <w:pStyle w:val="TableRow"/>
              <w:rPr>
                <w:ins w:id="3" w:author="Andrew Kemp" w:date="2017-10-10T17:23:00Z"/>
              </w:rPr>
            </w:pPr>
            <w:ins w:id="4" w:author="Andrew Kemp" w:date="2017-10-10T17:23:00Z">
              <w:r>
                <w:t>1.15</w:t>
              </w:r>
            </w:ins>
          </w:p>
        </w:tc>
        <w:tc>
          <w:tcPr>
            <w:tcW w:w="2430" w:type="dxa"/>
          </w:tcPr>
          <w:p w14:paraId="1113006F" w14:textId="5131523E" w:rsidR="00D148DD" w:rsidRDefault="00D148DD">
            <w:pPr>
              <w:pStyle w:val="TableRow"/>
              <w:rPr>
                <w:ins w:id="5" w:author="Andrew Kemp" w:date="2017-10-10T17:23:00Z"/>
              </w:rPr>
            </w:pPr>
            <w:ins w:id="6" w:author="Andrew Kemp" w:date="2017-10-10T17:23:00Z">
              <w:r>
                <w:t>10/10/2017</w:t>
              </w:r>
              <w:bookmarkStart w:id="7" w:name="_GoBack"/>
              <w:bookmarkEnd w:id="7"/>
            </w:ins>
          </w:p>
        </w:tc>
      </w:tr>
    </w:tbl>
    <w:p w14:paraId="30E2D82B" w14:textId="77777777" w:rsidR="001E28AB" w:rsidRDefault="001E28AB">
      <w:pPr>
        <w:pStyle w:val="MainTitles"/>
      </w:pPr>
    </w:p>
    <w:p w14:paraId="098BAE09" w14:textId="77777777" w:rsidR="001E28AB" w:rsidRDefault="001E28AB" w:rsidP="00840903">
      <w:pPr>
        <w:pStyle w:val="MainTitles"/>
        <w:outlineLvl w:val="0"/>
      </w:pPr>
      <w:r>
        <w:t>Document Change Log</w:t>
      </w:r>
    </w:p>
    <w:tbl>
      <w:tblPr>
        <w:tblW w:w="8478" w:type="dxa"/>
        <w:tblBorders>
          <w:top w:val="single" w:sz="12" w:space="0" w:color="000080"/>
          <w:left w:val="single" w:sz="12" w:space="0" w:color="000080"/>
          <w:bottom w:val="single" w:sz="12" w:space="0" w:color="000080"/>
          <w:right w:val="single" w:sz="12" w:space="0" w:color="000080"/>
          <w:insideH w:val="single" w:sz="12" w:space="0" w:color="000080"/>
          <w:insideV w:val="single" w:sz="12" w:space="0" w:color="000080"/>
        </w:tblBorders>
        <w:tblLayout w:type="fixed"/>
        <w:tblLook w:val="0000" w:firstRow="0" w:lastRow="0" w:firstColumn="0" w:lastColumn="0" w:noHBand="0" w:noVBand="0"/>
      </w:tblPr>
      <w:tblGrid>
        <w:gridCol w:w="1403"/>
        <w:gridCol w:w="1257"/>
        <w:gridCol w:w="4018"/>
        <w:gridCol w:w="1800"/>
      </w:tblGrid>
      <w:tr w:rsidR="001E28AB" w14:paraId="454591BF" w14:textId="77777777" w:rsidTr="00231EDC">
        <w:tc>
          <w:tcPr>
            <w:tcW w:w="1403" w:type="dxa"/>
          </w:tcPr>
          <w:p w14:paraId="4EA03C87" w14:textId="77777777" w:rsidR="001E28AB" w:rsidRDefault="001E28AB">
            <w:pPr>
              <w:pStyle w:val="TableColumnTitles"/>
            </w:pPr>
            <w:r>
              <w:t>Date</w:t>
            </w:r>
          </w:p>
        </w:tc>
        <w:tc>
          <w:tcPr>
            <w:tcW w:w="1257" w:type="dxa"/>
          </w:tcPr>
          <w:p w14:paraId="743ED5CA" w14:textId="77777777" w:rsidR="001E28AB" w:rsidRDefault="001E28AB">
            <w:pPr>
              <w:pStyle w:val="TableColumnTitles"/>
            </w:pPr>
            <w:r>
              <w:t>Chapter</w:t>
            </w:r>
          </w:p>
        </w:tc>
        <w:tc>
          <w:tcPr>
            <w:tcW w:w="4018" w:type="dxa"/>
          </w:tcPr>
          <w:p w14:paraId="299CA2EA" w14:textId="77777777" w:rsidR="001E28AB" w:rsidRDefault="001E28AB">
            <w:pPr>
              <w:pStyle w:val="TableColumnTitles"/>
            </w:pPr>
            <w:r>
              <w:t>Description of Change</w:t>
            </w:r>
          </w:p>
        </w:tc>
        <w:tc>
          <w:tcPr>
            <w:tcW w:w="1800" w:type="dxa"/>
          </w:tcPr>
          <w:p w14:paraId="7922C0A6" w14:textId="77777777" w:rsidR="001E28AB" w:rsidRDefault="001E28AB">
            <w:pPr>
              <w:pStyle w:val="TableColumnTitles"/>
            </w:pPr>
            <w:r>
              <w:t>Name</w:t>
            </w:r>
          </w:p>
        </w:tc>
      </w:tr>
      <w:tr w:rsidR="001E28AB" w14:paraId="119D3787" w14:textId="77777777" w:rsidTr="00231EDC">
        <w:tc>
          <w:tcPr>
            <w:tcW w:w="1403" w:type="dxa"/>
          </w:tcPr>
          <w:p w14:paraId="18F52687" w14:textId="77777777" w:rsidR="001E28AB" w:rsidRDefault="002C186B">
            <w:pPr>
              <w:pStyle w:val="TableRow"/>
            </w:pPr>
            <w:smartTag w:uri="urn:schemas-microsoft-com:office:smarttags" w:element="date">
              <w:smartTagPr>
                <w:attr w:name="Year" w:val="2003"/>
                <w:attr w:name="Day" w:val="18"/>
                <w:attr w:name="Month" w:val="8"/>
              </w:smartTagPr>
              <w:r>
                <w:t>18/08/2003</w:t>
              </w:r>
            </w:smartTag>
          </w:p>
        </w:tc>
        <w:tc>
          <w:tcPr>
            <w:tcW w:w="1257" w:type="dxa"/>
          </w:tcPr>
          <w:p w14:paraId="0FD3D03A" w14:textId="77777777" w:rsidR="001E28AB" w:rsidRDefault="002C186B">
            <w:pPr>
              <w:pStyle w:val="TableRow"/>
            </w:pPr>
            <w:r>
              <w:t>Data Details</w:t>
            </w:r>
          </w:p>
        </w:tc>
        <w:tc>
          <w:tcPr>
            <w:tcW w:w="4018" w:type="dxa"/>
          </w:tcPr>
          <w:p w14:paraId="4BE809FA" w14:textId="77777777" w:rsidR="001E28AB" w:rsidRDefault="002C186B">
            <w:pPr>
              <w:pStyle w:val="TableRow"/>
            </w:pPr>
            <w:r>
              <w:t>Extra information for QE_Field.Data_Type field descrip</w:t>
            </w:r>
            <w:r w:rsidR="003D0D81">
              <w:t>t</w:t>
            </w:r>
            <w:r>
              <w:t>ion.</w:t>
            </w:r>
          </w:p>
        </w:tc>
        <w:tc>
          <w:tcPr>
            <w:tcW w:w="1800" w:type="dxa"/>
          </w:tcPr>
          <w:p w14:paraId="1FD38B8C" w14:textId="77777777" w:rsidR="001E28AB" w:rsidRDefault="002C186B">
            <w:pPr>
              <w:pStyle w:val="TableRow"/>
            </w:pPr>
            <w:r>
              <w:t>JvB</w:t>
            </w:r>
          </w:p>
        </w:tc>
      </w:tr>
      <w:tr w:rsidR="003D0D81" w14:paraId="35F1A0E6" w14:textId="77777777" w:rsidTr="00231EDC">
        <w:tc>
          <w:tcPr>
            <w:tcW w:w="1403" w:type="dxa"/>
          </w:tcPr>
          <w:p w14:paraId="5767FC53" w14:textId="77777777" w:rsidR="003D0D81" w:rsidRDefault="003D0D81">
            <w:pPr>
              <w:pStyle w:val="TableRow"/>
            </w:pPr>
            <w:smartTag w:uri="urn:schemas-microsoft-com:office:smarttags" w:element="date">
              <w:smartTagPr>
                <w:attr w:name="Year" w:val="2003"/>
                <w:attr w:name="Day" w:val="20"/>
                <w:attr w:name="Month" w:val="8"/>
              </w:smartTagPr>
              <w:r>
                <w:lastRenderedPageBreak/>
                <w:t>20/08/2003</w:t>
              </w:r>
            </w:smartTag>
          </w:p>
        </w:tc>
        <w:tc>
          <w:tcPr>
            <w:tcW w:w="1257" w:type="dxa"/>
          </w:tcPr>
          <w:p w14:paraId="4B47E487" w14:textId="77777777" w:rsidR="003D0D81" w:rsidRDefault="003D0D81">
            <w:pPr>
              <w:pStyle w:val="TableRow"/>
            </w:pPr>
            <w:r>
              <w:t>All</w:t>
            </w:r>
          </w:p>
        </w:tc>
        <w:tc>
          <w:tcPr>
            <w:tcW w:w="4018" w:type="dxa"/>
          </w:tcPr>
          <w:p w14:paraId="2016E9DC" w14:textId="77777777" w:rsidR="003D0D81" w:rsidRDefault="003D0D81">
            <w:pPr>
              <w:pStyle w:val="TableRow"/>
            </w:pPr>
            <w:r>
              <w:t>Changes resulting from Design Review throughout document.</w:t>
            </w:r>
          </w:p>
        </w:tc>
        <w:tc>
          <w:tcPr>
            <w:tcW w:w="1800" w:type="dxa"/>
          </w:tcPr>
          <w:p w14:paraId="2A165618" w14:textId="77777777" w:rsidR="003D0D81" w:rsidRDefault="003D0D81">
            <w:pPr>
              <w:pStyle w:val="TableRow"/>
            </w:pPr>
            <w:r>
              <w:t>JvB</w:t>
            </w:r>
          </w:p>
        </w:tc>
      </w:tr>
      <w:tr w:rsidR="003D0D81" w14:paraId="007ACDF3" w14:textId="77777777" w:rsidTr="00231EDC">
        <w:tc>
          <w:tcPr>
            <w:tcW w:w="1403" w:type="dxa"/>
          </w:tcPr>
          <w:p w14:paraId="11B66AA7" w14:textId="77777777" w:rsidR="003D0D81" w:rsidRDefault="003D0D81">
            <w:pPr>
              <w:pStyle w:val="TableRow"/>
            </w:pPr>
            <w:smartTag w:uri="urn:schemas-microsoft-com:office:smarttags" w:element="date">
              <w:smartTagPr>
                <w:attr w:name="Year" w:val="2003"/>
                <w:attr w:name="Day" w:val="27"/>
                <w:attr w:name="Month" w:val="8"/>
              </w:smartTagPr>
              <w:r>
                <w:t>27/08/2003</w:t>
              </w:r>
            </w:smartTag>
          </w:p>
        </w:tc>
        <w:tc>
          <w:tcPr>
            <w:tcW w:w="1257" w:type="dxa"/>
          </w:tcPr>
          <w:p w14:paraId="1E264D01" w14:textId="77777777" w:rsidR="003D0D81" w:rsidRDefault="003D0D81">
            <w:pPr>
              <w:pStyle w:val="TableRow"/>
            </w:pPr>
            <w:r>
              <w:t>Select Lineage Dialog</w:t>
            </w:r>
          </w:p>
        </w:tc>
        <w:tc>
          <w:tcPr>
            <w:tcW w:w="4018" w:type="dxa"/>
          </w:tcPr>
          <w:p w14:paraId="3E64EC04" w14:textId="77777777" w:rsidR="003D0D81" w:rsidRDefault="003D0D81">
            <w:pPr>
              <w:pStyle w:val="TableRow"/>
            </w:pPr>
            <w:r>
              <w:t>Updated to show connector lines for each lineage.</w:t>
            </w:r>
          </w:p>
        </w:tc>
        <w:tc>
          <w:tcPr>
            <w:tcW w:w="1800" w:type="dxa"/>
          </w:tcPr>
          <w:p w14:paraId="40BF2853" w14:textId="77777777" w:rsidR="003D0D81" w:rsidRDefault="003D0D81">
            <w:pPr>
              <w:pStyle w:val="TableRow"/>
            </w:pPr>
            <w:r>
              <w:t>JvB</w:t>
            </w:r>
          </w:p>
        </w:tc>
      </w:tr>
      <w:tr w:rsidR="003D0D81" w14:paraId="10203E10" w14:textId="77777777" w:rsidTr="00231EDC">
        <w:tc>
          <w:tcPr>
            <w:tcW w:w="1403" w:type="dxa"/>
          </w:tcPr>
          <w:p w14:paraId="023B95EF" w14:textId="77777777" w:rsidR="003D0D81" w:rsidRDefault="003D0D81">
            <w:pPr>
              <w:pStyle w:val="TableRow"/>
            </w:pPr>
            <w:smartTag w:uri="urn:schemas-microsoft-com:office:smarttags" w:element="date">
              <w:smartTagPr>
                <w:attr w:name="Year" w:val="2003"/>
                <w:attr w:name="Day" w:val="27"/>
                <w:attr w:name="Month" w:val="8"/>
              </w:smartTagPr>
              <w:r>
                <w:t>27/08/2003</w:t>
              </w:r>
            </w:smartTag>
          </w:p>
        </w:tc>
        <w:tc>
          <w:tcPr>
            <w:tcW w:w="1257" w:type="dxa"/>
          </w:tcPr>
          <w:p w14:paraId="42F39D36" w14:textId="77777777" w:rsidR="003D0D81" w:rsidRDefault="003D0D81">
            <w:pPr>
              <w:pStyle w:val="TableRow"/>
            </w:pPr>
            <w:r>
              <w:t>Data details</w:t>
            </w:r>
          </w:p>
        </w:tc>
        <w:tc>
          <w:tcPr>
            <w:tcW w:w="4018" w:type="dxa"/>
          </w:tcPr>
          <w:p w14:paraId="16E2E61D" w14:textId="77777777" w:rsidR="003D0D81" w:rsidRDefault="003D0D81">
            <w:pPr>
              <w:pStyle w:val="TableRow"/>
            </w:pPr>
            <w:r>
              <w:t>Added Enquiry_Concept and Collection_Unit_Tasks tables</w:t>
            </w:r>
            <w:r w:rsidR="00F228B9">
              <w:t>, updated entire Data Details section</w:t>
            </w:r>
          </w:p>
        </w:tc>
        <w:tc>
          <w:tcPr>
            <w:tcW w:w="1800" w:type="dxa"/>
          </w:tcPr>
          <w:p w14:paraId="19A2A853" w14:textId="77777777" w:rsidR="003D0D81" w:rsidRDefault="003D0D81">
            <w:pPr>
              <w:pStyle w:val="TableRow"/>
            </w:pPr>
            <w:r>
              <w:t>JvB</w:t>
            </w:r>
          </w:p>
        </w:tc>
      </w:tr>
      <w:tr w:rsidR="00E7264C" w14:paraId="05E0E01E" w14:textId="77777777" w:rsidTr="00231EDC">
        <w:tc>
          <w:tcPr>
            <w:tcW w:w="1403" w:type="dxa"/>
          </w:tcPr>
          <w:p w14:paraId="3FF9B159" w14:textId="77777777" w:rsidR="00E7264C" w:rsidRDefault="00E7264C">
            <w:pPr>
              <w:pStyle w:val="TableRow"/>
              <w:rPr>
                <w:rFonts w:eastAsia="SimSun"/>
                <w:lang w:eastAsia="zh-SG"/>
              </w:rPr>
            </w:pPr>
            <w:smartTag w:uri="urn:schemas-microsoft-com:office:smarttags" w:element="date">
              <w:smartTagPr>
                <w:attr w:name="Year" w:val="2003"/>
                <w:attr w:name="Day" w:val="28"/>
                <w:attr w:name="Month" w:val="8"/>
              </w:smartTagPr>
              <w:r>
                <w:rPr>
                  <w:rFonts w:eastAsia="SimSun" w:hint="eastAsia"/>
                  <w:lang w:eastAsia="zh-SG"/>
                </w:rPr>
                <w:t>28/08/2003</w:t>
              </w:r>
            </w:smartTag>
          </w:p>
        </w:tc>
        <w:tc>
          <w:tcPr>
            <w:tcW w:w="1257" w:type="dxa"/>
          </w:tcPr>
          <w:p w14:paraId="69156C63" w14:textId="77777777" w:rsidR="00E7264C" w:rsidRDefault="00E7264C">
            <w:pPr>
              <w:pStyle w:val="TableRow"/>
              <w:rPr>
                <w:rFonts w:eastAsia="SimSun"/>
                <w:lang w:eastAsia="zh-SG"/>
              </w:rPr>
            </w:pPr>
            <w:r>
              <w:rPr>
                <w:rFonts w:eastAsia="SimSun" w:hint="eastAsia"/>
                <w:lang w:eastAsia="zh-SG"/>
              </w:rPr>
              <w:t>Development Solutions</w:t>
            </w:r>
          </w:p>
        </w:tc>
        <w:tc>
          <w:tcPr>
            <w:tcW w:w="4018" w:type="dxa"/>
          </w:tcPr>
          <w:p w14:paraId="75EBEF9F" w14:textId="77777777" w:rsidR="00E7264C" w:rsidRDefault="00E7264C">
            <w:pPr>
              <w:pStyle w:val="TableRow"/>
              <w:rPr>
                <w:rFonts w:eastAsia="SimSun"/>
                <w:lang w:eastAsia="zh-SG"/>
              </w:rPr>
            </w:pPr>
            <w:r>
              <w:rPr>
                <w:rFonts w:eastAsia="SimSun" w:hint="eastAsia"/>
                <w:lang w:eastAsia="zh-SG"/>
              </w:rPr>
              <w:t xml:space="preserve">Entered details for </w:t>
            </w:r>
            <w:r w:rsidR="00BD7E8A">
              <w:rPr>
                <w:rFonts w:eastAsia="SimSun"/>
                <w:lang w:eastAsia="zh-SG"/>
              </w:rPr>
              <w:t>Development Solutions</w:t>
            </w:r>
            <w:r>
              <w:rPr>
                <w:rFonts w:eastAsia="SimSun" w:hint="eastAsia"/>
                <w:lang w:eastAsia="zh-SG"/>
              </w:rPr>
              <w:t xml:space="preserve"> chapter.</w:t>
            </w:r>
          </w:p>
        </w:tc>
        <w:tc>
          <w:tcPr>
            <w:tcW w:w="1800" w:type="dxa"/>
          </w:tcPr>
          <w:p w14:paraId="7754A8E9" w14:textId="77777777" w:rsidR="00E7264C" w:rsidRDefault="00E7264C">
            <w:pPr>
              <w:pStyle w:val="TableRow"/>
              <w:rPr>
                <w:rFonts w:eastAsia="SimSun"/>
                <w:lang w:eastAsia="zh-SG"/>
              </w:rPr>
            </w:pPr>
            <w:r>
              <w:rPr>
                <w:rFonts w:eastAsia="SimSun" w:hint="eastAsia"/>
                <w:lang w:eastAsia="zh-SG"/>
              </w:rPr>
              <w:t>JvB</w:t>
            </w:r>
          </w:p>
        </w:tc>
      </w:tr>
      <w:tr w:rsidR="00E7264C" w14:paraId="7C35A4A8" w14:textId="77777777" w:rsidTr="00231EDC">
        <w:tc>
          <w:tcPr>
            <w:tcW w:w="1403" w:type="dxa"/>
          </w:tcPr>
          <w:p w14:paraId="1F02A0EA" w14:textId="77777777" w:rsidR="00E7264C" w:rsidRPr="00E7264C" w:rsidRDefault="00E7264C">
            <w:pPr>
              <w:pStyle w:val="TableRow"/>
              <w:rPr>
                <w:rFonts w:eastAsia="SimSun"/>
                <w:lang w:eastAsia="zh-SG"/>
              </w:rPr>
            </w:pPr>
            <w:smartTag w:uri="urn:schemas-microsoft-com:office:smarttags" w:element="date">
              <w:smartTagPr>
                <w:attr w:name="Year" w:val="2003"/>
                <w:attr w:name="Day" w:val="29"/>
                <w:attr w:name="Month" w:val="8"/>
              </w:smartTagPr>
              <w:r>
                <w:rPr>
                  <w:rFonts w:eastAsia="SimSun" w:hint="eastAsia"/>
                  <w:lang w:eastAsia="zh-SG"/>
                </w:rPr>
                <w:t>29/08/2003</w:t>
              </w:r>
            </w:smartTag>
          </w:p>
        </w:tc>
        <w:tc>
          <w:tcPr>
            <w:tcW w:w="1257" w:type="dxa"/>
          </w:tcPr>
          <w:p w14:paraId="42E3E575" w14:textId="77777777" w:rsidR="00E7264C" w:rsidRPr="00E7264C" w:rsidRDefault="00E7264C">
            <w:pPr>
              <w:pStyle w:val="TableRow"/>
              <w:rPr>
                <w:rFonts w:eastAsia="SimSun"/>
                <w:lang w:eastAsia="zh-SG"/>
              </w:rPr>
            </w:pPr>
            <w:r>
              <w:rPr>
                <w:rFonts w:eastAsia="SimSun" w:hint="eastAsia"/>
                <w:lang w:eastAsia="zh-SG"/>
              </w:rPr>
              <w:t>Data details</w:t>
            </w:r>
          </w:p>
        </w:tc>
        <w:tc>
          <w:tcPr>
            <w:tcW w:w="4018" w:type="dxa"/>
          </w:tcPr>
          <w:p w14:paraId="3BE6990A" w14:textId="77777777" w:rsidR="00E7264C" w:rsidRPr="00E7264C" w:rsidRDefault="00E7264C">
            <w:pPr>
              <w:pStyle w:val="TableRow"/>
              <w:rPr>
                <w:rFonts w:eastAsia="SimSun"/>
                <w:lang w:eastAsia="zh-SG"/>
              </w:rPr>
            </w:pPr>
            <w:r>
              <w:rPr>
                <w:rFonts w:eastAsia="SimSun" w:hint="eastAsia"/>
                <w:lang w:eastAsia="zh-SG"/>
              </w:rPr>
              <w:t>Corrected description of Movement_Of_Ownership table and removed unnecessary Receiver_Name_Key from Movement_Of_Material.</w:t>
            </w:r>
          </w:p>
        </w:tc>
        <w:tc>
          <w:tcPr>
            <w:tcW w:w="1800" w:type="dxa"/>
          </w:tcPr>
          <w:p w14:paraId="1889DED1" w14:textId="77777777" w:rsidR="00E7264C" w:rsidRPr="00E7264C" w:rsidRDefault="00E7264C">
            <w:pPr>
              <w:pStyle w:val="TableRow"/>
              <w:rPr>
                <w:rFonts w:eastAsia="SimSun"/>
                <w:lang w:eastAsia="zh-SG"/>
              </w:rPr>
            </w:pPr>
            <w:r>
              <w:rPr>
                <w:rFonts w:eastAsia="SimSun" w:hint="eastAsia"/>
                <w:lang w:eastAsia="zh-SG"/>
              </w:rPr>
              <w:t>JvB</w:t>
            </w:r>
          </w:p>
        </w:tc>
      </w:tr>
      <w:tr w:rsidR="00372723" w14:paraId="77F9C1C7" w14:textId="77777777" w:rsidTr="00231EDC">
        <w:tc>
          <w:tcPr>
            <w:tcW w:w="1403" w:type="dxa"/>
          </w:tcPr>
          <w:p w14:paraId="30FAABBB" w14:textId="77777777" w:rsidR="00372723" w:rsidRDefault="00372723">
            <w:pPr>
              <w:pStyle w:val="TableRow"/>
              <w:rPr>
                <w:rFonts w:eastAsia="SimSun"/>
                <w:lang w:eastAsia="zh-SG"/>
              </w:rPr>
            </w:pPr>
            <w:smartTag w:uri="urn:schemas-microsoft-com:office:smarttags" w:element="date">
              <w:smartTagPr>
                <w:attr w:name="Year" w:val="2003"/>
                <w:attr w:name="Day" w:val="29"/>
                <w:attr w:name="Month" w:val="8"/>
              </w:smartTagPr>
              <w:r>
                <w:rPr>
                  <w:rFonts w:eastAsia="SimSun" w:hint="eastAsia"/>
                  <w:lang w:eastAsia="zh-SG"/>
                </w:rPr>
                <w:t>29/08/2003</w:t>
              </w:r>
            </w:smartTag>
          </w:p>
        </w:tc>
        <w:tc>
          <w:tcPr>
            <w:tcW w:w="1257" w:type="dxa"/>
          </w:tcPr>
          <w:p w14:paraId="1B9AF196" w14:textId="77777777" w:rsidR="00372723" w:rsidRDefault="00372723">
            <w:pPr>
              <w:pStyle w:val="TableRow"/>
              <w:rPr>
                <w:rFonts w:eastAsia="SimSun"/>
                <w:lang w:eastAsia="zh-SG"/>
              </w:rPr>
            </w:pPr>
            <w:r>
              <w:rPr>
                <w:rFonts w:eastAsia="SimSun" w:hint="eastAsia"/>
                <w:lang w:eastAsia="zh-SG"/>
              </w:rPr>
              <w:t>Collections Browser Navigation</w:t>
            </w:r>
          </w:p>
        </w:tc>
        <w:tc>
          <w:tcPr>
            <w:tcW w:w="4018" w:type="dxa"/>
          </w:tcPr>
          <w:p w14:paraId="2232DA5D" w14:textId="77777777" w:rsidR="00372723" w:rsidRDefault="00372723">
            <w:pPr>
              <w:pStyle w:val="TableRow"/>
              <w:rPr>
                <w:rFonts w:eastAsia="SimSun"/>
                <w:lang w:eastAsia="zh-SG"/>
              </w:rPr>
            </w:pPr>
            <w:r>
              <w:rPr>
                <w:rFonts w:eastAsia="SimSun" w:hint="eastAsia"/>
                <w:lang w:eastAsia="zh-SG"/>
              </w:rPr>
              <w:t>Add Existing Item menu options renamed to Link to Existing Item, for consistency.</w:t>
            </w:r>
          </w:p>
        </w:tc>
        <w:tc>
          <w:tcPr>
            <w:tcW w:w="1800" w:type="dxa"/>
          </w:tcPr>
          <w:p w14:paraId="13EFF795" w14:textId="77777777" w:rsidR="00372723" w:rsidRDefault="00372723">
            <w:pPr>
              <w:pStyle w:val="TableRow"/>
              <w:rPr>
                <w:rFonts w:eastAsia="SimSun"/>
                <w:lang w:eastAsia="zh-SG"/>
              </w:rPr>
            </w:pPr>
            <w:r>
              <w:rPr>
                <w:rFonts w:eastAsia="SimSun" w:hint="eastAsia"/>
                <w:lang w:eastAsia="zh-SG"/>
              </w:rPr>
              <w:t>JvB</w:t>
            </w:r>
          </w:p>
        </w:tc>
      </w:tr>
      <w:tr w:rsidR="00BD7E8A" w14:paraId="61C062BB" w14:textId="77777777" w:rsidTr="00231EDC">
        <w:tc>
          <w:tcPr>
            <w:tcW w:w="1403" w:type="dxa"/>
          </w:tcPr>
          <w:p w14:paraId="438BE767" w14:textId="77777777" w:rsidR="00BD7E8A" w:rsidRDefault="00BD7E8A">
            <w:pPr>
              <w:pStyle w:val="TableRow"/>
              <w:rPr>
                <w:rFonts w:eastAsia="SimSun"/>
                <w:lang w:eastAsia="zh-SG"/>
              </w:rPr>
            </w:pPr>
            <w:smartTag w:uri="urn:schemas-microsoft-com:office:smarttags" w:element="date">
              <w:smartTagPr>
                <w:attr w:name="Year" w:val="2003"/>
                <w:attr w:name="Day" w:val="1"/>
                <w:attr w:name="Month" w:val="9"/>
              </w:smartTagPr>
              <w:r>
                <w:rPr>
                  <w:rFonts w:eastAsia="SimSun"/>
                  <w:lang w:eastAsia="zh-SG"/>
                </w:rPr>
                <w:t>01/09/2003</w:t>
              </w:r>
            </w:smartTag>
          </w:p>
        </w:tc>
        <w:tc>
          <w:tcPr>
            <w:tcW w:w="1257" w:type="dxa"/>
          </w:tcPr>
          <w:p w14:paraId="69393AD9" w14:textId="77777777" w:rsidR="00BD7E8A" w:rsidRDefault="00BD7E8A">
            <w:pPr>
              <w:pStyle w:val="TableRow"/>
              <w:rPr>
                <w:rFonts w:eastAsia="SimSun"/>
                <w:lang w:eastAsia="zh-SG"/>
              </w:rPr>
            </w:pPr>
            <w:r>
              <w:rPr>
                <w:rFonts w:eastAsia="SimSun"/>
                <w:lang w:eastAsia="zh-SG"/>
              </w:rPr>
              <w:t>All</w:t>
            </w:r>
          </w:p>
        </w:tc>
        <w:tc>
          <w:tcPr>
            <w:tcW w:w="4018" w:type="dxa"/>
          </w:tcPr>
          <w:p w14:paraId="53938E44" w14:textId="77777777" w:rsidR="00BD7E8A" w:rsidRDefault="00BD7E8A">
            <w:pPr>
              <w:pStyle w:val="TableRow"/>
              <w:rPr>
                <w:rFonts w:eastAsia="SimSun"/>
                <w:lang w:eastAsia="zh-SG"/>
              </w:rPr>
            </w:pPr>
            <w:r>
              <w:rPr>
                <w:rFonts w:eastAsia="SimSun"/>
                <w:lang w:eastAsia="zh-SG"/>
              </w:rPr>
              <w:t>Typographic and technical corrections.  Functionality not changed.</w:t>
            </w:r>
          </w:p>
        </w:tc>
        <w:tc>
          <w:tcPr>
            <w:tcW w:w="1800" w:type="dxa"/>
          </w:tcPr>
          <w:p w14:paraId="5EC5B512" w14:textId="77777777" w:rsidR="00BD7E8A" w:rsidRDefault="00BD7E8A">
            <w:pPr>
              <w:pStyle w:val="TableRow"/>
              <w:rPr>
                <w:rFonts w:eastAsia="SimSun"/>
                <w:lang w:eastAsia="zh-SG"/>
              </w:rPr>
            </w:pPr>
            <w:r>
              <w:rPr>
                <w:rFonts w:eastAsia="SimSun"/>
                <w:lang w:eastAsia="zh-SG"/>
              </w:rPr>
              <w:t>JvB</w:t>
            </w:r>
          </w:p>
        </w:tc>
      </w:tr>
      <w:tr w:rsidR="001C64CB" w14:paraId="68003016" w14:textId="77777777" w:rsidTr="00231EDC">
        <w:tc>
          <w:tcPr>
            <w:tcW w:w="1403" w:type="dxa"/>
          </w:tcPr>
          <w:p w14:paraId="2C988F0E" w14:textId="77777777" w:rsidR="001C64CB" w:rsidRDefault="001C64CB">
            <w:pPr>
              <w:pStyle w:val="TableRow"/>
              <w:rPr>
                <w:rFonts w:eastAsia="SimSun"/>
                <w:lang w:eastAsia="zh-SG"/>
              </w:rPr>
            </w:pPr>
            <w:smartTag w:uri="urn:schemas-microsoft-com:office:smarttags" w:element="date">
              <w:smartTagPr>
                <w:attr w:name="Year" w:val="2003"/>
                <w:attr w:name="Day" w:val="3"/>
                <w:attr w:name="Month" w:val="9"/>
              </w:smartTagPr>
              <w:r>
                <w:rPr>
                  <w:rFonts w:eastAsia="SimSun"/>
                  <w:lang w:eastAsia="zh-SG"/>
                </w:rPr>
                <w:t>03/09/2003</w:t>
              </w:r>
            </w:smartTag>
          </w:p>
        </w:tc>
        <w:tc>
          <w:tcPr>
            <w:tcW w:w="1257" w:type="dxa"/>
          </w:tcPr>
          <w:p w14:paraId="73B4CDDF" w14:textId="77777777" w:rsidR="001C64CB" w:rsidRDefault="001C64CB">
            <w:pPr>
              <w:pStyle w:val="TableRow"/>
              <w:rPr>
                <w:rFonts w:eastAsia="SimSun"/>
                <w:lang w:eastAsia="zh-SG"/>
              </w:rPr>
            </w:pPr>
            <w:r>
              <w:rPr>
                <w:rFonts w:eastAsia="SimSun"/>
                <w:lang w:eastAsia="zh-SG"/>
              </w:rPr>
              <w:t>Collections Browser Navigation</w:t>
            </w:r>
          </w:p>
        </w:tc>
        <w:tc>
          <w:tcPr>
            <w:tcW w:w="4018" w:type="dxa"/>
          </w:tcPr>
          <w:p w14:paraId="7A4AD048" w14:textId="77777777" w:rsidR="001C64CB" w:rsidRDefault="001C64CB">
            <w:pPr>
              <w:pStyle w:val="TableRow"/>
              <w:rPr>
                <w:rFonts w:eastAsia="SimSun"/>
                <w:lang w:eastAsia="zh-SG"/>
              </w:rPr>
            </w:pPr>
            <w:r>
              <w:rPr>
                <w:rFonts w:eastAsia="SimSun"/>
                <w:lang w:eastAsia="zh-SG"/>
              </w:rPr>
              <w:t>Add button is disabled for a Loan Folder since the system does not know which movement direction to add the collection unit to.</w:t>
            </w:r>
          </w:p>
        </w:tc>
        <w:tc>
          <w:tcPr>
            <w:tcW w:w="1800" w:type="dxa"/>
          </w:tcPr>
          <w:p w14:paraId="23254621" w14:textId="77777777" w:rsidR="001C64CB" w:rsidRDefault="001C64CB">
            <w:pPr>
              <w:pStyle w:val="TableRow"/>
              <w:rPr>
                <w:rFonts w:eastAsia="SimSun"/>
                <w:lang w:eastAsia="zh-SG"/>
              </w:rPr>
            </w:pPr>
            <w:r>
              <w:rPr>
                <w:rFonts w:eastAsia="SimSun"/>
                <w:lang w:eastAsia="zh-SG"/>
              </w:rPr>
              <w:t>JvB</w:t>
            </w:r>
          </w:p>
        </w:tc>
      </w:tr>
      <w:tr w:rsidR="00A16962" w14:paraId="2E38F440" w14:textId="77777777" w:rsidTr="00231EDC">
        <w:tc>
          <w:tcPr>
            <w:tcW w:w="1403" w:type="dxa"/>
          </w:tcPr>
          <w:p w14:paraId="6A419C7F" w14:textId="77777777" w:rsidR="00A16962" w:rsidRDefault="00A16962">
            <w:pPr>
              <w:pStyle w:val="TableRow"/>
              <w:rPr>
                <w:rFonts w:eastAsia="SimSun"/>
                <w:lang w:eastAsia="zh-SG"/>
              </w:rPr>
            </w:pPr>
            <w:smartTag w:uri="urn:schemas-microsoft-com:office:smarttags" w:element="date">
              <w:smartTagPr>
                <w:attr w:name="Year" w:val="2003"/>
                <w:attr w:name="Day" w:val="5"/>
                <w:attr w:name="Month" w:val="9"/>
              </w:smartTagPr>
              <w:r>
                <w:rPr>
                  <w:rFonts w:eastAsia="SimSun"/>
                  <w:lang w:eastAsia="zh-SG"/>
                </w:rPr>
                <w:t>05/09/2003</w:t>
              </w:r>
            </w:smartTag>
          </w:p>
        </w:tc>
        <w:tc>
          <w:tcPr>
            <w:tcW w:w="1257" w:type="dxa"/>
          </w:tcPr>
          <w:p w14:paraId="721DB28A" w14:textId="77777777" w:rsidR="00A16962" w:rsidRDefault="00A16962">
            <w:pPr>
              <w:pStyle w:val="TableRow"/>
              <w:rPr>
                <w:rFonts w:eastAsia="SimSun"/>
                <w:lang w:eastAsia="zh-SG"/>
              </w:rPr>
            </w:pPr>
            <w:r>
              <w:rPr>
                <w:rFonts w:eastAsia="SimSun"/>
                <w:lang w:eastAsia="zh-SG"/>
              </w:rPr>
              <w:t>3.4.1.64</w:t>
            </w:r>
          </w:p>
        </w:tc>
        <w:tc>
          <w:tcPr>
            <w:tcW w:w="4018" w:type="dxa"/>
          </w:tcPr>
          <w:p w14:paraId="78574261" w14:textId="77777777" w:rsidR="00A16962" w:rsidRDefault="00A16962">
            <w:pPr>
              <w:pStyle w:val="TableRow"/>
              <w:rPr>
                <w:rFonts w:eastAsia="SimSun"/>
                <w:lang w:eastAsia="zh-SG"/>
              </w:rPr>
            </w:pPr>
            <w:r>
              <w:rPr>
                <w:rFonts w:eastAsia="SimSun"/>
                <w:lang w:eastAsia="zh-SG"/>
              </w:rPr>
              <w:t>Stores cannot have owners.  Paragraph relating to automatic assignment of ownership when assigning to an accession removed.</w:t>
            </w:r>
          </w:p>
        </w:tc>
        <w:tc>
          <w:tcPr>
            <w:tcW w:w="1800" w:type="dxa"/>
          </w:tcPr>
          <w:p w14:paraId="469A72F5" w14:textId="77777777" w:rsidR="00A16962" w:rsidRDefault="00A16962">
            <w:pPr>
              <w:pStyle w:val="TableRow"/>
              <w:rPr>
                <w:rFonts w:eastAsia="SimSun"/>
                <w:lang w:eastAsia="zh-SG"/>
              </w:rPr>
            </w:pPr>
            <w:r>
              <w:rPr>
                <w:rFonts w:eastAsia="SimSun"/>
                <w:lang w:eastAsia="zh-SG"/>
              </w:rPr>
              <w:t>JvB</w:t>
            </w:r>
          </w:p>
        </w:tc>
      </w:tr>
      <w:tr w:rsidR="007C7FB8" w14:paraId="73FBCF47" w14:textId="77777777" w:rsidTr="00231EDC">
        <w:tc>
          <w:tcPr>
            <w:tcW w:w="1403" w:type="dxa"/>
          </w:tcPr>
          <w:p w14:paraId="59FF0D85" w14:textId="77777777" w:rsidR="007C7FB8" w:rsidRDefault="007C7FB8">
            <w:pPr>
              <w:pStyle w:val="TableRow"/>
              <w:rPr>
                <w:rFonts w:eastAsia="SimSun"/>
                <w:lang w:eastAsia="zh-SG"/>
              </w:rPr>
            </w:pPr>
            <w:smartTag w:uri="urn:schemas-microsoft-com:office:smarttags" w:element="date">
              <w:smartTagPr>
                <w:attr w:name="Year" w:val="2003"/>
                <w:attr w:name="Day" w:val="20"/>
                <w:attr w:name="Month" w:val="11"/>
              </w:smartTagPr>
              <w:r>
                <w:rPr>
                  <w:rFonts w:eastAsia="SimSun"/>
                  <w:lang w:eastAsia="zh-SG"/>
                </w:rPr>
                <w:t>20/11/2003</w:t>
              </w:r>
            </w:smartTag>
          </w:p>
        </w:tc>
        <w:tc>
          <w:tcPr>
            <w:tcW w:w="1257" w:type="dxa"/>
          </w:tcPr>
          <w:p w14:paraId="28B69217" w14:textId="77777777" w:rsidR="007C7FB8" w:rsidRDefault="007C7FB8">
            <w:pPr>
              <w:pStyle w:val="TableRow"/>
              <w:rPr>
                <w:rFonts w:eastAsia="SimSun"/>
                <w:lang w:eastAsia="zh-SG"/>
              </w:rPr>
            </w:pPr>
            <w:r>
              <w:rPr>
                <w:rFonts w:eastAsia="SimSun"/>
                <w:lang w:eastAsia="zh-SG"/>
              </w:rPr>
              <w:t>5.3.1</w:t>
            </w:r>
          </w:p>
        </w:tc>
        <w:tc>
          <w:tcPr>
            <w:tcW w:w="4018" w:type="dxa"/>
          </w:tcPr>
          <w:p w14:paraId="7F0F4FF9" w14:textId="77777777" w:rsidR="007C7FB8" w:rsidRDefault="007C7FB8">
            <w:pPr>
              <w:pStyle w:val="TableRow"/>
              <w:rPr>
                <w:rFonts w:eastAsia="SimSun"/>
                <w:lang w:eastAsia="zh-SG"/>
              </w:rPr>
            </w:pPr>
            <w:r>
              <w:rPr>
                <w:rFonts w:eastAsia="SimSun"/>
                <w:lang w:eastAsia="zh-SG"/>
              </w:rPr>
              <w:t xml:space="preserve">Thesaurus physical model update after discussions with </w:t>
            </w:r>
            <w:smartTag w:uri="urn:schemas-microsoft-com:office:smarttags" w:element="PersonName">
              <w:r>
                <w:rPr>
                  <w:rFonts w:eastAsia="SimSun"/>
                  <w:lang w:eastAsia="zh-SG"/>
                </w:rPr>
                <w:t>Charles Copp</w:t>
              </w:r>
            </w:smartTag>
            <w:r>
              <w:rPr>
                <w:rFonts w:eastAsia="SimSun"/>
                <w:lang w:eastAsia="zh-SG"/>
              </w:rPr>
              <w:t xml:space="preserve"> and Design Session 5.</w:t>
            </w:r>
          </w:p>
        </w:tc>
        <w:tc>
          <w:tcPr>
            <w:tcW w:w="1800" w:type="dxa"/>
          </w:tcPr>
          <w:p w14:paraId="097BF893" w14:textId="77777777" w:rsidR="007C7FB8" w:rsidRDefault="007C7FB8">
            <w:pPr>
              <w:pStyle w:val="TableRow"/>
              <w:rPr>
                <w:rFonts w:eastAsia="SimSun"/>
                <w:lang w:eastAsia="zh-SG"/>
              </w:rPr>
            </w:pPr>
            <w:r>
              <w:rPr>
                <w:rFonts w:eastAsia="SimSun"/>
                <w:lang w:eastAsia="zh-SG"/>
              </w:rPr>
              <w:t>JvB</w:t>
            </w:r>
          </w:p>
        </w:tc>
      </w:tr>
      <w:tr w:rsidR="001E7F48" w14:paraId="15B58034" w14:textId="77777777" w:rsidTr="00231EDC">
        <w:tc>
          <w:tcPr>
            <w:tcW w:w="1403" w:type="dxa"/>
          </w:tcPr>
          <w:p w14:paraId="1E4BD99F" w14:textId="77777777" w:rsidR="001E7F48" w:rsidRDefault="001E7F48">
            <w:pPr>
              <w:pStyle w:val="TableRow"/>
              <w:rPr>
                <w:rFonts w:eastAsia="SimSun"/>
                <w:lang w:eastAsia="zh-SG"/>
              </w:rPr>
            </w:pPr>
            <w:smartTag w:uri="urn:schemas-microsoft-com:office:smarttags" w:element="date">
              <w:smartTagPr>
                <w:attr w:name="Year" w:val="2003"/>
                <w:attr w:name="Day" w:val="5"/>
                <w:attr w:name="Month" w:val="12"/>
              </w:smartTagPr>
              <w:r>
                <w:rPr>
                  <w:rFonts w:eastAsia="SimSun"/>
                  <w:lang w:eastAsia="zh-SG"/>
                </w:rPr>
                <w:t>05/12/2003</w:t>
              </w:r>
            </w:smartTag>
          </w:p>
        </w:tc>
        <w:tc>
          <w:tcPr>
            <w:tcW w:w="1257" w:type="dxa"/>
          </w:tcPr>
          <w:p w14:paraId="5EE861EE" w14:textId="77777777" w:rsidR="001E7F48" w:rsidRDefault="001E7F48">
            <w:pPr>
              <w:pStyle w:val="TableRow"/>
              <w:rPr>
                <w:rFonts w:eastAsia="SimSun"/>
                <w:lang w:eastAsia="zh-SG"/>
              </w:rPr>
            </w:pPr>
            <w:r>
              <w:rPr>
                <w:rFonts w:eastAsia="SimSun"/>
                <w:lang w:eastAsia="zh-SG"/>
              </w:rPr>
              <w:t>3.4.1</w:t>
            </w:r>
          </w:p>
        </w:tc>
        <w:tc>
          <w:tcPr>
            <w:tcW w:w="4018" w:type="dxa"/>
          </w:tcPr>
          <w:p w14:paraId="1401D802" w14:textId="77777777" w:rsidR="001E7F48" w:rsidRDefault="001E7F48">
            <w:pPr>
              <w:pStyle w:val="TableRow"/>
              <w:rPr>
                <w:rFonts w:eastAsia="SimSun"/>
                <w:lang w:eastAsia="zh-SG"/>
              </w:rPr>
            </w:pPr>
            <w:r>
              <w:rPr>
                <w:rFonts w:eastAsia="SimSun"/>
                <w:lang w:eastAsia="zh-SG"/>
              </w:rPr>
              <w:t>Corrected Add New options for Specimens folder nodes to ensure consistency with rest of application.</w:t>
            </w:r>
            <w:r w:rsidR="00BF0D41">
              <w:rPr>
                <w:rFonts w:eastAsia="SimSun"/>
                <w:lang w:eastAsia="zh-SG"/>
              </w:rPr>
              <w:t xml:space="preserve">  Corrected movement type number descriptions on other nodes.</w:t>
            </w:r>
          </w:p>
        </w:tc>
        <w:tc>
          <w:tcPr>
            <w:tcW w:w="1800" w:type="dxa"/>
          </w:tcPr>
          <w:p w14:paraId="25C87176" w14:textId="77777777" w:rsidR="001E7F48" w:rsidRDefault="001E7F48">
            <w:pPr>
              <w:pStyle w:val="TableRow"/>
              <w:rPr>
                <w:rFonts w:eastAsia="SimSun"/>
                <w:lang w:eastAsia="zh-SG"/>
              </w:rPr>
            </w:pPr>
            <w:r>
              <w:rPr>
                <w:rFonts w:eastAsia="SimSun"/>
                <w:lang w:eastAsia="zh-SG"/>
              </w:rPr>
              <w:t>JvB</w:t>
            </w:r>
          </w:p>
        </w:tc>
      </w:tr>
      <w:tr w:rsidR="00C677E7" w14:paraId="38564B34" w14:textId="77777777" w:rsidTr="00231EDC">
        <w:tc>
          <w:tcPr>
            <w:tcW w:w="1403" w:type="dxa"/>
          </w:tcPr>
          <w:p w14:paraId="6F04178A" w14:textId="77777777" w:rsidR="00C677E7" w:rsidRDefault="00C677E7">
            <w:pPr>
              <w:pStyle w:val="TableRow"/>
              <w:rPr>
                <w:rFonts w:eastAsia="SimSun"/>
                <w:lang w:eastAsia="zh-SG"/>
              </w:rPr>
            </w:pPr>
            <w:smartTag w:uri="urn:schemas-microsoft-com:office:smarttags" w:element="date">
              <w:smartTagPr>
                <w:attr w:name="Year" w:val="2003"/>
                <w:attr w:name="Day" w:val="8"/>
                <w:attr w:name="Month" w:val="12"/>
              </w:smartTagPr>
              <w:r>
                <w:rPr>
                  <w:rFonts w:eastAsia="SimSun"/>
                  <w:lang w:eastAsia="zh-SG"/>
                </w:rPr>
                <w:t>08/12/2003</w:t>
              </w:r>
            </w:smartTag>
          </w:p>
        </w:tc>
        <w:tc>
          <w:tcPr>
            <w:tcW w:w="1257" w:type="dxa"/>
          </w:tcPr>
          <w:p w14:paraId="0B08025F" w14:textId="77777777" w:rsidR="00C677E7" w:rsidRDefault="00C677E7">
            <w:pPr>
              <w:pStyle w:val="TableRow"/>
              <w:rPr>
                <w:rFonts w:eastAsia="SimSun"/>
                <w:lang w:eastAsia="zh-SG"/>
              </w:rPr>
            </w:pPr>
            <w:r>
              <w:rPr>
                <w:rFonts w:eastAsia="SimSun"/>
                <w:lang w:eastAsia="zh-SG"/>
              </w:rPr>
              <w:t>4.2.16</w:t>
            </w:r>
          </w:p>
        </w:tc>
        <w:tc>
          <w:tcPr>
            <w:tcW w:w="4018" w:type="dxa"/>
          </w:tcPr>
          <w:p w14:paraId="4D4FA617" w14:textId="77777777" w:rsidR="00C677E7" w:rsidRDefault="00C677E7">
            <w:pPr>
              <w:pStyle w:val="TableRow"/>
              <w:rPr>
                <w:rFonts w:eastAsia="SimSun"/>
                <w:lang w:eastAsia="zh-SG"/>
              </w:rPr>
            </w:pPr>
            <w:r>
              <w:rPr>
                <w:rFonts w:eastAsia="SimSun"/>
                <w:lang w:eastAsia="zh-SG"/>
              </w:rPr>
              <w:t>Added Thesaurus Editor documentation</w:t>
            </w:r>
            <w:r w:rsidR="005119D4">
              <w:rPr>
                <w:rFonts w:eastAsia="SimSun"/>
                <w:lang w:eastAsia="zh-SG"/>
              </w:rPr>
              <w:t>.</w:t>
            </w:r>
          </w:p>
        </w:tc>
        <w:tc>
          <w:tcPr>
            <w:tcW w:w="1800" w:type="dxa"/>
          </w:tcPr>
          <w:p w14:paraId="03A3A750" w14:textId="77777777" w:rsidR="00C677E7" w:rsidRDefault="00C677E7">
            <w:pPr>
              <w:pStyle w:val="TableRow"/>
              <w:rPr>
                <w:rFonts w:eastAsia="SimSun"/>
                <w:lang w:eastAsia="zh-SG"/>
              </w:rPr>
            </w:pPr>
            <w:r>
              <w:rPr>
                <w:rFonts w:eastAsia="SimSun"/>
                <w:lang w:eastAsia="zh-SG"/>
              </w:rPr>
              <w:t>JvB</w:t>
            </w:r>
          </w:p>
        </w:tc>
      </w:tr>
      <w:tr w:rsidR="00BF289A" w14:paraId="0B3F122A" w14:textId="77777777" w:rsidTr="00231EDC">
        <w:tc>
          <w:tcPr>
            <w:tcW w:w="1403" w:type="dxa"/>
          </w:tcPr>
          <w:p w14:paraId="618FEAFF" w14:textId="77777777" w:rsidR="00BF289A" w:rsidRDefault="00BF289A">
            <w:pPr>
              <w:pStyle w:val="TableRow"/>
              <w:rPr>
                <w:rFonts w:eastAsia="SimSun"/>
                <w:lang w:eastAsia="zh-SG"/>
              </w:rPr>
            </w:pPr>
            <w:smartTag w:uri="urn:schemas-microsoft-com:office:smarttags" w:element="date">
              <w:smartTagPr>
                <w:attr w:name="Year" w:val="2004"/>
                <w:attr w:name="Day" w:val="8"/>
                <w:attr w:name="Month" w:val="1"/>
              </w:smartTagPr>
              <w:r>
                <w:rPr>
                  <w:rFonts w:eastAsia="SimSun"/>
                  <w:lang w:eastAsia="zh-SG"/>
                </w:rPr>
                <w:lastRenderedPageBreak/>
                <w:t>08/01/2004</w:t>
              </w:r>
            </w:smartTag>
          </w:p>
        </w:tc>
        <w:tc>
          <w:tcPr>
            <w:tcW w:w="1257" w:type="dxa"/>
          </w:tcPr>
          <w:p w14:paraId="6937220F" w14:textId="77777777" w:rsidR="00BF289A" w:rsidRDefault="00BF289A">
            <w:pPr>
              <w:pStyle w:val="TableRow"/>
              <w:rPr>
                <w:rFonts w:eastAsia="SimSun"/>
                <w:lang w:eastAsia="zh-SG"/>
              </w:rPr>
            </w:pPr>
            <w:r>
              <w:rPr>
                <w:rFonts w:eastAsia="SimSun"/>
                <w:lang w:eastAsia="zh-SG"/>
              </w:rPr>
              <w:t>General</w:t>
            </w:r>
          </w:p>
        </w:tc>
        <w:tc>
          <w:tcPr>
            <w:tcW w:w="4018" w:type="dxa"/>
          </w:tcPr>
          <w:p w14:paraId="03228919" w14:textId="77777777" w:rsidR="00BF289A" w:rsidRDefault="00BF289A">
            <w:pPr>
              <w:pStyle w:val="TableRow"/>
              <w:rPr>
                <w:rFonts w:eastAsia="SimSun"/>
                <w:lang w:eastAsia="zh-SG"/>
              </w:rPr>
            </w:pPr>
            <w:r>
              <w:rPr>
                <w:rFonts w:eastAsia="SimSun"/>
                <w:lang w:eastAsia="zh-SG"/>
              </w:rPr>
              <w:t>Technical corrections to TSD as a result of review during test script writing.</w:t>
            </w:r>
            <w:r w:rsidR="00A54D9A">
              <w:rPr>
                <w:rFonts w:eastAsia="SimSun"/>
                <w:lang w:eastAsia="zh-SG"/>
              </w:rPr>
              <w:t xml:space="preserve">  Update Specimen Details report storage section to Storage Details.</w:t>
            </w:r>
          </w:p>
        </w:tc>
        <w:tc>
          <w:tcPr>
            <w:tcW w:w="1800" w:type="dxa"/>
          </w:tcPr>
          <w:p w14:paraId="5EF229EB" w14:textId="77777777" w:rsidR="00BF289A" w:rsidRDefault="00BF289A">
            <w:pPr>
              <w:pStyle w:val="TableRow"/>
              <w:rPr>
                <w:rFonts w:eastAsia="SimSun"/>
                <w:lang w:eastAsia="zh-SG"/>
              </w:rPr>
            </w:pPr>
            <w:r>
              <w:rPr>
                <w:rFonts w:eastAsia="SimSun"/>
                <w:lang w:eastAsia="zh-SG"/>
              </w:rPr>
              <w:t>JvB</w:t>
            </w:r>
          </w:p>
        </w:tc>
      </w:tr>
      <w:tr w:rsidR="00816D5B" w14:paraId="020B4F63" w14:textId="77777777" w:rsidTr="00231EDC">
        <w:tc>
          <w:tcPr>
            <w:tcW w:w="1403" w:type="dxa"/>
          </w:tcPr>
          <w:p w14:paraId="0DA88E0F" w14:textId="77777777" w:rsidR="00816D5B" w:rsidRDefault="00816D5B">
            <w:pPr>
              <w:pStyle w:val="TableRow"/>
              <w:rPr>
                <w:rFonts w:eastAsia="SimSun"/>
                <w:lang w:eastAsia="zh-SG"/>
              </w:rPr>
            </w:pPr>
            <w:smartTag w:uri="urn:schemas-microsoft-com:office:smarttags" w:element="date">
              <w:smartTagPr>
                <w:attr w:name="Year" w:val="2004"/>
                <w:attr w:name="Day" w:val="14"/>
                <w:attr w:name="Month" w:val="1"/>
              </w:smartTagPr>
              <w:r>
                <w:rPr>
                  <w:rFonts w:eastAsia="SimSun"/>
                  <w:lang w:eastAsia="zh-SG"/>
                </w:rPr>
                <w:t>14/01/2004</w:t>
              </w:r>
            </w:smartTag>
          </w:p>
        </w:tc>
        <w:tc>
          <w:tcPr>
            <w:tcW w:w="1257" w:type="dxa"/>
          </w:tcPr>
          <w:p w14:paraId="165E7CCA" w14:textId="77777777" w:rsidR="00816D5B" w:rsidRDefault="00816D5B">
            <w:pPr>
              <w:pStyle w:val="TableRow"/>
              <w:rPr>
                <w:rFonts w:eastAsia="SimSun"/>
                <w:lang w:eastAsia="zh-SG"/>
              </w:rPr>
            </w:pPr>
            <w:r>
              <w:rPr>
                <w:rFonts w:eastAsia="SimSun"/>
                <w:lang w:eastAsia="zh-SG"/>
              </w:rPr>
              <w:t>4.2.17.18</w:t>
            </w:r>
          </w:p>
        </w:tc>
        <w:tc>
          <w:tcPr>
            <w:tcW w:w="4018" w:type="dxa"/>
          </w:tcPr>
          <w:p w14:paraId="41E612B8" w14:textId="77777777" w:rsidR="00816D5B" w:rsidRDefault="00816D5B">
            <w:pPr>
              <w:pStyle w:val="TableRow"/>
              <w:rPr>
                <w:rFonts w:eastAsia="SimSun"/>
                <w:lang w:eastAsia="zh-SG"/>
              </w:rPr>
            </w:pPr>
            <w:r>
              <w:rPr>
                <w:rFonts w:eastAsia="SimSun"/>
                <w:lang w:eastAsia="zh-SG"/>
              </w:rPr>
              <w:t>Added details of popup menu for the Add button.</w:t>
            </w:r>
          </w:p>
        </w:tc>
        <w:tc>
          <w:tcPr>
            <w:tcW w:w="1800" w:type="dxa"/>
          </w:tcPr>
          <w:p w14:paraId="326905AB" w14:textId="77777777" w:rsidR="00816D5B" w:rsidRDefault="00816D5B">
            <w:pPr>
              <w:pStyle w:val="TableRow"/>
              <w:rPr>
                <w:rFonts w:eastAsia="SimSun"/>
                <w:lang w:eastAsia="zh-SG"/>
              </w:rPr>
            </w:pPr>
            <w:r>
              <w:rPr>
                <w:rFonts w:eastAsia="SimSun"/>
                <w:lang w:eastAsia="zh-SG"/>
              </w:rPr>
              <w:t>JvB</w:t>
            </w:r>
          </w:p>
        </w:tc>
      </w:tr>
      <w:tr w:rsidR="00494FC9" w14:paraId="3AB893AE" w14:textId="77777777" w:rsidTr="00231EDC">
        <w:tc>
          <w:tcPr>
            <w:tcW w:w="1403" w:type="dxa"/>
          </w:tcPr>
          <w:p w14:paraId="06F1296A" w14:textId="77777777" w:rsidR="00494FC9" w:rsidRDefault="00494FC9">
            <w:pPr>
              <w:pStyle w:val="TableRow"/>
              <w:rPr>
                <w:rFonts w:eastAsia="SimSun"/>
                <w:lang w:eastAsia="zh-SG"/>
              </w:rPr>
            </w:pPr>
            <w:smartTag w:uri="urn:schemas-microsoft-com:office:smarttags" w:element="date">
              <w:smartTagPr>
                <w:attr w:name="Year" w:val="2004"/>
                <w:attr w:name="Day" w:val="21"/>
                <w:attr w:name="Month" w:val="1"/>
              </w:smartTagPr>
              <w:r>
                <w:rPr>
                  <w:rFonts w:eastAsia="SimSun"/>
                  <w:lang w:eastAsia="zh-SG"/>
                </w:rPr>
                <w:t>21/1/2004</w:t>
              </w:r>
            </w:smartTag>
          </w:p>
        </w:tc>
        <w:tc>
          <w:tcPr>
            <w:tcW w:w="1257" w:type="dxa"/>
          </w:tcPr>
          <w:p w14:paraId="6CCE6D92" w14:textId="77777777" w:rsidR="00494FC9" w:rsidRDefault="00494FC9">
            <w:pPr>
              <w:pStyle w:val="TableRow"/>
              <w:rPr>
                <w:rFonts w:eastAsia="SimSun"/>
                <w:lang w:eastAsia="zh-SG"/>
              </w:rPr>
            </w:pPr>
            <w:r>
              <w:rPr>
                <w:rFonts w:eastAsia="SimSun"/>
                <w:lang w:eastAsia="zh-SG"/>
              </w:rPr>
              <w:t>4.2.17.19</w:t>
            </w:r>
          </w:p>
        </w:tc>
        <w:tc>
          <w:tcPr>
            <w:tcW w:w="4018" w:type="dxa"/>
          </w:tcPr>
          <w:p w14:paraId="464E755D" w14:textId="77777777" w:rsidR="00494FC9" w:rsidRDefault="00494FC9">
            <w:pPr>
              <w:pStyle w:val="TableRow"/>
              <w:rPr>
                <w:rFonts w:eastAsia="SimSun"/>
                <w:lang w:eastAsia="zh-SG"/>
              </w:rPr>
            </w:pPr>
            <w:r>
              <w:rPr>
                <w:rFonts w:eastAsia="SimSun"/>
                <w:lang w:eastAsia="zh-SG"/>
              </w:rPr>
              <w:t>Added details of btnAddDetails, btnEditDetails, btnDeleteDetails.</w:t>
            </w:r>
          </w:p>
          <w:p w14:paraId="4AF93ABD" w14:textId="77777777" w:rsidR="00143CAC" w:rsidRDefault="00143CAC">
            <w:pPr>
              <w:pStyle w:val="TableRow"/>
              <w:rPr>
                <w:rFonts w:eastAsia="SimSun"/>
                <w:lang w:eastAsia="zh-SG"/>
              </w:rPr>
            </w:pPr>
            <w:r>
              <w:rPr>
                <w:rFonts w:eastAsia="SimSun"/>
                <w:lang w:eastAsia="zh-SG"/>
              </w:rPr>
              <w:t>Updated MapOptions grid to reflect Initialised column.</w:t>
            </w:r>
          </w:p>
        </w:tc>
        <w:tc>
          <w:tcPr>
            <w:tcW w:w="1800" w:type="dxa"/>
          </w:tcPr>
          <w:p w14:paraId="564F4936" w14:textId="77777777" w:rsidR="00494FC9" w:rsidRDefault="00494FC9">
            <w:pPr>
              <w:pStyle w:val="TableRow"/>
              <w:rPr>
                <w:rFonts w:eastAsia="SimSun"/>
                <w:lang w:eastAsia="zh-SG"/>
              </w:rPr>
            </w:pPr>
            <w:r>
              <w:rPr>
                <w:rFonts w:eastAsia="SimSun"/>
                <w:lang w:eastAsia="zh-SG"/>
              </w:rPr>
              <w:t>JvB</w:t>
            </w:r>
          </w:p>
        </w:tc>
      </w:tr>
      <w:tr w:rsidR="005C70DC" w14:paraId="356F78D5" w14:textId="77777777" w:rsidTr="00231EDC">
        <w:tc>
          <w:tcPr>
            <w:tcW w:w="1403" w:type="dxa"/>
          </w:tcPr>
          <w:p w14:paraId="560645BD" w14:textId="77777777" w:rsidR="005C70DC" w:rsidRDefault="005C70DC">
            <w:pPr>
              <w:pStyle w:val="TableRow"/>
              <w:rPr>
                <w:rFonts w:eastAsia="SimSun"/>
                <w:lang w:eastAsia="zh-SG"/>
              </w:rPr>
            </w:pPr>
            <w:smartTag w:uri="urn:schemas-microsoft-com:office:smarttags" w:element="date">
              <w:smartTagPr>
                <w:attr w:name="Year" w:val="2004"/>
                <w:attr w:name="Day" w:val="28"/>
                <w:attr w:name="Month" w:val="1"/>
              </w:smartTagPr>
              <w:r>
                <w:rPr>
                  <w:rFonts w:eastAsia="SimSun"/>
                  <w:lang w:eastAsia="zh-SG"/>
                </w:rPr>
                <w:t>28/1/2004</w:t>
              </w:r>
            </w:smartTag>
          </w:p>
        </w:tc>
        <w:tc>
          <w:tcPr>
            <w:tcW w:w="1257" w:type="dxa"/>
          </w:tcPr>
          <w:p w14:paraId="49AE4118" w14:textId="77777777" w:rsidR="005C70DC" w:rsidRDefault="005C70DC">
            <w:pPr>
              <w:pStyle w:val="TableRow"/>
              <w:rPr>
                <w:rFonts w:eastAsia="SimSun"/>
                <w:lang w:eastAsia="zh-SG"/>
              </w:rPr>
            </w:pPr>
            <w:r>
              <w:rPr>
                <w:rFonts w:eastAsia="SimSun"/>
                <w:lang w:eastAsia="zh-SG"/>
              </w:rPr>
              <w:t>4.2.10</w:t>
            </w:r>
          </w:p>
        </w:tc>
        <w:tc>
          <w:tcPr>
            <w:tcW w:w="4018" w:type="dxa"/>
          </w:tcPr>
          <w:p w14:paraId="3D0422F7" w14:textId="77777777" w:rsidR="005C70DC" w:rsidRDefault="005C70DC">
            <w:pPr>
              <w:pStyle w:val="TableRow"/>
              <w:rPr>
                <w:rFonts w:eastAsia="SimSun"/>
                <w:lang w:eastAsia="zh-SG"/>
              </w:rPr>
            </w:pPr>
            <w:r>
              <w:rPr>
                <w:rFonts w:eastAsia="SimSun"/>
                <w:lang w:eastAsia="zh-SG"/>
              </w:rPr>
              <w:t>Added documentation of base properties classes</w:t>
            </w:r>
          </w:p>
        </w:tc>
        <w:tc>
          <w:tcPr>
            <w:tcW w:w="1800" w:type="dxa"/>
          </w:tcPr>
          <w:p w14:paraId="62BE3120" w14:textId="77777777" w:rsidR="005C70DC" w:rsidRDefault="005C70DC">
            <w:pPr>
              <w:pStyle w:val="TableRow"/>
              <w:rPr>
                <w:rFonts w:eastAsia="SimSun"/>
                <w:lang w:eastAsia="zh-SG"/>
              </w:rPr>
            </w:pPr>
            <w:r>
              <w:rPr>
                <w:rFonts w:eastAsia="SimSun"/>
                <w:lang w:eastAsia="zh-SG"/>
              </w:rPr>
              <w:t>JvB</w:t>
            </w:r>
          </w:p>
        </w:tc>
      </w:tr>
      <w:tr w:rsidR="009255AE" w14:paraId="3B6E8838" w14:textId="77777777" w:rsidTr="00231EDC">
        <w:tc>
          <w:tcPr>
            <w:tcW w:w="1403" w:type="dxa"/>
          </w:tcPr>
          <w:p w14:paraId="107B65EA" w14:textId="77777777" w:rsidR="009255AE" w:rsidRDefault="009255AE">
            <w:pPr>
              <w:pStyle w:val="TableRow"/>
              <w:rPr>
                <w:rFonts w:eastAsia="SimSun"/>
                <w:lang w:eastAsia="zh-SG"/>
              </w:rPr>
            </w:pPr>
            <w:smartTag w:uri="urn:schemas-microsoft-com:office:smarttags" w:element="date">
              <w:smartTagPr>
                <w:attr w:name="Year" w:val="2004"/>
                <w:attr w:name="Day" w:val="27"/>
                <w:attr w:name="Month" w:val="1"/>
              </w:smartTagPr>
              <w:r>
                <w:rPr>
                  <w:rFonts w:eastAsia="SimSun"/>
                  <w:lang w:eastAsia="zh-SG"/>
                </w:rPr>
                <w:t>27/1/2004</w:t>
              </w:r>
            </w:smartTag>
          </w:p>
        </w:tc>
        <w:tc>
          <w:tcPr>
            <w:tcW w:w="1257" w:type="dxa"/>
          </w:tcPr>
          <w:p w14:paraId="69017003" w14:textId="77777777" w:rsidR="009255AE" w:rsidRDefault="009255AE">
            <w:pPr>
              <w:pStyle w:val="TableRow"/>
              <w:rPr>
                <w:rFonts w:eastAsia="SimSun"/>
                <w:lang w:eastAsia="zh-SG"/>
              </w:rPr>
            </w:pPr>
            <w:r>
              <w:rPr>
                <w:rFonts w:eastAsia="SimSun"/>
                <w:lang w:eastAsia="zh-SG"/>
              </w:rPr>
              <w:t>General, 7.3</w:t>
            </w:r>
          </w:p>
        </w:tc>
        <w:tc>
          <w:tcPr>
            <w:tcW w:w="4018" w:type="dxa"/>
          </w:tcPr>
          <w:p w14:paraId="77331128" w14:textId="77777777" w:rsidR="009255AE" w:rsidRDefault="009255AE">
            <w:pPr>
              <w:pStyle w:val="TableRow"/>
              <w:rPr>
                <w:rFonts w:eastAsia="SimSun"/>
                <w:lang w:eastAsia="zh-SG"/>
              </w:rPr>
            </w:pPr>
            <w:r>
              <w:rPr>
                <w:rFonts w:eastAsia="SimSun"/>
                <w:lang w:eastAsia="zh-SG"/>
              </w:rPr>
              <w:t>Technical corrections after development and testing.  Enhanced</w:t>
            </w:r>
            <w:r w:rsidR="00C55B3F">
              <w:rPr>
                <w:rFonts w:eastAsia="SimSun"/>
                <w:lang w:eastAsia="zh-SG"/>
              </w:rPr>
              <w:t xml:space="preserve"> details of optimisations and added lineage generation details.</w:t>
            </w:r>
          </w:p>
        </w:tc>
        <w:tc>
          <w:tcPr>
            <w:tcW w:w="1800" w:type="dxa"/>
          </w:tcPr>
          <w:p w14:paraId="7D262536" w14:textId="77777777" w:rsidR="009255AE" w:rsidRDefault="009255AE">
            <w:pPr>
              <w:pStyle w:val="TableRow"/>
              <w:rPr>
                <w:rFonts w:eastAsia="SimSun"/>
                <w:lang w:eastAsia="zh-SG"/>
              </w:rPr>
            </w:pPr>
            <w:r>
              <w:rPr>
                <w:rFonts w:eastAsia="SimSun"/>
                <w:lang w:eastAsia="zh-SG"/>
              </w:rPr>
              <w:t>JvB</w:t>
            </w:r>
          </w:p>
        </w:tc>
      </w:tr>
      <w:tr w:rsidR="007D05AC" w14:paraId="2355978A" w14:textId="77777777" w:rsidTr="00231EDC">
        <w:tc>
          <w:tcPr>
            <w:tcW w:w="1403" w:type="dxa"/>
          </w:tcPr>
          <w:p w14:paraId="1A6CB313" w14:textId="77777777" w:rsidR="007D05AC" w:rsidRDefault="007D05AC">
            <w:pPr>
              <w:pStyle w:val="TableRow"/>
              <w:rPr>
                <w:rFonts w:eastAsia="SimSun"/>
                <w:lang w:eastAsia="zh-SG"/>
              </w:rPr>
            </w:pPr>
            <w:smartTag w:uri="urn:schemas-microsoft-com:office:smarttags" w:element="date">
              <w:smartTagPr>
                <w:attr w:name="Year" w:val="2004"/>
                <w:attr w:name="Day" w:val="5"/>
                <w:attr w:name="Month" w:val="4"/>
              </w:smartTagPr>
              <w:r>
                <w:rPr>
                  <w:rFonts w:eastAsia="SimSun"/>
                  <w:lang w:eastAsia="zh-SG"/>
                </w:rPr>
                <w:t>05/04/2004</w:t>
              </w:r>
            </w:smartTag>
          </w:p>
        </w:tc>
        <w:tc>
          <w:tcPr>
            <w:tcW w:w="1257" w:type="dxa"/>
          </w:tcPr>
          <w:p w14:paraId="571E9480" w14:textId="77777777" w:rsidR="007D05AC" w:rsidRDefault="007D05AC">
            <w:pPr>
              <w:pStyle w:val="TableRow"/>
              <w:rPr>
                <w:rFonts w:eastAsia="SimSun"/>
                <w:lang w:eastAsia="zh-SG"/>
              </w:rPr>
            </w:pPr>
            <w:r>
              <w:rPr>
                <w:rFonts w:eastAsia="SimSun"/>
                <w:lang w:eastAsia="zh-SG"/>
              </w:rPr>
              <w:t>5.3</w:t>
            </w:r>
          </w:p>
        </w:tc>
        <w:tc>
          <w:tcPr>
            <w:tcW w:w="4018" w:type="dxa"/>
          </w:tcPr>
          <w:p w14:paraId="4B33DFF8" w14:textId="77777777" w:rsidR="007D05AC" w:rsidRDefault="007D05AC">
            <w:pPr>
              <w:pStyle w:val="TableRow"/>
              <w:rPr>
                <w:rFonts w:eastAsia="SimSun"/>
                <w:lang w:eastAsia="zh-SG"/>
              </w:rPr>
            </w:pPr>
            <w:r>
              <w:rPr>
                <w:rFonts w:eastAsia="SimSun"/>
                <w:lang w:eastAsia="zh-SG"/>
              </w:rPr>
              <w:t>Corrected values in Chronological_Overlap field of Semantic_Relation table</w:t>
            </w:r>
          </w:p>
        </w:tc>
        <w:tc>
          <w:tcPr>
            <w:tcW w:w="1800" w:type="dxa"/>
          </w:tcPr>
          <w:p w14:paraId="20241565" w14:textId="77777777" w:rsidR="007D05AC" w:rsidRDefault="007D05AC">
            <w:pPr>
              <w:pStyle w:val="TableRow"/>
              <w:rPr>
                <w:rFonts w:eastAsia="SimSun"/>
                <w:lang w:eastAsia="zh-SG"/>
              </w:rPr>
            </w:pPr>
            <w:r>
              <w:rPr>
                <w:rFonts w:eastAsia="SimSun"/>
                <w:lang w:eastAsia="zh-SG"/>
              </w:rPr>
              <w:t>JvB</w:t>
            </w:r>
          </w:p>
        </w:tc>
      </w:tr>
      <w:tr w:rsidR="005E58BB" w14:paraId="6DC9C365" w14:textId="77777777" w:rsidTr="00231EDC">
        <w:tc>
          <w:tcPr>
            <w:tcW w:w="1403" w:type="dxa"/>
          </w:tcPr>
          <w:p w14:paraId="25A3466D" w14:textId="77777777" w:rsidR="005E58BB" w:rsidRDefault="005E58BB">
            <w:pPr>
              <w:pStyle w:val="TableRow"/>
              <w:rPr>
                <w:rFonts w:eastAsia="SimSun"/>
                <w:lang w:eastAsia="zh-SG"/>
              </w:rPr>
            </w:pPr>
            <w:smartTag w:uri="urn:schemas-microsoft-com:office:smarttags" w:element="date">
              <w:smartTagPr>
                <w:attr w:name="Year" w:val="2004"/>
                <w:attr w:name="Day" w:val="18"/>
                <w:attr w:name="Month" w:val="6"/>
              </w:smartTagPr>
              <w:r>
                <w:rPr>
                  <w:rFonts w:eastAsia="SimSun"/>
                  <w:lang w:eastAsia="zh-SG"/>
                </w:rPr>
                <w:t>18/06/2004</w:t>
              </w:r>
            </w:smartTag>
          </w:p>
        </w:tc>
        <w:tc>
          <w:tcPr>
            <w:tcW w:w="1257" w:type="dxa"/>
          </w:tcPr>
          <w:p w14:paraId="03D18D68" w14:textId="77777777" w:rsidR="005E58BB" w:rsidRDefault="005E58BB">
            <w:pPr>
              <w:pStyle w:val="TableRow"/>
              <w:rPr>
                <w:rFonts w:eastAsia="SimSun"/>
                <w:lang w:eastAsia="zh-SG"/>
              </w:rPr>
            </w:pPr>
            <w:r>
              <w:rPr>
                <w:rFonts w:eastAsia="SimSun"/>
                <w:lang w:eastAsia="zh-SG"/>
              </w:rPr>
              <w:t>5.3.2</w:t>
            </w:r>
          </w:p>
        </w:tc>
        <w:tc>
          <w:tcPr>
            <w:tcW w:w="4018" w:type="dxa"/>
          </w:tcPr>
          <w:p w14:paraId="192A7F0A" w14:textId="77777777" w:rsidR="005E58BB" w:rsidRDefault="005E58BB">
            <w:pPr>
              <w:pStyle w:val="TableRow"/>
              <w:rPr>
                <w:rFonts w:eastAsia="SimSun"/>
                <w:lang w:eastAsia="zh-SG"/>
              </w:rPr>
            </w:pPr>
            <w:r>
              <w:rPr>
                <w:rFonts w:eastAsia="SimSun"/>
                <w:lang w:eastAsia="zh-SG"/>
              </w:rPr>
              <w:t>Added ind</w:t>
            </w:r>
            <w:r w:rsidR="00096A96">
              <w:rPr>
                <w:rFonts w:eastAsia="SimSun"/>
                <w:lang w:eastAsia="zh-SG"/>
              </w:rPr>
              <w:t>ic</w:t>
            </w:r>
            <w:r>
              <w:rPr>
                <w:rFonts w:eastAsia="SimSun"/>
                <w:lang w:eastAsia="zh-SG"/>
              </w:rPr>
              <w:t>es in Quick Entry section</w:t>
            </w:r>
          </w:p>
        </w:tc>
        <w:tc>
          <w:tcPr>
            <w:tcW w:w="1800" w:type="dxa"/>
          </w:tcPr>
          <w:p w14:paraId="0E585536" w14:textId="77777777" w:rsidR="005E58BB" w:rsidRDefault="005E58BB">
            <w:pPr>
              <w:pStyle w:val="TableRow"/>
              <w:rPr>
                <w:rFonts w:eastAsia="SimSun"/>
                <w:lang w:eastAsia="zh-SG"/>
              </w:rPr>
            </w:pPr>
            <w:r>
              <w:rPr>
                <w:rFonts w:eastAsia="SimSun"/>
                <w:lang w:eastAsia="zh-SG"/>
              </w:rPr>
              <w:t>JvB</w:t>
            </w:r>
          </w:p>
        </w:tc>
      </w:tr>
      <w:tr w:rsidR="00814AE6" w14:paraId="118FE93A" w14:textId="77777777" w:rsidTr="00231EDC">
        <w:tc>
          <w:tcPr>
            <w:tcW w:w="1403" w:type="dxa"/>
          </w:tcPr>
          <w:p w14:paraId="7059DE2B" w14:textId="77777777" w:rsidR="00814AE6" w:rsidRDefault="00814AE6">
            <w:pPr>
              <w:pStyle w:val="TableRow"/>
              <w:rPr>
                <w:rFonts w:eastAsia="SimSun"/>
                <w:lang w:eastAsia="zh-SG"/>
              </w:rPr>
            </w:pPr>
            <w:smartTag w:uri="urn:schemas-microsoft-com:office:smarttags" w:element="date">
              <w:smartTagPr>
                <w:attr w:name="Year" w:val="2004"/>
                <w:attr w:name="Day" w:val="21"/>
                <w:attr w:name="Month" w:val="6"/>
              </w:smartTagPr>
              <w:r>
                <w:rPr>
                  <w:rFonts w:eastAsia="SimSun"/>
                  <w:lang w:eastAsia="zh-SG"/>
                </w:rPr>
                <w:t>21/06/2004</w:t>
              </w:r>
            </w:smartTag>
          </w:p>
        </w:tc>
        <w:tc>
          <w:tcPr>
            <w:tcW w:w="1257" w:type="dxa"/>
          </w:tcPr>
          <w:p w14:paraId="42AD07CA" w14:textId="77777777" w:rsidR="00814AE6" w:rsidRDefault="00814AE6">
            <w:pPr>
              <w:pStyle w:val="TableRow"/>
              <w:rPr>
                <w:rFonts w:eastAsia="SimSun"/>
                <w:lang w:eastAsia="zh-SG"/>
              </w:rPr>
            </w:pPr>
            <w:r>
              <w:rPr>
                <w:rFonts w:eastAsia="SimSun"/>
                <w:lang w:eastAsia="zh-SG"/>
              </w:rPr>
              <w:t>5.4</w:t>
            </w:r>
          </w:p>
        </w:tc>
        <w:tc>
          <w:tcPr>
            <w:tcW w:w="4018" w:type="dxa"/>
          </w:tcPr>
          <w:p w14:paraId="0310A714" w14:textId="77777777" w:rsidR="00814AE6" w:rsidRDefault="00814AE6">
            <w:pPr>
              <w:pStyle w:val="TableRow"/>
              <w:rPr>
                <w:rFonts w:eastAsia="SimSun"/>
                <w:lang w:eastAsia="zh-SG"/>
              </w:rPr>
            </w:pPr>
            <w:r>
              <w:rPr>
                <w:rFonts w:eastAsia="SimSun"/>
                <w:lang w:eastAsia="zh-SG"/>
              </w:rPr>
              <w:t>Added details of indexed views</w:t>
            </w:r>
          </w:p>
        </w:tc>
        <w:tc>
          <w:tcPr>
            <w:tcW w:w="1800" w:type="dxa"/>
          </w:tcPr>
          <w:p w14:paraId="30E663D0" w14:textId="77777777" w:rsidR="00814AE6" w:rsidRDefault="00814AE6">
            <w:pPr>
              <w:pStyle w:val="TableRow"/>
              <w:rPr>
                <w:rFonts w:eastAsia="SimSun"/>
                <w:lang w:eastAsia="zh-SG"/>
              </w:rPr>
            </w:pPr>
            <w:r>
              <w:rPr>
                <w:rFonts w:eastAsia="SimSun"/>
                <w:lang w:eastAsia="zh-SG"/>
              </w:rPr>
              <w:t>JvB</w:t>
            </w:r>
          </w:p>
        </w:tc>
      </w:tr>
      <w:tr w:rsidR="006C1404" w14:paraId="1EA8828A" w14:textId="77777777" w:rsidTr="00231EDC">
        <w:tc>
          <w:tcPr>
            <w:tcW w:w="1403" w:type="dxa"/>
          </w:tcPr>
          <w:p w14:paraId="58F30533" w14:textId="77777777" w:rsidR="006C1404" w:rsidRDefault="006C1404">
            <w:pPr>
              <w:pStyle w:val="TableRow"/>
              <w:rPr>
                <w:rFonts w:eastAsia="SimSun"/>
                <w:lang w:eastAsia="zh-SG"/>
              </w:rPr>
            </w:pPr>
            <w:smartTag w:uri="urn:schemas-microsoft-com:office:smarttags" w:element="date">
              <w:smartTagPr>
                <w:attr w:name="Year" w:val="2004"/>
                <w:attr w:name="Day" w:val="8"/>
                <w:attr w:name="Month" w:val="7"/>
              </w:smartTagPr>
              <w:r>
                <w:rPr>
                  <w:rFonts w:eastAsia="SimSun"/>
                  <w:lang w:eastAsia="zh-SG"/>
                </w:rPr>
                <w:t>08/07/2004</w:t>
              </w:r>
            </w:smartTag>
          </w:p>
        </w:tc>
        <w:tc>
          <w:tcPr>
            <w:tcW w:w="1257" w:type="dxa"/>
          </w:tcPr>
          <w:p w14:paraId="7E1B5907" w14:textId="77777777" w:rsidR="006C1404" w:rsidRDefault="006C1404">
            <w:pPr>
              <w:pStyle w:val="TableRow"/>
              <w:rPr>
                <w:rFonts w:eastAsia="SimSun"/>
                <w:lang w:eastAsia="zh-SG"/>
              </w:rPr>
            </w:pPr>
            <w:r>
              <w:rPr>
                <w:rFonts w:eastAsia="SimSun"/>
                <w:lang w:eastAsia="zh-SG"/>
              </w:rPr>
              <w:t>4.2.4</w:t>
            </w:r>
          </w:p>
        </w:tc>
        <w:tc>
          <w:tcPr>
            <w:tcW w:w="4018" w:type="dxa"/>
          </w:tcPr>
          <w:p w14:paraId="7A336A22" w14:textId="77777777" w:rsidR="006C1404" w:rsidRDefault="006C1404">
            <w:pPr>
              <w:pStyle w:val="TableRow"/>
              <w:rPr>
                <w:rFonts w:eastAsia="SimSun"/>
                <w:lang w:eastAsia="zh-SG"/>
              </w:rPr>
            </w:pPr>
            <w:r>
              <w:rPr>
                <w:rFonts w:eastAsia="SimSun"/>
                <w:lang w:eastAsia="zh-SG"/>
              </w:rPr>
              <w:t>Updated specimen general tab details</w:t>
            </w:r>
          </w:p>
        </w:tc>
        <w:tc>
          <w:tcPr>
            <w:tcW w:w="1800" w:type="dxa"/>
          </w:tcPr>
          <w:p w14:paraId="217B9FA7" w14:textId="77777777" w:rsidR="006C1404" w:rsidRDefault="006C1404">
            <w:pPr>
              <w:pStyle w:val="TableRow"/>
              <w:rPr>
                <w:rFonts w:eastAsia="SimSun"/>
                <w:lang w:eastAsia="zh-SG"/>
              </w:rPr>
            </w:pPr>
            <w:r>
              <w:rPr>
                <w:rFonts w:eastAsia="SimSun"/>
                <w:lang w:eastAsia="zh-SG"/>
              </w:rPr>
              <w:t>JvB</w:t>
            </w:r>
          </w:p>
        </w:tc>
      </w:tr>
      <w:tr w:rsidR="006908DC" w14:paraId="4C27CD86" w14:textId="77777777" w:rsidTr="00231EDC">
        <w:tc>
          <w:tcPr>
            <w:tcW w:w="1403" w:type="dxa"/>
          </w:tcPr>
          <w:p w14:paraId="41A4BCCD" w14:textId="77777777" w:rsidR="006908DC" w:rsidRDefault="00764A34">
            <w:pPr>
              <w:pStyle w:val="TableRow"/>
              <w:rPr>
                <w:rFonts w:eastAsia="SimSun"/>
                <w:lang w:eastAsia="zh-SG"/>
              </w:rPr>
            </w:pPr>
            <w:smartTag w:uri="urn:schemas-microsoft-com:office:smarttags" w:element="date">
              <w:smartTagPr>
                <w:attr w:name="Year" w:val="2004"/>
                <w:attr w:name="Day" w:val="9"/>
                <w:attr w:name="Month" w:val="7"/>
              </w:smartTagPr>
              <w:r>
                <w:rPr>
                  <w:rFonts w:eastAsia="SimSun"/>
                  <w:lang w:eastAsia="zh-SG"/>
                </w:rPr>
                <w:t>09</w:t>
              </w:r>
              <w:r w:rsidR="006908DC">
                <w:rPr>
                  <w:rFonts w:eastAsia="SimSun"/>
                  <w:lang w:eastAsia="zh-SG"/>
                </w:rPr>
                <w:t>/07/2004</w:t>
              </w:r>
            </w:smartTag>
          </w:p>
        </w:tc>
        <w:tc>
          <w:tcPr>
            <w:tcW w:w="1257" w:type="dxa"/>
          </w:tcPr>
          <w:p w14:paraId="67EBE80D" w14:textId="77777777" w:rsidR="006908DC" w:rsidRDefault="006908DC">
            <w:pPr>
              <w:pStyle w:val="TableRow"/>
              <w:rPr>
                <w:rFonts w:eastAsia="SimSun"/>
                <w:lang w:eastAsia="zh-SG"/>
              </w:rPr>
            </w:pPr>
            <w:r>
              <w:rPr>
                <w:rFonts w:eastAsia="SimSun"/>
                <w:lang w:eastAsia="zh-SG"/>
              </w:rPr>
              <w:t>5.3.1</w:t>
            </w:r>
          </w:p>
        </w:tc>
        <w:tc>
          <w:tcPr>
            <w:tcW w:w="4018" w:type="dxa"/>
          </w:tcPr>
          <w:p w14:paraId="603223EC" w14:textId="77777777" w:rsidR="006908DC" w:rsidRDefault="006908DC">
            <w:pPr>
              <w:pStyle w:val="TableRow"/>
              <w:rPr>
                <w:rFonts w:eastAsia="SimSun"/>
                <w:lang w:eastAsia="zh-SG"/>
              </w:rPr>
            </w:pPr>
            <w:r>
              <w:rPr>
                <w:rFonts w:eastAsia="SimSun"/>
                <w:lang w:eastAsia="zh-SG"/>
              </w:rPr>
              <w:t>Correctd Concept_Group.Authority field length</w:t>
            </w:r>
          </w:p>
        </w:tc>
        <w:tc>
          <w:tcPr>
            <w:tcW w:w="1800" w:type="dxa"/>
          </w:tcPr>
          <w:p w14:paraId="7E98EF78" w14:textId="77777777" w:rsidR="006908DC" w:rsidRDefault="006908DC">
            <w:pPr>
              <w:pStyle w:val="TableRow"/>
              <w:rPr>
                <w:rFonts w:eastAsia="SimSun"/>
                <w:lang w:eastAsia="zh-SG"/>
              </w:rPr>
            </w:pPr>
            <w:r>
              <w:rPr>
                <w:rFonts w:eastAsia="SimSun"/>
                <w:lang w:eastAsia="zh-SG"/>
              </w:rPr>
              <w:t>JvB</w:t>
            </w:r>
          </w:p>
        </w:tc>
      </w:tr>
      <w:tr w:rsidR="00764A34" w14:paraId="33365510" w14:textId="77777777" w:rsidTr="00231EDC">
        <w:tc>
          <w:tcPr>
            <w:tcW w:w="1403" w:type="dxa"/>
          </w:tcPr>
          <w:p w14:paraId="2E045C22" w14:textId="77777777" w:rsidR="00764A34" w:rsidRDefault="00764A34">
            <w:pPr>
              <w:pStyle w:val="TableRow"/>
              <w:rPr>
                <w:rFonts w:eastAsia="SimSun"/>
                <w:lang w:eastAsia="zh-SG"/>
              </w:rPr>
            </w:pPr>
            <w:smartTag w:uri="urn:schemas-microsoft-com:office:smarttags" w:element="date">
              <w:smartTagPr>
                <w:attr w:name="Year" w:val="2004"/>
                <w:attr w:name="Day" w:val="12"/>
                <w:attr w:name="Month" w:val="7"/>
              </w:smartTagPr>
              <w:r>
                <w:rPr>
                  <w:rFonts w:eastAsia="SimSun"/>
                  <w:lang w:eastAsia="zh-SG"/>
                </w:rPr>
                <w:t>12/07/2004</w:t>
              </w:r>
            </w:smartTag>
          </w:p>
        </w:tc>
        <w:tc>
          <w:tcPr>
            <w:tcW w:w="1257" w:type="dxa"/>
          </w:tcPr>
          <w:p w14:paraId="784F3EA5" w14:textId="77777777" w:rsidR="00764A34" w:rsidRDefault="00764A34">
            <w:pPr>
              <w:pStyle w:val="TableRow"/>
              <w:rPr>
                <w:rFonts w:eastAsia="SimSun"/>
                <w:lang w:eastAsia="zh-SG"/>
              </w:rPr>
            </w:pPr>
            <w:r>
              <w:rPr>
                <w:rFonts w:eastAsia="SimSun"/>
                <w:lang w:eastAsia="zh-SG"/>
              </w:rPr>
              <w:t>5.4</w:t>
            </w:r>
          </w:p>
        </w:tc>
        <w:tc>
          <w:tcPr>
            <w:tcW w:w="4018" w:type="dxa"/>
          </w:tcPr>
          <w:p w14:paraId="132325EC" w14:textId="77777777" w:rsidR="00764A34" w:rsidRDefault="00764A34">
            <w:pPr>
              <w:pStyle w:val="TableRow"/>
              <w:rPr>
                <w:rFonts w:eastAsia="SimSun"/>
                <w:lang w:eastAsia="zh-SG"/>
              </w:rPr>
            </w:pPr>
            <w:r>
              <w:rPr>
                <w:rFonts w:eastAsia="SimSun"/>
                <w:lang w:eastAsia="zh-SG"/>
              </w:rPr>
              <w:t>Removed unused Botanical Name Constructs Concept Group</w:t>
            </w:r>
          </w:p>
        </w:tc>
        <w:tc>
          <w:tcPr>
            <w:tcW w:w="1800" w:type="dxa"/>
          </w:tcPr>
          <w:p w14:paraId="46728A74" w14:textId="77777777" w:rsidR="00764A34" w:rsidRDefault="00764A34">
            <w:pPr>
              <w:pStyle w:val="TableRow"/>
              <w:rPr>
                <w:rFonts w:eastAsia="SimSun"/>
                <w:lang w:eastAsia="zh-SG"/>
              </w:rPr>
            </w:pPr>
            <w:r>
              <w:rPr>
                <w:rFonts w:eastAsia="SimSun"/>
                <w:lang w:eastAsia="zh-SG"/>
              </w:rPr>
              <w:t>JvB</w:t>
            </w:r>
          </w:p>
        </w:tc>
      </w:tr>
      <w:tr w:rsidR="007C52BB" w14:paraId="27C91062" w14:textId="77777777" w:rsidTr="00231EDC">
        <w:tc>
          <w:tcPr>
            <w:tcW w:w="1403" w:type="dxa"/>
          </w:tcPr>
          <w:p w14:paraId="466A273F" w14:textId="77777777" w:rsidR="007C52BB" w:rsidRDefault="007C52BB" w:rsidP="007C52BB">
            <w:pPr>
              <w:pStyle w:val="TableRow"/>
              <w:rPr>
                <w:rFonts w:eastAsia="SimSun"/>
                <w:lang w:eastAsia="zh-SG"/>
              </w:rPr>
            </w:pPr>
            <w:smartTag w:uri="urn:schemas-microsoft-com:office:smarttags" w:element="date">
              <w:smartTagPr>
                <w:attr w:name="Year" w:val="2004"/>
                <w:attr w:name="Day" w:val="22"/>
                <w:attr w:name="Month" w:val="7"/>
              </w:smartTagPr>
              <w:r>
                <w:rPr>
                  <w:rFonts w:eastAsia="SimSun"/>
                  <w:lang w:eastAsia="zh-SG"/>
                </w:rPr>
                <w:t>22/07/2004</w:t>
              </w:r>
            </w:smartTag>
          </w:p>
        </w:tc>
        <w:tc>
          <w:tcPr>
            <w:tcW w:w="1257" w:type="dxa"/>
          </w:tcPr>
          <w:p w14:paraId="71706CF5" w14:textId="77777777" w:rsidR="007C52BB" w:rsidRDefault="007C52BB" w:rsidP="007C52BB">
            <w:pPr>
              <w:pStyle w:val="TableRow"/>
              <w:rPr>
                <w:rFonts w:eastAsia="SimSun"/>
                <w:lang w:eastAsia="zh-SG"/>
              </w:rPr>
            </w:pPr>
            <w:r>
              <w:rPr>
                <w:rFonts w:eastAsia="SimSun"/>
                <w:lang w:eastAsia="zh-SG"/>
              </w:rPr>
              <w:t>3.4.6</w:t>
            </w:r>
          </w:p>
        </w:tc>
        <w:tc>
          <w:tcPr>
            <w:tcW w:w="4018" w:type="dxa"/>
          </w:tcPr>
          <w:p w14:paraId="0110E161" w14:textId="77777777" w:rsidR="007C52BB" w:rsidRDefault="007C52BB" w:rsidP="007C52BB">
            <w:pPr>
              <w:pStyle w:val="TableRow"/>
              <w:rPr>
                <w:rFonts w:eastAsia="SimSun"/>
                <w:lang w:eastAsia="zh-SG"/>
              </w:rPr>
            </w:pPr>
            <w:r>
              <w:rPr>
                <w:rFonts w:eastAsia="SimSun"/>
                <w:lang w:eastAsia="zh-SG"/>
              </w:rPr>
              <w:t>Updated rules for Movement Status caption.</w:t>
            </w:r>
          </w:p>
        </w:tc>
        <w:tc>
          <w:tcPr>
            <w:tcW w:w="1800" w:type="dxa"/>
          </w:tcPr>
          <w:p w14:paraId="7FA2E8C7" w14:textId="77777777" w:rsidR="007C52BB" w:rsidRDefault="007C52BB" w:rsidP="007C52BB">
            <w:pPr>
              <w:pStyle w:val="TableRow"/>
              <w:rPr>
                <w:rFonts w:eastAsia="SimSun"/>
                <w:lang w:eastAsia="zh-SG"/>
              </w:rPr>
            </w:pPr>
            <w:r>
              <w:rPr>
                <w:rFonts w:eastAsia="SimSun"/>
                <w:lang w:eastAsia="zh-SG"/>
              </w:rPr>
              <w:t>ES</w:t>
            </w:r>
          </w:p>
        </w:tc>
      </w:tr>
      <w:tr w:rsidR="007C52BB" w14:paraId="72250708" w14:textId="77777777" w:rsidTr="00231EDC">
        <w:tc>
          <w:tcPr>
            <w:tcW w:w="1403" w:type="dxa"/>
          </w:tcPr>
          <w:p w14:paraId="678648CE" w14:textId="77777777" w:rsidR="007C52BB" w:rsidRDefault="007C52BB">
            <w:pPr>
              <w:pStyle w:val="TableRow"/>
              <w:rPr>
                <w:rFonts w:eastAsia="SimSun"/>
                <w:lang w:eastAsia="zh-SG"/>
              </w:rPr>
            </w:pPr>
            <w:smartTag w:uri="urn:schemas-microsoft-com:office:smarttags" w:element="date">
              <w:smartTagPr>
                <w:attr w:name="Year" w:val="2004"/>
                <w:attr w:name="Day" w:val="27"/>
                <w:attr w:name="Month" w:val="7"/>
              </w:smartTagPr>
              <w:r>
                <w:rPr>
                  <w:rFonts w:eastAsia="SimSun"/>
                  <w:lang w:eastAsia="zh-SG"/>
                </w:rPr>
                <w:t>27/07/2004</w:t>
              </w:r>
            </w:smartTag>
          </w:p>
        </w:tc>
        <w:tc>
          <w:tcPr>
            <w:tcW w:w="1257" w:type="dxa"/>
          </w:tcPr>
          <w:p w14:paraId="25A3F26F" w14:textId="77777777" w:rsidR="007C52BB" w:rsidRDefault="007C52BB">
            <w:pPr>
              <w:pStyle w:val="TableRow"/>
              <w:rPr>
                <w:rFonts w:eastAsia="SimSun"/>
                <w:lang w:eastAsia="zh-SG"/>
              </w:rPr>
            </w:pPr>
            <w:r>
              <w:rPr>
                <w:rFonts w:eastAsia="SimSun"/>
                <w:lang w:eastAsia="zh-SG"/>
              </w:rPr>
              <w:t>Data Details</w:t>
            </w:r>
          </w:p>
        </w:tc>
        <w:tc>
          <w:tcPr>
            <w:tcW w:w="4018" w:type="dxa"/>
          </w:tcPr>
          <w:p w14:paraId="1D985FDF" w14:textId="77777777" w:rsidR="007C52BB" w:rsidRDefault="007C52BB">
            <w:pPr>
              <w:pStyle w:val="TableRow"/>
              <w:rPr>
                <w:rFonts w:eastAsia="SimSun"/>
                <w:lang w:eastAsia="zh-SG"/>
              </w:rPr>
            </w:pPr>
            <w:r>
              <w:rPr>
                <w:rFonts w:eastAsia="SimSun"/>
                <w:lang w:eastAsia="zh-SG"/>
              </w:rPr>
              <w:t>Removed redundant table Report_Block_In_Report</w:t>
            </w:r>
          </w:p>
        </w:tc>
        <w:tc>
          <w:tcPr>
            <w:tcW w:w="1800" w:type="dxa"/>
          </w:tcPr>
          <w:p w14:paraId="79A2B5CA" w14:textId="77777777" w:rsidR="007C52BB" w:rsidRDefault="007C52BB">
            <w:pPr>
              <w:pStyle w:val="TableRow"/>
              <w:rPr>
                <w:rFonts w:eastAsia="SimSun"/>
                <w:lang w:eastAsia="zh-SG"/>
              </w:rPr>
            </w:pPr>
            <w:r>
              <w:rPr>
                <w:rFonts w:eastAsia="SimSun"/>
                <w:lang w:eastAsia="zh-SG"/>
              </w:rPr>
              <w:t>PBWB</w:t>
            </w:r>
          </w:p>
        </w:tc>
      </w:tr>
      <w:tr w:rsidR="002A4174" w14:paraId="06BFEEF6" w14:textId="77777777" w:rsidTr="00231EDC">
        <w:tc>
          <w:tcPr>
            <w:tcW w:w="1403" w:type="dxa"/>
          </w:tcPr>
          <w:p w14:paraId="118BB977" w14:textId="77777777" w:rsidR="002A4174" w:rsidRDefault="002A4174">
            <w:pPr>
              <w:pStyle w:val="TableRow"/>
              <w:rPr>
                <w:rFonts w:eastAsia="SimSun"/>
                <w:lang w:eastAsia="zh-SG"/>
              </w:rPr>
            </w:pPr>
            <w:smartTag w:uri="urn:schemas-microsoft-com:office:smarttags" w:element="date">
              <w:smartTagPr>
                <w:attr w:name="Year" w:val="2004"/>
                <w:attr w:name="Day" w:val="30"/>
                <w:attr w:name="Month" w:val="7"/>
              </w:smartTagPr>
              <w:r>
                <w:rPr>
                  <w:rFonts w:eastAsia="SimSun"/>
                  <w:lang w:eastAsia="zh-SG"/>
                </w:rPr>
                <w:t>30/07/2004</w:t>
              </w:r>
            </w:smartTag>
          </w:p>
        </w:tc>
        <w:tc>
          <w:tcPr>
            <w:tcW w:w="1257" w:type="dxa"/>
          </w:tcPr>
          <w:p w14:paraId="3856D1F0" w14:textId="77777777" w:rsidR="002A4174" w:rsidRDefault="002A4174">
            <w:pPr>
              <w:pStyle w:val="TableRow"/>
              <w:rPr>
                <w:rFonts w:eastAsia="SimSun"/>
                <w:lang w:eastAsia="zh-SG"/>
              </w:rPr>
            </w:pPr>
            <w:r>
              <w:rPr>
                <w:rFonts w:eastAsia="SimSun"/>
                <w:lang w:eastAsia="zh-SG"/>
              </w:rPr>
              <w:t>4.2.15</w:t>
            </w:r>
          </w:p>
        </w:tc>
        <w:tc>
          <w:tcPr>
            <w:tcW w:w="4018" w:type="dxa"/>
          </w:tcPr>
          <w:p w14:paraId="75C0B781" w14:textId="77777777" w:rsidR="002A4174" w:rsidRDefault="002A4174">
            <w:pPr>
              <w:pStyle w:val="TableRow"/>
              <w:rPr>
                <w:rFonts w:eastAsia="SimSun"/>
                <w:lang w:eastAsia="zh-SG"/>
              </w:rPr>
            </w:pPr>
            <w:r>
              <w:rPr>
                <w:rFonts w:eastAsia="SimSun"/>
                <w:lang w:eastAsia="zh-SG"/>
              </w:rPr>
              <w:t>Corrected description of map return data function.</w:t>
            </w:r>
            <w:r w:rsidR="002F60C2">
              <w:rPr>
                <w:rFonts w:eastAsia="SimSun"/>
                <w:lang w:eastAsia="zh-SG"/>
              </w:rPr>
              <w:t xml:space="preserve">  Updated Reports ERD.</w:t>
            </w:r>
          </w:p>
        </w:tc>
        <w:tc>
          <w:tcPr>
            <w:tcW w:w="1800" w:type="dxa"/>
          </w:tcPr>
          <w:p w14:paraId="7D4CCF76" w14:textId="77777777" w:rsidR="002A4174" w:rsidRDefault="002A4174">
            <w:pPr>
              <w:pStyle w:val="TableRow"/>
              <w:rPr>
                <w:rFonts w:eastAsia="SimSun"/>
                <w:lang w:eastAsia="zh-SG"/>
              </w:rPr>
            </w:pPr>
            <w:r>
              <w:rPr>
                <w:rFonts w:eastAsia="SimSun"/>
                <w:lang w:eastAsia="zh-SG"/>
              </w:rPr>
              <w:t>JvB</w:t>
            </w:r>
          </w:p>
        </w:tc>
      </w:tr>
      <w:tr w:rsidR="00B207D2" w14:paraId="6C9742F1" w14:textId="77777777" w:rsidTr="00231EDC">
        <w:tc>
          <w:tcPr>
            <w:tcW w:w="1403" w:type="dxa"/>
          </w:tcPr>
          <w:p w14:paraId="0C3F080C" w14:textId="77777777" w:rsidR="00B207D2" w:rsidRDefault="00B207D2">
            <w:pPr>
              <w:pStyle w:val="TableRow"/>
              <w:rPr>
                <w:rFonts w:eastAsia="SimSun"/>
                <w:lang w:eastAsia="zh-SG"/>
              </w:rPr>
            </w:pPr>
            <w:smartTag w:uri="urn:schemas-microsoft-com:office:smarttags" w:element="date">
              <w:smartTagPr>
                <w:attr w:name="Year" w:val="2004"/>
                <w:attr w:name="Day" w:val="2"/>
                <w:attr w:name="Month" w:val="8"/>
              </w:smartTagPr>
              <w:r>
                <w:rPr>
                  <w:rFonts w:eastAsia="SimSun"/>
                  <w:lang w:eastAsia="zh-SG"/>
                </w:rPr>
                <w:t>02/08/2004</w:t>
              </w:r>
            </w:smartTag>
          </w:p>
        </w:tc>
        <w:tc>
          <w:tcPr>
            <w:tcW w:w="1257" w:type="dxa"/>
          </w:tcPr>
          <w:p w14:paraId="69245C12" w14:textId="77777777" w:rsidR="00B207D2" w:rsidRDefault="00B207D2">
            <w:pPr>
              <w:pStyle w:val="TableRow"/>
              <w:rPr>
                <w:rFonts w:eastAsia="SimSun"/>
                <w:lang w:eastAsia="zh-SG"/>
              </w:rPr>
            </w:pPr>
            <w:r>
              <w:rPr>
                <w:rFonts w:eastAsia="SimSun"/>
                <w:lang w:eastAsia="zh-SG"/>
              </w:rPr>
              <w:t>5.4</w:t>
            </w:r>
          </w:p>
        </w:tc>
        <w:tc>
          <w:tcPr>
            <w:tcW w:w="4018" w:type="dxa"/>
          </w:tcPr>
          <w:p w14:paraId="32ED02B8" w14:textId="77777777" w:rsidR="00B207D2" w:rsidRDefault="00B207D2">
            <w:pPr>
              <w:pStyle w:val="TableRow"/>
              <w:rPr>
                <w:rFonts w:eastAsia="SimSun"/>
                <w:lang w:eastAsia="zh-SG"/>
              </w:rPr>
            </w:pPr>
            <w:r>
              <w:rPr>
                <w:rFonts w:eastAsia="SimSun"/>
                <w:lang w:eastAsia="zh-SG"/>
              </w:rPr>
              <w:t>Added details of VW_ConceptChildren</w:t>
            </w:r>
          </w:p>
        </w:tc>
        <w:tc>
          <w:tcPr>
            <w:tcW w:w="1800" w:type="dxa"/>
          </w:tcPr>
          <w:p w14:paraId="498E2110" w14:textId="77777777" w:rsidR="00B207D2" w:rsidRDefault="00B207D2">
            <w:pPr>
              <w:pStyle w:val="TableRow"/>
              <w:rPr>
                <w:rFonts w:eastAsia="SimSun"/>
                <w:lang w:eastAsia="zh-SG"/>
              </w:rPr>
            </w:pPr>
            <w:r>
              <w:rPr>
                <w:rFonts w:eastAsia="SimSun"/>
                <w:lang w:eastAsia="zh-SG"/>
              </w:rPr>
              <w:t>JvB</w:t>
            </w:r>
          </w:p>
        </w:tc>
      </w:tr>
      <w:tr w:rsidR="002F1BFE" w14:paraId="6207AC53" w14:textId="77777777" w:rsidTr="00231EDC">
        <w:tc>
          <w:tcPr>
            <w:tcW w:w="1403" w:type="dxa"/>
          </w:tcPr>
          <w:p w14:paraId="01F0197B" w14:textId="77777777" w:rsidR="002F1BFE" w:rsidRDefault="002F1BFE">
            <w:pPr>
              <w:pStyle w:val="TableRow"/>
              <w:rPr>
                <w:rFonts w:eastAsia="SimSun"/>
                <w:lang w:eastAsia="zh-SG"/>
              </w:rPr>
            </w:pPr>
            <w:smartTag w:uri="urn:schemas-microsoft-com:office:smarttags" w:element="date">
              <w:smartTagPr>
                <w:attr w:name="Year" w:val="2004"/>
                <w:attr w:name="Day" w:val="3"/>
                <w:attr w:name="Month" w:val="8"/>
              </w:smartTagPr>
              <w:r>
                <w:rPr>
                  <w:rFonts w:eastAsia="SimSun"/>
                  <w:lang w:eastAsia="zh-SG"/>
                </w:rPr>
                <w:lastRenderedPageBreak/>
                <w:t>03/08/2004</w:t>
              </w:r>
            </w:smartTag>
          </w:p>
        </w:tc>
        <w:tc>
          <w:tcPr>
            <w:tcW w:w="1257" w:type="dxa"/>
          </w:tcPr>
          <w:p w14:paraId="730E35F5" w14:textId="77777777" w:rsidR="002F1BFE" w:rsidRDefault="002F1BFE">
            <w:pPr>
              <w:pStyle w:val="TableRow"/>
              <w:rPr>
                <w:rFonts w:eastAsia="SimSun"/>
                <w:lang w:eastAsia="zh-SG"/>
              </w:rPr>
            </w:pPr>
            <w:r>
              <w:rPr>
                <w:rFonts w:eastAsia="SimSun"/>
                <w:lang w:eastAsia="zh-SG"/>
              </w:rPr>
              <w:fldChar w:fldCharType="begin"/>
            </w:r>
            <w:r>
              <w:rPr>
                <w:rFonts w:eastAsia="SimSun"/>
                <w:lang w:eastAsia="zh-SG"/>
              </w:rPr>
              <w:instrText xml:space="preserve"> REF _Ref79289683 \r \h </w:instrText>
            </w:r>
            <w:r>
              <w:rPr>
                <w:rFonts w:eastAsia="SimSun"/>
                <w:lang w:eastAsia="zh-SG"/>
              </w:rPr>
            </w:r>
            <w:r>
              <w:rPr>
                <w:rFonts w:eastAsia="SimSun"/>
                <w:lang w:eastAsia="zh-SG"/>
              </w:rPr>
              <w:fldChar w:fldCharType="separate"/>
            </w:r>
            <w:r w:rsidR="005539A4">
              <w:rPr>
                <w:rFonts w:eastAsia="SimSun"/>
                <w:lang w:eastAsia="zh-SG"/>
              </w:rPr>
              <w:t>5.3.1.15</w:t>
            </w:r>
            <w:r>
              <w:rPr>
                <w:rFonts w:eastAsia="SimSun"/>
                <w:lang w:eastAsia="zh-SG"/>
              </w:rPr>
              <w:fldChar w:fldCharType="end"/>
            </w:r>
            <w:r>
              <w:rPr>
                <w:rFonts w:eastAsia="SimSun"/>
                <w:lang w:eastAsia="zh-SG"/>
              </w:rPr>
              <w:t xml:space="preserve">, </w:t>
            </w:r>
            <w:r>
              <w:rPr>
                <w:rFonts w:eastAsia="SimSun"/>
                <w:lang w:eastAsia="zh-SG"/>
              </w:rPr>
              <w:fldChar w:fldCharType="begin"/>
            </w:r>
            <w:r>
              <w:rPr>
                <w:rFonts w:eastAsia="SimSun"/>
                <w:lang w:eastAsia="zh-SG"/>
              </w:rPr>
              <w:instrText xml:space="preserve"> REF _Ref79289693 \r \h </w:instrText>
            </w:r>
            <w:r>
              <w:rPr>
                <w:rFonts w:eastAsia="SimSun"/>
                <w:lang w:eastAsia="zh-SG"/>
              </w:rPr>
            </w:r>
            <w:r>
              <w:rPr>
                <w:rFonts w:eastAsia="SimSun"/>
                <w:lang w:eastAsia="zh-SG"/>
              </w:rPr>
              <w:fldChar w:fldCharType="separate"/>
            </w:r>
            <w:r w:rsidR="005539A4">
              <w:rPr>
                <w:rFonts w:eastAsia="SimSun"/>
                <w:lang w:eastAsia="zh-SG"/>
              </w:rPr>
              <w:t>5.4.3</w:t>
            </w:r>
            <w:r>
              <w:rPr>
                <w:rFonts w:eastAsia="SimSun"/>
                <w:lang w:eastAsia="zh-SG"/>
              </w:rPr>
              <w:fldChar w:fldCharType="end"/>
            </w:r>
          </w:p>
        </w:tc>
        <w:tc>
          <w:tcPr>
            <w:tcW w:w="4018" w:type="dxa"/>
          </w:tcPr>
          <w:p w14:paraId="0338F3A4" w14:textId="77777777" w:rsidR="002F1BFE" w:rsidRDefault="002F1BFE">
            <w:pPr>
              <w:pStyle w:val="TableRow"/>
              <w:rPr>
                <w:rFonts w:eastAsia="SimSun"/>
                <w:lang w:eastAsia="zh-SG"/>
              </w:rPr>
            </w:pPr>
            <w:r>
              <w:rPr>
                <w:rFonts w:eastAsia="SimSun"/>
                <w:lang w:eastAsia="zh-SG"/>
              </w:rPr>
              <w:t>Moved IX_PlainText from VW_ConceptTerm onto Term.</w:t>
            </w:r>
          </w:p>
        </w:tc>
        <w:tc>
          <w:tcPr>
            <w:tcW w:w="1800" w:type="dxa"/>
          </w:tcPr>
          <w:p w14:paraId="3AE799E5" w14:textId="77777777" w:rsidR="002725EB" w:rsidRDefault="002F1BFE">
            <w:pPr>
              <w:pStyle w:val="TableRow"/>
              <w:rPr>
                <w:rFonts w:eastAsia="SimSun"/>
                <w:lang w:eastAsia="zh-SG"/>
              </w:rPr>
            </w:pPr>
            <w:r>
              <w:rPr>
                <w:rFonts w:eastAsia="SimSun"/>
                <w:lang w:eastAsia="zh-SG"/>
              </w:rPr>
              <w:t>AJWK</w:t>
            </w:r>
            <w:r w:rsidR="002725EB">
              <w:rPr>
                <w:rFonts w:eastAsia="SimSun"/>
                <w:lang w:eastAsia="zh-SG"/>
              </w:rPr>
              <w:br/>
            </w:r>
          </w:p>
        </w:tc>
      </w:tr>
      <w:tr w:rsidR="002725EB" w14:paraId="6ED2264C" w14:textId="77777777" w:rsidTr="00231EDC">
        <w:tc>
          <w:tcPr>
            <w:tcW w:w="1403" w:type="dxa"/>
          </w:tcPr>
          <w:p w14:paraId="5B6ADD98" w14:textId="77777777" w:rsidR="002725EB" w:rsidRDefault="002725EB">
            <w:pPr>
              <w:pStyle w:val="TableRow"/>
              <w:rPr>
                <w:rFonts w:eastAsia="SimSun"/>
                <w:lang w:eastAsia="zh-SG"/>
              </w:rPr>
            </w:pPr>
            <w:smartTag w:uri="urn:schemas-microsoft-com:office:smarttags" w:element="date">
              <w:smartTagPr>
                <w:attr w:name="Year" w:val="2004"/>
                <w:attr w:name="Day" w:val="11"/>
                <w:attr w:name="Month" w:val="8"/>
              </w:smartTagPr>
              <w:r>
                <w:rPr>
                  <w:rFonts w:eastAsia="SimSun"/>
                  <w:lang w:eastAsia="zh-SG"/>
                </w:rPr>
                <w:t>11/08/2004</w:t>
              </w:r>
            </w:smartTag>
          </w:p>
        </w:tc>
        <w:tc>
          <w:tcPr>
            <w:tcW w:w="1257" w:type="dxa"/>
          </w:tcPr>
          <w:p w14:paraId="2DC3EA36" w14:textId="77777777" w:rsidR="002725EB" w:rsidRDefault="002725EB">
            <w:pPr>
              <w:pStyle w:val="TableRow"/>
              <w:rPr>
                <w:rFonts w:eastAsia="SimSun"/>
                <w:lang w:eastAsia="zh-SG"/>
              </w:rPr>
            </w:pPr>
            <w:r>
              <w:rPr>
                <w:rFonts w:eastAsia="SimSun"/>
                <w:lang w:eastAsia="zh-SG"/>
              </w:rPr>
              <w:t>4.2.3.14</w:t>
            </w:r>
          </w:p>
        </w:tc>
        <w:tc>
          <w:tcPr>
            <w:tcW w:w="4018" w:type="dxa"/>
          </w:tcPr>
          <w:p w14:paraId="4FFCD2DD" w14:textId="77777777" w:rsidR="002725EB" w:rsidRDefault="002725EB">
            <w:pPr>
              <w:pStyle w:val="TableRow"/>
              <w:rPr>
                <w:rFonts w:eastAsia="SimSun"/>
                <w:lang w:eastAsia="zh-SG"/>
              </w:rPr>
            </w:pPr>
            <w:r>
              <w:rPr>
                <w:rFonts w:eastAsia="SimSun"/>
                <w:lang w:eastAsia="zh-SG"/>
              </w:rPr>
              <w:t>Rules for parsing ranges on the measurements frame clarified.</w:t>
            </w:r>
          </w:p>
        </w:tc>
        <w:tc>
          <w:tcPr>
            <w:tcW w:w="1800" w:type="dxa"/>
          </w:tcPr>
          <w:p w14:paraId="3132396F" w14:textId="77777777" w:rsidR="002725EB" w:rsidRDefault="002725EB">
            <w:pPr>
              <w:pStyle w:val="TableRow"/>
              <w:rPr>
                <w:rFonts w:eastAsia="SimSun"/>
                <w:lang w:eastAsia="zh-SG"/>
              </w:rPr>
            </w:pPr>
            <w:r>
              <w:rPr>
                <w:rFonts w:eastAsia="SimSun"/>
                <w:lang w:eastAsia="zh-SG"/>
              </w:rPr>
              <w:t>AJS</w:t>
            </w:r>
          </w:p>
        </w:tc>
      </w:tr>
      <w:tr w:rsidR="00B1796E" w14:paraId="67FABBA7" w14:textId="77777777" w:rsidTr="00231EDC">
        <w:tc>
          <w:tcPr>
            <w:tcW w:w="1403" w:type="dxa"/>
          </w:tcPr>
          <w:p w14:paraId="0F141CAF" w14:textId="77777777" w:rsidR="00B1796E" w:rsidRDefault="00B1796E">
            <w:pPr>
              <w:pStyle w:val="TableRow"/>
              <w:rPr>
                <w:rFonts w:eastAsia="SimSun"/>
                <w:lang w:eastAsia="zh-SG"/>
              </w:rPr>
            </w:pPr>
            <w:smartTag w:uri="urn:schemas-microsoft-com:office:smarttags" w:element="date">
              <w:smartTagPr>
                <w:attr w:name="Year" w:val="2004"/>
                <w:attr w:name="Day" w:val="13"/>
                <w:attr w:name="Month" w:val="8"/>
              </w:smartTagPr>
              <w:r>
                <w:rPr>
                  <w:rFonts w:eastAsia="SimSun"/>
                  <w:lang w:eastAsia="zh-SG"/>
                </w:rPr>
                <w:t>13/08/2004</w:t>
              </w:r>
            </w:smartTag>
          </w:p>
        </w:tc>
        <w:tc>
          <w:tcPr>
            <w:tcW w:w="1257" w:type="dxa"/>
          </w:tcPr>
          <w:p w14:paraId="119D2EC8" w14:textId="77777777" w:rsidR="00B1796E" w:rsidRDefault="00B1796E">
            <w:pPr>
              <w:pStyle w:val="TableRow"/>
              <w:rPr>
                <w:rFonts w:eastAsia="SimSun"/>
                <w:lang w:eastAsia="zh-SG"/>
              </w:rPr>
            </w:pPr>
            <w:r>
              <w:rPr>
                <w:rFonts w:eastAsia="SimSun"/>
                <w:lang w:eastAsia="zh-SG"/>
              </w:rPr>
              <w:t>3.4.1.59</w:t>
            </w:r>
          </w:p>
        </w:tc>
        <w:tc>
          <w:tcPr>
            <w:tcW w:w="4018" w:type="dxa"/>
          </w:tcPr>
          <w:p w14:paraId="561873E4" w14:textId="77777777" w:rsidR="00B1796E" w:rsidRDefault="00B1796E">
            <w:pPr>
              <w:pStyle w:val="TableRow"/>
              <w:rPr>
                <w:rFonts w:eastAsia="SimSun"/>
                <w:lang w:eastAsia="zh-SG"/>
              </w:rPr>
            </w:pPr>
            <w:r>
              <w:rPr>
                <w:rFonts w:eastAsia="SimSun"/>
                <w:lang w:eastAsia="zh-SG"/>
              </w:rPr>
              <w:t>Updated details of delete button behaviour for specimens folder nodes.</w:t>
            </w:r>
          </w:p>
        </w:tc>
        <w:tc>
          <w:tcPr>
            <w:tcW w:w="1800" w:type="dxa"/>
          </w:tcPr>
          <w:p w14:paraId="0322C561" w14:textId="77777777" w:rsidR="00B1796E" w:rsidRDefault="00B1796E">
            <w:pPr>
              <w:pStyle w:val="TableRow"/>
              <w:rPr>
                <w:rFonts w:eastAsia="SimSun"/>
                <w:lang w:eastAsia="zh-SG"/>
              </w:rPr>
            </w:pPr>
            <w:r>
              <w:rPr>
                <w:rFonts w:eastAsia="SimSun"/>
                <w:lang w:eastAsia="zh-SG"/>
              </w:rPr>
              <w:t>JvB</w:t>
            </w:r>
          </w:p>
        </w:tc>
      </w:tr>
      <w:tr w:rsidR="00570F95" w14:paraId="653FFD38" w14:textId="77777777" w:rsidTr="00231EDC">
        <w:tc>
          <w:tcPr>
            <w:tcW w:w="1403" w:type="dxa"/>
          </w:tcPr>
          <w:p w14:paraId="18FDF653" w14:textId="77777777" w:rsidR="00570F95" w:rsidRDefault="00570F95">
            <w:pPr>
              <w:pStyle w:val="TableRow"/>
              <w:rPr>
                <w:rFonts w:eastAsia="SimSun"/>
                <w:lang w:eastAsia="zh-SG"/>
              </w:rPr>
            </w:pPr>
            <w:smartTag w:uri="urn:schemas-microsoft-com:office:smarttags" w:element="date">
              <w:smartTagPr>
                <w:attr w:name="Year" w:val="2004"/>
                <w:attr w:name="Day" w:val="23"/>
                <w:attr w:name="Month" w:val="8"/>
              </w:smartTagPr>
              <w:r>
                <w:rPr>
                  <w:rFonts w:eastAsia="SimSun" w:hint="eastAsia"/>
                  <w:lang w:eastAsia="zh-SG"/>
                </w:rPr>
                <w:t>23/08/2004</w:t>
              </w:r>
            </w:smartTag>
          </w:p>
        </w:tc>
        <w:tc>
          <w:tcPr>
            <w:tcW w:w="1257" w:type="dxa"/>
          </w:tcPr>
          <w:p w14:paraId="61DF93E9" w14:textId="77777777" w:rsidR="00570F95" w:rsidRDefault="00570F95" w:rsidP="00570F95">
            <w:pPr>
              <w:pStyle w:val="TableRow"/>
              <w:rPr>
                <w:rFonts w:eastAsia="SimSun"/>
                <w:lang w:eastAsia="zh-SG"/>
              </w:rPr>
            </w:pPr>
            <w:r>
              <w:rPr>
                <w:rFonts w:eastAsia="SimSun" w:hint="eastAsia"/>
                <w:lang w:eastAsia="zh-SG"/>
              </w:rPr>
              <w:t>3.4.1.65, 3.4.1.75, 3.4.2.5, 4.2.2.6, 4.2.5.9 to 4.2.5.15, 7.3.2.2</w:t>
            </w:r>
          </w:p>
        </w:tc>
        <w:tc>
          <w:tcPr>
            <w:tcW w:w="4018" w:type="dxa"/>
          </w:tcPr>
          <w:p w14:paraId="593A2F9A" w14:textId="77777777" w:rsidR="00570F95" w:rsidRDefault="00570F95">
            <w:pPr>
              <w:pStyle w:val="TableRow"/>
              <w:rPr>
                <w:rFonts w:eastAsia="SimSun"/>
                <w:lang w:eastAsia="zh-SG"/>
              </w:rPr>
            </w:pPr>
            <w:r>
              <w:rPr>
                <w:rFonts w:eastAsia="SimSun" w:hint="eastAsia"/>
                <w:lang w:eastAsia="zh-SG"/>
              </w:rPr>
              <w:t>Details for CCN1 - store hierarchy browser view type and store diagrams.</w:t>
            </w:r>
          </w:p>
        </w:tc>
        <w:tc>
          <w:tcPr>
            <w:tcW w:w="1800" w:type="dxa"/>
          </w:tcPr>
          <w:p w14:paraId="28411E9C" w14:textId="77777777" w:rsidR="00570F95" w:rsidRDefault="00570F95">
            <w:pPr>
              <w:pStyle w:val="TableRow"/>
              <w:rPr>
                <w:rFonts w:eastAsia="SimSun"/>
                <w:lang w:eastAsia="zh-SG"/>
              </w:rPr>
            </w:pPr>
            <w:r>
              <w:rPr>
                <w:rFonts w:eastAsia="SimSun" w:hint="eastAsia"/>
                <w:lang w:eastAsia="zh-SG"/>
              </w:rPr>
              <w:t>JvB</w:t>
            </w:r>
          </w:p>
        </w:tc>
      </w:tr>
      <w:tr w:rsidR="00C1619F" w14:paraId="597F2959" w14:textId="77777777" w:rsidTr="00231EDC">
        <w:tc>
          <w:tcPr>
            <w:tcW w:w="1403" w:type="dxa"/>
          </w:tcPr>
          <w:p w14:paraId="62E2302C" w14:textId="77777777" w:rsidR="00C1619F" w:rsidRDefault="00C1619F">
            <w:pPr>
              <w:pStyle w:val="TableRow"/>
              <w:rPr>
                <w:rFonts w:eastAsia="SimSun"/>
                <w:lang w:eastAsia="zh-SG"/>
              </w:rPr>
            </w:pPr>
            <w:smartTag w:uri="urn:schemas-microsoft-com:office:smarttags" w:element="date">
              <w:smartTagPr>
                <w:attr w:name="Year" w:val="2004"/>
                <w:attr w:name="Day" w:val="23"/>
                <w:attr w:name="Month" w:val="8"/>
              </w:smartTagPr>
              <w:r>
                <w:rPr>
                  <w:rFonts w:eastAsia="SimSun"/>
                  <w:lang w:eastAsia="zh-SG"/>
                </w:rPr>
                <w:t>23/08/2004</w:t>
              </w:r>
            </w:smartTag>
          </w:p>
        </w:tc>
        <w:tc>
          <w:tcPr>
            <w:tcW w:w="1257" w:type="dxa"/>
          </w:tcPr>
          <w:p w14:paraId="1A5EF83B" w14:textId="77777777" w:rsidR="00C1619F" w:rsidRDefault="00C1619F" w:rsidP="00570F95">
            <w:pPr>
              <w:pStyle w:val="TableRow"/>
              <w:rPr>
                <w:rFonts w:eastAsia="SimSun"/>
                <w:lang w:eastAsia="zh-SG"/>
              </w:rPr>
            </w:pPr>
            <w:r>
              <w:rPr>
                <w:rFonts w:eastAsia="SimSun"/>
                <w:lang w:eastAsia="zh-SG"/>
              </w:rPr>
              <w:t>4.2.1</w:t>
            </w:r>
            <w:r w:rsidR="00D20FC0">
              <w:rPr>
                <w:rFonts w:eastAsia="SimSun"/>
                <w:lang w:eastAsia="zh-SG"/>
              </w:rPr>
              <w:t>7</w:t>
            </w:r>
            <w:r>
              <w:rPr>
                <w:rFonts w:eastAsia="SimSun"/>
                <w:lang w:eastAsia="zh-SG"/>
              </w:rPr>
              <w:t>.36</w:t>
            </w:r>
          </w:p>
        </w:tc>
        <w:tc>
          <w:tcPr>
            <w:tcW w:w="4018" w:type="dxa"/>
          </w:tcPr>
          <w:p w14:paraId="4865A6A8" w14:textId="77777777" w:rsidR="00C1619F" w:rsidRDefault="00C1619F">
            <w:pPr>
              <w:pStyle w:val="TableRow"/>
              <w:rPr>
                <w:rFonts w:eastAsia="SimSun"/>
                <w:lang w:eastAsia="zh-SG"/>
              </w:rPr>
            </w:pPr>
            <w:r>
              <w:rPr>
                <w:rFonts w:eastAsia="SimSun"/>
                <w:lang w:eastAsia="zh-SG"/>
              </w:rPr>
              <w:t>Details for CCN5 - rank added to list of fields for thesaurus spreadsheet import.</w:t>
            </w:r>
          </w:p>
        </w:tc>
        <w:tc>
          <w:tcPr>
            <w:tcW w:w="1800" w:type="dxa"/>
          </w:tcPr>
          <w:p w14:paraId="7EB74FD9" w14:textId="77777777" w:rsidR="00C1619F" w:rsidRDefault="00C1619F">
            <w:pPr>
              <w:pStyle w:val="TableRow"/>
              <w:rPr>
                <w:rFonts w:eastAsia="SimSun"/>
                <w:lang w:eastAsia="zh-SG"/>
              </w:rPr>
            </w:pPr>
            <w:r>
              <w:rPr>
                <w:rFonts w:eastAsia="SimSun"/>
                <w:lang w:eastAsia="zh-SG"/>
              </w:rPr>
              <w:t>JvB</w:t>
            </w:r>
          </w:p>
        </w:tc>
      </w:tr>
      <w:tr w:rsidR="0009106A" w14:paraId="7949E2F9" w14:textId="77777777" w:rsidTr="00231EDC">
        <w:tc>
          <w:tcPr>
            <w:tcW w:w="1403" w:type="dxa"/>
          </w:tcPr>
          <w:p w14:paraId="7E621C5C" w14:textId="77777777" w:rsidR="0009106A" w:rsidRDefault="0009106A">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14E6FE3E" w14:textId="77777777" w:rsidR="0009106A" w:rsidRDefault="00D20FC0" w:rsidP="00570F95">
            <w:pPr>
              <w:pStyle w:val="TableRow"/>
              <w:rPr>
                <w:rFonts w:eastAsia="SimSun"/>
                <w:lang w:eastAsia="zh-SG"/>
              </w:rPr>
            </w:pPr>
            <w:r>
              <w:rPr>
                <w:rFonts w:eastAsia="SimSun"/>
                <w:lang w:eastAsia="zh-SG"/>
              </w:rPr>
              <w:t>4.2.17.4, 4.2.17.18, 4.2.17</w:t>
            </w:r>
            <w:r w:rsidR="0009106A">
              <w:rPr>
                <w:rFonts w:eastAsia="SimSun"/>
                <w:lang w:eastAsia="zh-SG"/>
              </w:rPr>
              <w:t>.41</w:t>
            </w:r>
          </w:p>
        </w:tc>
        <w:tc>
          <w:tcPr>
            <w:tcW w:w="4018" w:type="dxa"/>
          </w:tcPr>
          <w:p w14:paraId="7CB45E12" w14:textId="77777777" w:rsidR="0009106A" w:rsidRDefault="0009106A">
            <w:pPr>
              <w:pStyle w:val="TableRow"/>
              <w:rPr>
                <w:rFonts w:eastAsia="SimSun"/>
                <w:lang w:eastAsia="zh-SG"/>
              </w:rPr>
            </w:pPr>
            <w:r>
              <w:rPr>
                <w:rFonts w:eastAsia="SimSun"/>
                <w:lang w:eastAsia="zh-SG"/>
              </w:rPr>
              <w:t>Details for CCN3 - scripting of deletions and sycnhronising with Taxon Dictionary.</w:t>
            </w:r>
          </w:p>
        </w:tc>
        <w:tc>
          <w:tcPr>
            <w:tcW w:w="1800" w:type="dxa"/>
          </w:tcPr>
          <w:p w14:paraId="2E89D8AB" w14:textId="77777777" w:rsidR="0009106A" w:rsidRDefault="0009106A">
            <w:pPr>
              <w:pStyle w:val="TableRow"/>
              <w:rPr>
                <w:rFonts w:eastAsia="SimSun"/>
                <w:lang w:eastAsia="zh-SG"/>
              </w:rPr>
            </w:pPr>
            <w:r>
              <w:rPr>
                <w:rFonts w:eastAsia="SimSun"/>
                <w:lang w:eastAsia="zh-SG"/>
              </w:rPr>
              <w:t>JvB</w:t>
            </w:r>
          </w:p>
        </w:tc>
      </w:tr>
      <w:tr w:rsidR="00815D87" w14:paraId="5669F8DD" w14:textId="77777777" w:rsidTr="00231EDC">
        <w:tc>
          <w:tcPr>
            <w:tcW w:w="1403" w:type="dxa"/>
          </w:tcPr>
          <w:p w14:paraId="229555E8" w14:textId="77777777" w:rsidR="00815D87" w:rsidRDefault="00815D87">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560D6B0A" w14:textId="77777777" w:rsidR="00815D87" w:rsidRDefault="00D20FC0" w:rsidP="00570F95">
            <w:pPr>
              <w:pStyle w:val="TableRow"/>
              <w:rPr>
                <w:rFonts w:eastAsia="SimSun"/>
                <w:lang w:eastAsia="zh-SG"/>
              </w:rPr>
            </w:pPr>
            <w:r>
              <w:rPr>
                <w:rFonts w:eastAsia="SimSun"/>
                <w:lang w:eastAsia="zh-SG"/>
              </w:rPr>
              <w:t>4.2.17</w:t>
            </w:r>
            <w:r w:rsidR="00815D87">
              <w:rPr>
                <w:rFonts w:eastAsia="SimSun"/>
                <w:lang w:eastAsia="zh-SG"/>
              </w:rPr>
              <w:t>.8</w:t>
            </w:r>
          </w:p>
        </w:tc>
        <w:tc>
          <w:tcPr>
            <w:tcW w:w="4018" w:type="dxa"/>
          </w:tcPr>
          <w:p w14:paraId="5BD03C97" w14:textId="77777777" w:rsidR="00815D87" w:rsidRDefault="00815D87">
            <w:pPr>
              <w:pStyle w:val="TableRow"/>
              <w:rPr>
                <w:rFonts w:eastAsia="SimSun"/>
                <w:lang w:eastAsia="zh-SG"/>
              </w:rPr>
            </w:pPr>
            <w:r>
              <w:rPr>
                <w:rFonts w:eastAsia="SimSun"/>
                <w:lang w:eastAsia="zh-SG"/>
              </w:rPr>
              <w:t>Details for CCN6 - Security bit population button.</w:t>
            </w:r>
          </w:p>
        </w:tc>
        <w:tc>
          <w:tcPr>
            <w:tcW w:w="1800" w:type="dxa"/>
          </w:tcPr>
          <w:p w14:paraId="5EB16484" w14:textId="77777777" w:rsidR="00815D87" w:rsidRDefault="00815D87">
            <w:pPr>
              <w:pStyle w:val="TableRow"/>
              <w:rPr>
                <w:rFonts w:eastAsia="SimSun"/>
                <w:lang w:eastAsia="zh-SG"/>
              </w:rPr>
            </w:pPr>
            <w:r>
              <w:rPr>
                <w:rFonts w:eastAsia="SimSun"/>
                <w:lang w:eastAsia="zh-SG"/>
              </w:rPr>
              <w:t>JvB</w:t>
            </w:r>
          </w:p>
        </w:tc>
      </w:tr>
      <w:tr w:rsidR="00637A25" w14:paraId="61532D0C" w14:textId="77777777" w:rsidTr="00231EDC">
        <w:tc>
          <w:tcPr>
            <w:tcW w:w="1403" w:type="dxa"/>
          </w:tcPr>
          <w:p w14:paraId="3A7D191E" w14:textId="77777777" w:rsidR="00637A25" w:rsidRDefault="00637A25">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6C395DC6" w14:textId="77777777" w:rsidR="00637A25" w:rsidRDefault="00D20FC0" w:rsidP="00570F95">
            <w:pPr>
              <w:pStyle w:val="TableRow"/>
              <w:rPr>
                <w:rFonts w:eastAsia="SimSun"/>
                <w:lang w:eastAsia="zh-SG"/>
              </w:rPr>
            </w:pPr>
            <w:r>
              <w:rPr>
                <w:rFonts w:eastAsia="SimSun"/>
                <w:lang w:eastAsia="zh-SG"/>
              </w:rPr>
              <w:t>4.2.12</w:t>
            </w:r>
          </w:p>
        </w:tc>
        <w:tc>
          <w:tcPr>
            <w:tcW w:w="4018" w:type="dxa"/>
          </w:tcPr>
          <w:p w14:paraId="6FCF78E0" w14:textId="77777777" w:rsidR="00637A25" w:rsidRDefault="00637A25">
            <w:pPr>
              <w:pStyle w:val="TableRow"/>
              <w:rPr>
                <w:rFonts w:eastAsia="SimSun"/>
                <w:lang w:eastAsia="zh-SG"/>
              </w:rPr>
            </w:pPr>
            <w:r>
              <w:rPr>
                <w:rFonts w:eastAsia="SimSun"/>
                <w:lang w:eastAsia="zh-SG"/>
              </w:rPr>
              <w:t>Details for CCN7 - added Determiner Role to Quick Entry fields.</w:t>
            </w:r>
          </w:p>
        </w:tc>
        <w:tc>
          <w:tcPr>
            <w:tcW w:w="1800" w:type="dxa"/>
          </w:tcPr>
          <w:p w14:paraId="055D24A3" w14:textId="77777777" w:rsidR="00637A25" w:rsidRDefault="00637A25">
            <w:pPr>
              <w:pStyle w:val="TableRow"/>
              <w:rPr>
                <w:rFonts w:eastAsia="SimSun"/>
                <w:lang w:eastAsia="zh-SG"/>
              </w:rPr>
            </w:pPr>
            <w:r>
              <w:rPr>
                <w:rFonts w:eastAsia="SimSun"/>
                <w:lang w:eastAsia="zh-SG"/>
              </w:rPr>
              <w:t>JvB</w:t>
            </w:r>
          </w:p>
        </w:tc>
      </w:tr>
      <w:tr w:rsidR="00E55CE1" w14:paraId="7AA52769" w14:textId="77777777" w:rsidTr="00231EDC">
        <w:tc>
          <w:tcPr>
            <w:tcW w:w="1403" w:type="dxa"/>
          </w:tcPr>
          <w:p w14:paraId="4EF4092A" w14:textId="77777777" w:rsidR="00E55CE1" w:rsidRDefault="00E55CE1">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03106801" w14:textId="77777777" w:rsidR="00E55CE1" w:rsidRDefault="00D20FC0" w:rsidP="00570F95">
            <w:pPr>
              <w:pStyle w:val="TableRow"/>
              <w:rPr>
                <w:rFonts w:eastAsia="SimSun"/>
                <w:lang w:eastAsia="zh-SG"/>
              </w:rPr>
            </w:pPr>
            <w:r>
              <w:rPr>
                <w:rFonts w:eastAsia="SimSun"/>
                <w:lang w:eastAsia="zh-SG"/>
              </w:rPr>
              <w:t>4.2.4.5, 4.2.12</w:t>
            </w:r>
          </w:p>
        </w:tc>
        <w:tc>
          <w:tcPr>
            <w:tcW w:w="4018" w:type="dxa"/>
          </w:tcPr>
          <w:p w14:paraId="27729660" w14:textId="77777777" w:rsidR="00E55CE1" w:rsidRDefault="00E55CE1">
            <w:pPr>
              <w:pStyle w:val="TableRow"/>
              <w:rPr>
                <w:rFonts w:eastAsia="SimSun"/>
                <w:lang w:eastAsia="zh-SG"/>
              </w:rPr>
            </w:pPr>
            <w:r>
              <w:rPr>
                <w:rFonts w:eastAsia="SimSun"/>
                <w:lang w:eastAsia="zh-SG"/>
              </w:rPr>
              <w:t>Details for CCN8 - determinations don’t accept concepts linked to the Taxon Dictionary.</w:t>
            </w:r>
          </w:p>
        </w:tc>
        <w:tc>
          <w:tcPr>
            <w:tcW w:w="1800" w:type="dxa"/>
          </w:tcPr>
          <w:p w14:paraId="71FFBA90" w14:textId="77777777" w:rsidR="00E55CE1" w:rsidRDefault="00E55CE1">
            <w:pPr>
              <w:pStyle w:val="TableRow"/>
              <w:rPr>
                <w:rFonts w:eastAsia="SimSun"/>
                <w:lang w:eastAsia="zh-SG"/>
              </w:rPr>
            </w:pPr>
            <w:r>
              <w:rPr>
                <w:rFonts w:eastAsia="SimSun"/>
                <w:lang w:eastAsia="zh-SG"/>
              </w:rPr>
              <w:t>JvB</w:t>
            </w:r>
          </w:p>
        </w:tc>
      </w:tr>
      <w:tr w:rsidR="00D700DC" w14:paraId="1BD32745" w14:textId="77777777" w:rsidTr="00231EDC">
        <w:tc>
          <w:tcPr>
            <w:tcW w:w="1403" w:type="dxa"/>
          </w:tcPr>
          <w:p w14:paraId="2CE5E626" w14:textId="77777777" w:rsidR="00D700DC" w:rsidRDefault="00D700DC">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0ABB1527" w14:textId="77777777" w:rsidR="00D700DC" w:rsidRDefault="00D20FC0" w:rsidP="00570F95">
            <w:pPr>
              <w:pStyle w:val="TableRow"/>
              <w:rPr>
                <w:rFonts w:eastAsia="SimSun"/>
                <w:lang w:eastAsia="zh-SG"/>
              </w:rPr>
            </w:pPr>
            <w:r>
              <w:rPr>
                <w:rFonts w:eastAsia="SimSun"/>
                <w:lang w:eastAsia="zh-SG"/>
              </w:rPr>
              <w:t>4.1.17</w:t>
            </w:r>
            <w:r w:rsidR="00D700DC">
              <w:rPr>
                <w:rFonts w:eastAsia="SimSun"/>
                <w:lang w:eastAsia="zh-SG"/>
              </w:rPr>
              <w:t>.10</w:t>
            </w:r>
          </w:p>
        </w:tc>
        <w:tc>
          <w:tcPr>
            <w:tcW w:w="4018" w:type="dxa"/>
          </w:tcPr>
          <w:p w14:paraId="4627285F" w14:textId="77777777" w:rsidR="00D700DC" w:rsidRDefault="00D700DC">
            <w:pPr>
              <w:pStyle w:val="TableRow"/>
              <w:rPr>
                <w:rFonts w:eastAsia="SimSun"/>
                <w:lang w:eastAsia="zh-SG"/>
              </w:rPr>
            </w:pPr>
            <w:r>
              <w:rPr>
                <w:rFonts w:eastAsia="SimSun"/>
                <w:lang w:eastAsia="zh-SG"/>
              </w:rPr>
              <w:t>Details for CCN9 - Find dialog on the Domain Ranks tab.</w:t>
            </w:r>
          </w:p>
          <w:p w14:paraId="6744AEFC" w14:textId="77777777" w:rsidR="00E53D3E" w:rsidRDefault="00E53D3E">
            <w:pPr>
              <w:pStyle w:val="TableRow"/>
              <w:rPr>
                <w:rFonts w:eastAsia="SimSun"/>
                <w:lang w:eastAsia="zh-SG"/>
              </w:rPr>
            </w:pPr>
            <w:r>
              <w:rPr>
                <w:rFonts w:eastAsia="SimSun"/>
                <w:lang w:eastAsia="zh-SG"/>
              </w:rPr>
              <w:t>Also added details of VW_CollectionUnitAccessionNumber</w:t>
            </w:r>
          </w:p>
        </w:tc>
        <w:tc>
          <w:tcPr>
            <w:tcW w:w="1800" w:type="dxa"/>
          </w:tcPr>
          <w:p w14:paraId="50F9D7A8" w14:textId="77777777" w:rsidR="00D700DC" w:rsidRDefault="00D700DC">
            <w:pPr>
              <w:pStyle w:val="TableRow"/>
              <w:rPr>
                <w:rFonts w:eastAsia="SimSun"/>
                <w:lang w:eastAsia="zh-SG"/>
              </w:rPr>
            </w:pPr>
            <w:r>
              <w:rPr>
                <w:rFonts w:eastAsia="SimSun"/>
                <w:lang w:eastAsia="zh-SG"/>
              </w:rPr>
              <w:t>JvB</w:t>
            </w:r>
          </w:p>
        </w:tc>
      </w:tr>
      <w:tr w:rsidR="004446C5" w14:paraId="2E06E5B8" w14:textId="77777777" w:rsidTr="00231EDC">
        <w:tc>
          <w:tcPr>
            <w:tcW w:w="1403" w:type="dxa"/>
          </w:tcPr>
          <w:p w14:paraId="0E963060" w14:textId="77777777" w:rsidR="004446C5" w:rsidRDefault="004446C5">
            <w:pPr>
              <w:pStyle w:val="TableRow"/>
              <w:rPr>
                <w:rFonts w:eastAsia="SimSun"/>
                <w:lang w:eastAsia="zh-SG"/>
              </w:rPr>
            </w:pPr>
            <w:smartTag w:uri="urn:schemas-microsoft-com:office:smarttags" w:element="date">
              <w:smartTagPr>
                <w:attr w:name="Year" w:val="2004"/>
                <w:attr w:name="Day" w:val="24"/>
                <w:attr w:name="Month" w:val="8"/>
              </w:smartTagPr>
              <w:r>
                <w:rPr>
                  <w:rFonts w:eastAsia="SimSun"/>
                  <w:lang w:eastAsia="zh-SG"/>
                </w:rPr>
                <w:t>24/08/2004</w:t>
              </w:r>
            </w:smartTag>
          </w:p>
        </w:tc>
        <w:tc>
          <w:tcPr>
            <w:tcW w:w="1257" w:type="dxa"/>
          </w:tcPr>
          <w:p w14:paraId="32CA9018" w14:textId="77777777" w:rsidR="004446C5" w:rsidRDefault="004446C5" w:rsidP="00570F95">
            <w:pPr>
              <w:pStyle w:val="TableRow"/>
              <w:rPr>
                <w:rFonts w:eastAsia="SimSun"/>
                <w:lang w:eastAsia="zh-SG"/>
              </w:rPr>
            </w:pPr>
            <w:r>
              <w:rPr>
                <w:rFonts w:eastAsia="SimSun"/>
                <w:lang w:eastAsia="zh-SG"/>
              </w:rPr>
              <w:t>4.2.16.3, 4.2.3.5, 5.3.2.29</w:t>
            </w:r>
          </w:p>
        </w:tc>
        <w:tc>
          <w:tcPr>
            <w:tcW w:w="4018" w:type="dxa"/>
          </w:tcPr>
          <w:p w14:paraId="2006AB8F" w14:textId="77777777" w:rsidR="004446C5" w:rsidRDefault="004446C5">
            <w:pPr>
              <w:pStyle w:val="TableRow"/>
              <w:rPr>
                <w:rFonts w:eastAsia="SimSun"/>
                <w:lang w:eastAsia="zh-SG"/>
              </w:rPr>
            </w:pPr>
            <w:r>
              <w:rPr>
                <w:rFonts w:eastAsia="SimSun"/>
                <w:lang w:eastAsia="zh-SG"/>
              </w:rPr>
              <w:t>Details for CCN11 - location feature measurements and descriptors.</w:t>
            </w:r>
          </w:p>
        </w:tc>
        <w:tc>
          <w:tcPr>
            <w:tcW w:w="1800" w:type="dxa"/>
          </w:tcPr>
          <w:p w14:paraId="3AF04153" w14:textId="77777777" w:rsidR="004446C5" w:rsidRDefault="004446C5">
            <w:pPr>
              <w:pStyle w:val="TableRow"/>
              <w:rPr>
                <w:rFonts w:eastAsia="SimSun"/>
                <w:lang w:eastAsia="zh-SG"/>
              </w:rPr>
            </w:pPr>
            <w:r>
              <w:rPr>
                <w:rFonts w:eastAsia="SimSun"/>
                <w:lang w:eastAsia="zh-SG"/>
              </w:rPr>
              <w:t>JvB</w:t>
            </w:r>
          </w:p>
        </w:tc>
      </w:tr>
      <w:tr w:rsidR="002E5445" w14:paraId="3B3BE4BF" w14:textId="77777777" w:rsidTr="00231EDC">
        <w:tc>
          <w:tcPr>
            <w:tcW w:w="1403" w:type="dxa"/>
          </w:tcPr>
          <w:p w14:paraId="59A79224" w14:textId="77777777" w:rsidR="002E5445" w:rsidRDefault="002E5445">
            <w:pPr>
              <w:pStyle w:val="TableRow"/>
              <w:rPr>
                <w:rFonts w:eastAsia="SimSun"/>
                <w:lang w:eastAsia="zh-SG"/>
              </w:rPr>
            </w:pPr>
            <w:smartTag w:uri="urn:schemas-microsoft-com:office:smarttags" w:element="date">
              <w:smartTagPr>
                <w:attr w:name="Year" w:val="2004"/>
                <w:attr w:name="Day" w:val="25"/>
                <w:attr w:name="Month" w:val="8"/>
              </w:smartTagPr>
              <w:r>
                <w:rPr>
                  <w:rFonts w:eastAsia="SimSun"/>
                  <w:lang w:eastAsia="zh-SG"/>
                </w:rPr>
                <w:t>25/08/2004</w:t>
              </w:r>
            </w:smartTag>
          </w:p>
        </w:tc>
        <w:tc>
          <w:tcPr>
            <w:tcW w:w="1257" w:type="dxa"/>
          </w:tcPr>
          <w:p w14:paraId="0C9E682A" w14:textId="77777777" w:rsidR="002E5445" w:rsidRDefault="002E5445" w:rsidP="00570F95">
            <w:pPr>
              <w:pStyle w:val="TableRow"/>
              <w:rPr>
                <w:rFonts w:eastAsia="SimSun"/>
                <w:lang w:eastAsia="zh-SG"/>
              </w:rPr>
            </w:pPr>
            <w:r>
              <w:rPr>
                <w:rFonts w:eastAsia="SimSun"/>
                <w:lang w:eastAsia="zh-SG"/>
              </w:rPr>
              <w:t>4.2.12.2-4.2.12.6</w:t>
            </w:r>
          </w:p>
        </w:tc>
        <w:tc>
          <w:tcPr>
            <w:tcW w:w="4018" w:type="dxa"/>
          </w:tcPr>
          <w:p w14:paraId="340EDB1D" w14:textId="77777777" w:rsidR="002E5445" w:rsidRDefault="002E5445">
            <w:pPr>
              <w:pStyle w:val="TableRow"/>
              <w:rPr>
                <w:rFonts w:eastAsia="SimSun"/>
                <w:lang w:eastAsia="zh-SG"/>
              </w:rPr>
            </w:pPr>
            <w:r>
              <w:rPr>
                <w:rFonts w:eastAsia="SimSun"/>
                <w:lang w:eastAsia="zh-SG"/>
              </w:rPr>
              <w:t>Details for CCN4 - import into quick entry session.  For 4.2.12.2, btnAddRows replaces btnAddMuliple.</w:t>
            </w:r>
          </w:p>
        </w:tc>
        <w:tc>
          <w:tcPr>
            <w:tcW w:w="1800" w:type="dxa"/>
          </w:tcPr>
          <w:p w14:paraId="38F8C8CB" w14:textId="77777777" w:rsidR="002E5445" w:rsidRDefault="002E5445">
            <w:pPr>
              <w:pStyle w:val="TableRow"/>
              <w:rPr>
                <w:rFonts w:eastAsia="SimSun"/>
                <w:lang w:eastAsia="zh-SG"/>
              </w:rPr>
            </w:pPr>
            <w:r>
              <w:rPr>
                <w:rFonts w:eastAsia="SimSun"/>
                <w:lang w:eastAsia="zh-SG"/>
              </w:rPr>
              <w:t>JvB</w:t>
            </w:r>
          </w:p>
        </w:tc>
      </w:tr>
      <w:tr w:rsidR="003D1296" w14:paraId="728AE030" w14:textId="77777777" w:rsidTr="00231EDC">
        <w:tc>
          <w:tcPr>
            <w:tcW w:w="1403" w:type="dxa"/>
          </w:tcPr>
          <w:p w14:paraId="03C3346E" w14:textId="77777777" w:rsidR="003D1296" w:rsidRDefault="003D1296">
            <w:pPr>
              <w:pStyle w:val="TableRow"/>
              <w:rPr>
                <w:rFonts w:eastAsia="SimSun"/>
                <w:lang w:eastAsia="zh-SG"/>
              </w:rPr>
            </w:pPr>
            <w:smartTag w:uri="urn:schemas-microsoft-com:office:smarttags" w:element="date">
              <w:smartTagPr>
                <w:attr w:name="Year" w:val="2004"/>
                <w:attr w:name="Day" w:val="1"/>
                <w:attr w:name="Month" w:val="9"/>
              </w:smartTagPr>
              <w:r>
                <w:rPr>
                  <w:rFonts w:eastAsia="SimSun"/>
                  <w:lang w:eastAsia="zh-SG"/>
                </w:rPr>
                <w:lastRenderedPageBreak/>
                <w:t>01/09/2004</w:t>
              </w:r>
            </w:smartTag>
          </w:p>
        </w:tc>
        <w:tc>
          <w:tcPr>
            <w:tcW w:w="1257" w:type="dxa"/>
          </w:tcPr>
          <w:p w14:paraId="72BF068C" w14:textId="77777777" w:rsidR="003D1296" w:rsidRDefault="003D1296" w:rsidP="003D1296">
            <w:pPr>
              <w:pStyle w:val="TableRow"/>
              <w:rPr>
                <w:rFonts w:eastAsia="SimSun"/>
                <w:lang w:eastAsia="zh-SG"/>
              </w:rPr>
            </w:pPr>
            <w:r>
              <w:rPr>
                <w:rFonts w:eastAsia="SimSun"/>
                <w:lang w:eastAsia="zh-SG"/>
              </w:rPr>
              <w:t>4.2.17.36</w:t>
            </w:r>
            <w:r>
              <w:rPr>
                <w:rFonts w:eastAsia="SimSun"/>
                <w:lang w:eastAsia="zh-SG"/>
              </w:rPr>
              <w:br/>
              <w:t xml:space="preserve"> </w:t>
            </w:r>
          </w:p>
          <w:p w14:paraId="256B179B" w14:textId="77777777" w:rsidR="003D1296" w:rsidRDefault="003D1296" w:rsidP="003D1296">
            <w:pPr>
              <w:pStyle w:val="TableRow"/>
              <w:rPr>
                <w:rFonts w:eastAsia="SimSun"/>
                <w:lang w:eastAsia="zh-SG"/>
              </w:rPr>
            </w:pPr>
            <w:r>
              <w:rPr>
                <w:rFonts w:eastAsia="SimSun"/>
                <w:lang w:eastAsia="zh-SG"/>
              </w:rPr>
              <w:t>4.2.17.4</w:t>
            </w:r>
          </w:p>
        </w:tc>
        <w:tc>
          <w:tcPr>
            <w:tcW w:w="4018" w:type="dxa"/>
          </w:tcPr>
          <w:p w14:paraId="18755AC5" w14:textId="77777777" w:rsidR="003D1296" w:rsidRDefault="003D1296">
            <w:pPr>
              <w:pStyle w:val="TableRow"/>
              <w:rPr>
                <w:rFonts w:eastAsia="SimSun"/>
                <w:lang w:eastAsia="zh-SG"/>
              </w:rPr>
            </w:pPr>
            <w:r>
              <w:rPr>
                <w:rFonts w:eastAsia="SimSun"/>
                <w:lang w:eastAsia="zh-SG"/>
              </w:rPr>
              <w:t>Updated behaviour of file open button on Fact General tab to automate HTML.</w:t>
            </w:r>
          </w:p>
          <w:p w14:paraId="6927F9A7" w14:textId="77777777" w:rsidR="003D1296" w:rsidRDefault="003D1296">
            <w:pPr>
              <w:pStyle w:val="TableRow"/>
              <w:rPr>
                <w:rFonts w:eastAsia="SimSun"/>
                <w:lang w:eastAsia="zh-SG"/>
              </w:rPr>
            </w:pPr>
            <w:r>
              <w:rPr>
                <w:rFonts w:eastAsia="SimSun"/>
                <w:lang w:eastAsia="zh-SG"/>
              </w:rPr>
              <w:t>Updated Thesaurus Editor main menu.</w:t>
            </w:r>
          </w:p>
        </w:tc>
        <w:tc>
          <w:tcPr>
            <w:tcW w:w="1800" w:type="dxa"/>
          </w:tcPr>
          <w:p w14:paraId="3DA15D73" w14:textId="77777777" w:rsidR="003D1296" w:rsidRDefault="003D1296">
            <w:pPr>
              <w:pStyle w:val="TableRow"/>
              <w:rPr>
                <w:rFonts w:eastAsia="SimSun"/>
                <w:lang w:eastAsia="zh-SG"/>
              </w:rPr>
            </w:pPr>
            <w:r>
              <w:rPr>
                <w:rFonts w:eastAsia="SimSun"/>
                <w:lang w:eastAsia="zh-SG"/>
              </w:rPr>
              <w:t>JvB/AS</w:t>
            </w:r>
          </w:p>
        </w:tc>
      </w:tr>
      <w:tr w:rsidR="0011620E" w14:paraId="447BE284" w14:textId="77777777" w:rsidTr="00231EDC">
        <w:tc>
          <w:tcPr>
            <w:tcW w:w="1403" w:type="dxa"/>
          </w:tcPr>
          <w:p w14:paraId="54C7825A" w14:textId="77777777" w:rsidR="0011620E" w:rsidRDefault="0011620E">
            <w:pPr>
              <w:pStyle w:val="TableRow"/>
              <w:rPr>
                <w:rFonts w:eastAsia="SimSun"/>
                <w:lang w:eastAsia="zh-SG"/>
              </w:rPr>
            </w:pPr>
            <w:smartTag w:uri="urn:schemas-microsoft-com:office:smarttags" w:element="date">
              <w:smartTagPr>
                <w:attr w:name="Year" w:val="2004"/>
                <w:attr w:name="Day" w:val="3"/>
                <w:attr w:name="Month" w:val="9"/>
              </w:smartTagPr>
              <w:r>
                <w:rPr>
                  <w:rFonts w:eastAsia="SimSun"/>
                  <w:lang w:eastAsia="zh-SG"/>
                </w:rPr>
                <w:t>03/09/2004</w:t>
              </w:r>
            </w:smartTag>
          </w:p>
        </w:tc>
        <w:tc>
          <w:tcPr>
            <w:tcW w:w="1257" w:type="dxa"/>
          </w:tcPr>
          <w:p w14:paraId="04E0ACB6" w14:textId="77777777" w:rsidR="0011620E" w:rsidRDefault="0011620E" w:rsidP="003D1296">
            <w:pPr>
              <w:pStyle w:val="TableRow"/>
              <w:rPr>
                <w:rFonts w:eastAsia="SimSun"/>
                <w:lang w:eastAsia="zh-SG"/>
              </w:rPr>
            </w:pPr>
            <w:r>
              <w:rPr>
                <w:rFonts w:eastAsia="SimSun"/>
                <w:lang w:eastAsia="zh-SG"/>
              </w:rPr>
              <w:t>4.2.12.3-4.2.12.6</w:t>
            </w:r>
          </w:p>
        </w:tc>
        <w:tc>
          <w:tcPr>
            <w:tcW w:w="4018" w:type="dxa"/>
          </w:tcPr>
          <w:p w14:paraId="3A4E78D1" w14:textId="77777777" w:rsidR="0011620E" w:rsidRDefault="0011620E">
            <w:pPr>
              <w:pStyle w:val="TableRow"/>
              <w:rPr>
                <w:rFonts w:eastAsia="SimSun"/>
                <w:lang w:eastAsia="zh-SG"/>
              </w:rPr>
            </w:pPr>
            <w:r>
              <w:rPr>
                <w:rFonts w:eastAsia="SimSun"/>
                <w:lang w:eastAsia="zh-SG"/>
              </w:rPr>
              <w:t>Corrected Quick Entry import documentation</w:t>
            </w:r>
          </w:p>
        </w:tc>
        <w:tc>
          <w:tcPr>
            <w:tcW w:w="1800" w:type="dxa"/>
          </w:tcPr>
          <w:p w14:paraId="6F7DB454" w14:textId="77777777" w:rsidR="0011620E" w:rsidRDefault="0011620E">
            <w:pPr>
              <w:pStyle w:val="TableRow"/>
              <w:rPr>
                <w:rFonts w:eastAsia="SimSun"/>
                <w:lang w:eastAsia="zh-SG"/>
              </w:rPr>
            </w:pPr>
            <w:r>
              <w:rPr>
                <w:rFonts w:eastAsia="SimSun"/>
                <w:lang w:eastAsia="zh-SG"/>
              </w:rPr>
              <w:t>JvB</w:t>
            </w:r>
          </w:p>
        </w:tc>
      </w:tr>
      <w:tr w:rsidR="00E24889" w14:paraId="184BC692" w14:textId="77777777" w:rsidTr="00231EDC">
        <w:tc>
          <w:tcPr>
            <w:tcW w:w="1403" w:type="dxa"/>
          </w:tcPr>
          <w:p w14:paraId="5FADC049" w14:textId="77777777" w:rsidR="00E24889" w:rsidRDefault="00E24889">
            <w:pPr>
              <w:pStyle w:val="TableRow"/>
              <w:rPr>
                <w:rFonts w:eastAsia="SimSun"/>
                <w:lang w:eastAsia="zh-SG"/>
              </w:rPr>
            </w:pPr>
            <w:smartTag w:uri="urn:schemas-microsoft-com:office:smarttags" w:element="date">
              <w:smartTagPr>
                <w:attr w:name="Year" w:val="2004"/>
                <w:attr w:name="Day" w:val="3"/>
                <w:attr w:name="Month" w:val="9"/>
              </w:smartTagPr>
              <w:r>
                <w:rPr>
                  <w:rFonts w:eastAsia="SimSun"/>
                  <w:lang w:eastAsia="zh-SG"/>
                </w:rPr>
                <w:t>03/09/2004</w:t>
              </w:r>
            </w:smartTag>
          </w:p>
        </w:tc>
        <w:tc>
          <w:tcPr>
            <w:tcW w:w="1257" w:type="dxa"/>
          </w:tcPr>
          <w:p w14:paraId="27B6A4A9" w14:textId="77777777" w:rsidR="00E24889" w:rsidRDefault="00E24889" w:rsidP="003D1296">
            <w:pPr>
              <w:pStyle w:val="TableRow"/>
              <w:rPr>
                <w:rFonts w:eastAsia="SimSun"/>
                <w:lang w:eastAsia="zh-SG"/>
              </w:rPr>
            </w:pPr>
            <w:r>
              <w:rPr>
                <w:rFonts w:eastAsia="SimSun"/>
                <w:lang w:eastAsia="zh-SG"/>
              </w:rPr>
              <w:fldChar w:fldCharType="begin"/>
            </w:r>
            <w:r>
              <w:rPr>
                <w:rFonts w:eastAsia="SimSun"/>
                <w:lang w:eastAsia="zh-SG"/>
              </w:rPr>
              <w:instrText xml:space="preserve"> REF _Ref81977381 \r \h </w:instrText>
            </w:r>
            <w:r>
              <w:rPr>
                <w:rFonts w:eastAsia="SimSun"/>
                <w:lang w:eastAsia="zh-SG"/>
              </w:rPr>
            </w:r>
            <w:r>
              <w:rPr>
                <w:rFonts w:eastAsia="SimSun"/>
                <w:lang w:eastAsia="zh-SG"/>
              </w:rPr>
              <w:fldChar w:fldCharType="separate"/>
            </w:r>
            <w:r w:rsidR="005539A4">
              <w:rPr>
                <w:rFonts w:eastAsia="SimSun"/>
                <w:lang w:eastAsia="zh-SG"/>
              </w:rPr>
              <w:t>4.2.12.5</w:t>
            </w:r>
            <w:r>
              <w:rPr>
                <w:rFonts w:eastAsia="SimSun"/>
                <w:lang w:eastAsia="zh-SG"/>
              </w:rPr>
              <w:fldChar w:fldCharType="end"/>
            </w:r>
          </w:p>
        </w:tc>
        <w:tc>
          <w:tcPr>
            <w:tcW w:w="4018" w:type="dxa"/>
          </w:tcPr>
          <w:p w14:paraId="24D7AFB4" w14:textId="77777777" w:rsidR="00E24889" w:rsidRDefault="000C0745">
            <w:pPr>
              <w:pStyle w:val="TableRow"/>
              <w:rPr>
                <w:rFonts w:eastAsia="SimSun"/>
                <w:lang w:eastAsia="zh-SG"/>
              </w:rPr>
            </w:pPr>
            <w:r>
              <w:rPr>
                <w:rFonts w:eastAsia="SimSun"/>
                <w:lang w:eastAsia="zh-SG"/>
              </w:rPr>
              <w:t>File path text box is no longer editable.</w:t>
            </w:r>
          </w:p>
        </w:tc>
        <w:tc>
          <w:tcPr>
            <w:tcW w:w="1800" w:type="dxa"/>
          </w:tcPr>
          <w:p w14:paraId="017C4ABC" w14:textId="77777777" w:rsidR="00E24889" w:rsidRDefault="00E24889">
            <w:pPr>
              <w:pStyle w:val="TableRow"/>
              <w:rPr>
                <w:rFonts w:eastAsia="SimSun"/>
                <w:lang w:eastAsia="zh-SG"/>
              </w:rPr>
            </w:pPr>
            <w:r>
              <w:rPr>
                <w:rFonts w:eastAsia="SimSun"/>
                <w:lang w:eastAsia="zh-SG"/>
              </w:rPr>
              <w:t>AJWK</w:t>
            </w:r>
          </w:p>
        </w:tc>
      </w:tr>
      <w:tr w:rsidR="00EA23BD" w14:paraId="4C312283" w14:textId="77777777" w:rsidTr="00231EDC">
        <w:tc>
          <w:tcPr>
            <w:tcW w:w="1403" w:type="dxa"/>
          </w:tcPr>
          <w:p w14:paraId="2E0D9254" w14:textId="77777777" w:rsidR="00EA23BD" w:rsidRDefault="00EA23BD">
            <w:pPr>
              <w:pStyle w:val="TableRow"/>
              <w:rPr>
                <w:rFonts w:eastAsia="SimSun"/>
                <w:lang w:eastAsia="zh-SG"/>
              </w:rPr>
            </w:pPr>
            <w:smartTag w:uri="urn:schemas-microsoft-com:office:smarttags" w:element="date">
              <w:smartTagPr>
                <w:attr w:name="Year" w:val="2004"/>
                <w:attr w:name="Day" w:val="3"/>
                <w:attr w:name="Month" w:val="9"/>
              </w:smartTagPr>
              <w:r>
                <w:rPr>
                  <w:rFonts w:eastAsia="SimSun"/>
                  <w:lang w:eastAsia="zh-SG"/>
                </w:rPr>
                <w:t>03/09/2004</w:t>
              </w:r>
            </w:smartTag>
          </w:p>
        </w:tc>
        <w:tc>
          <w:tcPr>
            <w:tcW w:w="1257" w:type="dxa"/>
          </w:tcPr>
          <w:p w14:paraId="59B363D6" w14:textId="77777777" w:rsidR="00EA23BD" w:rsidRDefault="00EA23BD" w:rsidP="003D1296">
            <w:pPr>
              <w:pStyle w:val="TableRow"/>
              <w:rPr>
                <w:rFonts w:eastAsia="SimSun"/>
                <w:lang w:eastAsia="zh-SG"/>
              </w:rPr>
            </w:pPr>
            <w:r>
              <w:rPr>
                <w:rFonts w:eastAsia="SimSun"/>
                <w:lang w:eastAsia="zh-SG"/>
              </w:rPr>
              <w:fldChar w:fldCharType="begin"/>
            </w:r>
            <w:r>
              <w:rPr>
                <w:rFonts w:eastAsia="SimSun"/>
                <w:lang w:eastAsia="zh-SG"/>
              </w:rPr>
              <w:instrText xml:space="preserve"> REF _Ref81977381 \r \h </w:instrText>
            </w:r>
            <w:r>
              <w:rPr>
                <w:rFonts w:eastAsia="SimSun"/>
                <w:lang w:eastAsia="zh-SG"/>
              </w:rPr>
            </w:r>
            <w:r>
              <w:rPr>
                <w:rFonts w:eastAsia="SimSun"/>
                <w:lang w:eastAsia="zh-SG"/>
              </w:rPr>
              <w:fldChar w:fldCharType="separate"/>
            </w:r>
            <w:r w:rsidR="005539A4">
              <w:rPr>
                <w:rFonts w:eastAsia="SimSun"/>
                <w:lang w:eastAsia="zh-SG"/>
              </w:rPr>
              <w:t>4.2.12.5</w:t>
            </w:r>
            <w:r>
              <w:rPr>
                <w:rFonts w:eastAsia="SimSun"/>
                <w:lang w:eastAsia="zh-SG"/>
              </w:rPr>
              <w:fldChar w:fldCharType="end"/>
            </w:r>
          </w:p>
        </w:tc>
        <w:tc>
          <w:tcPr>
            <w:tcW w:w="4018" w:type="dxa"/>
          </w:tcPr>
          <w:p w14:paraId="5209FD98" w14:textId="77777777" w:rsidR="00EA23BD" w:rsidRDefault="00EA23BD">
            <w:pPr>
              <w:pStyle w:val="TableRow"/>
              <w:rPr>
                <w:rFonts w:eastAsia="SimSun"/>
                <w:lang w:eastAsia="zh-SG"/>
              </w:rPr>
            </w:pPr>
            <w:r>
              <w:rPr>
                <w:rFonts w:eastAsia="SimSun"/>
                <w:lang w:eastAsia="zh-SG"/>
              </w:rPr>
              <w:t xml:space="preserve">Removed references to templates. </w:t>
            </w:r>
          </w:p>
        </w:tc>
        <w:tc>
          <w:tcPr>
            <w:tcW w:w="1800" w:type="dxa"/>
          </w:tcPr>
          <w:p w14:paraId="64528124" w14:textId="77777777" w:rsidR="00EA23BD" w:rsidRDefault="00EA23BD">
            <w:pPr>
              <w:pStyle w:val="TableRow"/>
              <w:rPr>
                <w:rFonts w:eastAsia="SimSun"/>
                <w:lang w:eastAsia="zh-SG"/>
              </w:rPr>
            </w:pPr>
            <w:r>
              <w:rPr>
                <w:rFonts w:eastAsia="SimSun"/>
                <w:lang w:eastAsia="zh-SG"/>
              </w:rPr>
              <w:t>AJWK</w:t>
            </w:r>
          </w:p>
        </w:tc>
      </w:tr>
      <w:tr w:rsidR="00A512B1" w14:paraId="27786DFE" w14:textId="77777777" w:rsidTr="00231EDC">
        <w:tc>
          <w:tcPr>
            <w:tcW w:w="1403" w:type="dxa"/>
          </w:tcPr>
          <w:p w14:paraId="1405CCAA" w14:textId="77777777" w:rsidR="00A512B1" w:rsidRDefault="00A512B1">
            <w:pPr>
              <w:pStyle w:val="TableRow"/>
              <w:rPr>
                <w:rFonts w:eastAsia="SimSun"/>
                <w:lang w:eastAsia="zh-SG"/>
              </w:rPr>
            </w:pPr>
            <w:smartTag w:uri="urn:schemas-microsoft-com:office:smarttags" w:element="date">
              <w:smartTagPr>
                <w:attr w:name="Year" w:val="2004"/>
                <w:attr w:name="Day" w:val="7"/>
                <w:attr w:name="Month" w:val="9"/>
              </w:smartTagPr>
              <w:r>
                <w:rPr>
                  <w:rFonts w:eastAsia="SimSun"/>
                  <w:lang w:eastAsia="zh-SG"/>
                </w:rPr>
                <w:t>07/09/2004</w:t>
              </w:r>
            </w:smartTag>
          </w:p>
        </w:tc>
        <w:tc>
          <w:tcPr>
            <w:tcW w:w="1257" w:type="dxa"/>
          </w:tcPr>
          <w:p w14:paraId="3D895DC4" w14:textId="77777777" w:rsidR="00FF29A1" w:rsidRDefault="00A512B1" w:rsidP="003D1296">
            <w:pPr>
              <w:pStyle w:val="TableRow"/>
              <w:rPr>
                <w:rFonts w:eastAsia="SimSun"/>
                <w:lang w:eastAsia="zh-SG"/>
              </w:rPr>
            </w:pPr>
            <w:r>
              <w:rPr>
                <w:rFonts w:eastAsia="SimSun"/>
                <w:lang w:eastAsia="zh-SG"/>
              </w:rPr>
              <w:t>4.2.8.4</w:t>
            </w:r>
            <w:r w:rsidR="00FF29A1">
              <w:rPr>
                <w:rFonts w:eastAsia="SimSun"/>
                <w:lang w:eastAsia="zh-SG"/>
              </w:rPr>
              <w:br/>
            </w:r>
          </w:p>
          <w:p w14:paraId="59DEF108" w14:textId="77777777" w:rsidR="00FF29A1" w:rsidRDefault="00FF29A1" w:rsidP="003D1296">
            <w:pPr>
              <w:pStyle w:val="TableRow"/>
              <w:rPr>
                <w:rFonts w:eastAsia="SimSun"/>
                <w:lang w:eastAsia="zh-SG"/>
              </w:rPr>
            </w:pPr>
            <w:r>
              <w:rPr>
                <w:rFonts w:eastAsia="SimSun"/>
                <w:lang w:eastAsia="zh-SG"/>
              </w:rPr>
              <w:t>5.3.2.53</w:t>
            </w:r>
          </w:p>
        </w:tc>
        <w:tc>
          <w:tcPr>
            <w:tcW w:w="4018" w:type="dxa"/>
          </w:tcPr>
          <w:p w14:paraId="58D1AF06" w14:textId="77777777" w:rsidR="00A512B1" w:rsidRDefault="00A512B1">
            <w:pPr>
              <w:pStyle w:val="TableRow"/>
              <w:rPr>
                <w:rFonts w:eastAsia="SimSun"/>
                <w:lang w:eastAsia="zh-SG"/>
              </w:rPr>
            </w:pPr>
            <w:r>
              <w:rPr>
                <w:rFonts w:eastAsia="SimSun"/>
                <w:lang w:eastAsia="zh-SG"/>
              </w:rPr>
              <w:t>Specimens Mail Merge Output screen documentation</w:t>
            </w:r>
          </w:p>
          <w:p w14:paraId="7F346154" w14:textId="77777777" w:rsidR="00FF29A1" w:rsidRDefault="00FF29A1">
            <w:pPr>
              <w:pStyle w:val="TableRow"/>
              <w:rPr>
                <w:rFonts w:eastAsia="SimSun"/>
                <w:lang w:eastAsia="zh-SG"/>
              </w:rPr>
            </w:pPr>
            <w:r>
              <w:rPr>
                <w:rFonts w:eastAsia="SimSun"/>
                <w:lang w:eastAsia="zh-SG"/>
              </w:rPr>
              <w:t>Data_Type field description updated.</w:t>
            </w:r>
          </w:p>
        </w:tc>
        <w:tc>
          <w:tcPr>
            <w:tcW w:w="1800" w:type="dxa"/>
          </w:tcPr>
          <w:p w14:paraId="1786BFCA" w14:textId="77777777" w:rsidR="00A512B1" w:rsidRDefault="00A512B1">
            <w:pPr>
              <w:pStyle w:val="TableRow"/>
              <w:rPr>
                <w:rFonts w:eastAsia="SimSun"/>
                <w:lang w:eastAsia="zh-SG"/>
              </w:rPr>
            </w:pPr>
            <w:r>
              <w:rPr>
                <w:rFonts w:eastAsia="SimSun"/>
                <w:lang w:eastAsia="zh-SG"/>
              </w:rPr>
              <w:t>ES</w:t>
            </w:r>
          </w:p>
        </w:tc>
      </w:tr>
      <w:tr w:rsidR="00E60731" w14:paraId="0771CF0A" w14:textId="77777777" w:rsidTr="00231EDC">
        <w:tc>
          <w:tcPr>
            <w:tcW w:w="1403" w:type="dxa"/>
          </w:tcPr>
          <w:p w14:paraId="5220794C" w14:textId="77777777" w:rsidR="00E60731" w:rsidRDefault="00E60731">
            <w:pPr>
              <w:pStyle w:val="TableRow"/>
              <w:rPr>
                <w:rFonts w:eastAsia="SimSun"/>
                <w:lang w:eastAsia="zh-SG"/>
              </w:rPr>
            </w:pPr>
            <w:smartTag w:uri="urn:schemas-microsoft-com:office:smarttags" w:element="date">
              <w:smartTagPr>
                <w:attr w:name="Year" w:val="2004"/>
                <w:attr w:name="Day" w:val="23"/>
                <w:attr w:name="Month" w:val="9"/>
              </w:smartTagPr>
              <w:r>
                <w:rPr>
                  <w:rFonts w:eastAsia="SimSun"/>
                  <w:lang w:eastAsia="zh-SG"/>
                </w:rPr>
                <w:t>23/09/2004</w:t>
              </w:r>
            </w:smartTag>
          </w:p>
        </w:tc>
        <w:tc>
          <w:tcPr>
            <w:tcW w:w="1257" w:type="dxa"/>
          </w:tcPr>
          <w:p w14:paraId="42DA3226" w14:textId="77777777" w:rsidR="00E60731" w:rsidRDefault="00E60731" w:rsidP="003D1296">
            <w:pPr>
              <w:pStyle w:val="TableRow"/>
              <w:rPr>
                <w:rFonts w:eastAsia="SimSun"/>
                <w:lang w:eastAsia="zh-SG"/>
              </w:rPr>
            </w:pPr>
            <w:r>
              <w:rPr>
                <w:rFonts w:eastAsia="SimSun"/>
                <w:lang w:eastAsia="zh-SG"/>
              </w:rPr>
              <w:t>4.2.12.4</w:t>
            </w:r>
          </w:p>
        </w:tc>
        <w:tc>
          <w:tcPr>
            <w:tcW w:w="4018" w:type="dxa"/>
          </w:tcPr>
          <w:p w14:paraId="47C2B7F7" w14:textId="77777777" w:rsidR="00E60731" w:rsidRDefault="00E60731">
            <w:pPr>
              <w:pStyle w:val="TableRow"/>
              <w:rPr>
                <w:rFonts w:eastAsia="SimSun"/>
                <w:lang w:eastAsia="zh-SG"/>
              </w:rPr>
            </w:pPr>
            <w:r>
              <w:rPr>
                <w:rFonts w:eastAsia="SimSun"/>
                <w:lang w:eastAsia="zh-SG"/>
              </w:rPr>
              <w:t>Updated quick entry import to remove redundant controls.</w:t>
            </w:r>
          </w:p>
        </w:tc>
        <w:tc>
          <w:tcPr>
            <w:tcW w:w="1800" w:type="dxa"/>
          </w:tcPr>
          <w:p w14:paraId="1418689B" w14:textId="77777777" w:rsidR="00E60731" w:rsidRDefault="00E60731">
            <w:pPr>
              <w:pStyle w:val="TableRow"/>
              <w:rPr>
                <w:rFonts w:eastAsia="SimSun"/>
                <w:lang w:eastAsia="zh-SG"/>
              </w:rPr>
            </w:pPr>
            <w:r>
              <w:rPr>
                <w:rFonts w:eastAsia="SimSun"/>
                <w:lang w:eastAsia="zh-SG"/>
              </w:rPr>
              <w:t>JvB</w:t>
            </w:r>
          </w:p>
        </w:tc>
      </w:tr>
      <w:tr w:rsidR="003E3BCD" w14:paraId="727FC0FA" w14:textId="77777777" w:rsidTr="00231EDC">
        <w:tc>
          <w:tcPr>
            <w:tcW w:w="1403" w:type="dxa"/>
          </w:tcPr>
          <w:p w14:paraId="3420661C" w14:textId="77777777" w:rsidR="003E3BCD" w:rsidRDefault="003E3BCD">
            <w:pPr>
              <w:pStyle w:val="TableRow"/>
              <w:rPr>
                <w:rFonts w:eastAsia="SimSun"/>
                <w:lang w:eastAsia="zh-SG"/>
              </w:rPr>
            </w:pPr>
            <w:smartTag w:uri="urn:schemas-microsoft-com:office:smarttags" w:element="date">
              <w:smartTagPr>
                <w:attr w:name="Year" w:val="2004"/>
                <w:attr w:name="Day" w:val="30"/>
                <w:attr w:name="Month" w:val="9"/>
              </w:smartTagPr>
              <w:r>
                <w:rPr>
                  <w:rFonts w:eastAsia="SimSun"/>
                  <w:lang w:eastAsia="zh-SG"/>
                </w:rPr>
                <w:t>30/09/2004</w:t>
              </w:r>
            </w:smartTag>
          </w:p>
        </w:tc>
        <w:tc>
          <w:tcPr>
            <w:tcW w:w="1257" w:type="dxa"/>
          </w:tcPr>
          <w:p w14:paraId="59FA11D8" w14:textId="77777777" w:rsidR="003E3BCD" w:rsidRDefault="003E3BCD" w:rsidP="009A5AB9">
            <w:pPr>
              <w:pStyle w:val="TableRow"/>
              <w:rPr>
                <w:rFonts w:eastAsia="SimSun"/>
                <w:lang w:eastAsia="zh-SG"/>
              </w:rPr>
            </w:pPr>
            <w:r>
              <w:rPr>
                <w:rFonts w:eastAsia="SimSun"/>
                <w:lang w:eastAsia="zh-SG"/>
              </w:rPr>
              <w:t>4.2.12.3</w:t>
            </w:r>
            <w:r w:rsidR="009A5AB9">
              <w:rPr>
                <w:rFonts w:eastAsia="SimSun"/>
                <w:lang w:eastAsia="zh-SG"/>
              </w:rPr>
              <w:t>, 4.2.12.4</w:t>
            </w:r>
          </w:p>
          <w:p w14:paraId="698B64DB" w14:textId="77777777" w:rsidR="009A5AB9" w:rsidRDefault="009A5AB9" w:rsidP="003D1296">
            <w:pPr>
              <w:pStyle w:val="TableRow"/>
              <w:rPr>
                <w:rFonts w:eastAsia="SimSun"/>
                <w:lang w:eastAsia="zh-SG"/>
              </w:rPr>
            </w:pPr>
          </w:p>
        </w:tc>
        <w:tc>
          <w:tcPr>
            <w:tcW w:w="4018" w:type="dxa"/>
          </w:tcPr>
          <w:p w14:paraId="23A91A26" w14:textId="77777777" w:rsidR="003E3BCD" w:rsidRDefault="003E3BCD">
            <w:pPr>
              <w:pStyle w:val="TableRow"/>
              <w:rPr>
                <w:rFonts w:eastAsia="SimSun"/>
                <w:lang w:eastAsia="zh-SG"/>
              </w:rPr>
            </w:pPr>
            <w:r>
              <w:rPr>
                <w:rFonts w:eastAsia="SimSun"/>
                <w:lang w:eastAsia="zh-SG"/>
              </w:rPr>
              <w:t>Quick Entry Import cancel button specification clarified.</w:t>
            </w:r>
          </w:p>
          <w:p w14:paraId="295CEF8F" w14:textId="77777777" w:rsidR="009A5AB9" w:rsidRDefault="009A5AB9">
            <w:pPr>
              <w:pStyle w:val="TableRow"/>
              <w:rPr>
                <w:rFonts w:eastAsia="SimSun"/>
                <w:lang w:eastAsia="zh-SG"/>
              </w:rPr>
            </w:pPr>
            <w:r>
              <w:rPr>
                <w:rFonts w:eastAsia="SimSun"/>
                <w:lang w:eastAsia="zh-SG"/>
              </w:rPr>
              <w:t>Removed incorrect comment about rejecting invalid vague date records</w:t>
            </w:r>
          </w:p>
        </w:tc>
        <w:tc>
          <w:tcPr>
            <w:tcW w:w="1800" w:type="dxa"/>
          </w:tcPr>
          <w:p w14:paraId="6D5F0CED" w14:textId="77777777" w:rsidR="003E3BCD" w:rsidRDefault="003E3BCD">
            <w:pPr>
              <w:pStyle w:val="TableRow"/>
              <w:rPr>
                <w:rFonts w:eastAsia="SimSun"/>
                <w:lang w:eastAsia="zh-SG"/>
              </w:rPr>
            </w:pPr>
            <w:r>
              <w:rPr>
                <w:rFonts w:eastAsia="SimSun"/>
                <w:lang w:eastAsia="zh-SG"/>
              </w:rPr>
              <w:t>JvB</w:t>
            </w:r>
          </w:p>
        </w:tc>
      </w:tr>
      <w:tr w:rsidR="004F5608" w14:paraId="1AC110F9" w14:textId="77777777" w:rsidTr="00231EDC">
        <w:tc>
          <w:tcPr>
            <w:tcW w:w="1403" w:type="dxa"/>
          </w:tcPr>
          <w:p w14:paraId="2A1B31C8" w14:textId="77777777" w:rsidR="004F5608" w:rsidRDefault="004F5608">
            <w:pPr>
              <w:pStyle w:val="TableRow"/>
              <w:rPr>
                <w:rFonts w:eastAsia="SimSun"/>
                <w:lang w:eastAsia="zh-SG"/>
              </w:rPr>
            </w:pPr>
            <w:smartTag w:uri="urn:schemas-microsoft-com:office:smarttags" w:element="date">
              <w:smartTagPr>
                <w:attr w:name="Year" w:val="2004"/>
                <w:attr w:name="Day" w:val="30"/>
                <w:attr w:name="Month" w:val="9"/>
              </w:smartTagPr>
              <w:r>
                <w:rPr>
                  <w:rFonts w:eastAsia="SimSun"/>
                  <w:lang w:eastAsia="zh-SG"/>
                </w:rPr>
                <w:t>30/09/2004</w:t>
              </w:r>
            </w:smartTag>
          </w:p>
        </w:tc>
        <w:tc>
          <w:tcPr>
            <w:tcW w:w="1257" w:type="dxa"/>
          </w:tcPr>
          <w:p w14:paraId="70517BFA" w14:textId="77777777" w:rsidR="004F5608" w:rsidRDefault="004F5608" w:rsidP="009A5AB9">
            <w:pPr>
              <w:pStyle w:val="TableRow"/>
              <w:rPr>
                <w:rFonts w:eastAsia="SimSun"/>
                <w:lang w:eastAsia="zh-SG"/>
              </w:rPr>
            </w:pPr>
            <w:r>
              <w:rPr>
                <w:rFonts w:eastAsia="SimSun"/>
                <w:lang w:eastAsia="zh-SG"/>
              </w:rPr>
              <w:t>4.2.17.36, 4.2.17.39</w:t>
            </w:r>
          </w:p>
        </w:tc>
        <w:tc>
          <w:tcPr>
            <w:tcW w:w="4018" w:type="dxa"/>
          </w:tcPr>
          <w:p w14:paraId="010E1A1D" w14:textId="77777777" w:rsidR="004F5608" w:rsidRDefault="004F5608">
            <w:pPr>
              <w:pStyle w:val="TableRow"/>
              <w:rPr>
                <w:rFonts w:eastAsia="SimSun"/>
                <w:lang w:eastAsia="zh-SG"/>
              </w:rPr>
            </w:pPr>
            <w:r>
              <w:rPr>
                <w:rFonts w:eastAsia="SimSun"/>
                <w:lang w:eastAsia="zh-SG"/>
              </w:rPr>
              <w:t xml:space="preserve">Updated screen shots and descriptions of behaviours. </w:t>
            </w:r>
          </w:p>
        </w:tc>
        <w:tc>
          <w:tcPr>
            <w:tcW w:w="1800" w:type="dxa"/>
          </w:tcPr>
          <w:p w14:paraId="150C7A6B" w14:textId="77777777" w:rsidR="004F5608" w:rsidRDefault="004F5608">
            <w:pPr>
              <w:pStyle w:val="TableRow"/>
              <w:rPr>
                <w:rFonts w:eastAsia="SimSun"/>
                <w:lang w:eastAsia="zh-SG"/>
              </w:rPr>
            </w:pPr>
            <w:r>
              <w:rPr>
                <w:rFonts w:eastAsia="SimSun"/>
                <w:lang w:eastAsia="zh-SG"/>
              </w:rPr>
              <w:t>ES</w:t>
            </w:r>
          </w:p>
        </w:tc>
      </w:tr>
      <w:tr w:rsidR="00B62FCE" w14:paraId="58AD1736" w14:textId="77777777" w:rsidTr="00231EDC">
        <w:tc>
          <w:tcPr>
            <w:tcW w:w="1403" w:type="dxa"/>
          </w:tcPr>
          <w:p w14:paraId="7BB4E4FA" w14:textId="77777777" w:rsidR="00B62FCE" w:rsidRDefault="00B62FCE">
            <w:pPr>
              <w:pStyle w:val="TableRow"/>
              <w:rPr>
                <w:rFonts w:eastAsia="SimSun"/>
                <w:lang w:eastAsia="zh-SG"/>
              </w:rPr>
            </w:pPr>
            <w:smartTag w:uri="urn:schemas-microsoft-com:office:smarttags" w:element="date">
              <w:smartTagPr>
                <w:attr w:name="Month" w:val="10"/>
                <w:attr w:name="Day" w:val="1"/>
                <w:attr w:name="Year" w:val="2004"/>
              </w:smartTagPr>
              <w:r>
                <w:rPr>
                  <w:rFonts w:eastAsia="SimSun"/>
                  <w:lang w:eastAsia="zh-SG"/>
                </w:rPr>
                <w:t>01/10/2004</w:t>
              </w:r>
            </w:smartTag>
          </w:p>
        </w:tc>
        <w:tc>
          <w:tcPr>
            <w:tcW w:w="1257" w:type="dxa"/>
          </w:tcPr>
          <w:p w14:paraId="65C13C13" w14:textId="77777777" w:rsidR="00B62FCE" w:rsidRDefault="00B62FCE" w:rsidP="009A5AB9">
            <w:pPr>
              <w:pStyle w:val="TableRow"/>
              <w:rPr>
                <w:rFonts w:eastAsia="SimSun"/>
                <w:lang w:eastAsia="zh-SG"/>
              </w:rPr>
            </w:pPr>
            <w:r>
              <w:rPr>
                <w:rFonts w:eastAsia="SimSun"/>
                <w:lang w:eastAsia="zh-SG"/>
              </w:rPr>
              <w:t>4.2.5.15</w:t>
            </w:r>
          </w:p>
        </w:tc>
        <w:tc>
          <w:tcPr>
            <w:tcW w:w="4018" w:type="dxa"/>
          </w:tcPr>
          <w:p w14:paraId="412A80B1" w14:textId="77777777" w:rsidR="00B62FCE" w:rsidRDefault="00B62FCE">
            <w:pPr>
              <w:pStyle w:val="TableRow"/>
              <w:rPr>
                <w:rFonts w:eastAsia="SimSun"/>
                <w:lang w:eastAsia="zh-SG"/>
              </w:rPr>
            </w:pPr>
            <w:r>
              <w:rPr>
                <w:rFonts w:eastAsia="SimSun"/>
                <w:lang w:eastAsia="zh-SG"/>
              </w:rPr>
              <w:t>Updated definition of snap to grid behaviour on a diagram.</w:t>
            </w:r>
          </w:p>
        </w:tc>
        <w:tc>
          <w:tcPr>
            <w:tcW w:w="1800" w:type="dxa"/>
          </w:tcPr>
          <w:p w14:paraId="1697CD56" w14:textId="77777777" w:rsidR="00B62FCE" w:rsidRDefault="00B62FCE">
            <w:pPr>
              <w:pStyle w:val="TableRow"/>
              <w:rPr>
                <w:rFonts w:eastAsia="SimSun"/>
                <w:lang w:eastAsia="zh-SG"/>
              </w:rPr>
            </w:pPr>
            <w:r>
              <w:rPr>
                <w:rFonts w:eastAsia="SimSun"/>
                <w:lang w:eastAsia="zh-SG"/>
              </w:rPr>
              <w:t>JvB</w:t>
            </w:r>
          </w:p>
        </w:tc>
      </w:tr>
      <w:tr w:rsidR="00463B23" w14:paraId="3C20C4FE" w14:textId="77777777" w:rsidTr="00231EDC">
        <w:tc>
          <w:tcPr>
            <w:tcW w:w="1403" w:type="dxa"/>
          </w:tcPr>
          <w:p w14:paraId="03604A96" w14:textId="77777777" w:rsidR="00463B23" w:rsidRDefault="00463B23">
            <w:pPr>
              <w:pStyle w:val="TableRow"/>
              <w:rPr>
                <w:rFonts w:eastAsia="SimSun"/>
                <w:lang w:eastAsia="zh-SG"/>
              </w:rPr>
            </w:pPr>
            <w:smartTag w:uri="urn:schemas-microsoft-com:office:smarttags" w:element="date">
              <w:smartTagPr>
                <w:attr w:name="Year" w:val="2004"/>
                <w:attr w:name="Day" w:val="4"/>
                <w:attr w:name="Month" w:val="10"/>
              </w:smartTagPr>
              <w:r>
                <w:rPr>
                  <w:rFonts w:eastAsia="SimSun"/>
                  <w:lang w:eastAsia="zh-SG"/>
                </w:rPr>
                <w:t>04/10/2004</w:t>
              </w:r>
            </w:smartTag>
          </w:p>
        </w:tc>
        <w:tc>
          <w:tcPr>
            <w:tcW w:w="1257" w:type="dxa"/>
          </w:tcPr>
          <w:p w14:paraId="201A1969" w14:textId="77777777" w:rsidR="00463B23" w:rsidRDefault="00463B23" w:rsidP="009A5AB9">
            <w:pPr>
              <w:pStyle w:val="TableRow"/>
              <w:rPr>
                <w:rFonts w:eastAsia="SimSun"/>
                <w:lang w:eastAsia="zh-SG"/>
              </w:rPr>
            </w:pPr>
            <w:r>
              <w:rPr>
                <w:rFonts w:eastAsia="SimSun"/>
                <w:lang w:eastAsia="zh-SG"/>
              </w:rPr>
              <w:t>5.3.2</w:t>
            </w:r>
          </w:p>
        </w:tc>
        <w:tc>
          <w:tcPr>
            <w:tcW w:w="4018" w:type="dxa"/>
          </w:tcPr>
          <w:p w14:paraId="244D9E79" w14:textId="77777777" w:rsidR="00463B23" w:rsidRDefault="00463B23">
            <w:pPr>
              <w:pStyle w:val="TableRow"/>
              <w:rPr>
                <w:rFonts w:eastAsia="SimSun"/>
                <w:lang w:eastAsia="zh-SG"/>
              </w:rPr>
            </w:pPr>
            <w:r>
              <w:rPr>
                <w:rFonts w:eastAsia="SimSun"/>
                <w:lang w:eastAsia="zh-SG"/>
              </w:rPr>
              <w:t>Moved Report_Block.Title field to Report_Block_In_Section</w:t>
            </w:r>
          </w:p>
        </w:tc>
        <w:tc>
          <w:tcPr>
            <w:tcW w:w="1800" w:type="dxa"/>
          </w:tcPr>
          <w:p w14:paraId="50C54CD1" w14:textId="77777777" w:rsidR="00463B23" w:rsidRDefault="00463B23">
            <w:pPr>
              <w:pStyle w:val="TableRow"/>
              <w:rPr>
                <w:rFonts w:eastAsia="SimSun"/>
                <w:lang w:eastAsia="zh-SG"/>
              </w:rPr>
            </w:pPr>
            <w:r>
              <w:rPr>
                <w:rFonts w:eastAsia="SimSun"/>
                <w:lang w:eastAsia="zh-SG"/>
              </w:rPr>
              <w:t>JvB</w:t>
            </w:r>
          </w:p>
        </w:tc>
      </w:tr>
      <w:tr w:rsidR="00781889" w14:paraId="2ED92A12" w14:textId="77777777" w:rsidTr="00231EDC">
        <w:tc>
          <w:tcPr>
            <w:tcW w:w="1403" w:type="dxa"/>
          </w:tcPr>
          <w:p w14:paraId="503220A9" w14:textId="77777777" w:rsidR="00781889" w:rsidRDefault="00781889">
            <w:pPr>
              <w:pStyle w:val="TableRow"/>
              <w:rPr>
                <w:rFonts w:eastAsia="SimSun"/>
                <w:lang w:eastAsia="zh-SG"/>
              </w:rPr>
            </w:pPr>
            <w:smartTag w:uri="urn:schemas-microsoft-com:office:smarttags" w:element="date">
              <w:smartTagPr>
                <w:attr w:name="Year" w:val="2004"/>
                <w:attr w:name="Day" w:val="5"/>
                <w:attr w:name="Month" w:val="10"/>
              </w:smartTagPr>
              <w:r>
                <w:rPr>
                  <w:rFonts w:eastAsia="SimSun"/>
                  <w:lang w:eastAsia="zh-SG"/>
                </w:rPr>
                <w:t>05/10/2004</w:t>
              </w:r>
            </w:smartTag>
          </w:p>
        </w:tc>
        <w:tc>
          <w:tcPr>
            <w:tcW w:w="1257" w:type="dxa"/>
          </w:tcPr>
          <w:p w14:paraId="2E1BCBD0" w14:textId="77777777" w:rsidR="00781889" w:rsidRDefault="00781889" w:rsidP="009A5AB9">
            <w:pPr>
              <w:pStyle w:val="TableRow"/>
              <w:rPr>
                <w:rFonts w:eastAsia="SimSun"/>
                <w:lang w:eastAsia="zh-SG"/>
              </w:rPr>
            </w:pPr>
            <w:r>
              <w:rPr>
                <w:rFonts w:eastAsia="SimSun"/>
                <w:lang w:eastAsia="zh-SG"/>
              </w:rPr>
              <w:t>4.2.5.15</w:t>
            </w:r>
          </w:p>
        </w:tc>
        <w:tc>
          <w:tcPr>
            <w:tcW w:w="4018" w:type="dxa"/>
          </w:tcPr>
          <w:p w14:paraId="7B66AAEC" w14:textId="77777777" w:rsidR="00781889" w:rsidRDefault="00781889">
            <w:pPr>
              <w:pStyle w:val="TableRow"/>
              <w:rPr>
                <w:rFonts w:eastAsia="SimSun"/>
                <w:lang w:eastAsia="zh-SG"/>
              </w:rPr>
            </w:pPr>
            <w:r>
              <w:rPr>
                <w:rFonts w:eastAsia="SimSun"/>
                <w:lang w:eastAsia="zh-SG"/>
              </w:rPr>
              <w:t>Enhanced description of navigation behaviour for store diagrams.</w:t>
            </w:r>
          </w:p>
        </w:tc>
        <w:tc>
          <w:tcPr>
            <w:tcW w:w="1800" w:type="dxa"/>
          </w:tcPr>
          <w:p w14:paraId="2CB82110" w14:textId="77777777" w:rsidR="00781889" w:rsidRDefault="00781889">
            <w:pPr>
              <w:pStyle w:val="TableRow"/>
              <w:rPr>
                <w:rFonts w:eastAsia="SimSun"/>
                <w:lang w:eastAsia="zh-SG"/>
              </w:rPr>
            </w:pPr>
            <w:r>
              <w:rPr>
                <w:rFonts w:eastAsia="SimSun"/>
                <w:lang w:eastAsia="zh-SG"/>
              </w:rPr>
              <w:t>JvB</w:t>
            </w:r>
          </w:p>
        </w:tc>
      </w:tr>
      <w:tr w:rsidR="008E5F36" w14:paraId="4274EED0" w14:textId="77777777" w:rsidTr="00231EDC">
        <w:tc>
          <w:tcPr>
            <w:tcW w:w="1403" w:type="dxa"/>
          </w:tcPr>
          <w:p w14:paraId="5C2FC469" w14:textId="77777777" w:rsidR="008E5F36" w:rsidRDefault="008E5F36">
            <w:pPr>
              <w:pStyle w:val="TableRow"/>
              <w:rPr>
                <w:rFonts w:eastAsia="SimSun"/>
                <w:lang w:eastAsia="zh-SG"/>
              </w:rPr>
            </w:pPr>
            <w:smartTag w:uri="urn:schemas-microsoft-com:office:smarttags" w:element="date">
              <w:smartTagPr>
                <w:attr w:name="Month" w:val="10"/>
                <w:attr w:name="Day" w:val="5"/>
                <w:attr w:name="Year" w:val="2004"/>
              </w:smartTagPr>
              <w:r>
                <w:rPr>
                  <w:rFonts w:eastAsia="SimSun"/>
                  <w:lang w:eastAsia="zh-SG"/>
                </w:rPr>
                <w:t>05/10/2004</w:t>
              </w:r>
            </w:smartTag>
          </w:p>
        </w:tc>
        <w:tc>
          <w:tcPr>
            <w:tcW w:w="1257" w:type="dxa"/>
          </w:tcPr>
          <w:p w14:paraId="2F8EE21D" w14:textId="77777777" w:rsidR="008E5F36" w:rsidRDefault="008E5F36" w:rsidP="009A5AB9">
            <w:pPr>
              <w:pStyle w:val="TableRow"/>
              <w:rPr>
                <w:rFonts w:eastAsia="SimSun"/>
                <w:lang w:eastAsia="zh-SG"/>
              </w:rPr>
            </w:pPr>
            <w:r>
              <w:rPr>
                <w:rFonts w:eastAsia="SimSun"/>
                <w:lang w:eastAsia="zh-SG"/>
              </w:rPr>
              <w:t>4.2.5.11</w:t>
            </w:r>
          </w:p>
        </w:tc>
        <w:tc>
          <w:tcPr>
            <w:tcW w:w="4018" w:type="dxa"/>
          </w:tcPr>
          <w:p w14:paraId="17853094" w14:textId="77777777" w:rsidR="008E5F36" w:rsidRDefault="008E5F36">
            <w:pPr>
              <w:pStyle w:val="TableRow"/>
              <w:rPr>
                <w:rFonts w:eastAsia="SimSun"/>
                <w:lang w:eastAsia="zh-SG"/>
              </w:rPr>
            </w:pPr>
            <w:r>
              <w:t>Details of pnlDiagram scaling updated.</w:t>
            </w:r>
          </w:p>
        </w:tc>
        <w:tc>
          <w:tcPr>
            <w:tcW w:w="1800" w:type="dxa"/>
          </w:tcPr>
          <w:p w14:paraId="6BA56086" w14:textId="77777777" w:rsidR="008E5F36" w:rsidRDefault="008E5F36">
            <w:pPr>
              <w:pStyle w:val="TableRow"/>
              <w:rPr>
                <w:rFonts w:eastAsia="SimSun"/>
                <w:lang w:eastAsia="zh-SG"/>
              </w:rPr>
            </w:pPr>
            <w:r>
              <w:rPr>
                <w:rFonts w:eastAsia="SimSun"/>
                <w:lang w:eastAsia="zh-SG"/>
              </w:rPr>
              <w:t>JvB</w:t>
            </w:r>
          </w:p>
        </w:tc>
      </w:tr>
      <w:tr w:rsidR="00612311" w14:paraId="3FFB258C" w14:textId="77777777" w:rsidTr="00231EDC">
        <w:tc>
          <w:tcPr>
            <w:tcW w:w="1403" w:type="dxa"/>
          </w:tcPr>
          <w:p w14:paraId="1AFA7E67" w14:textId="77777777" w:rsidR="00612311" w:rsidRDefault="00612311">
            <w:pPr>
              <w:pStyle w:val="TableRow"/>
              <w:rPr>
                <w:rFonts w:eastAsia="SimSun"/>
                <w:lang w:eastAsia="zh-SG"/>
              </w:rPr>
            </w:pPr>
            <w:smartTag w:uri="urn:schemas-microsoft-com:office:smarttags" w:element="date">
              <w:smartTagPr>
                <w:attr w:name="Month" w:val="10"/>
                <w:attr w:name="Day" w:val="5"/>
                <w:attr w:name="Year" w:val="2004"/>
              </w:smartTagPr>
              <w:r>
                <w:rPr>
                  <w:rFonts w:eastAsia="SimSun"/>
                  <w:lang w:eastAsia="zh-SG"/>
                </w:rPr>
                <w:t>5/10/2004</w:t>
              </w:r>
            </w:smartTag>
          </w:p>
        </w:tc>
        <w:tc>
          <w:tcPr>
            <w:tcW w:w="1257" w:type="dxa"/>
          </w:tcPr>
          <w:p w14:paraId="16CFEAEB" w14:textId="77777777" w:rsidR="00612311" w:rsidRDefault="00612311" w:rsidP="009A5AB9">
            <w:pPr>
              <w:pStyle w:val="TableRow"/>
              <w:rPr>
                <w:rFonts w:eastAsia="SimSun"/>
                <w:lang w:eastAsia="zh-SG"/>
              </w:rPr>
            </w:pPr>
            <w:r>
              <w:rPr>
                <w:rFonts w:eastAsia="SimSun"/>
                <w:lang w:eastAsia="zh-SG"/>
              </w:rPr>
              <w:t>4.1.7</w:t>
            </w:r>
          </w:p>
        </w:tc>
        <w:tc>
          <w:tcPr>
            <w:tcW w:w="4018" w:type="dxa"/>
          </w:tcPr>
          <w:p w14:paraId="4174075F" w14:textId="77777777" w:rsidR="00612311" w:rsidRDefault="00612311">
            <w:pPr>
              <w:pStyle w:val="TableRow"/>
            </w:pPr>
            <w:r>
              <w:t>Clarified Enquiry Stats report description.</w:t>
            </w:r>
          </w:p>
        </w:tc>
        <w:tc>
          <w:tcPr>
            <w:tcW w:w="1800" w:type="dxa"/>
          </w:tcPr>
          <w:p w14:paraId="1B4BA4BA" w14:textId="77777777" w:rsidR="00612311" w:rsidRDefault="00612311">
            <w:pPr>
              <w:pStyle w:val="TableRow"/>
              <w:rPr>
                <w:rFonts w:eastAsia="SimSun"/>
                <w:lang w:eastAsia="zh-SG"/>
              </w:rPr>
            </w:pPr>
            <w:r>
              <w:rPr>
                <w:rFonts w:eastAsia="SimSun"/>
                <w:lang w:eastAsia="zh-SG"/>
              </w:rPr>
              <w:t>ES</w:t>
            </w:r>
          </w:p>
        </w:tc>
      </w:tr>
      <w:tr w:rsidR="009F0F5B" w14:paraId="77B6B0FB" w14:textId="77777777" w:rsidTr="00231EDC">
        <w:tc>
          <w:tcPr>
            <w:tcW w:w="1403" w:type="dxa"/>
          </w:tcPr>
          <w:p w14:paraId="20DC4B9F" w14:textId="77777777" w:rsidR="009F0F5B" w:rsidRDefault="009F0F5B">
            <w:pPr>
              <w:pStyle w:val="TableRow"/>
              <w:rPr>
                <w:rFonts w:eastAsia="SimSun"/>
                <w:lang w:eastAsia="zh-SG"/>
              </w:rPr>
            </w:pPr>
            <w:smartTag w:uri="urn:schemas-microsoft-com:office:smarttags" w:element="date">
              <w:smartTagPr>
                <w:attr w:name="Year" w:val="2004"/>
                <w:attr w:name="Day" w:val="11"/>
                <w:attr w:name="Month" w:val="10"/>
              </w:smartTagPr>
              <w:r>
                <w:rPr>
                  <w:rFonts w:eastAsia="SimSun"/>
                  <w:lang w:eastAsia="zh-SG"/>
                </w:rPr>
                <w:t>11/10/2004</w:t>
              </w:r>
            </w:smartTag>
          </w:p>
        </w:tc>
        <w:tc>
          <w:tcPr>
            <w:tcW w:w="1257" w:type="dxa"/>
          </w:tcPr>
          <w:p w14:paraId="3E4DCB7C" w14:textId="77777777" w:rsidR="009F0F5B" w:rsidRDefault="009F0F5B" w:rsidP="009A5AB9">
            <w:pPr>
              <w:pStyle w:val="TableRow"/>
              <w:rPr>
                <w:rFonts w:eastAsia="SimSun"/>
                <w:lang w:eastAsia="zh-SG"/>
              </w:rPr>
            </w:pPr>
            <w:r>
              <w:rPr>
                <w:rFonts w:eastAsia="SimSun"/>
                <w:lang w:eastAsia="zh-SG"/>
              </w:rPr>
              <w:t>4.2.17.18</w:t>
            </w:r>
          </w:p>
        </w:tc>
        <w:tc>
          <w:tcPr>
            <w:tcW w:w="4018" w:type="dxa"/>
          </w:tcPr>
          <w:p w14:paraId="49841AC7" w14:textId="77777777" w:rsidR="009F0F5B" w:rsidRDefault="009F0F5B">
            <w:pPr>
              <w:pStyle w:val="TableRow"/>
            </w:pPr>
            <w:r>
              <w:t>Description of Drag/Drop behaviour on Concept Organisers.</w:t>
            </w:r>
          </w:p>
        </w:tc>
        <w:tc>
          <w:tcPr>
            <w:tcW w:w="1800" w:type="dxa"/>
          </w:tcPr>
          <w:p w14:paraId="6C04301D" w14:textId="77777777" w:rsidR="009F0F5B" w:rsidRDefault="009F0F5B">
            <w:pPr>
              <w:pStyle w:val="TableRow"/>
              <w:rPr>
                <w:rFonts w:eastAsia="SimSun"/>
                <w:lang w:eastAsia="zh-SG"/>
              </w:rPr>
            </w:pPr>
            <w:r>
              <w:rPr>
                <w:rFonts w:eastAsia="SimSun"/>
                <w:lang w:eastAsia="zh-SG"/>
              </w:rPr>
              <w:t>ES</w:t>
            </w:r>
          </w:p>
        </w:tc>
      </w:tr>
      <w:tr w:rsidR="00673F82" w14:paraId="74B29EEB" w14:textId="77777777" w:rsidTr="00231EDC">
        <w:tc>
          <w:tcPr>
            <w:tcW w:w="1403" w:type="dxa"/>
          </w:tcPr>
          <w:p w14:paraId="36B0957B" w14:textId="77777777" w:rsidR="00673F82" w:rsidRDefault="00673F82">
            <w:pPr>
              <w:pStyle w:val="TableRow"/>
              <w:rPr>
                <w:rFonts w:eastAsia="SimSun"/>
                <w:lang w:eastAsia="zh-SG"/>
              </w:rPr>
            </w:pPr>
            <w:smartTag w:uri="urn:schemas-microsoft-com:office:smarttags" w:element="date">
              <w:smartTagPr>
                <w:attr w:name="Month" w:val="10"/>
                <w:attr w:name="Day" w:val="12"/>
                <w:attr w:name="Year" w:val="2004"/>
              </w:smartTagPr>
              <w:r>
                <w:rPr>
                  <w:rFonts w:eastAsia="SimSun"/>
                  <w:lang w:eastAsia="zh-SG"/>
                </w:rPr>
                <w:t>12/10/2004</w:t>
              </w:r>
            </w:smartTag>
          </w:p>
        </w:tc>
        <w:tc>
          <w:tcPr>
            <w:tcW w:w="1257" w:type="dxa"/>
          </w:tcPr>
          <w:p w14:paraId="2F6352BF" w14:textId="77777777" w:rsidR="00673F82" w:rsidRDefault="00673F82" w:rsidP="009A5AB9">
            <w:pPr>
              <w:pStyle w:val="TableRow"/>
              <w:rPr>
                <w:rFonts w:eastAsia="SimSun"/>
                <w:lang w:eastAsia="zh-SG"/>
              </w:rPr>
            </w:pPr>
            <w:r>
              <w:rPr>
                <w:rFonts w:eastAsia="SimSun"/>
                <w:lang w:eastAsia="zh-SG"/>
              </w:rPr>
              <w:t>3.4.6</w:t>
            </w:r>
            <w:r w:rsidR="008569B9">
              <w:rPr>
                <w:rFonts w:eastAsia="SimSun"/>
                <w:lang w:eastAsia="zh-SG"/>
              </w:rPr>
              <w:t>, 3.4.1.65, 4.2.17.10</w:t>
            </w:r>
          </w:p>
        </w:tc>
        <w:tc>
          <w:tcPr>
            <w:tcW w:w="4018" w:type="dxa"/>
          </w:tcPr>
          <w:p w14:paraId="106A32AB" w14:textId="77777777" w:rsidR="00673F82" w:rsidRDefault="00673F82">
            <w:pPr>
              <w:pStyle w:val="TableRow"/>
            </w:pPr>
            <w:r>
              <w:t>Movement status caption creation description replaced with a diagram for clarity.</w:t>
            </w:r>
          </w:p>
          <w:p w14:paraId="55269652" w14:textId="77777777" w:rsidR="008569B9" w:rsidRDefault="008569B9">
            <w:pPr>
              <w:pStyle w:val="TableRow"/>
            </w:pPr>
            <w:r>
              <w:lastRenderedPageBreak/>
              <w:t>Other technical corrections</w:t>
            </w:r>
          </w:p>
        </w:tc>
        <w:tc>
          <w:tcPr>
            <w:tcW w:w="1800" w:type="dxa"/>
          </w:tcPr>
          <w:p w14:paraId="4461BD94" w14:textId="77777777" w:rsidR="00673F82" w:rsidRDefault="00673F82">
            <w:pPr>
              <w:pStyle w:val="TableRow"/>
              <w:rPr>
                <w:rFonts w:eastAsia="SimSun"/>
                <w:lang w:eastAsia="zh-SG"/>
              </w:rPr>
            </w:pPr>
            <w:r>
              <w:rPr>
                <w:rFonts w:eastAsia="SimSun"/>
                <w:lang w:eastAsia="zh-SG"/>
              </w:rPr>
              <w:lastRenderedPageBreak/>
              <w:t>JvB</w:t>
            </w:r>
          </w:p>
        </w:tc>
      </w:tr>
      <w:tr w:rsidR="00AD4D42" w14:paraId="4D283AFD" w14:textId="77777777" w:rsidTr="00231EDC">
        <w:tc>
          <w:tcPr>
            <w:tcW w:w="1403" w:type="dxa"/>
          </w:tcPr>
          <w:p w14:paraId="03879A81" w14:textId="77777777" w:rsidR="00AD4D42" w:rsidRDefault="00AD4D42">
            <w:pPr>
              <w:pStyle w:val="TableRow"/>
              <w:rPr>
                <w:rFonts w:eastAsia="SimSun"/>
                <w:lang w:eastAsia="zh-SG"/>
              </w:rPr>
            </w:pPr>
            <w:smartTag w:uri="urn:schemas-microsoft-com:office:smarttags" w:element="date">
              <w:smartTagPr>
                <w:attr w:name="Year" w:val="2004"/>
                <w:attr w:name="Day" w:val="18"/>
                <w:attr w:name="Month" w:val="10"/>
              </w:smartTagPr>
              <w:r>
                <w:rPr>
                  <w:rFonts w:eastAsia="SimSun"/>
                  <w:lang w:eastAsia="zh-SG"/>
                </w:rPr>
                <w:t>18/10/2004</w:t>
              </w:r>
            </w:smartTag>
          </w:p>
        </w:tc>
        <w:tc>
          <w:tcPr>
            <w:tcW w:w="1257" w:type="dxa"/>
          </w:tcPr>
          <w:p w14:paraId="043F0788" w14:textId="77777777" w:rsidR="00AD4D42" w:rsidRDefault="00AD4D42" w:rsidP="009A5AB9">
            <w:pPr>
              <w:pStyle w:val="TableRow"/>
              <w:rPr>
                <w:rFonts w:eastAsia="SimSun"/>
                <w:lang w:eastAsia="zh-SG"/>
              </w:rPr>
            </w:pPr>
            <w:r>
              <w:rPr>
                <w:rFonts w:eastAsia="SimSun"/>
                <w:lang w:eastAsia="zh-SG"/>
              </w:rPr>
              <w:t>4.2.12</w:t>
            </w:r>
          </w:p>
        </w:tc>
        <w:tc>
          <w:tcPr>
            <w:tcW w:w="4018" w:type="dxa"/>
          </w:tcPr>
          <w:p w14:paraId="01109685" w14:textId="77777777" w:rsidR="00AD4D42" w:rsidRDefault="00AD4D42">
            <w:pPr>
              <w:pStyle w:val="TableRow"/>
            </w:pPr>
            <w:r>
              <w:t>Updated details of behaviour, and added screen description for measurement.</w:t>
            </w:r>
          </w:p>
        </w:tc>
        <w:tc>
          <w:tcPr>
            <w:tcW w:w="1800" w:type="dxa"/>
          </w:tcPr>
          <w:p w14:paraId="746B22F0" w14:textId="77777777" w:rsidR="00AD4D42" w:rsidRDefault="00AD4D42">
            <w:pPr>
              <w:pStyle w:val="TableRow"/>
              <w:rPr>
                <w:rFonts w:eastAsia="SimSun"/>
                <w:lang w:eastAsia="zh-SG"/>
              </w:rPr>
            </w:pPr>
            <w:r>
              <w:rPr>
                <w:rFonts w:eastAsia="SimSun"/>
                <w:lang w:eastAsia="zh-SG"/>
              </w:rPr>
              <w:t>ES</w:t>
            </w:r>
          </w:p>
        </w:tc>
      </w:tr>
      <w:tr w:rsidR="008A5B7E" w14:paraId="0ABE2863" w14:textId="77777777" w:rsidTr="00231EDC">
        <w:tc>
          <w:tcPr>
            <w:tcW w:w="1403" w:type="dxa"/>
          </w:tcPr>
          <w:p w14:paraId="1B6BCD36" w14:textId="77777777" w:rsidR="008A5B7E" w:rsidRDefault="008A5B7E">
            <w:pPr>
              <w:pStyle w:val="TableRow"/>
              <w:rPr>
                <w:rFonts w:eastAsia="SimSun"/>
                <w:lang w:eastAsia="zh-SG"/>
              </w:rPr>
            </w:pPr>
            <w:r>
              <w:rPr>
                <w:rFonts w:eastAsia="SimSun"/>
                <w:lang w:eastAsia="zh-SG"/>
              </w:rPr>
              <w:t>15/02/2005</w:t>
            </w:r>
          </w:p>
        </w:tc>
        <w:tc>
          <w:tcPr>
            <w:tcW w:w="1257" w:type="dxa"/>
          </w:tcPr>
          <w:p w14:paraId="11AC472B" w14:textId="77777777" w:rsidR="008A5B7E" w:rsidRDefault="008A5B7E" w:rsidP="009A5AB9">
            <w:pPr>
              <w:pStyle w:val="TableRow"/>
              <w:rPr>
                <w:rFonts w:eastAsia="SimSun"/>
                <w:lang w:eastAsia="zh-SG"/>
              </w:rPr>
            </w:pPr>
            <w:r>
              <w:rPr>
                <w:rFonts w:eastAsia="SimSun"/>
                <w:lang w:eastAsia="zh-SG"/>
              </w:rPr>
              <w:t>4.2.17.4</w:t>
            </w:r>
          </w:p>
        </w:tc>
        <w:tc>
          <w:tcPr>
            <w:tcW w:w="4018" w:type="dxa"/>
          </w:tcPr>
          <w:p w14:paraId="1932F917" w14:textId="77777777" w:rsidR="008A5B7E" w:rsidRDefault="009252A3">
            <w:pPr>
              <w:pStyle w:val="TableRow"/>
            </w:pPr>
            <w:r>
              <w:t>Updated menu items and d</w:t>
            </w:r>
            <w:r w:rsidR="008A5B7E">
              <w:t>escriptions.</w:t>
            </w:r>
          </w:p>
        </w:tc>
        <w:tc>
          <w:tcPr>
            <w:tcW w:w="1800" w:type="dxa"/>
          </w:tcPr>
          <w:p w14:paraId="538AB13C" w14:textId="77777777" w:rsidR="008A5B7E" w:rsidRDefault="008A5B7E">
            <w:pPr>
              <w:pStyle w:val="TableRow"/>
              <w:rPr>
                <w:rFonts w:eastAsia="SimSun"/>
                <w:lang w:eastAsia="zh-SG"/>
              </w:rPr>
            </w:pPr>
            <w:r>
              <w:rPr>
                <w:rFonts w:eastAsia="SimSun"/>
                <w:lang w:eastAsia="zh-SG"/>
              </w:rPr>
              <w:t>ES</w:t>
            </w:r>
          </w:p>
        </w:tc>
      </w:tr>
      <w:tr w:rsidR="009252A3" w14:paraId="600EA53A" w14:textId="77777777" w:rsidTr="00231EDC">
        <w:tc>
          <w:tcPr>
            <w:tcW w:w="1403" w:type="dxa"/>
          </w:tcPr>
          <w:p w14:paraId="3C200C6C" w14:textId="77777777" w:rsidR="009252A3" w:rsidRDefault="009252A3">
            <w:pPr>
              <w:pStyle w:val="TableRow"/>
              <w:rPr>
                <w:rFonts w:eastAsia="SimSun"/>
                <w:lang w:eastAsia="zh-SG"/>
              </w:rPr>
            </w:pPr>
            <w:r>
              <w:rPr>
                <w:rFonts w:eastAsia="SimSun"/>
                <w:lang w:eastAsia="zh-SG"/>
              </w:rPr>
              <w:t>17/02/2005</w:t>
            </w:r>
          </w:p>
        </w:tc>
        <w:tc>
          <w:tcPr>
            <w:tcW w:w="1257" w:type="dxa"/>
          </w:tcPr>
          <w:p w14:paraId="34895663" w14:textId="77777777" w:rsidR="009252A3" w:rsidRDefault="009252A3" w:rsidP="009A5AB9">
            <w:pPr>
              <w:pStyle w:val="TableRow"/>
              <w:rPr>
                <w:rFonts w:eastAsia="SimSun"/>
                <w:lang w:eastAsia="zh-SG"/>
              </w:rPr>
            </w:pPr>
            <w:r>
              <w:rPr>
                <w:rFonts w:eastAsia="SimSun"/>
                <w:lang w:eastAsia="zh-SG"/>
              </w:rPr>
              <w:t>3.4.6</w:t>
            </w:r>
          </w:p>
        </w:tc>
        <w:tc>
          <w:tcPr>
            <w:tcW w:w="4018" w:type="dxa"/>
          </w:tcPr>
          <w:p w14:paraId="13C3F4ED" w14:textId="77777777" w:rsidR="009252A3" w:rsidRDefault="009252A3">
            <w:pPr>
              <w:pStyle w:val="TableRow"/>
            </w:pPr>
            <w:r>
              <w:t>Updated Movement Status Caption Creation flow chart.</w:t>
            </w:r>
          </w:p>
        </w:tc>
        <w:tc>
          <w:tcPr>
            <w:tcW w:w="1800" w:type="dxa"/>
          </w:tcPr>
          <w:p w14:paraId="5F97DD38" w14:textId="77777777" w:rsidR="009252A3" w:rsidRDefault="009252A3">
            <w:pPr>
              <w:pStyle w:val="TableRow"/>
              <w:rPr>
                <w:rFonts w:eastAsia="SimSun"/>
                <w:lang w:eastAsia="zh-SG"/>
              </w:rPr>
            </w:pPr>
            <w:r>
              <w:rPr>
                <w:rFonts w:eastAsia="SimSun"/>
                <w:lang w:eastAsia="zh-SG"/>
              </w:rPr>
              <w:t>JVB</w:t>
            </w:r>
          </w:p>
        </w:tc>
      </w:tr>
      <w:tr w:rsidR="00206472" w14:paraId="6C32F3A0" w14:textId="77777777" w:rsidTr="00231EDC">
        <w:tc>
          <w:tcPr>
            <w:tcW w:w="1403" w:type="dxa"/>
          </w:tcPr>
          <w:p w14:paraId="2CE593E3" w14:textId="77777777" w:rsidR="00206472" w:rsidRDefault="00206472">
            <w:pPr>
              <w:pStyle w:val="TableRow"/>
              <w:rPr>
                <w:rFonts w:eastAsia="SimSun"/>
                <w:lang w:eastAsia="zh-SG"/>
              </w:rPr>
            </w:pPr>
            <w:r>
              <w:rPr>
                <w:rFonts w:eastAsia="SimSun"/>
                <w:lang w:eastAsia="zh-SG"/>
              </w:rPr>
              <w:t>27/09/2005</w:t>
            </w:r>
          </w:p>
        </w:tc>
        <w:tc>
          <w:tcPr>
            <w:tcW w:w="1257" w:type="dxa"/>
          </w:tcPr>
          <w:p w14:paraId="7E6741EE" w14:textId="77777777" w:rsidR="00206472" w:rsidRDefault="00206472" w:rsidP="009A5AB9">
            <w:pPr>
              <w:pStyle w:val="TableRow"/>
              <w:rPr>
                <w:rFonts w:eastAsia="SimSun"/>
                <w:lang w:eastAsia="zh-SG"/>
              </w:rPr>
            </w:pPr>
            <w:r>
              <w:rPr>
                <w:rFonts w:eastAsia="SimSun"/>
                <w:lang w:eastAsia="zh-SG"/>
              </w:rPr>
              <w:t>3.4.5</w:t>
            </w:r>
          </w:p>
          <w:p w14:paraId="5A5938D3" w14:textId="77777777" w:rsidR="00F748C8" w:rsidRDefault="00F748C8" w:rsidP="009A5AB9">
            <w:pPr>
              <w:pStyle w:val="TableRow"/>
              <w:rPr>
                <w:rFonts w:eastAsia="SimSun"/>
                <w:lang w:eastAsia="zh-SG"/>
              </w:rPr>
            </w:pPr>
            <w:r>
              <w:rPr>
                <w:rFonts w:eastAsia="SimSun"/>
                <w:lang w:eastAsia="zh-SG"/>
              </w:rPr>
              <w:t>4.2.4.6</w:t>
            </w:r>
          </w:p>
        </w:tc>
        <w:tc>
          <w:tcPr>
            <w:tcW w:w="4018" w:type="dxa"/>
          </w:tcPr>
          <w:p w14:paraId="2BE5F01D" w14:textId="77777777" w:rsidR="00206472" w:rsidRDefault="00206472">
            <w:pPr>
              <w:pStyle w:val="TableRow"/>
            </w:pPr>
            <w:r>
              <w:t>Number Generation Macros – clarified Dept tag.</w:t>
            </w:r>
          </w:p>
          <w:p w14:paraId="2F394CDF" w14:textId="77777777" w:rsidR="00F748C8" w:rsidRDefault="00F748C8">
            <w:pPr>
              <w:pStyle w:val="TableRow"/>
            </w:pPr>
            <w:r>
              <w:t>Added vague location field to field data.</w:t>
            </w:r>
          </w:p>
        </w:tc>
        <w:tc>
          <w:tcPr>
            <w:tcW w:w="1800" w:type="dxa"/>
          </w:tcPr>
          <w:p w14:paraId="4446D3AA" w14:textId="77777777" w:rsidR="00206472" w:rsidRDefault="00206472">
            <w:pPr>
              <w:pStyle w:val="TableRow"/>
              <w:rPr>
                <w:rFonts w:eastAsia="SimSun"/>
                <w:lang w:eastAsia="zh-SG"/>
              </w:rPr>
            </w:pPr>
            <w:r>
              <w:rPr>
                <w:rFonts w:eastAsia="SimSun"/>
                <w:lang w:eastAsia="zh-SG"/>
              </w:rPr>
              <w:t>JvB</w:t>
            </w:r>
          </w:p>
        </w:tc>
      </w:tr>
      <w:tr w:rsidR="00082A0D" w14:paraId="4A00BC71" w14:textId="77777777" w:rsidTr="00231EDC">
        <w:tc>
          <w:tcPr>
            <w:tcW w:w="1403" w:type="dxa"/>
          </w:tcPr>
          <w:p w14:paraId="79B93D47" w14:textId="77777777" w:rsidR="00082A0D" w:rsidRDefault="00082A0D">
            <w:pPr>
              <w:pStyle w:val="TableRow"/>
              <w:rPr>
                <w:rFonts w:eastAsia="SimSun"/>
                <w:lang w:eastAsia="zh-SG"/>
              </w:rPr>
            </w:pPr>
            <w:r>
              <w:rPr>
                <w:rFonts w:eastAsia="SimSun"/>
                <w:lang w:eastAsia="zh-SG"/>
              </w:rPr>
              <w:t>03/01/2006</w:t>
            </w:r>
          </w:p>
        </w:tc>
        <w:tc>
          <w:tcPr>
            <w:tcW w:w="1257" w:type="dxa"/>
          </w:tcPr>
          <w:p w14:paraId="5270CC3F" w14:textId="77777777" w:rsidR="00082A0D" w:rsidRDefault="00082A0D" w:rsidP="009A5AB9">
            <w:pPr>
              <w:pStyle w:val="TableRow"/>
              <w:rPr>
                <w:rFonts w:eastAsia="SimSun"/>
                <w:lang w:eastAsia="zh-SG"/>
              </w:rPr>
            </w:pPr>
            <w:r>
              <w:rPr>
                <w:rFonts w:eastAsia="SimSun"/>
                <w:lang w:eastAsia="zh-SG"/>
              </w:rPr>
              <w:t>4.2.12</w:t>
            </w:r>
          </w:p>
        </w:tc>
        <w:tc>
          <w:tcPr>
            <w:tcW w:w="4018" w:type="dxa"/>
          </w:tcPr>
          <w:p w14:paraId="4C5865AD" w14:textId="77777777" w:rsidR="00082A0D" w:rsidRDefault="00082A0D">
            <w:pPr>
              <w:pStyle w:val="TableRow"/>
            </w:pPr>
            <w:r>
              <w:t>Added details of the Staff Responsible Qui</w:t>
            </w:r>
            <w:r w:rsidR="00897707">
              <w:t>ck Entry field for CCN19, and tidied up other inconsistencies in Quick Entry.</w:t>
            </w:r>
          </w:p>
        </w:tc>
        <w:tc>
          <w:tcPr>
            <w:tcW w:w="1800" w:type="dxa"/>
          </w:tcPr>
          <w:p w14:paraId="7641810D" w14:textId="77777777" w:rsidR="00082A0D" w:rsidRDefault="00082A0D">
            <w:pPr>
              <w:pStyle w:val="TableRow"/>
              <w:rPr>
                <w:rFonts w:eastAsia="SimSun"/>
                <w:lang w:eastAsia="zh-SG"/>
              </w:rPr>
            </w:pPr>
            <w:r>
              <w:rPr>
                <w:rFonts w:eastAsia="SimSun"/>
                <w:lang w:eastAsia="zh-SG"/>
              </w:rPr>
              <w:t>JvB</w:t>
            </w:r>
          </w:p>
        </w:tc>
      </w:tr>
      <w:tr w:rsidR="00896CC0" w14:paraId="77A9631B" w14:textId="77777777" w:rsidTr="00231EDC">
        <w:tc>
          <w:tcPr>
            <w:tcW w:w="1403" w:type="dxa"/>
          </w:tcPr>
          <w:p w14:paraId="194A2A79" w14:textId="77777777" w:rsidR="00896CC0" w:rsidRDefault="00896CC0">
            <w:pPr>
              <w:pStyle w:val="TableRow"/>
              <w:rPr>
                <w:rFonts w:eastAsia="SimSun"/>
                <w:lang w:eastAsia="zh-SG"/>
              </w:rPr>
            </w:pPr>
            <w:r>
              <w:rPr>
                <w:rFonts w:eastAsia="SimSun"/>
                <w:lang w:eastAsia="zh-SG"/>
              </w:rPr>
              <w:t>18/05/2006</w:t>
            </w:r>
          </w:p>
        </w:tc>
        <w:tc>
          <w:tcPr>
            <w:tcW w:w="1257" w:type="dxa"/>
          </w:tcPr>
          <w:p w14:paraId="4D4C1B41" w14:textId="77777777" w:rsidR="00896CC0" w:rsidRDefault="00896CC0" w:rsidP="009A5AB9">
            <w:pPr>
              <w:pStyle w:val="TableRow"/>
              <w:rPr>
                <w:rFonts w:eastAsia="SimSun"/>
                <w:lang w:eastAsia="zh-SG"/>
              </w:rPr>
            </w:pPr>
            <w:r>
              <w:rPr>
                <w:rFonts w:eastAsia="SimSun"/>
                <w:lang w:eastAsia="zh-SG"/>
              </w:rPr>
              <w:t>4.2.14.6</w:t>
            </w:r>
          </w:p>
        </w:tc>
        <w:tc>
          <w:tcPr>
            <w:tcW w:w="4018" w:type="dxa"/>
          </w:tcPr>
          <w:p w14:paraId="7BBE6866" w14:textId="77777777" w:rsidR="00896CC0" w:rsidRDefault="00896CC0">
            <w:pPr>
              <w:pStyle w:val="TableRow"/>
            </w:pPr>
            <w:r>
              <w:t>Extended user config screen requires system manager rights</w:t>
            </w:r>
          </w:p>
        </w:tc>
        <w:tc>
          <w:tcPr>
            <w:tcW w:w="1800" w:type="dxa"/>
          </w:tcPr>
          <w:p w14:paraId="52B7FE73" w14:textId="77777777" w:rsidR="00896CC0" w:rsidRDefault="00896CC0">
            <w:pPr>
              <w:pStyle w:val="TableRow"/>
              <w:rPr>
                <w:rFonts w:eastAsia="SimSun"/>
                <w:lang w:eastAsia="zh-SG"/>
              </w:rPr>
            </w:pPr>
            <w:r>
              <w:rPr>
                <w:rFonts w:eastAsia="SimSun"/>
                <w:lang w:eastAsia="zh-SG"/>
              </w:rPr>
              <w:t>JvB</w:t>
            </w:r>
          </w:p>
        </w:tc>
      </w:tr>
      <w:tr w:rsidR="006B6FB1" w14:paraId="365C9154" w14:textId="77777777" w:rsidTr="00231EDC">
        <w:tc>
          <w:tcPr>
            <w:tcW w:w="1403" w:type="dxa"/>
          </w:tcPr>
          <w:p w14:paraId="384C0123" w14:textId="77777777" w:rsidR="006B6FB1" w:rsidRDefault="006B6FB1">
            <w:pPr>
              <w:pStyle w:val="TableRow"/>
              <w:rPr>
                <w:rFonts w:eastAsia="SimSun"/>
                <w:lang w:eastAsia="zh-SG"/>
              </w:rPr>
            </w:pPr>
            <w:r>
              <w:rPr>
                <w:rFonts w:eastAsia="SimSun"/>
                <w:lang w:eastAsia="zh-SG"/>
              </w:rPr>
              <w:t>06/11/2006</w:t>
            </w:r>
          </w:p>
        </w:tc>
        <w:tc>
          <w:tcPr>
            <w:tcW w:w="1257" w:type="dxa"/>
          </w:tcPr>
          <w:p w14:paraId="56D47F25" w14:textId="77777777" w:rsidR="006B6FB1" w:rsidRDefault="006B6FB1" w:rsidP="009A5AB9">
            <w:pPr>
              <w:pStyle w:val="TableRow"/>
              <w:rPr>
                <w:rFonts w:eastAsia="SimSun"/>
                <w:lang w:eastAsia="zh-SG"/>
              </w:rPr>
            </w:pPr>
            <w:r>
              <w:rPr>
                <w:rFonts w:eastAsia="SimSun"/>
                <w:lang w:eastAsia="zh-SG"/>
              </w:rPr>
              <w:t>4.2.4.14,4.2.5.5, 4.2.5.10,5.3.2.2</w:t>
            </w:r>
          </w:p>
        </w:tc>
        <w:tc>
          <w:tcPr>
            <w:tcW w:w="4018" w:type="dxa"/>
          </w:tcPr>
          <w:p w14:paraId="311E89B5" w14:textId="77777777" w:rsidR="006B6FB1" w:rsidRDefault="006B6FB1">
            <w:pPr>
              <w:pStyle w:val="TableRow"/>
            </w:pPr>
            <w:r>
              <w:t>CCN23, Collection_Unit usual location details not mandatory for a Collection.</w:t>
            </w:r>
          </w:p>
        </w:tc>
        <w:tc>
          <w:tcPr>
            <w:tcW w:w="1800" w:type="dxa"/>
          </w:tcPr>
          <w:p w14:paraId="7B95A15E" w14:textId="77777777" w:rsidR="006B6FB1" w:rsidRDefault="006B6FB1">
            <w:pPr>
              <w:pStyle w:val="TableRow"/>
              <w:rPr>
                <w:rFonts w:eastAsia="SimSun"/>
                <w:lang w:eastAsia="zh-SG"/>
              </w:rPr>
            </w:pPr>
            <w:r>
              <w:rPr>
                <w:rFonts w:eastAsia="SimSun"/>
                <w:lang w:eastAsia="zh-SG"/>
              </w:rPr>
              <w:t>JvB</w:t>
            </w:r>
          </w:p>
        </w:tc>
      </w:tr>
      <w:tr w:rsidR="003946EC" w14:paraId="0BAC48BA" w14:textId="77777777" w:rsidTr="00231EDC">
        <w:tc>
          <w:tcPr>
            <w:tcW w:w="1403" w:type="dxa"/>
          </w:tcPr>
          <w:p w14:paraId="184018DD" w14:textId="77777777" w:rsidR="003946EC" w:rsidRDefault="003946EC">
            <w:pPr>
              <w:pStyle w:val="TableRow"/>
              <w:rPr>
                <w:rFonts w:eastAsia="SimSun"/>
                <w:lang w:eastAsia="zh-SG"/>
              </w:rPr>
            </w:pPr>
            <w:r>
              <w:rPr>
                <w:rFonts w:eastAsia="SimSun"/>
                <w:lang w:eastAsia="zh-SG"/>
              </w:rPr>
              <w:t>06/11/2006</w:t>
            </w:r>
          </w:p>
        </w:tc>
        <w:tc>
          <w:tcPr>
            <w:tcW w:w="1257" w:type="dxa"/>
          </w:tcPr>
          <w:p w14:paraId="6E06857D" w14:textId="77777777" w:rsidR="003946EC" w:rsidRDefault="003946EC" w:rsidP="009A5AB9">
            <w:pPr>
              <w:pStyle w:val="TableRow"/>
              <w:rPr>
                <w:rFonts w:eastAsia="SimSun"/>
                <w:lang w:eastAsia="zh-SG"/>
              </w:rPr>
            </w:pPr>
            <w:r>
              <w:rPr>
                <w:rFonts w:eastAsia="SimSun"/>
                <w:lang w:eastAsia="zh-SG"/>
              </w:rPr>
              <w:t>4.2.16.3</w:t>
            </w:r>
          </w:p>
        </w:tc>
        <w:tc>
          <w:tcPr>
            <w:tcW w:w="4018" w:type="dxa"/>
          </w:tcPr>
          <w:p w14:paraId="0B3BF6E3" w14:textId="77777777" w:rsidR="003946EC" w:rsidRDefault="003946EC">
            <w:pPr>
              <w:pStyle w:val="TableRow"/>
            </w:pPr>
            <w:r>
              <w:t xml:space="preserve">CCN24. Double click on row in </w:t>
            </w:r>
            <w:r w:rsidR="001E3385">
              <w:t xml:space="preserve">Taxon Occurrence </w:t>
            </w:r>
            <w:r>
              <w:t>specimens list.</w:t>
            </w:r>
          </w:p>
        </w:tc>
        <w:tc>
          <w:tcPr>
            <w:tcW w:w="1800" w:type="dxa"/>
          </w:tcPr>
          <w:p w14:paraId="167B1A4A" w14:textId="77777777" w:rsidR="003946EC" w:rsidRDefault="003946EC">
            <w:pPr>
              <w:pStyle w:val="TableRow"/>
              <w:rPr>
                <w:rFonts w:eastAsia="SimSun"/>
                <w:lang w:eastAsia="zh-SG"/>
              </w:rPr>
            </w:pPr>
            <w:r>
              <w:rPr>
                <w:rFonts w:eastAsia="SimSun"/>
                <w:lang w:eastAsia="zh-SG"/>
              </w:rPr>
              <w:t>JvB</w:t>
            </w:r>
          </w:p>
        </w:tc>
      </w:tr>
      <w:tr w:rsidR="009066D6" w14:paraId="11215986" w14:textId="77777777" w:rsidTr="00231EDC">
        <w:tc>
          <w:tcPr>
            <w:tcW w:w="1403" w:type="dxa"/>
          </w:tcPr>
          <w:p w14:paraId="6B6EB1C1" w14:textId="77777777" w:rsidR="009066D6" w:rsidRDefault="009066D6">
            <w:pPr>
              <w:pStyle w:val="TableRow"/>
              <w:rPr>
                <w:rFonts w:eastAsia="SimSun"/>
                <w:lang w:eastAsia="zh-SG"/>
              </w:rPr>
            </w:pPr>
            <w:r>
              <w:rPr>
                <w:rFonts w:eastAsia="SimSun"/>
                <w:lang w:eastAsia="zh-SG"/>
              </w:rPr>
              <w:t>06/11/2006</w:t>
            </w:r>
          </w:p>
        </w:tc>
        <w:tc>
          <w:tcPr>
            <w:tcW w:w="1257" w:type="dxa"/>
          </w:tcPr>
          <w:p w14:paraId="10A61D12" w14:textId="77777777" w:rsidR="009066D6" w:rsidRDefault="009066D6" w:rsidP="009A5AB9">
            <w:pPr>
              <w:pStyle w:val="TableRow"/>
              <w:rPr>
                <w:rFonts w:eastAsia="SimSun"/>
                <w:lang w:eastAsia="zh-SG"/>
              </w:rPr>
            </w:pPr>
            <w:r>
              <w:rPr>
                <w:rFonts w:eastAsia="SimSun"/>
                <w:lang w:eastAsia="zh-SG"/>
              </w:rPr>
              <w:t>3.4.1.22</w:t>
            </w:r>
          </w:p>
        </w:tc>
        <w:tc>
          <w:tcPr>
            <w:tcW w:w="4018" w:type="dxa"/>
          </w:tcPr>
          <w:p w14:paraId="4FB5FB01" w14:textId="77777777" w:rsidR="009066D6" w:rsidRDefault="009066D6">
            <w:pPr>
              <w:pStyle w:val="TableRow"/>
            </w:pPr>
            <w:r>
              <w:t>CCN25. Specimen field data node caption includes location name</w:t>
            </w:r>
          </w:p>
        </w:tc>
        <w:tc>
          <w:tcPr>
            <w:tcW w:w="1800" w:type="dxa"/>
          </w:tcPr>
          <w:p w14:paraId="136B2970" w14:textId="77777777" w:rsidR="009066D6" w:rsidRDefault="009066D6">
            <w:pPr>
              <w:pStyle w:val="TableRow"/>
              <w:rPr>
                <w:rFonts w:eastAsia="SimSun"/>
                <w:lang w:eastAsia="zh-SG"/>
              </w:rPr>
            </w:pPr>
            <w:r>
              <w:rPr>
                <w:rFonts w:eastAsia="SimSun"/>
                <w:lang w:eastAsia="zh-SG"/>
              </w:rPr>
              <w:t>JvB</w:t>
            </w:r>
          </w:p>
        </w:tc>
      </w:tr>
      <w:tr w:rsidR="00814047" w14:paraId="186B1882" w14:textId="77777777" w:rsidTr="00231EDC">
        <w:tc>
          <w:tcPr>
            <w:tcW w:w="1403" w:type="dxa"/>
          </w:tcPr>
          <w:p w14:paraId="4774271F" w14:textId="77777777" w:rsidR="00814047" w:rsidRDefault="00814047">
            <w:pPr>
              <w:pStyle w:val="TableRow"/>
              <w:rPr>
                <w:rFonts w:eastAsia="SimSun"/>
                <w:lang w:eastAsia="zh-SG"/>
              </w:rPr>
            </w:pPr>
            <w:r>
              <w:rPr>
                <w:rFonts w:eastAsia="SimSun"/>
                <w:lang w:eastAsia="zh-SG"/>
              </w:rPr>
              <w:t>05/01/2007</w:t>
            </w:r>
          </w:p>
        </w:tc>
        <w:tc>
          <w:tcPr>
            <w:tcW w:w="1257" w:type="dxa"/>
          </w:tcPr>
          <w:p w14:paraId="4E0DA801" w14:textId="77777777" w:rsidR="00814047" w:rsidRDefault="00814047" w:rsidP="009A5AB9">
            <w:pPr>
              <w:pStyle w:val="TableRow"/>
              <w:rPr>
                <w:rFonts w:eastAsia="SimSun"/>
                <w:lang w:eastAsia="zh-SG"/>
              </w:rPr>
            </w:pPr>
            <w:r>
              <w:rPr>
                <w:rFonts w:eastAsia="SimSun"/>
                <w:lang w:eastAsia="zh-SG"/>
              </w:rPr>
              <w:t>4.2.17.42, 4.2.1</w:t>
            </w:r>
            <w:r w:rsidR="00FC74AE">
              <w:rPr>
                <w:rFonts w:eastAsia="SimSun"/>
                <w:lang w:eastAsia="zh-SG"/>
              </w:rPr>
              <w:t>7</w:t>
            </w:r>
            <w:r>
              <w:rPr>
                <w:rFonts w:eastAsia="SimSun"/>
                <w:lang w:eastAsia="zh-SG"/>
              </w:rPr>
              <w:t>.43</w:t>
            </w:r>
          </w:p>
        </w:tc>
        <w:tc>
          <w:tcPr>
            <w:tcW w:w="4018" w:type="dxa"/>
          </w:tcPr>
          <w:p w14:paraId="7CF2FCBC" w14:textId="77777777" w:rsidR="00814047" w:rsidRDefault="00814047">
            <w:pPr>
              <w:pStyle w:val="TableRow"/>
            </w:pPr>
            <w:r>
              <w:t>CCN27. Ad hoc scanning for synonyms and term merging.</w:t>
            </w:r>
          </w:p>
        </w:tc>
        <w:tc>
          <w:tcPr>
            <w:tcW w:w="1800" w:type="dxa"/>
          </w:tcPr>
          <w:p w14:paraId="10D6B85A" w14:textId="77777777" w:rsidR="00814047" w:rsidRDefault="00814047">
            <w:pPr>
              <w:pStyle w:val="TableRow"/>
              <w:rPr>
                <w:rFonts w:eastAsia="SimSun"/>
                <w:lang w:eastAsia="zh-SG"/>
              </w:rPr>
            </w:pPr>
            <w:r>
              <w:rPr>
                <w:rFonts w:eastAsia="SimSun"/>
                <w:lang w:eastAsia="zh-SG"/>
              </w:rPr>
              <w:t>ES</w:t>
            </w:r>
          </w:p>
        </w:tc>
      </w:tr>
      <w:tr w:rsidR="00FC74AE" w14:paraId="736FCF57" w14:textId="77777777" w:rsidTr="00231EDC">
        <w:tc>
          <w:tcPr>
            <w:tcW w:w="1403" w:type="dxa"/>
          </w:tcPr>
          <w:p w14:paraId="5F97F576" w14:textId="77777777" w:rsidR="00FC74AE" w:rsidRDefault="00FC74AE">
            <w:pPr>
              <w:pStyle w:val="TableRow"/>
              <w:rPr>
                <w:rFonts w:eastAsia="SimSun"/>
                <w:lang w:eastAsia="zh-SG"/>
              </w:rPr>
            </w:pPr>
            <w:r>
              <w:rPr>
                <w:rFonts w:eastAsia="SimSun"/>
                <w:lang w:eastAsia="zh-SG"/>
              </w:rPr>
              <w:t>29/01/2007</w:t>
            </w:r>
          </w:p>
        </w:tc>
        <w:tc>
          <w:tcPr>
            <w:tcW w:w="1257" w:type="dxa"/>
          </w:tcPr>
          <w:p w14:paraId="63B09F95" w14:textId="77777777" w:rsidR="00FC74AE" w:rsidRDefault="00FC74AE" w:rsidP="009A5AB9">
            <w:pPr>
              <w:pStyle w:val="TableRow"/>
              <w:rPr>
                <w:rFonts w:eastAsia="SimSun"/>
                <w:lang w:eastAsia="zh-SG"/>
              </w:rPr>
            </w:pPr>
            <w:r>
              <w:rPr>
                <w:rFonts w:eastAsia="SimSun"/>
                <w:lang w:eastAsia="zh-SG"/>
              </w:rPr>
              <w:t>4.2.17.44, 4.2.17.45</w:t>
            </w:r>
          </w:p>
        </w:tc>
        <w:tc>
          <w:tcPr>
            <w:tcW w:w="4018" w:type="dxa"/>
          </w:tcPr>
          <w:p w14:paraId="09E710AB" w14:textId="77777777" w:rsidR="00FC74AE" w:rsidRDefault="00FC74AE">
            <w:pPr>
              <w:pStyle w:val="TableRow"/>
            </w:pPr>
            <w:r>
              <w:t>CCN 28. Merge Data items functionality ported form Recorder.</w:t>
            </w:r>
          </w:p>
        </w:tc>
        <w:tc>
          <w:tcPr>
            <w:tcW w:w="1800" w:type="dxa"/>
          </w:tcPr>
          <w:p w14:paraId="00771511" w14:textId="77777777" w:rsidR="00FC74AE" w:rsidRDefault="00FC74AE">
            <w:pPr>
              <w:pStyle w:val="TableRow"/>
              <w:rPr>
                <w:rFonts w:eastAsia="SimSun"/>
                <w:lang w:eastAsia="zh-SG"/>
              </w:rPr>
            </w:pPr>
            <w:r>
              <w:rPr>
                <w:rFonts w:eastAsia="SimSun"/>
                <w:lang w:eastAsia="zh-SG"/>
              </w:rPr>
              <w:t>ES</w:t>
            </w:r>
          </w:p>
        </w:tc>
      </w:tr>
      <w:tr w:rsidR="00D314D8" w14:paraId="2859C3A7" w14:textId="77777777" w:rsidTr="00231EDC">
        <w:tc>
          <w:tcPr>
            <w:tcW w:w="1403" w:type="dxa"/>
          </w:tcPr>
          <w:p w14:paraId="23723638" w14:textId="77777777" w:rsidR="00D314D8" w:rsidRDefault="00D314D8">
            <w:pPr>
              <w:pStyle w:val="TableRow"/>
              <w:rPr>
                <w:rFonts w:eastAsia="SimSun"/>
                <w:lang w:eastAsia="zh-SG"/>
              </w:rPr>
            </w:pPr>
            <w:r>
              <w:rPr>
                <w:rFonts w:eastAsia="SimSun"/>
                <w:lang w:eastAsia="zh-SG"/>
              </w:rPr>
              <w:t>02/03/2007</w:t>
            </w:r>
          </w:p>
        </w:tc>
        <w:tc>
          <w:tcPr>
            <w:tcW w:w="1257" w:type="dxa"/>
          </w:tcPr>
          <w:p w14:paraId="6F96B9DD" w14:textId="77777777" w:rsidR="00D314D8" w:rsidRDefault="00D314D8" w:rsidP="009A5AB9">
            <w:pPr>
              <w:pStyle w:val="TableRow"/>
              <w:rPr>
                <w:rFonts w:eastAsia="SimSun"/>
                <w:lang w:eastAsia="zh-SG"/>
              </w:rPr>
            </w:pPr>
            <w:r>
              <w:rPr>
                <w:rFonts w:eastAsia="SimSun"/>
                <w:lang w:eastAsia="zh-SG"/>
              </w:rPr>
              <w:t>4.2.16.2</w:t>
            </w:r>
          </w:p>
        </w:tc>
        <w:tc>
          <w:tcPr>
            <w:tcW w:w="4018" w:type="dxa"/>
          </w:tcPr>
          <w:p w14:paraId="046543FB" w14:textId="77777777" w:rsidR="00D314D8" w:rsidRDefault="00D314D8">
            <w:pPr>
              <w:pStyle w:val="TableRow"/>
            </w:pPr>
            <w:r>
              <w:t>Corrections to documentation of Thesaurus Occurrence screen behaviour.</w:t>
            </w:r>
          </w:p>
        </w:tc>
        <w:tc>
          <w:tcPr>
            <w:tcW w:w="1800" w:type="dxa"/>
          </w:tcPr>
          <w:p w14:paraId="3BEDAEDA" w14:textId="77777777" w:rsidR="00D314D8" w:rsidRDefault="00D314D8">
            <w:pPr>
              <w:pStyle w:val="TableRow"/>
              <w:rPr>
                <w:rFonts w:eastAsia="SimSun"/>
                <w:lang w:eastAsia="zh-SG"/>
              </w:rPr>
            </w:pPr>
            <w:r>
              <w:rPr>
                <w:rFonts w:eastAsia="SimSun"/>
                <w:lang w:eastAsia="zh-SG"/>
              </w:rPr>
              <w:t>JvB</w:t>
            </w:r>
          </w:p>
        </w:tc>
      </w:tr>
      <w:tr w:rsidR="00FF290B" w14:paraId="0CD6C695" w14:textId="77777777" w:rsidTr="00231EDC">
        <w:tc>
          <w:tcPr>
            <w:tcW w:w="1403" w:type="dxa"/>
          </w:tcPr>
          <w:p w14:paraId="16B3AB12" w14:textId="77777777" w:rsidR="00FF290B" w:rsidRDefault="00FF290B">
            <w:pPr>
              <w:pStyle w:val="TableRow"/>
              <w:rPr>
                <w:rFonts w:eastAsia="SimSun"/>
                <w:lang w:eastAsia="zh-SG"/>
              </w:rPr>
            </w:pPr>
            <w:r>
              <w:rPr>
                <w:rFonts w:eastAsia="SimSun"/>
                <w:lang w:eastAsia="zh-SG"/>
              </w:rPr>
              <w:t>13/06/2007</w:t>
            </w:r>
          </w:p>
        </w:tc>
        <w:tc>
          <w:tcPr>
            <w:tcW w:w="1257" w:type="dxa"/>
          </w:tcPr>
          <w:p w14:paraId="05B69D5F" w14:textId="77777777" w:rsidR="00FF290B" w:rsidRDefault="00FF290B" w:rsidP="009A5AB9">
            <w:pPr>
              <w:pStyle w:val="TableRow"/>
              <w:rPr>
                <w:rFonts w:eastAsia="SimSun"/>
                <w:lang w:eastAsia="zh-SG"/>
              </w:rPr>
            </w:pPr>
            <w:r>
              <w:rPr>
                <w:rFonts w:eastAsia="SimSun"/>
                <w:lang w:eastAsia="zh-SG"/>
              </w:rPr>
              <w:t>General</w:t>
            </w:r>
          </w:p>
        </w:tc>
        <w:tc>
          <w:tcPr>
            <w:tcW w:w="4018" w:type="dxa"/>
          </w:tcPr>
          <w:p w14:paraId="49BFF218" w14:textId="77777777" w:rsidR="00FF290B" w:rsidRDefault="00FF290B">
            <w:pPr>
              <w:pStyle w:val="TableRow"/>
            </w:pPr>
            <w:r>
              <w:t>CCN31 – number displayed for a specimen is no longer always a registration number.</w:t>
            </w:r>
          </w:p>
        </w:tc>
        <w:tc>
          <w:tcPr>
            <w:tcW w:w="1800" w:type="dxa"/>
          </w:tcPr>
          <w:p w14:paraId="63B75F7A" w14:textId="77777777" w:rsidR="00FF290B" w:rsidRDefault="00FF290B">
            <w:pPr>
              <w:pStyle w:val="TableRow"/>
              <w:rPr>
                <w:rFonts w:eastAsia="SimSun"/>
                <w:lang w:eastAsia="zh-SG"/>
              </w:rPr>
            </w:pPr>
            <w:r>
              <w:rPr>
                <w:rFonts w:eastAsia="SimSun"/>
                <w:lang w:eastAsia="zh-SG"/>
              </w:rPr>
              <w:t>JvB</w:t>
            </w:r>
          </w:p>
        </w:tc>
      </w:tr>
      <w:tr w:rsidR="00BF4075" w14:paraId="2E63883C" w14:textId="77777777" w:rsidTr="00231EDC">
        <w:tc>
          <w:tcPr>
            <w:tcW w:w="1403" w:type="dxa"/>
          </w:tcPr>
          <w:p w14:paraId="268CEDE4" w14:textId="77777777" w:rsidR="00BF4075" w:rsidRDefault="00BF4075">
            <w:pPr>
              <w:pStyle w:val="TableRow"/>
              <w:rPr>
                <w:rFonts w:eastAsia="SimSun"/>
                <w:lang w:eastAsia="zh-SG"/>
              </w:rPr>
            </w:pPr>
            <w:r>
              <w:rPr>
                <w:rFonts w:eastAsia="SimSun"/>
                <w:lang w:eastAsia="zh-SG"/>
              </w:rPr>
              <w:t>15/06/2007</w:t>
            </w:r>
          </w:p>
        </w:tc>
        <w:tc>
          <w:tcPr>
            <w:tcW w:w="1257" w:type="dxa"/>
          </w:tcPr>
          <w:p w14:paraId="078EFA4E" w14:textId="77777777" w:rsidR="00BF4075" w:rsidRDefault="00BF4075" w:rsidP="009A5AB9">
            <w:pPr>
              <w:pStyle w:val="TableRow"/>
              <w:rPr>
                <w:rFonts w:eastAsia="SimSun"/>
                <w:lang w:eastAsia="zh-SG"/>
              </w:rPr>
            </w:pPr>
            <w:r>
              <w:rPr>
                <w:rFonts w:eastAsia="SimSun"/>
                <w:lang w:eastAsia="zh-SG"/>
              </w:rPr>
              <w:t>4.2.12.1, 4.2.12.3</w:t>
            </w:r>
          </w:p>
        </w:tc>
        <w:tc>
          <w:tcPr>
            <w:tcW w:w="4018" w:type="dxa"/>
          </w:tcPr>
          <w:p w14:paraId="132537D6" w14:textId="77777777" w:rsidR="00BF4075" w:rsidRDefault="00BF4075">
            <w:pPr>
              <w:pStyle w:val="TableRow"/>
            </w:pPr>
            <w:r>
              <w:t>CCN32</w:t>
            </w:r>
            <w:r w:rsidR="00AE4913">
              <w:t>/38</w:t>
            </w:r>
            <w:r>
              <w:t xml:space="preserve"> – display order of fields in Quick Entry can now be specified.</w:t>
            </w:r>
          </w:p>
        </w:tc>
        <w:tc>
          <w:tcPr>
            <w:tcW w:w="1800" w:type="dxa"/>
          </w:tcPr>
          <w:p w14:paraId="15DBDABF" w14:textId="77777777" w:rsidR="00BF4075" w:rsidRDefault="00BF4075">
            <w:pPr>
              <w:pStyle w:val="TableRow"/>
              <w:rPr>
                <w:rFonts w:eastAsia="SimSun"/>
                <w:lang w:eastAsia="zh-SG"/>
              </w:rPr>
            </w:pPr>
            <w:r>
              <w:rPr>
                <w:rFonts w:eastAsia="SimSun"/>
                <w:lang w:eastAsia="zh-SG"/>
              </w:rPr>
              <w:t>JvB</w:t>
            </w:r>
          </w:p>
        </w:tc>
      </w:tr>
      <w:tr w:rsidR="00AE4913" w14:paraId="0A400465" w14:textId="77777777" w:rsidTr="00231EDC">
        <w:tc>
          <w:tcPr>
            <w:tcW w:w="1403" w:type="dxa"/>
          </w:tcPr>
          <w:p w14:paraId="3B6E3E23" w14:textId="77777777" w:rsidR="00AE4913" w:rsidRDefault="00AE4913">
            <w:pPr>
              <w:pStyle w:val="TableRow"/>
              <w:rPr>
                <w:rFonts w:eastAsia="SimSun"/>
                <w:lang w:eastAsia="zh-SG"/>
              </w:rPr>
            </w:pPr>
            <w:r>
              <w:rPr>
                <w:rFonts w:eastAsia="SimSun"/>
                <w:lang w:eastAsia="zh-SG"/>
              </w:rPr>
              <w:lastRenderedPageBreak/>
              <w:t>19/06/2007</w:t>
            </w:r>
          </w:p>
        </w:tc>
        <w:tc>
          <w:tcPr>
            <w:tcW w:w="1257" w:type="dxa"/>
          </w:tcPr>
          <w:p w14:paraId="0F52A47A" w14:textId="77777777" w:rsidR="00AE4913" w:rsidRDefault="00AE4913" w:rsidP="009A5AB9">
            <w:pPr>
              <w:pStyle w:val="TableRow"/>
              <w:rPr>
                <w:rFonts w:eastAsia="SimSun"/>
                <w:lang w:eastAsia="zh-SG"/>
              </w:rPr>
            </w:pPr>
            <w:r>
              <w:rPr>
                <w:rFonts w:eastAsia="SimSun"/>
                <w:lang w:eastAsia="zh-SG"/>
              </w:rPr>
              <w:t>4.2.12</w:t>
            </w:r>
            <w:r w:rsidR="0086651F">
              <w:rPr>
                <w:rFonts w:eastAsia="SimSun"/>
                <w:lang w:eastAsia="zh-SG"/>
              </w:rPr>
              <w:t>, 5.3.2.56</w:t>
            </w:r>
          </w:p>
        </w:tc>
        <w:tc>
          <w:tcPr>
            <w:tcW w:w="4018" w:type="dxa"/>
          </w:tcPr>
          <w:p w14:paraId="707C950A" w14:textId="77777777" w:rsidR="00AE4913" w:rsidRDefault="00AE4913">
            <w:pPr>
              <w:pStyle w:val="TableRow"/>
            </w:pPr>
            <w:r>
              <w:t>CCN40 – Ability to add a specimen number as a Quick Entry field.</w:t>
            </w:r>
          </w:p>
        </w:tc>
        <w:tc>
          <w:tcPr>
            <w:tcW w:w="1800" w:type="dxa"/>
          </w:tcPr>
          <w:p w14:paraId="766E8DBA" w14:textId="77777777" w:rsidR="00AE4913" w:rsidRDefault="00AE4913">
            <w:pPr>
              <w:pStyle w:val="TableRow"/>
              <w:rPr>
                <w:rFonts w:eastAsia="SimSun"/>
                <w:lang w:eastAsia="zh-SG"/>
              </w:rPr>
            </w:pPr>
            <w:r>
              <w:rPr>
                <w:rFonts w:eastAsia="SimSun"/>
                <w:lang w:eastAsia="zh-SG"/>
              </w:rPr>
              <w:t>JvB</w:t>
            </w:r>
          </w:p>
        </w:tc>
      </w:tr>
      <w:tr w:rsidR="00284C02" w14:paraId="23720D21" w14:textId="77777777" w:rsidTr="00231EDC">
        <w:tc>
          <w:tcPr>
            <w:tcW w:w="1403" w:type="dxa"/>
          </w:tcPr>
          <w:p w14:paraId="54F558DA" w14:textId="77777777" w:rsidR="00284C02" w:rsidRDefault="00284C02">
            <w:pPr>
              <w:pStyle w:val="TableRow"/>
              <w:rPr>
                <w:rFonts w:eastAsia="SimSun"/>
                <w:lang w:eastAsia="zh-SG"/>
              </w:rPr>
            </w:pPr>
            <w:r>
              <w:rPr>
                <w:rFonts w:eastAsia="SimSun"/>
                <w:lang w:eastAsia="zh-SG"/>
              </w:rPr>
              <w:t>19/06/2007</w:t>
            </w:r>
          </w:p>
        </w:tc>
        <w:tc>
          <w:tcPr>
            <w:tcW w:w="1257" w:type="dxa"/>
          </w:tcPr>
          <w:p w14:paraId="635E8BF1" w14:textId="77777777" w:rsidR="00284C02" w:rsidRDefault="00284C02" w:rsidP="009A5AB9">
            <w:pPr>
              <w:pStyle w:val="TableRow"/>
              <w:rPr>
                <w:rFonts w:eastAsia="SimSun"/>
                <w:lang w:eastAsia="zh-SG"/>
              </w:rPr>
            </w:pPr>
            <w:r>
              <w:rPr>
                <w:rFonts w:eastAsia="SimSun"/>
                <w:lang w:eastAsia="zh-SG"/>
              </w:rPr>
              <w:t>4.2.12</w:t>
            </w:r>
            <w:r w:rsidR="00A00F86">
              <w:rPr>
                <w:rFonts w:eastAsia="SimSun"/>
                <w:lang w:eastAsia="zh-SG"/>
              </w:rPr>
              <w:t>.1</w:t>
            </w:r>
            <w:r>
              <w:rPr>
                <w:rFonts w:eastAsia="SimSun"/>
                <w:lang w:eastAsia="zh-SG"/>
              </w:rPr>
              <w:t>,</w:t>
            </w:r>
            <w:r w:rsidR="00A00F86">
              <w:rPr>
                <w:rFonts w:eastAsia="SimSun"/>
                <w:lang w:eastAsia="zh-SG"/>
              </w:rPr>
              <w:t xml:space="preserve"> 4.2.12.3,</w:t>
            </w:r>
            <w:r>
              <w:rPr>
                <w:rFonts w:eastAsia="SimSun"/>
                <w:lang w:eastAsia="zh-SG"/>
              </w:rPr>
              <w:t xml:space="preserve"> 5.3.2.56</w:t>
            </w:r>
          </w:p>
        </w:tc>
        <w:tc>
          <w:tcPr>
            <w:tcW w:w="4018" w:type="dxa"/>
          </w:tcPr>
          <w:p w14:paraId="3D2B9A35" w14:textId="77777777" w:rsidR="00284C02" w:rsidRDefault="00284C02">
            <w:pPr>
              <w:pStyle w:val="TableRow"/>
            </w:pPr>
            <w:r>
              <w:t>CCN41 – ability to hide or lock fields in Quick Entry</w:t>
            </w:r>
          </w:p>
        </w:tc>
        <w:tc>
          <w:tcPr>
            <w:tcW w:w="1800" w:type="dxa"/>
          </w:tcPr>
          <w:p w14:paraId="4CC7AE2F" w14:textId="77777777" w:rsidR="00284C02" w:rsidRDefault="00284C02">
            <w:pPr>
              <w:pStyle w:val="TableRow"/>
              <w:rPr>
                <w:rFonts w:eastAsia="SimSun"/>
                <w:lang w:eastAsia="zh-SG"/>
              </w:rPr>
            </w:pPr>
            <w:r>
              <w:rPr>
                <w:rFonts w:eastAsia="SimSun"/>
                <w:lang w:eastAsia="zh-SG"/>
              </w:rPr>
              <w:t>JvB</w:t>
            </w:r>
          </w:p>
        </w:tc>
      </w:tr>
      <w:tr w:rsidR="000D1C17" w14:paraId="254EA0EE" w14:textId="77777777" w:rsidTr="00231EDC">
        <w:tc>
          <w:tcPr>
            <w:tcW w:w="1403" w:type="dxa"/>
          </w:tcPr>
          <w:p w14:paraId="696E6C79" w14:textId="77777777" w:rsidR="000D1C17" w:rsidRDefault="000D1C17">
            <w:pPr>
              <w:pStyle w:val="TableRow"/>
              <w:rPr>
                <w:rFonts w:eastAsia="SimSun"/>
                <w:lang w:eastAsia="zh-SG"/>
              </w:rPr>
            </w:pPr>
            <w:r>
              <w:rPr>
                <w:rFonts w:eastAsia="SimSun"/>
                <w:lang w:eastAsia="zh-SG"/>
              </w:rPr>
              <w:t>06/09/2007</w:t>
            </w:r>
          </w:p>
        </w:tc>
        <w:tc>
          <w:tcPr>
            <w:tcW w:w="1257" w:type="dxa"/>
          </w:tcPr>
          <w:p w14:paraId="4C4454B8" w14:textId="77777777" w:rsidR="000D1C17" w:rsidRDefault="000D1C17" w:rsidP="009A5AB9">
            <w:pPr>
              <w:pStyle w:val="TableRow"/>
              <w:rPr>
                <w:rFonts w:eastAsia="SimSun"/>
                <w:lang w:eastAsia="zh-SG"/>
              </w:rPr>
            </w:pPr>
            <w:r>
              <w:rPr>
                <w:rFonts w:eastAsia="SimSun"/>
                <w:lang w:eastAsia="zh-SG"/>
              </w:rPr>
              <w:t>4.2.4.6, 4.2.4.15, 4.2.4.16, 4.2.14.7, 5.3.2.68</w:t>
            </w:r>
            <w:r w:rsidR="00113EF8">
              <w:rPr>
                <w:rFonts w:eastAsia="SimSun"/>
                <w:lang w:eastAsia="zh-SG"/>
              </w:rPr>
              <w:t>, 4.2.13.2</w:t>
            </w:r>
          </w:p>
        </w:tc>
        <w:tc>
          <w:tcPr>
            <w:tcW w:w="4018" w:type="dxa"/>
          </w:tcPr>
          <w:p w14:paraId="7472ECDC" w14:textId="77777777" w:rsidR="000D1C17" w:rsidRDefault="000D1C17">
            <w:pPr>
              <w:pStyle w:val="TableRow"/>
            </w:pPr>
            <w:r>
              <w:t>CCN46 changes – Geographic Areas attribute</w:t>
            </w:r>
          </w:p>
        </w:tc>
        <w:tc>
          <w:tcPr>
            <w:tcW w:w="1800" w:type="dxa"/>
          </w:tcPr>
          <w:p w14:paraId="77F5A1D7" w14:textId="77777777" w:rsidR="000D1C17" w:rsidRDefault="000D1C17">
            <w:pPr>
              <w:pStyle w:val="TableRow"/>
              <w:rPr>
                <w:rFonts w:eastAsia="SimSun"/>
                <w:lang w:eastAsia="zh-SG"/>
              </w:rPr>
            </w:pPr>
            <w:r>
              <w:rPr>
                <w:rFonts w:eastAsia="SimSun"/>
                <w:lang w:eastAsia="zh-SG"/>
              </w:rPr>
              <w:t>JvB</w:t>
            </w:r>
          </w:p>
        </w:tc>
      </w:tr>
      <w:tr w:rsidR="0048073A" w14:paraId="190B93F6" w14:textId="77777777" w:rsidTr="00231EDC">
        <w:tc>
          <w:tcPr>
            <w:tcW w:w="1403" w:type="dxa"/>
          </w:tcPr>
          <w:p w14:paraId="54808C9F" w14:textId="77777777" w:rsidR="0048073A" w:rsidRDefault="0048073A">
            <w:pPr>
              <w:pStyle w:val="TableRow"/>
              <w:rPr>
                <w:rFonts w:eastAsia="SimSun"/>
                <w:lang w:eastAsia="zh-SG"/>
              </w:rPr>
            </w:pPr>
            <w:r>
              <w:rPr>
                <w:rFonts w:eastAsia="SimSun"/>
                <w:lang w:eastAsia="zh-SG"/>
              </w:rPr>
              <w:t>06/09/2007</w:t>
            </w:r>
          </w:p>
        </w:tc>
        <w:tc>
          <w:tcPr>
            <w:tcW w:w="1257" w:type="dxa"/>
          </w:tcPr>
          <w:p w14:paraId="629F9882" w14:textId="77777777" w:rsidR="0048073A" w:rsidRDefault="0048073A" w:rsidP="009A5AB9">
            <w:pPr>
              <w:pStyle w:val="TableRow"/>
              <w:rPr>
                <w:rFonts w:eastAsia="SimSun"/>
                <w:lang w:eastAsia="zh-SG"/>
              </w:rPr>
            </w:pPr>
            <w:r>
              <w:rPr>
                <w:rFonts w:eastAsia="SimSun"/>
                <w:lang w:eastAsia="zh-SG"/>
              </w:rPr>
              <w:t>4.2.12</w:t>
            </w:r>
          </w:p>
        </w:tc>
        <w:tc>
          <w:tcPr>
            <w:tcW w:w="4018" w:type="dxa"/>
          </w:tcPr>
          <w:p w14:paraId="1FAAB0E2" w14:textId="77777777" w:rsidR="0048073A" w:rsidRDefault="0048073A">
            <w:pPr>
              <w:pStyle w:val="TableRow"/>
            </w:pPr>
            <w:r>
              <w:t>CCN30 changes – behaviour of Quick Entry Locations and Spatial References</w:t>
            </w:r>
          </w:p>
        </w:tc>
        <w:tc>
          <w:tcPr>
            <w:tcW w:w="1800" w:type="dxa"/>
          </w:tcPr>
          <w:p w14:paraId="72509907" w14:textId="77777777" w:rsidR="0048073A" w:rsidRDefault="0048073A">
            <w:pPr>
              <w:pStyle w:val="TableRow"/>
              <w:rPr>
                <w:rFonts w:eastAsia="SimSun"/>
                <w:lang w:eastAsia="zh-SG"/>
              </w:rPr>
            </w:pPr>
            <w:r>
              <w:rPr>
                <w:rFonts w:eastAsia="SimSun"/>
                <w:lang w:eastAsia="zh-SG"/>
              </w:rPr>
              <w:t>JvB</w:t>
            </w:r>
          </w:p>
        </w:tc>
      </w:tr>
      <w:tr w:rsidR="00296610" w14:paraId="60688B31" w14:textId="77777777" w:rsidTr="00231EDC">
        <w:tc>
          <w:tcPr>
            <w:tcW w:w="1403" w:type="dxa"/>
          </w:tcPr>
          <w:p w14:paraId="6C3805ED" w14:textId="77777777" w:rsidR="00296610" w:rsidRDefault="00296610">
            <w:pPr>
              <w:pStyle w:val="TableRow"/>
              <w:rPr>
                <w:rFonts w:eastAsia="SimSun"/>
                <w:lang w:eastAsia="zh-SG"/>
              </w:rPr>
            </w:pPr>
            <w:r>
              <w:rPr>
                <w:rFonts w:eastAsia="SimSun"/>
                <w:lang w:eastAsia="zh-SG"/>
              </w:rPr>
              <w:t>06/09/2007</w:t>
            </w:r>
          </w:p>
        </w:tc>
        <w:tc>
          <w:tcPr>
            <w:tcW w:w="1257" w:type="dxa"/>
          </w:tcPr>
          <w:p w14:paraId="3C4852D4" w14:textId="77777777" w:rsidR="00296610" w:rsidRDefault="00296610" w:rsidP="009A5AB9">
            <w:pPr>
              <w:pStyle w:val="TableRow"/>
              <w:rPr>
                <w:rFonts w:eastAsia="SimSun"/>
                <w:lang w:eastAsia="zh-SG"/>
              </w:rPr>
            </w:pPr>
            <w:r>
              <w:rPr>
                <w:rFonts w:eastAsia="SimSun"/>
                <w:lang w:eastAsia="zh-SG"/>
              </w:rPr>
              <w:t>4.2.12.1, 4.2.12.10, 5.3.2.56</w:t>
            </w:r>
          </w:p>
        </w:tc>
        <w:tc>
          <w:tcPr>
            <w:tcW w:w="4018" w:type="dxa"/>
          </w:tcPr>
          <w:p w14:paraId="3D9E6110" w14:textId="77777777" w:rsidR="00296610" w:rsidRDefault="00296610">
            <w:pPr>
              <w:pStyle w:val="TableRow"/>
            </w:pPr>
            <w:r>
              <w:t>CCN39 changes – Quick Entry metadata fields</w:t>
            </w:r>
          </w:p>
        </w:tc>
        <w:tc>
          <w:tcPr>
            <w:tcW w:w="1800" w:type="dxa"/>
          </w:tcPr>
          <w:p w14:paraId="7FFE78AD" w14:textId="77777777" w:rsidR="00296610" w:rsidRDefault="00296610">
            <w:pPr>
              <w:pStyle w:val="TableRow"/>
              <w:rPr>
                <w:rFonts w:eastAsia="SimSun"/>
                <w:lang w:eastAsia="zh-SG"/>
              </w:rPr>
            </w:pPr>
            <w:r>
              <w:rPr>
                <w:rFonts w:eastAsia="SimSun"/>
                <w:lang w:eastAsia="zh-SG"/>
              </w:rPr>
              <w:t>JvB</w:t>
            </w:r>
          </w:p>
        </w:tc>
      </w:tr>
      <w:tr w:rsidR="009F1B98" w14:paraId="530CF3BC" w14:textId="77777777" w:rsidTr="00231EDC">
        <w:tc>
          <w:tcPr>
            <w:tcW w:w="1403" w:type="dxa"/>
          </w:tcPr>
          <w:p w14:paraId="25B0CADE" w14:textId="77777777" w:rsidR="009F1B98" w:rsidRDefault="009F1B98">
            <w:pPr>
              <w:pStyle w:val="TableRow"/>
              <w:rPr>
                <w:rFonts w:eastAsia="SimSun"/>
                <w:lang w:eastAsia="zh-SG"/>
              </w:rPr>
            </w:pPr>
            <w:r>
              <w:rPr>
                <w:rFonts w:eastAsia="SimSun"/>
                <w:lang w:eastAsia="zh-SG"/>
              </w:rPr>
              <w:t>20/09/2007</w:t>
            </w:r>
          </w:p>
        </w:tc>
        <w:tc>
          <w:tcPr>
            <w:tcW w:w="1257" w:type="dxa"/>
          </w:tcPr>
          <w:p w14:paraId="0A6367FD" w14:textId="77777777" w:rsidR="009F1B98" w:rsidRDefault="009F1B98" w:rsidP="009A5AB9">
            <w:pPr>
              <w:pStyle w:val="TableRow"/>
              <w:rPr>
                <w:rFonts w:eastAsia="SimSun"/>
                <w:lang w:eastAsia="zh-SG"/>
              </w:rPr>
            </w:pPr>
            <w:r>
              <w:rPr>
                <w:rFonts w:eastAsia="SimSun"/>
                <w:lang w:eastAsia="zh-SG"/>
              </w:rPr>
              <w:t>4.1.17</w:t>
            </w:r>
          </w:p>
        </w:tc>
        <w:tc>
          <w:tcPr>
            <w:tcW w:w="4018" w:type="dxa"/>
          </w:tcPr>
          <w:p w14:paraId="22991760" w14:textId="77777777" w:rsidR="009F1B98" w:rsidRDefault="009F1B98">
            <w:pPr>
              <w:pStyle w:val="TableRow"/>
            </w:pPr>
            <w:r>
              <w:t>CCN49 changes to add metadata to Specimen Details report</w:t>
            </w:r>
          </w:p>
        </w:tc>
        <w:tc>
          <w:tcPr>
            <w:tcW w:w="1800" w:type="dxa"/>
          </w:tcPr>
          <w:p w14:paraId="662275C5" w14:textId="77777777" w:rsidR="009F1B98" w:rsidRDefault="009F1B98">
            <w:pPr>
              <w:pStyle w:val="TableRow"/>
              <w:rPr>
                <w:rFonts w:eastAsia="SimSun"/>
                <w:lang w:eastAsia="zh-SG"/>
              </w:rPr>
            </w:pPr>
            <w:r>
              <w:rPr>
                <w:rFonts w:eastAsia="SimSun"/>
                <w:lang w:eastAsia="zh-SG"/>
              </w:rPr>
              <w:t>JvB</w:t>
            </w:r>
          </w:p>
        </w:tc>
      </w:tr>
      <w:tr w:rsidR="00C52A13" w14:paraId="1AD38326" w14:textId="77777777" w:rsidTr="00231EDC">
        <w:tc>
          <w:tcPr>
            <w:tcW w:w="1403" w:type="dxa"/>
          </w:tcPr>
          <w:p w14:paraId="32EF6617" w14:textId="77777777" w:rsidR="00C52A13" w:rsidRDefault="00C52A13">
            <w:pPr>
              <w:pStyle w:val="TableRow"/>
              <w:rPr>
                <w:rFonts w:eastAsia="SimSun"/>
                <w:lang w:eastAsia="zh-SG"/>
              </w:rPr>
            </w:pPr>
            <w:r>
              <w:rPr>
                <w:rFonts w:eastAsia="SimSun"/>
                <w:lang w:eastAsia="zh-SG"/>
              </w:rPr>
              <w:t>27/09/2007</w:t>
            </w:r>
          </w:p>
        </w:tc>
        <w:tc>
          <w:tcPr>
            <w:tcW w:w="1257" w:type="dxa"/>
          </w:tcPr>
          <w:p w14:paraId="252C3E53" w14:textId="77777777" w:rsidR="00C52A13" w:rsidRDefault="00C52A13" w:rsidP="009A5AB9">
            <w:pPr>
              <w:pStyle w:val="TableRow"/>
              <w:rPr>
                <w:rFonts w:eastAsia="SimSun"/>
                <w:lang w:eastAsia="zh-SG"/>
              </w:rPr>
            </w:pPr>
            <w:r>
              <w:rPr>
                <w:rFonts w:eastAsia="SimSun"/>
                <w:lang w:eastAsia="zh-SG"/>
              </w:rPr>
              <w:t>3.4.1.58</w:t>
            </w:r>
          </w:p>
        </w:tc>
        <w:tc>
          <w:tcPr>
            <w:tcW w:w="4018" w:type="dxa"/>
          </w:tcPr>
          <w:p w14:paraId="2D5FB1F2" w14:textId="77777777" w:rsidR="00C52A13" w:rsidRDefault="00C52A13">
            <w:pPr>
              <w:pStyle w:val="TableRow"/>
            </w:pPr>
            <w:r>
              <w:t>CCN47 – specimen searches now allowed on any metadata item</w:t>
            </w:r>
          </w:p>
        </w:tc>
        <w:tc>
          <w:tcPr>
            <w:tcW w:w="1800" w:type="dxa"/>
          </w:tcPr>
          <w:p w14:paraId="4B3A68CE" w14:textId="77777777" w:rsidR="00C52A13" w:rsidRDefault="00C52A13">
            <w:pPr>
              <w:pStyle w:val="TableRow"/>
              <w:rPr>
                <w:rFonts w:eastAsia="SimSun"/>
                <w:lang w:eastAsia="zh-SG"/>
              </w:rPr>
            </w:pPr>
            <w:r>
              <w:rPr>
                <w:rFonts w:eastAsia="SimSun"/>
                <w:lang w:eastAsia="zh-SG"/>
              </w:rPr>
              <w:t>JvB</w:t>
            </w:r>
          </w:p>
        </w:tc>
      </w:tr>
      <w:tr w:rsidR="005E60AC" w14:paraId="3D6DC114" w14:textId="77777777" w:rsidTr="00231EDC">
        <w:tc>
          <w:tcPr>
            <w:tcW w:w="1403" w:type="dxa"/>
          </w:tcPr>
          <w:p w14:paraId="3F5B1A41" w14:textId="77777777" w:rsidR="005E60AC" w:rsidRDefault="005E60AC">
            <w:pPr>
              <w:pStyle w:val="TableRow"/>
              <w:rPr>
                <w:rFonts w:eastAsia="SimSun"/>
                <w:lang w:eastAsia="zh-SG"/>
              </w:rPr>
            </w:pPr>
            <w:r>
              <w:rPr>
                <w:rFonts w:eastAsia="SimSun"/>
                <w:lang w:eastAsia="zh-SG"/>
              </w:rPr>
              <w:t>28/09/2007</w:t>
            </w:r>
          </w:p>
        </w:tc>
        <w:tc>
          <w:tcPr>
            <w:tcW w:w="1257" w:type="dxa"/>
          </w:tcPr>
          <w:p w14:paraId="250AF41A" w14:textId="77777777" w:rsidR="005E60AC" w:rsidRDefault="005E60AC" w:rsidP="009A5AB9">
            <w:pPr>
              <w:pStyle w:val="TableRow"/>
              <w:rPr>
                <w:rFonts w:eastAsia="SimSun"/>
                <w:lang w:eastAsia="zh-SG"/>
              </w:rPr>
            </w:pPr>
            <w:r>
              <w:rPr>
                <w:rFonts w:eastAsia="SimSun"/>
                <w:lang w:eastAsia="zh-SG"/>
              </w:rPr>
              <w:t>5.5, 4.2.12, 4.2.12.3, 4.2.12.11, 5.3.2.51</w:t>
            </w:r>
          </w:p>
        </w:tc>
        <w:tc>
          <w:tcPr>
            <w:tcW w:w="4018" w:type="dxa"/>
          </w:tcPr>
          <w:p w14:paraId="30433DAC" w14:textId="77777777" w:rsidR="005E60AC" w:rsidRDefault="005E60AC">
            <w:pPr>
              <w:pStyle w:val="TableRow"/>
            </w:pPr>
            <w:r>
              <w:t>CCN45 – Quick Entry system now supports multiple value entry for Determiners, Field Collectors and Geographic Areas.</w:t>
            </w:r>
          </w:p>
        </w:tc>
        <w:tc>
          <w:tcPr>
            <w:tcW w:w="1800" w:type="dxa"/>
          </w:tcPr>
          <w:p w14:paraId="1EA1BA1E" w14:textId="77777777" w:rsidR="005E60AC" w:rsidRDefault="005E60AC">
            <w:pPr>
              <w:pStyle w:val="TableRow"/>
              <w:rPr>
                <w:rFonts w:eastAsia="SimSun"/>
                <w:lang w:eastAsia="zh-SG"/>
              </w:rPr>
            </w:pPr>
            <w:r>
              <w:rPr>
                <w:rFonts w:eastAsia="SimSun"/>
                <w:lang w:eastAsia="zh-SG"/>
              </w:rPr>
              <w:t>JvB</w:t>
            </w:r>
          </w:p>
        </w:tc>
      </w:tr>
      <w:tr w:rsidR="00470A86" w14:paraId="3FDDC1FF" w14:textId="77777777" w:rsidTr="00231EDC">
        <w:tc>
          <w:tcPr>
            <w:tcW w:w="1403" w:type="dxa"/>
          </w:tcPr>
          <w:p w14:paraId="3694EE3D" w14:textId="77777777" w:rsidR="00470A86" w:rsidRDefault="00470A86">
            <w:pPr>
              <w:pStyle w:val="TableRow"/>
              <w:rPr>
                <w:rFonts w:eastAsia="SimSun"/>
                <w:lang w:eastAsia="zh-SG"/>
              </w:rPr>
            </w:pPr>
            <w:r>
              <w:rPr>
                <w:rFonts w:eastAsia="SimSun"/>
                <w:lang w:eastAsia="zh-SG"/>
              </w:rPr>
              <w:t>22/10/2007</w:t>
            </w:r>
          </w:p>
        </w:tc>
        <w:tc>
          <w:tcPr>
            <w:tcW w:w="1257" w:type="dxa"/>
          </w:tcPr>
          <w:p w14:paraId="0A846910" w14:textId="77777777" w:rsidR="00470A86" w:rsidRDefault="00470A86" w:rsidP="009A5AB9">
            <w:pPr>
              <w:pStyle w:val="TableRow"/>
              <w:rPr>
                <w:rFonts w:eastAsia="SimSun"/>
                <w:lang w:eastAsia="zh-SG"/>
              </w:rPr>
            </w:pPr>
            <w:r>
              <w:rPr>
                <w:rFonts w:eastAsia="SimSun"/>
                <w:lang w:eastAsia="zh-SG"/>
              </w:rPr>
              <w:t>4.2.13</w:t>
            </w:r>
          </w:p>
        </w:tc>
        <w:tc>
          <w:tcPr>
            <w:tcW w:w="4018" w:type="dxa"/>
          </w:tcPr>
          <w:p w14:paraId="14BF488E" w14:textId="77777777" w:rsidR="00470A86" w:rsidRDefault="00470A86">
            <w:pPr>
              <w:pStyle w:val="TableRow"/>
            </w:pPr>
            <w:r>
              <w:t>Specimen Finder scratchpad update</w:t>
            </w:r>
          </w:p>
        </w:tc>
        <w:tc>
          <w:tcPr>
            <w:tcW w:w="1800" w:type="dxa"/>
          </w:tcPr>
          <w:p w14:paraId="094F3CD7" w14:textId="77777777" w:rsidR="00470A86" w:rsidRDefault="00470A86">
            <w:pPr>
              <w:pStyle w:val="TableRow"/>
              <w:rPr>
                <w:rFonts w:eastAsia="SimSun"/>
                <w:lang w:eastAsia="zh-SG"/>
              </w:rPr>
            </w:pPr>
            <w:r>
              <w:rPr>
                <w:rFonts w:eastAsia="SimSun"/>
                <w:lang w:eastAsia="zh-SG"/>
              </w:rPr>
              <w:t>JvB</w:t>
            </w:r>
          </w:p>
        </w:tc>
      </w:tr>
      <w:tr w:rsidR="00A833D6" w14:paraId="3C3F89D0" w14:textId="77777777" w:rsidTr="00231EDC">
        <w:tc>
          <w:tcPr>
            <w:tcW w:w="1403" w:type="dxa"/>
          </w:tcPr>
          <w:p w14:paraId="39682ED3" w14:textId="77777777" w:rsidR="00A833D6" w:rsidRDefault="00A833D6">
            <w:pPr>
              <w:pStyle w:val="TableRow"/>
              <w:rPr>
                <w:rFonts w:eastAsia="SimSun"/>
                <w:lang w:eastAsia="zh-SG"/>
              </w:rPr>
            </w:pPr>
            <w:r>
              <w:rPr>
                <w:rFonts w:eastAsia="SimSun"/>
                <w:lang w:eastAsia="zh-SG"/>
              </w:rPr>
              <w:t>07/11/2007</w:t>
            </w:r>
          </w:p>
        </w:tc>
        <w:tc>
          <w:tcPr>
            <w:tcW w:w="1257" w:type="dxa"/>
          </w:tcPr>
          <w:p w14:paraId="6CD930A9" w14:textId="77777777" w:rsidR="00A833D6" w:rsidRDefault="00A833D6" w:rsidP="009A5AB9">
            <w:pPr>
              <w:pStyle w:val="TableRow"/>
              <w:rPr>
                <w:rFonts w:eastAsia="SimSun"/>
                <w:lang w:eastAsia="zh-SG"/>
              </w:rPr>
            </w:pPr>
            <w:r>
              <w:rPr>
                <w:rFonts w:eastAsia="SimSun"/>
                <w:lang w:eastAsia="zh-SG"/>
              </w:rPr>
              <w:t>4.2.13.3</w:t>
            </w:r>
          </w:p>
        </w:tc>
        <w:tc>
          <w:tcPr>
            <w:tcW w:w="4018" w:type="dxa"/>
          </w:tcPr>
          <w:p w14:paraId="632CC5B1" w14:textId="77777777" w:rsidR="00A833D6" w:rsidRDefault="00A833D6">
            <w:pPr>
              <w:pStyle w:val="TableRow"/>
            </w:pPr>
            <w:r>
              <w:t>Removed reference to Collections Templates which are not currently implemented.</w:t>
            </w:r>
          </w:p>
        </w:tc>
        <w:tc>
          <w:tcPr>
            <w:tcW w:w="1800" w:type="dxa"/>
          </w:tcPr>
          <w:p w14:paraId="47A912B5" w14:textId="77777777" w:rsidR="00A833D6" w:rsidRDefault="00A833D6">
            <w:pPr>
              <w:pStyle w:val="TableRow"/>
              <w:rPr>
                <w:rFonts w:eastAsia="SimSun"/>
                <w:lang w:eastAsia="zh-SG"/>
              </w:rPr>
            </w:pPr>
            <w:r>
              <w:rPr>
                <w:rFonts w:eastAsia="SimSun"/>
                <w:lang w:eastAsia="zh-SG"/>
              </w:rPr>
              <w:t>JvB</w:t>
            </w:r>
          </w:p>
        </w:tc>
      </w:tr>
      <w:tr w:rsidR="005B6293" w14:paraId="4B46F9D4" w14:textId="77777777" w:rsidTr="00231EDC">
        <w:tc>
          <w:tcPr>
            <w:tcW w:w="1403" w:type="dxa"/>
          </w:tcPr>
          <w:p w14:paraId="6C96C527" w14:textId="77777777" w:rsidR="005B6293" w:rsidRDefault="005B6293">
            <w:pPr>
              <w:pStyle w:val="TableRow"/>
              <w:rPr>
                <w:rFonts w:eastAsia="SimSun"/>
                <w:lang w:eastAsia="zh-SG"/>
              </w:rPr>
            </w:pPr>
            <w:r>
              <w:rPr>
                <w:rFonts w:eastAsia="SimSun"/>
                <w:lang w:eastAsia="zh-SG"/>
              </w:rPr>
              <w:t>14/11/2007</w:t>
            </w:r>
          </w:p>
        </w:tc>
        <w:tc>
          <w:tcPr>
            <w:tcW w:w="1257" w:type="dxa"/>
          </w:tcPr>
          <w:p w14:paraId="6F166C24" w14:textId="77777777" w:rsidR="005B6293" w:rsidRDefault="005B6293" w:rsidP="009A5AB9">
            <w:pPr>
              <w:pStyle w:val="TableRow"/>
              <w:rPr>
                <w:rFonts w:eastAsia="SimSun"/>
                <w:lang w:eastAsia="zh-SG"/>
              </w:rPr>
            </w:pPr>
            <w:r>
              <w:rPr>
                <w:rFonts w:eastAsia="SimSun"/>
                <w:lang w:eastAsia="zh-SG"/>
              </w:rPr>
              <w:t>3.4.1.75</w:t>
            </w:r>
          </w:p>
        </w:tc>
        <w:tc>
          <w:tcPr>
            <w:tcW w:w="4018" w:type="dxa"/>
          </w:tcPr>
          <w:p w14:paraId="4A3F8E66" w14:textId="77777777" w:rsidR="005B6293" w:rsidRDefault="00B67376">
            <w:pPr>
              <w:pStyle w:val="TableRow"/>
            </w:pPr>
            <w:r>
              <w:t>More precise description of search on Store Hierarchy.</w:t>
            </w:r>
          </w:p>
        </w:tc>
        <w:tc>
          <w:tcPr>
            <w:tcW w:w="1800" w:type="dxa"/>
          </w:tcPr>
          <w:p w14:paraId="0346B97F" w14:textId="77777777" w:rsidR="005B6293" w:rsidRDefault="005B6293">
            <w:pPr>
              <w:pStyle w:val="TableRow"/>
              <w:rPr>
                <w:rFonts w:eastAsia="SimSun"/>
                <w:lang w:eastAsia="zh-SG"/>
              </w:rPr>
            </w:pPr>
            <w:r>
              <w:rPr>
                <w:rFonts w:eastAsia="SimSun"/>
                <w:lang w:eastAsia="zh-SG"/>
              </w:rPr>
              <w:t>ES</w:t>
            </w:r>
          </w:p>
        </w:tc>
      </w:tr>
      <w:tr w:rsidR="00681675" w14:paraId="3A5EBFFC" w14:textId="77777777" w:rsidTr="00231EDC">
        <w:tc>
          <w:tcPr>
            <w:tcW w:w="1403" w:type="dxa"/>
          </w:tcPr>
          <w:p w14:paraId="7CEB18CD" w14:textId="77777777" w:rsidR="00681675" w:rsidRDefault="00681675">
            <w:pPr>
              <w:pStyle w:val="TableRow"/>
              <w:rPr>
                <w:rFonts w:eastAsia="SimSun"/>
                <w:lang w:eastAsia="zh-SG"/>
              </w:rPr>
            </w:pPr>
            <w:r>
              <w:rPr>
                <w:rFonts w:eastAsia="SimSun"/>
                <w:lang w:eastAsia="zh-SG"/>
              </w:rPr>
              <w:t>12/12/2007</w:t>
            </w:r>
          </w:p>
        </w:tc>
        <w:tc>
          <w:tcPr>
            <w:tcW w:w="1257" w:type="dxa"/>
          </w:tcPr>
          <w:p w14:paraId="622358B2" w14:textId="77777777" w:rsidR="00681675" w:rsidRDefault="00681675" w:rsidP="009A5AB9">
            <w:pPr>
              <w:pStyle w:val="TableRow"/>
              <w:rPr>
                <w:rFonts w:eastAsia="SimSun"/>
                <w:lang w:eastAsia="zh-SG"/>
              </w:rPr>
            </w:pPr>
            <w:r>
              <w:rPr>
                <w:rFonts w:eastAsia="SimSun"/>
                <w:lang w:eastAsia="zh-SG"/>
              </w:rPr>
              <w:t>5.3.2.53</w:t>
            </w:r>
          </w:p>
        </w:tc>
        <w:tc>
          <w:tcPr>
            <w:tcW w:w="4018" w:type="dxa"/>
          </w:tcPr>
          <w:p w14:paraId="010E97FC" w14:textId="77777777" w:rsidR="00681675" w:rsidRDefault="00681675">
            <w:pPr>
              <w:pStyle w:val="TableRow"/>
            </w:pPr>
            <w:r>
              <w:t>Corrected QE_Field.Template_Type documentation</w:t>
            </w:r>
          </w:p>
        </w:tc>
        <w:tc>
          <w:tcPr>
            <w:tcW w:w="1800" w:type="dxa"/>
          </w:tcPr>
          <w:p w14:paraId="27E94091" w14:textId="77777777" w:rsidR="00681675" w:rsidRDefault="00681675">
            <w:pPr>
              <w:pStyle w:val="TableRow"/>
              <w:rPr>
                <w:rFonts w:eastAsia="SimSun"/>
                <w:lang w:eastAsia="zh-SG"/>
              </w:rPr>
            </w:pPr>
            <w:r>
              <w:rPr>
                <w:rFonts w:eastAsia="SimSun"/>
                <w:lang w:eastAsia="zh-SG"/>
              </w:rPr>
              <w:t>JvB</w:t>
            </w:r>
          </w:p>
        </w:tc>
      </w:tr>
      <w:tr w:rsidR="00CB7925" w14:paraId="3B4701E2" w14:textId="77777777" w:rsidTr="00231EDC">
        <w:tc>
          <w:tcPr>
            <w:tcW w:w="1403" w:type="dxa"/>
          </w:tcPr>
          <w:p w14:paraId="5FF80C8F" w14:textId="77777777" w:rsidR="00CB7925" w:rsidRDefault="00CB7925">
            <w:pPr>
              <w:pStyle w:val="TableRow"/>
              <w:rPr>
                <w:rFonts w:eastAsia="SimSun"/>
                <w:lang w:eastAsia="zh-SG"/>
              </w:rPr>
            </w:pPr>
            <w:r>
              <w:rPr>
                <w:rFonts w:eastAsia="SimSun"/>
                <w:lang w:eastAsia="zh-SG"/>
              </w:rPr>
              <w:t>14/12/2007</w:t>
            </w:r>
          </w:p>
        </w:tc>
        <w:tc>
          <w:tcPr>
            <w:tcW w:w="1257" w:type="dxa"/>
          </w:tcPr>
          <w:p w14:paraId="4A06C295" w14:textId="77777777" w:rsidR="00CB7925" w:rsidRDefault="00CB7925" w:rsidP="009A5AB9">
            <w:pPr>
              <w:pStyle w:val="TableRow"/>
              <w:rPr>
                <w:rFonts w:eastAsia="SimSun"/>
                <w:lang w:eastAsia="zh-SG"/>
              </w:rPr>
            </w:pPr>
            <w:r>
              <w:rPr>
                <w:rFonts w:eastAsia="SimSun"/>
                <w:lang w:eastAsia="zh-SG"/>
              </w:rPr>
              <w:t>4.2.12.7</w:t>
            </w:r>
          </w:p>
        </w:tc>
        <w:tc>
          <w:tcPr>
            <w:tcW w:w="4018" w:type="dxa"/>
          </w:tcPr>
          <w:p w14:paraId="0063B8E8" w14:textId="77777777" w:rsidR="00CB7925" w:rsidRDefault="00CB7925">
            <w:pPr>
              <w:pStyle w:val="TableRow"/>
            </w:pPr>
            <w:r>
              <w:t>Clarification of import file format for Quick Entry</w:t>
            </w:r>
          </w:p>
        </w:tc>
        <w:tc>
          <w:tcPr>
            <w:tcW w:w="1800" w:type="dxa"/>
          </w:tcPr>
          <w:p w14:paraId="0CB9498B" w14:textId="77777777" w:rsidR="00CB7925" w:rsidRDefault="00CB7925">
            <w:pPr>
              <w:pStyle w:val="TableRow"/>
              <w:rPr>
                <w:rFonts w:eastAsia="SimSun"/>
                <w:lang w:eastAsia="zh-SG"/>
              </w:rPr>
            </w:pPr>
            <w:r>
              <w:rPr>
                <w:rFonts w:eastAsia="SimSun"/>
                <w:lang w:eastAsia="zh-SG"/>
              </w:rPr>
              <w:t>JvB</w:t>
            </w:r>
          </w:p>
        </w:tc>
      </w:tr>
      <w:tr w:rsidR="00E34D40" w14:paraId="4159F339" w14:textId="77777777" w:rsidTr="00231EDC">
        <w:tc>
          <w:tcPr>
            <w:tcW w:w="1403" w:type="dxa"/>
          </w:tcPr>
          <w:p w14:paraId="2E201FA6" w14:textId="77777777" w:rsidR="00E34D40" w:rsidRDefault="00E34D40">
            <w:pPr>
              <w:pStyle w:val="TableRow"/>
              <w:rPr>
                <w:rFonts w:eastAsia="SimSun"/>
                <w:lang w:eastAsia="zh-SG"/>
              </w:rPr>
            </w:pPr>
            <w:r>
              <w:rPr>
                <w:rFonts w:eastAsia="SimSun"/>
                <w:lang w:eastAsia="zh-SG"/>
              </w:rPr>
              <w:lastRenderedPageBreak/>
              <w:t>14/01/2008</w:t>
            </w:r>
          </w:p>
        </w:tc>
        <w:tc>
          <w:tcPr>
            <w:tcW w:w="1257" w:type="dxa"/>
          </w:tcPr>
          <w:p w14:paraId="216AE4B8" w14:textId="77777777" w:rsidR="00E34D40" w:rsidRDefault="00E34D40" w:rsidP="009A5AB9">
            <w:pPr>
              <w:pStyle w:val="TableRow"/>
              <w:rPr>
                <w:rFonts w:eastAsia="SimSun"/>
                <w:lang w:eastAsia="zh-SG"/>
              </w:rPr>
            </w:pPr>
            <w:r>
              <w:rPr>
                <w:rFonts w:eastAsia="SimSun"/>
                <w:lang w:eastAsia="zh-SG"/>
              </w:rPr>
              <w:t>4.2.12</w:t>
            </w:r>
          </w:p>
        </w:tc>
        <w:tc>
          <w:tcPr>
            <w:tcW w:w="4018" w:type="dxa"/>
          </w:tcPr>
          <w:p w14:paraId="1CD53047" w14:textId="77777777" w:rsidR="00E34D40" w:rsidRDefault="00E34D40">
            <w:pPr>
              <w:pStyle w:val="TableRow"/>
            </w:pPr>
            <w:r>
              <w:t>CCN44 – added new inference fields to Quick Entry</w:t>
            </w:r>
          </w:p>
        </w:tc>
        <w:tc>
          <w:tcPr>
            <w:tcW w:w="1800" w:type="dxa"/>
          </w:tcPr>
          <w:p w14:paraId="39A9C792" w14:textId="77777777" w:rsidR="00E34D40" w:rsidRDefault="00E34D40">
            <w:pPr>
              <w:pStyle w:val="TableRow"/>
              <w:rPr>
                <w:rFonts w:eastAsia="SimSun"/>
                <w:lang w:eastAsia="zh-SG"/>
              </w:rPr>
            </w:pPr>
            <w:r>
              <w:rPr>
                <w:rFonts w:eastAsia="SimSun"/>
                <w:lang w:eastAsia="zh-SG"/>
              </w:rPr>
              <w:t>JvB</w:t>
            </w:r>
          </w:p>
        </w:tc>
      </w:tr>
      <w:tr w:rsidR="005D2DEA" w14:paraId="2E7B8E9A" w14:textId="77777777" w:rsidTr="00231EDC">
        <w:tc>
          <w:tcPr>
            <w:tcW w:w="1403" w:type="dxa"/>
          </w:tcPr>
          <w:p w14:paraId="32D49A9D" w14:textId="77777777" w:rsidR="005D2DEA" w:rsidRDefault="005D2DEA">
            <w:pPr>
              <w:pStyle w:val="TableRow"/>
              <w:rPr>
                <w:rFonts w:eastAsia="SimSun"/>
                <w:lang w:eastAsia="zh-SG"/>
              </w:rPr>
            </w:pPr>
            <w:r>
              <w:rPr>
                <w:rFonts w:eastAsia="SimSun"/>
                <w:lang w:eastAsia="zh-SG"/>
              </w:rPr>
              <w:t>09/05/2008</w:t>
            </w:r>
          </w:p>
        </w:tc>
        <w:tc>
          <w:tcPr>
            <w:tcW w:w="1257" w:type="dxa"/>
          </w:tcPr>
          <w:p w14:paraId="213C48C3" w14:textId="77777777" w:rsidR="005D2DEA" w:rsidRDefault="005D2DEA" w:rsidP="009A5AB9">
            <w:pPr>
              <w:pStyle w:val="TableRow"/>
              <w:rPr>
                <w:rFonts w:eastAsia="SimSun"/>
                <w:lang w:eastAsia="zh-SG"/>
              </w:rPr>
            </w:pPr>
            <w:r>
              <w:rPr>
                <w:rFonts w:eastAsia="SimSun"/>
                <w:lang w:eastAsia="zh-SG"/>
              </w:rPr>
              <w:t>3.4.1.58</w:t>
            </w:r>
          </w:p>
        </w:tc>
        <w:tc>
          <w:tcPr>
            <w:tcW w:w="4018" w:type="dxa"/>
          </w:tcPr>
          <w:p w14:paraId="20C01E82" w14:textId="77777777" w:rsidR="005D2DEA" w:rsidRDefault="005D2DEA">
            <w:pPr>
              <w:pStyle w:val="TableRow"/>
            </w:pPr>
            <w:r>
              <w:t>CCN70 - ability to search for any specimen number, not just preferred</w:t>
            </w:r>
          </w:p>
        </w:tc>
        <w:tc>
          <w:tcPr>
            <w:tcW w:w="1800" w:type="dxa"/>
          </w:tcPr>
          <w:p w14:paraId="055F2783" w14:textId="77777777" w:rsidR="005D2DEA" w:rsidRDefault="005D2DEA">
            <w:pPr>
              <w:pStyle w:val="TableRow"/>
              <w:rPr>
                <w:rFonts w:eastAsia="SimSun"/>
                <w:lang w:eastAsia="zh-SG"/>
              </w:rPr>
            </w:pPr>
            <w:r>
              <w:rPr>
                <w:rFonts w:eastAsia="SimSun"/>
                <w:lang w:eastAsia="zh-SG"/>
              </w:rPr>
              <w:t>JvB</w:t>
            </w:r>
          </w:p>
        </w:tc>
      </w:tr>
      <w:tr w:rsidR="00F94CA9" w14:paraId="51D07455" w14:textId="77777777" w:rsidTr="00231EDC">
        <w:tc>
          <w:tcPr>
            <w:tcW w:w="1403" w:type="dxa"/>
          </w:tcPr>
          <w:p w14:paraId="551A84C2" w14:textId="77777777" w:rsidR="00F94CA9" w:rsidRDefault="00F94CA9">
            <w:pPr>
              <w:pStyle w:val="TableRow"/>
              <w:rPr>
                <w:rFonts w:eastAsia="SimSun"/>
                <w:lang w:eastAsia="zh-SG"/>
              </w:rPr>
            </w:pPr>
            <w:r>
              <w:rPr>
                <w:rFonts w:eastAsia="SimSun"/>
                <w:lang w:eastAsia="zh-SG"/>
              </w:rPr>
              <w:t>06/06/2008</w:t>
            </w:r>
          </w:p>
        </w:tc>
        <w:tc>
          <w:tcPr>
            <w:tcW w:w="1257" w:type="dxa"/>
          </w:tcPr>
          <w:p w14:paraId="7563E602" w14:textId="77777777" w:rsidR="00F94CA9" w:rsidRDefault="00F94CA9" w:rsidP="009A5AB9">
            <w:pPr>
              <w:pStyle w:val="TableRow"/>
              <w:rPr>
                <w:rFonts w:eastAsia="SimSun"/>
                <w:lang w:eastAsia="zh-SG"/>
              </w:rPr>
            </w:pPr>
            <w:r>
              <w:t>4.2.2.6, 4.2.3.8, 4.2.14.</w:t>
            </w:r>
            <w:r w:rsidR="00DB15B1">
              <w:t>8</w:t>
            </w:r>
          </w:p>
        </w:tc>
        <w:tc>
          <w:tcPr>
            <w:tcW w:w="4018" w:type="dxa"/>
          </w:tcPr>
          <w:p w14:paraId="147BCB46" w14:textId="77777777" w:rsidR="00F94CA9" w:rsidRPr="00A104CD" w:rsidRDefault="00F94CA9">
            <w:pPr>
              <w:pStyle w:val="TableRow"/>
              <w:rPr>
                <w:lang w:val="fr-FR"/>
              </w:rPr>
            </w:pPr>
            <w:r w:rsidRPr="00A104CD">
              <w:rPr>
                <w:lang w:val="fr-FR"/>
              </w:rPr>
              <w:t>CCN64 - ImageMagick image file support.</w:t>
            </w:r>
          </w:p>
        </w:tc>
        <w:tc>
          <w:tcPr>
            <w:tcW w:w="1800" w:type="dxa"/>
          </w:tcPr>
          <w:p w14:paraId="6C31E94F" w14:textId="77777777" w:rsidR="00F94CA9" w:rsidRDefault="00F94CA9">
            <w:pPr>
              <w:pStyle w:val="TableRow"/>
              <w:rPr>
                <w:rFonts w:eastAsia="SimSun"/>
                <w:lang w:eastAsia="zh-SG"/>
              </w:rPr>
            </w:pPr>
            <w:r>
              <w:rPr>
                <w:rFonts w:eastAsia="SimSun"/>
                <w:lang w:eastAsia="zh-SG"/>
              </w:rPr>
              <w:t>JvB</w:t>
            </w:r>
          </w:p>
        </w:tc>
      </w:tr>
      <w:tr w:rsidR="003E2950" w14:paraId="114A76EC" w14:textId="77777777" w:rsidTr="00231EDC">
        <w:tc>
          <w:tcPr>
            <w:tcW w:w="1403" w:type="dxa"/>
          </w:tcPr>
          <w:p w14:paraId="450BCBCD" w14:textId="77777777" w:rsidR="003E2950" w:rsidRDefault="003E2950">
            <w:pPr>
              <w:pStyle w:val="TableRow"/>
              <w:rPr>
                <w:rFonts w:eastAsia="SimSun"/>
                <w:lang w:eastAsia="zh-SG"/>
              </w:rPr>
            </w:pPr>
            <w:r>
              <w:rPr>
                <w:rFonts w:eastAsia="SimSun"/>
                <w:lang w:eastAsia="zh-SG"/>
              </w:rPr>
              <w:t>17/06/2008</w:t>
            </w:r>
          </w:p>
        </w:tc>
        <w:tc>
          <w:tcPr>
            <w:tcW w:w="1257" w:type="dxa"/>
          </w:tcPr>
          <w:p w14:paraId="70965907" w14:textId="77777777" w:rsidR="003E2950" w:rsidRDefault="003E2950" w:rsidP="009A5AB9">
            <w:pPr>
              <w:pStyle w:val="TableRow"/>
            </w:pPr>
            <w:r>
              <w:t>4.2.4.14, 5.3.2.66</w:t>
            </w:r>
          </w:p>
        </w:tc>
        <w:tc>
          <w:tcPr>
            <w:tcW w:w="4018" w:type="dxa"/>
          </w:tcPr>
          <w:p w14:paraId="52E24E6A" w14:textId="77777777" w:rsidR="003E2950" w:rsidRDefault="003E2950">
            <w:pPr>
              <w:pStyle w:val="TableRow"/>
            </w:pPr>
            <w:r>
              <w:t>CCN65 - Specimen checked flag.</w:t>
            </w:r>
          </w:p>
        </w:tc>
        <w:tc>
          <w:tcPr>
            <w:tcW w:w="1800" w:type="dxa"/>
          </w:tcPr>
          <w:p w14:paraId="4EE70F80" w14:textId="77777777" w:rsidR="003E2950" w:rsidRDefault="003E2950">
            <w:pPr>
              <w:pStyle w:val="TableRow"/>
              <w:rPr>
                <w:rFonts w:eastAsia="SimSun"/>
                <w:lang w:eastAsia="zh-SG"/>
              </w:rPr>
            </w:pPr>
            <w:r>
              <w:rPr>
                <w:rFonts w:eastAsia="SimSun"/>
                <w:lang w:eastAsia="zh-SG"/>
              </w:rPr>
              <w:t>JvB</w:t>
            </w:r>
          </w:p>
        </w:tc>
      </w:tr>
      <w:tr w:rsidR="004E618D" w14:paraId="2B0170DA" w14:textId="77777777" w:rsidTr="00231EDC">
        <w:tc>
          <w:tcPr>
            <w:tcW w:w="1403" w:type="dxa"/>
          </w:tcPr>
          <w:p w14:paraId="70C0F1E8" w14:textId="77777777" w:rsidR="004E618D" w:rsidRDefault="004E618D">
            <w:pPr>
              <w:pStyle w:val="TableRow"/>
              <w:rPr>
                <w:rFonts w:eastAsia="SimSun"/>
                <w:lang w:eastAsia="zh-SG"/>
              </w:rPr>
            </w:pPr>
            <w:r>
              <w:rPr>
                <w:rFonts w:eastAsia="SimSun"/>
                <w:lang w:eastAsia="zh-SG"/>
              </w:rPr>
              <w:t>17/06/2008</w:t>
            </w:r>
          </w:p>
        </w:tc>
        <w:tc>
          <w:tcPr>
            <w:tcW w:w="1257" w:type="dxa"/>
          </w:tcPr>
          <w:p w14:paraId="350D37A2" w14:textId="77777777" w:rsidR="004E618D" w:rsidRDefault="004E6972" w:rsidP="009A5AB9">
            <w:pPr>
              <w:pStyle w:val="TableRow"/>
            </w:pPr>
            <w:r>
              <w:t xml:space="preserve">3.4.6, </w:t>
            </w:r>
            <w:r w:rsidR="004E618D">
              <w:t>5.5</w:t>
            </w:r>
          </w:p>
        </w:tc>
        <w:tc>
          <w:tcPr>
            <w:tcW w:w="4018" w:type="dxa"/>
          </w:tcPr>
          <w:p w14:paraId="571C207C" w14:textId="77777777" w:rsidR="004E618D" w:rsidRDefault="002055DC">
            <w:pPr>
              <w:pStyle w:val="TableRow"/>
            </w:pPr>
            <w:r>
              <w:t>CCN72 - Presence checking for specimens</w:t>
            </w:r>
          </w:p>
        </w:tc>
        <w:tc>
          <w:tcPr>
            <w:tcW w:w="1800" w:type="dxa"/>
          </w:tcPr>
          <w:p w14:paraId="6D171EB1" w14:textId="77777777" w:rsidR="004E618D" w:rsidRDefault="002055DC">
            <w:pPr>
              <w:pStyle w:val="TableRow"/>
              <w:rPr>
                <w:rFonts w:eastAsia="SimSun"/>
                <w:lang w:eastAsia="zh-SG"/>
              </w:rPr>
            </w:pPr>
            <w:r>
              <w:rPr>
                <w:rFonts w:eastAsia="SimSun"/>
                <w:lang w:eastAsia="zh-SG"/>
              </w:rPr>
              <w:t>JvB</w:t>
            </w:r>
          </w:p>
        </w:tc>
      </w:tr>
      <w:tr w:rsidR="007B23AC" w14:paraId="27D62486" w14:textId="77777777" w:rsidTr="00231EDC">
        <w:tc>
          <w:tcPr>
            <w:tcW w:w="1403" w:type="dxa"/>
          </w:tcPr>
          <w:p w14:paraId="71531B1B" w14:textId="77777777" w:rsidR="007B23AC" w:rsidRDefault="007B23AC">
            <w:pPr>
              <w:pStyle w:val="TableRow"/>
              <w:rPr>
                <w:rFonts w:eastAsia="SimSun"/>
                <w:lang w:eastAsia="zh-SG"/>
              </w:rPr>
            </w:pPr>
            <w:r>
              <w:rPr>
                <w:rFonts w:eastAsia="SimSun"/>
                <w:lang w:eastAsia="zh-SG"/>
              </w:rPr>
              <w:t>17/06/2008</w:t>
            </w:r>
          </w:p>
        </w:tc>
        <w:tc>
          <w:tcPr>
            <w:tcW w:w="1257" w:type="dxa"/>
          </w:tcPr>
          <w:p w14:paraId="1C43D8B1" w14:textId="77777777" w:rsidR="007B23AC" w:rsidRDefault="007B23AC" w:rsidP="009A5AB9">
            <w:pPr>
              <w:pStyle w:val="TableRow"/>
            </w:pPr>
            <w:r>
              <w:t>4.2.12</w:t>
            </w:r>
          </w:p>
        </w:tc>
        <w:tc>
          <w:tcPr>
            <w:tcW w:w="4018" w:type="dxa"/>
          </w:tcPr>
          <w:p w14:paraId="71DCB7C5" w14:textId="77777777" w:rsidR="007B23AC" w:rsidRDefault="007B23AC">
            <w:pPr>
              <w:pStyle w:val="TableRow"/>
            </w:pPr>
            <w:r>
              <w:t>CCN73 - Quick Entry supp</w:t>
            </w:r>
            <w:r w:rsidR="00184E16">
              <w:t>ort for multiple determinations</w:t>
            </w:r>
          </w:p>
        </w:tc>
        <w:tc>
          <w:tcPr>
            <w:tcW w:w="1800" w:type="dxa"/>
          </w:tcPr>
          <w:p w14:paraId="3B82E69F" w14:textId="77777777" w:rsidR="007B23AC" w:rsidRDefault="007B23AC">
            <w:pPr>
              <w:pStyle w:val="TableRow"/>
              <w:rPr>
                <w:rFonts w:eastAsia="SimSun"/>
                <w:lang w:eastAsia="zh-SG"/>
              </w:rPr>
            </w:pPr>
            <w:r>
              <w:rPr>
                <w:rFonts w:eastAsia="SimSun"/>
                <w:lang w:eastAsia="zh-SG"/>
              </w:rPr>
              <w:t>JvB</w:t>
            </w:r>
          </w:p>
        </w:tc>
      </w:tr>
      <w:tr w:rsidR="002F2B17" w14:paraId="1419BB65" w14:textId="77777777" w:rsidTr="00231EDC">
        <w:tc>
          <w:tcPr>
            <w:tcW w:w="1403" w:type="dxa"/>
          </w:tcPr>
          <w:p w14:paraId="5D43FC73" w14:textId="77777777" w:rsidR="002F2B17" w:rsidRPr="009825C6" w:rsidRDefault="002F2B17" w:rsidP="00C92F36">
            <w:pPr>
              <w:pStyle w:val="TableRow"/>
              <w:rPr>
                <w:rFonts w:eastAsia="SimSun"/>
                <w:lang w:eastAsia="zh-SG"/>
              </w:rPr>
            </w:pPr>
            <w:r w:rsidRPr="009825C6">
              <w:rPr>
                <w:rFonts w:eastAsia="SimSun"/>
                <w:lang w:eastAsia="zh-SG"/>
              </w:rPr>
              <w:t>18/06/2008</w:t>
            </w:r>
          </w:p>
        </w:tc>
        <w:tc>
          <w:tcPr>
            <w:tcW w:w="1257" w:type="dxa"/>
          </w:tcPr>
          <w:p w14:paraId="1438A477" w14:textId="77777777" w:rsidR="002F2B17" w:rsidRPr="009825C6" w:rsidRDefault="002F2B17" w:rsidP="00C92F36">
            <w:pPr>
              <w:pStyle w:val="TableRow"/>
            </w:pPr>
            <w:r w:rsidRPr="009825C6">
              <w:t>4.2.4.16, 5.3.1.14, 5.5</w:t>
            </w:r>
            <w:r w:rsidR="00856CFF">
              <w:t>, 4.2.14.</w:t>
            </w:r>
            <w:r w:rsidR="00ED704E">
              <w:t>7</w:t>
            </w:r>
          </w:p>
        </w:tc>
        <w:tc>
          <w:tcPr>
            <w:tcW w:w="4018" w:type="dxa"/>
          </w:tcPr>
          <w:p w14:paraId="5C0A3728" w14:textId="77777777" w:rsidR="002F2B17" w:rsidRPr="009825C6" w:rsidRDefault="002F2B17" w:rsidP="00C92F36">
            <w:pPr>
              <w:pStyle w:val="TableRow"/>
            </w:pPr>
            <w:r w:rsidRPr="009825C6">
              <w:t>CCN69 - geographic areas area now linked to any concept group within a subject area.</w:t>
            </w:r>
          </w:p>
        </w:tc>
        <w:tc>
          <w:tcPr>
            <w:tcW w:w="1800" w:type="dxa"/>
          </w:tcPr>
          <w:p w14:paraId="0EF2CFC7" w14:textId="77777777" w:rsidR="002F2B17" w:rsidRDefault="002F2B17" w:rsidP="00C92F36">
            <w:pPr>
              <w:pStyle w:val="TableRow"/>
              <w:rPr>
                <w:rFonts w:eastAsia="SimSun"/>
                <w:lang w:eastAsia="zh-SG"/>
              </w:rPr>
            </w:pPr>
            <w:r w:rsidRPr="009825C6">
              <w:rPr>
                <w:rFonts w:eastAsia="SimSun"/>
                <w:lang w:eastAsia="zh-SG"/>
              </w:rPr>
              <w:t>JvB</w:t>
            </w:r>
          </w:p>
        </w:tc>
      </w:tr>
      <w:tr w:rsidR="001024F0" w14:paraId="5DBDD51C" w14:textId="77777777" w:rsidTr="00231EDC">
        <w:tc>
          <w:tcPr>
            <w:tcW w:w="1403" w:type="dxa"/>
          </w:tcPr>
          <w:p w14:paraId="3A36CAB6" w14:textId="77777777" w:rsidR="001024F0" w:rsidRPr="009825C6" w:rsidRDefault="001024F0" w:rsidP="00C92F36">
            <w:pPr>
              <w:pStyle w:val="TableRow"/>
              <w:rPr>
                <w:rFonts w:eastAsia="SimSun"/>
                <w:lang w:eastAsia="zh-SG"/>
              </w:rPr>
            </w:pPr>
            <w:r>
              <w:rPr>
                <w:rFonts w:eastAsia="SimSun"/>
                <w:lang w:eastAsia="zh-SG"/>
              </w:rPr>
              <w:t>03/07/2008</w:t>
            </w:r>
          </w:p>
        </w:tc>
        <w:tc>
          <w:tcPr>
            <w:tcW w:w="1257" w:type="dxa"/>
          </w:tcPr>
          <w:p w14:paraId="630B8AB9" w14:textId="77777777" w:rsidR="001024F0" w:rsidRPr="009825C6" w:rsidRDefault="001024F0" w:rsidP="00C92F36">
            <w:pPr>
              <w:pStyle w:val="TableRow"/>
            </w:pPr>
            <w:r>
              <w:t>5.3.2.74</w:t>
            </w:r>
          </w:p>
        </w:tc>
        <w:tc>
          <w:tcPr>
            <w:tcW w:w="4018" w:type="dxa"/>
          </w:tcPr>
          <w:p w14:paraId="4CD5B68B" w14:textId="77777777" w:rsidR="001024F0" w:rsidRPr="009825C6" w:rsidRDefault="001024F0" w:rsidP="00C92F36">
            <w:pPr>
              <w:pStyle w:val="TableRow"/>
            </w:pPr>
            <w:r>
              <w:t>CCN63 - Taxon_Dictionary_Concept_Rank_Mapping table now has a combined primary key.</w:t>
            </w:r>
          </w:p>
        </w:tc>
        <w:tc>
          <w:tcPr>
            <w:tcW w:w="1800" w:type="dxa"/>
          </w:tcPr>
          <w:p w14:paraId="3DC8DC72" w14:textId="77777777" w:rsidR="001024F0" w:rsidRPr="009825C6" w:rsidRDefault="001024F0" w:rsidP="00C92F36">
            <w:pPr>
              <w:pStyle w:val="TableRow"/>
              <w:rPr>
                <w:rFonts w:eastAsia="SimSun"/>
                <w:lang w:eastAsia="zh-SG"/>
              </w:rPr>
            </w:pPr>
            <w:r>
              <w:rPr>
                <w:rFonts w:eastAsia="SimSun"/>
                <w:lang w:eastAsia="zh-SG"/>
              </w:rPr>
              <w:t>JvB</w:t>
            </w:r>
          </w:p>
        </w:tc>
      </w:tr>
      <w:tr w:rsidR="007914A7" w14:paraId="69903DDA" w14:textId="77777777" w:rsidTr="00231EDC">
        <w:tc>
          <w:tcPr>
            <w:tcW w:w="1403" w:type="dxa"/>
          </w:tcPr>
          <w:p w14:paraId="56A568E4" w14:textId="77777777" w:rsidR="007914A7" w:rsidRDefault="007914A7" w:rsidP="00C92F36">
            <w:pPr>
              <w:pStyle w:val="TableRow"/>
              <w:rPr>
                <w:rFonts w:eastAsia="SimSun"/>
                <w:lang w:eastAsia="zh-SG"/>
              </w:rPr>
            </w:pPr>
            <w:r>
              <w:rPr>
                <w:rFonts w:eastAsia="SimSun"/>
                <w:lang w:eastAsia="zh-SG"/>
              </w:rPr>
              <w:t>08/08/2008</w:t>
            </w:r>
          </w:p>
        </w:tc>
        <w:tc>
          <w:tcPr>
            <w:tcW w:w="1257" w:type="dxa"/>
          </w:tcPr>
          <w:p w14:paraId="22B5C4E0" w14:textId="77777777" w:rsidR="007914A7" w:rsidRDefault="007914A7" w:rsidP="00C92F36">
            <w:pPr>
              <w:pStyle w:val="TableRow"/>
            </w:pPr>
            <w:r>
              <w:t>4.2.5.10</w:t>
            </w:r>
          </w:p>
        </w:tc>
        <w:tc>
          <w:tcPr>
            <w:tcW w:w="4018" w:type="dxa"/>
          </w:tcPr>
          <w:p w14:paraId="324E9B3E" w14:textId="77777777" w:rsidR="007914A7" w:rsidRDefault="007914A7" w:rsidP="00C92F36">
            <w:pPr>
              <w:pStyle w:val="TableRow"/>
            </w:pPr>
            <w:r>
              <w:t>Corrected a reference in the details of the store’s usual location control from specimen to store.</w:t>
            </w:r>
          </w:p>
        </w:tc>
        <w:tc>
          <w:tcPr>
            <w:tcW w:w="1800" w:type="dxa"/>
          </w:tcPr>
          <w:p w14:paraId="0CA67983" w14:textId="77777777" w:rsidR="007914A7" w:rsidRDefault="007914A7" w:rsidP="00C92F36">
            <w:pPr>
              <w:pStyle w:val="TableRow"/>
              <w:rPr>
                <w:rFonts w:eastAsia="SimSun"/>
                <w:lang w:eastAsia="zh-SG"/>
              </w:rPr>
            </w:pPr>
            <w:r>
              <w:rPr>
                <w:rFonts w:eastAsia="SimSun"/>
                <w:lang w:eastAsia="zh-SG"/>
              </w:rPr>
              <w:t>JvB</w:t>
            </w:r>
          </w:p>
        </w:tc>
      </w:tr>
      <w:tr w:rsidR="006B666A" w14:paraId="1DC668FF" w14:textId="77777777" w:rsidTr="00231EDC">
        <w:tc>
          <w:tcPr>
            <w:tcW w:w="1403" w:type="dxa"/>
          </w:tcPr>
          <w:p w14:paraId="5DA1B4ED" w14:textId="77777777" w:rsidR="006B666A" w:rsidRDefault="006B666A" w:rsidP="00C92F36">
            <w:pPr>
              <w:pStyle w:val="TableRow"/>
              <w:rPr>
                <w:rFonts w:eastAsia="SimSun"/>
                <w:lang w:eastAsia="zh-SG"/>
              </w:rPr>
            </w:pPr>
            <w:r>
              <w:rPr>
                <w:rFonts w:eastAsia="SimSun"/>
                <w:lang w:eastAsia="zh-SG"/>
              </w:rPr>
              <w:t>08/08/2008</w:t>
            </w:r>
          </w:p>
        </w:tc>
        <w:tc>
          <w:tcPr>
            <w:tcW w:w="1257" w:type="dxa"/>
          </w:tcPr>
          <w:p w14:paraId="1FA6D50C" w14:textId="77777777" w:rsidR="006B666A" w:rsidRDefault="006B666A" w:rsidP="00C92F36">
            <w:pPr>
              <w:pStyle w:val="TableRow"/>
            </w:pPr>
            <w:r>
              <w:t>4.2.12</w:t>
            </w:r>
          </w:p>
        </w:tc>
        <w:tc>
          <w:tcPr>
            <w:tcW w:w="4018" w:type="dxa"/>
          </w:tcPr>
          <w:p w14:paraId="5E47E4E1" w14:textId="77777777" w:rsidR="006B666A" w:rsidRDefault="006B666A" w:rsidP="00C92F36">
            <w:pPr>
              <w:pStyle w:val="TableRow"/>
            </w:pPr>
            <w:r>
              <w:t>Clarification of functionality.</w:t>
            </w:r>
          </w:p>
        </w:tc>
        <w:tc>
          <w:tcPr>
            <w:tcW w:w="1800" w:type="dxa"/>
          </w:tcPr>
          <w:p w14:paraId="07247C6F" w14:textId="77777777" w:rsidR="006B666A" w:rsidRDefault="006B666A" w:rsidP="00C92F36">
            <w:pPr>
              <w:pStyle w:val="TableRow"/>
              <w:rPr>
                <w:rFonts w:eastAsia="SimSun"/>
                <w:lang w:eastAsia="zh-SG"/>
              </w:rPr>
            </w:pPr>
            <w:r>
              <w:rPr>
                <w:rFonts w:eastAsia="SimSun"/>
                <w:lang w:eastAsia="zh-SG"/>
              </w:rPr>
              <w:t>ES</w:t>
            </w:r>
          </w:p>
        </w:tc>
      </w:tr>
      <w:tr w:rsidR="00DC10A5" w14:paraId="191A1B44" w14:textId="77777777" w:rsidTr="00231EDC">
        <w:tc>
          <w:tcPr>
            <w:tcW w:w="1403" w:type="dxa"/>
          </w:tcPr>
          <w:p w14:paraId="5FB6BABA" w14:textId="77777777" w:rsidR="00DC10A5" w:rsidRDefault="00E8376E" w:rsidP="00C92F36">
            <w:pPr>
              <w:pStyle w:val="TableRow"/>
              <w:rPr>
                <w:rFonts w:eastAsia="SimSun"/>
                <w:lang w:eastAsia="zh-SG"/>
              </w:rPr>
            </w:pPr>
            <w:r>
              <w:rPr>
                <w:rFonts w:eastAsia="SimSun"/>
                <w:lang w:eastAsia="zh-SG"/>
              </w:rPr>
              <w:t>27/08/08</w:t>
            </w:r>
          </w:p>
        </w:tc>
        <w:tc>
          <w:tcPr>
            <w:tcW w:w="1257" w:type="dxa"/>
          </w:tcPr>
          <w:p w14:paraId="00266557" w14:textId="77777777" w:rsidR="00DC10A5" w:rsidRDefault="00E8376E" w:rsidP="00C92F36">
            <w:pPr>
              <w:pStyle w:val="TableRow"/>
            </w:pPr>
            <w:r>
              <w:t>4.2.13.2</w:t>
            </w:r>
          </w:p>
        </w:tc>
        <w:tc>
          <w:tcPr>
            <w:tcW w:w="4018" w:type="dxa"/>
          </w:tcPr>
          <w:p w14:paraId="5C0A6011" w14:textId="77777777" w:rsidR="00DC10A5" w:rsidRDefault="00E8376E" w:rsidP="00C92F36">
            <w:pPr>
              <w:pStyle w:val="TableRow"/>
            </w:pPr>
            <w:r>
              <w:t>List of default autogenerated items updated to include Presence Checking.</w:t>
            </w:r>
          </w:p>
          <w:p w14:paraId="1514657D" w14:textId="77777777" w:rsidR="00E8376E" w:rsidRDefault="007E5928" w:rsidP="00C92F36">
            <w:pPr>
              <w:pStyle w:val="TableRow"/>
            </w:pPr>
            <w:r>
              <w:t>CCN 77</w:t>
            </w:r>
            <w:r w:rsidR="00E8376E">
              <w:t>.</w:t>
            </w:r>
          </w:p>
        </w:tc>
        <w:tc>
          <w:tcPr>
            <w:tcW w:w="1800" w:type="dxa"/>
          </w:tcPr>
          <w:p w14:paraId="4A863132" w14:textId="77777777" w:rsidR="00DC10A5" w:rsidRDefault="00E8376E" w:rsidP="00C92F36">
            <w:pPr>
              <w:pStyle w:val="TableRow"/>
              <w:rPr>
                <w:rFonts w:eastAsia="SimSun"/>
                <w:lang w:eastAsia="zh-SG"/>
              </w:rPr>
            </w:pPr>
            <w:r>
              <w:rPr>
                <w:rFonts w:eastAsia="SimSun"/>
                <w:lang w:eastAsia="zh-SG"/>
              </w:rPr>
              <w:t>SW</w:t>
            </w:r>
          </w:p>
        </w:tc>
      </w:tr>
      <w:tr w:rsidR="00E8376E" w14:paraId="7182B8D5" w14:textId="77777777" w:rsidTr="00231EDC">
        <w:tc>
          <w:tcPr>
            <w:tcW w:w="1403" w:type="dxa"/>
          </w:tcPr>
          <w:p w14:paraId="1994B9DA" w14:textId="77777777" w:rsidR="00E8376E" w:rsidRDefault="00704976" w:rsidP="00C92F36">
            <w:pPr>
              <w:pStyle w:val="TableRow"/>
              <w:rPr>
                <w:rFonts w:eastAsia="SimSun"/>
                <w:lang w:eastAsia="zh-SG"/>
              </w:rPr>
            </w:pPr>
            <w:r>
              <w:rPr>
                <w:rFonts w:eastAsia="SimSun"/>
                <w:lang w:eastAsia="zh-SG"/>
              </w:rPr>
              <w:t>27/08/08</w:t>
            </w:r>
          </w:p>
        </w:tc>
        <w:tc>
          <w:tcPr>
            <w:tcW w:w="1257" w:type="dxa"/>
          </w:tcPr>
          <w:p w14:paraId="79AA91DF" w14:textId="77777777" w:rsidR="00E8376E" w:rsidRDefault="00704976" w:rsidP="00C92F36">
            <w:pPr>
              <w:pStyle w:val="TableRow"/>
            </w:pPr>
            <w:r>
              <w:t>4.2.17.36</w:t>
            </w:r>
          </w:p>
        </w:tc>
        <w:tc>
          <w:tcPr>
            <w:tcW w:w="4018" w:type="dxa"/>
          </w:tcPr>
          <w:p w14:paraId="1FAB0243" w14:textId="77777777" w:rsidR="00E8376E" w:rsidRPr="00704976" w:rsidRDefault="00704976" w:rsidP="00C92F36">
            <w:pPr>
              <w:pStyle w:val="TableRow"/>
            </w:pPr>
            <w:r>
              <w:t xml:space="preserve">CCN81 </w:t>
            </w:r>
            <w:r w:rsidRPr="00704976">
              <w:t>Enhancing the import of Thesaurus spreadsheets</w:t>
            </w:r>
          </w:p>
        </w:tc>
        <w:tc>
          <w:tcPr>
            <w:tcW w:w="1800" w:type="dxa"/>
          </w:tcPr>
          <w:p w14:paraId="7E828DB1" w14:textId="77777777" w:rsidR="00E8376E" w:rsidRDefault="00704976" w:rsidP="00C92F36">
            <w:pPr>
              <w:pStyle w:val="TableRow"/>
              <w:rPr>
                <w:rFonts w:eastAsia="SimSun"/>
                <w:lang w:eastAsia="zh-SG"/>
              </w:rPr>
            </w:pPr>
            <w:r>
              <w:rPr>
                <w:rFonts w:eastAsia="SimSun"/>
                <w:lang w:eastAsia="zh-SG"/>
              </w:rPr>
              <w:t>SW</w:t>
            </w:r>
          </w:p>
        </w:tc>
      </w:tr>
      <w:tr w:rsidR="00B61FB9" w14:paraId="47B8B7B3" w14:textId="77777777" w:rsidTr="00231EDC">
        <w:tc>
          <w:tcPr>
            <w:tcW w:w="1403" w:type="dxa"/>
          </w:tcPr>
          <w:p w14:paraId="3EF9B532" w14:textId="77777777" w:rsidR="00B61FB9" w:rsidRDefault="00B61FB9" w:rsidP="00C92F36">
            <w:pPr>
              <w:pStyle w:val="TableRow"/>
              <w:rPr>
                <w:rFonts w:eastAsia="SimSun"/>
                <w:lang w:eastAsia="zh-SG"/>
              </w:rPr>
            </w:pPr>
            <w:r>
              <w:rPr>
                <w:rFonts w:eastAsia="SimSun"/>
                <w:lang w:eastAsia="zh-SG"/>
              </w:rPr>
              <w:t>28/08/08</w:t>
            </w:r>
          </w:p>
        </w:tc>
        <w:tc>
          <w:tcPr>
            <w:tcW w:w="1257" w:type="dxa"/>
          </w:tcPr>
          <w:p w14:paraId="0CA915B6" w14:textId="77777777" w:rsidR="00B61FB9" w:rsidRDefault="00B61FB9" w:rsidP="00C92F36">
            <w:pPr>
              <w:pStyle w:val="TableRow"/>
            </w:pPr>
            <w:r>
              <w:t>3.4.1.59</w:t>
            </w:r>
          </w:p>
        </w:tc>
        <w:tc>
          <w:tcPr>
            <w:tcW w:w="4018" w:type="dxa"/>
          </w:tcPr>
          <w:p w14:paraId="4DB292BA" w14:textId="77777777" w:rsidR="00B61FB9" w:rsidRDefault="00B61FB9" w:rsidP="00C92F36">
            <w:pPr>
              <w:pStyle w:val="TableRow"/>
            </w:pPr>
            <w:r>
              <w:t>CCN82 – When linking specimens to stores prompt the user for whether it is a permananent or temporary move.</w:t>
            </w:r>
          </w:p>
        </w:tc>
        <w:tc>
          <w:tcPr>
            <w:tcW w:w="1800" w:type="dxa"/>
          </w:tcPr>
          <w:p w14:paraId="56B3B878" w14:textId="77777777" w:rsidR="00B61FB9" w:rsidRDefault="00B61FB9" w:rsidP="00C92F36">
            <w:pPr>
              <w:pStyle w:val="TableRow"/>
              <w:rPr>
                <w:rFonts w:eastAsia="SimSun"/>
                <w:lang w:eastAsia="zh-SG"/>
              </w:rPr>
            </w:pPr>
            <w:r>
              <w:rPr>
                <w:rFonts w:eastAsia="SimSun"/>
                <w:lang w:eastAsia="zh-SG"/>
              </w:rPr>
              <w:t>SW</w:t>
            </w:r>
          </w:p>
        </w:tc>
      </w:tr>
      <w:tr w:rsidR="00EB55E5" w14:paraId="31DDD6F3" w14:textId="77777777" w:rsidTr="00231EDC">
        <w:tc>
          <w:tcPr>
            <w:tcW w:w="1403" w:type="dxa"/>
          </w:tcPr>
          <w:p w14:paraId="146C1B48" w14:textId="77777777" w:rsidR="00EB55E5" w:rsidRDefault="00EB55E5" w:rsidP="00C92F36">
            <w:pPr>
              <w:pStyle w:val="TableRow"/>
              <w:rPr>
                <w:rFonts w:eastAsia="SimSun"/>
                <w:lang w:eastAsia="zh-SG"/>
              </w:rPr>
            </w:pPr>
            <w:r>
              <w:rPr>
                <w:rFonts w:eastAsia="SimSun"/>
                <w:lang w:eastAsia="zh-SG"/>
              </w:rPr>
              <w:t>28/08/08</w:t>
            </w:r>
          </w:p>
        </w:tc>
        <w:tc>
          <w:tcPr>
            <w:tcW w:w="1257" w:type="dxa"/>
          </w:tcPr>
          <w:p w14:paraId="125F570D" w14:textId="77777777" w:rsidR="00EB55E5" w:rsidRDefault="00EB55E5" w:rsidP="00C92F36">
            <w:pPr>
              <w:pStyle w:val="TableRow"/>
            </w:pPr>
            <w:r>
              <w:t>4.2.2.6</w:t>
            </w:r>
          </w:p>
        </w:tc>
        <w:tc>
          <w:tcPr>
            <w:tcW w:w="4018" w:type="dxa"/>
          </w:tcPr>
          <w:p w14:paraId="6E9B428B" w14:textId="77777777" w:rsidR="00EB55E5" w:rsidRDefault="00EB55E5" w:rsidP="00C92F36">
            <w:pPr>
              <w:pStyle w:val="TableRow"/>
            </w:pPr>
            <w:r>
              <w:t>CCN84</w:t>
            </w:r>
            <w:r w:rsidR="00CA7288">
              <w:t xml:space="preserve"> – Selecting a view item in Collections Browser does not automatically clear tvNav</w:t>
            </w:r>
          </w:p>
        </w:tc>
        <w:tc>
          <w:tcPr>
            <w:tcW w:w="1800" w:type="dxa"/>
          </w:tcPr>
          <w:p w14:paraId="5554D0DF" w14:textId="77777777" w:rsidR="00EB55E5" w:rsidRDefault="00CA7288" w:rsidP="00C92F36">
            <w:pPr>
              <w:pStyle w:val="TableRow"/>
              <w:rPr>
                <w:rFonts w:eastAsia="SimSun"/>
                <w:lang w:eastAsia="zh-SG"/>
              </w:rPr>
            </w:pPr>
            <w:r>
              <w:rPr>
                <w:rFonts w:eastAsia="SimSun"/>
                <w:lang w:eastAsia="zh-SG"/>
              </w:rPr>
              <w:t>SW</w:t>
            </w:r>
          </w:p>
        </w:tc>
      </w:tr>
      <w:tr w:rsidR="000512B4" w14:paraId="0AF4F5DD" w14:textId="77777777" w:rsidTr="00231EDC">
        <w:tc>
          <w:tcPr>
            <w:tcW w:w="1403" w:type="dxa"/>
          </w:tcPr>
          <w:p w14:paraId="268BFD3F" w14:textId="77777777" w:rsidR="000512B4" w:rsidRDefault="000512B4" w:rsidP="00C92F36">
            <w:pPr>
              <w:pStyle w:val="TableRow"/>
              <w:rPr>
                <w:rFonts w:eastAsia="SimSun"/>
                <w:lang w:eastAsia="zh-SG"/>
              </w:rPr>
            </w:pPr>
            <w:r>
              <w:rPr>
                <w:rFonts w:eastAsia="SimSun"/>
                <w:lang w:eastAsia="zh-SG"/>
              </w:rPr>
              <w:lastRenderedPageBreak/>
              <w:t>03/10/08</w:t>
            </w:r>
          </w:p>
        </w:tc>
        <w:tc>
          <w:tcPr>
            <w:tcW w:w="1257" w:type="dxa"/>
          </w:tcPr>
          <w:p w14:paraId="637F32FA" w14:textId="77777777" w:rsidR="000512B4" w:rsidRDefault="000512B4" w:rsidP="00C92F36">
            <w:pPr>
              <w:pStyle w:val="TableRow"/>
            </w:pPr>
            <w:r>
              <w:t>General</w:t>
            </w:r>
          </w:p>
        </w:tc>
        <w:tc>
          <w:tcPr>
            <w:tcW w:w="4018" w:type="dxa"/>
          </w:tcPr>
          <w:p w14:paraId="21D3798A" w14:textId="77777777" w:rsidR="000512B4" w:rsidRDefault="000512B4" w:rsidP="00C92F36">
            <w:pPr>
              <w:pStyle w:val="TableRow"/>
            </w:pPr>
            <w:r>
              <w:t>Some screenshots updated, table of content style updated.</w:t>
            </w:r>
          </w:p>
          <w:p w14:paraId="48EA5902" w14:textId="77777777" w:rsidR="000512B4" w:rsidRDefault="000512B4" w:rsidP="00C92F36">
            <w:pPr>
              <w:pStyle w:val="TableRow"/>
            </w:pPr>
            <w:r>
              <w:t>4.2.17.36 Syntax correction. Amended description of controls behaviour.</w:t>
            </w:r>
          </w:p>
        </w:tc>
        <w:tc>
          <w:tcPr>
            <w:tcW w:w="1800" w:type="dxa"/>
          </w:tcPr>
          <w:p w14:paraId="61656C34" w14:textId="77777777" w:rsidR="000512B4" w:rsidRDefault="000512B4" w:rsidP="00C92F36">
            <w:pPr>
              <w:pStyle w:val="TableRow"/>
              <w:rPr>
                <w:rFonts w:eastAsia="SimSun"/>
                <w:lang w:eastAsia="zh-SG"/>
              </w:rPr>
            </w:pPr>
            <w:r>
              <w:rPr>
                <w:rFonts w:eastAsia="SimSun"/>
                <w:lang w:eastAsia="zh-SG"/>
              </w:rPr>
              <w:t>ES</w:t>
            </w:r>
          </w:p>
        </w:tc>
      </w:tr>
      <w:tr w:rsidR="00985B78" w14:paraId="401F73C8" w14:textId="77777777" w:rsidTr="00231EDC">
        <w:tc>
          <w:tcPr>
            <w:tcW w:w="1403" w:type="dxa"/>
          </w:tcPr>
          <w:p w14:paraId="7288D322" w14:textId="77777777" w:rsidR="00985B78" w:rsidRDefault="00985B78" w:rsidP="00C92F36">
            <w:pPr>
              <w:pStyle w:val="TableRow"/>
              <w:rPr>
                <w:rFonts w:eastAsia="SimSun"/>
                <w:lang w:eastAsia="zh-SG"/>
              </w:rPr>
            </w:pPr>
            <w:r>
              <w:rPr>
                <w:rFonts w:eastAsia="SimSun"/>
                <w:lang w:eastAsia="zh-SG"/>
              </w:rPr>
              <w:t>07/10/08</w:t>
            </w:r>
          </w:p>
        </w:tc>
        <w:tc>
          <w:tcPr>
            <w:tcW w:w="1257" w:type="dxa"/>
          </w:tcPr>
          <w:p w14:paraId="0618B3DE" w14:textId="77777777" w:rsidR="00985B78" w:rsidRDefault="00B14C25" w:rsidP="00C92F36">
            <w:pPr>
              <w:pStyle w:val="TableRow"/>
            </w:pPr>
            <w:r>
              <w:t>4.1.8</w:t>
            </w:r>
          </w:p>
        </w:tc>
        <w:tc>
          <w:tcPr>
            <w:tcW w:w="4018" w:type="dxa"/>
          </w:tcPr>
          <w:p w14:paraId="7CB91081" w14:textId="77777777" w:rsidR="00985B78" w:rsidRDefault="00985B78" w:rsidP="00C92F36">
            <w:pPr>
              <w:pStyle w:val="TableRow"/>
            </w:pPr>
            <w:r>
              <w:t>CCN67 – Added in n</w:t>
            </w:r>
            <w:r w:rsidR="007A3B66">
              <w:t>ew report section for signature section on the exchange report.</w:t>
            </w:r>
          </w:p>
        </w:tc>
        <w:tc>
          <w:tcPr>
            <w:tcW w:w="1800" w:type="dxa"/>
          </w:tcPr>
          <w:p w14:paraId="62BB224B" w14:textId="77777777" w:rsidR="00985B78" w:rsidRDefault="00B14C25" w:rsidP="00C92F36">
            <w:pPr>
              <w:pStyle w:val="TableRow"/>
              <w:rPr>
                <w:rFonts w:eastAsia="SimSun"/>
                <w:lang w:eastAsia="zh-SG"/>
              </w:rPr>
            </w:pPr>
            <w:r>
              <w:rPr>
                <w:rFonts w:eastAsia="SimSun"/>
                <w:lang w:eastAsia="zh-SG"/>
              </w:rPr>
              <w:t>SJW</w:t>
            </w:r>
          </w:p>
        </w:tc>
      </w:tr>
      <w:tr w:rsidR="00B14C25" w14:paraId="72D93700" w14:textId="77777777" w:rsidTr="00231EDC">
        <w:tc>
          <w:tcPr>
            <w:tcW w:w="1403" w:type="dxa"/>
          </w:tcPr>
          <w:p w14:paraId="11A9A603" w14:textId="77777777" w:rsidR="00B14C25" w:rsidRDefault="00C87E65" w:rsidP="00C92F36">
            <w:pPr>
              <w:pStyle w:val="TableRow"/>
              <w:rPr>
                <w:rFonts w:eastAsia="SimSun"/>
                <w:lang w:eastAsia="zh-SG"/>
              </w:rPr>
            </w:pPr>
            <w:r>
              <w:rPr>
                <w:rFonts w:eastAsia="SimSun"/>
                <w:lang w:eastAsia="zh-SG"/>
              </w:rPr>
              <w:t>07/10/08</w:t>
            </w:r>
          </w:p>
        </w:tc>
        <w:tc>
          <w:tcPr>
            <w:tcW w:w="1257" w:type="dxa"/>
          </w:tcPr>
          <w:p w14:paraId="34527936" w14:textId="77777777" w:rsidR="00B14C25" w:rsidRDefault="00C87E65" w:rsidP="00C92F36">
            <w:pPr>
              <w:pStyle w:val="TableRow"/>
            </w:pPr>
            <w:r>
              <w:t>n/a</w:t>
            </w:r>
          </w:p>
        </w:tc>
        <w:tc>
          <w:tcPr>
            <w:tcW w:w="4018" w:type="dxa"/>
          </w:tcPr>
          <w:p w14:paraId="5B00E854" w14:textId="77777777" w:rsidR="00B14C25" w:rsidRDefault="00C87E65" w:rsidP="00C92F36">
            <w:pPr>
              <w:pStyle w:val="TableRow"/>
            </w:pPr>
            <w:r>
              <w:t>CCN83 – Enhance performance when opening specimen folders.</w:t>
            </w:r>
          </w:p>
        </w:tc>
        <w:tc>
          <w:tcPr>
            <w:tcW w:w="1800" w:type="dxa"/>
          </w:tcPr>
          <w:p w14:paraId="4CDDC4F1" w14:textId="77777777" w:rsidR="00B14C25" w:rsidRDefault="00C87E65" w:rsidP="00C92F36">
            <w:pPr>
              <w:pStyle w:val="TableRow"/>
              <w:rPr>
                <w:rFonts w:eastAsia="SimSun"/>
                <w:lang w:eastAsia="zh-SG"/>
              </w:rPr>
            </w:pPr>
            <w:r>
              <w:rPr>
                <w:rFonts w:eastAsia="SimSun"/>
                <w:lang w:eastAsia="zh-SG"/>
              </w:rPr>
              <w:t>SJW</w:t>
            </w:r>
          </w:p>
        </w:tc>
      </w:tr>
      <w:tr w:rsidR="00DF093D" w14:paraId="67756348" w14:textId="77777777" w:rsidTr="00231EDC">
        <w:tc>
          <w:tcPr>
            <w:tcW w:w="1403" w:type="dxa"/>
          </w:tcPr>
          <w:p w14:paraId="121FF8F5" w14:textId="77777777" w:rsidR="00DF093D" w:rsidRDefault="00DF093D" w:rsidP="00C92F36">
            <w:pPr>
              <w:pStyle w:val="TableRow"/>
              <w:rPr>
                <w:rFonts w:eastAsia="SimSun"/>
                <w:lang w:eastAsia="zh-SG"/>
              </w:rPr>
            </w:pPr>
            <w:r>
              <w:rPr>
                <w:rFonts w:eastAsia="SimSun"/>
                <w:lang w:eastAsia="zh-SG"/>
              </w:rPr>
              <w:t>26/01/09</w:t>
            </w:r>
          </w:p>
        </w:tc>
        <w:tc>
          <w:tcPr>
            <w:tcW w:w="1257" w:type="dxa"/>
          </w:tcPr>
          <w:p w14:paraId="6F9E8F84" w14:textId="77777777" w:rsidR="00DF093D" w:rsidRDefault="00724357" w:rsidP="00C92F36">
            <w:pPr>
              <w:pStyle w:val="TableRow"/>
            </w:pPr>
            <w:r>
              <w:t>n/a</w:t>
            </w:r>
          </w:p>
        </w:tc>
        <w:tc>
          <w:tcPr>
            <w:tcW w:w="4018" w:type="dxa"/>
          </w:tcPr>
          <w:p w14:paraId="30F4A3DB" w14:textId="77777777" w:rsidR="00DF093D" w:rsidRDefault="00DF093D" w:rsidP="00C92F36">
            <w:pPr>
              <w:pStyle w:val="TableRow"/>
            </w:pPr>
            <w:r>
              <w:t>CCN75 – SQL 2005 Compatibility</w:t>
            </w:r>
            <w:r w:rsidR="00724357">
              <w:t xml:space="preserve"> </w:t>
            </w:r>
            <w:r w:rsidR="00FA5766">
              <w:t>–</w:t>
            </w:r>
            <w:r w:rsidR="00724357">
              <w:t xml:space="preserve"> </w:t>
            </w:r>
            <w:r w:rsidR="00FA5766">
              <w:t xml:space="preserve">remove reference to </w:t>
            </w:r>
            <w:r w:rsidR="00FA5766">
              <w:rPr>
                <w:rFonts w:cs="Arial"/>
              </w:rPr>
              <w:t>TSEQUAL.</w:t>
            </w:r>
          </w:p>
        </w:tc>
        <w:tc>
          <w:tcPr>
            <w:tcW w:w="1800" w:type="dxa"/>
          </w:tcPr>
          <w:p w14:paraId="343EC76D" w14:textId="77777777" w:rsidR="00DF093D" w:rsidRDefault="00DF093D" w:rsidP="00C92F36">
            <w:pPr>
              <w:pStyle w:val="TableRow"/>
              <w:rPr>
                <w:rFonts w:eastAsia="SimSun"/>
                <w:lang w:eastAsia="zh-SG"/>
              </w:rPr>
            </w:pPr>
            <w:r>
              <w:rPr>
                <w:rFonts w:eastAsia="SimSun"/>
                <w:lang w:eastAsia="zh-SG"/>
              </w:rPr>
              <w:t>SJW</w:t>
            </w:r>
          </w:p>
        </w:tc>
      </w:tr>
      <w:tr w:rsidR="00FA5766" w14:paraId="2FB9CC9A" w14:textId="77777777" w:rsidTr="00231EDC">
        <w:tc>
          <w:tcPr>
            <w:tcW w:w="1403" w:type="dxa"/>
          </w:tcPr>
          <w:p w14:paraId="1D6EB453" w14:textId="77777777" w:rsidR="00FA5766" w:rsidRDefault="00FA5766" w:rsidP="00C92F36">
            <w:pPr>
              <w:pStyle w:val="TableRow"/>
              <w:rPr>
                <w:rFonts w:eastAsia="SimSun"/>
                <w:lang w:eastAsia="zh-SG"/>
              </w:rPr>
            </w:pPr>
            <w:r>
              <w:rPr>
                <w:rFonts w:eastAsia="SimSun"/>
                <w:lang w:eastAsia="zh-SG"/>
              </w:rPr>
              <w:t>26/01/09</w:t>
            </w:r>
          </w:p>
        </w:tc>
        <w:tc>
          <w:tcPr>
            <w:tcW w:w="1257" w:type="dxa"/>
          </w:tcPr>
          <w:p w14:paraId="3B088E99" w14:textId="77777777" w:rsidR="00FA5766" w:rsidRDefault="0057201A" w:rsidP="00C92F36">
            <w:pPr>
              <w:pStyle w:val="TableRow"/>
            </w:pPr>
            <w:r>
              <w:t>4.2.17.6</w:t>
            </w:r>
          </w:p>
        </w:tc>
        <w:tc>
          <w:tcPr>
            <w:tcW w:w="4018" w:type="dxa"/>
          </w:tcPr>
          <w:p w14:paraId="52535122" w14:textId="77777777" w:rsidR="00FA5766" w:rsidRDefault="0057201A" w:rsidP="00C92F36">
            <w:pPr>
              <w:pStyle w:val="TableRow"/>
            </w:pPr>
            <w:r>
              <w:t>CCN76 – Drag and drop concepts between domains</w:t>
            </w:r>
          </w:p>
        </w:tc>
        <w:tc>
          <w:tcPr>
            <w:tcW w:w="1800" w:type="dxa"/>
          </w:tcPr>
          <w:p w14:paraId="615C5F1D" w14:textId="77777777" w:rsidR="00FA5766" w:rsidRDefault="0057201A" w:rsidP="00C92F36">
            <w:pPr>
              <w:pStyle w:val="TableRow"/>
              <w:rPr>
                <w:rFonts w:eastAsia="SimSun"/>
                <w:lang w:eastAsia="zh-SG"/>
              </w:rPr>
            </w:pPr>
            <w:r>
              <w:rPr>
                <w:rFonts w:eastAsia="SimSun"/>
                <w:lang w:eastAsia="zh-SG"/>
              </w:rPr>
              <w:t>SJW</w:t>
            </w:r>
          </w:p>
        </w:tc>
      </w:tr>
      <w:tr w:rsidR="0057201A" w14:paraId="7E546E80" w14:textId="77777777" w:rsidTr="00231EDC">
        <w:tc>
          <w:tcPr>
            <w:tcW w:w="1403" w:type="dxa"/>
          </w:tcPr>
          <w:p w14:paraId="05EB0D76" w14:textId="77777777" w:rsidR="0057201A" w:rsidRDefault="007A6D1C" w:rsidP="00C92F36">
            <w:pPr>
              <w:pStyle w:val="TableRow"/>
              <w:rPr>
                <w:rFonts w:eastAsia="SimSun"/>
                <w:lang w:eastAsia="zh-SG"/>
              </w:rPr>
            </w:pPr>
            <w:r>
              <w:rPr>
                <w:rFonts w:eastAsia="SimSun"/>
                <w:lang w:eastAsia="zh-SG"/>
              </w:rPr>
              <w:t>26/01/09</w:t>
            </w:r>
          </w:p>
        </w:tc>
        <w:tc>
          <w:tcPr>
            <w:tcW w:w="1257" w:type="dxa"/>
          </w:tcPr>
          <w:p w14:paraId="25700F5B" w14:textId="77777777" w:rsidR="0057201A" w:rsidRDefault="007A6D1C" w:rsidP="00C92F36">
            <w:pPr>
              <w:pStyle w:val="TableRow"/>
            </w:pPr>
            <w:r>
              <w:t>4.2.12.3</w:t>
            </w:r>
          </w:p>
        </w:tc>
        <w:tc>
          <w:tcPr>
            <w:tcW w:w="4018" w:type="dxa"/>
          </w:tcPr>
          <w:p w14:paraId="5709E555" w14:textId="77777777" w:rsidR="0057201A" w:rsidRDefault="002F7D35" w:rsidP="00C92F36">
            <w:pPr>
              <w:pStyle w:val="TableRow"/>
            </w:pPr>
            <w:r>
              <w:t>CCN95 – Support dates of ‘Unknown’ in Quick Entry</w:t>
            </w:r>
          </w:p>
          <w:p w14:paraId="31AFCE76" w14:textId="77777777" w:rsidR="007A6D1C" w:rsidRDefault="007A6D1C" w:rsidP="00C92F36">
            <w:pPr>
              <w:pStyle w:val="TableRow"/>
            </w:pPr>
            <w:r>
              <w:t>CCN91 – Quick Entry support for synonyms</w:t>
            </w:r>
          </w:p>
        </w:tc>
        <w:tc>
          <w:tcPr>
            <w:tcW w:w="1800" w:type="dxa"/>
          </w:tcPr>
          <w:p w14:paraId="409063E0" w14:textId="77777777" w:rsidR="0057201A" w:rsidRDefault="002F7D35" w:rsidP="00C92F36">
            <w:pPr>
              <w:pStyle w:val="TableRow"/>
              <w:rPr>
                <w:rFonts w:eastAsia="SimSun"/>
                <w:lang w:eastAsia="zh-SG"/>
              </w:rPr>
            </w:pPr>
            <w:r>
              <w:rPr>
                <w:rFonts w:eastAsia="SimSun"/>
                <w:lang w:eastAsia="zh-SG"/>
              </w:rPr>
              <w:t>SJW</w:t>
            </w:r>
          </w:p>
        </w:tc>
      </w:tr>
      <w:tr w:rsidR="002F7D35" w14:paraId="52FD17AF" w14:textId="77777777" w:rsidTr="00231EDC">
        <w:tc>
          <w:tcPr>
            <w:tcW w:w="1403" w:type="dxa"/>
          </w:tcPr>
          <w:p w14:paraId="08201472" w14:textId="77777777" w:rsidR="002F7D35" w:rsidRDefault="007A6D1C" w:rsidP="00C92F36">
            <w:pPr>
              <w:pStyle w:val="TableRow"/>
              <w:rPr>
                <w:rFonts w:eastAsia="SimSun"/>
                <w:lang w:eastAsia="zh-SG"/>
              </w:rPr>
            </w:pPr>
            <w:r>
              <w:rPr>
                <w:rFonts w:eastAsia="SimSun"/>
                <w:lang w:eastAsia="zh-SG"/>
              </w:rPr>
              <w:t>28/01/09</w:t>
            </w:r>
          </w:p>
        </w:tc>
        <w:tc>
          <w:tcPr>
            <w:tcW w:w="1257" w:type="dxa"/>
          </w:tcPr>
          <w:p w14:paraId="51BD1B46" w14:textId="77777777" w:rsidR="002F7D35" w:rsidRDefault="007A6D1C" w:rsidP="00C92F36">
            <w:pPr>
              <w:pStyle w:val="TableRow"/>
            </w:pPr>
            <w:r>
              <w:t>4.2</w:t>
            </w:r>
            <w:r w:rsidR="00416EA5">
              <w:t>.17.37</w:t>
            </w:r>
          </w:p>
        </w:tc>
        <w:tc>
          <w:tcPr>
            <w:tcW w:w="4018" w:type="dxa"/>
          </w:tcPr>
          <w:p w14:paraId="5ECC3FAB" w14:textId="77777777" w:rsidR="002F7D35" w:rsidRDefault="00416EA5" w:rsidP="00C92F36">
            <w:pPr>
              <w:pStyle w:val="TableRow"/>
            </w:pPr>
            <w:r>
              <w:t>CCN94 – Populate Nameserver when exporting a list.</w:t>
            </w:r>
          </w:p>
          <w:p w14:paraId="5CB36AE5" w14:textId="77777777" w:rsidR="00416EA5" w:rsidRDefault="00524C50" w:rsidP="00C92F36">
            <w:pPr>
              <w:pStyle w:val="TableRow"/>
            </w:pPr>
            <w:r>
              <w:t>CCN97 – Script taxa into all list versions</w:t>
            </w:r>
          </w:p>
        </w:tc>
        <w:tc>
          <w:tcPr>
            <w:tcW w:w="1800" w:type="dxa"/>
          </w:tcPr>
          <w:p w14:paraId="6A18C2FB" w14:textId="77777777" w:rsidR="002F7D35" w:rsidRDefault="00416EA5" w:rsidP="00C92F36">
            <w:pPr>
              <w:pStyle w:val="TableRow"/>
              <w:rPr>
                <w:rFonts w:eastAsia="SimSun"/>
                <w:lang w:eastAsia="zh-SG"/>
              </w:rPr>
            </w:pPr>
            <w:r>
              <w:rPr>
                <w:rFonts w:eastAsia="SimSun"/>
                <w:lang w:eastAsia="zh-SG"/>
              </w:rPr>
              <w:t>SJW</w:t>
            </w:r>
          </w:p>
        </w:tc>
      </w:tr>
      <w:tr w:rsidR="00416EA5" w14:paraId="38BA5B49" w14:textId="77777777" w:rsidTr="00231EDC">
        <w:tc>
          <w:tcPr>
            <w:tcW w:w="1403" w:type="dxa"/>
          </w:tcPr>
          <w:p w14:paraId="5282821E" w14:textId="77777777" w:rsidR="00416EA5" w:rsidRDefault="00524C50" w:rsidP="00C92F36">
            <w:pPr>
              <w:pStyle w:val="TableRow"/>
              <w:rPr>
                <w:rFonts w:eastAsia="SimSun"/>
                <w:lang w:eastAsia="zh-SG"/>
              </w:rPr>
            </w:pPr>
            <w:r>
              <w:rPr>
                <w:rFonts w:eastAsia="SimSun"/>
                <w:lang w:eastAsia="zh-SG"/>
              </w:rPr>
              <w:t>29/01/09</w:t>
            </w:r>
          </w:p>
        </w:tc>
        <w:tc>
          <w:tcPr>
            <w:tcW w:w="1257" w:type="dxa"/>
          </w:tcPr>
          <w:p w14:paraId="73C6A82A" w14:textId="77777777" w:rsidR="00416EA5" w:rsidRDefault="00524C50" w:rsidP="00C92F36">
            <w:pPr>
              <w:pStyle w:val="TableRow"/>
            </w:pPr>
            <w:r>
              <w:t>4.2.13.2</w:t>
            </w:r>
          </w:p>
        </w:tc>
        <w:tc>
          <w:tcPr>
            <w:tcW w:w="4018" w:type="dxa"/>
          </w:tcPr>
          <w:p w14:paraId="272E4959" w14:textId="77777777" w:rsidR="00416EA5" w:rsidRDefault="00524C50" w:rsidP="00C92F36">
            <w:pPr>
              <w:pStyle w:val="TableRow"/>
            </w:pPr>
            <w:r>
              <w:t xml:space="preserve">CCN92 </w:t>
            </w:r>
            <w:r w:rsidR="004678BC">
              <w:t>–</w:t>
            </w:r>
            <w:r>
              <w:t xml:space="preserve"> </w:t>
            </w:r>
            <w:r w:rsidR="004678BC">
              <w:t>Allow specimen finder to support drag and drop.</w:t>
            </w:r>
          </w:p>
        </w:tc>
        <w:tc>
          <w:tcPr>
            <w:tcW w:w="1800" w:type="dxa"/>
          </w:tcPr>
          <w:p w14:paraId="35C09900" w14:textId="77777777" w:rsidR="00416EA5" w:rsidRDefault="00524C50" w:rsidP="00C92F36">
            <w:pPr>
              <w:pStyle w:val="TableRow"/>
              <w:rPr>
                <w:rFonts w:eastAsia="SimSun"/>
                <w:lang w:eastAsia="zh-SG"/>
              </w:rPr>
            </w:pPr>
            <w:r>
              <w:rPr>
                <w:rFonts w:eastAsia="SimSun"/>
                <w:lang w:eastAsia="zh-SG"/>
              </w:rPr>
              <w:t>SJW</w:t>
            </w:r>
          </w:p>
        </w:tc>
      </w:tr>
      <w:tr w:rsidR="00085606" w14:paraId="683D1F56" w14:textId="77777777" w:rsidTr="00231EDC">
        <w:tc>
          <w:tcPr>
            <w:tcW w:w="1403" w:type="dxa"/>
          </w:tcPr>
          <w:p w14:paraId="604CC188" w14:textId="77777777" w:rsidR="00085606" w:rsidRDefault="00085606" w:rsidP="00C92F36">
            <w:pPr>
              <w:pStyle w:val="TableRow"/>
              <w:rPr>
                <w:rFonts w:eastAsia="SimSun"/>
                <w:lang w:eastAsia="zh-SG"/>
              </w:rPr>
            </w:pPr>
            <w:r>
              <w:rPr>
                <w:rFonts w:eastAsia="SimSun"/>
                <w:lang w:eastAsia="zh-SG"/>
              </w:rPr>
              <w:t>30/01/09</w:t>
            </w:r>
          </w:p>
        </w:tc>
        <w:tc>
          <w:tcPr>
            <w:tcW w:w="1257" w:type="dxa"/>
          </w:tcPr>
          <w:p w14:paraId="7BA95937" w14:textId="77777777" w:rsidR="00085606" w:rsidRDefault="00085606" w:rsidP="00C92F36">
            <w:pPr>
              <w:pStyle w:val="TableRow"/>
            </w:pPr>
            <w:r>
              <w:t>4.2.2.6</w:t>
            </w:r>
          </w:p>
        </w:tc>
        <w:tc>
          <w:tcPr>
            <w:tcW w:w="4018" w:type="dxa"/>
          </w:tcPr>
          <w:p w14:paraId="2AD098E1" w14:textId="77777777" w:rsidR="00085606" w:rsidRDefault="00085606" w:rsidP="00C92F36">
            <w:pPr>
              <w:pStyle w:val="TableRow"/>
            </w:pPr>
            <w:r>
              <w:t>CCN93 – Further configuration of ImageMagick.</w:t>
            </w:r>
          </w:p>
        </w:tc>
        <w:tc>
          <w:tcPr>
            <w:tcW w:w="1800" w:type="dxa"/>
          </w:tcPr>
          <w:p w14:paraId="1F85B9FF" w14:textId="77777777" w:rsidR="00085606" w:rsidRDefault="00085606" w:rsidP="00C92F36">
            <w:pPr>
              <w:pStyle w:val="TableRow"/>
              <w:rPr>
                <w:rFonts w:eastAsia="SimSun"/>
                <w:lang w:eastAsia="zh-SG"/>
              </w:rPr>
            </w:pPr>
            <w:r>
              <w:rPr>
                <w:rFonts w:eastAsia="SimSun"/>
                <w:lang w:eastAsia="zh-SG"/>
              </w:rPr>
              <w:t>SJW</w:t>
            </w:r>
          </w:p>
        </w:tc>
      </w:tr>
      <w:tr w:rsidR="003D457E" w14:paraId="1CB3D793" w14:textId="77777777" w:rsidTr="00231EDC">
        <w:tc>
          <w:tcPr>
            <w:tcW w:w="1403" w:type="dxa"/>
          </w:tcPr>
          <w:p w14:paraId="0BE80CD3" w14:textId="77777777" w:rsidR="003D457E" w:rsidRDefault="003D457E" w:rsidP="00C92F36">
            <w:pPr>
              <w:pStyle w:val="TableRow"/>
              <w:rPr>
                <w:rFonts w:eastAsia="SimSun"/>
                <w:lang w:eastAsia="zh-SG"/>
              </w:rPr>
            </w:pPr>
            <w:r>
              <w:rPr>
                <w:rFonts w:eastAsia="SimSun"/>
                <w:lang w:eastAsia="zh-SG"/>
              </w:rPr>
              <w:t>08/07/09</w:t>
            </w:r>
          </w:p>
        </w:tc>
        <w:tc>
          <w:tcPr>
            <w:tcW w:w="1257" w:type="dxa"/>
          </w:tcPr>
          <w:p w14:paraId="6040A150" w14:textId="77777777" w:rsidR="003D457E" w:rsidRDefault="00065507" w:rsidP="00C92F36">
            <w:pPr>
              <w:pStyle w:val="TableRow"/>
            </w:pPr>
            <w:r>
              <w:t>4.2.14.8</w:t>
            </w:r>
          </w:p>
        </w:tc>
        <w:tc>
          <w:tcPr>
            <w:tcW w:w="4018" w:type="dxa"/>
          </w:tcPr>
          <w:p w14:paraId="2A796FC7" w14:textId="77777777" w:rsidR="003D457E" w:rsidRDefault="003D457E" w:rsidP="00C92F36">
            <w:pPr>
              <w:pStyle w:val="TableRow"/>
            </w:pPr>
            <w:r>
              <w:t>CCN103 – option for filtering all synonyms</w:t>
            </w:r>
          </w:p>
        </w:tc>
        <w:tc>
          <w:tcPr>
            <w:tcW w:w="1800" w:type="dxa"/>
          </w:tcPr>
          <w:p w14:paraId="0FC1E67C" w14:textId="77777777" w:rsidR="003D457E" w:rsidRDefault="003D457E" w:rsidP="00C92F36">
            <w:pPr>
              <w:pStyle w:val="TableRow"/>
              <w:rPr>
                <w:rFonts w:eastAsia="SimSun"/>
                <w:lang w:eastAsia="zh-SG"/>
              </w:rPr>
            </w:pPr>
            <w:r>
              <w:rPr>
                <w:rFonts w:eastAsia="SimSun"/>
                <w:lang w:eastAsia="zh-SG"/>
              </w:rPr>
              <w:t>SJW</w:t>
            </w:r>
          </w:p>
        </w:tc>
      </w:tr>
      <w:tr w:rsidR="00C307F9" w14:paraId="07BF9553" w14:textId="77777777" w:rsidTr="00231EDC">
        <w:tc>
          <w:tcPr>
            <w:tcW w:w="1403" w:type="dxa"/>
          </w:tcPr>
          <w:p w14:paraId="3A61E28B" w14:textId="77777777" w:rsidR="00C307F9" w:rsidRDefault="00EC1A4C" w:rsidP="00C92F36">
            <w:pPr>
              <w:pStyle w:val="TableRow"/>
              <w:rPr>
                <w:rFonts w:eastAsia="SimSun"/>
                <w:lang w:eastAsia="zh-SG"/>
              </w:rPr>
            </w:pPr>
            <w:r>
              <w:rPr>
                <w:rFonts w:eastAsia="SimSun"/>
                <w:lang w:eastAsia="zh-SG"/>
              </w:rPr>
              <w:t>19/10/09</w:t>
            </w:r>
          </w:p>
        </w:tc>
        <w:tc>
          <w:tcPr>
            <w:tcW w:w="1257" w:type="dxa"/>
          </w:tcPr>
          <w:p w14:paraId="583CB48E" w14:textId="77777777" w:rsidR="00C307F9" w:rsidRDefault="00C307F9" w:rsidP="007638C8">
            <w:pPr>
              <w:pStyle w:val="TableRow"/>
            </w:pPr>
            <w:r>
              <w:t>4.2.14.8</w:t>
            </w:r>
          </w:p>
          <w:p w14:paraId="2BE77F0F" w14:textId="77777777" w:rsidR="00C307F9" w:rsidRDefault="00C307F9" w:rsidP="007638C8">
            <w:pPr>
              <w:pStyle w:val="TableRow"/>
            </w:pPr>
            <w:r>
              <w:t>3.4.1.58</w:t>
            </w:r>
          </w:p>
          <w:p w14:paraId="6B022343" w14:textId="77777777" w:rsidR="00C307F9" w:rsidRDefault="00C307F9" w:rsidP="00C92F36">
            <w:pPr>
              <w:pStyle w:val="TableRow"/>
            </w:pPr>
            <w:r>
              <w:t>3.4.1.60</w:t>
            </w:r>
          </w:p>
        </w:tc>
        <w:tc>
          <w:tcPr>
            <w:tcW w:w="4018" w:type="dxa"/>
          </w:tcPr>
          <w:p w14:paraId="4C0F9FC0" w14:textId="77777777" w:rsidR="00C307F9" w:rsidRDefault="00C307F9" w:rsidP="00C92F36">
            <w:pPr>
              <w:pStyle w:val="TableRow"/>
            </w:pPr>
            <w:r>
              <w:t>CCN66c – the specimen nodes in the Collections Browser are amended so that either the preffered term or entered term is displayed as the caption based on an option.</w:t>
            </w:r>
          </w:p>
        </w:tc>
        <w:tc>
          <w:tcPr>
            <w:tcW w:w="1800" w:type="dxa"/>
          </w:tcPr>
          <w:p w14:paraId="0E705D7F" w14:textId="77777777" w:rsidR="00C307F9" w:rsidRDefault="00C307F9" w:rsidP="00C92F36">
            <w:pPr>
              <w:pStyle w:val="TableRow"/>
              <w:rPr>
                <w:rFonts w:eastAsia="SimSun"/>
                <w:lang w:eastAsia="zh-SG"/>
              </w:rPr>
            </w:pPr>
            <w:r>
              <w:rPr>
                <w:rFonts w:eastAsia="SimSun"/>
                <w:lang w:eastAsia="zh-SG"/>
              </w:rPr>
              <w:t>SJW</w:t>
            </w:r>
          </w:p>
        </w:tc>
      </w:tr>
      <w:tr w:rsidR="00C307F9" w14:paraId="3BE2D014" w14:textId="77777777" w:rsidTr="00231EDC">
        <w:tc>
          <w:tcPr>
            <w:tcW w:w="1403" w:type="dxa"/>
          </w:tcPr>
          <w:p w14:paraId="5BD04FDE" w14:textId="77777777" w:rsidR="00C307F9" w:rsidRDefault="00C307F9" w:rsidP="00C92F36">
            <w:pPr>
              <w:pStyle w:val="TableRow"/>
              <w:rPr>
                <w:rFonts w:eastAsia="SimSun"/>
                <w:lang w:eastAsia="zh-SG"/>
              </w:rPr>
            </w:pPr>
          </w:p>
        </w:tc>
        <w:tc>
          <w:tcPr>
            <w:tcW w:w="1257" w:type="dxa"/>
          </w:tcPr>
          <w:p w14:paraId="6194D2C2" w14:textId="77777777" w:rsidR="00C307F9" w:rsidRDefault="00C307F9" w:rsidP="00C92F36">
            <w:pPr>
              <w:pStyle w:val="TableRow"/>
            </w:pPr>
            <w:r>
              <w:t>4.2.4.11</w:t>
            </w:r>
          </w:p>
          <w:p w14:paraId="256657E3" w14:textId="77777777" w:rsidR="00C307F9" w:rsidRDefault="00C307F9" w:rsidP="00C92F36">
            <w:pPr>
              <w:pStyle w:val="TableRow"/>
            </w:pPr>
            <w:r>
              <w:t>5.3.2.65</w:t>
            </w:r>
          </w:p>
          <w:p w14:paraId="62465928" w14:textId="77777777" w:rsidR="00C307F9" w:rsidRDefault="00C307F9" w:rsidP="00C92F36">
            <w:pPr>
              <w:pStyle w:val="TableRow"/>
            </w:pPr>
            <w:r>
              <w:t>4.2.8.4</w:t>
            </w:r>
          </w:p>
          <w:p w14:paraId="3FD74E7D" w14:textId="77777777" w:rsidR="00C307F9" w:rsidRDefault="00C307F9" w:rsidP="00C92F36">
            <w:pPr>
              <w:pStyle w:val="TableRow"/>
            </w:pPr>
            <w:r>
              <w:lastRenderedPageBreak/>
              <w:t>4.2.13.2</w:t>
            </w:r>
          </w:p>
        </w:tc>
        <w:tc>
          <w:tcPr>
            <w:tcW w:w="4018" w:type="dxa"/>
          </w:tcPr>
          <w:p w14:paraId="41EAEE06" w14:textId="77777777" w:rsidR="00C307F9" w:rsidRDefault="00C307F9" w:rsidP="00C92F36">
            <w:pPr>
              <w:pStyle w:val="TableRow"/>
            </w:pPr>
            <w:r>
              <w:lastRenderedPageBreak/>
              <w:t>CCN85b – Add new attribute ‘Is_Current’ to Specimen_Label table.  Auto generate labels when running a mail merge.</w:t>
            </w:r>
          </w:p>
        </w:tc>
        <w:tc>
          <w:tcPr>
            <w:tcW w:w="1800" w:type="dxa"/>
          </w:tcPr>
          <w:p w14:paraId="6CBA2322" w14:textId="77777777" w:rsidR="00C307F9" w:rsidRDefault="00C307F9" w:rsidP="00C92F36">
            <w:pPr>
              <w:pStyle w:val="TableRow"/>
              <w:rPr>
                <w:rFonts w:eastAsia="SimSun"/>
                <w:lang w:eastAsia="zh-SG"/>
              </w:rPr>
            </w:pPr>
            <w:r>
              <w:rPr>
                <w:rFonts w:eastAsia="SimSun"/>
                <w:lang w:eastAsia="zh-SG"/>
              </w:rPr>
              <w:t>SJW</w:t>
            </w:r>
          </w:p>
        </w:tc>
      </w:tr>
      <w:tr w:rsidR="00C307F9" w14:paraId="18779688" w14:textId="77777777" w:rsidTr="00231EDC">
        <w:tc>
          <w:tcPr>
            <w:tcW w:w="1403" w:type="dxa"/>
          </w:tcPr>
          <w:p w14:paraId="07556B82" w14:textId="77777777" w:rsidR="00C307F9" w:rsidRDefault="00C307F9" w:rsidP="00C92F36">
            <w:pPr>
              <w:pStyle w:val="TableRow"/>
              <w:rPr>
                <w:rFonts w:eastAsia="SimSun"/>
                <w:lang w:eastAsia="zh-SG"/>
              </w:rPr>
            </w:pPr>
          </w:p>
        </w:tc>
        <w:tc>
          <w:tcPr>
            <w:tcW w:w="1257" w:type="dxa"/>
          </w:tcPr>
          <w:p w14:paraId="7309FE57" w14:textId="77777777" w:rsidR="00C307F9" w:rsidRDefault="00C307F9" w:rsidP="00C92F36">
            <w:pPr>
              <w:pStyle w:val="TableRow"/>
            </w:pPr>
            <w:r>
              <w:t>5.3.2.10</w:t>
            </w:r>
          </w:p>
          <w:p w14:paraId="616F3E93" w14:textId="77777777" w:rsidR="00C307F9" w:rsidRDefault="00C307F9" w:rsidP="00C92F36">
            <w:pPr>
              <w:pStyle w:val="TableRow"/>
            </w:pPr>
            <w:r>
              <w:t>4.2.4.8</w:t>
            </w:r>
          </w:p>
          <w:p w14:paraId="03C067B2" w14:textId="77777777" w:rsidR="00C307F9" w:rsidRDefault="00C307F9" w:rsidP="00C92F36">
            <w:pPr>
              <w:pStyle w:val="TableRow"/>
            </w:pPr>
            <w:r>
              <w:t>4.2.13.4</w:t>
            </w:r>
          </w:p>
          <w:p w14:paraId="0756C66C" w14:textId="77777777" w:rsidR="00C307F9" w:rsidRDefault="00C307F9" w:rsidP="00C92F36">
            <w:pPr>
              <w:pStyle w:val="TableRow"/>
            </w:pPr>
            <w:r>
              <w:t>4.2.13.2</w:t>
            </w:r>
          </w:p>
        </w:tc>
        <w:tc>
          <w:tcPr>
            <w:tcW w:w="4018" w:type="dxa"/>
          </w:tcPr>
          <w:p w14:paraId="2706DDE6" w14:textId="77777777" w:rsidR="00C307F9" w:rsidRDefault="00C307F9" w:rsidP="00C92F36">
            <w:pPr>
              <w:pStyle w:val="TableRow"/>
            </w:pPr>
            <w:r>
              <w:t>CCN86b – Batch Auto number generation allows selection of preferred status of numbers.</w:t>
            </w:r>
          </w:p>
        </w:tc>
        <w:tc>
          <w:tcPr>
            <w:tcW w:w="1800" w:type="dxa"/>
          </w:tcPr>
          <w:p w14:paraId="4D7B9107" w14:textId="77777777" w:rsidR="00C307F9" w:rsidRDefault="00C307F9" w:rsidP="00C92F36">
            <w:pPr>
              <w:pStyle w:val="TableRow"/>
              <w:rPr>
                <w:rFonts w:eastAsia="SimSun"/>
                <w:lang w:eastAsia="zh-SG"/>
              </w:rPr>
            </w:pPr>
            <w:r>
              <w:rPr>
                <w:rFonts w:eastAsia="SimSun"/>
                <w:lang w:eastAsia="zh-SG"/>
              </w:rPr>
              <w:t>SJW</w:t>
            </w:r>
          </w:p>
        </w:tc>
      </w:tr>
      <w:tr w:rsidR="00C307F9" w14:paraId="43AE58CD" w14:textId="77777777" w:rsidTr="00231EDC">
        <w:tc>
          <w:tcPr>
            <w:tcW w:w="1403" w:type="dxa"/>
          </w:tcPr>
          <w:p w14:paraId="3ED6A2D8" w14:textId="77777777" w:rsidR="00C307F9" w:rsidRDefault="00C307F9" w:rsidP="00C92F36">
            <w:pPr>
              <w:pStyle w:val="TableRow"/>
              <w:rPr>
                <w:rFonts w:eastAsia="SimSun"/>
                <w:lang w:eastAsia="zh-SG"/>
              </w:rPr>
            </w:pPr>
            <w:r>
              <w:rPr>
                <w:rFonts w:eastAsia="SimSun"/>
                <w:lang w:eastAsia="zh-SG"/>
              </w:rPr>
              <w:t>28/10/09</w:t>
            </w:r>
          </w:p>
        </w:tc>
        <w:tc>
          <w:tcPr>
            <w:tcW w:w="1257" w:type="dxa"/>
          </w:tcPr>
          <w:p w14:paraId="4B31FE3A" w14:textId="77777777" w:rsidR="00C307F9" w:rsidRDefault="00C307F9" w:rsidP="00C92F36">
            <w:pPr>
              <w:pStyle w:val="TableRow"/>
            </w:pPr>
            <w:r>
              <w:t>7.3.2.2</w:t>
            </w:r>
          </w:p>
        </w:tc>
        <w:tc>
          <w:tcPr>
            <w:tcW w:w="4018" w:type="dxa"/>
          </w:tcPr>
          <w:p w14:paraId="57F2D507" w14:textId="77777777" w:rsidR="00C307F9" w:rsidRDefault="00C307F9" w:rsidP="00EA0A0B">
            <w:pPr>
              <w:pStyle w:val="TableRow"/>
            </w:pPr>
            <w:r>
              <w:t>CCN110 – The find dialog is amended to ignore italic items when sorting the results</w:t>
            </w:r>
          </w:p>
        </w:tc>
        <w:tc>
          <w:tcPr>
            <w:tcW w:w="1800" w:type="dxa"/>
          </w:tcPr>
          <w:p w14:paraId="19E36535" w14:textId="77777777" w:rsidR="00C307F9" w:rsidRDefault="00C307F9" w:rsidP="00C92F36">
            <w:pPr>
              <w:pStyle w:val="TableRow"/>
              <w:rPr>
                <w:rFonts w:eastAsia="SimSun"/>
                <w:lang w:eastAsia="zh-SG"/>
              </w:rPr>
            </w:pPr>
            <w:r>
              <w:rPr>
                <w:rFonts w:eastAsia="SimSun"/>
                <w:lang w:eastAsia="zh-SG"/>
              </w:rPr>
              <w:t>SJW</w:t>
            </w:r>
          </w:p>
        </w:tc>
      </w:tr>
      <w:tr w:rsidR="00C307F9" w14:paraId="0D00ECCD" w14:textId="77777777" w:rsidTr="00231EDC">
        <w:tc>
          <w:tcPr>
            <w:tcW w:w="1403" w:type="dxa"/>
          </w:tcPr>
          <w:p w14:paraId="1291934E" w14:textId="77777777" w:rsidR="00C307F9" w:rsidRDefault="00C307F9" w:rsidP="00C92F36">
            <w:pPr>
              <w:pStyle w:val="TableRow"/>
              <w:rPr>
                <w:rFonts w:eastAsia="SimSun"/>
                <w:lang w:eastAsia="zh-SG"/>
              </w:rPr>
            </w:pPr>
          </w:p>
        </w:tc>
        <w:tc>
          <w:tcPr>
            <w:tcW w:w="1257" w:type="dxa"/>
          </w:tcPr>
          <w:p w14:paraId="75CCE136" w14:textId="77777777" w:rsidR="00C307F9" w:rsidRDefault="00C307F9" w:rsidP="00624B61">
            <w:pPr>
              <w:pStyle w:val="TableRow"/>
              <w:spacing w:before="0" w:after="0"/>
            </w:pPr>
            <w:r>
              <w:t>3.4.1.16</w:t>
            </w:r>
          </w:p>
          <w:p w14:paraId="4FE8D891" w14:textId="77777777" w:rsidR="00C307F9" w:rsidRDefault="00C307F9" w:rsidP="00624B61">
            <w:pPr>
              <w:pStyle w:val="TableRow"/>
              <w:spacing w:before="0" w:after="0"/>
            </w:pPr>
            <w:r>
              <w:t>3.4.1.76</w:t>
            </w:r>
          </w:p>
          <w:p w14:paraId="32C90792" w14:textId="77777777" w:rsidR="00C307F9" w:rsidRDefault="00C307F9" w:rsidP="00624B61">
            <w:pPr>
              <w:pStyle w:val="TableRow"/>
              <w:spacing w:before="0" w:after="0"/>
            </w:pPr>
            <w:r>
              <w:t>4.2.14.8</w:t>
            </w:r>
          </w:p>
        </w:tc>
        <w:tc>
          <w:tcPr>
            <w:tcW w:w="4018" w:type="dxa"/>
          </w:tcPr>
          <w:p w14:paraId="65343E29" w14:textId="77777777" w:rsidR="00C307F9" w:rsidRDefault="00C307F9" w:rsidP="00C92F36">
            <w:pPr>
              <w:pStyle w:val="TableRow"/>
            </w:pPr>
            <w:r>
              <w:t>CCN107 – Subnode grouping for domains</w:t>
            </w:r>
          </w:p>
        </w:tc>
        <w:tc>
          <w:tcPr>
            <w:tcW w:w="1800" w:type="dxa"/>
          </w:tcPr>
          <w:p w14:paraId="204187BC" w14:textId="77777777" w:rsidR="00C307F9" w:rsidRDefault="00C307F9" w:rsidP="00C92F36">
            <w:pPr>
              <w:pStyle w:val="TableRow"/>
              <w:rPr>
                <w:rFonts w:eastAsia="SimSun"/>
                <w:lang w:eastAsia="zh-SG"/>
              </w:rPr>
            </w:pPr>
            <w:r>
              <w:rPr>
                <w:rFonts w:eastAsia="SimSun"/>
                <w:lang w:eastAsia="zh-SG"/>
              </w:rPr>
              <w:t>SJW</w:t>
            </w:r>
          </w:p>
        </w:tc>
      </w:tr>
      <w:tr w:rsidR="00C307F9" w14:paraId="0EFBC4F0" w14:textId="77777777" w:rsidTr="00231EDC">
        <w:tc>
          <w:tcPr>
            <w:tcW w:w="1403" w:type="dxa"/>
          </w:tcPr>
          <w:p w14:paraId="77891C1B" w14:textId="77777777" w:rsidR="00C307F9" w:rsidRDefault="00201C58" w:rsidP="00C92F36">
            <w:pPr>
              <w:pStyle w:val="TableRow"/>
              <w:rPr>
                <w:rFonts w:eastAsia="SimSun"/>
                <w:lang w:eastAsia="zh-SG"/>
              </w:rPr>
            </w:pPr>
            <w:r>
              <w:rPr>
                <w:rFonts w:eastAsia="SimSun"/>
                <w:lang w:eastAsia="zh-SG"/>
              </w:rPr>
              <w:t>09/11/09</w:t>
            </w:r>
          </w:p>
        </w:tc>
        <w:tc>
          <w:tcPr>
            <w:tcW w:w="1257" w:type="dxa"/>
          </w:tcPr>
          <w:p w14:paraId="62083B62" w14:textId="77777777" w:rsidR="00C307F9" w:rsidRDefault="00201C58" w:rsidP="00C92F36">
            <w:pPr>
              <w:pStyle w:val="TableRow"/>
            </w:pPr>
            <w:r>
              <w:t>4.2.17.43</w:t>
            </w:r>
          </w:p>
        </w:tc>
        <w:tc>
          <w:tcPr>
            <w:tcW w:w="4018" w:type="dxa"/>
          </w:tcPr>
          <w:p w14:paraId="70DAF6F0" w14:textId="77777777" w:rsidR="00C307F9" w:rsidRDefault="00201C58" w:rsidP="00C92F36">
            <w:pPr>
              <w:pStyle w:val="TableRow"/>
            </w:pPr>
            <w:r>
              <w:t>CCN106 – Include concept group authority in the Thesaurus Editor when merging synoymns</w:t>
            </w:r>
          </w:p>
        </w:tc>
        <w:tc>
          <w:tcPr>
            <w:tcW w:w="1800" w:type="dxa"/>
          </w:tcPr>
          <w:p w14:paraId="1B405B50" w14:textId="77777777" w:rsidR="00C307F9" w:rsidRDefault="00201C58" w:rsidP="00C92F36">
            <w:pPr>
              <w:pStyle w:val="TableRow"/>
              <w:rPr>
                <w:rFonts w:eastAsia="SimSun"/>
                <w:lang w:eastAsia="zh-SG"/>
              </w:rPr>
            </w:pPr>
            <w:r>
              <w:rPr>
                <w:rFonts w:eastAsia="SimSun"/>
                <w:lang w:eastAsia="zh-SG"/>
              </w:rPr>
              <w:t>SJW</w:t>
            </w:r>
          </w:p>
        </w:tc>
      </w:tr>
      <w:tr w:rsidR="00624B61" w14:paraId="337B8E91" w14:textId="77777777" w:rsidTr="00231EDC">
        <w:tc>
          <w:tcPr>
            <w:tcW w:w="1403" w:type="dxa"/>
          </w:tcPr>
          <w:p w14:paraId="6BBED97E" w14:textId="77777777" w:rsidR="00624B61" w:rsidRDefault="00624B61" w:rsidP="00C92F36">
            <w:pPr>
              <w:pStyle w:val="TableRow"/>
              <w:rPr>
                <w:rFonts w:eastAsia="SimSun"/>
                <w:lang w:eastAsia="zh-SG"/>
              </w:rPr>
            </w:pPr>
          </w:p>
        </w:tc>
        <w:tc>
          <w:tcPr>
            <w:tcW w:w="1257" w:type="dxa"/>
          </w:tcPr>
          <w:p w14:paraId="13AA9A5B" w14:textId="77777777" w:rsidR="00624B61" w:rsidRDefault="00624B61" w:rsidP="00624B61">
            <w:pPr>
              <w:pStyle w:val="TableRow"/>
              <w:spacing w:before="0" w:after="0"/>
            </w:pPr>
            <w:r>
              <w:t>4.2.12</w:t>
            </w:r>
          </w:p>
          <w:p w14:paraId="12F057F9" w14:textId="77777777" w:rsidR="00624B61" w:rsidRDefault="00624B61" w:rsidP="00624B61">
            <w:pPr>
              <w:pStyle w:val="TableRow"/>
              <w:spacing w:before="0" w:after="0"/>
            </w:pPr>
            <w:r>
              <w:t>4.2.14.8</w:t>
            </w:r>
          </w:p>
          <w:p w14:paraId="296BA6CD" w14:textId="77777777" w:rsidR="00624B61" w:rsidRDefault="00624B61" w:rsidP="00624B61">
            <w:pPr>
              <w:pStyle w:val="TableRow"/>
              <w:spacing w:before="0" w:after="0"/>
            </w:pPr>
            <w:r>
              <w:t>4.2.17.36</w:t>
            </w:r>
          </w:p>
          <w:p w14:paraId="21EADAEB" w14:textId="77777777" w:rsidR="00624B61" w:rsidRDefault="00624B61" w:rsidP="00624B61">
            <w:pPr>
              <w:pStyle w:val="TableRow"/>
              <w:spacing w:before="0" w:after="0"/>
            </w:pPr>
            <w:r>
              <w:t>4.2.17.39</w:t>
            </w:r>
          </w:p>
        </w:tc>
        <w:tc>
          <w:tcPr>
            <w:tcW w:w="4018" w:type="dxa"/>
          </w:tcPr>
          <w:p w14:paraId="49DD380C" w14:textId="77777777" w:rsidR="00624B61" w:rsidRDefault="00624B61" w:rsidP="00C92F36">
            <w:pPr>
              <w:pStyle w:val="TableRow"/>
            </w:pPr>
            <w:r>
              <w:t>CCN96 – Show lists for concepts in Quick Entry and imprtation of lists.</w:t>
            </w:r>
          </w:p>
        </w:tc>
        <w:tc>
          <w:tcPr>
            <w:tcW w:w="1800" w:type="dxa"/>
          </w:tcPr>
          <w:p w14:paraId="46BBF38F" w14:textId="77777777" w:rsidR="00624B61" w:rsidRDefault="00E64542" w:rsidP="00C92F36">
            <w:pPr>
              <w:pStyle w:val="TableRow"/>
              <w:rPr>
                <w:rFonts w:eastAsia="SimSun"/>
                <w:lang w:eastAsia="zh-SG"/>
              </w:rPr>
            </w:pPr>
            <w:r>
              <w:rPr>
                <w:rFonts w:eastAsia="SimSun"/>
                <w:lang w:eastAsia="zh-SG"/>
              </w:rPr>
              <w:t>SJW</w:t>
            </w:r>
          </w:p>
        </w:tc>
      </w:tr>
      <w:tr w:rsidR="00E64542" w14:paraId="41B4B54B" w14:textId="77777777" w:rsidTr="00231EDC">
        <w:tc>
          <w:tcPr>
            <w:tcW w:w="1403" w:type="dxa"/>
          </w:tcPr>
          <w:p w14:paraId="26190D72" w14:textId="77777777" w:rsidR="00E64542" w:rsidRDefault="00E64542" w:rsidP="00C92F36">
            <w:pPr>
              <w:pStyle w:val="TableRow"/>
              <w:rPr>
                <w:rFonts w:eastAsia="SimSun"/>
                <w:lang w:eastAsia="zh-SG"/>
              </w:rPr>
            </w:pPr>
            <w:r>
              <w:rPr>
                <w:rFonts w:eastAsia="SimSun"/>
                <w:lang w:eastAsia="zh-SG"/>
              </w:rPr>
              <w:t>17/11/09</w:t>
            </w:r>
          </w:p>
        </w:tc>
        <w:tc>
          <w:tcPr>
            <w:tcW w:w="1257" w:type="dxa"/>
          </w:tcPr>
          <w:p w14:paraId="2A258DCE" w14:textId="77777777" w:rsidR="00E64542" w:rsidRDefault="00E64542" w:rsidP="00624B61">
            <w:pPr>
              <w:pStyle w:val="TableRow"/>
              <w:spacing w:before="0" w:after="0"/>
            </w:pPr>
            <w:r>
              <w:t>3.4.1.58</w:t>
            </w:r>
          </w:p>
        </w:tc>
        <w:tc>
          <w:tcPr>
            <w:tcW w:w="4018" w:type="dxa"/>
          </w:tcPr>
          <w:p w14:paraId="7DBDE4EF" w14:textId="77777777" w:rsidR="00E64542" w:rsidRDefault="00E64542" w:rsidP="00E64542">
            <w:pPr>
              <w:pStyle w:val="TableRow"/>
            </w:pPr>
            <w:r>
              <w:t xml:space="preserve">CCN112 – Search for </w:t>
            </w:r>
            <w:r>
              <w:rPr>
                <w:rFonts w:cs="Arial"/>
              </w:rPr>
              <w:t>Nomenclatural Status on specimens</w:t>
            </w:r>
          </w:p>
        </w:tc>
        <w:tc>
          <w:tcPr>
            <w:tcW w:w="1800" w:type="dxa"/>
          </w:tcPr>
          <w:p w14:paraId="7904A180" w14:textId="77777777" w:rsidR="00E64542" w:rsidRDefault="00E64542" w:rsidP="00C92F36">
            <w:pPr>
              <w:pStyle w:val="TableRow"/>
              <w:rPr>
                <w:rFonts w:eastAsia="SimSun"/>
                <w:lang w:eastAsia="zh-SG"/>
              </w:rPr>
            </w:pPr>
            <w:r>
              <w:rPr>
                <w:rFonts w:eastAsia="SimSun"/>
                <w:lang w:eastAsia="zh-SG"/>
              </w:rPr>
              <w:t>SJW</w:t>
            </w:r>
          </w:p>
        </w:tc>
      </w:tr>
      <w:tr w:rsidR="00E64542" w14:paraId="01D1660B" w14:textId="77777777" w:rsidTr="00231EDC">
        <w:tc>
          <w:tcPr>
            <w:tcW w:w="1403" w:type="dxa"/>
          </w:tcPr>
          <w:p w14:paraId="4C9BD995" w14:textId="77777777" w:rsidR="00E64542" w:rsidRDefault="00E64542" w:rsidP="00C92F36">
            <w:pPr>
              <w:pStyle w:val="TableRow"/>
              <w:rPr>
                <w:rFonts w:eastAsia="SimSun"/>
                <w:lang w:eastAsia="zh-SG"/>
              </w:rPr>
            </w:pPr>
          </w:p>
        </w:tc>
        <w:tc>
          <w:tcPr>
            <w:tcW w:w="1257" w:type="dxa"/>
          </w:tcPr>
          <w:p w14:paraId="11F71315" w14:textId="77777777" w:rsidR="00E64542" w:rsidRDefault="003B3380" w:rsidP="00624B61">
            <w:pPr>
              <w:pStyle w:val="TableRow"/>
              <w:spacing w:before="0" w:after="0"/>
            </w:pPr>
            <w:r>
              <w:t>4.2.13.3</w:t>
            </w:r>
          </w:p>
        </w:tc>
        <w:tc>
          <w:tcPr>
            <w:tcW w:w="4018" w:type="dxa"/>
          </w:tcPr>
          <w:p w14:paraId="4EA3B9F6" w14:textId="77777777" w:rsidR="00E64542" w:rsidRDefault="003B3380" w:rsidP="003B3380">
            <w:pPr>
              <w:pStyle w:val="TableRow"/>
            </w:pPr>
            <w:r>
              <w:t>CCN111 – Expand locations when dragging to the Specimen Finder</w:t>
            </w:r>
          </w:p>
        </w:tc>
        <w:tc>
          <w:tcPr>
            <w:tcW w:w="1800" w:type="dxa"/>
          </w:tcPr>
          <w:p w14:paraId="7A21E815" w14:textId="77777777" w:rsidR="00E64542" w:rsidRDefault="003B3380" w:rsidP="00C92F36">
            <w:pPr>
              <w:pStyle w:val="TableRow"/>
              <w:rPr>
                <w:rFonts w:eastAsia="SimSun"/>
                <w:lang w:eastAsia="zh-SG"/>
              </w:rPr>
            </w:pPr>
            <w:r>
              <w:rPr>
                <w:rFonts w:eastAsia="SimSun"/>
                <w:lang w:eastAsia="zh-SG"/>
              </w:rPr>
              <w:t>SJW</w:t>
            </w:r>
          </w:p>
        </w:tc>
      </w:tr>
      <w:tr w:rsidR="005979A1" w14:paraId="7033B4BA" w14:textId="77777777" w:rsidTr="00231EDC">
        <w:tc>
          <w:tcPr>
            <w:tcW w:w="1403" w:type="dxa"/>
          </w:tcPr>
          <w:p w14:paraId="59446393" w14:textId="77777777" w:rsidR="005979A1" w:rsidRDefault="005979A1" w:rsidP="00C92F36">
            <w:pPr>
              <w:pStyle w:val="TableRow"/>
              <w:rPr>
                <w:rFonts w:eastAsia="SimSun"/>
                <w:lang w:eastAsia="zh-SG"/>
              </w:rPr>
            </w:pPr>
            <w:r>
              <w:rPr>
                <w:rFonts w:eastAsia="SimSun"/>
                <w:lang w:eastAsia="zh-SG"/>
              </w:rPr>
              <w:t>26/08/10</w:t>
            </w:r>
          </w:p>
        </w:tc>
        <w:tc>
          <w:tcPr>
            <w:tcW w:w="1257" w:type="dxa"/>
          </w:tcPr>
          <w:p w14:paraId="2FACE55C" w14:textId="77777777" w:rsidR="005979A1" w:rsidRDefault="006F5D2D" w:rsidP="005979A1">
            <w:pPr>
              <w:pStyle w:val="TableRow"/>
            </w:pPr>
            <w:r>
              <w:fldChar w:fldCharType="begin"/>
            </w:r>
            <w:r>
              <w:instrText xml:space="preserve"> REF _Ref270590184 \r \h </w:instrText>
            </w:r>
            <w:r>
              <w:fldChar w:fldCharType="separate"/>
            </w:r>
            <w:r>
              <w:t>4.2.3.8</w:t>
            </w:r>
            <w:r>
              <w:fldChar w:fldCharType="end"/>
            </w:r>
          </w:p>
        </w:tc>
        <w:tc>
          <w:tcPr>
            <w:tcW w:w="4018" w:type="dxa"/>
          </w:tcPr>
          <w:p w14:paraId="16E7B492" w14:textId="77777777" w:rsidR="005979A1" w:rsidRDefault="005979A1" w:rsidP="003B3380">
            <w:pPr>
              <w:pStyle w:val="TableRow"/>
            </w:pPr>
            <w:r>
              <w:t>CCN 119 – Offer to delete multimedia files when deleting multimedia leaf nodes</w:t>
            </w:r>
          </w:p>
        </w:tc>
        <w:tc>
          <w:tcPr>
            <w:tcW w:w="1800" w:type="dxa"/>
          </w:tcPr>
          <w:p w14:paraId="5206F6B7" w14:textId="77777777" w:rsidR="005979A1" w:rsidRDefault="00E72FF2" w:rsidP="00C92F36">
            <w:pPr>
              <w:pStyle w:val="TableRow"/>
              <w:rPr>
                <w:rFonts w:eastAsia="SimSun"/>
                <w:lang w:eastAsia="zh-SG"/>
              </w:rPr>
            </w:pPr>
            <w:r>
              <w:rPr>
                <w:rFonts w:eastAsia="SimSun"/>
                <w:lang w:eastAsia="zh-SG"/>
              </w:rPr>
              <w:t>AJWK</w:t>
            </w:r>
          </w:p>
        </w:tc>
      </w:tr>
      <w:tr w:rsidR="00E33812" w14:paraId="1E5AD9B6" w14:textId="77777777" w:rsidTr="00231EDC">
        <w:tc>
          <w:tcPr>
            <w:tcW w:w="1403" w:type="dxa"/>
          </w:tcPr>
          <w:p w14:paraId="0AA93324" w14:textId="77777777" w:rsidR="00E33812" w:rsidRDefault="00E33812" w:rsidP="00C92F36">
            <w:pPr>
              <w:pStyle w:val="TableRow"/>
              <w:rPr>
                <w:rFonts w:eastAsia="SimSun"/>
                <w:lang w:eastAsia="zh-SG"/>
              </w:rPr>
            </w:pPr>
          </w:p>
        </w:tc>
        <w:tc>
          <w:tcPr>
            <w:tcW w:w="1257" w:type="dxa"/>
          </w:tcPr>
          <w:p w14:paraId="181BB164" w14:textId="77777777" w:rsidR="00E33812" w:rsidRDefault="001C6CFF" w:rsidP="000C6199">
            <w:pPr>
              <w:pStyle w:val="TableRow"/>
            </w:pPr>
            <w:r>
              <w:fldChar w:fldCharType="begin"/>
            </w:r>
            <w:r>
              <w:instrText xml:space="preserve"> REF _Ref270599215 \r \h </w:instrText>
            </w:r>
            <w:r>
              <w:fldChar w:fldCharType="separate"/>
            </w:r>
            <w:r>
              <w:t>3.4.1.58</w:t>
            </w:r>
            <w:r>
              <w:fldChar w:fldCharType="end"/>
            </w:r>
          </w:p>
        </w:tc>
        <w:tc>
          <w:tcPr>
            <w:tcW w:w="4018" w:type="dxa"/>
          </w:tcPr>
          <w:p w14:paraId="7970FD7A" w14:textId="77777777" w:rsidR="00E33812" w:rsidRDefault="00E33812" w:rsidP="003B3380">
            <w:pPr>
              <w:pStyle w:val="TableRow"/>
            </w:pPr>
            <w:r>
              <w:t xml:space="preserve">CCN 115 – </w:t>
            </w:r>
            <w:r w:rsidR="006D6837">
              <w:t>Search for specimens by observation location in collections browser</w:t>
            </w:r>
          </w:p>
        </w:tc>
        <w:tc>
          <w:tcPr>
            <w:tcW w:w="1800" w:type="dxa"/>
          </w:tcPr>
          <w:p w14:paraId="7EB91B57" w14:textId="77777777" w:rsidR="00E33812" w:rsidRDefault="006D6837" w:rsidP="00C92F36">
            <w:pPr>
              <w:pStyle w:val="TableRow"/>
              <w:rPr>
                <w:rFonts w:eastAsia="SimSun"/>
                <w:lang w:eastAsia="zh-SG"/>
              </w:rPr>
            </w:pPr>
            <w:r>
              <w:rPr>
                <w:rFonts w:eastAsia="SimSun"/>
                <w:lang w:eastAsia="zh-SG"/>
              </w:rPr>
              <w:t>AJWK</w:t>
            </w:r>
          </w:p>
        </w:tc>
      </w:tr>
      <w:tr w:rsidR="0045679D" w14:paraId="05CCAAE4" w14:textId="77777777" w:rsidTr="00231EDC">
        <w:tc>
          <w:tcPr>
            <w:tcW w:w="1403" w:type="dxa"/>
          </w:tcPr>
          <w:p w14:paraId="1E5ECD65" w14:textId="77777777" w:rsidR="0045679D" w:rsidRDefault="0045679D" w:rsidP="00C92F36">
            <w:pPr>
              <w:pStyle w:val="TableRow"/>
              <w:rPr>
                <w:rFonts w:eastAsia="SimSun"/>
                <w:lang w:eastAsia="zh-SG"/>
              </w:rPr>
            </w:pPr>
          </w:p>
        </w:tc>
        <w:tc>
          <w:tcPr>
            <w:tcW w:w="1257" w:type="dxa"/>
          </w:tcPr>
          <w:p w14:paraId="35FA70F6" w14:textId="77777777" w:rsidR="0045679D" w:rsidRDefault="00752AD8" w:rsidP="000C6199">
            <w:pPr>
              <w:pStyle w:val="TableRow"/>
            </w:pPr>
            <w:r>
              <w:fldChar w:fldCharType="begin"/>
            </w:r>
            <w:r>
              <w:instrText xml:space="preserve"> REF _Ref270602886 \r \h </w:instrText>
            </w:r>
            <w:r>
              <w:fldChar w:fldCharType="separate"/>
            </w:r>
            <w:r>
              <w:t>4.2.4.5</w:t>
            </w:r>
            <w:r>
              <w:fldChar w:fldCharType="end"/>
            </w:r>
            <w:r>
              <w:t xml:space="preserve">, </w:t>
            </w:r>
            <w:r w:rsidR="0045679D">
              <w:fldChar w:fldCharType="begin"/>
            </w:r>
            <w:r w:rsidR="0045679D">
              <w:instrText xml:space="preserve"> REF _Ref270601609 \r \h </w:instrText>
            </w:r>
            <w:r w:rsidR="0045679D">
              <w:fldChar w:fldCharType="separate"/>
            </w:r>
            <w:r w:rsidR="0045679D">
              <w:t>5.3.2.23</w:t>
            </w:r>
            <w:r w:rsidR="0045679D">
              <w:fldChar w:fldCharType="end"/>
            </w:r>
            <w:r w:rsidR="0045679D">
              <w:t xml:space="preserve">, </w:t>
            </w:r>
            <w:r w:rsidR="0045679D">
              <w:fldChar w:fldCharType="begin"/>
            </w:r>
            <w:r w:rsidR="0045679D">
              <w:instrText xml:space="preserve"> REF _Ref270601613 \r \h </w:instrText>
            </w:r>
            <w:r w:rsidR="0045679D">
              <w:fldChar w:fldCharType="separate"/>
            </w:r>
            <w:r w:rsidR="0045679D">
              <w:t>5.3.2.69</w:t>
            </w:r>
            <w:r w:rsidR="0045679D">
              <w:fldChar w:fldCharType="end"/>
            </w:r>
          </w:p>
        </w:tc>
        <w:tc>
          <w:tcPr>
            <w:tcW w:w="4018" w:type="dxa"/>
          </w:tcPr>
          <w:p w14:paraId="63CC5BF7" w14:textId="77777777" w:rsidR="0045679D" w:rsidRDefault="0045679D" w:rsidP="00641D2D">
            <w:pPr>
              <w:pStyle w:val="TableRow"/>
            </w:pPr>
            <w:r>
              <w:t xml:space="preserve">CCN 129 – </w:t>
            </w:r>
            <w:r w:rsidR="00641D2D">
              <w:t>“Include in label” flag for determinations</w:t>
            </w:r>
          </w:p>
        </w:tc>
        <w:tc>
          <w:tcPr>
            <w:tcW w:w="1800" w:type="dxa"/>
          </w:tcPr>
          <w:p w14:paraId="31F10153" w14:textId="77777777" w:rsidR="0045679D" w:rsidRDefault="0045679D" w:rsidP="00C92F36">
            <w:pPr>
              <w:pStyle w:val="TableRow"/>
              <w:rPr>
                <w:rFonts w:eastAsia="SimSun"/>
                <w:lang w:eastAsia="zh-SG"/>
              </w:rPr>
            </w:pPr>
            <w:r>
              <w:rPr>
                <w:rFonts w:eastAsia="SimSun"/>
                <w:lang w:eastAsia="zh-SG"/>
              </w:rPr>
              <w:t>AJWK</w:t>
            </w:r>
          </w:p>
        </w:tc>
      </w:tr>
      <w:tr w:rsidR="00624204" w14:paraId="39DEAD4A" w14:textId="77777777" w:rsidTr="00231EDC">
        <w:tc>
          <w:tcPr>
            <w:tcW w:w="1403" w:type="dxa"/>
          </w:tcPr>
          <w:p w14:paraId="17C4A939" w14:textId="77777777" w:rsidR="00624204" w:rsidRDefault="00624204" w:rsidP="00C92F36">
            <w:pPr>
              <w:pStyle w:val="TableRow"/>
              <w:rPr>
                <w:rFonts w:eastAsia="SimSun"/>
                <w:lang w:eastAsia="zh-SG"/>
              </w:rPr>
            </w:pPr>
            <w:r>
              <w:rPr>
                <w:rFonts w:eastAsia="SimSun"/>
                <w:lang w:eastAsia="zh-SG"/>
              </w:rPr>
              <w:t>31/08/10</w:t>
            </w:r>
          </w:p>
        </w:tc>
        <w:tc>
          <w:tcPr>
            <w:tcW w:w="1257" w:type="dxa"/>
          </w:tcPr>
          <w:p w14:paraId="6E9CB29E" w14:textId="77777777" w:rsidR="00624204" w:rsidRDefault="003A7A5F" w:rsidP="000C6199">
            <w:pPr>
              <w:pStyle w:val="TableRow"/>
            </w:pPr>
            <w:r>
              <w:fldChar w:fldCharType="begin"/>
            </w:r>
            <w:r>
              <w:instrText xml:space="preserve"> REF _Ref271036089 \r \h </w:instrText>
            </w:r>
            <w:r>
              <w:fldChar w:fldCharType="separate"/>
            </w:r>
            <w:r>
              <w:t>7.3.2.2</w:t>
            </w:r>
            <w:r>
              <w:fldChar w:fldCharType="end"/>
            </w:r>
          </w:p>
        </w:tc>
        <w:tc>
          <w:tcPr>
            <w:tcW w:w="4018" w:type="dxa"/>
          </w:tcPr>
          <w:p w14:paraId="0C7D391C" w14:textId="77777777" w:rsidR="00624204" w:rsidRDefault="003A7A5F" w:rsidP="00641D2D">
            <w:pPr>
              <w:pStyle w:val="TableRow"/>
            </w:pPr>
            <w:r>
              <w:t>CCN 122 – List preferred concepts are highlighted in find dialogs that are used to specify determinations</w:t>
            </w:r>
          </w:p>
        </w:tc>
        <w:tc>
          <w:tcPr>
            <w:tcW w:w="1800" w:type="dxa"/>
          </w:tcPr>
          <w:p w14:paraId="3B049541" w14:textId="77777777" w:rsidR="00624204" w:rsidRDefault="00E61D52" w:rsidP="00C92F36">
            <w:pPr>
              <w:pStyle w:val="TableRow"/>
              <w:rPr>
                <w:rFonts w:eastAsia="SimSun"/>
                <w:lang w:eastAsia="zh-SG"/>
              </w:rPr>
            </w:pPr>
            <w:r>
              <w:rPr>
                <w:rFonts w:eastAsia="SimSun"/>
                <w:lang w:eastAsia="zh-SG"/>
              </w:rPr>
              <w:t>AJWK</w:t>
            </w:r>
          </w:p>
        </w:tc>
      </w:tr>
      <w:tr w:rsidR="007A254B" w14:paraId="2F54F756" w14:textId="77777777" w:rsidTr="00231EDC">
        <w:tc>
          <w:tcPr>
            <w:tcW w:w="1403" w:type="dxa"/>
          </w:tcPr>
          <w:p w14:paraId="2EAABF15" w14:textId="77777777" w:rsidR="007A254B" w:rsidRDefault="007A254B" w:rsidP="00C92F36">
            <w:pPr>
              <w:pStyle w:val="TableRow"/>
              <w:rPr>
                <w:rFonts w:eastAsia="SimSun"/>
                <w:lang w:eastAsia="zh-SG"/>
              </w:rPr>
            </w:pPr>
            <w:r>
              <w:rPr>
                <w:rFonts w:eastAsia="SimSun"/>
                <w:lang w:eastAsia="zh-SG"/>
              </w:rPr>
              <w:lastRenderedPageBreak/>
              <w:t>03/09/10</w:t>
            </w:r>
          </w:p>
        </w:tc>
        <w:tc>
          <w:tcPr>
            <w:tcW w:w="1257" w:type="dxa"/>
          </w:tcPr>
          <w:p w14:paraId="6771623E" w14:textId="77777777" w:rsidR="007A254B" w:rsidRDefault="008224C1" w:rsidP="000C6199">
            <w:pPr>
              <w:pStyle w:val="TableRow"/>
            </w:pPr>
            <w:r>
              <w:fldChar w:fldCharType="begin"/>
            </w:r>
            <w:r>
              <w:instrText xml:space="preserve"> REF _Ref271272105 \r \h </w:instrText>
            </w:r>
            <w:r>
              <w:fldChar w:fldCharType="separate"/>
            </w:r>
            <w:r>
              <w:t>3.4.1.17</w:t>
            </w:r>
            <w:r>
              <w:fldChar w:fldCharType="end"/>
            </w:r>
            <w:r w:rsidR="002530F5">
              <w:t xml:space="preserve">, </w:t>
            </w:r>
            <w:r w:rsidR="00323F19">
              <w:fldChar w:fldCharType="begin"/>
            </w:r>
            <w:r w:rsidR="00323F19">
              <w:instrText xml:space="preserve"> REF _Ref271278100 \r \h </w:instrText>
            </w:r>
            <w:r w:rsidR="00323F19">
              <w:fldChar w:fldCharType="separate"/>
            </w:r>
            <w:r w:rsidR="00323F19">
              <w:t>3.4.1.69</w:t>
            </w:r>
            <w:r w:rsidR="00323F19">
              <w:fldChar w:fldCharType="end"/>
            </w:r>
            <w:r w:rsidR="00323F19">
              <w:t xml:space="preserve">, </w:t>
            </w:r>
            <w:r w:rsidR="002530F5">
              <w:fldChar w:fldCharType="begin"/>
            </w:r>
            <w:r w:rsidR="002530F5">
              <w:instrText xml:space="preserve"> REF _Ref271276660 \r \h </w:instrText>
            </w:r>
            <w:r w:rsidR="002530F5">
              <w:fldChar w:fldCharType="separate"/>
            </w:r>
            <w:r w:rsidR="002530F5">
              <w:t>4.2.2.6</w:t>
            </w:r>
            <w:r w:rsidR="002530F5">
              <w:fldChar w:fldCharType="end"/>
            </w:r>
          </w:p>
        </w:tc>
        <w:tc>
          <w:tcPr>
            <w:tcW w:w="4018" w:type="dxa"/>
          </w:tcPr>
          <w:p w14:paraId="03D2C7A8" w14:textId="77777777" w:rsidR="007A254B" w:rsidRDefault="007A254B" w:rsidP="00B2192F">
            <w:pPr>
              <w:pStyle w:val="TableRow"/>
            </w:pPr>
            <w:r>
              <w:t xml:space="preserve">CCN 118a – </w:t>
            </w:r>
            <w:r w:rsidR="00B2192F">
              <w:t xml:space="preserve">Hint </w:t>
            </w:r>
            <w:r>
              <w:t>added to determination nodes in the collection browser</w:t>
            </w:r>
            <w:r w:rsidR="00B2192F">
              <w:t xml:space="preserve"> giving the concept group or taxon list</w:t>
            </w:r>
          </w:p>
        </w:tc>
        <w:tc>
          <w:tcPr>
            <w:tcW w:w="1800" w:type="dxa"/>
          </w:tcPr>
          <w:p w14:paraId="4842376C" w14:textId="77777777" w:rsidR="007A254B" w:rsidRDefault="007A254B" w:rsidP="00C92F36">
            <w:pPr>
              <w:pStyle w:val="TableRow"/>
              <w:rPr>
                <w:rFonts w:eastAsia="SimSun"/>
                <w:lang w:eastAsia="zh-SG"/>
              </w:rPr>
            </w:pPr>
            <w:r>
              <w:rPr>
                <w:rFonts w:eastAsia="SimSun"/>
                <w:lang w:eastAsia="zh-SG"/>
              </w:rPr>
              <w:t>AJWK</w:t>
            </w:r>
          </w:p>
        </w:tc>
      </w:tr>
      <w:tr w:rsidR="00BD3099" w14:paraId="2216003E" w14:textId="77777777" w:rsidTr="00231EDC">
        <w:tc>
          <w:tcPr>
            <w:tcW w:w="1403" w:type="dxa"/>
          </w:tcPr>
          <w:p w14:paraId="69A1748F" w14:textId="77777777" w:rsidR="00BD3099" w:rsidRDefault="00BD3099" w:rsidP="00C92F36">
            <w:pPr>
              <w:pStyle w:val="TableRow"/>
              <w:rPr>
                <w:rFonts w:eastAsia="SimSun"/>
                <w:lang w:eastAsia="zh-SG"/>
              </w:rPr>
            </w:pPr>
          </w:p>
        </w:tc>
        <w:tc>
          <w:tcPr>
            <w:tcW w:w="1257" w:type="dxa"/>
          </w:tcPr>
          <w:p w14:paraId="72017560" w14:textId="77777777" w:rsidR="00BD3099" w:rsidRDefault="00A937EA" w:rsidP="000C6199">
            <w:pPr>
              <w:pStyle w:val="TableRow"/>
            </w:pPr>
            <w:r>
              <w:fldChar w:fldCharType="begin"/>
            </w:r>
            <w:r>
              <w:instrText xml:space="preserve"> REF _Ref271281726 \r \h </w:instrText>
            </w:r>
            <w:r>
              <w:fldChar w:fldCharType="separate"/>
            </w:r>
            <w:r>
              <w:t>4.2.4.16</w:t>
            </w:r>
            <w:r>
              <w:fldChar w:fldCharType="end"/>
            </w:r>
            <w:r>
              <w:t xml:space="preserve">, </w:t>
            </w:r>
            <w:r w:rsidR="00BD3099">
              <w:fldChar w:fldCharType="begin"/>
            </w:r>
            <w:r w:rsidR="00BD3099">
              <w:instrText xml:space="preserve"> REF _Ref176855415 \r \h </w:instrText>
            </w:r>
            <w:r w:rsidR="00BD3099">
              <w:fldChar w:fldCharType="separate"/>
            </w:r>
            <w:r w:rsidR="00BD3099">
              <w:t>4.2.14.7</w:t>
            </w:r>
            <w:r w:rsidR="00BD3099">
              <w:fldChar w:fldCharType="end"/>
            </w:r>
          </w:p>
        </w:tc>
        <w:tc>
          <w:tcPr>
            <w:tcW w:w="4018" w:type="dxa"/>
          </w:tcPr>
          <w:p w14:paraId="3D00E580" w14:textId="77777777" w:rsidR="00BD3099" w:rsidRDefault="00BD3099" w:rsidP="00BD3099">
            <w:pPr>
              <w:pStyle w:val="TableRow"/>
            </w:pPr>
            <w:r>
              <w:t>CCN 127a – Display path in hierarchy on geographic areas tabs</w:t>
            </w:r>
          </w:p>
        </w:tc>
        <w:tc>
          <w:tcPr>
            <w:tcW w:w="1800" w:type="dxa"/>
          </w:tcPr>
          <w:p w14:paraId="667142A1" w14:textId="77777777" w:rsidR="00BD3099" w:rsidRDefault="00BD3099" w:rsidP="00C92F36">
            <w:pPr>
              <w:pStyle w:val="TableRow"/>
              <w:rPr>
                <w:rFonts w:eastAsia="SimSun"/>
                <w:lang w:eastAsia="zh-SG"/>
              </w:rPr>
            </w:pPr>
            <w:r>
              <w:rPr>
                <w:rFonts w:eastAsia="SimSun"/>
                <w:lang w:eastAsia="zh-SG"/>
              </w:rPr>
              <w:t>AJWK</w:t>
            </w:r>
          </w:p>
        </w:tc>
      </w:tr>
      <w:tr w:rsidR="001E676F" w14:paraId="67B864E4" w14:textId="77777777" w:rsidTr="00231EDC">
        <w:tc>
          <w:tcPr>
            <w:tcW w:w="1403" w:type="dxa"/>
          </w:tcPr>
          <w:p w14:paraId="411417A0" w14:textId="77777777" w:rsidR="001E676F" w:rsidRDefault="001E676F" w:rsidP="00C92F36">
            <w:pPr>
              <w:pStyle w:val="TableRow"/>
              <w:rPr>
                <w:rFonts w:eastAsia="SimSun"/>
                <w:lang w:eastAsia="zh-SG"/>
              </w:rPr>
            </w:pPr>
            <w:r>
              <w:rPr>
                <w:rFonts w:eastAsia="SimSun"/>
                <w:lang w:eastAsia="zh-SG"/>
              </w:rPr>
              <w:t>06/09/10</w:t>
            </w:r>
          </w:p>
        </w:tc>
        <w:tc>
          <w:tcPr>
            <w:tcW w:w="1257" w:type="dxa"/>
          </w:tcPr>
          <w:p w14:paraId="3ADB2B71" w14:textId="77777777" w:rsidR="001E676F" w:rsidRDefault="001E676F" w:rsidP="00B04EE5">
            <w:pPr>
              <w:pStyle w:val="TableRow"/>
            </w:pPr>
            <w:r>
              <w:fldChar w:fldCharType="begin"/>
            </w:r>
            <w:r>
              <w:instrText xml:space="preserve"> REF _Ref271549827 \r \h </w:instrText>
            </w:r>
            <w:r>
              <w:fldChar w:fldCharType="separate"/>
            </w:r>
            <w:r>
              <w:t>4.2.14.8</w:t>
            </w:r>
            <w:r>
              <w:fldChar w:fldCharType="end"/>
            </w:r>
            <w:r w:rsidR="009542D6">
              <w:t xml:space="preserve">, </w:t>
            </w:r>
            <w:r w:rsidR="00B04EE5">
              <w:fldChar w:fldCharType="begin"/>
            </w:r>
            <w:r w:rsidR="00B04EE5">
              <w:instrText xml:space="preserve"> REF _Ref272157746 \r \h </w:instrText>
            </w:r>
            <w:r w:rsidR="00B04EE5">
              <w:fldChar w:fldCharType="separate"/>
            </w:r>
            <w:r w:rsidR="00B04EE5">
              <w:t>4.2.16.4</w:t>
            </w:r>
            <w:r w:rsidR="00B04EE5">
              <w:fldChar w:fldCharType="end"/>
            </w:r>
            <w:r w:rsidR="001B0005">
              <w:t xml:space="preserve">, </w:t>
            </w:r>
            <w:r w:rsidR="001B0005">
              <w:fldChar w:fldCharType="begin"/>
            </w:r>
            <w:r w:rsidR="001B0005">
              <w:instrText xml:space="preserve"> REF _Ref272158237 \r \h </w:instrText>
            </w:r>
            <w:r w:rsidR="001B0005">
              <w:fldChar w:fldCharType="separate"/>
            </w:r>
            <w:r w:rsidR="001B0005">
              <w:t>7.1.1</w:t>
            </w:r>
            <w:r w:rsidR="001B0005">
              <w:fldChar w:fldCharType="end"/>
            </w:r>
          </w:p>
        </w:tc>
        <w:tc>
          <w:tcPr>
            <w:tcW w:w="4018" w:type="dxa"/>
          </w:tcPr>
          <w:p w14:paraId="051E717C" w14:textId="77777777" w:rsidR="001E676F" w:rsidRDefault="001E676F" w:rsidP="009542D6">
            <w:pPr>
              <w:pStyle w:val="TableRow"/>
            </w:pPr>
            <w:r>
              <w:t>CCN 116 – Option to make the Recorder Specimens tab available</w:t>
            </w:r>
          </w:p>
        </w:tc>
        <w:tc>
          <w:tcPr>
            <w:tcW w:w="1800" w:type="dxa"/>
          </w:tcPr>
          <w:p w14:paraId="7BF456F1" w14:textId="77777777" w:rsidR="001E676F" w:rsidRDefault="001E676F" w:rsidP="00C92F36">
            <w:pPr>
              <w:pStyle w:val="TableRow"/>
              <w:rPr>
                <w:rFonts w:eastAsia="SimSun"/>
                <w:lang w:eastAsia="zh-SG"/>
              </w:rPr>
            </w:pPr>
            <w:r>
              <w:rPr>
                <w:rFonts w:eastAsia="SimSun"/>
                <w:lang w:eastAsia="zh-SG"/>
              </w:rPr>
              <w:t>AJWK</w:t>
            </w:r>
          </w:p>
        </w:tc>
      </w:tr>
      <w:tr w:rsidR="00130212" w14:paraId="2BF55CA3" w14:textId="77777777" w:rsidTr="00231EDC">
        <w:tc>
          <w:tcPr>
            <w:tcW w:w="1403" w:type="dxa"/>
          </w:tcPr>
          <w:p w14:paraId="28037D16" w14:textId="77777777" w:rsidR="00130212" w:rsidRDefault="00130212" w:rsidP="00C92F36">
            <w:pPr>
              <w:pStyle w:val="TableRow"/>
              <w:rPr>
                <w:rFonts w:eastAsia="SimSun"/>
                <w:lang w:eastAsia="zh-SG"/>
              </w:rPr>
            </w:pPr>
          </w:p>
        </w:tc>
        <w:tc>
          <w:tcPr>
            <w:tcW w:w="1257" w:type="dxa"/>
          </w:tcPr>
          <w:p w14:paraId="28E26AF1" w14:textId="77777777" w:rsidR="00130212" w:rsidRDefault="00626CC9" w:rsidP="000C6199">
            <w:pPr>
              <w:pStyle w:val="TableRow"/>
            </w:pPr>
            <w:r>
              <w:fldChar w:fldCharType="begin"/>
            </w:r>
            <w:r>
              <w:instrText xml:space="preserve"> REF _Ref271550958 \r \h </w:instrText>
            </w:r>
            <w:r>
              <w:fldChar w:fldCharType="separate"/>
            </w:r>
            <w:r>
              <w:t>4.2.13.2</w:t>
            </w:r>
            <w:r>
              <w:fldChar w:fldCharType="end"/>
            </w:r>
          </w:p>
        </w:tc>
        <w:tc>
          <w:tcPr>
            <w:tcW w:w="4018" w:type="dxa"/>
          </w:tcPr>
          <w:p w14:paraId="112D7100" w14:textId="77777777" w:rsidR="00130212" w:rsidRDefault="00130212" w:rsidP="00BD42E1">
            <w:pPr>
              <w:pStyle w:val="TableRow"/>
            </w:pPr>
            <w:r>
              <w:t>CCN 117 – Improved behaviour of the “all” and “any” options in the Specimen Finder</w:t>
            </w:r>
          </w:p>
        </w:tc>
        <w:tc>
          <w:tcPr>
            <w:tcW w:w="1800" w:type="dxa"/>
          </w:tcPr>
          <w:p w14:paraId="1754D17D" w14:textId="77777777" w:rsidR="00130212" w:rsidRDefault="00130212" w:rsidP="00C92F36">
            <w:pPr>
              <w:pStyle w:val="TableRow"/>
              <w:rPr>
                <w:rFonts w:eastAsia="SimSun"/>
                <w:lang w:eastAsia="zh-SG"/>
              </w:rPr>
            </w:pPr>
            <w:r>
              <w:rPr>
                <w:rFonts w:eastAsia="SimSun"/>
                <w:lang w:eastAsia="zh-SG"/>
              </w:rPr>
              <w:t>AJWK</w:t>
            </w:r>
          </w:p>
        </w:tc>
      </w:tr>
      <w:tr w:rsidR="00D71012" w14:paraId="188BC11D" w14:textId="77777777" w:rsidTr="00231EDC">
        <w:tc>
          <w:tcPr>
            <w:tcW w:w="1403" w:type="dxa"/>
          </w:tcPr>
          <w:p w14:paraId="7EEFA3D7" w14:textId="77777777" w:rsidR="00D71012" w:rsidRDefault="00D71012" w:rsidP="00C92F36">
            <w:pPr>
              <w:pStyle w:val="TableRow"/>
              <w:rPr>
                <w:rFonts w:eastAsia="SimSun"/>
                <w:lang w:eastAsia="zh-SG"/>
              </w:rPr>
            </w:pPr>
          </w:p>
        </w:tc>
        <w:tc>
          <w:tcPr>
            <w:tcW w:w="1257" w:type="dxa"/>
          </w:tcPr>
          <w:p w14:paraId="4A6D6C03" w14:textId="77777777" w:rsidR="00D71012" w:rsidRDefault="00D71012" w:rsidP="000C6199">
            <w:pPr>
              <w:pStyle w:val="TableRow"/>
            </w:pPr>
            <w:r>
              <w:fldChar w:fldCharType="begin"/>
            </w:r>
            <w:r>
              <w:instrText xml:space="preserve"> REF _Ref271558670 \r \h </w:instrText>
            </w:r>
            <w:r>
              <w:fldChar w:fldCharType="separate"/>
            </w:r>
            <w:r>
              <w:t>4.2.17.18</w:t>
            </w:r>
            <w:r>
              <w:fldChar w:fldCharType="end"/>
            </w:r>
          </w:p>
        </w:tc>
        <w:tc>
          <w:tcPr>
            <w:tcW w:w="4018" w:type="dxa"/>
          </w:tcPr>
          <w:p w14:paraId="62D58122" w14:textId="77777777" w:rsidR="00D71012" w:rsidRDefault="00D71012" w:rsidP="001E676F">
            <w:pPr>
              <w:pStyle w:val="TableRow"/>
            </w:pPr>
            <w:r>
              <w:t>CCN 121 – Warning when copying concepts within a concept group</w:t>
            </w:r>
          </w:p>
        </w:tc>
        <w:tc>
          <w:tcPr>
            <w:tcW w:w="1800" w:type="dxa"/>
          </w:tcPr>
          <w:p w14:paraId="33C7F195" w14:textId="77777777" w:rsidR="00D71012" w:rsidRDefault="00D71012" w:rsidP="00C92F36">
            <w:pPr>
              <w:pStyle w:val="TableRow"/>
              <w:rPr>
                <w:rFonts w:eastAsia="SimSun"/>
                <w:lang w:eastAsia="zh-SG"/>
              </w:rPr>
            </w:pPr>
            <w:r>
              <w:rPr>
                <w:rFonts w:eastAsia="SimSun"/>
                <w:lang w:eastAsia="zh-SG"/>
              </w:rPr>
              <w:t>AJWK</w:t>
            </w:r>
          </w:p>
        </w:tc>
      </w:tr>
      <w:tr w:rsidR="00622F0C" w14:paraId="715D5AAA" w14:textId="77777777" w:rsidTr="00231EDC">
        <w:tc>
          <w:tcPr>
            <w:tcW w:w="1403" w:type="dxa"/>
          </w:tcPr>
          <w:p w14:paraId="447C4329" w14:textId="77777777" w:rsidR="00622F0C" w:rsidRDefault="00622F0C" w:rsidP="00C92F36">
            <w:pPr>
              <w:pStyle w:val="TableRow"/>
              <w:rPr>
                <w:rFonts w:eastAsia="SimSun"/>
                <w:lang w:eastAsia="zh-SG"/>
              </w:rPr>
            </w:pPr>
            <w:r>
              <w:rPr>
                <w:rFonts w:eastAsia="SimSun"/>
                <w:lang w:eastAsia="zh-SG"/>
              </w:rPr>
              <w:t>13/09/10</w:t>
            </w:r>
          </w:p>
        </w:tc>
        <w:tc>
          <w:tcPr>
            <w:tcW w:w="1257" w:type="dxa"/>
          </w:tcPr>
          <w:p w14:paraId="6E295CA0" w14:textId="77777777" w:rsidR="00622F0C" w:rsidRDefault="00622F0C" w:rsidP="000C6199">
            <w:pPr>
              <w:pStyle w:val="TableRow"/>
            </w:pPr>
            <w:r>
              <w:fldChar w:fldCharType="begin"/>
            </w:r>
            <w:r>
              <w:instrText xml:space="preserve"> REF _Ref272158735 \r \h </w:instrText>
            </w:r>
            <w:r>
              <w:fldChar w:fldCharType="separate"/>
            </w:r>
            <w:r>
              <w:t>5.3.2.53</w:t>
            </w:r>
            <w:r>
              <w:fldChar w:fldCharType="end"/>
            </w:r>
          </w:p>
        </w:tc>
        <w:tc>
          <w:tcPr>
            <w:tcW w:w="4018" w:type="dxa"/>
          </w:tcPr>
          <w:p w14:paraId="43D35312" w14:textId="77777777" w:rsidR="00622F0C" w:rsidRDefault="00622F0C" w:rsidP="001E676F">
            <w:pPr>
              <w:pStyle w:val="TableRow"/>
            </w:pPr>
            <w:r>
              <w:t>Removed the Mandatory field from the QE_Field table because it does not exist in the database.</w:t>
            </w:r>
          </w:p>
        </w:tc>
        <w:tc>
          <w:tcPr>
            <w:tcW w:w="1800" w:type="dxa"/>
          </w:tcPr>
          <w:p w14:paraId="1D26B794" w14:textId="77777777" w:rsidR="00622F0C" w:rsidRDefault="00622F0C" w:rsidP="00C92F36">
            <w:pPr>
              <w:pStyle w:val="TableRow"/>
              <w:rPr>
                <w:rFonts w:eastAsia="SimSun"/>
                <w:lang w:eastAsia="zh-SG"/>
              </w:rPr>
            </w:pPr>
            <w:r>
              <w:rPr>
                <w:rFonts w:eastAsia="SimSun"/>
                <w:lang w:eastAsia="zh-SG"/>
              </w:rPr>
              <w:t>AJWK</w:t>
            </w:r>
          </w:p>
        </w:tc>
      </w:tr>
      <w:tr w:rsidR="004E68EB" w14:paraId="6394B592" w14:textId="77777777" w:rsidTr="00231EDC">
        <w:tc>
          <w:tcPr>
            <w:tcW w:w="1403" w:type="dxa"/>
          </w:tcPr>
          <w:p w14:paraId="256C2AEA" w14:textId="77777777" w:rsidR="004E68EB" w:rsidRDefault="004E68EB" w:rsidP="00C92F36">
            <w:pPr>
              <w:pStyle w:val="TableRow"/>
              <w:rPr>
                <w:rFonts w:eastAsia="SimSun"/>
                <w:lang w:eastAsia="zh-SG"/>
              </w:rPr>
            </w:pPr>
          </w:p>
        </w:tc>
        <w:tc>
          <w:tcPr>
            <w:tcW w:w="1257" w:type="dxa"/>
          </w:tcPr>
          <w:p w14:paraId="41B70FED" w14:textId="77777777" w:rsidR="004E68EB" w:rsidRDefault="004E68EB" w:rsidP="00847FB6">
            <w:pPr>
              <w:pStyle w:val="TableRow"/>
            </w:pPr>
            <w:r>
              <w:fldChar w:fldCharType="begin"/>
            </w:r>
            <w:r>
              <w:instrText xml:space="preserve"> REF _Ref272159009 \r \h </w:instrText>
            </w:r>
            <w:r>
              <w:fldChar w:fldCharType="separate"/>
            </w:r>
            <w:r>
              <w:t>3.4.1.11</w:t>
            </w:r>
            <w:r>
              <w:fldChar w:fldCharType="end"/>
            </w:r>
            <w:r w:rsidR="00297F4D">
              <w:t xml:space="preserve">, </w:t>
            </w:r>
            <w:r w:rsidR="00847FB6">
              <w:fldChar w:fldCharType="begin"/>
            </w:r>
            <w:r w:rsidR="00847FB6">
              <w:instrText xml:space="preserve"> REF _Ref272159654 \r \h </w:instrText>
            </w:r>
            <w:r w:rsidR="00847FB6">
              <w:fldChar w:fldCharType="separate"/>
            </w:r>
            <w:r w:rsidR="00847FB6">
              <w:t>3.4.1.65</w:t>
            </w:r>
            <w:r w:rsidR="00847FB6">
              <w:fldChar w:fldCharType="end"/>
            </w:r>
          </w:p>
        </w:tc>
        <w:tc>
          <w:tcPr>
            <w:tcW w:w="4018" w:type="dxa"/>
          </w:tcPr>
          <w:p w14:paraId="26EAC46D" w14:textId="77777777" w:rsidR="004E68EB" w:rsidRDefault="004E68EB" w:rsidP="001E676F">
            <w:pPr>
              <w:pStyle w:val="TableRow"/>
            </w:pPr>
            <w:r>
              <w:t>CCN 131 – Concept</w:t>
            </w:r>
            <w:r w:rsidR="005E7DC0">
              <w:t xml:space="preserve"> and Store</w:t>
            </w:r>
            <w:r>
              <w:t xml:space="preserve"> details are not editable when the top-level node is a specimen</w:t>
            </w:r>
          </w:p>
        </w:tc>
        <w:tc>
          <w:tcPr>
            <w:tcW w:w="1800" w:type="dxa"/>
          </w:tcPr>
          <w:p w14:paraId="177E4E76" w14:textId="77777777" w:rsidR="004E68EB" w:rsidRDefault="004E68EB" w:rsidP="00C92F36">
            <w:pPr>
              <w:pStyle w:val="TableRow"/>
              <w:rPr>
                <w:rFonts w:eastAsia="SimSun"/>
                <w:lang w:eastAsia="zh-SG"/>
              </w:rPr>
            </w:pPr>
            <w:r>
              <w:rPr>
                <w:rFonts w:eastAsia="SimSun"/>
                <w:lang w:eastAsia="zh-SG"/>
              </w:rPr>
              <w:t>AJWK</w:t>
            </w:r>
          </w:p>
        </w:tc>
      </w:tr>
      <w:tr w:rsidR="00AB71AD" w14:paraId="727392EF" w14:textId="77777777" w:rsidTr="00231EDC">
        <w:tc>
          <w:tcPr>
            <w:tcW w:w="1403" w:type="dxa"/>
          </w:tcPr>
          <w:p w14:paraId="5B067E6D" w14:textId="77777777" w:rsidR="00AB71AD" w:rsidRDefault="00AB71AD" w:rsidP="00C92F36">
            <w:pPr>
              <w:pStyle w:val="TableRow"/>
              <w:rPr>
                <w:rFonts w:eastAsia="SimSun"/>
                <w:lang w:eastAsia="zh-SG"/>
              </w:rPr>
            </w:pPr>
            <w:r>
              <w:rPr>
                <w:rFonts w:eastAsia="SimSun"/>
                <w:lang w:eastAsia="zh-SG"/>
              </w:rPr>
              <w:t>30/09/10</w:t>
            </w:r>
          </w:p>
        </w:tc>
        <w:tc>
          <w:tcPr>
            <w:tcW w:w="1257" w:type="dxa"/>
          </w:tcPr>
          <w:p w14:paraId="232CF404" w14:textId="77777777" w:rsidR="00AB71AD" w:rsidRDefault="00AB71AD" w:rsidP="002B20C7">
            <w:pPr>
              <w:pStyle w:val="TableRow"/>
            </w:pPr>
            <w:r>
              <w:fldChar w:fldCharType="begin"/>
            </w:r>
            <w:r>
              <w:instrText xml:space="preserve"> REF _Ref273608791 \r \h </w:instrText>
            </w:r>
            <w:r>
              <w:fldChar w:fldCharType="separate"/>
            </w:r>
            <w:r>
              <w:t>3.1.12</w:t>
            </w:r>
            <w:r>
              <w:fldChar w:fldCharType="end"/>
            </w:r>
            <w:r>
              <w:t xml:space="preserve">, </w:t>
            </w:r>
            <w:r w:rsidR="002B20C7">
              <w:fldChar w:fldCharType="begin"/>
            </w:r>
            <w:r w:rsidR="002B20C7">
              <w:instrText xml:space="preserve"> REF _Ref273609725 \r \h </w:instrText>
            </w:r>
            <w:r w:rsidR="002B20C7">
              <w:fldChar w:fldCharType="separate"/>
            </w:r>
            <w:r w:rsidR="002B20C7">
              <w:t>4.2.13.2</w:t>
            </w:r>
            <w:r w:rsidR="002B20C7">
              <w:fldChar w:fldCharType="end"/>
            </w:r>
            <w:r w:rsidR="002B20C7">
              <w:t xml:space="preserve">, </w:t>
            </w:r>
            <w:r w:rsidR="002B20C7">
              <w:fldChar w:fldCharType="begin"/>
            </w:r>
            <w:r w:rsidR="002B20C7">
              <w:instrText xml:space="preserve"> REF _Ref273609731 \r \h </w:instrText>
            </w:r>
            <w:r w:rsidR="002B20C7">
              <w:fldChar w:fldCharType="separate"/>
            </w:r>
            <w:r w:rsidR="002B20C7">
              <w:t>4.2.13.3</w:t>
            </w:r>
            <w:r w:rsidR="002B20C7">
              <w:fldChar w:fldCharType="end"/>
            </w:r>
            <w:r w:rsidR="002C3EAB">
              <w:t xml:space="preserve">, </w:t>
            </w:r>
            <w:r w:rsidR="002C3EAB">
              <w:fldChar w:fldCharType="begin"/>
            </w:r>
            <w:r w:rsidR="002C3EAB">
              <w:instrText xml:space="preserve"> REF _Ref273613672 \r \h </w:instrText>
            </w:r>
            <w:r w:rsidR="002C3EAB">
              <w:fldChar w:fldCharType="separate"/>
            </w:r>
            <w:r w:rsidR="002C3EAB">
              <w:t>4.2.13.5</w:t>
            </w:r>
            <w:r w:rsidR="002C3EAB">
              <w:fldChar w:fldCharType="end"/>
            </w:r>
          </w:p>
        </w:tc>
        <w:tc>
          <w:tcPr>
            <w:tcW w:w="4018" w:type="dxa"/>
          </w:tcPr>
          <w:p w14:paraId="0E99FDD2" w14:textId="77777777" w:rsidR="00AB71AD" w:rsidRPr="002901E7" w:rsidRDefault="003B3A35" w:rsidP="007E01CB">
            <w:pPr>
              <w:pStyle w:val="TableRow"/>
            </w:pPr>
            <w:r>
              <w:t>CCN 139</w:t>
            </w:r>
            <w:r w:rsidR="00AB71AD">
              <w:t xml:space="preserve"> – Additional query-building functionality in the Specimen Finder</w:t>
            </w:r>
          </w:p>
        </w:tc>
        <w:tc>
          <w:tcPr>
            <w:tcW w:w="1800" w:type="dxa"/>
          </w:tcPr>
          <w:p w14:paraId="44AB15E4" w14:textId="77777777" w:rsidR="00AB71AD" w:rsidRDefault="00AB71AD" w:rsidP="00C92F36">
            <w:pPr>
              <w:pStyle w:val="TableRow"/>
              <w:rPr>
                <w:rFonts w:eastAsia="SimSun"/>
                <w:lang w:eastAsia="zh-SG"/>
              </w:rPr>
            </w:pPr>
            <w:r>
              <w:rPr>
                <w:rFonts w:eastAsia="SimSun"/>
                <w:lang w:eastAsia="zh-SG"/>
              </w:rPr>
              <w:t>AJWK</w:t>
            </w:r>
          </w:p>
        </w:tc>
      </w:tr>
      <w:tr w:rsidR="008D19CC" w14:paraId="117291B5" w14:textId="77777777" w:rsidTr="00231EDC">
        <w:tc>
          <w:tcPr>
            <w:tcW w:w="1403" w:type="dxa"/>
          </w:tcPr>
          <w:p w14:paraId="56D8C320" w14:textId="77777777" w:rsidR="008D19CC" w:rsidRDefault="008D19CC" w:rsidP="00C92F36">
            <w:pPr>
              <w:pStyle w:val="TableRow"/>
              <w:rPr>
                <w:rFonts w:eastAsia="SimSun"/>
                <w:lang w:eastAsia="zh-SG"/>
              </w:rPr>
            </w:pPr>
            <w:r>
              <w:rPr>
                <w:rFonts w:eastAsia="SimSun"/>
                <w:lang w:eastAsia="zh-SG"/>
              </w:rPr>
              <w:t>14/10/10</w:t>
            </w:r>
          </w:p>
        </w:tc>
        <w:tc>
          <w:tcPr>
            <w:tcW w:w="1257" w:type="dxa"/>
          </w:tcPr>
          <w:p w14:paraId="54C27678" w14:textId="77777777" w:rsidR="008D19CC" w:rsidRDefault="00BD381E" w:rsidP="002B20C7">
            <w:pPr>
              <w:pStyle w:val="TableRow"/>
            </w:pPr>
            <w:r>
              <w:fldChar w:fldCharType="begin"/>
            </w:r>
            <w:r>
              <w:instrText xml:space="preserve"> REF _Ref274821464 \r \h </w:instrText>
            </w:r>
            <w:r>
              <w:fldChar w:fldCharType="separate"/>
            </w:r>
            <w:r>
              <w:t>4.2.17.18</w:t>
            </w:r>
            <w:r>
              <w:fldChar w:fldCharType="end"/>
            </w:r>
          </w:p>
        </w:tc>
        <w:tc>
          <w:tcPr>
            <w:tcW w:w="4018" w:type="dxa"/>
          </w:tcPr>
          <w:p w14:paraId="4347BD40" w14:textId="77777777" w:rsidR="008D19CC" w:rsidRDefault="008D19CC" w:rsidP="0049553E">
            <w:pPr>
              <w:pStyle w:val="TableRow"/>
            </w:pPr>
            <w:r>
              <w:t xml:space="preserve">CCN 128 – </w:t>
            </w:r>
            <w:r w:rsidR="0049553E">
              <w:t>O</w:t>
            </w:r>
            <w:r>
              <w:t xml:space="preserve">ccurrences </w:t>
            </w:r>
            <w:r w:rsidR="0049553E">
              <w:t xml:space="preserve">may </w:t>
            </w:r>
            <w:r>
              <w:t xml:space="preserve">be saved to a </w:t>
            </w:r>
            <w:r w:rsidR="0049553E">
              <w:t xml:space="preserve">Recorder </w:t>
            </w:r>
            <w:r>
              <w:t>filter file when deleting a concept</w:t>
            </w:r>
          </w:p>
        </w:tc>
        <w:tc>
          <w:tcPr>
            <w:tcW w:w="1800" w:type="dxa"/>
          </w:tcPr>
          <w:p w14:paraId="32340A0E" w14:textId="77777777" w:rsidR="008D19CC" w:rsidRDefault="008D19CC" w:rsidP="00C92F36">
            <w:pPr>
              <w:pStyle w:val="TableRow"/>
              <w:rPr>
                <w:rFonts w:eastAsia="SimSun"/>
                <w:lang w:eastAsia="zh-SG"/>
              </w:rPr>
            </w:pPr>
            <w:r>
              <w:rPr>
                <w:rFonts w:eastAsia="SimSun"/>
                <w:lang w:eastAsia="zh-SG"/>
              </w:rPr>
              <w:t>AJWK</w:t>
            </w:r>
          </w:p>
        </w:tc>
      </w:tr>
      <w:tr w:rsidR="00283903" w14:paraId="4343775F" w14:textId="77777777" w:rsidTr="00231EDC">
        <w:tc>
          <w:tcPr>
            <w:tcW w:w="1403" w:type="dxa"/>
          </w:tcPr>
          <w:p w14:paraId="734C7F54" w14:textId="77777777" w:rsidR="00283903" w:rsidRDefault="00283903" w:rsidP="00C92F36">
            <w:pPr>
              <w:pStyle w:val="TableRow"/>
              <w:rPr>
                <w:rFonts w:eastAsia="SimSun"/>
                <w:lang w:eastAsia="zh-SG"/>
              </w:rPr>
            </w:pPr>
            <w:r>
              <w:rPr>
                <w:rFonts w:eastAsia="SimSun"/>
                <w:lang w:eastAsia="zh-SG"/>
              </w:rPr>
              <w:t>04/11/10</w:t>
            </w:r>
          </w:p>
        </w:tc>
        <w:tc>
          <w:tcPr>
            <w:tcW w:w="1257" w:type="dxa"/>
          </w:tcPr>
          <w:p w14:paraId="58BDAAA8" w14:textId="77777777" w:rsidR="00283903" w:rsidRDefault="00426D53" w:rsidP="002B20C7">
            <w:pPr>
              <w:pStyle w:val="TableRow"/>
            </w:pPr>
            <w:r>
              <w:fldChar w:fldCharType="begin"/>
            </w:r>
            <w:r>
              <w:instrText xml:space="preserve"> REF _Ref273609725 \r \h </w:instrText>
            </w:r>
            <w:r>
              <w:fldChar w:fldCharType="separate"/>
            </w:r>
            <w:r>
              <w:t>4.2.13.2</w:t>
            </w:r>
            <w:r>
              <w:fldChar w:fldCharType="end"/>
            </w:r>
            <w:r>
              <w:t xml:space="preserve">, </w:t>
            </w:r>
            <w:r>
              <w:fldChar w:fldCharType="begin"/>
            </w:r>
            <w:r>
              <w:instrText xml:space="preserve"> REF _Ref273609731 \r \h </w:instrText>
            </w:r>
            <w:r>
              <w:fldChar w:fldCharType="separate"/>
            </w:r>
            <w:r>
              <w:t>4.2.13.3</w:t>
            </w:r>
            <w:r>
              <w:fldChar w:fldCharType="end"/>
            </w:r>
            <w:r>
              <w:t>,</w:t>
            </w:r>
            <w:r w:rsidR="0005688B">
              <w:t xml:space="preserve"> </w:t>
            </w:r>
            <w:r w:rsidR="0005688B">
              <w:fldChar w:fldCharType="begin"/>
            </w:r>
            <w:r w:rsidR="0005688B">
              <w:instrText xml:space="preserve"> REF _Ref276721265 \r \h </w:instrText>
            </w:r>
            <w:r w:rsidR="0005688B">
              <w:fldChar w:fldCharType="separate"/>
            </w:r>
            <w:r w:rsidR="0005688B">
              <w:t>4.2.13.6</w:t>
            </w:r>
            <w:r w:rsidR="0005688B">
              <w:fldChar w:fldCharType="end"/>
            </w:r>
          </w:p>
        </w:tc>
        <w:tc>
          <w:tcPr>
            <w:tcW w:w="4018" w:type="dxa"/>
          </w:tcPr>
          <w:p w14:paraId="7F48D3A8" w14:textId="77777777" w:rsidR="00283903" w:rsidRDefault="00283903" w:rsidP="00293635">
            <w:pPr>
              <w:pStyle w:val="TableRow"/>
            </w:pPr>
            <w:r>
              <w:t>CCN 139 (costed options) –</w:t>
            </w:r>
            <w:r w:rsidR="000A1BED">
              <w:t xml:space="preserve"> send selected specimens from specimen finder results to a new specimen finder</w:t>
            </w:r>
            <w:r w:rsidR="00293635">
              <w:t>; save and reopen specimen finder queries</w:t>
            </w:r>
          </w:p>
        </w:tc>
        <w:tc>
          <w:tcPr>
            <w:tcW w:w="1800" w:type="dxa"/>
          </w:tcPr>
          <w:p w14:paraId="27ECD210" w14:textId="77777777" w:rsidR="00283903" w:rsidRDefault="00283903" w:rsidP="00C92F36">
            <w:pPr>
              <w:pStyle w:val="TableRow"/>
              <w:rPr>
                <w:rFonts w:eastAsia="SimSun"/>
                <w:lang w:eastAsia="zh-SG"/>
              </w:rPr>
            </w:pPr>
            <w:r>
              <w:rPr>
                <w:rFonts w:eastAsia="SimSun"/>
                <w:lang w:eastAsia="zh-SG"/>
              </w:rPr>
              <w:t>AJWK</w:t>
            </w:r>
          </w:p>
        </w:tc>
      </w:tr>
      <w:tr w:rsidR="00582D5D" w14:paraId="31034371" w14:textId="77777777" w:rsidTr="00231EDC">
        <w:tc>
          <w:tcPr>
            <w:tcW w:w="1403" w:type="dxa"/>
          </w:tcPr>
          <w:p w14:paraId="0E473CE6" w14:textId="77777777" w:rsidR="00582D5D" w:rsidRDefault="00582D5D" w:rsidP="001D3280">
            <w:pPr>
              <w:pStyle w:val="TableRow"/>
              <w:rPr>
                <w:rFonts w:eastAsia="SimSun"/>
                <w:lang w:eastAsia="zh-SG"/>
              </w:rPr>
            </w:pPr>
            <w:r>
              <w:rPr>
                <w:rFonts w:eastAsia="SimSun"/>
                <w:lang w:eastAsia="zh-SG"/>
              </w:rPr>
              <w:t>29/11/10</w:t>
            </w:r>
          </w:p>
        </w:tc>
        <w:tc>
          <w:tcPr>
            <w:tcW w:w="1257" w:type="dxa"/>
          </w:tcPr>
          <w:p w14:paraId="5DF7FEAC" w14:textId="77777777" w:rsidR="00582D5D" w:rsidRDefault="009C507C" w:rsidP="00DF1C8D">
            <w:pPr>
              <w:pStyle w:val="TableRow"/>
            </w:pPr>
            <w:r>
              <w:fldChar w:fldCharType="begin"/>
            </w:r>
            <w:r>
              <w:instrText xml:space="preserve"> REF _Ref278804039 \r \h </w:instrText>
            </w:r>
            <w:r>
              <w:fldChar w:fldCharType="separate"/>
            </w:r>
            <w:r>
              <w:t>3.3.1.2</w:t>
            </w:r>
            <w:r>
              <w:fldChar w:fldCharType="end"/>
            </w:r>
            <w:r w:rsidR="00F051EB">
              <w:t xml:space="preserve">, </w:t>
            </w:r>
            <w:r w:rsidR="00825C5B">
              <w:fldChar w:fldCharType="begin"/>
            </w:r>
            <w:r w:rsidR="00825C5B">
              <w:instrText xml:space="preserve"> REF _Ref278816487 \r \h </w:instrText>
            </w:r>
            <w:r w:rsidR="00825C5B">
              <w:fldChar w:fldCharType="separate"/>
            </w:r>
            <w:r w:rsidR="00825C5B">
              <w:t>4.2.12</w:t>
            </w:r>
            <w:r w:rsidR="00825C5B">
              <w:fldChar w:fldCharType="end"/>
            </w:r>
            <w:r w:rsidR="00825C5B">
              <w:t xml:space="preserve">, </w:t>
            </w:r>
            <w:r w:rsidR="00AC7D88">
              <w:fldChar w:fldCharType="begin"/>
            </w:r>
            <w:r w:rsidR="00AC7D88">
              <w:instrText xml:space="preserve"> REF _Ref278815557 \r \h </w:instrText>
            </w:r>
            <w:r w:rsidR="00AC7D88">
              <w:fldChar w:fldCharType="separate"/>
            </w:r>
            <w:r w:rsidR="00AC7D88">
              <w:t>4.2.12.3</w:t>
            </w:r>
            <w:r w:rsidR="00AC7D88">
              <w:fldChar w:fldCharType="end"/>
            </w:r>
            <w:r w:rsidR="00AC7D88">
              <w:t xml:space="preserve">, </w:t>
            </w:r>
            <w:r w:rsidR="001F26DF">
              <w:fldChar w:fldCharType="begin"/>
            </w:r>
            <w:r w:rsidR="001F26DF">
              <w:instrText xml:space="preserve"> REF _Ref278810896 \r \h </w:instrText>
            </w:r>
            <w:r w:rsidR="001F26DF">
              <w:fldChar w:fldCharType="separate"/>
            </w:r>
            <w:r w:rsidR="001F26DF">
              <w:t>4.2.12.12</w:t>
            </w:r>
            <w:r w:rsidR="001F26DF">
              <w:fldChar w:fldCharType="end"/>
            </w:r>
            <w:r w:rsidR="001F26DF">
              <w:t xml:space="preserve">, </w:t>
            </w:r>
            <w:r w:rsidR="00F051EB">
              <w:fldChar w:fldCharType="begin"/>
            </w:r>
            <w:r w:rsidR="00F051EB">
              <w:instrText xml:space="preserve"> REF _Ref278804322 \r \h </w:instrText>
            </w:r>
            <w:r w:rsidR="00F051EB">
              <w:fldChar w:fldCharType="separate"/>
            </w:r>
            <w:r w:rsidR="001F26DF">
              <w:t>4.2.12.13</w:t>
            </w:r>
            <w:r w:rsidR="00F051EB">
              <w:fldChar w:fldCharType="end"/>
            </w:r>
            <w:r w:rsidR="00DF1C8D">
              <w:t xml:space="preserve">, </w:t>
            </w:r>
            <w:r w:rsidR="004F3164">
              <w:fldChar w:fldCharType="begin"/>
            </w:r>
            <w:r w:rsidR="004F3164">
              <w:instrText xml:space="preserve"> REF _Ref278811582 \r \h </w:instrText>
            </w:r>
            <w:r w:rsidR="004F3164">
              <w:fldChar w:fldCharType="separate"/>
            </w:r>
            <w:r w:rsidR="004F3164">
              <w:t>5.3.2.53</w:t>
            </w:r>
            <w:r w:rsidR="004F3164">
              <w:fldChar w:fldCharType="end"/>
            </w:r>
            <w:r w:rsidR="004F3164">
              <w:t xml:space="preserve">, </w:t>
            </w:r>
            <w:r w:rsidR="00DF1C8D">
              <w:fldChar w:fldCharType="begin"/>
            </w:r>
            <w:r w:rsidR="00DF1C8D">
              <w:instrText xml:space="preserve"> REF _Ref278811525 \r \h </w:instrText>
            </w:r>
            <w:r w:rsidR="00DF1C8D">
              <w:fldChar w:fldCharType="separate"/>
            </w:r>
            <w:r w:rsidR="00DF1C8D">
              <w:t>5.3.2.54</w:t>
            </w:r>
            <w:r w:rsidR="00DF1C8D">
              <w:fldChar w:fldCharType="end"/>
            </w:r>
          </w:p>
        </w:tc>
        <w:tc>
          <w:tcPr>
            <w:tcW w:w="4018" w:type="dxa"/>
          </w:tcPr>
          <w:p w14:paraId="0DF1F264" w14:textId="77777777" w:rsidR="00582D5D" w:rsidRDefault="00582D5D" w:rsidP="00293635">
            <w:pPr>
              <w:pStyle w:val="TableRow"/>
            </w:pPr>
            <w:r>
              <w:t>CCN 114 – initiate quick entry sessions for specimens from selected occurrences</w:t>
            </w:r>
          </w:p>
        </w:tc>
        <w:tc>
          <w:tcPr>
            <w:tcW w:w="1800" w:type="dxa"/>
          </w:tcPr>
          <w:p w14:paraId="15EC9B01" w14:textId="77777777" w:rsidR="00582D5D" w:rsidRDefault="00582D5D" w:rsidP="00C92F36">
            <w:pPr>
              <w:pStyle w:val="TableRow"/>
              <w:rPr>
                <w:rFonts w:eastAsia="SimSun"/>
                <w:lang w:eastAsia="zh-SG"/>
              </w:rPr>
            </w:pPr>
            <w:r>
              <w:rPr>
                <w:rFonts w:eastAsia="SimSun"/>
                <w:lang w:eastAsia="zh-SG"/>
              </w:rPr>
              <w:t>AJWK</w:t>
            </w:r>
          </w:p>
        </w:tc>
      </w:tr>
      <w:tr w:rsidR="003079E5" w14:paraId="4E376FD5" w14:textId="77777777" w:rsidTr="00231EDC">
        <w:tc>
          <w:tcPr>
            <w:tcW w:w="1403" w:type="dxa"/>
          </w:tcPr>
          <w:p w14:paraId="653F03DD" w14:textId="77777777" w:rsidR="003079E5" w:rsidRDefault="003079E5" w:rsidP="00C92F36">
            <w:pPr>
              <w:pStyle w:val="TableRow"/>
              <w:rPr>
                <w:rFonts w:eastAsia="SimSun"/>
                <w:lang w:eastAsia="zh-SG"/>
              </w:rPr>
            </w:pPr>
            <w:r>
              <w:rPr>
                <w:rFonts w:eastAsia="SimSun"/>
                <w:lang w:eastAsia="zh-SG"/>
              </w:rPr>
              <w:lastRenderedPageBreak/>
              <w:t>25/01/11</w:t>
            </w:r>
          </w:p>
        </w:tc>
        <w:tc>
          <w:tcPr>
            <w:tcW w:w="1257" w:type="dxa"/>
          </w:tcPr>
          <w:p w14:paraId="3D842FDE" w14:textId="77777777" w:rsidR="003079E5" w:rsidRDefault="003079E5" w:rsidP="00DF1C8D">
            <w:pPr>
              <w:pStyle w:val="TableRow"/>
            </w:pPr>
            <w:r>
              <w:fldChar w:fldCharType="begin"/>
            </w:r>
            <w:r>
              <w:instrText xml:space="preserve"> REF _Ref283726445 \r \h </w:instrText>
            </w:r>
            <w:r>
              <w:fldChar w:fldCharType="separate"/>
            </w:r>
            <w:r>
              <w:t>4.2.12.12.2</w:t>
            </w:r>
            <w:r>
              <w:fldChar w:fldCharType="end"/>
            </w:r>
            <w:r>
              <w:t xml:space="preserve">, </w:t>
            </w:r>
            <w:r>
              <w:fldChar w:fldCharType="begin"/>
            </w:r>
            <w:r>
              <w:instrText xml:space="preserve"> REF _Ref283726458 \r \h </w:instrText>
            </w:r>
            <w:r>
              <w:fldChar w:fldCharType="separate"/>
            </w:r>
            <w:r>
              <w:t>5.3.2.55</w:t>
            </w:r>
            <w:r>
              <w:fldChar w:fldCharType="end"/>
            </w:r>
          </w:p>
        </w:tc>
        <w:tc>
          <w:tcPr>
            <w:tcW w:w="4018" w:type="dxa"/>
          </w:tcPr>
          <w:p w14:paraId="132D37C9" w14:textId="77777777" w:rsidR="003079E5" w:rsidRDefault="003079E5" w:rsidP="003079E5">
            <w:pPr>
              <w:pStyle w:val="TableRow"/>
            </w:pPr>
            <w:r>
              <w:t>VI 23049 – Updated meanings of the values in QE_Template.Template_Type to match implementation</w:t>
            </w:r>
          </w:p>
        </w:tc>
        <w:tc>
          <w:tcPr>
            <w:tcW w:w="1800" w:type="dxa"/>
          </w:tcPr>
          <w:p w14:paraId="48C1CF38" w14:textId="77777777" w:rsidR="003079E5" w:rsidRDefault="003079E5" w:rsidP="00C92F36">
            <w:pPr>
              <w:pStyle w:val="TableRow"/>
              <w:rPr>
                <w:rFonts w:eastAsia="SimSun"/>
                <w:lang w:eastAsia="zh-SG"/>
              </w:rPr>
            </w:pPr>
            <w:r>
              <w:rPr>
                <w:rFonts w:eastAsia="SimSun"/>
                <w:lang w:eastAsia="zh-SG"/>
              </w:rPr>
              <w:t>AJWK</w:t>
            </w:r>
          </w:p>
        </w:tc>
      </w:tr>
      <w:tr w:rsidR="001D3280" w14:paraId="438F8D47" w14:textId="77777777" w:rsidTr="00231EDC">
        <w:tc>
          <w:tcPr>
            <w:tcW w:w="1403" w:type="dxa"/>
          </w:tcPr>
          <w:p w14:paraId="3FCA2C13" w14:textId="77777777" w:rsidR="001D3280" w:rsidRDefault="001D3280" w:rsidP="00C92F36">
            <w:pPr>
              <w:pStyle w:val="TableRow"/>
              <w:rPr>
                <w:rFonts w:eastAsia="SimSun"/>
                <w:lang w:eastAsia="zh-SG"/>
              </w:rPr>
            </w:pPr>
            <w:r>
              <w:rPr>
                <w:rFonts w:eastAsia="SimSun"/>
                <w:lang w:eastAsia="zh-SG"/>
              </w:rPr>
              <w:t>10/02/11</w:t>
            </w:r>
          </w:p>
        </w:tc>
        <w:tc>
          <w:tcPr>
            <w:tcW w:w="1257" w:type="dxa"/>
          </w:tcPr>
          <w:p w14:paraId="4A09ABBE" w14:textId="77777777" w:rsidR="001D3280" w:rsidRDefault="00C057EE" w:rsidP="00DF1C8D">
            <w:pPr>
              <w:pStyle w:val="TableRow"/>
            </w:pPr>
            <w:r>
              <w:fldChar w:fldCharType="begin"/>
            </w:r>
            <w:r>
              <w:instrText xml:space="preserve"> REF _Ref273613672 \r \h </w:instrText>
            </w:r>
            <w:r>
              <w:fldChar w:fldCharType="separate"/>
            </w:r>
            <w:r>
              <w:t>4.2.13.5</w:t>
            </w:r>
            <w:r>
              <w:fldChar w:fldCharType="end"/>
            </w:r>
          </w:p>
        </w:tc>
        <w:tc>
          <w:tcPr>
            <w:tcW w:w="4018" w:type="dxa"/>
          </w:tcPr>
          <w:p w14:paraId="700E85DE" w14:textId="77777777" w:rsidR="001D3280" w:rsidRDefault="00C057EE" w:rsidP="003A6EF5">
            <w:pPr>
              <w:pStyle w:val="TableRow"/>
            </w:pPr>
            <w:r>
              <w:t>VI 22979</w:t>
            </w:r>
            <w:r w:rsidR="003A6EF5">
              <w:t xml:space="preserve"> – Specimen finder “Specimen Gathering Location” property also matches on Sample.Location_Name. </w:t>
            </w:r>
          </w:p>
        </w:tc>
        <w:tc>
          <w:tcPr>
            <w:tcW w:w="1800" w:type="dxa"/>
          </w:tcPr>
          <w:p w14:paraId="78327A6D" w14:textId="77777777" w:rsidR="001D3280" w:rsidRDefault="00C057EE" w:rsidP="00C92F36">
            <w:pPr>
              <w:pStyle w:val="TableRow"/>
              <w:rPr>
                <w:rFonts w:eastAsia="SimSun"/>
                <w:lang w:eastAsia="zh-SG"/>
              </w:rPr>
            </w:pPr>
            <w:r>
              <w:rPr>
                <w:rFonts w:eastAsia="SimSun"/>
                <w:lang w:eastAsia="zh-SG"/>
              </w:rPr>
              <w:t>AJWK</w:t>
            </w:r>
          </w:p>
        </w:tc>
      </w:tr>
      <w:tr w:rsidR="007146F2" w14:paraId="6C232C47" w14:textId="77777777" w:rsidTr="00231EDC">
        <w:tc>
          <w:tcPr>
            <w:tcW w:w="1403" w:type="dxa"/>
          </w:tcPr>
          <w:p w14:paraId="752BA2FF" w14:textId="77777777" w:rsidR="007146F2" w:rsidRDefault="007146F2" w:rsidP="00C92F36">
            <w:pPr>
              <w:pStyle w:val="TableRow"/>
              <w:rPr>
                <w:rFonts w:eastAsia="SimSun"/>
                <w:lang w:eastAsia="zh-SG"/>
              </w:rPr>
            </w:pPr>
            <w:r>
              <w:rPr>
                <w:rFonts w:eastAsia="SimSun"/>
                <w:lang w:eastAsia="zh-SG"/>
              </w:rPr>
              <w:t>09/05/11</w:t>
            </w:r>
          </w:p>
        </w:tc>
        <w:tc>
          <w:tcPr>
            <w:tcW w:w="1257" w:type="dxa"/>
          </w:tcPr>
          <w:p w14:paraId="26191869" w14:textId="77777777" w:rsidR="007146F2" w:rsidRDefault="00062B9F" w:rsidP="00D26BAE">
            <w:pPr>
              <w:pStyle w:val="TableRow"/>
            </w:pPr>
            <w:r>
              <w:fldChar w:fldCharType="begin"/>
            </w:r>
            <w:r>
              <w:instrText xml:space="preserve"> REF _Ref292715849 \r \h </w:instrText>
            </w:r>
            <w:r>
              <w:fldChar w:fldCharType="separate"/>
            </w:r>
            <w:r>
              <w:t>4.2.17.4</w:t>
            </w:r>
            <w:r>
              <w:fldChar w:fldCharType="end"/>
            </w:r>
            <w:r>
              <w:t xml:space="preserve">, </w:t>
            </w:r>
            <w:r w:rsidR="00C075B8">
              <w:fldChar w:fldCharType="begin"/>
            </w:r>
            <w:r w:rsidR="00C075B8">
              <w:instrText xml:space="preserve"> REF _Ref292704475 \r \h </w:instrText>
            </w:r>
            <w:r w:rsidR="00C075B8">
              <w:fldChar w:fldCharType="separate"/>
            </w:r>
            <w:r w:rsidR="00C075B8">
              <w:t>4.2.17.15</w:t>
            </w:r>
            <w:r w:rsidR="00C075B8">
              <w:fldChar w:fldCharType="end"/>
            </w:r>
            <w:r w:rsidR="00C075B8">
              <w:t xml:space="preserve">, </w:t>
            </w:r>
            <w:r w:rsidR="00D26BAE">
              <w:fldChar w:fldCharType="begin"/>
            </w:r>
            <w:r w:rsidR="00D26BAE">
              <w:instrText xml:space="preserve"> REF _Ref292701804 \r \h </w:instrText>
            </w:r>
            <w:r w:rsidR="00D26BAE">
              <w:fldChar w:fldCharType="separate"/>
            </w:r>
            <w:r w:rsidR="00D26BAE">
              <w:t>4.2.17.19</w:t>
            </w:r>
            <w:r w:rsidR="00D26BAE">
              <w:fldChar w:fldCharType="end"/>
            </w:r>
            <w:r w:rsidR="00D26BAE">
              <w:t xml:space="preserve">, </w:t>
            </w:r>
            <w:r w:rsidR="007146F2">
              <w:fldChar w:fldCharType="begin"/>
            </w:r>
            <w:r w:rsidR="007146F2">
              <w:instrText xml:space="preserve"> REF _Ref292697374 \r \h </w:instrText>
            </w:r>
            <w:r w:rsidR="007146F2">
              <w:fldChar w:fldCharType="separate"/>
            </w:r>
            <w:r w:rsidR="007146F2">
              <w:t>4.2.17.36</w:t>
            </w:r>
            <w:r w:rsidR="007146F2">
              <w:fldChar w:fldCharType="end"/>
            </w:r>
            <w:r w:rsidR="007146F2">
              <w:t xml:space="preserve">, </w:t>
            </w:r>
            <w:r w:rsidR="007146F2">
              <w:fldChar w:fldCharType="begin"/>
            </w:r>
            <w:r w:rsidR="007146F2">
              <w:instrText xml:space="preserve"> REF _Ref292697378 \r \h </w:instrText>
            </w:r>
            <w:r w:rsidR="007146F2">
              <w:fldChar w:fldCharType="separate"/>
            </w:r>
            <w:r w:rsidR="007146F2">
              <w:t>4.2.17.38</w:t>
            </w:r>
            <w:r w:rsidR="007146F2">
              <w:fldChar w:fldCharType="end"/>
            </w:r>
            <w:r w:rsidR="00312390">
              <w:t xml:space="preserve">, </w:t>
            </w:r>
            <w:r w:rsidR="00E95AD0">
              <w:fldChar w:fldCharType="begin"/>
            </w:r>
            <w:r w:rsidR="00E95AD0">
              <w:instrText xml:space="preserve"> REF _Ref292720263 \r \h </w:instrText>
            </w:r>
            <w:r w:rsidR="00E95AD0">
              <w:fldChar w:fldCharType="separate"/>
            </w:r>
            <w:r w:rsidR="00E95AD0">
              <w:t>4.2.17.39</w:t>
            </w:r>
            <w:r w:rsidR="00E95AD0">
              <w:fldChar w:fldCharType="end"/>
            </w:r>
            <w:r w:rsidR="00E95AD0">
              <w:t xml:space="preserve">, </w:t>
            </w:r>
            <w:r w:rsidR="00312390">
              <w:fldChar w:fldCharType="begin"/>
            </w:r>
            <w:r w:rsidR="00312390">
              <w:instrText xml:space="preserve"> REF _Ref292697911 \r \h </w:instrText>
            </w:r>
            <w:r w:rsidR="00312390">
              <w:fldChar w:fldCharType="separate"/>
            </w:r>
            <w:r w:rsidR="00312390">
              <w:t>4.2.17.42</w:t>
            </w:r>
            <w:r w:rsidR="00312390">
              <w:fldChar w:fldCharType="end"/>
            </w:r>
            <w:r w:rsidR="00312390">
              <w:t xml:space="preserve">, </w:t>
            </w:r>
            <w:r w:rsidR="00312390">
              <w:fldChar w:fldCharType="begin"/>
            </w:r>
            <w:r w:rsidR="00312390">
              <w:instrText xml:space="preserve"> REF _Ref292697913 \r \h </w:instrText>
            </w:r>
            <w:r w:rsidR="00312390">
              <w:fldChar w:fldCharType="separate"/>
            </w:r>
            <w:r w:rsidR="00312390">
              <w:t>4.2.17.43</w:t>
            </w:r>
            <w:r w:rsidR="00312390">
              <w:fldChar w:fldCharType="end"/>
            </w:r>
            <w:r w:rsidR="00326E79">
              <w:t xml:space="preserve">, </w:t>
            </w:r>
            <w:r w:rsidR="00555C43">
              <w:fldChar w:fldCharType="begin"/>
            </w:r>
            <w:r w:rsidR="00555C43">
              <w:instrText xml:space="preserve"> REF _Ref292718698 \r \h </w:instrText>
            </w:r>
            <w:r w:rsidR="00555C43">
              <w:fldChar w:fldCharType="separate"/>
            </w:r>
            <w:r w:rsidR="00555C43">
              <w:t>4.2.17.46</w:t>
            </w:r>
            <w:r w:rsidR="00555C43">
              <w:fldChar w:fldCharType="end"/>
            </w:r>
            <w:r w:rsidR="00555C43">
              <w:t xml:space="preserve">, </w:t>
            </w:r>
            <w:r w:rsidR="00326E79">
              <w:fldChar w:fldCharType="begin"/>
            </w:r>
            <w:r w:rsidR="00326E79">
              <w:instrText xml:space="preserve"> REF _Ref292701799 \r \h </w:instrText>
            </w:r>
            <w:r w:rsidR="00326E79">
              <w:fldChar w:fldCharType="separate"/>
            </w:r>
            <w:r w:rsidR="00326E79">
              <w:t>5.3.1.21</w:t>
            </w:r>
            <w:r w:rsidR="00326E79">
              <w:fldChar w:fldCharType="end"/>
            </w:r>
            <w:r w:rsidR="00326E79">
              <w:t xml:space="preserve">, </w:t>
            </w:r>
            <w:r w:rsidR="00326E79">
              <w:fldChar w:fldCharType="begin"/>
            </w:r>
            <w:r w:rsidR="00326E79">
              <w:instrText xml:space="preserve"> REF _Ref292701800 \r \h </w:instrText>
            </w:r>
            <w:r w:rsidR="00326E79">
              <w:fldChar w:fldCharType="separate"/>
            </w:r>
            <w:r w:rsidR="00326E79">
              <w:t>5.3.1.22</w:t>
            </w:r>
            <w:r w:rsidR="00326E79">
              <w:fldChar w:fldCharType="end"/>
            </w:r>
          </w:p>
        </w:tc>
        <w:tc>
          <w:tcPr>
            <w:tcW w:w="4018" w:type="dxa"/>
          </w:tcPr>
          <w:p w14:paraId="2BCA2CB8" w14:textId="77777777" w:rsidR="007146F2" w:rsidRDefault="007146F2" w:rsidP="003A6EF5">
            <w:pPr>
              <w:pStyle w:val="TableRow"/>
            </w:pPr>
            <w:r>
              <w:t>CCN 143 – Concept Group Quality Checker</w:t>
            </w:r>
          </w:p>
        </w:tc>
        <w:tc>
          <w:tcPr>
            <w:tcW w:w="1800" w:type="dxa"/>
          </w:tcPr>
          <w:p w14:paraId="062247A5" w14:textId="77777777" w:rsidR="007146F2" w:rsidRDefault="007146F2" w:rsidP="00C92F36">
            <w:pPr>
              <w:pStyle w:val="TableRow"/>
              <w:rPr>
                <w:rFonts w:eastAsia="SimSun"/>
                <w:lang w:eastAsia="zh-SG"/>
              </w:rPr>
            </w:pPr>
            <w:r>
              <w:rPr>
                <w:rFonts w:eastAsia="SimSun"/>
                <w:lang w:eastAsia="zh-SG"/>
              </w:rPr>
              <w:t>AJWK</w:t>
            </w:r>
          </w:p>
        </w:tc>
      </w:tr>
      <w:tr w:rsidR="00E33596" w14:paraId="0A696D39" w14:textId="77777777" w:rsidTr="00231EDC">
        <w:tc>
          <w:tcPr>
            <w:tcW w:w="1403" w:type="dxa"/>
          </w:tcPr>
          <w:p w14:paraId="1C66877F" w14:textId="77777777" w:rsidR="00E33596" w:rsidRDefault="00E33596" w:rsidP="00C92F36">
            <w:pPr>
              <w:pStyle w:val="TableRow"/>
              <w:rPr>
                <w:rFonts w:eastAsia="SimSun"/>
                <w:lang w:eastAsia="zh-SG"/>
              </w:rPr>
            </w:pPr>
            <w:r w:rsidRPr="00524826">
              <w:rPr>
                <w:rFonts w:eastAsia="SimSun"/>
                <w:lang w:eastAsia="zh-SG"/>
              </w:rPr>
              <w:t>09/05/11</w:t>
            </w:r>
          </w:p>
        </w:tc>
        <w:tc>
          <w:tcPr>
            <w:tcW w:w="1257" w:type="dxa"/>
          </w:tcPr>
          <w:p w14:paraId="2468D59A" w14:textId="77777777" w:rsidR="00E33596" w:rsidRDefault="002D7DA4" w:rsidP="00E33596">
            <w:pPr>
              <w:pStyle w:val="TableRow"/>
              <w:spacing w:after="0"/>
            </w:pPr>
            <w:r>
              <w:fldChar w:fldCharType="begin"/>
            </w:r>
            <w:r>
              <w:instrText xml:space="preserve"> REF _Ref271272105 \r \h </w:instrText>
            </w:r>
            <w:r>
              <w:fldChar w:fldCharType="separate"/>
            </w:r>
            <w:r>
              <w:t>3.4.1.17</w:t>
            </w:r>
            <w:r>
              <w:fldChar w:fldCharType="end"/>
            </w:r>
            <w:r w:rsidR="00E33596">
              <w:t xml:space="preserve">, </w:t>
            </w:r>
            <w:r w:rsidR="00E33596">
              <w:fldChar w:fldCharType="begin"/>
            </w:r>
            <w:r w:rsidR="00E33596">
              <w:instrText xml:space="preserve"> REF _Ref271278100 \r \h </w:instrText>
            </w:r>
            <w:r w:rsidR="00E33596">
              <w:fldChar w:fldCharType="separate"/>
            </w:r>
            <w:r w:rsidR="00E33596">
              <w:t>3.4.1.69</w:t>
            </w:r>
            <w:r w:rsidR="00E33596">
              <w:fldChar w:fldCharType="end"/>
            </w:r>
          </w:p>
        </w:tc>
        <w:tc>
          <w:tcPr>
            <w:tcW w:w="4018" w:type="dxa"/>
          </w:tcPr>
          <w:p w14:paraId="64D72CD7" w14:textId="77777777" w:rsidR="00E33596" w:rsidRDefault="00E33596" w:rsidP="003A6EF5">
            <w:pPr>
              <w:pStyle w:val="TableRow"/>
            </w:pPr>
            <w:r w:rsidRPr="00524826">
              <w:t>CCN 148 – added concept hierarchy to the hint for Determination Leaf Nodes and Taxon Determination Leaf Nodes.</w:t>
            </w:r>
          </w:p>
        </w:tc>
        <w:tc>
          <w:tcPr>
            <w:tcW w:w="1800" w:type="dxa"/>
          </w:tcPr>
          <w:p w14:paraId="2DE02147" w14:textId="77777777" w:rsidR="00E33596" w:rsidRDefault="00E33596" w:rsidP="00C92F36">
            <w:pPr>
              <w:pStyle w:val="TableRow"/>
              <w:rPr>
                <w:rFonts w:eastAsia="SimSun"/>
                <w:lang w:eastAsia="zh-SG"/>
              </w:rPr>
            </w:pPr>
            <w:r w:rsidRPr="00524826">
              <w:rPr>
                <w:rFonts w:eastAsia="SimSun"/>
                <w:lang w:eastAsia="zh-SG"/>
              </w:rPr>
              <w:t>JDB</w:t>
            </w:r>
          </w:p>
        </w:tc>
      </w:tr>
      <w:tr w:rsidR="00E33596" w14:paraId="53AF8C99" w14:textId="77777777" w:rsidTr="00231EDC">
        <w:tc>
          <w:tcPr>
            <w:tcW w:w="1403" w:type="dxa"/>
          </w:tcPr>
          <w:p w14:paraId="098FE1AD" w14:textId="77777777" w:rsidR="00E33596" w:rsidRPr="00524826" w:rsidRDefault="00E33596" w:rsidP="00C92F36">
            <w:pPr>
              <w:pStyle w:val="TableRow"/>
              <w:rPr>
                <w:rFonts w:eastAsia="SimSun"/>
                <w:lang w:eastAsia="zh-SG"/>
              </w:rPr>
            </w:pPr>
            <w:r w:rsidRPr="00524826">
              <w:rPr>
                <w:rFonts w:eastAsia="SimSun"/>
                <w:lang w:eastAsia="zh-SG"/>
              </w:rPr>
              <w:t>09/05/11</w:t>
            </w:r>
          </w:p>
        </w:tc>
        <w:tc>
          <w:tcPr>
            <w:tcW w:w="1257" w:type="dxa"/>
          </w:tcPr>
          <w:p w14:paraId="6FD165A3" w14:textId="77777777" w:rsidR="00E33596" w:rsidRPr="00524826" w:rsidRDefault="00E33596" w:rsidP="00E33596">
            <w:pPr>
              <w:pStyle w:val="TableRow"/>
              <w:spacing w:after="0"/>
            </w:pPr>
            <w:r>
              <w:fldChar w:fldCharType="begin"/>
            </w:r>
            <w:r>
              <w:instrText xml:space="preserve"> REF _Ref273613672 \r \h </w:instrText>
            </w:r>
            <w:r>
              <w:fldChar w:fldCharType="separate"/>
            </w:r>
            <w:r>
              <w:t>4.2.13.5</w:t>
            </w:r>
            <w:r>
              <w:fldChar w:fldCharType="end"/>
            </w:r>
          </w:p>
        </w:tc>
        <w:tc>
          <w:tcPr>
            <w:tcW w:w="4018" w:type="dxa"/>
          </w:tcPr>
          <w:p w14:paraId="4F351C78" w14:textId="77777777" w:rsidR="00E33596" w:rsidRPr="00524826" w:rsidRDefault="00E33596" w:rsidP="003A6EF5">
            <w:pPr>
              <w:pStyle w:val="TableRow"/>
            </w:pPr>
            <w:r w:rsidRPr="00524826">
              <w:t>CCN 149 – added the Determiner filter to Specimen Finder</w:t>
            </w:r>
          </w:p>
        </w:tc>
        <w:tc>
          <w:tcPr>
            <w:tcW w:w="1800" w:type="dxa"/>
          </w:tcPr>
          <w:p w14:paraId="439203FB" w14:textId="77777777" w:rsidR="00E33596" w:rsidRPr="00524826" w:rsidRDefault="00E33596" w:rsidP="00C92F36">
            <w:pPr>
              <w:pStyle w:val="TableRow"/>
              <w:rPr>
                <w:rFonts w:eastAsia="SimSun"/>
                <w:lang w:eastAsia="zh-SG"/>
              </w:rPr>
            </w:pPr>
            <w:r w:rsidRPr="00524826">
              <w:rPr>
                <w:rFonts w:eastAsia="SimSun"/>
                <w:lang w:eastAsia="zh-SG"/>
              </w:rPr>
              <w:t>JDB</w:t>
            </w:r>
          </w:p>
        </w:tc>
      </w:tr>
      <w:tr w:rsidR="00FA4EDE" w14:paraId="71ABE156" w14:textId="77777777" w:rsidTr="00231EDC">
        <w:tc>
          <w:tcPr>
            <w:tcW w:w="1403" w:type="dxa"/>
          </w:tcPr>
          <w:p w14:paraId="10B1B050" w14:textId="77777777" w:rsidR="00FA4EDE" w:rsidRPr="00524826" w:rsidRDefault="00FA4EDE" w:rsidP="00C92F36">
            <w:pPr>
              <w:pStyle w:val="TableRow"/>
              <w:rPr>
                <w:rFonts w:eastAsia="SimSun"/>
                <w:lang w:eastAsia="zh-SG"/>
              </w:rPr>
            </w:pPr>
            <w:r>
              <w:rPr>
                <w:rFonts w:eastAsia="SimSun"/>
                <w:lang w:eastAsia="zh-SG"/>
              </w:rPr>
              <w:t>09/05/11</w:t>
            </w:r>
          </w:p>
        </w:tc>
        <w:tc>
          <w:tcPr>
            <w:tcW w:w="1257" w:type="dxa"/>
          </w:tcPr>
          <w:p w14:paraId="0BC5A1AA" w14:textId="77777777" w:rsidR="00FA4EDE" w:rsidRDefault="00934E71" w:rsidP="00E33596">
            <w:pPr>
              <w:pStyle w:val="TableRow"/>
              <w:spacing w:after="0"/>
            </w:pPr>
            <w:r>
              <w:fldChar w:fldCharType="begin"/>
            </w:r>
            <w:r>
              <w:instrText xml:space="preserve"> REF _Ref292722806 \r \h </w:instrText>
            </w:r>
            <w:r>
              <w:fldChar w:fldCharType="separate"/>
            </w:r>
            <w:r>
              <w:t>4.2.17.37</w:t>
            </w:r>
            <w:r>
              <w:fldChar w:fldCharType="end"/>
            </w:r>
            <w:r w:rsidR="00565FDA">
              <w:t xml:space="preserve">, </w:t>
            </w:r>
            <w:r w:rsidR="00565FDA">
              <w:fldChar w:fldCharType="begin"/>
            </w:r>
            <w:r w:rsidR="00565FDA">
              <w:instrText xml:space="preserve"> REF _Ref292871719 \r \h </w:instrText>
            </w:r>
            <w:r w:rsidR="00565FDA">
              <w:fldChar w:fldCharType="separate"/>
            </w:r>
            <w:r w:rsidR="00565FDA">
              <w:t>4.2.17.47</w:t>
            </w:r>
            <w:r w:rsidR="00565FDA">
              <w:fldChar w:fldCharType="end"/>
            </w:r>
            <w:r w:rsidR="00532D68">
              <w:t xml:space="preserve">, </w:t>
            </w:r>
            <w:r w:rsidR="00532D68">
              <w:fldChar w:fldCharType="begin"/>
            </w:r>
            <w:r w:rsidR="00532D68">
              <w:instrText xml:space="preserve"> REF _Ref292872674 \r \h </w:instrText>
            </w:r>
            <w:r w:rsidR="00532D68">
              <w:fldChar w:fldCharType="separate"/>
            </w:r>
            <w:r w:rsidR="00532D68">
              <w:t>5.3.2.85</w:t>
            </w:r>
            <w:r w:rsidR="00532D68">
              <w:fldChar w:fldCharType="end"/>
            </w:r>
          </w:p>
        </w:tc>
        <w:tc>
          <w:tcPr>
            <w:tcW w:w="4018" w:type="dxa"/>
          </w:tcPr>
          <w:p w14:paraId="37D7BDDE" w14:textId="77777777" w:rsidR="00FA4EDE" w:rsidRPr="00524826" w:rsidRDefault="00FA4EDE" w:rsidP="00A26C79">
            <w:pPr>
              <w:pStyle w:val="TableRow"/>
            </w:pPr>
            <w:r>
              <w:t xml:space="preserve">CCN 136 – Choice of sources for </w:t>
            </w:r>
            <w:r w:rsidR="00A26C79">
              <w:t>preferred synonyms</w:t>
            </w:r>
            <w:r>
              <w:t xml:space="preserve"> when exporting concept groups to the taxon dictionary</w:t>
            </w:r>
          </w:p>
        </w:tc>
        <w:tc>
          <w:tcPr>
            <w:tcW w:w="1800" w:type="dxa"/>
          </w:tcPr>
          <w:p w14:paraId="6A9BAF95" w14:textId="77777777" w:rsidR="00FA4EDE" w:rsidRPr="00524826" w:rsidRDefault="00FA4EDE" w:rsidP="00C92F36">
            <w:pPr>
              <w:pStyle w:val="TableRow"/>
              <w:rPr>
                <w:rFonts w:eastAsia="SimSun"/>
                <w:lang w:eastAsia="zh-SG"/>
              </w:rPr>
            </w:pPr>
            <w:r>
              <w:rPr>
                <w:rFonts w:eastAsia="SimSun"/>
                <w:lang w:eastAsia="zh-SG"/>
              </w:rPr>
              <w:t>AJWK</w:t>
            </w:r>
          </w:p>
        </w:tc>
      </w:tr>
      <w:tr w:rsidR="00205600" w14:paraId="0ECD42AA" w14:textId="77777777" w:rsidTr="00231EDC">
        <w:tc>
          <w:tcPr>
            <w:tcW w:w="1403" w:type="dxa"/>
          </w:tcPr>
          <w:p w14:paraId="69F083E5" w14:textId="77777777" w:rsidR="00205600" w:rsidRDefault="00887218" w:rsidP="00C92F36">
            <w:pPr>
              <w:pStyle w:val="TableRow"/>
              <w:rPr>
                <w:rFonts w:eastAsia="SimSun"/>
                <w:lang w:eastAsia="zh-SG"/>
              </w:rPr>
            </w:pPr>
            <w:r>
              <w:rPr>
                <w:rFonts w:eastAsia="SimSun"/>
                <w:lang w:eastAsia="zh-SG"/>
              </w:rPr>
              <w:t>11/05/</w:t>
            </w:r>
            <w:r w:rsidR="00205600">
              <w:rPr>
                <w:rFonts w:eastAsia="SimSun"/>
                <w:lang w:eastAsia="zh-SG"/>
              </w:rPr>
              <w:t>11</w:t>
            </w:r>
          </w:p>
        </w:tc>
        <w:tc>
          <w:tcPr>
            <w:tcW w:w="1257" w:type="dxa"/>
          </w:tcPr>
          <w:p w14:paraId="4B00D882" w14:textId="77777777" w:rsidR="00205600" w:rsidRDefault="00887218" w:rsidP="00B34CDE">
            <w:pPr>
              <w:pStyle w:val="TableRow"/>
              <w:spacing w:after="0"/>
            </w:pPr>
            <w:r>
              <w:fldChar w:fldCharType="begin"/>
            </w:r>
            <w:r>
              <w:instrText xml:space="preserve"> REF _Ref270597110 \r \h </w:instrText>
            </w:r>
            <w:r>
              <w:fldChar w:fldCharType="separate"/>
            </w:r>
            <w:r>
              <w:t>4.2.17.18</w:t>
            </w:r>
            <w:r>
              <w:fldChar w:fldCharType="end"/>
            </w:r>
            <w:r w:rsidR="00B34CDE">
              <w:t xml:space="preserve">, </w:t>
            </w:r>
            <w:r w:rsidR="00B34CDE">
              <w:fldChar w:fldCharType="begin"/>
            </w:r>
            <w:r w:rsidR="00B34CDE">
              <w:instrText xml:space="preserve"> REF _Ref292879243 \r \h </w:instrText>
            </w:r>
            <w:r w:rsidR="00B34CDE">
              <w:fldChar w:fldCharType="separate"/>
            </w:r>
            <w:r w:rsidR="00B34CDE">
              <w:t>4.2.17.48</w:t>
            </w:r>
            <w:r w:rsidR="00B34CDE">
              <w:fldChar w:fldCharType="end"/>
            </w:r>
          </w:p>
        </w:tc>
        <w:tc>
          <w:tcPr>
            <w:tcW w:w="4018" w:type="dxa"/>
          </w:tcPr>
          <w:p w14:paraId="7A7ED7C7" w14:textId="77777777" w:rsidR="00205600" w:rsidRDefault="00205600" w:rsidP="00A26C79">
            <w:pPr>
              <w:pStyle w:val="TableRow"/>
            </w:pPr>
            <w:r>
              <w:t>CCN 138 – Additional search modes in the concept organiser</w:t>
            </w:r>
          </w:p>
        </w:tc>
        <w:tc>
          <w:tcPr>
            <w:tcW w:w="1800" w:type="dxa"/>
          </w:tcPr>
          <w:p w14:paraId="6F28E45A" w14:textId="77777777" w:rsidR="00205600" w:rsidRDefault="00205600" w:rsidP="00C92F36">
            <w:pPr>
              <w:pStyle w:val="TableRow"/>
              <w:rPr>
                <w:rFonts w:eastAsia="SimSun"/>
                <w:lang w:eastAsia="zh-SG"/>
              </w:rPr>
            </w:pPr>
            <w:r>
              <w:rPr>
                <w:rFonts w:eastAsia="SimSun"/>
                <w:lang w:eastAsia="zh-SG"/>
              </w:rPr>
              <w:t>AJWK</w:t>
            </w:r>
          </w:p>
        </w:tc>
      </w:tr>
      <w:tr w:rsidR="00D52D26" w14:paraId="05E7F13C" w14:textId="77777777" w:rsidTr="00231EDC">
        <w:tc>
          <w:tcPr>
            <w:tcW w:w="1403" w:type="dxa"/>
          </w:tcPr>
          <w:p w14:paraId="738331DF" w14:textId="77777777" w:rsidR="00D52D26" w:rsidRDefault="00D52D26" w:rsidP="00C92F36">
            <w:pPr>
              <w:pStyle w:val="TableRow"/>
              <w:rPr>
                <w:rFonts w:eastAsia="SimSun"/>
                <w:lang w:eastAsia="zh-SG"/>
              </w:rPr>
            </w:pPr>
            <w:r>
              <w:rPr>
                <w:rFonts w:eastAsia="SimSun"/>
                <w:lang w:eastAsia="zh-SG"/>
              </w:rPr>
              <w:t>11/05/11</w:t>
            </w:r>
          </w:p>
        </w:tc>
        <w:tc>
          <w:tcPr>
            <w:tcW w:w="1257" w:type="dxa"/>
          </w:tcPr>
          <w:p w14:paraId="0B1D281C" w14:textId="77777777" w:rsidR="00D52D26" w:rsidRDefault="00D52D26" w:rsidP="00B34CDE">
            <w:pPr>
              <w:pStyle w:val="TableRow"/>
              <w:spacing w:after="0"/>
            </w:pPr>
            <w:r>
              <w:fldChar w:fldCharType="begin"/>
            </w:r>
            <w:r>
              <w:instrText xml:space="preserve"> REF _Ref292715849 \r \h </w:instrText>
            </w:r>
            <w:r>
              <w:fldChar w:fldCharType="separate"/>
            </w:r>
            <w:r>
              <w:t>4.2.17.4</w:t>
            </w:r>
            <w:r>
              <w:fldChar w:fldCharType="end"/>
            </w:r>
            <w:r>
              <w:t xml:space="preserve">, </w:t>
            </w:r>
            <w:r>
              <w:fldChar w:fldCharType="begin"/>
            </w:r>
            <w:r>
              <w:instrText xml:space="preserve"> REF _Ref292722806 \r \h </w:instrText>
            </w:r>
            <w:r>
              <w:fldChar w:fldCharType="separate"/>
            </w:r>
            <w:r>
              <w:t>4.2.17.37</w:t>
            </w:r>
            <w:r>
              <w:fldChar w:fldCharType="end"/>
            </w:r>
          </w:p>
        </w:tc>
        <w:tc>
          <w:tcPr>
            <w:tcW w:w="4018" w:type="dxa"/>
          </w:tcPr>
          <w:p w14:paraId="78986374" w14:textId="77777777" w:rsidR="00D52D26" w:rsidRDefault="00D52D26" w:rsidP="00A26C79">
            <w:pPr>
              <w:pStyle w:val="TableRow"/>
            </w:pPr>
            <w:r>
              <w:t>CCN 142 – Creation of taxon lists when exporting concept groups</w:t>
            </w:r>
          </w:p>
        </w:tc>
        <w:tc>
          <w:tcPr>
            <w:tcW w:w="1800" w:type="dxa"/>
          </w:tcPr>
          <w:p w14:paraId="092C5C92" w14:textId="77777777" w:rsidR="00D52D26" w:rsidRDefault="00D52D26" w:rsidP="00C92F36">
            <w:pPr>
              <w:pStyle w:val="TableRow"/>
              <w:rPr>
                <w:rFonts w:eastAsia="SimSun"/>
                <w:lang w:eastAsia="zh-SG"/>
              </w:rPr>
            </w:pPr>
            <w:r>
              <w:rPr>
                <w:rFonts w:eastAsia="SimSun"/>
                <w:lang w:eastAsia="zh-SG"/>
              </w:rPr>
              <w:t>AJWK</w:t>
            </w:r>
          </w:p>
        </w:tc>
      </w:tr>
      <w:tr w:rsidR="00066B1B" w14:paraId="61C00E4B" w14:textId="77777777" w:rsidTr="00231EDC">
        <w:tc>
          <w:tcPr>
            <w:tcW w:w="1403" w:type="dxa"/>
          </w:tcPr>
          <w:p w14:paraId="2E1E3402" w14:textId="77777777" w:rsidR="00066B1B" w:rsidRDefault="00066B1B" w:rsidP="00C92F36">
            <w:pPr>
              <w:pStyle w:val="TableRow"/>
              <w:rPr>
                <w:rFonts w:eastAsia="SimSun"/>
                <w:lang w:eastAsia="zh-SG"/>
              </w:rPr>
            </w:pPr>
            <w:r>
              <w:rPr>
                <w:rFonts w:eastAsia="SimSun"/>
                <w:lang w:eastAsia="zh-SG"/>
              </w:rPr>
              <w:lastRenderedPageBreak/>
              <w:t>13/07/11</w:t>
            </w:r>
          </w:p>
        </w:tc>
        <w:tc>
          <w:tcPr>
            <w:tcW w:w="1257" w:type="dxa"/>
          </w:tcPr>
          <w:p w14:paraId="57BE06D1" w14:textId="77777777" w:rsidR="00066B1B" w:rsidRDefault="00A915B2" w:rsidP="00EB48F5">
            <w:pPr>
              <w:pStyle w:val="TableRow"/>
              <w:spacing w:after="0"/>
            </w:pPr>
            <w:r>
              <w:fldChar w:fldCharType="begin"/>
            </w:r>
            <w:r>
              <w:instrText xml:space="preserve"> REF _Ref298424470 \r \h </w:instrText>
            </w:r>
            <w:r>
              <w:fldChar w:fldCharType="separate"/>
            </w:r>
            <w:r>
              <w:t>3.4.1.13</w:t>
            </w:r>
            <w:r>
              <w:fldChar w:fldCharType="end"/>
            </w:r>
            <w:r>
              <w:t xml:space="preserve">, </w:t>
            </w:r>
            <w:r>
              <w:fldChar w:fldCharType="begin"/>
            </w:r>
            <w:r>
              <w:instrText xml:space="preserve"> REF _Ref298424504 \r \h </w:instrText>
            </w:r>
            <w:r>
              <w:fldChar w:fldCharType="separate"/>
            </w:r>
            <w:r>
              <w:t>3.4.1.15</w:t>
            </w:r>
            <w:r>
              <w:fldChar w:fldCharType="end"/>
            </w:r>
            <w:r>
              <w:t xml:space="preserve">, </w:t>
            </w:r>
            <w:r w:rsidR="004D1A02">
              <w:fldChar w:fldCharType="begin"/>
            </w:r>
            <w:r w:rsidR="004D1A02">
              <w:instrText xml:space="preserve"> REF _Ref271272105 \r \h </w:instrText>
            </w:r>
            <w:r w:rsidR="004D1A02">
              <w:fldChar w:fldCharType="separate"/>
            </w:r>
            <w:r w:rsidR="004D1A02">
              <w:t>3.4.1.17</w:t>
            </w:r>
            <w:r w:rsidR="004D1A02">
              <w:fldChar w:fldCharType="end"/>
            </w:r>
            <w:r w:rsidR="004D1A02">
              <w:t xml:space="preserve">, </w:t>
            </w:r>
            <w:r w:rsidR="001D7B30">
              <w:fldChar w:fldCharType="begin"/>
            </w:r>
            <w:r w:rsidR="001D7B30">
              <w:instrText xml:space="preserve"> REF _Ref298424686 \r \h </w:instrText>
            </w:r>
            <w:r w:rsidR="001D7B30">
              <w:fldChar w:fldCharType="separate"/>
            </w:r>
            <w:r w:rsidR="001D7B30">
              <w:t>3.4.1.18</w:t>
            </w:r>
            <w:r w:rsidR="001D7B30">
              <w:fldChar w:fldCharType="end"/>
            </w:r>
            <w:r w:rsidR="001D7B30">
              <w:t xml:space="preserve">, </w:t>
            </w:r>
            <w:r w:rsidR="001D7B30">
              <w:fldChar w:fldCharType="begin"/>
            </w:r>
            <w:r w:rsidR="001D7B30">
              <w:instrText xml:space="preserve"> REF _Ref298424713 \r \h </w:instrText>
            </w:r>
            <w:r w:rsidR="001D7B30">
              <w:fldChar w:fldCharType="separate"/>
            </w:r>
            <w:r w:rsidR="001D7B30">
              <w:t>3.4.1.20</w:t>
            </w:r>
            <w:r w:rsidR="001D7B30">
              <w:fldChar w:fldCharType="end"/>
            </w:r>
            <w:r w:rsidR="001D7B30">
              <w:t xml:space="preserve">, </w:t>
            </w:r>
            <w:r w:rsidR="001D7B30">
              <w:fldChar w:fldCharType="begin"/>
            </w:r>
            <w:r w:rsidR="001D7B30">
              <w:instrText xml:space="preserve"> REF _Ref298424747 \r \h </w:instrText>
            </w:r>
            <w:r w:rsidR="001D7B30">
              <w:fldChar w:fldCharType="separate"/>
            </w:r>
            <w:r w:rsidR="001D7B30">
              <w:t>3.4.1.51</w:t>
            </w:r>
            <w:r w:rsidR="001D7B30">
              <w:fldChar w:fldCharType="end"/>
            </w:r>
            <w:r w:rsidR="001D7B30">
              <w:t xml:space="preserve">, </w:t>
            </w:r>
            <w:r w:rsidR="001D7B30">
              <w:fldChar w:fldCharType="begin"/>
            </w:r>
            <w:r w:rsidR="001D7B30">
              <w:instrText xml:space="preserve"> REF _Ref298424783 \r \h </w:instrText>
            </w:r>
            <w:r w:rsidR="001D7B30">
              <w:fldChar w:fldCharType="separate"/>
            </w:r>
            <w:r w:rsidR="001D7B30">
              <w:t>3.4.1.56</w:t>
            </w:r>
            <w:r w:rsidR="001D7B30">
              <w:fldChar w:fldCharType="end"/>
            </w:r>
            <w:r w:rsidR="001D7B30">
              <w:t xml:space="preserve">, </w:t>
            </w:r>
            <w:r w:rsidR="004A199C">
              <w:fldChar w:fldCharType="begin"/>
            </w:r>
            <w:r w:rsidR="004A199C">
              <w:instrText xml:space="preserve"> REF _Ref298424828 \r \h </w:instrText>
            </w:r>
            <w:r w:rsidR="004A199C">
              <w:fldChar w:fldCharType="separate"/>
            </w:r>
            <w:r w:rsidR="004A199C">
              <w:t>3.4.1.57</w:t>
            </w:r>
            <w:r w:rsidR="004A199C">
              <w:fldChar w:fldCharType="end"/>
            </w:r>
            <w:r w:rsidR="004A199C">
              <w:t xml:space="preserve">, </w:t>
            </w:r>
            <w:r w:rsidR="004A199C">
              <w:fldChar w:fldCharType="begin"/>
            </w:r>
            <w:r w:rsidR="004A199C">
              <w:instrText xml:space="preserve"> REF _Ref270599215 \r \h </w:instrText>
            </w:r>
            <w:r w:rsidR="004A199C">
              <w:fldChar w:fldCharType="separate"/>
            </w:r>
            <w:r w:rsidR="004A199C">
              <w:t>3.4.1.58</w:t>
            </w:r>
            <w:r w:rsidR="004A199C">
              <w:fldChar w:fldCharType="end"/>
            </w:r>
            <w:r w:rsidR="004A199C">
              <w:t xml:space="preserve">, </w:t>
            </w:r>
            <w:r w:rsidR="004A199C">
              <w:fldChar w:fldCharType="begin"/>
            </w:r>
            <w:r w:rsidR="004A199C">
              <w:instrText xml:space="preserve"> REF _Ref298425029 \r \h </w:instrText>
            </w:r>
            <w:r w:rsidR="004A199C">
              <w:fldChar w:fldCharType="separate"/>
            </w:r>
            <w:r w:rsidR="004A199C">
              <w:t>3.4.1.60</w:t>
            </w:r>
            <w:r w:rsidR="004A199C">
              <w:fldChar w:fldCharType="end"/>
            </w:r>
            <w:r w:rsidR="004A199C">
              <w:t xml:space="preserve">, </w:t>
            </w:r>
            <w:r w:rsidR="004A199C">
              <w:fldChar w:fldCharType="begin"/>
            </w:r>
            <w:r w:rsidR="004A199C">
              <w:instrText xml:space="preserve"> REF _Ref271278100 \r \h </w:instrText>
            </w:r>
            <w:r w:rsidR="004A199C">
              <w:fldChar w:fldCharType="separate"/>
            </w:r>
            <w:r w:rsidR="004A199C">
              <w:t>3.4.1.69</w:t>
            </w:r>
            <w:r w:rsidR="004A199C">
              <w:fldChar w:fldCharType="end"/>
            </w:r>
            <w:r w:rsidR="004A199C">
              <w:t xml:space="preserve">, </w:t>
            </w:r>
            <w:r w:rsidR="00704146">
              <w:fldChar w:fldCharType="begin"/>
            </w:r>
            <w:r w:rsidR="00704146">
              <w:instrText xml:space="preserve"> REF _Ref298425155 \r \h </w:instrText>
            </w:r>
            <w:r w:rsidR="00704146">
              <w:fldChar w:fldCharType="separate"/>
            </w:r>
            <w:r w:rsidR="00704146">
              <w:t>3.4.1.71</w:t>
            </w:r>
            <w:r w:rsidR="00704146">
              <w:fldChar w:fldCharType="end"/>
            </w:r>
            <w:r w:rsidR="00704146">
              <w:t xml:space="preserve">, </w:t>
            </w:r>
            <w:r w:rsidR="00704146">
              <w:fldChar w:fldCharType="begin"/>
            </w:r>
            <w:r w:rsidR="00704146">
              <w:instrText xml:space="preserve"> REF _Ref298425369 \r \h </w:instrText>
            </w:r>
            <w:r w:rsidR="00704146">
              <w:fldChar w:fldCharType="separate"/>
            </w:r>
            <w:r w:rsidR="00704146">
              <w:t>3.4.1.72</w:t>
            </w:r>
            <w:r w:rsidR="00704146">
              <w:fldChar w:fldCharType="end"/>
            </w:r>
            <w:r w:rsidR="00704146">
              <w:t xml:space="preserve">, </w:t>
            </w:r>
            <w:r w:rsidR="00D12788">
              <w:fldChar w:fldCharType="begin"/>
            </w:r>
            <w:r w:rsidR="00D12788">
              <w:instrText xml:space="preserve"> REF _Ref298425449 \r \h </w:instrText>
            </w:r>
            <w:r w:rsidR="00D12788">
              <w:fldChar w:fldCharType="separate"/>
            </w:r>
            <w:r w:rsidR="00D12788">
              <w:t>3.4.1.74</w:t>
            </w:r>
            <w:r w:rsidR="00D12788">
              <w:fldChar w:fldCharType="end"/>
            </w:r>
            <w:r w:rsidR="00D12788">
              <w:t xml:space="preserve">, </w:t>
            </w:r>
            <w:r w:rsidR="00D12788">
              <w:fldChar w:fldCharType="begin"/>
            </w:r>
            <w:r w:rsidR="00D12788">
              <w:instrText xml:space="preserve"> REF _Ref298425520 \r \h </w:instrText>
            </w:r>
            <w:r w:rsidR="00D12788">
              <w:fldChar w:fldCharType="separate"/>
            </w:r>
            <w:r w:rsidR="00D12788">
              <w:t>3.4.3.2</w:t>
            </w:r>
            <w:r w:rsidR="00D12788">
              <w:fldChar w:fldCharType="end"/>
            </w:r>
            <w:r w:rsidR="00D12788">
              <w:t xml:space="preserve">, </w:t>
            </w:r>
            <w:r w:rsidR="00D12788">
              <w:fldChar w:fldCharType="begin"/>
            </w:r>
            <w:r w:rsidR="00D12788">
              <w:instrText xml:space="preserve"> REF _Ref298425638 \r \h </w:instrText>
            </w:r>
            <w:r w:rsidR="00D12788">
              <w:fldChar w:fldCharType="separate"/>
            </w:r>
            <w:r w:rsidR="00D12788">
              <w:t>4.2.3.5</w:t>
            </w:r>
            <w:r w:rsidR="00D12788">
              <w:fldChar w:fldCharType="end"/>
            </w:r>
            <w:r w:rsidR="00D12788">
              <w:t xml:space="preserve">, </w:t>
            </w:r>
            <w:r w:rsidR="00D12788">
              <w:fldChar w:fldCharType="begin"/>
            </w:r>
            <w:r w:rsidR="00D12788">
              <w:instrText xml:space="preserve"> REF _Ref298425710 \r \h </w:instrText>
            </w:r>
            <w:r w:rsidR="00D12788">
              <w:fldChar w:fldCharType="separate"/>
            </w:r>
            <w:r w:rsidR="00D12788">
              <w:t>4.2.3.6</w:t>
            </w:r>
            <w:r w:rsidR="00D12788">
              <w:fldChar w:fldCharType="end"/>
            </w:r>
            <w:r w:rsidR="00D12788">
              <w:t xml:space="preserve">, </w:t>
            </w:r>
            <w:r w:rsidR="00D12788">
              <w:fldChar w:fldCharType="begin"/>
            </w:r>
            <w:r w:rsidR="00D12788">
              <w:instrText xml:space="preserve"> REF _Ref298425807 \r \h </w:instrText>
            </w:r>
            <w:r w:rsidR="00D12788">
              <w:fldChar w:fldCharType="separate"/>
            </w:r>
            <w:r w:rsidR="00D12788">
              <w:t>4.2.3.14</w:t>
            </w:r>
            <w:r w:rsidR="00D12788">
              <w:fldChar w:fldCharType="end"/>
            </w:r>
            <w:r w:rsidR="00D12788">
              <w:t xml:space="preserve">, </w:t>
            </w:r>
            <w:r w:rsidR="000E48E4">
              <w:fldChar w:fldCharType="begin"/>
            </w:r>
            <w:r w:rsidR="000E48E4">
              <w:instrText xml:space="preserve"> REF _Ref298425917 \r \h </w:instrText>
            </w:r>
            <w:r w:rsidR="000E48E4">
              <w:fldChar w:fldCharType="separate"/>
            </w:r>
            <w:r w:rsidR="000E48E4">
              <w:t>4.2.3.16</w:t>
            </w:r>
            <w:r w:rsidR="000E48E4">
              <w:fldChar w:fldCharType="end"/>
            </w:r>
            <w:r w:rsidR="000E48E4">
              <w:t xml:space="preserve">, </w:t>
            </w:r>
            <w:r w:rsidR="000E48E4">
              <w:fldChar w:fldCharType="begin"/>
            </w:r>
            <w:r w:rsidR="000E48E4">
              <w:instrText xml:space="preserve"> REF _Ref298425962 \r \h </w:instrText>
            </w:r>
            <w:r w:rsidR="000E48E4">
              <w:fldChar w:fldCharType="separate"/>
            </w:r>
            <w:r w:rsidR="000E48E4">
              <w:t>4.2.3.17</w:t>
            </w:r>
            <w:r w:rsidR="000E48E4">
              <w:fldChar w:fldCharType="end"/>
            </w:r>
            <w:r w:rsidR="000E48E4">
              <w:t xml:space="preserve">, </w:t>
            </w:r>
            <w:r w:rsidR="000E48E4">
              <w:fldChar w:fldCharType="begin"/>
            </w:r>
            <w:r w:rsidR="000E48E4">
              <w:instrText xml:space="preserve"> REF _Ref298425993 \r \h </w:instrText>
            </w:r>
            <w:r w:rsidR="000E48E4">
              <w:fldChar w:fldCharType="separate"/>
            </w:r>
            <w:r w:rsidR="000E48E4">
              <w:t>4.2.3.18</w:t>
            </w:r>
            <w:r w:rsidR="000E48E4">
              <w:fldChar w:fldCharType="end"/>
            </w:r>
            <w:r w:rsidR="000E48E4">
              <w:t xml:space="preserve">, </w:t>
            </w:r>
            <w:r w:rsidR="000E48E4">
              <w:fldChar w:fldCharType="begin"/>
            </w:r>
            <w:r w:rsidR="000E48E4">
              <w:instrText xml:space="preserve"> REF _Ref298426018 \r \h </w:instrText>
            </w:r>
            <w:r w:rsidR="000E48E4">
              <w:fldChar w:fldCharType="separate"/>
            </w:r>
            <w:r w:rsidR="000E48E4">
              <w:t>4.2.3.20</w:t>
            </w:r>
            <w:r w:rsidR="000E48E4">
              <w:fldChar w:fldCharType="end"/>
            </w:r>
            <w:r w:rsidR="000E48E4">
              <w:t xml:space="preserve">, </w:t>
            </w:r>
            <w:r w:rsidR="000E48E4">
              <w:fldChar w:fldCharType="begin"/>
            </w:r>
            <w:r w:rsidR="000E48E4">
              <w:instrText xml:space="preserve"> REF _Ref298426049 \r \h </w:instrText>
            </w:r>
            <w:r w:rsidR="000E48E4">
              <w:fldChar w:fldCharType="separate"/>
            </w:r>
            <w:r w:rsidR="000E48E4">
              <w:t>4.2.3.23</w:t>
            </w:r>
            <w:r w:rsidR="000E48E4">
              <w:fldChar w:fldCharType="end"/>
            </w:r>
            <w:r w:rsidR="000E48E4">
              <w:t xml:space="preserve">, </w:t>
            </w:r>
            <w:r w:rsidR="000E48E4">
              <w:fldChar w:fldCharType="begin"/>
            </w:r>
            <w:r w:rsidR="000E48E4">
              <w:instrText xml:space="preserve"> REF _Ref270602886 \r \h </w:instrText>
            </w:r>
            <w:r w:rsidR="000E48E4">
              <w:fldChar w:fldCharType="separate"/>
            </w:r>
            <w:r w:rsidR="000E48E4">
              <w:t>4.2.4.5</w:t>
            </w:r>
            <w:r w:rsidR="000E48E4">
              <w:fldChar w:fldCharType="end"/>
            </w:r>
            <w:r w:rsidR="000E48E4">
              <w:t xml:space="preserve">, </w:t>
            </w:r>
            <w:r w:rsidR="00C328DA">
              <w:fldChar w:fldCharType="begin"/>
            </w:r>
            <w:r w:rsidR="00C328DA">
              <w:instrText xml:space="preserve"> REF _Ref298426221 \r \h </w:instrText>
            </w:r>
            <w:r w:rsidR="00C328DA">
              <w:fldChar w:fldCharType="separate"/>
            </w:r>
            <w:r w:rsidR="00C328DA">
              <w:t>4.2.4.8</w:t>
            </w:r>
            <w:r w:rsidR="00C328DA">
              <w:fldChar w:fldCharType="end"/>
            </w:r>
            <w:r w:rsidR="00C328DA">
              <w:t xml:space="preserve">, </w:t>
            </w:r>
            <w:r w:rsidR="00075532">
              <w:fldChar w:fldCharType="begin"/>
            </w:r>
            <w:r w:rsidR="00075532">
              <w:instrText xml:space="preserve"> REF _Ref298426285 \r \h </w:instrText>
            </w:r>
            <w:r w:rsidR="00075532">
              <w:fldChar w:fldCharType="separate"/>
            </w:r>
            <w:r w:rsidR="00075532">
              <w:t>4.2.4.11</w:t>
            </w:r>
            <w:r w:rsidR="00075532">
              <w:fldChar w:fldCharType="end"/>
            </w:r>
            <w:r w:rsidR="00075532">
              <w:t xml:space="preserve">, </w:t>
            </w:r>
            <w:r w:rsidR="00075532">
              <w:fldChar w:fldCharType="begin"/>
            </w:r>
            <w:r w:rsidR="00075532">
              <w:instrText xml:space="preserve"> REF _Ref298426315 \r \h </w:instrText>
            </w:r>
            <w:r w:rsidR="00075532">
              <w:fldChar w:fldCharType="separate"/>
            </w:r>
            <w:r w:rsidR="00075532">
              <w:t>4.2.4.14</w:t>
            </w:r>
            <w:r w:rsidR="00075532">
              <w:fldChar w:fldCharType="end"/>
            </w:r>
            <w:r w:rsidR="00075532">
              <w:t xml:space="preserve">, </w:t>
            </w:r>
            <w:r w:rsidR="00B539EB">
              <w:fldChar w:fldCharType="begin"/>
            </w:r>
            <w:r w:rsidR="00B539EB">
              <w:instrText xml:space="preserve"> REF _Ref298426448 \r \h </w:instrText>
            </w:r>
            <w:r w:rsidR="00B539EB">
              <w:fldChar w:fldCharType="separate"/>
            </w:r>
            <w:r w:rsidR="00B539EB">
              <w:t>4.2.5.5</w:t>
            </w:r>
            <w:r w:rsidR="00B539EB">
              <w:fldChar w:fldCharType="end"/>
            </w:r>
            <w:r w:rsidR="00B539EB">
              <w:t xml:space="preserve">, </w:t>
            </w:r>
            <w:r w:rsidR="007233FF">
              <w:fldChar w:fldCharType="begin"/>
            </w:r>
            <w:r w:rsidR="007233FF">
              <w:instrText xml:space="preserve"> REF _Ref298426500 \r \h </w:instrText>
            </w:r>
            <w:r w:rsidR="007233FF">
              <w:fldChar w:fldCharType="separate"/>
            </w:r>
            <w:r w:rsidR="007233FF">
              <w:t>4.2.5.10</w:t>
            </w:r>
            <w:r w:rsidR="007233FF">
              <w:fldChar w:fldCharType="end"/>
            </w:r>
            <w:r w:rsidR="007233FF">
              <w:t xml:space="preserve">, </w:t>
            </w:r>
            <w:r w:rsidR="001B41C5">
              <w:fldChar w:fldCharType="begin"/>
            </w:r>
            <w:r w:rsidR="001B41C5">
              <w:instrText xml:space="preserve"> REF _Ref298426592 \r \h </w:instrText>
            </w:r>
            <w:r w:rsidR="001B41C5">
              <w:fldChar w:fldCharType="separate"/>
            </w:r>
            <w:r w:rsidR="001B41C5">
              <w:t>4.2.6.6</w:t>
            </w:r>
            <w:r w:rsidR="001B41C5">
              <w:fldChar w:fldCharType="end"/>
            </w:r>
            <w:r w:rsidR="001B41C5">
              <w:t xml:space="preserve">, </w:t>
            </w:r>
            <w:r w:rsidR="001B41C5">
              <w:fldChar w:fldCharType="begin"/>
            </w:r>
            <w:r w:rsidR="001B41C5">
              <w:instrText xml:space="preserve"> REF _Ref298426624 \r \h </w:instrText>
            </w:r>
            <w:r w:rsidR="001B41C5">
              <w:fldChar w:fldCharType="separate"/>
            </w:r>
            <w:r w:rsidR="001B41C5">
              <w:t>4.2.6.10</w:t>
            </w:r>
            <w:r w:rsidR="001B41C5">
              <w:fldChar w:fldCharType="end"/>
            </w:r>
            <w:r w:rsidR="001B41C5">
              <w:t xml:space="preserve">, </w:t>
            </w:r>
            <w:r w:rsidR="001B41C5">
              <w:fldChar w:fldCharType="begin"/>
            </w:r>
            <w:r w:rsidR="001B41C5">
              <w:instrText xml:space="preserve"> REF _Ref298426645 \r \h </w:instrText>
            </w:r>
            <w:r w:rsidR="001B41C5">
              <w:fldChar w:fldCharType="separate"/>
            </w:r>
            <w:r w:rsidR="001B41C5">
              <w:t>4.2.6.12</w:t>
            </w:r>
            <w:r w:rsidR="001B41C5">
              <w:fldChar w:fldCharType="end"/>
            </w:r>
            <w:r w:rsidR="001B41C5">
              <w:t xml:space="preserve">, </w:t>
            </w:r>
            <w:r w:rsidR="001B41C5">
              <w:fldChar w:fldCharType="begin"/>
            </w:r>
            <w:r w:rsidR="001B41C5">
              <w:instrText xml:space="preserve"> REF _Ref298426670 \r \h </w:instrText>
            </w:r>
            <w:r w:rsidR="001B41C5">
              <w:fldChar w:fldCharType="separate"/>
            </w:r>
            <w:r w:rsidR="001B41C5">
              <w:t>4.2.7.6</w:t>
            </w:r>
            <w:r w:rsidR="001B41C5">
              <w:fldChar w:fldCharType="end"/>
            </w:r>
            <w:r w:rsidR="001B41C5">
              <w:t xml:space="preserve">, </w:t>
            </w:r>
            <w:r w:rsidR="001B41C5">
              <w:fldChar w:fldCharType="begin"/>
            </w:r>
            <w:r w:rsidR="001B41C5">
              <w:instrText xml:space="preserve"> REF _Ref298426702 \r \h </w:instrText>
            </w:r>
            <w:r w:rsidR="001B41C5">
              <w:fldChar w:fldCharType="separate"/>
            </w:r>
            <w:r w:rsidR="001B41C5">
              <w:t>4.2.7.10</w:t>
            </w:r>
            <w:r w:rsidR="001B41C5">
              <w:fldChar w:fldCharType="end"/>
            </w:r>
            <w:r w:rsidR="001B41C5">
              <w:t xml:space="preserve">, </w:t>
            </w:r>
            <w:r w:rsidR="001B41C5">
              <w:fldChar w:fldCharType="begin"/>
            </w:r>
            <w:r w:rsidR="001B41C5">
              <w:instrText xml:space="preserve"> REF _Ref298426722 \r \h </w:instrText>
            </w:r>
            <w:r w:rsidR="001B41C5">
              <w:fldChar w:fldCharType="separate"/>
            </w:r>
            <w:r w:rsidR="001B41C5">
              <w:t>4.2.7.11</w:t>
            </w:r>
            <w:r w:rsidR="001B41C5">
              <w:fldChar w:fldCharType="end"/>
            </w:r>
            <w:r w:rsidR="001B41C5">
              <w:t xml:space="preserve">, </w:t>
            </w:r>
            <w:r w:rsidR="001B41C5">
              <w:fldChar w:fldCharType="begin"/>
            </w:r>
            <w:r w:rsidR="001B41C5">
              <w:instrText xml:space="preserve"> REF _Ref298426752 \r \h </w:instrText>
            </w:r>
            <w:r w:rsidR="001B41C5">
              <w:fldChar w:fldCharType="separate"/>
            </w:r>
            <w:r w:rsidR="001B41C5">
              <w:t>4.2.9.3</w:t>
            </w:r>
            <w:r w:rsidR="001B41C5">
              <w:fldChar w:fldCharType="end"/>
            </w:r>
            <w:r w:rsidR="001B41C5">
              <w:t xml:space="preserve">, </w:t>
            </w:r>
            <w:r w:rsidR="001B41C5">
              <w:fldChar w:fldCharType="begin"/>
            </w:r>
            <w:r w:rsidR="001B41C5">
              <w:instrText xml:space="preserve"> REF _Ref298426943 \r \h </w:instrText>
            </w:r>
            <w:r w:rsidR="001B41C5">
              <w:fldChar w:fldCharType="separate"/>
            </w:r>
            <w:r w:rsidR="001B41C5">
              <w:t>4.2.10.7</w:t>
            </w:r>
            <w:r w:rsidR="001B41C5">
              <w:fldChar w:fldCharType="end"/>
            </w:r>
            <w:r w:rsidR="001B41C5">
              <w:t xml:space="preserve">, </w:t>
            </w:r>
            <w:r w:rsidR="006B03BB">
              <w:fldChar w:fldCharType="begin"/>
            </w:r>
            <w:r w:rsidR="006B03BB">
              <w:instrText xml:space="preserve"> REF _Ref298943286 \r \h </w:instrText>
            </w:r>
            <w:r w:rsidR="006B03BB">
              <w:fldChar w:fldCharType="separate"/>
            </w:r>
            <w:r w:rsidR="006B03BB">
              <w:t>4.2.10.19</w:t>
            </w:r>
            <w:r w:rsidR="006B03BB">
              <w:fldChar w:fldCharType="end"/>
            </w:r>
            <w:r w:rsidR="006B03BB">
              <w:t xml:space="preserve">, </w:t>
            </w:r>
            <w:r w:rsidR="006B03BB">
              <w:fldChar w:fldCharType="begin"/>
            </w:r>
            <w:r w:rsidR="006B03BB">
              <w:instrText xml:space="preserve"> REF _Ref298943361 \r \h </w:instrText>
            </w:r>
            <w:r w:rsidR="006B03BB">
              <w:fldChar w:fldCharType="separate"/>
            </w:r>
            <w:r w:rsidR="006B03BB">
              <w:t>4.2.10.20</w:t>
            </w:r>
            <w:r w:rsidR="006B03BB">
              <w:fldChar w:fldCharType="end"/>
            </w:r>
            <w:r w:rsidR="006B03BB">
              <w:t xml:space="preserve">, </w:t>
            </w:r>
            <w:r w:rsidR="006B03BB">
              <w:fldChar w:fldCharType="begin"/>
            </w:r>
            <w:r w:rsidR="006B03BB">
              <w:instrText xml:space="preserve"> REF _Ref278816487 \r \h </w:instrText>
            </w:r>
            <w:r w:rsidR="006B03BB">
              <w:fldChar w:fldCharType="separate"/>
            </w:r>
            <w:r w:rsidR="006B03BB">
              <w:t>4.2.12</w:t>
            </w:r>
            <w:r w:rsidR="006B03BB">
              <w:fldChar w:fldCharType="end"/>
            </w:r>
            <w:r w:rsidR="006B03BB">
              <w:t xml:space="preserve">, </w:t>
            </w:r>
            <w:r w:rsidR="006B03BB">
              <w:fldChar w:fldCharType="begin"/>
            </w:r>
            <w:r w:rsidR="006B03BB">
              <w:instrText xml:space="preserve"> REF _Ref298943580 \r \h </w:instrText>
            </w:r>
            <w:r w:rsidR="006B03BB">
              <w:fldChar w:fldCharType="separate"/>
            </w:r>
            <w:r w:rsidR="006B03BB">
              <w:t>4.2.12.1</w:t>
            </w:r>
            <w:r w:rsidR="006B03BB">
              <w:fldChar w:fldCharType="end"/>
            </w:r>
            <w:r w:rsidR="006B03BB">
              <w:t xml:space="preserve">, </w:t>
            </w:r>
            <w:r w:rsidR="006B03BB">
              <w:fldChar w:fldCharType="begin"/>
            </w:r>
            <w:r w:rsidR="006B03BB">
              <w:instrText xml:space="preserve"> REF _Ref298943630 \r \h </w:instrText>
            </w:r>
            <w:r w:rsidR="006B03BB">
              <w:fldChar w:fldCharType="separate"/>
            </w:r>
            <w:r w:rsidR="006B03BB">
              <w:t>4.2.12.9</w:t>
            </w:r>
            <w:r w:rsidR="006B03BB">
              <w:fldChar w:fldCharType="end"/>
            </w:r>
            <w:r w:rsidR="006B03BB">
              <w:t xml:space="preserve">, </w:t>
            </w:r>
            <w:r w:rsidR="00160FF0">
              <w:fldChar w:fldCharType="begin"/>
            </w:r>
            <w:r w:rsidR="00160FF0">
              <w:instrText xml:space="preserve"> REF _Ref271550264 \r \h </w:instrText>
            </w:r>
            <w:r w:rsidR="00160FF0">
              <w:fldChar w:fldCharType="separate"/>
            </w:r>
            <w:r w:rsidR="00160FF0">
              <w:t>4.2.13.2</w:t>
            </w:r>
            <w:r w:rsidR="00160FF0">
              <w:fldChar w:fldCharType="end"/>
            </w:r>
            <w:r w:rsidR="00160FF0">
              <w:t xml:space="preserve">, </w:t>
            </w:r>
            <w:r w:rsidR="009725F0">
              <w:fldChar w:fldCharType="begin"/>
            </w:r>
            <w:r w:rsidR="009725F0">
              <w:instrText xml:space="preserve"> REF _Ref271550426 \r \h </w:instrText>
            </w:r>
            <w:r w:rsidR="009725F0">
              <w:fldChar w:fldCharType="separate"/>
            </w:r>
            <w:r w:rsidR="009725F0">
              <w:t>4.2.13.3</w:t>
            </w:r>
            <w:r w:rsidR="009725F0">
              <w:fldChar w:fldCharType="end"/>
            </w:r>
            <w:r w:rsidR="009725F0">
              <w:t xml:space="preserve">, </w:t>
            </w:r>
            <w:r w:rsidR="00400AA1">
              <w:fldChar w:fldCharType="begin"/>
            </w:r>
            <w:r w:rsidR="00400AA1">
              <w:instrText xml:space="preserve"> REF _Ref298418334 \r \h </w:instrText>
            </w:r>
            <w:r w:rsidR="00400AA1">
              <w:fldChar w:fldCharType="separate"/>
            </w:r>
            <w:r w:rsidR="00400AA1">
              <w:t>4.2.17.9</w:t>
            </w:r>
            <w:r w:rsidR="00400AA1">
              <w:fldChar w:fldCharType="end"/>
            </w:r>
            <w:r w:rsidR="00400AA1">
              <w:t xml:space="preserve">, </w:t>
            </w:r>
            <w:r w:rsidR="00400AA1">
              <w:fldChar w:fldCharType="begin"/>
            </w:r>
            <w:r w:rsidR="00400AA1">
              <w:instrText xml:space="preserve"> REF _Ref298418340 \r \h </w:instrText>
            </w:r>
            <w:r w:rsidR="00400AA1">
              <w:fldChar w:fldCharType="separate"/>
            </w:r>
            <w:r w:rsidR="00400AA1">
              <w:t>4.2.17.12</w:t>
            </w:r>
            <w:r w:rsidR="00400AA1">
              <w:fldChar w:fldCharType="end"/>
            </w:r>
            <w:r w:rsidR="00400AA1">
              <w:t xml:space="preserve">, </w:t>
            </w:r>
            <w:r w:rsidR="00400AA1">
              <w:fldChar w:fldCharType="begin"/>
            </w:r>
            <w:r w:rsidR="00400AA1">
              <w:instrText xml:space="preserve"> REF _Ref292704475 \r \h </w:instrText>
            </w:r>
            <w:r w:rsidR="00400AA1">
              <w:fldChar w:fldCharType="separate"/>
            </w:r>
            <w:r w:rsidR="00400AA1">
              <w:t>4.2.17.15</w:t>
            </w:r>
            <w:r w:rsidR="00400AA1">
              <w:fldChar w:fldCharType="end"/>
            </w:r>
            <w:r w:rsidR="00400AA1">
              <w:t xml:space="preserve">, </w:t>
            </w:r>
            <w:r w:rsidR="009725F0">
              <w:lastRenderedPageBreak/>
              <w:fldChar w:fldCharType="begin"/>
            </w:r>
            <w:r w:rsidR="009725F0">
              <w:instrText xml:space="preserve"> REF _Ref292701804 \r \h </w:instrText>
            </w:r>
            <w:r w:rsidR="009725F0">
              <w:fldChar w:fldCharType="separate"/>
            </w:r>
            <w:r w:rsidR="009725F0">
              <w:t>4.2.17.19</w:t>
            </w:r>
            <w:r w:rsidR="009725F0">
              <w:fldChar w:fldCharType="end"/>
            </w:r>
            <w:r w:rsidR="009725F0">
              <w:t xml:space="preserve">, </w:t>
            </w:r>
            <w:r w:rsidR="00472C3D">
              <w:fldChar w:fldCharType="begin"/>
            </w:r>
            <w:r w:rsidR="00472C3D">
              <w:instrText xml:space="preserve"> REF _Ref298419942 \r \h </w:instrText>
            </w:r>
            <w:r w:rsidR="00472C3D">
              <w:fldChar w:fldCharType="separate"/>
            </w:r>
            <w:r w:rsidR="00472C3D">
              <w:t>4.2.17.20</w:t>
            </w:r>
            <w:r w:rsidR="00472C3D">
              <w:fldChar w:fldCharType="end"/>
            </w:r>
            <w:r w:rsidR="00472C3D">
              <w:t xml:space="preserve">, </w:t>
            </w:r>
            <w:r w:rsidR="005D60F4">
              <w:fldChar w:fldCharType="begin"/>
            </w:r>
            <w:r w:rsidR="005D60F4">
              <w:instrText xml:space="preserve"> REF _Ref298406557 \r \h </w:instrText>
            </w:r>
            <w:r w:rsidR="005D60F4">
              <w:fldChar w:fldCharType="separate"/>
            </w:r>
            <w:r w:rsidR="005D60F4">
              <w:t>4.2.17.21</w:t>
            </w:r>
            <w:r w:rsidR="005D60F4">
              <w:fldChar w:fldCharType="end"/>
            </w:r>
            <w:r w:rsidR="005D60F4">
              <w:t xml:space="preserve">, </w:t>
            </w:r>
            <w:r w:rsidR="00C443D9">
              <w:fldChar w:fldCharType="begin"/>
            </w:r>
            <w:r w:rsidR="00C443D9">
              <w:instrText xml:space="preserve"> REF _Ref298945158 \r \h </w:instrText>
            </w:r>
            <w:r w:rsidR="00C443D9">
              <w:fldChar w:fldCharType="separate"/>
            </w:r>
            <w:r w:rsidR="00C443D9">
              <w:t>4.2.17.24</w:t>
            </w:r>
            <w:r w:rsidR="00C443D9">
              <w:fldChar w:fldCharType="end"/>
            </w:r>
            <w:r w:rsidR="00C443D9">
              <w:t xml:space="preserve">, </w:t>
            </w:r>
            <w:r w:rsidR="00C443D9">
              <w:fldChar w:fldCharType="begin"/>
            </w:r>
            <w:r w:rsidR="00C443D9">
              <w:instrText xml:space="preserve"> REF _Ref298945461 \r \h </w:instrText>
            </w:r>
            <w:r w:rsidR="00C443D9">
              <w:fldChar w:fldCharType="separate"/>
            </w:r>
            <w:r w:rsidR="00C443D9">
              <w:t>4.2.17.26</w:t>
            </w:r>
            <w:r w:rsidR="00C443D9">
              <w:fldChar w:fldCharType="end"/>
            </w:r>
            <w:r w:rsidR="00C443D9">
              <w:t xml:space="preserve">, </w:t>
            </w:r>
            <w:r w:rsidR="00C443D9">
              <w:fldChar w:fldCharType="begin"/>
            </w:r>
            <w:r w:rsidR="00C443D9">
              <w:instrText xml:space="preserve"> REF _Ref298945494 \r \h </w:instrText>
            </w:r>
            <w:r w:rsidR="00C443D9">
              <w:fldChar w:fldCharType="separate"/>
            </w:r>
            <w:r w:rsidR="00C443D9">
              <w:t>4.2.17.28</w:t>
            </w:r>
            <w:r w:rsidR="00C443D9">
              <w:fldChar w:fldCharType="end"/>
            </w:r>
            <w:r w:rsidR="00C443D9">
              <w:t xml:space="preserve">, </w:t>
            </w:r>
            <w:r w:rsidR="00357FE9">
              <w:fldChar w:fldCharType="begin"/>
            </w:r>
            <w:r w:rsidR="00357FE9">
              <w:instrText xml:space="preserve"> REF _Ref299007996 \r \h </w:instrText>
            </w:r>
            <w:r w:rsidR="00357FE9">
              <w:fldChar w:fldCharType="separate"/>
            </w:r>
            <w:r w:rsidR="00357FE9">
              <w:t>4.2.17.32</w:t>
            </w:r>
            <w:r w:rsidR="00357FE9">
              <w:fldChar w:fldCharType="end"/>
            </w:r>
            <w:r w:rsidR="00357FE9">
              <w:t xml:space="preserve">, </w:t>
            </w:r>
            <w:r w:rsidR="00B97C02">
              <w:fldChar w:fldCharType="begin"/>
            </w:r>
            <w:r w:rsidR="00B97C02">
              <w:instrText xml:space="preserve"> REF _Ref292697374 \r \h </w:instrText>
            </w:r>
            <w:r w:rsidR="00B97C02">
              <w:fldChar w:fldCharType="separate"/>
            </w:r>
            <w:r w:rsidR="00B97C02">
              <w:t>4.2.17.36</w:t>
            </w:r>
            <w:r w:rsidR="00B97C02">
              <w:fldChar w:fldCharType="end"/>
            </w:r>
            <w:r w:rsidR="00B97C02">
              <w:t xml:space="preserve">, </w:t>
            </w:r>
            <w:r w:rsidR="00B97C02">
              <w:fldChar w:fldCharType="begin"/>
            </w:r>
            <w:r w:rsidR="00B97C02">
              <w:instrText xml:space="preserve"> REF _Ref292697378 \r \h </w:instrText>
            </w:r>
            <w:r w:rsidR="00B97C02">
              <w:fldChar w:fldCharType="separate"/>
            </w:r>
            <w:r w:rsidR="00B97C02">
              <w:t>4.2.17.38</w:t>
            </w:r>
            <w:r w:rsidR="00B97C02">
              <w:fldChar w:fldCharType="end"/>
            </w:r>
            <w:r w:rsidR="00B97C02">
              <w:t xml:space="preserve">, </w:t>
            </w:r>
            <w:r w:rsidR="00472C3D">
              <w:fldChar w:fldCharType="begin"/>
            </w:r>
            <w:r w:rsidR="00472C3D">
              <w:instrText xml:space="preserve"> REF _Ref298420078 \r \h </w:instrText>
            </w:r>
            <w:r w:rsidR="00472C3D">
              <w:fldChar w:fldCharType="separate"/>
            </w:r>
            <w:r w:rsidR="00472C3D">
              <w:t>4.2.17.49</w:t>
            </w:r>
            <w:r w:rsidR="00472C3D">
              <w:fldChar w:fldCharType="end"/>
            </w:r>
            <w:r w:rsidR="00472C3D">
              <w:t xml:space="preserve">, </w:t>
            </w:r>
            <w:r w:rsidR="00857DB7">
              <w:fldChar w:fldCharType="begin"/>
            </w:r>
            <w:r w:rsidR="00857DB7">
              <w:instrText xml:space="preserve"> REF _Ref292701802 \r \h </w:instrText>
            </w:r>
            <w:r w:rsidR="00857DB7">
              <w:fldChar w:fldCharType="separate"/>
            </w:r>
            <w:r w:rsidR="00857DB7">
              <w:t>5.3.1.1</w:t>
            </w:r>
            <w:r w:rsidR="00857DB7">
              <w:fldChar w:fldCharType="end"/>
            </w:r>
            <w:r w:rsidR="00857DB7">
              <w:t xml:space="preserve">, </w:t>
            </w:r>
            <w:r w:rsidR="00D6671D">
              <w:fldChar w:fldCharType="begin"/>
            </w:r>
            <w:r w:rsidR="00D6671D">
              <w:instrText xml:space="preserve"> REF _Ref292699332 \r \h </w:instrText>
            </w:r>
            <w:r w:rsidR="00D6671D">
              <w:fldChar w:fldCharType="separate"/>
            </w:r>
            <w:r w:rsidR="00D6671D">
              <w:t>5.3.1.3</w:t>
            </w:r>
            <w:r w:rsidR="00D6671D">
              <w:fldChar w:fldCharType="end"/>
            </w:r>
            <w:r w:rsidR="00D6671D">
              <w:t xml:space="preserve">, </w:t>
            </w:r>
            <w:r w:rsidR="00F508D6">
              <w:fldChar w:fldCharType="begin"/>
            </w:r>
            <w:r w:rsidR="00F508D6">
              <w:instrText xml:space="preserve"> REF _Ref298418101 \r \h </w:instrText>
            </w:r>
            <w:r w:rsidR="00F508D6">
              <w:fldChar w:fldCharType="separate"/>
            </w:r>
            <w:r w:rsidR="00F508D6">
              <w:t>5.3.1.9</w:t>
            </w:r>
            <w:r w:rsidR="00F508D6">
              <w:fldChar w:fldCharType="end"/>
            </w:r>
            <w:r w:rsidR="00F508D6">
              <w:t xml:space="preserve">, </w:t>
            </w:r>
            <w:r w:rsidR="00C443D9">
              <w:fldChar w:fldCharType="begin"/>
            </w:r>
            <w:r w:rsidR="00C443D9">
              <w:instrText xml:space="preserve"> REF _Ref298945615 \r \h </w:instrText>
            </w:r>
            <w:r w:rsidR="00C443D9">
              <w:fldChar w:fldCharType="separate"/>
            </w:r>
            <w:r w:rsidR="00C443D9">
              <w:t>5.3.1.10</w:t>
            </w:r>
            <w:r w:rsidR="00C443D9">
              <w:fldChar w:fldCharType="end"/>
            </w:r>
            <w:r w:rsidR="00C443D9">
              <w:t xml:space="preserve">, </w:t>
            </w:r>
            <w:r w:rsidR="00F508D6">
              <w:fldChar w:fldCharType="begin"/>
            </w:r>
            <w:r w:rsidR="00F508D6">
              <w:instrText xml:space="preserve"> REF _Ref298418103 \r \h </w:instrText>
            </w:r>
            <w:r w:rsidR="00F508D6">
              <w:fldChar w:fldCharType="separate"/>
            </w:r>
            <w:r w:rsidR="00F508D6">
              <w:t>5.3.1.11</w:t>
            </w:r>
            <w:r w:rsidR="00F508D6">
              <w:fldChar w:fldCharType="end"/>
            </w:r>
            <w:r w:rsidR="00F508D6">
              <w:t xml:space="preserve">, </w:t>
            </w:r>
            <w:r w:rsidR="00C443D9">
              <w:fldChar w:fldCharType="begin"/>
            </w:r>
            <w:r w:rsidR="00C443D9">
              <w:instrText xml:space="preserve"> REF _Ref79289683 \r \h </w:instrText>
            </w:r>
            <w:r w:rsidR="00C443D9">
              <w:fldChar w:fldCharType="separate"/>
            </w:r>
            <w:r w:rsidR="00C443D9">
              <w:t>5.3.1.15</w:t>
            </w:r>
            <w:r w:rsidR="00C443D9">
              <w:fldChar w:fldCharType="end"/>
            </w:r>
            <w:r w:rsidR="00C443D9">
              <w:t xml:space="preserve">, </w:t>
            </w:r>
            <w:r w:rsidR="00066B1B">
              <w:fldChar w:fldCharType="begin"/>
            </w:r>
            <w:r w:rsidR="00066B1B">
              <w:instrText xml:space="preserve"> REF _Ref298403147 \r \h </w:instrText>
            </w:r>
            <w:r w:rsidR="00066B1B">
              <w:fldChar w:fldCharType="separate"/>
            </w:r>
            <w:r w:rsidR="00066B1B">
              <w:t>5.3.2.86</w:t>
            </w:r>
            <w:r w:rsidR="00066B1B">
              <w:fldChar w:fldCharType="end"/>
            </w:r>
            <w:r w:rsidR="00066B1B">
              <w:t xml:space="preserve">, </w:t>
            </w:r>
            <w:r w:rsidR="00066B1B">
              <w:fldChar w:fldCharType="begin"/>
            </w:r>
            <w:r w:rsidR="00066B1B">
              <w:instrText xml:space="preserve"> REF _Ref298403149 \r \h </w:instrText>
            </w:r>
            <w:r w:rsidR="00066B1B">
              <w:fldChar w:fldCharType="separate"/>
            </w:r>
            <w:r w:rsidR="00066B1B">
              <w:t>5.3.2.87</w:t>
            </w:r>
            <w:r w:rsidR="00066B1B">
              <w:fldChar w:fldCharType="end"/>
            </w:r>
            <w:r w:rsidR="00D324A7">
              <w:t xml:space="preserve">, </w:t>
            </w:r>
            <w:r w:rsidR="00D324A7">
              <w:fldChar w:fldCharType="begin"/>
            </w:r>
            <w:r w:rsidR="00D324A7">
              <w:instrText xml:space="preserve"> REF _Ref79289693 \r \h </w:instrText>
            </w:r>
            <w:r w:rsidR="00D324A7">
              <w:fldChar w:fldCharType="separate"/>
            </w:r>
            <w:r w:rsidR="00D324A7">
              <w:t>5.4.3</w:t>
            </w:r>
            <w:r w:rsidR="00D324A7">
              <w:fldChar w:fldCharType="end"/>
            </w:r>
          </w:p>
        </w:tc>
        <w:tc>
          <w:tcPr>
            <w:tcW w:w="4018" w:type="dxa"/>
          </w:tcPr>
          <w:p w14:paraId="301874D1" w14:textId="77777777" w:rsidR="00066B1B" w:rsidRDefault="00066B1B" w:rsidP="00A26C79">
            <w:pPr>
              <w:pStyle w:val="TableRow"/>
            </w:pPr>
            <w:r>
              <w:lastRenderedPageBreak/>
              <w:t>CCN 140 – Improvements to handling of terms and term versions in Thesaurus Editor</w:t>
            </w:r>
          </w:p>
        </w:tc>
        <w:tc>
          <w:tcPr>
            <w:tcW w:w="1800" w:type="dxa"/>
          </w:tcPr>
          <w:p w14:paraId="35463730" w14:textId="77777777" w:rsidR="00066B1B" w:rsidRDefault="00066B1B" w:rsidP="00C92F36">
            <w:pPr>
              <w:pStyle w:val="TableRow"/>
              <w:rPr>
                <w:rFonts w:eastAsia="SimSun"/>
                <w:lang w:eastAsia="zh-SG"/>
              </w:rPr>
            </w:pPr>
            <w:r>
              <w:rPr>
                <w:rFonts w:eastAsia="SimSun"/>
                <w:lang w:eastAsia="zh-SG"/>
              </w:rPr>
              <w:t>AJWK</w:t>
            </w:r>
          </w:p>
        </w:tc>
      </w:tr>
      <w:tr w:rsidR="00FD1FA6" w14:paraId="6EBDDFB9" w14:textId="77777777" w:rsidTr="00231EDC">
        <w:tc>
          <w:tcPr>
            <w:tcW w:w="1403" w:type="dxa"/>
          </w:tcPr>
          <w:p w14:paraId="1FF135A1" w14:textId="77777777" w:rsidR="00FD1FA6" w:rsidRDefault="00FD1FA6" w:rsidP="00C92F36">
            <w:pPr>
              <w:pStyle w:val="TableRow"/>
              <w:rPr>
                <w:rFonts w:eastAsia="SimSun"/>
                <w:lang w:eastAsia="zh-SG"/>
              </w:rPr>
            </w:pPr>
            <w:r>
              <w:rPr>
                <w:rFonts w:eastAsia="SimSun"/>
                <w:lang w:eastAsia="zh-SG"/>
              </w:rPr>
              <w:t>25/08/2011</w:t>
            </w:r>
          </w:p>
        </w:tc>
        <w:tc>
          <w:tcPr>
            <w:tcW w:w="1257" w:type="dxa"/>
          </w:tcPr>
          <w:p w14:paraId="03A327ED" w14:textId="77777777" w:rsidR="00FD1FA6" w:rsidRDefault="00FD1FA6" w:rsidP="00EB48F5">
            <w:pPr>
              <w:pStyle w:val="TableRow"/>
              <w:spacing w:after="0"/>
            </w:pPr>
            <w:r>
              <w:fldChar w:fldCharType="begin"/>
            </w:r>
            <w:r>
              <w:instrText xml:space="preserve"> REF _Ref298406557 \r \h </w:instrText>
            </w:r>
            <w:r>
              <w:fldChar w:fldCharType="separate"/>
            </w:r>
            <w:r>
              <w:t>4.2.17.21</w:t>
            </w:r>
            <w:r>
              <w:fldChar w:fldCharType="end"/>
            </w:r>
          </w:p>
        </w:tc>
        <w:tc>
          <w:tcPr>
            <w:tcW w:w="4018" w:type="dxa"/>
          </w:tcPr>
          <w:p w14:paraId="253F58AF" w14:textId="77777777" w:rsidR="00FD1FA6" w:rsidRDefault="003F523F" w:rsidP="00A046A9">
            <w:pPr>
              <w:pStyle w:val="TableRow"/>
            </w:pPr>
            <w:r>
              <w:t xml:space="preserve">VI 24174 – </w:t>
            </w:r>
            <w:r w:rsidR="00A046A9">
              <w:t>Simplification of</w:t>
            </w:r>
            <w:r>
              <w:t xml:space="preserve"> the way automatic calculation of published terms is </w:t>
            </w:r>
            <w:r w:rsidR="009E4533">
              <w:t>turned on and off</w:t>
            </w:r>
          </w:p>
        </w:tc>
        <w:tc>
          <w:tcPr>
            <w:tcW w:w="1800" w:type="dxa"/>
          </w:tcPr>
          <w:p w14:paraId="0A3A0426" w14:textId="77777777" w:rsidR="00FD1FA6" w:rsidRDefault="009E4533" w:rsidP="00C92F36">
            <w:pPr>
              <w:pStyle w:val="TableRow"/>
              <w:rPr>
                <w:rFonts w:eastAsia="SimSun"/>
                <w:lang w:eastAsia="zh-SG"/>
              </w:rPr>
            </w:pPr>
            <w:r>
              <w:rPr>
                <w:rFonts w:eastAsia="SimSun"/>
                <w:lang w:eastAsia="zh-SG"/>
              </w:rPr>
              <w:t>AJWK</w:t>
            </w:r>
          </w:p>
        </w:tc>
      </w:tr>
      <w:tr w:rsidR="004F17C0" w14:paraId="17F98D9F" w14:textId="77777777" w:rsidTr="00231EDC">
        <w:tc>
          <w:tcPr>
            <w:tcW w:w="1403" w:type="dxa"/>
          </w:tcPr>
          <w:p w14:paraId="053CA5B6" w14:textId="77777777" w:rsidR="004F17C0" w:rsidRDefault="004F17C0" w:rsidP="00C92F36">
            <w:pPr>
              <w:pStyle w:val="TableRow"/>
              <w:rPr>
                <w:rFonts w:eastAsia="SimSun"/>
                <w:lang w:eastAsia="zh-SG"/>
              </w:rPr>
            </w:pPr>
            <w:r>
              <w:rPr>
                <w:rFonts w:eastAsia="SimSun"/>
                <w:lang w:eastAsia="zh-SG"/>
              </w:rPr>
              <w:t>25/08/2011</w:t>
            </w:r>
          </w:p>
        </w:tc>
        <w:tc>
          <w:tcPr>
            <w:tcW w:w="1257" w:type="dxa"/>
          </w:tcPr>
          <w:p w14:paraId="02ADE102" w14:textId="77777777" w:rsidR="004F17C0" w:rsidRDefault="00847383" w:rsidP="00EB48F5">
            <w:pPr>
              <w:pStyle w:val="TableRow"/>
              <w:spacing w:after="0"/>
            </w:pPr>
            <w:r>
              <w:fldChar w:fldCharType="begin"/>
            </w:r>
            <w:r>
              <w:instrText xml:space="preserve"> REF _Ref298406557 \r \h </w:instrText>
            </w:r>
            <w:r>
              <w:fldChar w:fldCharType="separate"/>
            </w:r>
            <w:r>
              <w:t>4.2.17.21</w:t>
            </w:r>
            <w:r>
              <w:fldChar w:fldCharType="end"/>
            </w:r>
            <w:r w:rsidR="00942F05">
              <w:t xml:space="preserve">, </w:t>
            </w:r>
            <w:r w:rsidR="00942F05">
              <w:fldChar w:fldCharType="begin"/>
            </w:r>
            <w:r w:rsidR="00942F05">
              <w:instrText xml:space="preserve"> REF _Ref302035054 \r \h </w:instrText>
            </w:r>
            <w:r w:rsidR="00942F05">
              <w:fldChar w:fldCharType="separate"/>
            </w:r>
            <w:r w:rsidR="00942F05">
              <w:t>4.2.17.21.2</w:t>
            </w:r>
            <w:r w:rsidR="00942F05">
              <w:fldChar w:fldCharType="end"/>
            </w:r>
          </w:p>
        </w:tc>
        <w:tc>
          <w:tcPr>
            <w:tcW w:w="4018" w:type="dxa"/>
          </w:tcPr>
          <w:p w14:paraId="639DAB71" w14:textId="77777777" w:rsidR="004F17C0" w:rsidRDefault="004F17C0" w:rsidP="00942F05">
            <w:pPr>
              <w:pStyle w:val="TableRow"/>
            </w:pPr>
            <w:r>
              <w:t xml:space="preserve">VI </w:t>
            </w:r>
            <w:r w:rsidR="00942F05">
              <w:t>24200</w:t>
            </w:r>
            <w:r>
              <w:t xml:space="preserve"> – Avoiding duplication of term versions when creating or editing concepts</w:t>
            </w:r>
          </w:p>
        </w:tc>
        <w:tc>
          <w:tcPr>
            <w:tcW w:w="1800" w:type="dxa"/>
          </w:tcPr>
          <w:p w14:paraId="32C70437" w14:textId="77777777" w:rsidR="004F17C0" w:rsidRDefault="004F17C0" w:rsidP="00C92F36">
            <w:pPr>
              <w:pStyle w:val="TableRow"/>
              <w:rPr>
                <w:rFonts w:eastAsia="SimSun"/>
                <w:lang w:eastAsia="zh-SG"/>
              </w:rPr>
            </w:pPr>
            <w:r>
              <w:rPr>
                <w:rFonts w:eastAsia="SimSun"/>
                <w:lang w:eastAsia="zh-SG"/>
              </w:rPr>
              <w:t>AJWK</w:t>
            </w:r>
          </w:p>
        </w:tc>
      </w:tr>
      <w:tr w:rsidR="00D542BA" w14:paraId="7662E42C" w14:textId="77777777" w:rsidTr="00231EDC">
        <w:tc>
          <w:tcPr>
            <w:tcW w:w="1403" w:type="dxa"/>
          </w:tcPr>
          <w:p w14:paraId="5BBAC5DB" w14:textId="77777777" w:rsidR="00D542BA" w:rsidRDefault="00D542BA" w:rsidP="00C92F36">
            <w:pPr>
              <w:pStyle w:val="TableRow"/>
              <w:rPr>
                <w:rFonts w:eastAsia="SimSun"/>
                <w:lang w:eastAsia="zh-SG"/>
              </w:rPr>
            </w:pPr>
            <w:r>
              <w:rPr>
                <w:rFonts w:eastAsia="SimSun"/>
                <w:lang w:eastAsia="zh-SG"/>
              </w:rPr>
              <w:t>25/08/2011</w:t>
            </w:r>
          </w:p>
        </w:tc>
        <w:tc>
          <w:tcPr>
            <w:tcW w:w="1257" w:type="dxa"/>
          </w:tcPr>
          <w:p w14:paraId="27454C22" w14:textId="77777777" w:rsidR="00D542BA" w:rsidRDefault="00D542BA" w:rsidP="00EB48F5">
            <w:pPr>
              <w:pStyle w:val="TableRow"/>
              <w:spacing w:after="0"/>
            </w:pPr>
            <w:r>
              <w:fldChar w:fldCharType="begin"/>
            </w:r>
            <w:r>
              <w:instrText xml:space="preserve"> REF _Ref292697913 \r \h </w:instrText>
            </w:r>
            <w:r>
              <w:fldChar w:fldCharType="separate"/>
            </w:r>
            <w:r>
              <w:t>4.2.17.43</w:t>
            </w:r>
            <w:r>
              <w:fldChar w:fldCharType="end"/>
            </w:r>
          </w:p>
        </w:tc>
        <w:tc>
          <w:tcPr>
            <w:tcW w:w="4018" w:type="dxa"/>
          </w:tcPr>
          <w:p w14:paraId="28868B92" w14:textId="77777777" w:rsidR="00D542BA" w:rsidRDefault="00D542BA" w:rsidP="00D542BA">
            <w:pPr>
              <w:pStyle w:val="TableRow"/>
            </w:pPr>
            <w:r>
              <w:t>VI 23943 – Made it clear that each drop-down list in the quality checker grid is only visible when its cell has the input focus</w:t>
            </w:r>
          </w:p>
        </w:tc>
        <w:tc>
          <w:tcPr>
            <w:tcW w:w="1800" w:type="dxa"/>
          </w:tcPr>
          <w:p w14:paraId="4CA52400" w14:textId="77777777" w:rsidR="00D542BA" w:rsidRDefault="00D542BA" w:rsidP="00C92F36">
            <w:pPr>
              <w:pStyle w:val="TableRow"/>
              <w:rPr>
                <w:rFonts w:eastAsia="SimSun"/>
                <w:lang w:eastAsia="zh-SG"/>
              </w:rPr>
            </w:pPr>
            <w:r>
              <w:rPr>
                <w:rFonts w:eastAsia="SimSun"/>
                <w:lang w:eastAsia="zh-SG"/>
              </w:rPr>
              <w:t>AJWK</w:t>
            </w:r>
          </w:p>
        </w:tc>
      </w:tr>
      <w:tr w:rsidR="00732A9D" w14:paraId="6778E89C" w14:textId="77777777" w:rsidTr="00231EDC">
        <w:tc>
          <w:tcPr>
            <w:tcW w:w="1403" w:type="dxa"/>
          </w:tcPr>
          <w:p w14:paraId="4AD85376" w14:textId="77777777" w:rsidR="00732A9D" w:rsidRDefault="00732A9D" w:rsidP="00C92F36">
            <w:pPr>
              <w:pStyle w:val="TableRow"/>
              <w:rPr>
                <w:rFonts w:eastAsia="SimSun"/>
                <w:lang w:eastAsia="zh-SG"/>
              </w:rPr>
            </w:pPr>
            <w:r>
              <w:rPr>
                <w:rFonts w:eastAsia="SimSun"/>
                <w:lang w:eastAsia="zh-SG"/>
              </w:rPr>
              <w:t>19/07/2012</w:t>
            </w:r>
          </w:p>
        </w:tc>
        <w:tc>
          <w:tcPr>
            <w:tcW w:w="1257" w:type="dxa"/>
          </w:tcPr>
          <w:p w14:paraId="6806A9DC" w14:textId="77777777" w:rsidR="00732A9D" w:rsidRDefault="00732A9D" w:rsidP="00EB48F5">
            <w:pPr>
              <w:pStyle w:val="TableRow"/>
              <w:spacing w:after="0"/>
            </w:pPr>
            <w:r>
              <w:t>5.3.2.66</w:t>
            </w:r>
          </w:p>
        </w:tc>
        <w:tc>
          <w:tcPr>
            <w:tcW w:w="4018" w:type="dxa"/>
          </w:tcPr>
          <w:p w14:paraId="62AF4E83" w14:textId="77777777" w:rsidR="00732A9D" w:rsidRDefault="00732A9D" w:rsidP="00D542BA">
            <w:pPr>
              <w:pStyle w:val="TableRow"/>
            </w:pPr>
            <w:r>
              <w:t>CCN 157</w:t>
            </w:r>
          </w:p>
          <w:p w14:paraId="7A63DF83" w14:textId="77777777" w:rsidR="00732A9D" w:rsidRDefault="00732A9D" w:rsidP="00D542BA">
            <w:pPr>
              <w:pStyle w:val="TableRow"/>
            </w:pPr>
            <w:r>
              <w:t>Specimen_Unit database table.</w:t>
            </w:r>
          </w:p>
          <w:p w14:paraId="6482A251" w14:textId="77777777" w:rsidR="00732A9D" w:rsidRDefault="00732A9D" w:rsidP="00732A9D">
            <w:pPr>
              <w:pStyle w:val="TableRow"/>
              <w:numPr>
                <w:ilvl w:val="0"/>
                <w:numId w:val="68"/>
              </w:numPr>
            </w:pPr>
            <w:r>
              <w:t xml:space="preserve"> Internal Use checkbox added to database.</w:t>
            </w:r>
          </w:p>
        </w:tc>
        <w:tc>
          <w:tcPr>
            <w:tcW w:w="1800" w:type="dxa"/>
          </w:tcPr>
          <w:p w14:paraId="0299F5D7" w14:textId="77777777" w:rsidR="00732A9D" w:rsidRDefault="00732A9D" w:rsidP="00C92F36">
            <w:pPr>
              <w:pStyle w:val="TableRow"/>
              <w:rPr>
                <w:rFonts w:eastAsia="SimSun"/>
                <w:lang w:eastAsia="zh-SG"/>
              </w:rPr>
            </w:pPr>
            <w:r>
              <w:rPr>
                <w:rFonts w:eastAsia="SimSun"/>
                <w:lang w:eastAsia="zh-SG"/>
              </w:rPr>
              <w:t>AVB</w:t>
            </w:r>
          </w:p>
        </w:tc>
      </w:tr>
      <w:tr w:rsidR="00CB0841" w14:paraId="006784D4" w14:textId="77777777" w:rsidTr="00231EDC">
        <w:tc>
          <w:tcPr>
            <w:tcW w:w="1403" w:type="dxa"/>
          </w:tcPr>
          <w:p w14:paraId="248088A9" w14:textId="77777777" w:rsidR="00CB0841" w:rsidRDefault="00CB0841" w:rsidP="00C92F36">
            <w:pPr>
              <w:pStyle w:val="TableRow"/>
              <w:rPr>
                <w:rFonts w:eastAsia="SimSun"/>
                <w:lang w:eastAsia="zh-SG"/>
              </w:rPr>
            </w:pPr>
            <w:r>
              <w:rPr>
                <w:rFonts w:eastAsia="SimSun"/>
                <w:lang w:eastAsia="zh-SG"/>
              </w:rPr>
              <w:t>19/07/2012</w:t>
            </w:r>
          </w:p>
        </w:tc>
        <w:tc>
          <w:tcPr>
            <w:tcW w:w="1257" w:type="dxa"/>
          </w:tcPr>
          <w:p w14:paraId="720779A8" w14:textId="77777777" w:rsidR="00CB0841" w:rsidRDefault="00CB0841" w:rsidP="00EB48F5">
            <w:pPr>
              <w:pStyle w:val="TableRow"/>
              <w:spacing w:after="0"/>
            </w:pPr>
            <w:r>
              <w:t>7.3.2.3</w:t>
            </w:r>
          </w:p>
        </w:tc>
        <w:tc>
          <w:tcPr>
            <w:tcW w:w="4018" w:type="dxa"/>
          </w:tcPr>
          <w:p w14:paraId="23D32010" w14:textId="77777777" w:rsidR="00CB0841" w:rsidRDefault="00CB0841" w:rsidP="00D542BA">
            <w:pPr>
              <w:pStyle w:val="TableRow"/>
            </w:pPr>
            <w:r>
              <w:t>CCN 155</w:t>
            </w:r>
          </w:p>
          <w:p w14:paraId="7581CD5E" w14:textId="77777777" w:rsidR="00CB0841" w:rsidRDefault="00CB0841" w:rsidP="00D542BA">
            <w:pPr>
              <w:pStyle w:val="TableRow"/>
            </w:pPr>
            <w:r>
              <w:t>Added details on the use of F11 to auto-fill individual’s names.</w:t>
            </w:r>
          </w:p>
        </w:tc>
        <w:tc>
          <w:tcPr>
            <w:tcW w:w="1800" w:type="dxa"/>
          </w:tcPr>
          <w:p w14:paraId="0FB07AE6" w14:textId="77777777" w:rsidR="00CB0841" w:rsidRDefault="00CB0841" w:rsidP="00C92F36">
            <w:pPr>
              <w:pStyle w:val="TableRow"/>
              <w:rPr>
                <w:rFonts w:eastAsia="SimSun"/>
                <w:lang w:eastAsia="zh-SG"/>
              </w:rPr>
            </w:pPr>
            <w:r>
              <w:rPr>
                <w:rFonts w:eastAsia="SimSun"/>
                <w:lang w:eastAsia="zh-SG"/>
              </w:rPr>
              <w:t>AVB</w:t>
            </w:r>
          </w:p>
        </w:tc>
      </w:tr>
      <w:tr w:rsidR="00421984" w14:paraId="1A59D4E5" w14:textId="77777777" w:rsidTr="00231EDC">
        <w:tc>
          <w:tcPr>
            <w:tcW w:w="1403" w:type="dxa"/>
          </w:tcPr>
          <w:p w14:paraId="1E5F6021" w14:textId="77777777" w:rsidR="00421984" w:rsidRDefault="00421984" w:rsidP="00C92F36">
            <w:pPr>
              <w:pStyle w:val="TableRow"/>
              <w:rPr>
                <w:rFonts w:eastAsia="SimSun"/>
                <w:lang w:eastAsia="zh-SG"/>
              </w:rPr>
            </w:pPr>
            <w:r>
              <w:rPr>
                <w:rFonts w:eastAsia="SimSun"/>
                <w:lang w:eastAsia="zh-SG"/>
              </w:rPr>
              <w:t>20/07/2012</w:t>
            </w:r>
          </w:p>
        </w:tc>
        <w:tc>
          <w:tcPr>
            <w:tcW w:w="1257" w:type="dxa"/>
          </w:tcPr>
          <w:p w14:paraId="4BF7A4C9" w14:textId="77777777" w:rsidR="00421984" w:rsidRDefault="00421984" w:rsidP="00EB48F5">
            <w:pPr>
              <w:pStyle w:val="TableRow"/>
              <w:spacing w:after="0"/>
            </w:pPr>
            <w:r>
              <w:t>3.4.1.59</w:t>
            </w:r>
          </w:p>
        </w:tc>
        <w:tc>
          <w:tcPr>
            <w:tcW w:w="4018" w:type="dxa"/>
          </w:tcPr>
          <w:p w14:paraId="7679903A" w14:textId="77777777" w:rsidR="00421984" w:rsidRDefault="00421984" w:rsidP="00D542BA">
            <w:pPr>
              <w:pStyle w:val="TableRow"/>
            </w:pPr>
            <w:r>
              <w:t>CCN 154</w:t>
            </w:r>
          </w:p>
          <w:p w14:paraId="309EFFC6" w14:textId="77777777" w:rsidR="00421984" w:rsidRDefault="00421984" w:rsidP="00D542BA">
            <w:pPr>
              <w:pStyle w:val="TableRow"/>
            </w:pPr>
            <w:r>
              <w:lastRenderedPageBreak/>
              <w:t xml:space="preserve">Replaced the question </w:t>
            </w:r>
            <w:r>
              <w:rPr>
                <w:rFonts w:cs="Arial"/>
              </w:rPr>
              <w:t>“Is this a Life Sciences specimen?” with two new buttons “Use Taxon Dictionary” and “Use Thesaurus”.</w:t>
            </w:r>
          </w:p>
        </w:tc>
        <w:tc>
          <w:tcPr>
            <w:tcW w:w="1800" w:type="dxa"/>
          </w:tcPr>
          <w:p w14:paraId="5EC72EC3" w14:textId="77777777" w:rsidR="00421984" w:rsidRDefault="00421984" w:rsidP="00C92F36">
            <w:pPr>
              <w:pStyle w:val="TableRow"/>
              <w:rPr>
                <w:rFonts w:eastAsia="SimSun"/>
                <w:lang w:eastAsia="zh-SG"/>
              </w:rPr>
            </w:pPr>
            <w:r>
              <w:rPr>
                <w:rFonts w:eastAsia="SimSun"/>
                <w:lang w:eastAsia="zh-SG"/>
              </w:rPr>
              <w:lastRenderedPageBreak/>
              <w:t>AVB</w:t>
            </w:r>
          </w:p>
        </w:tc>
      </w:tr>
      <w:tr w:rsidR="00BD4C90" w14:paraId="38B256D9" w14:textId="77777777" w:rsidTr="00231EDC">
        <w:tc>
          <w:tcPr>
            <w:tcW w:w="1403" w:type="dxa"/>
          </w:tcPr>
          <w:p w14:paraId="034917CF" w14:textId="77777777" w:rsidR="00BD4C90" w:rsidRDefault="00BD4C90" w:rsidP="00C92F36">
            <w:pPr>
              <w:pStyle w:val="TableRow"/>
              <w:rPr>
                <w:rFonts w:eastAsia="SimSun"/>
                <w:lang w:eastAsia="zh-SG"/>
              </w:rPr>
            </w:pPr>
            <w:r>
              <w:rPr>
                <w:rFonts w:eastAsia="SimSun"/>
                <w:lang w:eastAsia="zh-SG"/>
              </w:rPr>
              <w:t>20/07/2012</w:t>
            </w:r>
          </w:p>
        </w:tc>
        <w:tc>
          <w:tcPr>
            <w:tcW w:w="1257" w:type="dxa"/>
          </w:tcPr>
          <w:p w14:paraId="2622FFAC" w14:textId="77777777" w:rsidR="00BD4C90" w:rsidRDefault="00BD4C90" w:rsidP="00EB48F5">
            <w:pPr>
              <w:pStyle w:val="TableRow"/>
              <w:spacing w:after="0"/>
            </w:pPr>
            <w:r>
              <w:t>3.4.1.16</w:t>
            </w:r>
          </w:p>
        </w:tc>
        <w:tc>
          <w:tcPr>
            <w:tcW w:w="4018" w:type="dxa"/>
          </w:tcPr>
          <w:p w14:paraId="27B7280E" w14:textId="77777777" w:rsidR="00E733F8" w:rsidRDefault="00E733F8" w:rsidP="00D542BA">
            <w:pPr>
              <w:pStyle w:val="TableRow"/>
            </w:pPr>
            <w:r>
              <w:t>CCN 154</w:t>
            </w:r>
          </w:p>
          <w:p w14:paraId="38885EE7" w14:textId="77777777" w:rsidR="00BD4C90" w:rsidRDefault="00BD4C90" w:rsidP="00D542BA">
            <w:pPr>
              <w:pStyle w:val="TableRow"/>
            </w:pPr>
            <w:r>
              <w:t>Added that determinations are now ordered by determination date</w:t>
            </w:r>
            <w:r w:rsidR="00DC0C09">
              <w:t xml:space="preserve"> (including the list on the details page)</w:t>
            </w:r>
          </w:p>
        </w:tc>
        <w:tc>
          <w:tcPr>
            <w:tcW w:w="1800" w:type="dxa"/>
          </w:tcPr>
          <w:p w14:paraId="62AD9823" w14:textId="77777777" w:rsidR="00BD4C90" w:rsidRDefault="00BD4C90" w:rsidP="00C92F36">
            <w:pPr>
              <w:pStyle w:val="TableRow"/>
              <w:rPr>
                <w:rFonts w:eastAsia="SimSun"/>
                <w:lang w:eastAsia="zh-SG"/>
              </w:rPr>
            </w:pPr>
            <w:r>
              <w:rPr>
                <w:rFonts w:eastAsia="SimSun"/>
                <w:lang w:eastAsia="zh-SG"/>
              </w:rPr>
              <w:t>AVB</w:t>
            </w:r>
          </w:p>
        </w:tc>
      </w:tr>
      <w:tr w:rsidR="00C05DAA" w14:paraId="7934B98D" w14:textId="77777777" w:rsidTr="00231EDC">
        <w:tc>
          <w:tcPr>
            <w:tcW w:w="1403" w:type="dxa"/>
          </w:tcPr>
          <w:p w14:paraId="2CBA9E65" w14:textId="77777777" w:rsidR="00C05DAA" w:rsidRDefault="00C05DAA" w:rsidP="00C92F36">
            <w:pPr>
              <w:pStyle w:val="TableRow"/>
              <w:rPr>
                <w:rFonts w:eastAsia="SimSun"/>
                <w:lang w:eastAsia="zh-SG"/>
              </w:rPr>
            </w:pPr>
            <w:r>
              <w:rPr>
                <w:rFonts w:eastAsia="SimSun"/>
                <w:lang w:eastAsia="zh-SG"/>
              </w:rPr>
              <w:t>20/07/2012</w:t>
            </w:r>
          </w:p>
        </w:tc>
        <w:tc>
          <w:tcPr>
            <w:tcW w:w="1257" w:type="dxa"/>
          </w:tcPr>
          <w:p w14:paraId="0E5B612F" w14:textId="77777777" w:rsidR="00C05DAA" w:rsidRDefault="00C05DAA" w:rsidP="00EB48F5">
            <w:pPr>
              <w:pStyle w:val="TableRow"/>
              <w:spacing w:after="0"/>
            </w:pPr>
            <w:r>
              <w:t>4.2.4.14</w:t>
            </w:r>
          </w:p>
        </w:tc>
        <w:tc>
          <w:tcPr>
            <w:tcW w:w="4018" w:type="dxa"/>
          </w:tcPr>
          <w:p w14:paraId="62AC0F67" w14:textId="77777777" w:rsidR="00C05DAA" w:rsidRDefault="00C05DAA" w:rsidP="00D542BA">
            <w:pPr>
              <w:pStyle w:val="TableRow"/>
            </w:pPr>
            <w:r>
              <w:t>CCN 154</w:t>
            </w:r>
          </w:p>
          <w:p w14:paraId="7DD7DF9F" w14:textId="77777777" w:rsidR="00C05DAA" w:rsidRDefault="00C05DAA" w:rsidP="00D542BA">
            <w:pPr>
              <w:pStyle w:val="TableRow"/>
            </w:pPr>
            <w:r>
              <w:t>Gathering Site and Date can now be an active link which expands and selects the specimen</w:t>
            </w:r>
            <w:r w:rsidR="000128D7">
              <w:t>’s</w:t>
            </w:r>
            <w:r>
              <w:t xml:space="preserve"> field data</w:t>
            </w:r>
            <w:r w:rsidR="000128D7">
              <w:t xml:space="preserve"> folder</w:t>
            </w:r>
            <w:r>
              <w:t>.</w:t>
            </w:r>
          </w:p>
          <w:p w14:paraId="5DAAC49B" w14:textId="77777777" w:rsidR="00C379FC" w:rsidRDefault="00C379FC" w:rsidP="00D542BA">
            <w:pPr>
              <w:pStyle w:val="TableRow"/>
            </w:pPr>
          </w:p>
          <w:p w14:paraId="7B45533C" w14:textId="77777777" w:rsidR="00C379FC" w:rsidRDefault="00C379FC" w:rsidP="00C379FC">
            <w:pPr>
              <w:pStyle w:val="TableRow"/>
            </w:pPr>
            <w:r>
              <w:t>Known Domains can now be an active link which expands and selects the specimen’s Determinations folder.</w:t>
            </w:r>
          </w:p>
          <w:p w14:paraId="2D971856" w14:textId="77777777" w:rsidR="00395403" w:rsidRDefault="00395403" w:rsidP="00C379FC">
            <w:pPr>
              <w:pStyle w:val="TableRow"/>
            </w:pPr>
          </w:p>
          <w:p w14:paraId="188D78AE" w14:textId="77777777" w:rsidR="00395403" w:rsidRDefault="00395403" w:rsidP="00395403">
            <w:pPr>
              <w:pStyle w:val="TableRow"/>
            </w:pPr>
            <w:r>
              <w:t>CCN 157</w:t>
            </w:r>
          </w:p>
          <w:p w14:paraId="065B7219" w14:textId="77777777" w:rsidR="00395403" w:rsidRDefault="00395403" w:rsidP="00395403">
            <w:pPr>
              <w:pStyle w:val="TableRow"/>
            </w:pPr>
            <w:r w:rsidRPr="00D93F63">
              <w:t>Specimen General tab page control</w:t>
            </w:r>
          </w:p>
          <w:p w14:paraId="7D34D61C" w14:textId="77777777" w:rsidR="00395403" w:rsidRDefault="00395403" w:rsidP="00395403">
            <w:pPr>
              <w:pStyle w:val="TableRow"/>
            </w:pPr>
            <w:r>
              <w:t>“Internal Use” checkbox added.</w:t>
            </w:r>
          </w:p>
        </w:tc>
        <w:tc>
          <w:tcPr>
            <w:tcW w:w="1800" w:type="dxa"/>
          </w:tcPr>
          <w:p w14:paraId="6F06F6BE" w14:textId="77777777" w:rsidR="00C05DAA" w:rsidRDefault="00C05DAA" w:rsidP="00C92F36">
            <w:pPr>
              <w:pStyle w:val="TableRow"/>
              <w:rPr>
                <w:rFonts w:eastAsia="SimSun"/>
                <w:lang w:eastAsia="zh-SG"/>
              </w:rPr>
            </w:pPr>
            <w:r>
              <w:rPr>
                <w:rFonts w:eastAsia="SimSun"/>
                <w:lang w:eastAsia="zh-SG"/>
              </w:rPr>
              <w:t>AVB</w:t>
            </w:r>
          </w:p>
        </w:tc>
      </w:tr>
      <w:tr w:rsidR="00EA5D1F" w14:paraId="6ABF523D" w14:textId="77777777" w:rsidTr="00231EDC">
        <w:tc>
          <w:tcPr>
            <w:tcW w:w="1403" w:type="dxa"/>
          </w:tcPr>
          <w:p w14:paraId="76BF5107" w14:textId="77777777" w:rsidR="00EA5D1F" w:rsidRDefault="00EA5D1F" w:rsidP="00C92F36">
            <w:pPr>
              <w:pStyle w:val="TableRow"/>
              <w:rPr>
                <w:rFonts w:eastAsia="SimSun"/>
                <w:lang w:eastAsia="zh-SG"/>
              </w:rPr>
            </w:pPr>
            <w:r>
              <w:rPr>
                <w:rFonts w:eastAsia="SimSun"/>
                <w:lang w:eastAsia="zh-SG"/>
              </w:rPr>
              <w:t>20/07/2012</w:t>
            </w:r>
          </w:p>
        </w:tc>
        <w:tc>
          <w:tcPr>
            <w:tcW w:w="1257" w:type="dxa"/>
          </w:tcPr>
          <w:p w14:paraId="24946EA8" w14:textId="77777777" w:rsidR="00EA5D1F" w:rsidRDefault="00EA5D1F" w:rsidP="00EB48F5">
            <w:pPr>
              <w:pStyle w:val="TableRow"/>
              <w:spacing w:after="0"/>
            </w:pPr>
            <w:r>
              <w:t>3.4.1.58</w:t>
            </w:r>
          </w:p>
          <w:p w14:paraId="6D65F945" w14:textId="77777777" w:rsidR="00EA5D1F" w:rsidRDefault="00EA5D1F" w:rsidP="00EA5D1F">
            <w:pPr>
              <w:pStyle w:val="TableRow"/>
              <w:spacing w:after="0"/>
            </w:pPr>
            <w:r>
              <w:t>3.4.1.60</w:t>
            </w:r>
          </w:p>
        </w:tc>
        <w:tc>
          <w:tcPr>
            <w:tcW w:w="4018" w:type="dxa"/>
          </w:tcPr>
          <w:p w14:paraId="7C18CEE3" w14:textId="77777777" w:rsidR="00EA5D1F" w:rsidRDefault="00EA5D1F" w:rsidP="00D542BA">
            <w:pPr>
              <w:pStyle w:val="TableRow"/>
            </w:pPr>
            <w:r>
              <w:t>CCN 156</w:t>
            </w:r>
          </w:p>
          <w:p w14:paraId="5EC5E05C" w14:textId="77777777" w:rsidR="00EA5D1F" w:rsidRDefault="00EA5D1F" w:rsidP="00EA5D1F">
            <w:pPr>
              <w:pStyle w:val="TableRow"/>
              <w:rPr>
                <w:rFonts w:cs="Arial"/>
              </w:rPr>
            </w:pPr>
            <w:r>
              <w:t xml:space="preserve">Add that the </w:t>
            </w:r>
            <w:r>
              <w:rPr>
                <w:rFonts w:eastAsia="SimSun"/>
                <w:lang w:eastAsia="zh-SG"/>
              </w:rPr>
              <w:t xml:space="preserve">node caption is displayed in red and prefixed with an asterisk if any of the specimen’s determinations have a </w:t>
            </w:r>
            <w:r>
              <w:rPr>
                <w:rFonts w:cs="Arial"/>
              </w:rPr>
              <w:t>nomenclatural status.</w:t>
            </w:r>
          </w:p>
          <w:p w14:paraId="683D1A09" w14:textId="77777777" w:rsidR="007572A7" w:rsidRDefault="007572A7" w:rsidP="00EA5D1F">
            <w:pPr>
              <w:pStyle w:val="TableRow"/>
            </w:pPr>
            <w:r>
              <w:rPr>
                <w:rFonts w:cs="Arial"/>
              </w:rPr>
              <w:t>The tooltip for the specimen now includes a list of all of the nomenclatural status</w:t>
            </w:r>
            <w:r w:rsidR="00CD2151">
              <w:rPr>
                <w:rFonts w:cs="Arial"/>
              </w:rPr>
              <w:t>es</w:t>
            </w:r>
            <w:r>
              <w:rPr>
                <w:rFonts w:cs="Arial"/>
              </w:rPr>
              <w:t xml:space="preserve"> associated with the specimen’s determinations.</w:t>
            </w:r>
          </w:p>
        </w:tc>
        <w:tc>
          <w:tcPr>
            <w:tcW w:w="1800" w:type="dxa"/>
          </w:tcPr>
          <w:p w14:paraId="0B1CCBB3" w14:textId="77777777" w:rsidR="00EA5D1F" w:rsidRDefault="00EA5D1F" w:rsidP="00C92F36">
            <w:pPr>
              <w:pStyle w:val="TableRow"/>
              <w:rPr>
                <w:rFonts w:eastAsia="SimSun"/>
                <w:lang w:eastAsia="zh-SG"/>
              </w:rPr>
            </w:pPr>
            <w:r>
              <w:rPr>
                <w:rFonts w:eastAsia="SimSun"/>
                <w:lang w:eastAsia="zh-SG"/>
              </w:rPr>
              <w:t>AVB</w:t>
            </w:r>
          </w:p>
        </w:tc>
      </w:tr>
      <w:tr w:rsidR="00F1508C" w14:paraId="00143D00" w14:textId="77777777" w:rsidTr="00231EDC">
        <w:tc>
          <w:tcPr>
            <w:tcW w:w="1403" w:type="dxa"/>
          </w:tcPr>
          <w:p w14:paraId="48C2E18D" w14:textId="77777777" w:rsidR="00F1508C" w:rsidRDefault="00F1508C" w:rsidP="00C92F36">
            <w:pPr>
              <w:pStyle w:val="TableRow"/>
              <w:rPr>
                <w:rFonts w:eastAsia="SimSun"/>
                <w:lang w:eastAsia="zh-SG"/>
              </w:rPr>
            </w:pPr>
            <w:r>
              <w:rPr>
                <w:rFonts w:eastAsia="SimSun"/>
                <w:lang w:eastAsia="zh-SG"/>
              </w:rPr>
              <w:t>20/07/2012</w:t>
            </w:r>
          </w:p>
        </w:tc>
        <w:tc>
          <w:tcPr>
            <w:tcW w:w="1257" w:type="dxa"/>
          </w:tcPr>
          <w:p w14:paraId="7753AD92" w14:textId="77777777" w:rsidR="00F1508C" w:rsidRDefault="00F1508C" w:rsidP="00EB48F5">
            <w:pPr>
              <w:pStyle w:val="TableRow"/>
              <w:spacing w:after="0"/>
            </w:pPr>
            <w:r>
              <w:t>4.2.4.14</w:t>
            </w:r>
          </w:p>
          <w:p w14:paraId="6036A197" w14:textId="77777777" w:rsidR="00F1508C" w:rsidRDefault="00F1508C" w:rsidP="00EB48F5">
            <w:pPr>
              <w:pStyle w:val="TableRow"/>
              <w:spacing w:after="0"/>
            </w:pPr>
            <w:r>
              <w:t>4.2.5.10</w:t>
            </w:r>
          </w:p>
          <w:p w14:paraId="2AE1F8E5" w14:textId="77777777" w:rsidR="00F1508C" w:rsidRDefault="00F1508C" w:rsidP="00EB48F5">
            <w:pPr>
              <w:pStyle w:val="TableRow"/>
              <w:spacing w:after="0"/>
            </w:pPr>
            <w:r>
              <w:t>4.2.5.5</w:t>
            </w:r>
          </w:p>
          <w:p w14:paraId="3A163744" w14:textId="77777777" w:rsidR="0033782C" w:rsidRDefault="0033782C" w:rsidP="00EB48F5">
            <w:pPr>
              <w:pStyle w:val="TableRow"/>
              <w:spacing w:after="0"/>
            </w:pPr>
          </w:p>
        </w:tc>
        <w:tc>
          <w:tcPr>
            <w:tcW w:w="4018" w:type="dxa"/>
          </w:tcPr>
          <w:p w14:paraId="01530FE3" w14:textId="77777777" w:rsidR="00F1508C" w:rsidRDefault="00F1508C" w:rsidP="00D542BA">
            <w:pPr>
              <w:pStyle w:val="TableRow"/>
            </w:pPr>
            <w:r>
              <w:t>CCN 15</w:t>
            </w:r>
            <w:r w:rsidR="00137488">
              <w:t>2</w:t>
            </w:r>
          </w:p>
          <w:p w14:paraId="6A952552" w14:textId="77777777" w:rsidR="00F1508C" w:rsidRDefault="00F1508C" w:rsidP="00D542BA">
            <w:pPr>
              <w:pStyle w:val="TableRow"/>
            </w:pPr>
            <w:r>
              <w:t>The Usual Location Code is now optional for Stores and Specimens.</w:t>
            </w:r>
          </w:p>
          <w:p w14:paraId="76C59AEC" w14:textId="77777777" w:rsidR="00F1508C" w:rsidRDefault="00F1508C" w:rsidP="00246CAC">
            <w:pPr>
              <w:pStyle w:val="TableRow"/>
            </w:pPr>
            <w:r>
              <w:lastRenderedPageBreak/>
              <w:t>Also added clarification that the Usual Location name itself remains mandatory and that both those fields remain optional for collectio</w:t>
            </w:r>
            <w:r w:rsidR="00A74865">
              <w:t>n</w:t>
            </w:r>
            <w:r>
              <w:t>s.</w:t>
            </w:r>
          </w:p>
          <w:p w14:paraId="15D536C4" w14:textId="77777777" w:rsidR="00413D98" w:rsidRDefault="00413D98" w:rsidP="00246CAC">
            <w:pPr>
              <w:pStyle w:val="TableRow"/>
            </w:pPr>
            <w:r>
              <w:t>Added that pressing F10 when either of the Curre</w:t>
            </w:r>
            <w:r w:rsidR="008A6E59">
              <w:t>nt Location fields is focussed</w:t>
            </w:r>
            <w:r>
              <w:t xml:space="preserve"> populates the field with the data from the equivalent “Usua</w:t>
            </w:r>
            <w:r w:rsidR="008A6E59">
              <w:t>l</w:t>
            </w:r>
            <w:r w:rsidR="00457B85">
              <w:t xml:space="preserve"> Location</w:t>
            </w:r>
            <w:r>
              <w:t>”</w:t>
            </w:r>
            <w:r w:rsidR="00DB2D8F">
              <w:t xml:space="preserve"> field for Specimens, Stores and Collection</w:t>
            </w:r>
            <w:r w:rsidR="00CE6214">
              <w:t>s</w:t>
            </w:r>
            <w:r w:rsidR="00DB2D8F">
              <w:t>.</w:t>
            </w:r>
          </w:p>
          <w:p w14:paraId="2FA2A764" w14:textId="77777777" w:rsidR="00CE6214" w:rsidRDefault="001E6778" w:rsidP="001E6778">
            <w:pPr>
              <w:pStyle w:val="TableRow"/>
            </w:pPr>
            <w:r>
              <w:t>The mouse tooltip “</w:t>
            </w:r>
            <w:r>
              <w:rPr>
                <w:rFonts w:cs="Arial"/>
              </w:rPr>
              <w:t>Press F10 to default to Usual Location data”</w:t>
            </w:r>
            <w:r>
              <w:t xml:space="preserve"> is added to the Current Location (name) and Code fields for Specimens, Stores and Collection</w:t>
            </w:r>
            <w:r w:rsidR="00CE6214">
              <w:t>s</w:t>
            </w:r>
            <w:r w:rsidR="0060420E">
              <w:t>.</w:t>
            </w:r>
          </w:p>
          <w:p w14:paraId="0DFC64EC" w14:textId="77777777" w:rsidR="00CE6214" w:rsidRDefault="00CE6214" w:rsidP="001E6778">
            <w:pPr>
              <w:pStyle w:val="TableRow"/>
            </w:pPr>
            <w:r>
              <w:t>Added a note to say the Current Location fields are now display underneath the Usual Location fields for Specimens, Stores and Collections.</w:t>
            </w:r>
          </w:p>
          <w:p w14:paraId="26B8710D" w14:textId="77777777" w:rsidR="0071567B" w:rsidRPr="0071567B" w:rsidRDefault="0071567B" w:rsidP="00FE0387">
            <w:pPr>
              <w:pStyle w:val="ListParagraph"/>
              <w:autoSpaceDE w:val="0"/>
              <w:autoSpaceDN w:val="0"/>
              <w:adjustRightInd w:val="0"/>
              <w:spacing w:after="0"/>
              <w:ind w:left="0"/>
              <w:rPr>
                <w:rFonts w:cs="Arial"/>
              </w:rPr>
            </w:pPr>
            <w:r w:rsidRPr="0071567B">
              <w:rPr>
                <w:rFonts w:cs="Arial"/>
              </w:rPr>
              <w:t>If the Current Location and Code fields are initially empty</w:t>
            </w:r>
            <w:r>
              <w:rPr>
                <w:rFonts w:cs="Arial"/>
              </w:rPr>
              <w:t xml:space="preserve"> or match the equivalent Usual Location field</w:t>
            </w:r>
            <w:r w:rsidRPr="0071567B">
              <w:rPr>
                <w:rFonts w:cs="Arial"/>
              </w:rPr>
              <w:t>, then they are automatically filled in with the Usual Location and Code field values as these are entered.</w:t>
            </w:r>
            <w:r w:rsidR="0033782C">
              <w:rPr>
                <w:rFonts w:cs="Arial"/>
              </w:rPr>
              <w:t xml:space="preserve"> </w:t>
            </w:r>
          </w:p>
        </w:tc>
        <w:tc>
          <w:tcPr>
            <w:tcW w:w="1800" w:type="dxa"/>
          </w:tcPr>
          <w:p w14:paraId="0CD5C5DC" w14:textId="77777777" w:rsidR="00F1508C" w:rsidRDefault="003C7127" w:rsidP="00C92F36">
            <w:pPr>
              <w:pStyle w:val="TableRow"/>
              <w:rPr>
                <w:rFonts w:eastAsia="SimSun"/>
                <w:lang w:eastAsia="zh-SG"/>
              </w:rPr>
            </w:pPr>
            <w:r>
              <w:rPr>
                <w:rFonts w:eastAsia="SimSun"/>
                <w:lang w:eastAsia="zh-SG"/>
              </w:rPr>
              <w:lastRenderedPageBreak/>
              <w:t>AVB</w:t>
            </w:r>
          </w:p>
        </w:tc>
      </w:tr>
      <w:tr w:rsidR="009F2F29" w14:paraId="54216E82" w14:textId="77777777" w:rsidTr="00231EDC">
        <w:tc>
          <w:tcPr>
            <w:tcW w:w="1403" w:type="dxa"/>
          </w:tcPr>
          <w:p w14:paraId="2374E5B2" w14:textId="77777777" w:rsidR="009F2F29" w:rsidRDefault="009F2F29" w:rsidP="00C92F36">
            <w:pPr>
              <w:pStyle w:val="TableRow"/>
              <w:rPr>
                <w:rFonts w:eastAsia="SimSun"/>
                <w:lang w:eastAsia="zh-SG"/>
              </w:rPr>
            </w:pPr>
            <w:r>
              <w:rPr>
                <w:rFonts w:eastAsia="SimSun"/>
                <w:lang w:eastAsia="zh-SG"/>
              </w:rPr>
              <w:t>20/07/2012</w:t>
            </w:r>
          </w:p>
        </w:tc>
        <w:tc>
          <w:tcPr>
            <w:tcW w:w="1257" w:type="dxa"/>
          </w:tcPr>
          <w:p w14:paraId="569C9616" w14:textId="77777777" w:rsidR="009F2F29" w:rsidRDefault="009F2F29" w:rsidP="009F2F29">
            <w:pPr>
              <w:pStyle w:val="TableRow"/>
              <w:spacing w:after="0"/>
            </w:pPr>
            <w:r>
              <w:t>4.2.4.14</w:t>
            </w:r>
          </w:p>
          <w:p w14:paraId="5036A8DA" w14:textId="77777777" w:rsidR="009F2F29" w:rsidRDefault="009F2F29" w:rsidP="009F2F29">
            <w:pPr>
              <w:pStyle w:val="TableRow"/>
              <w:spacing w:after="0"/>
            </w:pPr>
            <w:r>
              <w:t>4.2.5.10</w:t>
            </w:r>
          </w:p>
          <w:p w14:paraId="5BF88B62" w14:textId="77777777" w:rsidR="009F2F29" w:rsidRDefault="009F2F29" w:rsidP="009F2F29">
            <w:pPr>
              <w:pStyle w:val="TableRow"/>
              <w:spacing w:after="0"/>
            </w:pPr>
            <w:r>
              <w:t>4.2.5.5</w:t>
            </w:r>
          </w:p>
          <w:p w14:paraId="690826C9" w14:textId="77777777" w:rsidR="009F2F29" w:rsidRDefault="009F2F29" w:rsidP="009F2F29">
            <w:pPr>
              <w:pStyle w:val="TableRow"/>
              <w:spacing w:after="0"/>
            </w:pPr>
            <w:r>
              <w:t>3.4.6</w:t>
            </w:r>
          </w:p>
        </w:tc>
        <w:tc>
          <w:tcPr>
            <w:tcW w:w="4018" w:type="dxa"/>
          </w:tcPr>
          <w:p w14:paraId="78C4D458" w14:textId="77777777" w:rsidR="00001990" w:rsidRDefault="00001990" w:rsidP="00D542BA">
            <w:pPr>
              <w:pStyle w:val="TableRow"/>
            </w:pPr>
            <w:r>
              <w:t>CCN 153</w:t>
            </w:r>
          </w:p>
          <w:p w14:paraId="32132051" w14:textId="77777777" w:rsidR="009F2F29" w:rsidRDefault="009B689D" w:rsidP="00D542BA">
            <w:pPr>
              <w:pStyle w:val="TableRow"/>
            </w:pPr>
            <w:r>
              <w:t>Added details of the new rule</w:t>
            </w:r>
            <w:r w:rsidR="009F2F29">
              <w:t xml:space="preserve"> for gen</w:t>
            </w:r>
            <w:r w:rsidR="00ED4B9F">
              <w:t>erating the status caption for S</w:t>
            </w:r>
            <w:r w:rsidR="009F2F29">
              <w:t xml:space="preserve">pecimens, </w:t>
            </w:r>
            <w:r w:rsidR="00ED4B9F">
              <w:t>S</w:t>
            </w:r>
            <w:r w:rsidR="009F2F29">
              <w:t xml:space="preserve">tores and </w:t>
            </w:r>
            <w:r w:rsidR="00ED4B9F">
              <w:t>C</w:t>
            </w:r>
            <w:r w:rsidR="009F2F29">
              <w:t>ollections.</w:t>
            </w:r>
          </w:p>
          <w:p w14:paraId="22CB9014" w14:textId="77777777" w:rsidR="009F2F29" w:rsidRDefault="009F2F29" w:rsidP="00D542BA">
            <w:pPr>
              <w:pStyle w:val="TableRow"/>
            </w:pPr>
            <w:r>
              <w:t>Also added details of what happens when you click on the status caption.</w:t>
            </w:r>
          </w:p>
        </w:tc>
        <w:tc>
          <w:tcPr>
            <w:tcW w:w="1800" w:type="dxa"/>
          </w:tcPr>
          <w:p w14:paraId="76632222" w14:textId="77777777" w:rsidR="009F2F29" w:rsidRDefault="009F2F29" w:rsidP="00C92F36">
            <w:pPr>
              <w:pStyle w:val="TableRow"/>
              <w:rPr>
                <w:rFonts w:eastAsia="SimSun"/>
                <w:lang w:eastAsia="zh-SG"/>
              </w:rPr>
            </w:pPr>
            <w:r>
              <w:rPr>
                <w:rFonts w:eastAsia="SimSun"/>
                <w:lang w:eastAsia="zh-SG"/>
              </w:rPr>
              <w:t>AVB</w:t>
            </w:r>
          </w:p>
        </w:tc>
      </w:tr>
      <w:tr w:rsidR="00F77852" w14:paraId="249A124C" w14:textId="77777777" w:rsidTr="00231EDC">
        <w:tc>
          <w:tcPr>
            <w:tcW w:w="1403" w:type="dxa"/>
          </w:tcPr>
          <w:p w14:paraId="21994A52" w14:textId="77777777" w:rsidR="00F77852" w:rsidRDefault="00F77852" w:rsidP="00F77852">
            <w:pPr>
              <w:pStyle w:val="TableRow"/>
              <w:rPr>
                <w:rFonts w:eastAsia="SimSun"/>
                <w:lang w:eastAsia="zh-SG"/>
              </w:rPr>
            </w:pPr>
            <w:r>
              <w:rPr>
                <w:rFonts w:eastAsia="SimSun"/>
                <w:lang w:eastAsia="zh-SG"/>
              </w:rPr>
              <w:t>23/07/2012</w:t>
            </w:r>
          </w:p>
        </w:tc>
        <w:tc>
          <w:tcPr>
            <w:tcW w:w="1257" w:type="dxa"/>
          </w:tcPr>
          <w:p w14:paraId="10C4DE25" w14:textId="77777777" w:rsidR="00F77852" w:rsidRDefault="00F77852" w:rsidP="009F2F29">
            <w:pPr>
              <w:pStyle w:val="TableRow"/>
              <w:spacing w:after="0"/>
            </w:pPr>
            <w:r>
              <w:t>4.2.12</w:t>
            </w:r>
          </w:p>
        </w:tc>
        <w:tc>
          <w:tcPr>
            <w:tcW w:w="4018" w:type="dxa"/>
          </w:tcPr>
          <w:p w14:paraId="6B8AE750" w14:textId="77777777" w:rsidR="00F77852" w:rsidRDefault="00F77852" w:rsidP="00D542BA">
            <w:pPr>
              <w:pStyle w:val="TableRow"/>
            </w:pPr>
            <w:r>
              <w:t>CCN 152</w:t>
            </w:r>
          </w:p>
          <w:p w14:paraId="4AD8D8E7" w14:textId="77777777" w:rsidR="00F77852" w:rsidRDefault="00F77852" w:rsidP="00D542BA">
            <w:pPr>
              <w:pStyle w:val="TableRow"/>
            </w:pPr>
            <w:r>
              <w:t>Added indications to the following Quick Entry Fields,</w:t>
            </w:r>
          </w:p>
          <w:p w14:paraId="7C060509" w14:textId="77777777" w:rsidR="00F77852" w:rsidRDefault="00F77852" w:rsidP="00D542BA">
            <w:pPr>
              <w:pStyle w:val="TableRow"/>
            </w:pPr>
            <w:r>
              <w:t>Mandatory</w:t>
            </w:r>
          </w:p>
          <w:p w14:paraId="0DFC126C" w14:textId="77777777" w:rsidR="00F77852" w:rsidRDefault="00F77852" w:rsidP="00F77852">
            <w:pPr>
              <w:pStyle w:val="TableRow"/>
              <w:numPr>
                <w:ilvl w:val="0"/>
                <w:numId w:val="68"/>
              </w:numPr>
            </w:pPr>
            <w:r>
              <w:t xml:space="preserve"> Usual Location</w:t>
            </w:r>
          </w:p>
          <w:p w14:paraId="1A5B7F4C" w14:textId="77777777" w:rsidR="00F77852" w:rsidRDefault="00F77852" w:rsidP="00F77852">
            <w:pPr>
              <w:pStyle w:val="TableRow"/>
            </w:pPr>
            <w:r>
              <w:t>Optional</w:t>
            </w:r>
          </w:p>
          <w:p w14:paraId="432F33B7" w14:textId="77777777" w:rsidR="00F77852" w:rsidRDefault="00F77852" w:rsidP="00F77852">
            <w:pPr>
              <w:pStyle w:val="TableRow"/>
              <w:numPr>
                <w:ilvl w:val="0"/>
                <w:numId w:val="68"/>
              </w:numPr>
            </w:pPr>
            <w:r>
              <w:t xml:space="preserve"> Usual Location Code</w:t>
            </w:r>
          </w:p>
          <w:p w14:paraId="04DFDAA9" w14:textId="77777777" w:rsidR="00F77852" w:rsidRDefault="00F77852" w:rsidP="00F77852">
            <w:pPr>
              <w:pStyle w:val="TableRow"/>
              <w:numPr>
                <w:ilvl w:val="0"/>
                <w:numId w:val="68"/>
              </w:numPr>
            </w:pPr>
            <w:r>
              <w:lastRenderedPageBreak/>
              <w:t xml:space="preserve"> Current Location</w:t>
            </w:r>
          </w:p>
          <w:p w14:paraId="1AD43D72" w14:textId="77777777" w:rsidR="00F77852" w:rsidRDefault="004E2B1C" w:rsidP="00F77852">
            <w:pPr>
              <w:pStyle w:val="TableRow"/>
              <w:numPr>
                <w:ilvl w:val="0"/>
                <w:numId w:val="68"/>
              </w:numPr>
            </w:pPr>
            <w:r>
              <w:t xml:space="preserve"> </w:t>
            </w:r>
            <w:r w:rsidR="00F77852">
              <w:t>Current Location Code</w:t>
            </w:r>
          </w:p>
        </w:tc>
        <w:tc>
          <w:tcPr>
            <w:tcW w:w="1800" w:type="dxa"/>
          </w:tcPr>
          <w:p w14:paraId="5B45ECCB" w14:textId="77777777" w:rsidR="00F77852" w:rsidRDefault="00F77852" w:rsidP="00C92F36">
            <w:pPr>
              <w:pStyle w:val="TableRow"/>
              <w:rPr>
                <w:rFonts w:eastAsia="SimSun"/>
                <w:lang w:eastAsia="zh-SG"/>
              </w:rPr>
            </w:pPr>
            <w:r>
              <w:rPr>
                <w:rFonts w:eastAsia="SimSun"/>
                <w:lang w:eastAsia="zh-SG"/>
              </w:rPr>
              <w:lastRenderedPageBreak/>
              <w:t>AVB</w:t>
            </w:r>
          </w:p>
        </w:tc>
      </w:tr>
      <w:tr w:rsidR="00C04203" w14:paraId="3D9F2364" w14:textId="77777777" w:rsidTr="00231EDC">
        <w:tc>
          <w:tcPr>
            <w:tcW w:w="1403" w:type="dxa"/>
          </w:tcPr>
          <w:p w14:paraId="45BCAC53" w14:textId="77777777" w:rsidR="00C04203" w:rsidRDefault="00C04203" w:rsidP="00F77852">
            <w:pPr>
              <w:pStyle w:val="TableRow"/>
              <w:rPr>
                <w:rFonts w:eastAsia="SimSun"/>
                <w:lang w:eastAsia="zh-SG"/>
              </w:rPr>
            </w:pPr>
            <w:r>
              <w:rPr>
                <w:rFonts w:eastAsia="SimSun"/>
                <w:lang w:eastAsia="zh-SG"/>
              </w:rPr>
              <w:t>23/07/2012</w:t>
            </w:r>
          </w:p>
        </w:tc>
        <w:tc>
          <w:tcPr>
            <w:tcW w:w="1257" w:type="dxa"/>
          </w:tcPr>
          <w:p w14:paraId="722BC743" w14:textId="77777777" w:rsidR="00C04203" w:rsidRDefault="00C04203" w:rsidP="009F2F29">
            <w:pPr>
              <w:pStyle w:val="TableRow"/>
              <w:spacing w:after="0"/>
            </w:pPr>
            <w:r>
              <w:t>3.4.1.63</w:t>
            </w:r>
          </w:p>
          <w:p w14:paraId="148850C0" w14:textId="77777777" w:rsidR="00C04203" w:rsidRDefault="00C04203" w:rsidP="009F2F29">
            <w:pPr>
              <w:pStyle w:val="TableRow"/>
              <w:spacing w:after="0"/>
            </w:pPr>
            <w:r>
              <w:t>3.4.1.75</w:t>
            </w:r>
          </w:p>
          <w:p w14:paraId="4C8E8F85" w14:textId="77777777" w:rsidR="00C04203" w:rsidRDefault="00C04203" w:rsidP="009F2F29">
            <w:pPr>
              <w:pStyle w:val="TableRow"/>
              <w:spacing w:after="0"/>
            </w:pPr>
            <w:r>
              <w:t>4.2.4.14</w:t>
            </w:r>
          </w:p>
          <w:p w14:paraId="1424BCE2" w14:textId="77777777" w:rsidR="00C04203" w:rsidRDefault="00C04203" w:rsidP="009F2F29">
            <w:pPr>
              <w:pStyle w:val="TableRow"/>
              <w:spacing w:after="0"/>
            </w:pPr>
            <w:r>
              <w:t>4.2.5.5</w:t>
            </w:r>
          </w:p>
          <w:p w14:paraId="606EDC3A" w14:textId="77777777" w:rsidR="00C04203" w:rsidRDefault="00C04203" w:rsidP="009F2F29">
            <w:pPr>
              <w:pStyle w:val="TableRow"/>
              <w:spacing w:after="0"/>
            </w:pPr>
            <w:r>
              <w:t>4.2.5.10</w:t>
            </w:r>
          </w:p>
          <w:p w14:paraId="18038AC5" w14:textId="77777777" w:rsidR="00C04203" w:rsidRDefault="00C04203" w:rsidP="009F2F29">
            <w:pPr>
              <w:pStyle w:val="TableRow"/>
              <w:spacing w:after="0"/>
            </w:pPr>
            <w:r>
              <w:t>4.2.12</w:t>
            </w:r>
          </w:p>
          <w:p w14:paraId="5AEF580B" w14:textId="77777777" w:rsidR="00C04203" w:rsidRDefault="00C04203" w:rsidP="009F2F29">
            <w:pPr>
              <w:pStyle w:val="TableRow"/>
              <w:spacing w:after="0"/>
            </w:pPr>
            <w:r>
              <w:t>4.2.13.2</w:t>
            </w:r>
          </w:p>
          <w:p w14:paraId="2B118BD8" w14:textId="77777777" w:rsidR="00C04203" w:rsidRDefault="00C04203" w:rsidP="009F2F29">
            <w:pPr>
              <w:pStyle w:val="TableRow"/>
              <w:spacing w:after="0"/>
            </w:pPr>
            <w:r>
              <w:t>5.3.2.2</w:t>
            </w:r>
          </w:p>
          <w:p w14:paraId="5B2E9BE2" w14:textId="77777777" w:rsidR="00C04203" w:rsidRDefault="00C04203" w:rsidP="009F2F29">
            <w:pPr>
              <w:pStyle w:val="TableRow"/>
              <w:spacing w:after="0"/>
            </w:pPr>
          </w:p>
          <w:p w14:paraId="261F12B5" w14:textId="77777777" w:rsidR="00C04203" w:rsidRDefault="00C04203" w:rsidP="009F2F29">
            <w:pPr>
              <w:pStyle w:val="TableRow"/>
              <w:spacing w:after="0"/>
            </w:pPr>
          </w:p>
          <w:p w14:paraId="111D68EC" w14:textId="77777777" w:rsidR="00C04203" w:rsidRDefault="00C04203" w:rsidP="009F2F29">
            <w:pPr>
              <w:pStyle w:val="TableRow"/>
              <w:spacing w:after="0"/>
            </w:pPr>
          </w:p>
          <w:p w14:paraId="304EDDEF" w14:textId="77777777" w:rsidR="00C04203" w:rsidRDefault="00C04203" w:rsidP="009F2F29">
            <w:pPr>
              <w:pStyle w:val="TableRow"/>
              <w:spacing w:after="0"/>
            </w:pPr>
          </w:p>
          <w:p w14:paraId="5CA4D624" w14:textId="77777777" w:rsidR="00C04203" w:rsidRDefault="00C04203" w:rsidP="009F2F29">
            <w:pPr>
              <w:pStyle w:val="TableRow"/>
              <w:spacing w:after="0"/>
            </w:pPr>
          </w:p>
          <w:p w14:paraId="3AB80562" w14:textId="77777777" w:rsidR="00C04203" w:rsidRDefault="00C04203" w:rsidP="009F2F29">
            <w:pPr>
              <w:pStyle w:val="TableRow"/>
              <w:spacing w:after="0"/>
            </w:pPr>
          </w:p>
          <w:p w14:paraId="40B3666E" w14:textId="77777777" w:rsidR="00C04203" w:rsidRDefault="00C04203" w:rsidP="009F2F29">
            <w:pPr>
              <w:pStyle w:val="TableRow"/>
              <w:spacing w:after="0"/>
            </w:pPr>
          </w:p>
          <w:p w14:paraId="3D6D5E08" w14:textId="77777777" w:rsidR="00C04203" w:rsidRDefault="00C04203" w:rsidP="009F2F29">
            <w:pPr>
              <w:pStyle w:val="TableRow"/>
              <w:spacing w:after="0"/>
            </w:pPr>
          </w:p>
          <w:p w14:paraId="27BD2B1B" w14:textId="77777777" w:rsidR="00C04203" w:rsidRDefault="00C04203" w:rsidP="009F2F29">
            <w:pPr>
              <w:pStyle w:val="TableRow"/>
              <w:spacing w:after="0"/>
            </w:pPr>
          </w:p>
          <w:p w14:paraId="1F2B6841" w14:textId="77777777" w:rsidR="00C04203" w:rsidRDefault="00C04203" w:rsidP="009F2F29">
            <w:pPr>
              <w:pStyle w:val="TableRow"/>
              <w:spacing w:after="0"/>
            </w:pPr>
          </w:p>
          <w:p w14:paraId="5F4B36FD" w14:textId="77777777" w:rsidR="00C04203" w:rsidRDefault="00C04203" w:rsidP="009F2F29">
            <w:pPr>
              <w:pStyle w:val="TableRow"/>
              <w:spacing w:after="0"/>
            </w:pPr>
          </w:p>
          <w:p w14:paraId="63897CA6" w14:textId="77777777" w:rsidR="00C04203" w:rsidRDefault="00C04203" w:rsidP="009F2F29">
            <w:pPr>
              <w:pStyle w:val="TableRow"/>
              <w:spacing w:after="0"/>
            </w:pPr>
            <w:r>
              <w:t>4.2.5.15</w:t>
            </w:r>
          </w:p>
          <w:p w14:paraId="2C7FC5FF" w14:textId="77777777" w:rsidR="00C04203" w:rsidRDefault="00C04203" w:rsidP="009F2F29">
            <w:pPr>
              <w:pStyle w:val="TableRow"/>
              <w:spacing w:after="0"/>
            </w:pPr>
            <w:r>
              <w:t>7.3.22</w:t>
            </w:r>
          </w:p>
        </w:tc>
        <w:tc>
          <w:tcPr>
            <w:tcW w:w="4018" w:type="dxa"/>
          </w:tcPr>
          <w:p w14:paraId="3CDB8B5F" w14:textId="77777777" w:rsidR="00C04203" w:rsidRDefault="00C04203" w:rsidP="00D542BA">
            <w:pPr>
              <w:pStyle w:val="TableRow"/>
            </w:pPr>
            <w:r>
              <w:t>CCN 152 - On screen labels change for Current Location Code and Usual Location Code to say “Placement” instead of “Code”</w:t>
            </w:r>
          </w:p>
          <w:p w14:paraId="4D7E9D25" w14:textId="77777777" w:rsidR="00C04203" w:rsidRDefault="00C04203" w:rsidP="00C04203">
            <w:pPr>
              <w:pStyle w:val="TableRow"/>
              <w:numPr>
                <w:ilvl w:val="0"/>
                <w:numId w:val="68"/>
              </w:numPr>
            </w:pPr>
            <w:r>
              <w:t>Store top level sort order changed to say Location Placement.</w:t>
            </w:r>
          </w:p>
          <w:p w14:paraId="0D5F61EC" w14:textId="77777777" w:rsidR="00C04203" w:rsidRDefault="00C04203" w:rsidP="00C04203">
            <w:pPr>
              <w:pStyle w:val="TableRow"/>
              <w:numPr>
                <w:ilvl w:val="0"/>
                <w:numId w:val="68"/>
              </w:numPr>
            </w:pPr>
            <w:r>
              <w:t>Store hierarchy sort order changed to say Location Placement.</w:t>
            </w:r>
          </w:p>
          <w:p w14:paraId="1F3C472B" w14:textId="77777777" w:rsidR="00C04203" w:rsidRDefault="00C04203" w:rsidP="00C04203">
            <w:pPr>
              <w:pStyle w:val="TableRow"/>
              <w:numPr>
                <w:ilvl w:val="0"/>
                <w:numId w:val="68"/>
              </w:numPr>
            </w:pPr>
            <w:r>
              <w:t xml:space="preserve"> On Stores, Specimens, Collections labels on the the General Tab are changed to say “Placement”.</w:t>
            </w:r>
          </w:p>
          <w:p w14:paraId="66830B72" w14:textId="77777777" w:rsidR="00C04203" w:rsidRDefault="00C04203" w:rsidP="00C04203">
            <w:pPr>
              <w:pStyle w:val="TableRow"/>
              <w:numPr>
                <w:ilvl w:val="0"/>
                <w:numId w:val="68"/>
              </w:numPr>
            </w:pPr>
            <w:r>
              <w:t xml:space="preserve"> The 2 Location Code fields changed for Quick Entry to say placement.</w:t>
            </w:r>
          </w:p>
          <w:p w14:paraId="4C5AF18D" w14:textId="77777777" w:rsidR="00C04203" w:rsidRDefault="00C04203" w:rsidP="00C04203">
            <w:pPr>
              <w:pStyle w:val="TableRow"/>
              <w:numPr>
                <w:ilvl w:val="0"/>
                <w:numId w:val="68"/>
              </w:numPr>
            </w:pPr>
            <w:r>
              <w:t xml:space="preserve"> Specimen Finder result columns now say Placement instead of Code for Location Code fields.</w:t>
            </w:r>
          </w:p>
          <w:p w14:paraId="57F17F98" w14:textId="77777777" w:rsidR="00C04203" w:rsidRDefault="00C04203" w:rsidP="00C04203">
            <w:pPr>
              <w:pStyle w:val="TableRow"/>
              <w:numPr>
                <w:ilvl w:val="0"/>
                <w:numId w:val="68"/>
              </w:numPr>
            </w:pPr>
            <w:r>
              <w:t xml:space="preserve"> Added the word placement to database descriptions for added clarity (th</w:t>
            </w:r>
            <w:r w:rsidR="00DB5DF7">
              <w:t>is</w:t>
            </w:r>
            <w:r>
              <w:t xml:space="preserve"> is just for clarity, the database remains unchanged).</w:t>
            </w:r>
          </w:p>
          <w:p w14:paraId="66B8CE19" w14:textId="77777777" w:rsidR="00C04203" w:rsidRDefault="00C04203" w:rsidP="00C04203">
            <w:pPr>
              <w:pStyle w:val="TableRow"/>
              <w:ind w:left="720"/>
            </w:pPr>
          </w:p>
          <w:p w14:paraId="5AC773CA" w14:textId="77777777" w:rsidR="00C04203" w:rsidRDefault="00C04203" w:rsidP="00C04203">
            <w:pPr>
              <w:pStyle w:val="TableRow"/>
            </w:pPr>
          </w:p>
          <w:p w14:paraId="30B1FD00" w14:textId="77777777" w:rsidR="00C04203" w:rsidRDefault="00C04203" w:rsidP="00C04203">
            <w:pPr>
              <w:pStyle w:val="TableRow"/>
              <w:numPr>
                <w:ilvl w:val="0"/>
                <w:numId w:val="68"/>
              </w:numPr>
            </w:pPr>
            <w:r>
              <w:t xml:space="preserve"> A couple of minor changes to include the word placement to add clarity.</w:t>
            </w:r>
          </w:p>
        </w:tc>
        <w:tc>
          <w:tcPr>
            <w:tcW w:w="1800" w:type="dxa"/>
          </w:tcPr>
          <w:p w14:paraId="3743C311" w14:textId="77777777" w:rsidR="00C04203" w:rsidRDefault="00C04203" w:rsidP="00C92F36">
            <w:pPr>
              <w:pStyle w:val="TableRow"/>
              <w:rPr>
                <w:rFonts w:eastAsia="SimSun"/>
                <w:lang w:eastAsia="zh-SG"/>
              </w:rPr>
            </w:pPr>
            <w:r>
              <w:rPr>
                <w:rFonts w:eastAsia="SimSun"/>
                <w:lang w:eastAsia="zh-SG"/>
              </w:rPr>
              <w:t>AVB</w:t>
            </w:r>
          </w:p>
        </w:tc>
      </w:tr>
      <w:tr w:rsidR="00A97B61" w14:paraId="074E88D1" w14:textId="77777777" w:rsidTr="00231EDC">
        <w:tc>
          <w:tcPr>
            <w:tcW w:w="1403" w:type="dxa"/>
          </w:tcPr>
          <w:p w14:paraId="1D1D805B" w14:textId="77777777" w:rsidR="00A97B61" w:rsidRDefault="00A97B61" w:rsidP="00F77852">
            <w:pPr>
              <w:pStyle w:val="TableRow"/>
              <w:rPr>
                <w:rFonts w:eastAsia="SimSun"/>
                <w:lang w:eastAsia="zh-SG"/>
              </w:rPr>
            </w:pPr>
            <w:r>
              <w:rPr>
                <w:rFonts w:eastAsia="SimSun"/>
                <w:lang w:eastAsia="zh-SG"/>
              </w:rPr>
              <w:t>23/07/2012</w:t>
            </w:r>
          </w:p>
        </w:tc>
        <w:tc>
          <w:tcPr>
            <w:tcW w:w="1257" w:type="dxa"/>
          </w:tcPr>
          <w:p w14:paraId="0FD1F269" w14:textId="77777777" w:rsidR="00A97B61" w:rsidRDefault="00A97B61" w:rsidP="009F2F29">
            <w:pPr>
              <w:pStyle w:val="TableRow"/>
              <w:spacing w:after="0"/>
            </w:pPr>
            <w:r>
              <w:t>4.2.6.5</w:t>
            </w:r>
          </w:p>
        </w:tc>
        <w:tc>
          <w:tcPr>
            <w:tcW w:w="4018" w:type="dxa"/>
          </w:tcPr>
          <w:p w14:paraId="044D6756" w14:textId="77777777" w:rsidR="00A97B61" w:rsidRDefault="00A97B61" w:rsidP="00D542BA">
            <w:pPr>
              <w:pStyle w:val="TableRow"/>
            </w:pPr>
            <w:r>
              <w:t>CCN 154</w:t>
            </w:r>
          </w:p>
          <w:p w14:paraId="288202C5" w14:textId="77777777" w:rsidR="00A97B61" w:rsidRPr="00A97B61" w:rsidRDefault="00A97B61" w:rsidP="00A97B61">
            <w:pPr>
              <w:pStyle w:val="ListParagraph"/>
              <w:autoSpaceDE w:val="0"/>
              <w:autoSpaceDN w:val="0"/>
              <w:adjustRightInd w:val="0"/>
              <w:spacing w:after="0"/>
              <w:ind w:left="0"/>
              <w:rPr>
                <w:rFonts w:cs="Arial"/>
              </w:rPr>
            </w:pPr>
            <w:r w:rsidRPr="00A97B61">
              <w:rPr>
                <w:rFonts w:cs="Arial"/>
              </w:rPr>
              <w:t>A toolt</w:t>
            </w:r>
            <w:r>
              <w:rPr>
                <w:rFonts w:cs="Arial"/>
              </w:rPr>
              <w:t xml:space="preserve">ip is added the status label on </w:t>
            </w:r>
            <w:r w:rsidRPr="00A97B61">
              <w:rPr>
                <w:rFonts w:cs="Arial"/>
              </w:rPr>
              <w:t>the General tab for Loan, Movement and Accession records. The tooltip caption states “The status is updated when associated movement lines are marked as complete”.</w:t>
            </w:r>
          </w:p>
        </w:tc>
        <w:tc>
          <w:tcPr>
            <w:tcW w:w="1800" w:type="dxa"/>
          </w:tcPr>
          <w:p w14:paraId="1EB0FFB5" w14:textId="77777777" w:rsidR="00A97B61" w:rsidRDefault="00A97B61" w:rsidP="00C92F36">
            <w:pPr>
              <w:pStyle w:val="TableRow"/>
              <w:rPr>
                <w:rFonts w:eastAsia="SimSun"/>
                <w:lang w:eastAsia="zh-SG"/>
              </w:rPr>
            </w:pPr>
            <w:r>
              <w:rPr>
                <w:rFonts w:eastAsia="SimSun"/>
                <w:lang w:eastAsia="zh-SG"/>
              </w:rPr>
              <w:t>AVB</w:t>
            </w:r>
          </w:p>
        </w:tc>
      </w:tr>
      <w:tr w:rsidR="008842E7" w14:paraId="782C7D0B" w14:textId="77777777" w:rsidTr="00231EDC">
        <w:tc>
          <w:tcPr>
            <w:tcW w:w="1403" w:type="dxa"/>
          </w:tcPr>
          <w:p w14:paraId="6AE36708" w14:textId="77777777" w:rsidR="008842E7" w:rsidRDefault="008842E7" w:rsidP="00F77852">
            <w:pPr>
              <w:pStyle w:val="TableRow"/>
              <w:rPr>
                <w:rFonts w:eastAsia="SimSun"/>
                <w:lang w:eastAsia="zh-SG"/>
              </w:rPr>
            </w:pPr>
            <w:r>
              <w:rPr>
                <w:rFonts w:eastAsia="SimSun"/>
                <w:lang w:eastAsia="zh-SG"/>
              </w:rPr>
              <w:lastRenderedPageBreak/>
              <w:t>23/07/2012</w:t>
            </w:r>
          </w:p>
        </w:tc>
        <w:tc>
          <w:tcPr>
            <w:tcW w:w="1257" w:type="dxa"/>
          </w:tcPr>
          <w:p w14:paraId="30F48515" w14:textId="77777777" w:rsidR="008842E7" w:rsidRDefault="008842E7" w:rsidP="009F2F29">
            <w:pPr>
              <w:pStyle w:val="TableRow"/>
              <w:spacing w:after="0"/>
            </w:pPr>
            <w:r>
              <w:t>7.3.2.2</w:t>
            </w:r>
          </w:p>
        </w:tc>
        <w:tc>
          <w:tcPr>
            <w:tcW w:w="4018" w:type="dxa"/>
          </w:tcPr>
          <w:p w14:paraId="2FA2551D" w14:textId="77777777" w:rsidR="008842E7" w:rsidRDefault="008842E7" w:rsidP="00D542BA">
            <w:pPr>
              <w:pStyle w:val="TableRow"/>
            </w:pPr>
            <w:r>
              <w:t>CCN 154</w:t>
            </w:r>
          </w:p>
          <w:p w14:paraId="01A81540" w14:textId="77777777" w:rsidR="008842E7" w:rsidRDefault="008842E7" w:rsidP="00D542BA">
            <w:pPr>
              <w:pStyle w:val="TableRow"/>
              <w:rPr>
                <w:rFonts w:cs="Arial"/>
              </w:rPr>
            </w:pPr>
            <w:r>
              <w:t xml:space="preserve">Added that Find Specimens dialogs now search </w:t>
            </w:r>
            <w:r>
              <w:rPr>
                <w:rFonts w:cs="Arial"/>
              </w:rPr>
              <w:t>across all corresponding Collection Unit Numbers.</w:t>
            </w:r>
          </w:p>
          <w:p w14:paraId="2843F851" w14:textId="77777777" w:rsidR="008842E7" w:rsidRDefault="008842E7" w:rsidP="00F54AD3">
            <w:pPr>
              <w:pStyle w:val="TableRow"/>
            </w:pPr>
            <w:r>
              <w:t xml:space="preserve">Added that </w:t>
            </w:r>
            <w:r>
              <w:rPr>
                <w:rFonts w:cs="Arial"/>
              </w:rPr>
              <w:t xml:space="preserve">Find Individual dialog is now searches across the “Initial” field even if the </w:t>
            </w:r>
            <w:r w:rsidR="00F54AD3">
              <w:rPr>
                <w:rFonts w:cs="Arial"/>
              </w:rPr>
              <w:t>first name</w:t>
            </w:r>
            <w:r>
              <w:rPr>
                <w:rFonts w:cs="Arial"/>
              </w:rPr>
              <w:t xml:space="preserve"> is filled in</w:t>
            </w:r>
            <w:r w:rsidR="00887261">
              <w:rPr>
                <w:rFonts w:cs="Arial"/>
              </w:rPr>
              <w:t xml:space="preserve"> for the person’s Name and Addresses record.</w:t>
            </w:r>
          </w:p>
        </w:tc>
        <w:tc>
          <w:tcPr>
            <w:tcW w:w="1800" w:type="dxa"/>
          </w:tcPr>
          <w:p w14:paraId="5299FA84" w14:textId="77777777" w:rsidR="008842E7" w:rsidRDefault="008842E7" w:rsidP="00C92F36">
            <w:pPr>
              <w:pStyle w:val="TableRow"/>
              <w:rPr>
                <w:rFonts w:eastAsia="SimSun"/>
                <w:lang w:eastAsia="zh-SG"/>
              </w:rPr>
            </w:pPr>
            <w:r>
              <w:rPr>
                <w:rFonts w:eastAsia="SimSun"/>
                <w:lang w:eastAsia="zh-SG"/>
              </w:rPr>
              <w:t>AVB</w:t>
            </w:r>
          </w:p>
        </w:tc>
      </w:tr>
      <w:tr w:rsidR="006A081B" w14:paraId="69B8B3CC" w14:textId="77777777" w:rsidTr="00231EDC">
        <w:tc>
          <w:tcPr>
            <w:tcW w:w="1403" w:type="dxa"/>
          </w:tcPr>
          <w:p w14:paraId="5DC6047B" w14:textId="77777777" w:rsidR="006A081B" w:rsidRDefault="006A081B" w:rsidP="00F77852">
            <w:pPr>
              <w:pStyle w:val="TableRow"/>
              <w:rPr>
                <w:rFonts w:eastAsia="SimSun"/>
                <w:lang w:eastAsia="zh-SG"/>
              </w:rPr>
            </w:pPr>
            <w:r>
              <w:rPr>
                <w:rFonts w:eastAsia="SimSun"/>
                <w:lang w:eastAsia="zh-SG"/>
              </w:rPr>
              <w:t>23/07/2012</w:t>
            </w:r>
          </w:p>
        </w:tc>
        <w:tc>
          <w:tcPr>
            <w:tcW w:w="1257" w:type="dxa"/>
          </w:tcPr>
          <w:p w14:paraId="10A6DBB2" w14:textId="77777777" w:rsidR="006A081B" w:rsidRDefault="006A081B" w:rsidP="009F2F29">
            <w:pPr>
              <w:pStyle w:val="TableRow"/>
              <w:spacing w:after="0"/>
            </w:pPr>
            <w:r>
              <w:t>4.2.17.21</w:t>
            </w:r>
          </w:p>
          <w:p w14:paraId="6C46FC8D" w14:textId="77777777" w:rsidR="00BA4C31" w:rsidRDefault="00BA4C31" w:rsidP="009F2F29">
            <w:pPr>
              <w:pStyle w:val="TableRow"/>
              <w:spacing w:after="0"/>
            </w:pPr>
            <w:r>
              <w:t>4.2.17.21.1</w:t>
            </w:r>
          </w:p>
          <w:p w14:paraId="7A539299" w14:textId="77777777" w:rsidR="006A081B" w:rsidRDefault="006A081B" w:rsidP="009F2F29">
            <w:pPr>
              <w:pStyle w:val="TableRow"/>
              <w:spacing w:after="0"/>
            </w:pPr>
            <w:r>
              <w:t>5.3.1.1</w:t>
            </w:r>
          </w:p>
        </w:tc>
        <w:tc>
          <w:tcPr>
            <w:tcW w:w="4018" w:type="dxa"/>
          </w:tcPr>
          <w:p w14:paraId="732BEEA4" w14:textId="77777777" w:rsidR="006A081B" w:rsidRDefault="006A081B" w:rsidP="00D542BA">
            <w:pPr>
              <w:pStyle w:val="TableRow"/>
            </w:pPr>
            <w:r>
              <w:t>CCN 158</w:t>
            </w:r>
          </w:p>
          <w:p w14:paraId="776EFB8A" w14:textId="77777777" w:rsidR="006A081B" w:rsidRDefault="006A081B" w:rsidP="00D542BA">
            <w:pPr>
              <w:pStyle w:val="TableRow"/>
            </w:pPr>
            <w:r>
              <w:t>Added Acknowledge Update checkbox to Concept Details screen.</w:t>
            </w:r>
          </w:p>
          <w:p w14:paraId="77B4E7F9" w14:textId="77777777" w:rsidR="00A91F47" w:rsidRDefault="006A081B" w:rsidP="00D542BA">
            <w:pPr>
              <w:pStyle w:val="TableRow"/>
            </w:pPr>
            <w:r>
              <w:t>Also added to Concept database table.</w:t>
            </w:r>
          </w:p>
          <w:p w14:paraId="72342B9F" w14:textId="77777777" w:rsidR="00A91F47" w:rsidRDefault="00A91F47" w:rsidP="00BC386D">
            <w:pPr>
              <w:pStyle w:val="TableRow"/>
            </w:pPr>
            <w:r>
              <w:t xml:space="preserve">Also added rule to Basic Term when saving </w:t>
            </w:r>
            <w:r w:rsidR="00BC386D">
              <w:t>-</w:t>
            </w:r>
            <w:r>
              <w:t xml:space="preserve"> </w:t>
            </w:r>
            <w:r w:rsidRPr="00A91F47">
              <w:t xml:space="preserve">if </w:t>
            </w:r>
            <w:r>
              <w:t xml:space="preserve">the </w:t>
            </w:r>
            <w:r w:rsidRPr="00A91F47">
              <w:t>Basic</w:t>
            </w:r>
            <w:r>
              <w:t xml:space="preserve"> </w:t>
            </w:r>
            <w:r w:rsidRPr="00A91F47">
              <w:t xml:space="preserve">Term </w:t>
            </w:r>
            <w:r>
              <w:t>not equal</w:t>
            </w:r>
            <w:r w:rsidRPr="00A91F47">
              <w:t xml:space="preserve"> to </w:t>
            </w:r>
            <w:r>
              <w:t xml:space="preserve">the </w:t>
            </w:r>
            <w:r w:rsidRPr="00A91F47">
              <w:t>Published</w:t>
            </w:r>
            <w:r>
              <w:t xml:space="preserve"> </w:t>
            </w:r>
            <w:r w:rsidRPr="00A91F47">
              <w:t>Term AND Automatic</w:t>
            </w:r>
            <w:r>
              <w:t xml:space="preserve"> </w:t>
            </w:r>
            <w:r w:rsidRPr="00A91F47">
              <w:t>Published</w:t>
            </w:r>
            <w:r>
              <w:t xml:space="preserve"> </w:t>
            </w:r>
            <w:r w:rsidRPr="00A91F47">
              <w:t>Term is unchecked then set Acknowledge</w:t>
            </w:r>
            <w:r>
              <w:t xml:space="preserve"> </w:t>
            </w:r>
            <w:r w:rsidRPr="00A91F47">
              <w:t>Update</w:t>
            </w:r>
            <w:r>
              <w:t xml:space="preserve"> flag to false.</w:t>
            </w:r>
          </w:p>
          <w:p w14:paraId="567A6FD1" w14:textId="77777777" w:rsidR="00EC22FF" w:rsidRDefault="00B551B1" w:rsidP="00B551B1">
            <w:pPr>
              <w:pStyle w:val="TableRow"/>
              <w:rPr>
                <w:iCs/>
              </w:rPr>
            </w:pPr>
            <w:r>
              <w:t xml:space="preserve">Added rule when </w:t>
            </w:r>
            <w:r w:rsidR="00EC22FF">
              <w:t xml:space="preserve">saving to say that if the </w:t>
            </w:r>
            <w:r>
              <w:t>“</w:t>
            </w:r>
            <w:r w:rsidR="00EC22FF">
              <w:t xml:space="preserve">Published Term </w:t>
            </w:r>
            <w:r>
              <w:t>is calculated automatically”</w:t>
            </w:r>
            <w:r w:rsidR="00EC22FF">
              <w:t xml:space="preserve"> is set, then the </w:t>
            </w:r>
            <w:r w:rsidR="00EC22FF" w:rsidRPr="002A19F0">
              <w:rPr>
                <w:iCs/>
              </w:rPr>
              <w:t>Concept.AcknowledgeUpdate</w:t>
            </w:r>
            <w:r w:rsidR="00EC22FF">
              <w:rPr>
                <w:iCs/>
              </w:rPr>
              <w:t xml:space="preserve"> is saved as true (1) also.</w:t>
            </w:r>
          </w:p>
          <w:p w14:paraId="322084E9" w14:textId="77777777" w:rsidR="00BA4C31" w:rsidRDefault="00BA4C31" w:rsidP="00B551B1">
            <w:pPr>
              <w:pStyle w:val="TableRow"/>
            </w:pPr>
            <w:r>
              <w:rPr>
                <w:iCs/>
              </w:rPr>
              <w:t>Added that “</w:t>
            </w:r>
            <w:r w:rsidR="007B04E9" w:rsidRPr="006B5D45">
              <w:rPr>
                <w:rFonts w:cs="Arial"/>
              </w:rPr>
              <w:t xml:space="preserve">Species Name </w:t>
            </w:r>
            <w:r w:rsidR="007B04E9">
              <w:rPr>
                <w:rFonts w:cs="Arial"/>
              </w:rPr>
              <w:t xml:space="preserve">+ ‘ ‘ </w:t>
            </w:r>
            <w:r w:rsidR="007B04E9" w:rsidRPr="006B5D45">
              <w:rPr>
                <w:rFonts w:cs="Arial"/>
              </w:rPr>
              <w:t>+ Attributes</w:t>
            </w:r>
            <w:r w:rsidR="007B04E9">
              <w:rPr>
                <w:rFonts w:cs="Arial"/>
              </w:rPr>
              <w:t xml:space="preserve"> + ‘ ‘ + Author</w:t>
            </w:r>
            <w:r>
              <w:rPr>
                <w:rFonts w:cs="Arial"/>
              </w:rPr>
              <w:t>” is now the default published term rule.</w:t>
            </w:r>
          </w:p>
        </w:tc>
        <w:tc>
          <w:tcPr>
            <w:tcW w:w="1800" w:type="dxa"/>
          </w:tcPr>
          <w:p w14:paraId="2497AC46" w14:textId="77777777" w:rsidR="006A081B" w:rsidRDefault="00F214B3" w:rsidP="00C92F36">
            <w:pPr>
              <w:pStyle w:val="TableRow"/>
              <w:rPr>
                <w:rFonts w:eastAsia="SimSun"/>
                <w:lang w:eastAsia="zh-SG"/>
              </w:rPr>
            </w:pPr>
            <w:r>
              <w:rPr>
                <w:rFonts w:eastAsia="SimSun"/>
                <w:lang w:eastAsia="zh-SG"/>
              </w:rPr>
              <w:t>AVB</w:t>
            </w:r>
          </w:p>
        </w:tc>
      </w:tr>
      <w:tr w:rsidR="00F214B3" w14:paraId="7EA1C963" w14:textId="77777777" w:rsidTr="00231EDC">
        <w:tc>
          <w:tcPr>
            <w:tcW w:w="1403" w:type="dxa"/>
          </w:tcPr>
          <w:p w14:paraId="6DD6860D" w14:textId="77777777" w:rsidR="00F214B3" w:rsidRDefault="00F214B3" w:rsidP="00F77852">
            <w:pPr>
              <w:pStyle w:val="TableRow"/>
              <w:rPr>
                <w:rFonts w:eastAsia="SimSun"/>
                <w:lang w:eastAsia="zh-SG"/>
              </w:rPr>
            </w:pPr>
            <w:r>
              <w:rPr>
                <w:rFonts w:eastAsia="SimSun"/>
                <w:lang w:eastAsia="zh-SG"/>
              </w:rPr>
              <w:t>23/07/2012</w:t>
            </w:r>
          </w:p>
        </w:tc>
        <w:tc>
          <w:tcPr>
            <w:tcW w:w="1257" w:type="dxa"/>
          </w:tcPr>
          <w:p w14:paraId="59E1A4F8" w14:textId="77777777" w:rsidR="00F214B3" w:rsidRDefault="00F214B3" w:rsidP="009F2F29">
            <w:pPr>
              <w:pStyle w:val="TableRow"/>
              <w:spacing w:after="0"/>
            </w:pPr>
            <w:r>
              <w:t>4.2.9.3</w:t>
            </w:r>
          </w:p>
        </w:tc>
        <w:tc>
          <w:tcPr>
            <w:tcW w:w="4018" w:type="dxa"/>
          </w:tcPr>
          <w:p w14:paraId="4082AEDC" w14:textId="77777777" w:rsidR="00E50631" w:rsidRDefault="00E50631"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CCN 158</w:t>
            </w:r>
          </w:p>
          <w:p w14:paraId="707B15EB" w14:textId="77777777" w:rsidR="00F214B3" w:rsidRPr="005D7B85" w:rsidRDefault="00F214B3"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The Published Term label is coloured red and prefixed with an exclamation mark if Concept.Ack</w:t>
            </w:r>
            <w:r w:rsidR="00121581">
              <w:rPr>
                <w:rFonts w:cs="Arial"/>
              </w:rPr>
              <w:t>n</w:t>
            </w:r>
            <w:r>
              <w:rPr>
                <w:rFonts w:cs="Arial"/>
              </w:rPr>
              <w:t>owledgeUpdate is false.</w:t>
            </w:r>
          </w:p>
        </w:tc>
        <w:tc>
          <w:tcPr>
            <w:tcW w:w="1800" w:type="dxa"/>
          </w:tcPr>
          <w:p w14:paraId="3D04DD12" w14:textId="77777777" w:rsidR="00F214B3" w:rsidRDefault="00F214B3" w:rsidP="00C92F36">
            <w:pPr>
              <w:pStyle w:val="TableRow"/>
              <w:rPr>
                <w:rFonts w:eastAsia="SimSun"/>
                <w:lang w:eastAsia="zh-SG"/>
              </w:rPr>
            </w:pPr>
            <w:r>
              <w:rPr>
                <w:rFonts w:eastAsia="SimSun"/>
                <w:lang w:eastAsia="zh-SG"/>
              </w:rPr>
              <w:t>AVB</w:t>
            </w:r>
          </w:p>
        </w:tc>
      </w:tr>
      <w:tr w:rsidR="00B75232" w14:paraId="0E900F7C" w14:textId="77777777" w:rsidTr="00231EDC">
        <w:tc>
          <w:tcPr>
            <w:tcW w:w="1403" w:type="dxa"/>
          </w:tcPr>
          <w:p w14:paraId="1FB7D09B" w14:textId="77777777" w:rsidR="00B75232" w:rsidRDefault="00B75232" w:rsidP="00F77852">
            <w:pPr>
              <w:pStyle w:val="TableRow"/>
              <w:rPr>
                <w:rFonts w:eastAsia="SimSun"/>
                <w:lang w:eastAsia="zh-SG"/>
              </w:rPr>
            </w:pPr>
            <w:r>
              <w:rPr>
                <w:rFonts w:eastAsia="SimSun"/>
                <w:lang w:eastAsia="zh-SG"/>
              </w:rPr>
              <w:t>02/08/2012</w:t>
            </w:r>
          </w:p>
        </w:tc>
        <w:tc>
          <w:tcPr>
            <w:tcW w:w="1257" w:type="dxa"/>
          </w:tcPr>
          <w:p w14:paraId="69CA84AD" w14:textId="77777777" w:rsidR="00B75232" w:rsidRDefault="00B75232" w:rsidP="009F2F29">
            <w:pPr>
              <w:pStyle w:val="TableRow"/>
              <w:spacing w:after="0"/>
            </w:pPr>
            <w:r w:rsidRPr="00B75232">
              <w:t>4.2.17.21.1</w:t>
            </w:r>
          </w:p>
        </w:tc>
        <w:tc>
          <w:tcPr>
            <w:tcW w:w="4018" w:type="dxa"/>
          </w:tcPr>
          <w:p w14:paraId="1950CDCC" w14:textId="77777777" w:rsidR="00B75232" w:rsidRDefault="00B75232"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p>
          <w:p w14:paraId="4BF3C2A1" w14:textId="77777777" w:rsidR="00B75232" w:rsidRDefault="00B75232"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CCN 15</w:t>
            </w:r>
            <w:r w:rsidR="00DC2BF4">
              <w:rPr>
                <w:rFonts w:cs="Arial"/>
              </w:rPr>
              <w:t>8</w:t>
            </w:r>
          </w:p>
          <w:p w14:paraId="617E8B2E" w14:textId="77777777" w:rsidR="00B75232" w:rsidRDefault="00B75232"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Slight wording correction made.</w:t>
            </w:r>
          </w:p>
        </w:tc>
        <w:tc>
          <w:tcPr>
            <w:tcW w:w="1800" w:type="dxa"/>
          </w:tcPr>
          <w:p w14:paraId="4EAE44BE" w14:textId="77777777" w:rsidR="00B75232" w:rsidRDefault="00B75232" w:rsidP="00C92F36">
            <w:pPr>
              <w:pStyle w:val="TableRow"/>
              <w:rPr>
                <w:rFonts w:eastAsia="SimSun"/>
                <w:lang w:eastAsia="zh-SG"/>
              </w:rPr>
            </w:pPr>
            <w:r>
              <w:rPr>
                <w:rFonts w:eastAsia="SimSun"/>
                <w:lang w:eastAsia="zh-SG"/>
              </w:rPr>
              <w:t>AVB</w:t>
            </w:r>
          </w:p>
        </w:tc>
      </w:tr>
      <w:tr w:rsidR="000B506F" w14:paraId="149A95AB" w14:textId="77777777" w:rsidTr="00231EDC">
        <w:tc>
          <w:tcPr>
            <w:tcW w:w="1403" w:type="dxa"/>
          </w:tcPr>
          <w:p w14:paraId="47AEAF16" w14:textId="77777777" w:rsidR="000B506F" w:rsidRDefault="000B506F" w:rsidP="00F77852">
            <w:pPr>
              <w:pStyle w:val="TableRow"/>
              <w:rPr>
                <w:rFonts w:eastAsia="SimSun"/>
                <w:lang w:eastAsia="zh-SG"/>
              </w:rPr>
            </w:pPr>
            <w:r>
              <w:rPr>
                <w:rFonts w:eastAsia="SimSun"/>
                <w:lang w:eastAsia="zh-SG"/>
              </w:rPr>
              <w:t>20/02/2014</w:t>
            </w:r>
          </w:p>
        </w:tc>
        <w:tc>
          <w:tcPr>
            <w:tcW w:w="1257" w:type="dxa"/>
          </w:tcPr>
          <w:p w14:paraId="137FAAD3" w14:textId="77777777" w:rsidR="000B506F" w:rsidRPr="00B75232" w:rsidRDefault="00971609" w:rsidP="009F2F29">
            <w:pPr>
              <w:pStyle w:val="TableRow"/>
              <w:spacing w:after="0"/>
            </w:pPr>
            <w:r>
              <w:t>4.2.4.14, 5.3.2.66</w:t>
            </w:r>
          </w:p>
        </w:tc>
        <w:tc>
          <w:tcPr>
            <w:tcW w:w="4018" w:type="dxa"/>
          </w:tcPr>
          <w:p w14:paraId="23C90D3D" w14:textId="77777777" w:rsidR="000B506F" w:rsidRDefault="000B506F"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CCN 16</w:t>
            </w:r>
            <w:r w:rsidR="00971609">
              <w:rPr>
                <w:rFonts w:cs="Arial"/>
              </w:rPr>
              <w:t>8</w:t>
            </w:r>
            <w:r>
              <w:rPr>
                <w:rFonts w:cs="Arial"/>
              </w:rPr>
              <w:t xml:space="preserve"> </w:t>
            </w:r>
          </w:p>
          <w:p w14:paraId="730D938E" w14:textId="77777777" w:rsidR="00971609" w:rsidRDefault="00971609"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Adding Web Use flag to Specimens</w:t>
            </w:r>
          </w:p>
        </w:tc>
        <w:tc>
          <w:tcPr>
            <w:tcW w:w="1800" w:type="dxa"/>
          </w:tcPr>
          <w:p w14:paraId="6AE2A9D7" w14:textId="77777777" w:rsidR="000B506F" w:rsidRDefault="000B506F" w:rsidP="00C92F36">
            <w:pPr>
              <w:pStyle w:val="TableRow"/>
              <w:rPr>
                <w:rFonts w:eastAsia="SimSun"/>
                <w:lang w:eastAsia="zh-SG"/>
              </w:rPr>
            </w:pPr>
            <w:r>
              <w:rPr>
                <w:rFonts w:eastAsia="SimSun"/>
                <w:lang w:eastAsia="zh-SG"/>
              </w:rPr>
              <w:t>TBE</w:t>
            </w:r>
          </w:p>
        </w:tc>
      </w:tr>
      <w:tr w:rsidR="00971609" w14:paraId="3AE95F1E" w14:textId="77777777" w:rsidTr="00231EDC">
        <w:tc>
          <w:tcPr>
            <w:tcW w:w="1403" w:type="dxa"/>
          </w:tcPr>
          <w:p w14:paraId="096C7EA4" w14:textId="77777777" w:rsidR="00971609" w:rsidRDefault="00971609" w:rsidP="00F77852">
            <w:pPr>
              <w:pStyle w:val="TableRow"/>
              <w:rPr>
                <w:rFonts w:eastAsia="SimSun"/>
                <w:lang w:eastAsia="zh-SG"/>
              </w:rPr>
            </w:pPr>
            <w:r>
              <w:rPr>
                <w:rFonts w:eastAsia="SimSun"/>
                <w:lang w:eastAsia="zh-SG"/>
              </w:rPr>
              <w:t>20/02/2014</w:t>
            </w:r>
          </w:p>
        </w:tc>
        <w:tc>
          <w:tcPr>
            <w:tcW w:w="1257" w:type="dxa"/>
          </w:tcPr>
          <w:p w14:paraId="224311ED" w14:textId="77777777" w:rsidR="00971609" w:rsidRDefault="00AF3F24" w:rsidP="009F2F29">
            <w:pPr>
              <w:pStyle w:val="TableRow"/>
              <w:spacing w:after="0"/>
            </w:pPr>
            <w:r>
              <w:t xml:space="preserve">4.1.25, </w:t>
            </w:r>
            <w:r w:rsidR="00F76813">
              <w:t>4.2.8.5</w:t>
            </w:r>
          </w:p>
        </w:tc>
        <w:tc>
          <w:tcPr>
            <w:tcW w:w="4018" w:type="dxa"/>
          </w:tcPr>
          <w:p w14:paraId="02137B5B" w14:textId="77777777" w:rsidR="00897F03" w:rsidRDefault="00971609"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CCN</w:t>
            </w:r>
            <w:r w:rsidR="00897F03">
              <w:rPr>
                <w:rFonts w:cs="Arial"/>
              </w:rPr>
              <w:t xml:space="preserve">161v4 </w:t>
            </w:r>
          </w:p>
          <w:p w14:paraId="407005C2" w14:textId="77777777" w:rsidR="00971609" w:rsidRDefault="00897F03"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sidRPr="00897F03">
              <w:rPr>
                <w:rFonts w:cs="Arial"/>
              </w:rPr>
              <w:t>Automated Mail Merge Feature</w:t>
            </w:r>
          </w:p>
        </w:tc>
        <w:tc>
          <w:tcPr>
            <w:tcW w:w="1800" w:type="dxa"/>
          </w:tcPr>
          <w:p w14:paraId="2499CA0F" w14:textId="77777777" w:rsidR="00971609" w:rsidRDefault="00897F03" w:rsidP="00C92F36">
            <w:pPr>
              <w:pStyle w:val="TableRow"/>
              <w:rPr>
                <w:rFonts w:eastAsia="SimSun"/>
                <w:lang w:eastAsia="zh-SG"/>
              </w:rPr>
            </w:pPr>
            <w:r>
              <w:rPr>
                <w:rFonts w:eastAsia="SimSun"/>
                <w:lang w:eastAsia="zh-SG"/>
              </w:rPr>
              <w:t>TBE</w:t>
            </w:r>
          </w:p>
        </w:tc>
      </w:tr>
      <w:tr w:rsidR="00AC1D22" w14:paraId="5FC3F88B" w14:textId="77777777" w:rsidTr="00231EDC">
        <w:tc>
          <w:tcPr>
            <w:tcW w:w="1403" w:type="dxa"/>
          </w:tcPr>
          <w:p w14:paraId="25F2C82F" w14:textId="77777777" w:rsidR="00AC1D22" w:rsidRDefault="00AC1D22" w:rsidP="00F77852">
            <w:pPr>
              <w:pStyle w:val="TableRow"/>
              <w:rPr>
                <w:rFonts w:eastAsia="SimSun"/>
                <w:lang w:eastAsia="zh-SG"/>
              </w:rPr>
            </w:pPr>
            <w:r>
              <w:rPr>
                <w:rFonts w:eastAsia="SimSun"/>
                <w:lang w:eastAsia="zh-SG"/>
              </w:rPr>
              <w:lastRenderedPageBreak/>
              <w:t>24/02/2014</w:t>
            </w:r>
          </w:p>
        </w:tc>
        <w:tc>
          <w:tcPr>
            <w:tcW w:w="1257" w:type="dxa"/>
          </w:tcPr>
          <w:p w14:paraId="6DF67515" w14:textId="77777777" w:rsidR="00AC1D22" w:rsidRDefault="006B09F4" w:rsidP="009F2F29">
            <w:pPr>
              <w:pStyle w:val="TableRow"/>
              <w:spacing w:after="0"/>
            </w:pPr>
            <w:r>
              <w:t>4.2.13.2</w:t>
            </w:r>
          </w:p>
        </w:tc>
        <w:tc>
          <w:tcPr>
            <w:tcW w:w="4018" w:type="dxa"/>
          </w:tcPr>
          <w:p w14:paraId="22F6A7CF" w14:textId="77777777" w:rsidR="00AC1D22" w:rsidRDefault="00AB4246"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CCN164</w:t>
            </w:r>
          </w:p>
          <w:p w14:paraId="6B90695E" w14:textId="77777777" w:rsidR="00AB4246" w:rsidRDefault="00AB4246" w:rsidP="005D7B85">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ascii="TrebuchetMS" w:eastAsia="Batang" w:hAnsi="TrebuchetMS" w:cs="TrebuchetMS"/>
                <w:lang w:eastAsia="en-GB"/>
              </w:rPr>
              <w:t>Specimen Deletion Process</w:t>
            </w:r>
          </w:p>
        </w:tc>
        <w:tc>
          <w:tcPr>
            <w:tcW w:w="1800" w:type="dxa"/>
          </w:tcPr>
          <w:p w14:paraId="1E272BB1" w14:textId="77777777" w:rsidR="00AC1D22" w:rsidRDefault="00AC1D22" w:rsidP="00C92F36">
            <w:pPr>
              <w:pStyle w:val="TableRow"/>
              <w:rPr>
                <w:rFonts w:eastAsia="SimSun"/>
                <w:lang w:eastAsia="zh-SG"/>
              </w:rPr>
            </w:pPr>
            <w:r>
              <w:rPr>
                <w:rFonts w:eastAsia="SimSun"/>
                <w:lang w:eastAsia="zh-SG"/>
              </w:rPr>
              <w:t>TBE</w:t>
            </w:r>
          </w:p>
        </w:tc>
      </w:tr>
      <w:tr w:rsidR="000B24C6" w14:paraId="3722755F" w14:textId="77777777" w:rsidTr="00231EDC">
        <w:tc>
          <w:tcPr>
            <w:tcW w:w="1403" w:type="dxa"/>
          </w:tcPr>
          <w:p w14:paraId="7C22E521" w14:textId="77777777" w:rsidR="000B24C6" w:rsidRDefault="006B09F4" w:rsidP="00F77852">
            <w:pPr>
              <w:pStyle w:val="TableRow"/>
              <w:rPr>
                <w:rFonts w:eastAsia="SimSun"/>
                <w:lang w:eastAsia="zh-SG"/>
              </w:rPr>
            </w:pPr>
            <w:r>
              <w:rPr>
                <w:rFonts w:eastAsia="SimSun"/>
                <w:lang w:eastAsia="zh-SG"/>
              </w:rPr>
              <w:t>24/02/2014</w:t>
            </w:r>
          </w:p>
        </w:tc>
        <w:tc>
          <w:tcPr>
            <w:tcW w:w="1257" w:type="dxa"/>
          </w:tcPr>
          <w:p w14:paraId="61BD0DC2" w14:textId="77777777" w:rsidR="000B24C6" w:rsidRDefault="006B09F4" w:rsidP="009F2F29">
            <w:pPr>
              <w:pStyle w:val="TableRow"/>
              <w:spacing w:after="0"/>
            </w:pPr>
            <w:r>
              <w:t>3.4.1.37, 4.2.6</w:t>
            </w:r>
            <w:r w:rsidR="005C56C1">
              <w:t>.5</w:t>
            </w:r>
          </w:p>
        </w:tc>
        <w:tc>
          <w:tcPr>
            <w:tcW w:w="4018" w:type="dxa"/>
          </w:tcPr>
          <w:p w14:paraId="2CC5C589" w14:textId="77777777" w:rsidR="006B09F4" w:rsidRPr="006B09F4" w:rsidRDefault="006B09F4" w:rsidP="003B100C">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sidRPr="006B09F4">
              <w:rPr>
                <w:rFonts w:cs="Arial"/>
              </w:rPr>
              <w:t>CCN163v4</w:t>
            </w:r>
          </w:p>
          <w:p w14:paraId="3A37EE7D" w14:textId="77777777" w:rsidR="000B24C6" w:rsidRDefault="006B09F4" w:rsidP="006B09F4">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sidRPr="006B09F4">
              <w:rPr>
                <w:rFonts w:cs="Arial"/>
              </w:rPr>
              <w:t>Collections Browser – Loan Updates</w:t>
            </w:r>
          </w:p>
        </w:tc>
        <w:tc>
          <w:tcPr>
            <w:tcW w:w="1800" w:type="dxa"/>
          </w:tcPr>
          <w:p w14:paraId="0EC50376" w14:textId="77777777" w:rsidR="000B24C6" w:rsidRDefault="006B09F4" w:rsidP="00C92F36">
            <w:pPr>
              <w:pStyle w:val="TableRow"/>
              <w:rPr>
                <w:rFonts w:eastAsia="SimSun"/>
                <w:lang w:eastAsia="zh-SG"/>
              </w:rPr>
            </w:pPr>
            <w:r>
              <w:rPr>
                <w:rFonts w:eastAsia="SimSun"/>
                <w:lang w:eastAsia="zh-SG"/>
              </w:rPr>
              <w:t>TBE</w:t>
            </w:r>
          </w:p>
        </w:tc>
      </w:tr>
      <w:tr w:rsidR="007A7E5D" w14:paraId="2E7B038C" w14:textId="77777777" w:rsidTr="00231EDC">
        <w:tc>
          <w:tcPr>
            <w:tcW w:w="1403" w:type="dxa"/>
          </w:tcPr>
          <w:p w14:paraId="3FFD9D7F" w14:textId="77777777" w:rsidR="007A7E5D" w:rsidRDefault="007A7E5D" w:rsidP="00F77852">
            <w:pPr>
              <w:pStyle w:val="TableRow"/>
              <w:rPr>
                <w:rFonts w:eastAsia="SimSun"/>
                <w:lang w:eastAsia="zh-SG"/>
              </w:rPr>
            </w:pPr>
            <w:r>
              <w:rPr>
                <w:rFonts w:eastAsia="SimSun"/>
                <w:lang w:eastAsia="zh-SG"/>
              </w:rPr>
              <w:t>25/02/2014</w:t>
            </w:r>
          </w:p>
        </w:tc>
        <w:tc>
          <w:tcPr>
            <w:tcW w:w="1257" w:type="dxa"/>
          </w:tcPr>
          <w:p w14:paraId="7F8FDEC2" w14:textId="77777777" w:rsidR="007A7E5D" w:rsidRDefault="008874A3" w:rsidP="009F2F29">
            <w:pPr>
              <w:pStyle w:val="TableRow"/>
              <w:spacing w:after="0"/>
            </w:pPr>
            <w:r>
              <w:t>4.2.6.5</w:t>
            </w:r>
            <w:r w:rsidR="00003785">
              <w:t xml:space="preserve">, 4.2.4.5, </w:t>
            </w:r>
            <w:r w:rsidR="00C24A6E">
              <w:t>4</w:t>
            </w:r>
            <w:r w:rsidR="007412AF">
              <w:t>.2.4.6, 4.2.4.14,</w:t>
            </w:r>
            <w:r w:rsidR="00E61928">
              <w:t xml:space="preserve"> 4.2.12.3</w:t>
            </w:r>
            <w:r w:rsidR="007412AF">
              <w:t xml:space="preserve"> </w:t>
            </w:r>
          </w:p>
        </w:tc>
        <w:tc>
          <w:tcPr>
            <w:tcW w:w="4018" w:type="dxa"/>
          </w:tcPr>
          <w:p w14:paraId="4D61BF92" w14:textId="77777777" w:rsidR="007A7E5D" w:rsidRDefault="007A7E5D" w:rsidP="006B09F4">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 xml:space="preserve">CCN167 </w:t>
            </w:r>
          </w:p>
          <w:p w14:paraId="39FF310F" w14:textId="77777777" w:rsidR="007A7E5D" w:rsidRPr="006B09F4" w:rsidRDefault="007A7E5D" w:rsidP="006B09F4">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Minor changes</w:t>
            </w:r>
          </w:p>
        </w:tc>
        <w:tc>
          <w:tcPr>
            <w:tcW w:w="1800" w:type="dxa"/>
          </w:tcPr>
          <w:p w14:paraId="0E09F14E" w14:textId="77777777" w:rsidR="007A7E5D" w:rsidRDefault="007A7E5D" w:rsidP="00C92F36">
            <w:pPr>
              <w:pStyle w:val="TableRow"/>
              <w:rPr>
                <w:rFonts w:eastAsia="SimSun"/>
                <w:lang w:eastAsia="zh-SG"/>
              </w:rPr>
            </w:pPr>
            <w:r>
              <w:rPr>
                <w:rFonts w:eastAsia="SimSun"/>
                <w:lang w:eastAsia="zh-SG"/>
              </w:rPr>
              <w:t>TBE</w:t>
            </w:r>
          </w:p>
        </w:tc>
      </w:tr>
      <w:tr w:rsidR="003B100C" w14:paraId="0CF9C82C" w14:textId="77777777" w:rsidTr="00231EDC">
        <w:tc>
          <w:tcPr>
            <w:tcW w:w="1403" w:type="dxa"/>
          </w:tcPr>
          <w:p w14:paraId="4525F170" w14:textId="202B1A7B" w:rsidR="003B100C" w:rsidRDefault="003B100C" w:rsidP="00F77852">
            <w:pPr>
              <w:pStyle w:val="TableRow"/>
              <w:rPr>
                <w:rFonts w:eastAsia="SimSun"/>
                <w:lang w:eastAsia="zh-SG"/>
              </w:rPr>
            </w:pPr>
            <w:r>
              <w:rPr>
                <w:rFonts w:eastAsia="SimSun"/>
                <w:lang w:eastAsia="zh-SG"/>
              </w:rPr>
              <w:t>03/06/2016</w:t>
            </w:r>
          </w:p>
        </w:tc>
        <w:tc>
          <w:tcPr>
            <w:tcW w:w="1257" w:type="dxa"/>
          </w:tcPr>
          <w:p w14:paraId="5BAC263C" w14:textId="00C4E4C8" w:rsidR="003B100C" w:rsidRDefault="003B100C" w:rsidP="009F2F29">
            <w:pPr>
              <w:pStyle w:val="TableRow"/>
              <w:spacing w:after="0"/>
            </w:pPr>
            <w:r>
              <w:t>All</w:t>
            </w:r>
          </w:p>
        </w:tc>
        <w:tc>
          <w:tcPr>
            <w:tcW w:w="4018" w:type="dxa"/>
          </w:tcPr>
          <w:p w14:paraId="1C3C1B4B" w14:textId="208961AB" w:rsidR="003B100C" w:rsidRDefault="003B100C" w:rsidP="006B09F4">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Accepted all changes made by TBE and converted to docx.</w:t>
            </w:r>
          </w:p>
          <w:p w14:paraId="7643AFC0" w14:textId="517496AA" w:rsidR="003B100C" w:rsidRDefault="003B100C" w:rsidP="006B09F4">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Previous version of TSD checked into SourceSafe by SJW had become corrupt, as such TSD rolled back to checkin made by TBE.</w:t>
            </w:r>
          </w:p>
        </w:tc>
        <w:tc>
          <w:tcPr>
            <w:tcW w:w="1800" w:type="dxa"/>
          </w:tcPr>
          <w:p w14:paraId="1DBA3E6E" w14:textId="6580FB07" w:rsidR="003B100C" w:rsidRDefault="003B100C" w:rsidP="00C92F36">
            <w:pPr>
              <w:pStyle w:val="TableRow"/>
              <w:rPr>
                <w:rFonts w:eastAsia="SimSun"/>
                <w:lang w:eastAsia="zh-SG"/>
              </w:rPr>
            </w:pPr>
            <w:r>
              <w:rPr>
                <w:rFonts w:eastAsia="SimSun"/>
                <w:lang w:eastAsia="zh-SG"/>
              </w:rPr>
              <w:t>JECL</w:t>
            </w:r>
          </w:p>
        </w:tc>
      </w:tr>
      <w:tr w:rsidR="007F13CB" w14:paraId="3E76A4F0" w14:textId="77777777" w:rsidTr="00231EDC">
        <w:tc>
          <w:tcPr>
            <w:tcW w:w="1403" w:type="dxa"/>
          </w:tcPr>
          <w:p w14:paraId="53D5A99B" w14:textId="383343BC" w:rsidR="007F13CB" w:rsidRDefault="007F13CB" w:rsidP="00F77852">
            <w:pPr>
              <w:pStyle w:val="TableRow"/>
              <w:rPr>
                <w:rFonts w:eastAsia="SimSun"/>
                <w:lang w:eastAsia="zh-SG"/>
              </w:rPr>
            </w:pPr>
            <w:r>
              <w:rPr>
                <w:rFonts w:eastAsia="SimSun"/>
                <w:lang w:eastAsia="zh-SG"/>
              </w:rPr>
              <w:t>03/06/2016</w:t>
            </w:r>
          </w:p>
        </w:tc>
        <w:tc>
          <w:tcPr>
            <w:tcW w:w="1257" w:type="dxa"/>
          </w:tcPr>
          <w:p w14:paraId="377F155B" w14:textId="77777777" w:rsidR="00927E64" w:rsidRDefault="00927E64" w:rsidP="00CC1ED3">
            <w:pPr>
              <w:pStyle w:val="TableRow"/>
              <w:spacing w:before="0" w:after="0" w:line="240" w:lineRule="auto"/>
            </w:pPr>
          </w:p>
          <w:p w14:paraId="216319B4" w14:textId="77777777" w:rsidR="00927E64" w:rsidRDefault="00927E64" w:rsidP="00CC1ED3">
            <w:pPr>
              <w:pStyle w:val="TableRow"/>
              <w:spacing w:before="0" w:after="0" w:line="240" w:lineRule="auto"/>
            </w:pPr>
          </w:p>
          <w:p w14:paraId="674C3BFF" w14:textId="77777777" w:rsidR="00F012CD" w:rsidRDefault="00105C9D" w:rsidP="00CC1ED3">
            <w:pPr>
              <w:pStyle w:val="TableRow"/>
              <w:spacing w:before="0" w:after="0" w:line="240" w:lineRule="auto"/>
            </w:pPr>
            <w:r>
              <w:fldChar w:fldCharType="begin"/>
            </w:r>
            <w:r>
              <w:instrText xml:space="preserve"> REF _Ref270599215 \r \h </w:instrText>
            </w:r>
            <w:r>
              <w:fldChar w:fldCharType="separate"/>
            </w:r>
            <w:r>
              <w:t>3.4.1.58</w:t>
            </w:r>
            <w:r>
              <w:fldChar w:fldCharType="end"/>
            </w:r>
            <w:r>
              <w:t xml:space="preserve"> </w:t>
            </w:r>
          </w:p>
          <w:p w14:paraId="72A6822C" w14:textId="77777777" w:rsidR="002360FA" w:rsidRDefault="002360FA" w:rsidP="00CC1ED3">
            <w:pPr>
              <w:pStyle w:val="TableRow"/>
              <w:spacing w:before="0" w:after="0" w:line="240" w:lineRule="auto"/>
            </w:pPr>
          </w:p>
          <w:p w14:paraId="78DCB855" w14:textId="77777777" w:rsidR="002360FA" w:rsidRDefault="002360FA" w:rsidP="00CC1ED3">
            <w:pPr>
              <w:pStyle w:val="TableRow"/>
              <w:spacing w:before="0" w:after="0" w:line="240" w:lineRule="auto"/>
            </w:pPr>
          </w:p>
          <w:p w14:paraId="469899E0" w14:textId="77777777" w:rsidR="002360FA" w:rsidRDefault="002360FA" w:rsidP="00CC1ED3">
            <w:pPr>
              <w:pStyle w:val="TableRow"/>
              <w:spacing w:before="0" w:after="0" w:line="240" w:lineRule="auto"/>
            </w:pPr>
          </w:p>
          <w:p w14:paraId="67541019" w14:textId="77777777" w:rsidR="002360FA" w:rsidRDefault="002360FA" w:rsidP="00CC1ED3">
            <w:pPr>
              <w:pStyle w:val="TableRow"/>
              <w:spacing w:before="0" w:after="0" w:line="240" w:lineRule="auto"/>
            </w:pPr>
          </w:p>
          <w:p w14:paraId="42B8D8F6" w14:textId="77777777" w:rsidR="002360FA" w:rsidRDefault="001B0093" w:rsidP="00CC1ED3">
            <w:pPr>
              <w:pStyle w:val="TableRow"/>
              <w:spacing w:before="0" w:after="0" w:line="240" w:lineRule="auto"/>
            </w:pPr>
            <w:r>
              <w:fldChar w:fldCharType="begin"/>
            </w:r>
            <w:r>
              <w:instrText xml:space="preserve"> REF _Ref273613672 \r \h </w:instrText>
            </w:r>
            <w:r>
              <w:fldChar w:fldCharType="separate"/>
            </w:r>
            <w:r>
              <w:t>4.2.13.5</w:t>
            </w:r>
            <w:r>
              <w:fldChar w:fldCharType="end"/>
            </w:r>
          </w:p>
          <w:p w14:paraId="486829F6" w14:textId="77777777" w:rsidR="001B0093" w:rsidRDefault="001B0093" w:rsidP="00CC1ED3">
            <w:pPr>
              <w:pStyle w:val="TableRow"/>
              <w:spacing w:before="0" w:after="0" w:line="240" w:lineRule="auto"/>
            </w:pPr>
          </w:p>
          <w:p w14:paraId="5F1E9EFA" w14:textId="77777777" w:rsidR="001B0093" w:rsidRDefault="001B0093" w:rsidP="00CC1ED3">
            <w:pPr>
              <w:pStyle w:val="TableRow"/>
              <w:spacing w:before="0" w:after="0" w:line="240" w:lineRule="auto"/>
            </w:pPr>
          </w:p>
          <w:p w14:paraId="34C5CA24" w14:textId="77777777" w:rsidR="001B0093" w:rsidRDefault="001B0093" w:rsidP="00CC1ED3">
            <w:pPr>
              <w:pStyle w:val="TableRow"/>
              <w:spacing w:before="0" w:after="0" w:line="240" w:lineRule="auto"/>
            </w:pPr>
          </w:p>
          <w:p w14:paraId="22E8A172" w14:textId="77777777" w:rsidR="001B0093" w:rsidRDefault="001B0093" w:rsidP="00CC1ED3">
            <w:pPr>
              <w:pStyle w:val="TableRow"/>
              <w:spacing w:before="0" w:after="0" w:line="240" w:lineRule="auto"/>
            </w:pPr>
          </w:p>
          <w:p w14:paraId="0892102F" w14:textId="77777777" w:rsidR="001B0093" w:rsidRDefault="001B0093" w:rsidP="00CC1ED3">
            <w:pPr>
              <w:pStyle w:val="TableRow"/>
              <w:spacing w:before="0" w:after="0" w:line="240" w:lineRule="auto"/>
            </w:pPr>
            <w:r>
              <w:fldChar w:fldCharType="begin"/>
            </w:r>
            <w:r>
              <w:instrText xml:space="preserve"> REF _Ref271550264 \r \h </w:instrText>
            </w:r>
            <w:r>
              <w:fldChar w:fldCharType="separate"/>
            </w:r>
            <w:r>
              <w:t>4.2.13.2</w:t>
            </w:r>
            <w:r>
              <w:fldChar w:fldCharType="end"/>
            </w:r>
          </w:p>
          <w:p w14:paraId="66839D16" w14:textId="77777777" w:rsidR="00426680" w:rsidRDefault="00426680" w:rsidP="00CC1ED3">
            <w:pPr>
              <w:pStyle w:val="TableRow"/>
              <w:spacing w:before="0" w:after="0" w:line="240" w:lineRule="auto"/>
            </w:pPr>
          </w:p>
          <w:p w14:paraId="622E2FCE" w14:textId="77777777" w:rsidR="00426680" w:rsidRDefault="00426680" w:rsidP="00CC1ED3">
            <w:pPr>
              <w:pStyle w:val="TableRow"/>
              <w:spacing w:before="0" w:after="0" w:line="240" w:lineRule="auto"/>
            </w:pPr>
          </w:p>
          <w:p w14:paraId="20ECD15F" w14:textId="77777777" w:rsidR="00426680" w:rsidRDefault="00426680" w:rsidP="00CC1ED3">
            <w:pPr>
              <w:pStyle w:val="TableRow"/>
              <w:spacing w:before="0" w:after="0" w:line="240" w:lineRule="auto"/>
            </w:pPr>
          </w:p>
          <w:p w14:paraId="52467136" w14:textId="77777777" w:rsidR="00426680" w:rsidRDefault="00426680" w:rsidP="00CC1ED3">
            <w:pPr>
              <w:pStyle w:val="TableRow"/>
              <w:spacing w:before="0" w:after="0" w:line="240" w:lineRule="auto"/>
            </w:pPr>
            <w:r>
              <w:fldChar w:fldCharType="begin"/>
            </w:r>
            <w:r>
              <w:instrText xml:space="preserve"> REF _Ref292720440 \r \h </w:instrText>
            </w:r>
            <w:r>
              <w:fldChar w:fldCharType="separate"/>
            </w:r>
            <w:r>
              <w:t>3.4.1.16</w:t>
            </w:r>
            <w:r>
              <w:fldChar w:fldCharType="end"/>
            </w:r>
            <w:r>
              <w:t xml:space="preserve">, </w:t>
            </w:r>
            <w:r>
              <w:fldChar w:fldCharType="begin"/>
            </w:r>
            <w:r>
              <w:instrText xml:space="preserve"> REF _Ref452982820 \r \h </w:instrText>
            </w:r>
            <w:r>
              <w:fldChar w:fldCharType="separate"/>
            </w:r>
            <w:r>
              <w:t>3.4.1.76</w:t>
            </w:r>
            <w:r>
              <w:fldChar w:fldCharType="end"/>
            </w:r>
          </w:p>
          <w:p w14:paraId="7371F563" w14:textId="77777777" w:rsidR="004D3DBC" w:rsidRDefault="004D3DBC" w:rsidP="00CC1ED3">
            <w:pPr>
              <w:pStyle w:val="TableRow"/>
              <w:spacing w:before="0" w:after="0" w:line="240" w:lineRule="auto"/>
            </w:pPr>
          </w:p>
          <w:p w14:paraId="75DFCFD2" w14:textId="77777777" w:rsidR="004D3DBC" w:rsidRDefault="004D3DBC" w:rsidP="00CC1ED3">
            <w:pPr>
              <w:pStyle w:val="TableRow"/>
              <w:spacing w:before="0" w:after="0" w:line="240" w:lineRule="auto"/>
            </w:pPr>
          </w:p>
          <w:p w14:paraId="2634AB0B" w14:textId="77777777" w:rsidR="004D3DBC" w:rsidRDefault="004D3DBC" w:rsidP="00CC1ED3">
            <w:pPr>
              <w:pStyle w:val="TableRow"/>
              <w:spacing w:before="0" w:after="0" w:line="240" w:lineRule="auto"/>
            </w:pPr>
          </w:p>
          <w:p w14:paraId="4D92934C" w14:textId="77777777" w:rsidR="004D3DBC" w:rsidRDefault="004D3DBC" w:rsidP="00CC1ED3">
            <w:pPr>
              <w:pStyle w:val="TableRow"/>
              <w:spacing w:before="0" w:after="0" w:line="240" w:lineRule="auto"/>
            </w:pPr>
          </w:p>
          <w:p w14:paraId="18F58749" w14:textId="77777777" w:rsidR="004D3DBC" w:rsidRDefault="004D3DBC" w:rsidP="00CC1ED3">
            <w:pPr>
              <w:pStyle w:val="TableRow"/>
              <w:spacing w:before="0" w:after="0" w:line="240" w:lineRule="auto"/>
            </w:pPr>
            <w:r>
              <w:fldChar w:fldCharType="begin"/>
            </w:r>
            <w:r>
              <w:instrText xml:space="preserve"> REF _Ref278810896 \r \h </w:instrText>
            </w:r>
            <w:r>
              <w:fldChar w:fldCharType="separate"/>
            </w:r>
            <w:r>
              <w:t>4.2.12.12</w:t>
            </w:r>
            <w:r>
              <w:fldChar w:fldCharType="end"/>
            </w:r>
          </w:p>
          <w:p w14:paraId="1E53B571" w14:textId="77777777" w:rsidR="00B539AB" w:rsidRDefault="00B539AB" w:rsidP="00CC1ED3">
            <w:pPr>
              <w:pStyle w:val="TableRow"/>
              <w:spacing w:before="0" w:after="0" w:line="240" w:lineRule="auto"/>
            </w:pPr>
          </w:p>
          <w:p w14:paraId="0C647331" w14:textId="77777777" w:rsidR="00B539AB" w:rsidRDefault="00B539AB" w:rsidP="00CC1ED3">
            <w:pPr>
              <w:pStyle w:val="TableRow"/>
              <w:spacing w:before="0" w:after="0" w:line="240" w:lineRule="auto"/>
            </w:pPr>
          </w:p>
          <w:p w14:paraId="04A3C8B1" w14:textId="77777777" w:rsidR="00B539AB" w:rsidRDefault="00B539AB" w:rsidP="00CC1ED3">
            <w:pPr>
              <w:pStyle w:val="TableRow"/>
              <w:spacing w:before="0" w:after="0" w:line="240" w:lineRule="auto"/>
            </w:pPr>
          </w:p>
          <w:p w14:paraId="1A56D005" w14:textId="77777777" w:rsidR="00B539AB" w:rsidRDefault="00B539AB" w:rsidP="00CC1ED3">
            <w:pPr>
              <w:pStyle w:val="TableRow"/>
              <w:spacing w:before="0" w:after="0" w:line="240" w:lineRule="auto"/>
            </w:pPr>
          </w:p>
          <w:p w14:paraId="46D88942" w14:textId="032F2D6A" w:rsidR="00B539AB" w:rsidRDefault="00B539AB" w:rsidP="00CC1ED3">
            <w:pPr>
              <w:pStyle w:val="TableRow"/>
              <w:spacing w:before="0" w:after="0" w:line="240" w:lineRule="auto"/>
            </w:pPr>
            <w:r>
              <w:fldChar w:fldCharType="begin"/>
            </w:r>
            <w:r>
              <w:instrText xml:space="preserve"> REF _Ref271281726 \r \h </w:instrText>
            </w:r>
            <w:r>
              <w:fldChar w:fldCharType="separate"/>
            </w:r>
            <w:r>
              <w:t>4.2.4.16</w:t>
            </w:r>
            <w:r>
              <w:fldChar w:fldCharType="end"/>
            </w:r>
          </w:p>
        </w:tc>
        <w:tc>
          <w:tcPr>
            <w:tcW w:w="4018" w:type="dxa"/>
          </w:tcPr>
          <w:p w14:paraId="77CFAD83" w14:textId="77777777" w:rsidR="007F13CB" w:rsidRDefault="00BA025D" w:rsidP="00CC1ED3">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r w:rsidRPr="00CC1ED3">
              <w:rPr>
                <w:rFonts w:cs="Arial"/>
                <w:b/>
              </w:rPr>
              <w:t>Collection Changes 2016</w:t>
            </w:r>
          </w:p>
          <w:p w14:paraId="754085BB" w14:textId="77777777" w:rsidR="007E2004" w:rsidRDefault="007E2004" w:rsidP="00CC1ED3">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p>
          <w:p w14:paraId="4DA80659" w14:textId="3DD43BE2" w:rsidR="007E2004" w:rsidRDefault="0045574B"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sidRPr="00CC1ED3">
              <w:rPr>
                <w:rFonts w:cs="Arial"/>
              </w:rPr>
              <w:t>Adde</w:t>
            </w:r>
            <w:r>
              <w:rPr>
                <w:rFonts w:cs="Arial"/>
              </w:rPr>
              <w:t xml:space="preserve">d ability for specimens </w:t>
            </w:r>
            <w:r w:rsidR="001F6DB7">
              <w:rPr>
                <w:rFonts w:cs="Arial"/>
              </w:rPr>
              <w:t>to be searched by Geographic Area</w:t>
            </w:r>
            <w:r w:rsidR="002360FA">
              <w:rPr>
                <w:rFonts w:cs="Arial"/>
              </w:rPr>
              <w:t xml:space="preserve"> in the Collections Browser (including Synonyms)</w:t>
            </w:r>
            <w:r w:rsidR="001F6DB7">
              <w:rPr>
                <w:rFonts w:cs="Arial"/>
              </w:rPr>
              <w:t>.</w:t>
            </w:r>
          </w:p>
          <w:p w14:paraId="271524CC" w14:textId="77777777" w:rsidR="002360FA" w:rsidRDefault="002360FA" w:rsidP="00CC1ED3">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360"/>
              <w:rPr>
                <w:rFonts w:cs="Arial"/>
              </w:rPr>
            </w:pPr>
          </w:p>
          <w:p w14:paraId="4377314D" w14:textId="120A1004" w:rsidR="002360FA" w:rsidRDefault="002360FA"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Added ability for specimens to be searched by Geographic Areas in the Specimen Finder (including Synonyms).</w:t>
            </w:r>
          </w:p>
          <w:p w14:paraId="420850E9" w14:textId="77777777" w:rsidR="002360FA" w:rsidRDefault="002360FA" w:rsidP="00CC1ED3">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p>
          <w:p w14:paraId="3EF6DDDC" w14:textId="77777777" w:rsidR="002360FA" w:rsidRDefault="00CF4A26"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sidRPr="00CC1ED3">
              <w:rPr>
                <w:rFonts w:cs="Arial"/>
              </w:rPr>
              <w:t>Location</w:t>
            </w:r>
            <w:r>
              <w:rPr>
                <w:rFonts w:cs="Arial"/>
              </w:rPr>
              <w:t xml:space="preserve"> searches in the Specimen Finder to include </w:t>
            </w:r>
            <w:r w:rsidR="00533621">
              <w:rPr>
                <w:rFonts w:cs="Arial"/>
              </w:rPr>
              <w:t>synonyms.</w:t>
            </w:r>
          </w:p>
          <w:p w14:paraId="1FAA24F4" w14:textId="77777777" w:rsidR="00324505" w:rsidRPr="00324505" w:rsidRDefault="00324505" w:rsidP="00CC1ED3">
            <w:pPr>
              <w:pStyle w:val="ListParagraph"/>
              <w:rPr>
                <w:rFonts w:cs="Arial"/>
              </w:rPr>
            </w:pPr>
          </w:p>
          <w:p w14:paraId="72918DBF" w14:textId="77777777" w:rsidR="00324505" w:rsidRDefault="00426680"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Taxon Determination Leaf Nodes are contained within a dummy “Taxa” Domain folder when the “Group determination by domain” collections module</w:t>
            </w:r>
            <w:r w:rsidR="00ED4CDB">
              <w:rPr>
                <w:rFonts w:cs="Arial"/>
              </w:rPr>
              <w:t xml:space="preserve"> option</w:t>
            </w:r>
            <w:r>
              <w:rPr>
                <w:rFonts w:cs="Arial"/>
              </w:rPr>
              <w:t xml:space="preserve"> is set to true.</w:t>
            </w:r>
          </w:p>
          <w:p w14:paraId="54F7CE66" w14:textId="77777777" w:rsidR="006D2B61" w:rsidRPr="00DF49CD" w:rsidRDefault="006D2B61" w:rsidP="00CC1ED3">
            <w:pPr>
              <w:pStyle w:val="ListParagraph"/>
              <w:rPr>
                <w:rFonts w:cs="Arial"/>
              </w:rPr>
            </w:pPr>
          </w:p>
          <w:p w14:paraId="5B9FBE13" w14:textId="77777777" w:rsidR="006D2B61" w:rsidRDefault="00BB3613"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Ability to add occurences to an existing quick entry session from the Collections Occurences add-in.</w:t>
            </w:r>
          </w:p>
          <w:p w14:paraId="1A4BCDE0" w14:textId="77777777" w:rsidR="00835D66" w:rsidRPr="006302FF" w:rsidRDefault="00835D66" w:rsidP="00CC1ED3">
            <w:pPr>
              <w:pStyle w:val="ListParagraph"/>
              <w:rPr>
                <w:rFonts w:cs="Arial"/>
              </w:rPr>
            </w:pPr>
          </w:p>
          <w:p w14:paraId="743E7ACB" w14:textId="77777777" w:rsidR="00835D66" w:rsidRDefault="00B539AB" w:rsidP="00CC1ED3">
            <w:pPr>
              <w:pStyle w:val="ListParagraph"/>
              <w:numPr>
                <w:ilvl w:val="0"/>
                <w:numId w:val="7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Clarified that the hierarchy for Geographical Areas should be shown on the Geographic Areas tab for Field Data.</w:t>
            </w:r>
          </w:p>
          <w:p w14:paraId="1BF9A766" w14:textId="77777777" w:rsidR="00917273" w:rsidRPr="00917273" w:rsidRDefault="00917273" w:rsidP="00CC1ED3">
            <w:pPr>
              <w:pStyle w:val="ListParagraph"/>
              <w:rPr>
                <w:rFonts w:cs="Arial"/>
              </w:rPr>
            </w:pPr>
          </w:p>
          <w:p w14:paraId="7C167CAB" w14:textId="051F4FB4" w:rsidR="00917273" w:rsidRPr="00CF4A26" w:rsidRDefault="007A41D8" w:rsidP="00CC1ED3">
            <w:pPr>
              <w:pStyle w:val="ListParagraph"/>
              <w:numPr>
                <w:ilvl w:val="0"/>
                <w:numId w:val="80"/>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Removed “Discard Processed Session” dialog when a quick entry session has been successfully processed.</w:t>
            </w:r>
          </w:p>
        </w:tc>
        <w:tc>
          <w:tcPr>
            <w:tcW w:w="1800" w:type="dxa"/>
          </w:tcPr>
          <w:p w14:paraId="05B9A835" w14:textId="586DBCD3" w:rsidR="007F13CB" w:rsidRDefault="007F13CB" w:rsidP="00C92F36">
            <w:pPr>
              <w:pStyle w:val="TableRow"/>
              <w:rPr>
                <w:rFonts w:eastAsia="SimSun"/>
                <w:lang w:eastAsia="zh-SG"/>
              </w:rPr>
            </w:pPr>
            <w:r>
              <w:rPr>
                <w:rFonts w:eastAsia="SimSun"/>
                <w:lang w:eastAsia="zh-SG"/>
              </w:rPr>
              <w:lastRenderedPageBreak/>
              <w:t>JECL</w:t>
            </w:r>
          </w:p>
        </w:tc>
      </w:tr>
      <w:tr w:rsidR="00801E94" w14:paraId="205A3ACA" w14:textId="77777777" w:rsidTr="00231EDC">
        <w:tc>
          <w:tcPr>
            <w:tcW w:w="1403" w:type="dxa"/>
          </w:tcPr>
          <w:p w14:paraId="056D1BFB" w14:textId="408E1114" w:rsidR="00801E94" w:rsidRDefault="00801E94" w:rsidP="00F77852">
            <w:pPr>
              <w:pStyle w:val="TableRow"/>
              <w:rPr>
                <w:rFonts w:eastAsia="SimSun"/>
                <w:lang w:eastAsia="zh-SG"/>
              </w:rPr>
            </w:pPr>
            <w:r>
              <w:rPr>
                <w:rFonts w:eastAsia="SimSun"/>
                <w:lang w:eastAsia="zh-SG"/>
              </w:rPr>
              <w:t>07/06/2016</w:t>
            </w:r>
          </w:p>
        </w:tc>
        <w:tc>
          <w:tcPr>
            <w:tcW w:w="1257" w:type="dxa"/>
            <w:shd w:val="clear" w:color="auto" w:fill="auto"/>
          </w:tcPr>
          <w:p w14:paraId="7B072C11" w14:textId="77777777" w:rsidR="00801E94" w:rsidRDefault="00801E94" w:rsidP="005336E8">
            <w:pPr>
              <w:pStyle w:val="TableRow"/>
              <w:spacing w:before="0" w:after="0" w:line="240" w:lineRule="auto"/>
            </w:pPr>
          </w:p>
          <w:p w14:paraId="432A6905" w14:textId="77777777" w:rsidR="00AC58B1" w:rsidRDefault="00AC58B1">
            <w:pPr>
              <w:pStyle w:val="TableRow"/>
              <w:spacing w:before="0" w:after="0" w:line="240" w:lineRule="auto"/>
            </w:pPr>
          </w:p>
          <w:p w14:paraId="5D327E43" w14:textId="2442842B" w:rsidR="0014757D" w:rsidRDefault="00AC58B1">
            <w:pPr>
              <w:pStyle w:val="TableRow"/>
              <w:spacing w:before="0" w:after="0" w:line="240" w:lineRule="auto"/>
            </w:pPr>
            <w:r>
              <w:fldChar w:fldCharType="begin"/>
            </w:r>
            <w:r>
              <w:instrText xml:space="preserve"> REF _Ref278810754 \r \h </w:instrText>
            </w:r>
            <w:r w:rsidR="00D33105">
              <w:instrText xml:space="preserve"> \* MERGEFORMAT </w:instrText>
            </w:r>
            <w:r>
              <w:fldChar w:fldCharType="separate"/>
            </w:r>
            <w:r>
              <w:t>4.2.12.3</w:t>
            </w:r>
            <w:r>
              <w:fldChar w:fldCharType="end"/>
            </w:r>
          </w:p>
          <w:p w14:paraId="07C85268" w14:textId="77777777" w:rsidR="00135A57" w:rsidRDefault="00135A57">
            <w:pPr>
              <w:pStyle w:val="TableRow"/>
              <w:spacing w:before="0" w:after="0" w:line="240" w:lineRule="auto"/>
            </w:pPr>
          </w:p>
          <w:p w14:paraId="2B0E10B6" w14:textId="77777777" w:rsidR="00135A57" w:rsidRDefault="00135A57">
            <w:pPr>
              <w:pStyle w:val="TableRow"/>
              <w:spacing w:before="0" w:after="0" w:line="240" w:lineRule="auto"/>
            </w:pPr>
          </w:p>
          <w:p w14:paraId="2B7A7EFF" w14:textId="77777777" w:rsidR="00135A57" w:rsidRDefault="00135A57">
            <w:pPr>
              <w:pStyle w:val="TableRow"/>
              <w:spacing w:before="0" w:after="0" w:line="240" w:lineRule="auto"/>
            </w:pPr>
          </w:p>
          <w:p w14:paraId="55A3E10B" w14:textId="26D53B44" w:rsidR="00135A57" w:rsidRDefault="00135A57">
            <w:pPr>
              <w:pStyle w:val="TableRow"/>
              <w:spacing w:before="0" w:after="0" w:line="240" w:lineRule="auto"/>
            </w:pPr>
            <w:r>
              <w:fldChar w:fldCharType="begin"/>
            </w:r>
            <w:r>
              <w:instrText xml:space="preserve"> REF _Ref453061277 \r \h </w:instrText>
            </w:r>
            <w:r w:rsidR="00D33105">
              <w:instrText xml:space="preserve"> \* MERGEFORMAT </w:instrText>
            </w:r>
            <w:r>
              <w:fldChar w:fldCharType="separate"/>
            </w:r>
            <w:r>
              <w:t>4.2.4.6</w:t>
            </w:r>
            <w:r>
              <w:fldChar w:fldCharType="end"/>
            </w:r>
          </w:p>
          <w:p w14:paraId="63C3515F" w14:textId="77777777" w:rsidR="00D33105" w:rsidRDefault="00D33105">
            <w:pPr>
              <w:pStyle w:val="TableRow"/>
              <w:spacing w:before="0" w:after="0" w:line="240" w:lineRule="auto"/>
            </w:pPr>
          </w:p>
          <w:p w14:paraId="5715A657" w14:textId="77777777" w:rsidR="00D33105" w:rsidRDefault="00D33105">
            <w:pPr>
              <w:pStyle w:val="TableRow"/>
              <w:spacing w:before="0" w:after="0" w:line="240" w:lineRule="auto"/>
            </w:pPr>
          </w:p>
          <w:p w14:paraId="3C07370D" w14:textId="77777777" w:rsidR="00D33105" w:rsidRDefault="00D33105">
            <w:pPr>
              <w:pStyle w:val="TableRow"/>
              <w:spacing w:before="0" w:after="0" w:line="240" w:lineRule="auto"/>
            </w:pPr>
          </w:p>
          <w:p w14:paraId="0066A280" w14:textId="77777777" w:rsidR="00D33105" w:rsidRDefault="00D33105">
            <w:pPr>
              <w:pStyle w:val="TableRow"/>
              <w:spacing w:before="0" w:after="0" w:line="240" w:lineRule="auto"/>
            </w:pPr>
            <w:r>
              <w:fldChar w:fldCharType="begin"/>
            </w:r>
            <w:r>
              <w:instrText xml:space="preserve"> REF _Ref453061277 \r \h </w:instrText>
            </w:r>
            <w:r>
              <w:fldChar w:fldCharType="separate"/>
            </w:r>
            <w:r>
              <w:t>4.2.4.6</w:t>
            </w:r>
            <w:r>
              <w:fldChar w:fldCharType="end"/>
            </w:r>
          </w:p>
          <w:p w14:paraId="51AC2B29" w14:textId="77777777" w:rsidR="005336E8" w:rsidRDefault="005336E8">
            <w:pPr>
              <w:pStyle w:val="TableRow"/>
              <w:spacing w:before="0" w:after="0" w:line="240" w:lineRule="auto"/>
            </w:pPr>
          </w:p>
          <w:p w14:paraId="5500B20A" w14:textId="77777777" w:rsidR="005336E8" w:rsidRDefault="005336E8">
            <w:pPr>
              <w:pStyle w:val="TableRow"/>
              <w:spacing w:before="0" w:after="0" w:line="240" w:lineRule="auto"/>
            </w:pPr>
          </w:p>
          <w:p w14:paraId="70588156" w14:textId="77777777" w:rsidR="005336E8" w:rsidRDefault="005336E8">
            <w:pPr>
              <w:pStyle w:val="TableRow"/>
              <w:spacing w:before="0" w:after="0" w:line="240" w:lineRule="auto"/>
            </w:pPr>
          </w:p>
          <w:p w14:paraId="16BB03ED" w14:textId="06AE998B" w:rsidR="005336E8" w:rsidRDefault="005336E8">
            <w:pPr>
              <w:pStyle w:val="TableRow"/>
              <w:spacing w:before="0" w:after="0" w:line="240" w:lineRule="auto"/>
            </w:pPr>
            <w:r>
              <w:fldChar w:fldCharType="begin"/>
            </w:r>
            <w:r>
              <w:instrText xml:space="preserve"> REF _Ref271550264 \r \h </w:instrText>
            </w:r>
            <w:r>
              <w:fldChar w:fldCharType="separate"/>
            </w:r>
            <w:r>
              <w:t>4.2.13.2</w:t>
            </w:r>
            <w:r>
              <w:fldChar w:fldCharType="end"/>
            </w:r>
          </w:p>
          <w:p w14:paraId="593EDF85" w14:textId="77777777" w:rsidR="007B3447" w:rsidRDefault="007B3447">
            <w:pPr>
              <w:pStyle w:val="TableRow"/>
              <w:spacing w:before="0" w:after="0" w:line="240" w:lineRule="auto"/>
            </w:pPr>
          </w:p>
          <w:p w14:paraId="45D72BD6" w14:textId="77777777" w:rsidR="0014757D" w:rsidRDefault="0014757D">
            <w:pPr>
              <w:pStyle w:val="TableRow"/>
              <w:spacing w:before="0" w:after="0" w:line="240" w:lineRule="auto"/>
            </w:pPr>
          </w:p>
        </w:tc>
        <w:tc>
          <w:tcPr>
            <w:tcW w:w="4018" w:type="dxa"/>
          </w:tcPr>
          <w:p w14:paraId="024C0173" w14:textId="77777777" w:rsidR="00801E94" w:rsidRDefault="00801E94"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r>
              <w:rPr>
                <w:rFonts w:cs="Arial"/>
                <w:b/>
              </w:rPr>
              <w:t>Collection Changes 2016</w:t>
            </w:r>
          </w:p>
          <w:p w14:paraId="116C992F" w14:textId="77777777" w:rsidR="0014757D" w:rsidRDefault="0014757D">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p>
          <w:p w14:paraId="61315BC0" w14:textId="739DA6AE" w:rsidR="00135A57" w:rsidRDefault="0014757D" w:rsidP="00CC1ED3">
            <w:pPr>
              <w:pStyle w:val="ListParagraph"/>
              <w:numPr>
                <w:ilvl w:val="0"/>
                <w:numId w:val="8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sidRPr="00CC1ED3">
              <w:rPr>
                <w:rFonts w:cs="Arial"/>
              </w:rPr>
              <w:t>Current Specimen Store field defaults to Usual Speciement Store field value</w:t>
            </w:r>
            <w:r w:rsidR="00796FB8" w:rsidRPr="005336E8">
              <w:rPr>
                <w:rFonts w:cs="Arial"/>
              </w:rPr>
              <w:t xml:space="preserve"> </w:t>
            </w:r>
            <w:r w:rsidR="00796FB8" w:rsidRPr="00576589">
              <w:rPr>
                <w:rFonts w:cs="Arial"/>
              </w:rPr>
              <w:t>on the Quick Entry screen</w:t>
            </w:r>
            <w:r w:rsidRPr="00CC1ED3">
              <w:rPr>
                <w:rFonts w:cs="Arial"/>
              </w:rPr>
              <w:t>.</w:t>
            </w:r>
          </w:p>
          <w:p w14:paraId="6AEA793A" w14:textId="77777777" w:rsidR="00576589" w:rsidRDefault="00576589" w:rsidP="00CC1ED3">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360"/>
              <w:rPr>
                <w:rFonts w:cs="Arial"/>
              </w:rPr>
            </w:pPr>
          </w:p>
          <w:p w14:paraId="40398B39" w14:textId="77777777" w:rsidR="00135A57" w:rsidRDefault="00135A57" w:rsidP="00CC1ED3">
            <w:pPr>
              <w:pStyle w:val="ListParagraph"/>
              <w:numPr>
                <w:ilvl w:val="0"/>
                <w:numId w:val="8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sidRPr="005336E8">
              <w:rPr>
                <w:rFonts w:cs="Arial"/>
              </w:rPr>
              <w:t>Date on the Field Data general tab defaults to today</w:t>
            </w:r>
            <w:r w:rsidRPr="00ED1C99">
              <w:rPr>
                <w:rFonts w:cs="Arial"/>
              </w:rPr>
              <w:t>’s date when adding a new Field Data node.</w:t>
            </w:r>
          </w:p>
          <w:p w14:paraId="7A9EEBEF" w14:textId="77777777" w:rsidR="00576589" w:rsidRDefault="00576589" w:rsidP="00CC1ED3">
            <w:pPr>
              <w:pStyle w:val="ListParagraph"/>
              <w:spacing w:after="0"/>
              <w:rPr>
                <w:rFonts w:cs="Arial"/>
              </w:rPr>
            </w:pPr>
          </w:p>
          <w:p w14:paraId="4ACCD187" w14:textId="77777777" w:rsidR="00576589" w:rsidRDefault="002F288F" w:rsidP="00CC1ED3">
            <w:pPr>
              <w:pStyle w:val="ListParagraph"/>
              <w:numPr>
                <w:ilvl w:val="0"/>
                <w:numId w:val="8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A default Field Collector record is added when creating a new Field Data node.</w:t>
            </w:r>
          </w:p>
          <w:p w14:paraId="73450FDB" w14:textId="77777777" w:rsidR="005336E8" w:rsidRPr="00ED1C99" w:rsidRDefault="005336E8" w:rsidP="00CC1ED3">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p>
          <w:p w14:paraId="6AB9830C" w14:textId="6C7083B3" w:rsidR="007B3447" w:rsidRPr="00CC1ED3" w:rsidRDefault="007B3447" w:rsidP="00CC1ED3">
            <w:pPr>
              <w:pStyle w:val="ListParagraph"/>
              <w:numPr>
                <w:ilvl w:val="0"/>
                <w:numId w:val="82"/>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rPr>
                <w:rFonts w:cs="Arial"/>
              </w:rPr>
            </w:pPr>
            <w:r>
              <w:rPr>
                <w:rFonts w:cs="Arial"/>
              </w:rPr>
              <w:t>Specimen Finder displays a count of the number of items returned by the search.</w:t>
            </w:r>
          </w:p>
        </w:tc>
        <w:tc>
          <w:tcPr>
            <w:tcW w:w="1800" w:type="dxa"/>
          </w:tcPr>
          <w:p w14:paraId="69E564D5" w14:textId="253200DD" w:rsidR="00801E94" w:rsidRDefault="00801E94" w:rsidP="00C92F36">
            <w:pPr>
              <w:pStyle w:val="TableRow"/>
              <w:rPr>
                <w:rFonts w:eastAsia="SimSun"/>
                <w:lang w:eastAsia="zh-SG"/>
              </w:rPr>
            </w:pPr>
            <w:r>
              <w:rPr>
                <w:rFonts w:eastAsia="SimSun"/>
                <w:lang w:eastAsia="zh-SG"/>
              </w:rPr>
              <w:t>JECL</w:t>
            </w:r>
          </w:p>
        </w:tc>
      </w:tr>
      <w:tr w:rsidR="00ED1C99" w14:paraId="28EC9216" w14:textId="77777777" w:rsidTr="00231EDC">
        <w:tc>
          <w:tcPr>
            <w:tcW w:w="1403" w:type="dxa"/>
          </w:tcPr>
          <w:p w14:paraId="5BDCFFFA" w14:textId="59297938" w:rsidR="00ED1C99" w:rsidRDefault="00ED1C99" w:rsidP="00F77852">
            <w:pPr>
              <w:pStyle w:val="TableRow"/>
              <w:rPr>
                <w:rFonts w:eastAsia="SimSun"/>
                <w:lang w:eastAsia="zh-SG"/>
              </w:rPr>
            </w:pPr>
            <w:r>
              <w:rPr>
                <w:rFonts w:eastAsia="SimSun"/>
                <w:lang w:eastAsia="zh-SG"/>
              </w:rPr>
              <w:t>08/06/2016</w:t>
            </w:r>
          </w:p>
        </w:tc>
        <w:tc>
          <w:tcPr>
            <w:tcW w:w="1257" w:type="dxa"/>
            <w:shd w:val="clear" w:color="auto" w:fill="auto"/>
          </w:tcPr>
          <w:p w14:paraId="081351BD" w14:textId="77777777" w:rsidR="00ED1C99" w:rsidRDefault="00ED1C99" w:rsidP="005336E8">
            <w:pPr>
              <w:pStyle w:val="TableRow"/>
              <w:spacing w:before="0" w:after="0" w:line="240" w:lineRule="auto"/>
            </w:pPr>
          </w:p>
          <w:p w14:paraId="68337229" w14:textId="77777777" w:rsidR="009C26B6" w:rsidRDefault="009C26B6" w:rsidP="005336E8">
            <w:pPr>
              <w:pStyle w:val="TableRow"/>
              <w:spacing w:before="0" w:after="0" w:line="240" w:lineRule="auto"/>
            </w:pPr>
          </w:p>
          <w:p w14:paraId="18AF7912" w14:textId="77777777" w:rsidR="009C26B6" w:rsidRDefault="009C26B6" w:rsidP="009C26B6">
            <w:pPr>
              <w:pStyle w:val="TableRow"/>
              <w:spacing w:before="0" w:after="0" w:line="240" w:lineRule="auto"/>
            </w:pPr>
            <w:r>
              <w:fldChar w:fldCharType="begin"/>
            </w:r>
            <w:r>
              <w:instrText xml:space="preserve"> REF _Ref271550264 \r \h </w:instrText>
            </w:r>
            <w:r>
              <w:fldChar w:fldCharType="separate"/>
            </w:r>
            <w:r>
              <w:t>4.2.13.2</w:t>
            </w:r>
            <w:r>
              <w:fldChar w:fldCharType="end"/>
            </w:r>
          </w:p>
          <w:p w14:paraId="5030C4B2" w14:textId="77777777" w:rsidR="00592AED" w:rsidRDefault="00592AED" w:rsidP="009C26B6">
            <w:pPr>
              <w:pStyle w:val="TableRow"/>
              <w:spacing w:before="0" w:after="0" w:line="240" w:lineRule="auto"/>
            </w:pPr>
          </w:p>
          <w:p w14:paraId="79F6D2C7" w14:textId="77777777" w:rsidR="00592AED" w:rsidRDefault="00592AED" w:rsidP="009C26B6">
            <w:pPr>
              <w:pStyle w:val="TableRow"/>
              <w:spacing w:before="0" w:after="0" w:line="240" w:lineRule="auto"/>
            </w:pPr>
          </w:p>
          <w:p w14:paraId="0D010EA3" w14:textId="77777777" w:rsidR="00592AED" w:rsidRDefault="00592AED" w:rsidP="009C26B6">
            <w:pPr>
              <w:pStyle w:val="TableRow"/>
              <w:spacing w:before="0" w:after="0" w:line="240" w:lineRule="auto"/>
            </w:pPr>
          </w:p>
          <w:p w14:paraId="7C9B3DE1" w14:textId="77777777" w:rsidR="00592AED" w:rsidRDefault="00592AED" w:rsidP="009C26B6">
            <w:pPr>
              <w:pStyle w:val="TableRow"/>
              <w:spacing w:before="0" w:after="0" w:line="240" w:lineRule="auto"/>
            </w:pPr>
          </w:p>
          <w:p w14:paraId="4854FE13" w14:textId="10E5D27D" w:rsidR="009C26B6" w:rsidRDefault="00592AED" w:rsidP="00592AED">
            <w:pPr>
              <w:pStyle w:val="TableRow"/>
              <w:spacing w:before="0" w:after="0" w:line="240" w:lineRule="auto"/>
            </w:pPr>
            <w:r>
              <w:fldChar w:fldCharType="begin"/>
            </w:r>
            <w:r>
              <w:instrText xml:space="preserve"> REF _Ref270599215 \r \h </w:instrText>
            </w:r>
            <w:r>
              <w:fldChar w:fldCharType="separate"/>
            </w:r>
            <w:r>
              <w:t>3.4.1.58</w:t>
            </w:r>
            <w:r>
              <w:fldChar w:fldCharType="end"/>
            </w:r>
            <w:r>
              <w:t xml:space="preserve">, </w:t>
            </w:r>
            <w:r>
              <w:fldChar w:fldCharType="begin"/>
            </w:r>
            <w:r>
              <w:instrText xml:space="preserve"> REF _Ref273613672 \r \h </w:instrText>
            </w:r>
            <w:r>
              <w:fldChar w:fldCharType="separate"/>
            </w:r>
            <w:r>
              <w:t>4.2.13.5</w:t>
            </w:r>
            <w:r>
              <w:fldChar w:fldCharType="end"/>
            </w:r>
            <w:r>
              <w:t xml:space="preserve">, </w:t>
            </w:r>
            <w:r>
              <w:fldChar w:fldCharType="begin"/>
            </w:r>
            <w:r>
              <w:instrText xml:space="preserve"> REF _Ref271550264 \r \h </w:instrText>
            </w:r>
            <w:r>
              <w:fldChar w:fldCharType="separate"/>
            </w:r>
            <w:r>
              <w:t>4.2.13.2</w:t>
            </w:r>
            <w:r>
              <w:fldChar w:fldCharType="end"/>
            </w:r>
          </w:p>
        </w:tc>
        <w:tc>
          <w:tcPr>
            <w:tcW w:w="4018" w:type="dxa"/>
          </w:tcPr>
          <w:p w14:paraId="5C77A977" w14:textId="77777777" w:rsidR="00ED1C99" w:rsidRDefault="00ED1C99"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r>
              <w:rPr>
                <w:rFonts w:cs="Arial"/>
                <w:b/>
              </w:rPr>
              <w:t>Collection Changes 2016 – Build Changes</w:t>
            </w:r>
          </w:p>
          <w:p w14:paraId="75AD31AA" w14:textId="77777777" w:rsidR="00ED1C99" w:rsidRDefault="00ED1C99"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p>
          <w:p w14:paraId="754D1019" w14:textId="77777777" w:rsidR="00ED1C99" w:rsidRDefault="00C53C56"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r w:rsidRPr="00CC1ED3">
              <w:rPr>
                <w:rFonts w:cs="Arial"/>
              </w:rPr>
              <w:t>Corrected</w:t>
            </w:r>
            <w:r>
              <w:rPr>
                <w:rFonts w:cs="Arial"/>
              </w:rPr>
              <w:t xml:space="preserve"> design for item 3 of Collection Changes 2016 – Geographic Areas are concepts and not locations</w:t>
            </w:r>
            <w:r w:rsidR="001821B9">
              <w:rPr>
                <w:rFonts w:cs="Arial"/>
              </w:rPr>
              <w:t>;</w:t>
            </w:r>
            <w:r>
              <w:rPr>
                <w:rFonts w:cs="Arial"/>
              </w:rPr>
              <w:t xml:space="preserve"> Original change was incorrect.</w:t>
            </w:r>
          </w:p>
          <w:p w14:paraId="286F9821" w14:textId="77777777" w:rsidR="00592AED" w:rsidRDefault="00592AED"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p>
          <w:p w14:paraId="7FA3FA16" w14:textId="18A27C4B" w:rsidR="00592AED" w:rsidRPr="00CC1ED3" w:rsidRDefault="00592AED"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r>
              <w:rPr>
                <w:rFonts w:cs="Arial"/>
              </w:rPr>
              <w:t>Changes made int items 1-3 of Collection Changes 2016 amended to include hierarchical children and their synonyms.</w:t>
            </w:r>
          </w:p>
        </w:tc>
        <w:tc>
          <w:tcPr>
            <w:tcW w:w="1800" w:type="dxa"/>
          </w:tcPr>
          <w:p w14:paraId="50BE205E" w14:textId="16AD2AF7" w:rsidR="00ED1C99" w:rsidRDefault="00ED1C99" w:rsidP="00C92F36">
            <w:pPr>
              <w:pStyle w:val="TableRow"/>
              <w:rPr>
                <w:rFonts w:eastAsia="SimSun"/>
                <w:lang w:eastAsia="zh-SG"/>
              </w:rPr>
            </w:pPr>
            <w:r>
              <w:rPr>
                <w:rFonts w:eastAsia="SimSun"/>
                <w:lang w:eastAsia="zh-SG"/>
              </w:rPr>
              <w:t>JECL</w:t>
            </w:r>
          </w:p>
        </w:tc>
      </w:tr>
      <w:tr w:rsidR="00D15D23" w14:paraId="5612468C" w14:textId="77777777" w:rsidTr="00231EDC">
        <w:tc>
          <w:tcPr>
            <w:tcW w:w="1403" w:type="dxa"/>
          </w:tcPr>
          <w:p w14:paraId="2950FD8C" w14:textId="16E7060B" w:rsidR="00D15D23" w:rsidRDefault="00D15D23" w:rsidP="00F77852">
            <w:pPr>
              <w:pStyle w:val="TableRow"/>
              <w:rPr>
                <w:rFonts w:eastAsia="SimSun"/>
                <w:lang w:eastAsia="zh-SG"/>
              </w:rPr>
            </w:pPr>
            <w:r>
              <w:rPr>
                <w:rFonts w:eastAsia="SimSun"/>
                <w:lang w:eastAsia="zh-SG"/>
              </w:rPr>
              <w:t>29/06/2016</w:t>
            </w:r>
          </w:p>
        </w:tc>
        <w:tc>
          <w:tcPr>
            <w:tcW w:w="1257" w:type="dxa"/>
            <w:shd w:val="clear" w:color="auto" w:fill="auto"/>
          </w:tcPr>
          <w:p w14:paraId="12EECE58" w14:textId="77777777" w:rsidR="00D15D23" w:rsidRDefault="00D15D23" w:rsidP="005336E8">
            <w:pPr>
              <w:pStyle w:val="TableRow"/>
              <w:spacing w:before="0" w:after="0" w:line="240" w:lineRule="auto"/>
            </w:pPr>
          </w:p>
          <w:p w14:paraId="6E6EC49B" w14:textId="77777777" w:rsidR="0052797E" w:rsidRDefault="0052797E" w:rsidP="005336E8">
            <w:pPr>
              <w:pStyle w:val="TableRow"/>
              <w:spacing w:before="0" w:after="0" w:line="240" w:lineRule="auto"/>
            </w:pPr>
          </w:p>
          <w:p w14:paraId="231BBD1A" w14:textId="71AE4119" w:rsidR="0052797E" w:rsidRDefault="0052797E" w:rsidP="005336E8">
            <w:pPr>
              <w:pStyle w:val="TableRow"/>
              <w:spacing w:before="0" w:after="0" w:line="240" w:lineRule="auto"/>
            </w:pPr>
            <w:r>
              <w:fldChar w:fldCharType="begin"/>
            </w:r>
            <w:r>
              <w:instrText xml:space="preserve"> REF _Ref454970748 \r \h </w:instrText>
            </w:r>
            <w:r>
              <w:fldChar w:fldCharType="separate"/>
            </w:r>
            <w:r>
              <w:t>4.2.4.6</w:t>
            </w:r>
            <w:r>
              <w:fldChar w:fldCharType="end"/>
            </w:r>
          </w:p>
        </w:tc>
        <w:tc>
          <w:tcPr>
            <w:tcW w:w="4018" w:type="dxa"/>
          </w:tcPr>
          <w:p w14:paraId="2CACAD59" w14:textId="0F8444B4" w:rsidR="00D15D23" w:rsidRDefault="00D15D23"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r>
              <w:rPr>
                <w:rFonts w:cs="Arial"/>
                <w:b/>
              </w:rPr>
              <w:t>Co</w:t>
            </w:r>
            <w:r w:rsidR="00BA140D">
              <w:rPr>
                <w:rFonts w:cs="Arial"/>
                <w:b/>
              </w:rPr>
              <w:t>l</w:t>
            </w:r>
            <w:r>
              <w:rPr>
                <w:rFonts w:cs="Arial"/>
                <w:b/>
              </w:rPr>
              <w:t>lection Changes 2016 – Build Changes</w:t>
            </w:r>
          </w:p>
          <w:p w14:paraId="7782F34A" w14:textId="77777777" w:rsidR="0052797E" w:rsidRDefault="0052797E"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p>
          <w:p w14:paraId="7A324EBB" w14:textId="7542798B" w:rsidR="0052797E" w:rsidRPr="00CC1ED3" w:rsidRDefault="0052797E">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r w:rsidRPr="00CC1ED3">
              <w:rPr>
                <w:rFonts w:cs="Arial"/>
                <w:i/>
              </w:rPr>
              <w:t>Bug 8741</w:t>
            </w:r>
            <w:r>
              <w:rPr>
                <w:rFonts w:cs="Arial"/>
                <w:i/>
              </w:rPr>
              <w:t xml:space="preserve"> </w:t>
            </w:r>
            <w:r>
              <w:rPr>
                <w:rFonts w:cs="Arial"/>
              </w:rPr>
              <w:t xml:space="preserve">– </w:t>
            </w:r>
            <w:r w:rsidR="00B92315">
              <w:rPr>
                <w:rFonts w:cs="Arial"/>
              </w:rPr>
              <w:t>Default s</w:t>
            </w:r>
            <w:r>
              <w:rPr>
                <w:rFonts w:cs="Arial"/>
              </w:rPr>
              <w:t xml:space="preserve">hortcut key for eDate and </w:t>
            </w:r>
            <w:r>
              <w:t>sgCollectors</w:t>
            </w:r>
            <w:r w:rsidR="00B92315">
              <w:t xml:space="preserve"> controls</w:t>
            </w:r>
            <w:r>
              <w:t xml:space="preserve"> changed to F11.</w:t>
            </w:r>
          </w:p>
        </w:tc>
        <w:tc>
          <w:tcPr>
            <w:tcW w:w="1800" w:type="dxa"/>
          </w:tcPr>
          <w:p w14:paraId="7703564A" w14:textId="2CC79ED2" w:rsidR="00D15D23" w:rsidRDefault="00BA140D" w:rsidP="00C92F36">
            <w:pPr>
              <w:pStyle w:val="TableRow"/>
              <w:rPr>
                <w:rFonts w:eastAsia="SimSun"/>
                <w:lang w:eastAsia="zh-SG"/>
              </w:rPr>
            </w:pPr>
            <w:r>
              <w:rPr>
                <w:rFonts w:eastAsia="SimSun"/>
                <w:lang w:eastAsia="zh-SG"/>
              </w:rPr>
              <w:t>JECL</w:t>
            </w:r>
          </w:p>
        </w:tc>
      </w:tr>
      <w:tr w:rsidR="00B02146" w14:paraId="2A4919F4" w14:textId="77777777" w:rsidTr="00CC1ED3">
        <w:tc>
          <w:tcPr>
            <w:tcW w:w="1403" w:type="dxa"/>
            <w:tcBorders>
              <w:bottom w:val="single" w:sz="12" w:space="0" w:color="000080"/>
            </w:tcBorders>
          </w:tcPr>
          <w:p w14:paraId="0D5FCBAA" w14:textId="2537642D" w:rsidR="00B02146" w:rsidRDefault="00B02146" w:rsidP="00F77852">
            <w:pPr>
              <w:pStyle w:val="TableRow"/>
              <w:rPr>
                <w:rFonts w:eastAsia="SimSun"/>
                <w:lang w:eastAsia="zh-SG"/>
              </w:rPr>
            </w:pPr>
            <w:r>
              <w:rPr>
                <w:rFonts w:eastAsia="SimSun"/>
                <w:lang w:eastAsia="zh-SG"/>
              </w:rPr>
              <w:t>21/07/2016</w:t>
            </w:r>
          </w:p>
        </w:tc>
        <w:tc>
          <w:tcPr>
            <w:tcW w:w="1257" w:type="dxa"/>
            <w:tcBorders>
              <w:bottom w:val="single" w:sz="12" w:space="0" w:color="000080"/>
            </w:tcBorders>
            <w:shd w:val="clear" w:color="auto" w:fill="auto"/>
          </w:tcPr>
          <w:p w14:paraId="06E3C417" w14:textId="77777777" w:rsidR="00B02146" w:rsidRDefault="00B02146" w:rsidP="005336E8">
            <w:pPr>
              <w:pStyle w:val="TableRow"/>
              <w:spacing w:before="0" w:after="0" w:line="240" w:lineRule="auto"/>
            </w:pPr>
          </w:p>
          <w:p w14:paraId="6AE66A17" w14:textId="77777777" w:rsidR="00B02146" w:rsidRDefault="00B02146" w:rsidP="005336E8">
            <w:pPr>
              <w:pStyle w:val="TableRow"/>
              <w:spacing w:before="0" w:after="0" w:line="240" w:lineRule="auto"/>
            </w:pPr>
          </w:p>
          <w:p w14:paraId="2F14E0D9" w14:textId="2B56BE81" w:rsidR="00B02146" w:rsidRDefault="00B02146" w:rsidP="005336E8">
            <w:pPr>
              <w:pStyle w:val="TableRow"/>
              <w:spacing w:before="0" w:after="0" w:line="240" w:lineRule="auto"/>
            </w:pPr>
            <w:r>
              <w:fldChar w:fldCharType="begin"/>
            </w:r>
            <w:r>
              <w:instrText xml:space="preserve"> REF _Ref278810754 \r \h </w:instrText>
            </w:r>
            <w:r>
              <w:fldChar w:fldCharType="separate"/>
            </w:r>
            <w:r>
              <w:t>4.2.12.3</w:t>
            </w:r>
            <w:r>
              <w:fldChar w:fldCharType="end"/>
            </w:r>
          </w:p>
        </w:tc>
        <w:tc>
          <w:tcPr>
            <w:tcW w:w="4018" w:type="dxa"/>
            <w:tcBorders>
              <w:bottom w:val="single" w:sz="12" w:space="0" w:color="000080"/>
            </w:tcBorders>
          </w:tcPr>
          <w:p w14:paraId="6203253C" w14:textId="77777777" w:rsidR="00B02146" w:rsidRDefault="00B02146"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r>
              <w:rPr>
                <w:rFonts w:cs="Arial"/>
                <w:b/>
              </w:rPr>
              <w:t>Collection Changes 2016 – UAT Changes</w:t>
            </w:r>
          </w:p>
          <w:p w14:paraId="2DB8511B" w14:textId="77777777" w:rsidR="00B02146" w:rsidRDefault="00B02146"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b/>
              </w:rPr>
            </w:pPr>
          </w:p>
          <w:p w14:paraId="4F029F20" w14:textId="52AE619E" w:rsidR="00B02146" w:rsidRPr="00CC1ED3" w:rsidRDefault="00B02146" w:rsidP="005336E8">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line="240" w:lineRule="auto"/>
              <w:ind w:left="0"/>
              <w:rPr>
                <w:rFonts w:cs="Arial"/>
              </w:rPr>
            </w:pPr>
            <w:r w:rsidRPr="00CC1ED3">
              <w:rPr>
                <w:rFonts w:cs="Arial"/>
              </w:rPr>
              <w:t>Rei</w:t>
            </w:r>
            <w:r>
              <w:rPr>
                <w:rFonts w:cs="Arial"/>
              </w:rPr>
              <w:t>nstated the “Discard Processed Session” dialog when a quick entry session has been successfully processed.</w:t>
            </w:r>
          </w:p>
        </w:tc>
        <w:tc>
          <w:tcPr>
            <w:tcW w:w="1800" w:type="dxa"/>
            <w:tcBorders>
              <w:bottom w:val="single" w:sz="12" w:space="0" w:color="000080"/>
            </w:tcBorders>
          </w:tcPr>
          <w:p w14:paraId="329F749B" w14:textId="1F3984E4" w:rsidR="00B02146" w:rsidRDefault="00B02146" w:rsidP="00C92F36">
            <w:pPr>
              <w:pStyle w:val="TableRow"/>
              <w:rPr>
                <w:rFonts w:eastAsia="SimSun"/>
                <w:lang w:eastAsia="zh-SG"/>
              </w:rPr>
            </w:pPr>
            <w:r>
              <w:rPr>
                <w:rFonts w:eastAsia="SimSun"/>
                <w:lang w:eastAsia="zh-SG"/>
              </w:rPr>
              <w:t>JECL</w:t>
            </w:r>
          </w:p>
        </w:tc>
      </w:tr>
      <w:tr w:rsidR="00CA1BC8" w14:paraId="2FD2E639" w14:textId="77777777" w:rsidTr="00CC1ED3">
        <w:trPr>
          <w:ins w:id="8" w:author="Andrew Kemp" w:date="2017-09-12T16:37:00Z"/>
        </w:trPr>
        <w:tc>
          <w:tcPr>
            <w:tcW w:w="1403" w:type="dxa"/>
            <w:tcBorders>
              <w:bottom w:val="nil"/>
            </w:tcBorders>
          </w:tcPr>
          <w:p w14:paraId="59522755" w14:textId="48D6E7C2" w:rsidR="00CA1BC8" w:rsidRDefault="00CA1BC8" w:rsidP="00F77852">
            <w:pPr>
              <w:pStyle w:val="TableRow"/>
              <w:rPr>
                <w:ins w:id="9" w:author="Andrew Kemp" w:date="2017-09-12T16:37:00Z"/>
                <w:rFonts w:eastAsia="SimSun"/>
                <w:lang w:eastAsia="zh-SG"/>
              </w:rPr>
            </w:pPr>
            <w:ins w:id="10" w:author="Andrew Kemp" w:date="2017-09-12T16:37:00Z">
              <w:r>
                <w:rPr>
                  <w:rFonts w:eastAsia="SimSun"/>
                  <w:lang w:eastAsia="zh-SG"/>
                </w:rPr>
                <w:t>12/09/2017</w:t>
              </w:r>
            </w:ins>
          </w:p>
        </w:tc>
        <w:tc>
          <w:tcPr>
            <w:tcW w:w="1257" w:type="dxa"/>
            <w:tcBorders>
              <w:bottom w:val="nil"/>
            </w:tcBorders>
            <w:shd w:val="clear" w:color="auto" w:fill="auto"/>
          </w:tcPr>
          <w:p w14:paraId="3FBBC278" w14:textId="675BB9D1" w:rsidR="00CA1BC8" w:rsidRPr="00CA1BC8" w:rsidRDefault="00CA1BC8" w:rsidP="00CA1BC8">
            <w:pPr>
              <w:pStyle w:val="TableRow"/>
              <w:rPr>
                <w:ins w:id="11" w:author="Andrew Kemp" w:date="2017-09-12T16:37:00Z"/>
                <w:rFonts w:eastAsia="SimSun"/>
                <w:lang w:eastAsia="zh-SG"/>
              </w:rPr>
            </w:pPr>
            <w:ins w:id="12" w:author="Andrew Kemp" w:date="2017-09-12T16:38:00Z">
              <w:r>
                <w:rPr>
                  <w:rFonts w:eastAsia="SimSun"/>
                  <w:lang w:eastAsia="zh-SG"/>
                </w:rPr>
                <w:fldChar w:fldCharType="begin"/>
              </w:r>
              <w:r>
                <w:rPr>
                  <w:rFonts w:eastAsia="SimSun"/>
                  <w:lang w:eastAsia="zh-SG"/>
                </w:rPr>
                <w:instrText xml:space="preserve"> REF _Ref273613672 \r \h </w:instrText>
              </w:r>
            </w:ins>
            <w:r>
              <w:rPr>
                <w:rFonts w:eastAsia="SimSun"/>
                <w:lang w:eastAsia="zh-SG"/>
              </w:rPr>
            </w:r>
            <w:r>
              <w:rPr>
                <w:rFonts w:eastAsia="SimSun"/>
                <w:lang w:eastAsia="zh-SG"/>
              </w:rPr>
              <w:fldChar w:fldCharType="separate"/>
            </w:r>
            <w:ins w:id="13" w:author="Andrew Kemp" w:date="2017-09-12T16:38:00Z">
              <w:r>
                <w:rPr>
                  <w:rFonts w:eastAsia="SimSun"/>
                  <w:lang w:eastAsia="zh-SG"/>
                </w:rPr>
                <w:t>4.2.13.5</w:t>
              </w:r>
              <w:r>
                <w:rPr>
                  <w:rFonts w:eastAsia="SimSun"/>
                  <w:lang w:eastAsia="zh-SG"/>
                </w:rPr>
                <w:fldChar w:fldCharType="end"/>
              </w:r>
            </w:ins>
          </w:p>
        </w:tc>
        <w:tc>
          <w:tcPr>
            <w:tcW w:w="4018" w:type="dxa"/>
            <w:tcBorders>
              <w:bottom w:val="nil"/>
            </w:tcBorders>
          </w:tcPr>
          <w:p w14:paraId="21204039" w14:textId="1DAD1AAC" w:rsidR="00CA1BC8" w:rsidRPr="00CA1BC8" w:rsidRDefault="00CA1BC8" w:rsidP="00CA1BC8">
            <w:pPr>
              <w:pStyle w:val="TableRow"/>
              <w:rPr>
                <w:ins w:id="14" w:author="Andrew Kemp" w:date="2017-09-12T16:37:00Z"/>
                <w:rFonts w:cs="Arial"/>
              </w:rPr>
            </w:pPr>
            <w:ins w:id="15" w:author="Andrew Kemp" w:date="2017-09-12T16:39:00Z">
              <w:r>
                <w:rPr>
                  <w:rFonts w:cs="Arial"/>
                </w:rPr>
                <w:t xml:space="preserve">TFS 11713 / Redmine </w:t>
              </w:r>
            </w:ins>
            <w:ins w:id="16" w:author="Andrew Kemp" w:date="2017-09-12T16:40:00Z">
              <w:r>
                <w:rPr>
                  <w:rFonts w:cs="Arial"/>
                </w:rPr>
                <w:t>1642 – Add filter criteria to specimen finder</w:t>
              </w:r>
            </w:ins>
          </w:p>
        </w:tc>
        <w:tc>
          <w:tcPr>
            <w:tcW w:w="1800" w:type="dxa"/>
            <w:tcBorders>
              <w:bottom w:val="nil"/>
            </w:tcBorders>
          </w:tcPr>
          <w:p w14:paraId="6D4CA13F" w14:textId="283AD956" w:rsidR="00CA1BC8" w:rsidRDefault="00CA1BC8" w:rsidP="00C92F36">
            <w:pPr>
              <w:pStyle w:val="TableRow"/>
              <w:rPr>
                <w:ins w:id="17" w:author="Andrew Kemp" w:date="2017-09-12T16:37:00Z"/>
                <w:rFonts w:eastAsia="SimSun"/>
                <w:lang w:eastAsia="zh-SG"/>
              </w:rPr>
            </w:pPr>
            <w:ins w:id="18" w:author="Andrew Kemp" w:date="2017-09-12T16:37:00Z">
              <w:r>
                <w:rPr>
                  <w:rFonts w:eastAsia="SimSun"/>
                  <w:lang w:eastAsia="zh-SG"/>
                </w:rPr>
                <w:t>AJWK</w:t>
              </w:r>
            </w:ins>
          </w:p>
        </w:tc>
      </w:tr>
      <w:tr w:rsidR="00231EDC" w14:paraId="5C685FEC" w14:textId="77777777" w:rsidTr="00CC1ED3">
        <w:trPr>
          <w:ins w:id="19" w:author="Andrew Kemp" w:date="2017-09-12T17:08:00Z"/>
        </w:trPr>
        <w:tc>
          <w:tcPr>
            <w:tcW w:w="1403" w:type="dxa"/>
            <w:tcBorders>
              <w:top w:val="nil"/>
              <w:bottom w:val="nil"/>
            </w:tcBorders>
          </w:tcPr>
          <w:p w14:paraId="635BA3F1" w14:textId="77777777" w:rsidR="00231EDC" w:rsidRDefault="00231EDC" w:rsidP="00F77852">
            <w:pPr>
              <w:pStyle w:val="TableRow"/>
              <w:rPr>
                <w:ins w:id="20" w:author="Andrew Kemp" w:date="2017-09-12T17:08:00Z"/>
                <w:rFonts w:eastAsia="SimSun"/>
                <w:lang w:eastAsia="zh-SG"/>
              </w:rPr>
            </w:pPr>
          </w:p>
        </w:tc>
        <w:tc>
          <w:tcPr>
            <w:tcW w:w="1257" w:type="dxa"/>
            <w:tcBorders>
              <w:top w:val="nil"/>
              <w:bottom w:val="nil"/>
            </w:tcBorders>
            <w:shd w:val="clear" w:color="auto" w:fill="auto"/>
          </w:tcPr>
          <w:p w14:paraId="4DAD32F6" w14:textId="4E2CCF7A" w:rsidR="00231EDC" w:rsidRDefault="00231EDC" w:rsidP="00CA1BC8">
            <w:pPr>
              <w:pStyle w:val="TableRow"/>
              <w:rPr>
                <w:ins w:id="21" w:author="Andrew Kemp" w:date="2017-09-12T17:08:00Z"/>
                <w:rFonts w:eastAsia="SimSun"/>
                <w:lang w:eastAsia="zh-SG"/>
              </w:rPr>
            </w:pPr>
            <w:ins w:id="22" w:author="Andrew Kemp" w:date="2017-09-12T17:09:00Z">
              <w:r>
                <w:rPr>
                  <w:rFonts w:eastAsia="SimSun"/>
                  <w:lang w:eastAsia="zh-SG"/>
                </w:rPr>
                <w:fldChar w:fldCharType="begin"/>
              </w:r>
              <w:r>
                <w:rPr>
                  <w:rFonts w:eastAsia="SimSun"/>
                  <w:lang w:eastAsia="zh-SG"/>
                </w:rPr>
                <w:instrText xml:space="preserve"> REF _Ref270602886 \r \h </w:instrText>
              </w:r>
            </w:ins>
            <w:r>
              <w:rPr>
                <w:rFonts w:eastAsia="SimSun"/>
                <w:lang w:eastAsia="zh-SG"/>
              </w:rPr>
            </w:r>
            <w:r>
              <w:rPr>
                <w:rFonts w:eastAsia="SimSun"/>
                <w:lang w:eastAsia="zh-SG"/>
              </w:rPr>
              <w:fldChar w:fldCharType="separate"/>
            </w:r>
            <w:ins w:id="23" w:author="Andrew Kemp" w:date="2017-09-12T17:09:00Z">
              <w:r>
                <w:rPr>
                  <w:rFonts w:eastAsia="SimSun"/>
                  <w:lang w:eastAsia="zh-SG"/>
                </w:rPr>
                <w:t>4.2.4.5</w:t>
              </w:r>
              <w:r>
                <w:rPr>
                  <w:rFonts w:eastAsia="SimSun"/>
                  <w:lang w:eastAsia="zh-SG"/>
                </w:rPr>
                <w:fldChar w:fldCharType="end"/>
              </w:r>
            </w:ins>
          </w:p>
        </w:tc>
        <w:tc>
          <w:tcPr>
            <w:tcW w:w="4018" w:type="dxa"/>
            <w:tcBorders>
              <w:top w:val="nil"/>
              <w:bottom w:val="nil"/>
            </w:tcBorders>
          </w:tcPr>
          <w:p w14:paraId="0888DC1D" w14:textId="622553AB" w:rsidR="00231EDC" w:rsidRDefault="00231EDC" w:rsidP="00E52816">
            <w:pPr>
              <w:pStyle w:val="TableRow"/>
              <w:rPr>
                <w:ins w:id="24" w:author="Andrew Kemp" w:date="2017-09-12T17:08:00Z"/>
                <w:rFonts w:cs="Arial"/>
              </w:rPr>
            </w:pPr>
            <w:ins w:id="25" w:author="Andrew Kemp" w:date="2017-09-12T17:10:00Z">
              <w:r>
                <w:rPr>
                  <w:rFonts w:cs="Arial"/>
                </w:rPr>
                <w:t xml:space="preserve">TFS 11726 / Redmine 1685 </w:t>
              </w:r>
            </w:ins>
            <w:ins w:id="26" w:author="Andrew Kemp" w:date="2017-09-13T16:51:00Z">
              <w:r w:rsidR="00E52816">
                <w:rPr>
                  <w:rFonts w:cs="Arial"/>
                </w:rPr>
                <w:t>–</w:t>
              </w:r>
            </w:ins>
            <w:ins w:id="27" w:author="Andrew Kemp" w:date="2017-09-12T17:10:00Z">
              <w:r>
                <w:rPr>
                  <w:rFonts w:cs="Arial"/>
                </w:rPr>
                <w:t xml:space="preserve"> </w:t>
              </w:r>
              <w:r w:rsidRPr="00231EDC">
                <w:rPr>
                  <w:rFonts w:cs="Arial"/>
                </w:rPr>
                <w:t>Automatically select the ‘Include in label’ option for new stratigraphic determinations</w:t>
              </w:r>
            </w:ins>
          </w:p>
        </w:tc>
        <w:tc>
          <w:tcPr>
            <w:tcW w:w="1800" w:type="dxa"/>
            <w:tcBorders>
              <w:top w:val="nil"/>
              <w:bottom w:val="nil"/>
            </w:tcBorders>
          </w:tcPr>
          <w:p w14:paraId="057108B9" w14:textId="77777777" w:rsidR="00231EDC" w:rsidRDefault="00231EDC" w:rsidP="00C92F36">
            <w:pPr>
              <w:pStyle w:val="TableRow"/>
              <w:rPr>
                <w:ins w:id="28" w:author="Andrew Kemp" w:date="2017-09-12T17:08:00Z"/>
                <w:rFonts w:eastAsia="SimSun"/>
                <w:lang w:eastAsia="zh-SG"/>
              </w:rPr>
            </w:pPr>
          </w:p>
        </w:tc>
      </w:tr>
      <w:tr w:rsidR="00D67698" w14:paraId="08CC0BA7" w14:textId="77777777" w:rsidTr="00CC1ED3">
        <w:trPr>
          <w:ins w:id="29" w:author="Andrew Kemp" w:date="2017-09-13T11:37:00Z"/>
        </w:trPr>
        <w:tc>
          <w:tcPr>
            <w:tcW w:w="1403" w:type="dxa"/>
            <w:tcBorders>
              <w:top w:val="nil"/>
              <w:bottom w:val="nil"/>
            </w:tcBorders>
          </w:tcPr>
          <w:p w14:paraId="54CBFECB" w14:textId="77777777" w:rsidR="00D67698" w:rsidRDefault="00D67698" w:rsidP="00F77852">
            <w:pPr>
              <w:pStyle w:val="TableRow"/>
              <w:rPr>
                <w:ins w:id="30" w:author="Andrew Kemp" w:date="2017-09-13T11:37:00Z"/>
                <w:rFonts w:eastAsia="SimSun"/>
                <w:lang w:eastAsia="zh-SG"/>
              </w:rPr>
            </w:pPr>
          </w:p>
        </w:tc>
        <w:tc>
          <w:tcPr>
            <w:tcW w:w="1257" w:type="dxa"/>
            <w:tcBorders>
              <w:top w:val="nil"/>
              <w:bottom w:val="nil"/>
            </w:tcBorders>
            <w:shd w:val="clear" w:color="auto" w:fill="auto"/>
          </w:tcPr>
          <w:p w14:paraId="30FA99AC" w14:textId="7886C5E0" w:rsidR="00D67698" w:rsidRDefault="00D67698" w:rsidP="00CA1BC8">
            <w:pPr>
              <w:pStyle w:val="TableRow"/>
              <w:rPr>
                <w:ins w:id="31" w:author="Andrew Kemp" w:date="2017-09-13T11:37:00Z"/>
                <w:rFonts w:eastAsia="SimSun"/>
                <w:lang w:eastAsia="zh-SG"/>
              </w:rPr>
            </w:pPr>
            <w:ins w:id="32" w:author="Andrew Kemp" w:date="2017-09-13T11:37:00Z">
              <w:r>
                <w:rPr>
                  <w:rFonts w:eastAsia="SimSun"/>
                  <w:lang w:eastAsia="zh-SG"/>
                </w:rPr>
                <w:fldChar w:fldCharType="begin"/>
              </w:r>
              <w:r>
                <w:rPr>
                  <w:rFonts w:eastAsia="SimSun"/>
                  <w:lang w:eastAsia="zh-SG"/>
                </w:rPr>
                <w:instrText xml:space="preserve"> REF _Ref493065998 \r \h </w:instrText>
              </w:r>
            </w:ins>
            <w:r>
              <w:rPr>
                <w:rFonts w:eastAsia="SimSun"/>
                <w:lang w:eastAsia="zh-SG"/>
              </w:rPr>
            </w:r>
            <w:r>
              <w:rPr>
                <w:rFonts w:eastAsia="SimSun"/>
                <w:lang w:eastAsia="zh-SG"/>
              </w:rPr>
              <w:fldChar w:fldCharType="separate"/>
            </w:r>
            <w:ins w:id="33" w:author="Andrew Kemp" w:date="2017-09-13T11:37:00Z">
              <w:r>
                <w:rPr>
                  <w:rFonts w:eastAsia="SimSun"/>
                  <w:lang w:eastAsia="zh-SG"/>
                </w:rPr>
                <w:t>4.2.4.6</w:t>
              </w:r>
              <w:r>
                <w:rPr>
                  <w:rFonts w:eastAsia="SimSun"/>
                  <w:lang w:eastAsia="zh-SG"/>
                </w:rPr>
                <w:fldChar w:fldCharType="end"/>
              </w:r>
            </w:ins>
          </w:p>
        </w:tc>
        <w:tc>
          <w:tcPr>
            <w:tcW w:w="4018" w:type="dxa"/>
            <w:tcBorders>
              <w:top w:val="nil"/>
              <w:bottom w:val="nil"/>
            </w:tcBorders>
          </w:tcPr>
          <w:p w14:paraId="18E632DA" w14:textId="4B8D6AD3" w:rsidR="00D67698" w:rsidRDefault="00D67698" w:rsidP="00CA1BC8">
            <w:pPr>
              <w:pStyle w:val="TableRow"/>
              <w:rPr>
                <w:ins w:id="34" w:author="Andrew Kemp" w:date="2017-09-13T11:37:00Z"/>
                <w:rFonts w:cs="Arial"/>
              </w:rPr>
            </w:pPr>
            <w:ins w:id="35" w:author="Andrew Kemp" w:date="2017-09-13T11:37:00Z">
              <w:r>
                <w:rPr>
                  <w:rFonts w:cs="Arial"/>
                </w:rPr>
                <w:t xml:space="preserve">TFS </w:t>
              </w:r>
            </w:ins>
            <w:ins w:id="36" w:author="Andrew Kemp" w:date="2017-09-13T11:38:00Z">
              <w:r w:rsidR="00E52816">
                <w:rPr>
                  <w:rFonts w:cs="Arial"/>
                </w:rPr>
                <w:t xml:space="preserve">11735 / Redmine 1640 </w:t>
              </w:r>
              <w:r w:rsidR="00E52816">
                <w:rPr>
                  <w:rFonts w:cs="Arial"/>
                </w:rPr>
                <w:softHyphen/>
              </w:r>
              <w:r w:rsidR="00E52816">
                <w:rPr>
                  <w:rFonts w:cs="Arial"/>
                </w:rPr>
                <w:softHyphen/>
              </w:r>
            </w:ins>
            <w:ins w:id="37" w:author="Andrew Kemp" w:date="2017-09-13T16:51:00Z">
              <w:r w:rsidR="00E52816">
                <w:rPr>
                  <w:rFonts w:cs="Arial"/>
                </w:rPr>
                <w:softHyphen/>
                <w:t>–</w:t>
              </w:r>
            </w:ins>
            <w:ins w:id="38" w:author="Andrew Kemp" w:date="2017-09-13T11:38:00Z">
              <w:r>
                <w:rPr>
                  <w:rFonts w:cs="Arial"/>
                </w:rPr>
                <w:t xml:space="preserve"> </w:t>
              </w:r>
              <w:r w:rsidRPr="00D67698">
                <w:rPr>
                  <w:rFonts w:cs="Arial"/>
                </w:rPr>
                <w:t>Do not create a default field collector record for specimen field data</w:t>
              </w:r>
            </w:ins>
          </w:p>
        </w:tc>
        <w:tc>
          <w:tcPr>
            <w:tcW w:w="1800" w:type="dxa"/>
            <w:tcBorders>
              <w:top w:val="nil"/>
              <w:bottom w:val="nil"/>
            </w:tcBorders>
          </w:tcPr>
          <w:p w14:paraId="5239A717" w14:textId="77777777" w:rsidR="00D67698" w:rsidRDefault="00D67698" w:rsidP="00C92F36">
            <w:pPr>
              <w:pStyle w:val="TableRow"/>
              <w:rPr>
                <w:ins w:id="39" w:author="Andrew Kemp" w:date="2017-09-13T11:37:00Z"/>
                <w:rFonts w:eastAsia="SimSun"/>
                <w:lang w:eastAsia="zh-SG"/>
              </w:rPr>
            </w:pPr>
          </w:p>
        </w:tc>
      </w:tr>
      <w:tr w:rsidR="00E52816" w14:paraId="0ADE867F" w14:textId="77777777" w:rsidTr="00CC1ED3">
        <w:trPr>
          <w:ins w:id="40" w:author="Andrew Kemp" w:date="2017-09-13T16:51:00Z"/>
        </w:trPr>
        <w:tc>
          <w:tcPr>
            <w:tcW w:w="1403" w:type="dxa"/>
            <w:tcBorders>
              <w:top w:val="nil"/>
              <w:bottom w:val="nil"/>
            </w:tcBorders>
          </w:tcPr>
          <w:p w14:paraId="3B67EA6F" w14:textId="77777777" w:rsidR="00E52816" w:rsidRDefault="00E52816" w:rsidP="00F77852">
            <w:pPr>
              <w:pStyle w:val="TableRow"/>
              <w:rPr>
                <w:ins w:id="41" w:author="Andrew Kemp" w:date="2017-09-13T16:51:00Z"/>
                <w:rFonts w:eastAsia="SimSun"/>
                <w:lang w:eastAsia="zh-SG"/>
              </w:rPr>
            </w:pPr>
          </w:p>
        </w:tc>
        <w:tc>
          <w:tcPr>
            <w:tcW w:w="1257" w:type="dxa"/>
            <w:tcBorders>
              <w:top w:val="nil"/>
              <w:bottom w:val="nil"/>
            </w:tcBorders>
            <w:shd w:val="clear" w:color="auto" w:fill="auto"/>
          </w:tcPr>
          <w:p w14:paraId="1C998595" w14:textId="44AE63D7" w:rsidR="00E52816" w:rsidRDefault="00E52816" w:rsidP="00CA1BC8">
            <w:pPr>
              <w:pStyle w:val="TableRow"/>
              <w:rPr>
                <w:ins w:id="42" w:author="Andrew Kemp" w:date="2017-09-13T16:51:00Z"/>
                <w:rFonts w:eastAsia="SimSun"/>
                <w:lang w:eastAsia="zh-SG"/>
              </w:rPr>
            </w:pPr>
            <w:ins w:id="43" w:author="Andrew Kemp" w:date="2017-09-13T16:51:00Z">
              <w:r>
                <w:rPr>
                  <w:rFonts w:eastAsia="SimSun"/>
                  <w:lang w:eastAsia="zh-SG"/>
                </w:rPr>
                <w:fldChar w:fldCharType="begin"/>
              </w:r>
              <w:r>
                <w:rPr>
                  <w:rFonts w:eastAsia="SimSun"/>
                  <w:lang w:eastAsia="zh-SG"/>
                </w:rPr>
                <w:instrText xml:space="preserve"> REF _Ref493084832 \r \h </w:instrText>
              </w:r>
            </w:ins>
            <w:r>
              <w:rPr>
                <w:rFonts w:eastAsia="SimSun"/>
                <w:lang w:eastAsia="zh-SG"/>
              </w:rPr>
            </w:r>
            <w:r>
              <w:rPr>
                <w:rFonts w:eastAsia="SimSun"/>
                <w:lang w:eastAsia="zh-SG"/>
              </w:rPr>
              <w:fldChar w:fldCharType="separate"/>
            </w:r>
            <w:ins w:id="44" w:author="Andrew Kemp" w:date="2017-09-13T16:51:00Z">
              <w:r>
                <w:rPr>
                  <w:rFonts w:eastAsia="SimSun"/>
                  <w:lang w:eastAsia="zh-SG"/>
                </w:rPr>
                <w:t>4.2.4.14</w:t>
              </w:r>
              <w:r>
                <w:rPr>
                  <w:rFonts w:eastAsia="SimSun"/>
                  <w:lang w:eastAsia="zh-SG"/>
                </w:rPr>
                <w:fldChar w:fldCharType="end"/>
              </w:r>
            </w:ins>
          </w:p>
        </w:tc>
        <w:tc>
          <w:tcPr>
            <w:tcW w:w="4018" w:type="dxa"/>
            <w:tcBorders>
              <w:top w:val="nil"/>
              <w:bottom w:val="nil"/>
            </w:tcBorders>
          </w:tcPr>
          <w:p w14:paraId="48A67620" w14:textId="15DA7E85" w:rsidR="00E52816" w:rsidRDefault="00E52816" w:rsidP="00CA1BC8">
            <w:pPr>
              <w:pStyle w:val="TableRow"/>
              <w:rPr>
                <w:ins w:id="45" w:author="Andrew Kemp" w:date="2017-09-13T16:51:00Z"/>
                <w:rFonts w:cs="Arial"/>
              </w:rPr>
            </w:pPr>
            <w:ins w:id="46" w:author="Andrew Kemp" w:date="2017-09-13T16:51:00Z">
              <w:r>
                <w:rPr>
                  <w:rFonts w:cs="Arial"/>
                </w:rPr>
                <w:t xml:space="preserve">TFS 11737 / Redmine 1641 – </w:t>
              </w:r>
              <w:r w:rsidRPr="00B41AFD">
                <w:rPr>
                  <w:rFonts w:cs="Arial"/>
                </w:rPr>
                <w:t>Add a thumbnail to the ‘General’ tab of specimen details</w:t>
              </w:r>
            </w:ins>
          </w:p>
        </w:tc>
        <w:tc>
          <w:tcPr>
            <w:tcW w:w="1800" w:type="dxa"/>
            <w:tcBorders>
              <w:top w:val="nil"/>
              <w:bottom w:val="nil"/>
            </w:tcBorders>
          </w:tcPr>
          <w:p w14:paraId="350E9107" w14:textId="77777777" w:rsidR="00E52816" w:rsidRDefault="00E52816" w:rsidP="00C92F36">
            <w:pPr>
              <w:pStyle w:val="TableRow"/>
              <w:rPr>
                <w:ins w:id="47" w:author="Andrew Kemp" w:date="2017-09-13T16:51:00Z"/>
                <w:rFonts w:eastAsia="SimSun"/>
                <w:lang w:eastAsia="zh-SG"/>
              </w:rPr>
            </w:pPr>
          </w:p>
        </w:tc>
      </w:tr>
      <w:tr w:rsidR="00C6317B" w14:paraId="120CA02D" w14:textId="77777777" w:rsidTr="00CC1ED3">
        <w:trPr>
          <w:ins w:id="48" w:author="Andrew Kemp" w:date="2017-09-15T15:32:00Z"/>
        </w:trPr>
        <w:tc>
          <w:tcPr>
            <w:tcW w:w="1403" w:type="dxa"/>
            <w:tcBorders>
              <w:top w:val="nil"/>
              <w:bottom w:val="nil"/>
            </w:tcBorders>
          </w:tcPr>
          <w:p w14:paraId="0BC216D0" w14:textId="77777777" w:rsidR="00C6317B" w:rsidRDefault="00C6317B" w:rsidP="00F77852">
            <w:pPr>
              <w:pStyle w:val="TableRow"/>
              <w:rPr>
                <w:ins w:id="49" w:author="Andrew Kemp" w:date="2017-09-15T15:32:00Z"/>
                <w:rFonts w:eastAsia="SimSun"/>
                <w:lang w:eastAsia="zh-SG"/>
              </w:rPr>
            </w:pPr>
          </w:p>
        </w:tc>
        <w:tc>
          <w:tcPr>
            <w:tcW w:w="1257" w:type="dxa"/>
            <w:tcBorders>
              <w:top w:val="nil"/>
              <w:bottom w:val="nil"/>
            </w:tcBorders>
            <w:shd w:val="clear" w:color="auto" w:fill="auto"/>
          </w:tcPr>
          <w:p w14:paraId="2FF1D852" w14:textId="48113043" w:rsidR="00C6317B" w:rsidRDefault="00C6317B" w:rsidP="00CA1BC8">
            <w:pPr>
              <w:pStyle w:val="TableRow"/>
              <w:rPr>
                <w:ins w:id="50" w:author="Andrew Kemp" w:date="2017-09-15T15:32:00Z"/>
                <w:rFonts w:eastAsia="SimSun"/>
                <w:lang w:eastAsia="zh-SG"/>
              </w:rPr>
            </w:pPr>
            <w:ins w:id="51" w:author="Andrew Kemp" w:date="2017-09-15T15:32:00Z">
              <w:r>
                <w:rPr>
                  <w:rFonts w:eastAsia="SimSun"/>
                  <w:lang w:eastAsia="zh-SG"/>
                </w:rPr>
                <w:fldChar w:fldCharType="begin"/>
              </w:r>
              <w:r>
                <w:rPr>
                  <w:rFonts w:eastAsia="SimSun"/>
                  <w:lang w:eastAsia="zh-SG"/>
                </w:rPr>
                <w:instrText xml:space="preserve"> REF _Ref271281726 \r \h </w:instrText>
              </w:r>
            </w:ins>
            <w:r>
              <w:rPr>
                <w:rFonts w:eastAsia="SimSun"/>
                <w:lang w:eastAsia="zh-SG"/>
              </w:rPr>
            </w:r>
            <w:r>
              <w:rPr>
                <w:rFonts w:eastAsia="SimSun"/>
                <w:lang w:eastAsia="zh-SG"/>
              </w:rPr>
              <w:fldChar w:fldCharType="separate"/>
            </w:r>
            <w:ins w:id="52" w:author="Andrew Kemp" w:date="2017-09-15T15:32:00Z">
              <w:r>
                <w:rPr>
                  <w:rFonts w:eastAsia="SimSun"/>
                  <w:lang w:eastAsia="zh-SG"/>
                </w:rPr>
                <w:t>4.2.4.16</w:t>
              </w:r>
              <w:r>
                <w:rPr>
                  <w:rFonts w:eastAsia="SimSun"/>
                  <w:lang w:eastAsia="zh-SG"/>
                </w:rPr>
                <w:fldChar w:fldCharType="end"/>
              </w:r>
            </w:ins>
          </w:p>
        </w:tc>
        <w:tc>
          <w:tcPr>
            <w:tcW w:w="4018" w:type="dxa"/>
            <w:tcBorders>
              <w:top w:val="nil"/>
              <w:bottom w:val="nil"/>
            </w:tcBorders>
          </w:tcPr>
          <w:p w14:paraId="6C048273" w14:textId="01531CC9" w:rsidR="00C6317B" w:rsidRDefault="00C6317B" w:rsidP="00CA1BC8">
            <w:pPr>
              <w:pStyle w:val="TableRow"/>
              <w:rPr>
                <w:ins w:id="53" w:author="Andrew Kemp" w:date="2017-09-15T15:32:00Z"/>
                <w:rFonts w:cs="Arial"/>
              </w:rPr>
            </w:pPr>
            <w:ins w:id="54" w:author="Andrew Kemp" w:date="2017-09-15T15:33:00Z">
              <w:r>
                <w:rPr>
                  <w:rFonts w:cs="Arial"/>
                </w:rPr>
                <w:t xml:space="preserve">TFS 11755 / Redmine 1651 – </w:t>
              </w:r>
              <w:r w:rsidRPr="00C6317B">
                <w:rPr>
                  <w:rFonts w:cs="Arial"/>
                </w:rPr>
                <w:t>Link to geographic areas in thesaurus browser from a specimen’s field data</w:t>
              </w:r>
            </w:ins>
          </w:p>
        </w:tc>
        <w:tc>
          <w:tcPr>
            <w:tcW w:w="1800" w:type="dxa"/>
            <w:tcBorders>
              <w:top w:val="nil"/>
              <w:bottom w:val="nil"/>
            </w:tcBorders>
          </w:tcPr>
          <w:p w14:paraId="040D6C9E" w14:textId="77777777" w:rsidR="00C6317B" w:rsidRDefault="00C6317B" w:rsidP="00C92F36">
            <w:pPr>
              <w:pStyle w:val="TableRow"/>
              <w:rPr>
                <w:ins w:id="55" w:author="Andrew Kemp" w:date="2017-09-15T15:32:00Z"/>
                <w:rFonts w:eastAsia="SimSun"/>
                <w:lang w:eastAsia="zh-SG"/>
              </w:rPr>
            </w:pPr>
          </w:p>
        </w:tc>
      </w:tr>
      <w:tr w:rsidR="00501285" w14:paraId="1DC2F686" w14:textId="77777777" w:rsidTr="00CC1ED3">
        <w:trPr>
          <w:ins w:id="56" w:author="Andrew Kemp" w:date="2017-09-19T12:16:00Z"/>
        </w:trPr>
        <w:tc>
          <w:tcPr>
            <w:tcW w:w="1403" w:type="dxa"/>
            <w:tcBorders>
              <w:top w:val="nil"/>
              <w:bottom w:val="nil"/>
            </w:tcBorders>
          </w:tcPr>
          <w:p w14:paraId="3767BE7A" w14:textId="77777777" w:rsidR="00501285" w:rsidRDefault="00501285" w:rsidP="00F77852">
            <w:pPr>
              <w:pStyle w:val="TableRow"/>
              <w:rPr>
                <w:ins w:id="57" w:author="Andrew Kemp" w:date="2017-09-19T12:16:00Z"/>
                <w:rFonts w:eastAsia="SimSun"/>
                <w:lang w:eastAsia="zh-SG"/>
              </w:rPr>
            </w:pPr>
          </w:p>
        </w:tc>
        <w:tc>
          <w:tcPr>
            <w:tcW w:w="1257" w:type="dxa"/>
            <w:tcBorders>
              <w:top w:val="nil"/>
              <w:bottom w:val="nil"/>
            </w:tcBorders>
            <w:shd w:val="clear" w:color="auto" w:fill="auto"/>
          </w:tcPr>
          <w:p w14:paraId="220325FD" w14:textId="5D704FDB" w:rsidR="00501285" w:rsidRDefault="00501285" w:rsidP="00CA1BC8">
            <w:pPr>
              <w:pStyle w:val="TableRow"/>
              <w:rPr>
                <w:ins w:id="58" w:author="Andrew Kemp" w:date="2017-09-19T12:16:00Z"/>
                <w:rFonts w:eastAsia="SimSun"/>
                <w:lang w:eastAsia="zh-SG"/>
              </w:rPr>
            </w:pPr>
            <w:ins w:id="59" w:author="Andrew Kemp" w:date="2017-09-19T12:17:00Z">
              <w:r>
                <w:rPr>
                  <w:rFonts w:eastAsia="SimSun"/>
                  <w:lang w:eastAsia="zh-SG"/>
                </w:rPr>
                <w:fldChar w:fldCharType="begin"/>
              </w:r>
              <w:r>
                <w:rPr>
                  <w:rFonts w:eastAsia="SimSun"/>
                  <w:lang w:eastAsia="zh-SG"/>
                </w:rPr>
                <w:instrText xml:space="preserve"> REF _Ref270599215 \r \h </w:instrText>
              </w:r>
            </w:ins>
            <w:r>
              <w:rPr>
                <w:rFonts w:eastAsia="SimSun"/>
                <w:lang w:eastAsia="zh-SG"/>
              </w:rPr>
            </w:r>
            <w:r>
              <w:rPr>
                <w:rFonts w:eastAsia="SimSun"/>
                <w:lang w:eastAsia="zh-SG"/>
              </w:rPr>
              <w:fldChar w:fldCharType="separate"/>
            </w:r>
            <w:ins w:id="60" w:author="Andrew Kemp" w:date="2017-09-19T12:17:00Z">
              <w:r>
                <w:rPr>
                  <w:rFonts w:eastAsia="SimSun"/>
                  <w:lang w:eastAsia="zh-SG"/>
                </w:rPr>
                <w:t>3.4.1.58</w:t>
              </w:r>
              <w:r>
                <w:rPr>
                  <w:rFonts w:eastAsia="SimSun"/>
                  <w:lang w:eastAsia="zh-SG"/>
                </w:rPr>
                <w:fldChar w:fldCharType="end"/>
              </w:r>
              <w:r>
                <w:rPr>
                  <w:rFonts w:eastAsia="SimSun"/>
                  <w:lang w:eastAsia="zh-SG"/>
                </w:rPr>
                <w:t>,</w:t>
              </w:r>
              <w:r>
                <w:rPr>
                  <w:rFonts w:eastAsia="SimSun"/>
                  <w:lang w:eastAsia="zh-SG"/>
                </w:rPr>
                <w:br/>
              </w:r>
              <w:r>
                <w:rPr>
                  <w:rFonts w:eastAsia="SimSun"/>
                  <w:lang w:eastAsia="zh-SG"/>
                </w:rPr>
                <w:fldChar w:fldCharType="begin"/>
              </w:r>
              <w:r>
                <w:rPr>
                  <w:rFonts w:eastAsia="SimSun"/>
                  <w:lang w:eastAsia="zh-SG"/>
                </w:rPr>
                <w:instrText xml:space="preserve"> REF _Ref493586794 \r \h </w:instrText>
              </w:r>
            </w:ins>
            <w:r>
              <w:rPr>
                <w:rFonts w:eastAsia="SimSun"/>
                <w:lang w:eastAsia="zh-SG"/>
              </w:rPr>
            </w:r>
            <w:r>
              <w:rPr>
                <w:rFonts w:eastAsia="SimSun"/>
                <w:lang w:eastAsia="zh-SG"/>
              </w:rPr>
              <w:fldChar w:fldCharType="separate"/>
            </w:r>
            <w:ins w:id="61" w:author="Andrew Kemp" w:date="2017-09-19T12:17:00Z">
              <w:r>
                <w:rPr>
                  <w:rFonts w:eastAsia="SimSun"/>
                  <w:lang w:eastAsia="zh-SG"/>
                </w:rPr>
                <w:t>3.4.1.60</w:t>
              </w:r>
              <w:r>
                <w:rPr>
                  <w:rFonts w:eastAsia="SimSun"/>
                  <w:lang w:eastAsia="zh-SG"/>
                </w:rPr>
                <w:fldChar w:fldCharType="end"/>
              </w:r>
            </w:ins>
          </w:p>
        </w:tc>
        <w:tc>
          <w:tcPr>
            <w:tcW w:w="4018" w:type="dxa"/>
            <w:tcBorders>
              <w:top w:val="nil"/>
              <w:bottom w:val="nil"/>
            </w:tcBorders>
          </w:tcPr>
          <w:p w14:paraId="6DD52250" w14:textId="4F800F0D" w:rsidR="00501285" w:rsidRDefault="00501285" w:rsidP="00CA1BC8">
            <w:pPr>
              <w:pStyle w:val="TableRow"/>
              <w:rPr>
                <w:ins w:id="62" w:author="Andrew Kemp" w:date="2017-09-19T12:16:00Z"/>
                <w:rFonts w:cs="Arial"/>
              </w:rPr>
            </w:pPr>
            <w:ins w:id="63" w:author="Andrew Kemp" w:date="2017-09-19T12:17:00Z">
              <w:r>
                <w:rPr>
                  <w:rFonts w:cs="Arial"/>
                </w:rPr>
                <w:t xml:space="preserve">TFS 11766 / Redmine 1686 – </w:t>
              </w:r>
              <w:r w:rsidRPr="00501285">
                <w:rPr>
                  <w:rFonts w:cs="Arial"/>
                </w:rPr>
                <w:t>Change meaning of bold and asterisk for specimen nodes in Collections Browser</w:t>
              </w:r>
            </w:ins>
          </w:p>
        </w:tc>
        <w:tc>
          <w:tcPr>
            <w:tcW w:w="1800" w:type="dxa"/>
            <w:tcBorders>
              <w:top w:val="nil"/>
              <w:bottom w:val="nil"/>
            </w:tcBorders>
          </w:tcPr>
          <w:p w14:paraId="24925B3D" w14:textId="77777777" w:rsidR="00501285" w:rsidRDefault="00501285" w:rsidP="00C92F36">
            <w:pPr>
              <w:pStyle w:val="TableRow"/>
              <w:rPr>
                <w:ins w:id="64" w:author="Andrew Kemp" w:date="2017-09-19T12:16:00Z"/>
                <w:rFonts w:eastAsia="SimSun"/>
                <w:lang w:eastAsia="zh-SG"/>
              </w:rPr>
            </w:pPr>
          </w:p>
        </w:tc>
      </w:tr>
      <w:tr w:rsidR="00405173" w14:paraId="0C827175" w14:textId="77777777" w:rsidTr="00D148DD">
        <w:trPr>
          <w:ins w:id="65" w:author="Andrew Kemp" w:date="2017-09-19T15:20:00Z"/>
        </w:trPr>
        <w:tc>
          <w:tcPr>
            <w:tcW w:w="1403" w:type="dxa"/>
            <w:tcBorders>
              <w:top w:val="nil"/>
              <w:bottom w:val="single" w:sz="12" w:space="0" w:color="000080"/>
            </w:tcBorders>
          </w:tcPr>
          <w:p w14:paraId="0E8C5CED" w14:textId="77777777" w:rsidR="00405173" w:rsidRDefault="00405173" w:rsidP="00F77852">
            <w:pPr>
              <w:pStyle w:val="TableRow"/>
              <w:rPr>
                <w:ins w:id="66" w:author="Andrew Kemp" w:date="2017-09-19T15:20:00Z"/>
                <w:rFonts w:eastAsia="SimSun"/>
                <w:lang w:eastAsia="zh-SG"/>
              </w:rPr>
            </w:pPr>
          </w:p>
        </w:tc>
        <w:tc>
          <w:tcPr>
            <w:tcW w:w="1257" w:type="dxa"/>
            <w:tcBorders>
              <w:top w:val="nil"/>
              <w:bottom w:val="single" w:sz="12" w:space="0" w:color="000080"/>
            </w:tcBorders>
            <w:shd w:val="clear" w:color="auto" w:fill="auto"/>
          </w:tcPr>
          <w:p w14:paraId="39D59932" w14:textId="5FD6E6DE" w:rsidR="00405173" w:rsidRDefault="00405173" w:rsidP="00CA1BC8">
            <w:pPr>
              <w:pStyle w:val="TableRow"/>
              <w:rPr>
                <w:ins w:id="67" w:author="Andrew Kemp" w:date="2017-09-19T15:20:00Z"/>
                <w:rFonts w:eastAsia="SimSun"/>
                <w:lang w:eastAsia="zh-SG"/>
              </w:rPr>
            </w:pPr>
            <w:ins w:id="68" w:author="Andrew Kemp" w:date="2017-09-19T15:20:00Z">
              <w:r>
                <w:rPr>
                  <w:rFonts w:eastAsia="SimSun"/>
                  <w:lang w:eastAsia="zh-SG"/>
                </w:rPr>
                <w:fldChar w:fldCharType="begin"/>
              </w:r>
              <w:r>
                <w:rPr>
                  <w:rFonts w:eastAsia="SimSun"/>
                  <w:lang w:eastAsia="zh-SG"/>
                </w:rPr>
                <w:instrText xml:space="preserve"> REF _Ref493597785 \r \h </w:instrText>
              </w:r>
            </w:ins>
            <w:r>
              <w:rPr>
                <w:rFonts w:eastAsia="SimSun"/>
                <w:lang w:eastAsia="zh-SG"/>
              </w:rPr>
            </w:r>
            <w:r>
              <w:rPr>
                <w:rFonts w:eastAsia="SimSun"/>
                <w:lang w:eastAsia="zh-SG"/>
              </w:rPr>
              <w:fldChar w:fldCharType="separate"/>
            </w:r>
            <w:ins w:id="69" w:author="Andrew Kemp" w:date="2017-09-19T15:20:00Z">
              <w:r>
                <w:rPr>
                  <w:rFonts w:eastAsia="SimSun"/>
                  <w:lang w:eastAsia="zh-SG"/>
                </w:rPr>
                <w:t>4.2.9.3</w:t>
              </w:r>
              <w:r>
                <w:rPr>
                  <w:rFonts w:eastAsia="SimSun"/>
                  <w:lang w:eastAsia="zh-SG"/>
                </w:rPr>
                <w:fldChar w:fldCharType="end"/>
              </w:r>
            </w:ins>
          </w:p>
        </w:tc>
        <w:tc>
          <w:tcPr>
            <w:tcW w:w="4018" w:type="dxa"/>
            <w:tcBorders>
              <w:top w:val="nil"/>
              <w:bottom w:val="single" w:sz="12" w:space="0" w:color="000080"/>
            </w:tcBorders>
          </w:tcPr>
          <w:p w14:paraId="5262F1FC" w14:textId="5745D97E" w:rsidR="00405173" w:rsidRDefault="00405173" w:rsidP="002507A5">
            <w:pPr>
              <w:pStyle w:val="TableRow"/>
              <w:rPr>
                <w:ins w:id="70" w:author="Andrew Kemp" w:date="2017-09-19T15:20:00Z"/>
                <w:rFonts w:cs="Arial"/>
              </w:rPr>
            </w:pPr>
            <w:ins w:id="71" w:author="Andrew Kemp" w:date="2017-09-19T15:21:00Z">
              <w:r>
                <w:rPr>
                  <w:rFonts w:cs="Arial"/>
                </w:rPr>
                <w:t xml:space="preserve">TFS 11772 / Redmine 1650 </w:t>
              </w:r>
            </w:ins>
            <w:ins w:id="72" w:author="Andrew Kemp" w:date="2017-09-19T15:26:00Z">
              <w:r w:rsidR="002507A5">
                <w:rPr>
                  <w:rFonts w:cs="Arial"/>
                </w:rPr>
                <w:t xml:space="preserve">– </w:t>
              </w:r>
            </w:ins>
            <w:ins w:id="73" w:author="Andrew Kemp" w:date="2017-09-19T15:21:00Z">
              <w:r w:rsidRPr="00405173">
                <w:rPr>
                  <w:rFonts w:cs="Arial"/>
                </w:rPr>
                <w:t>Automatically display ancestor hierarchy on searching thesaurus</w:t>
              </w:r>
            </w:ins>
          </w:p>
        </w:tc>
        <w:tc>
          <w:tcPr>
            <w:tcW w:w="1800" w:type="dxa"/>
            <w:tcBorders>
              <w:top w:val="nil"/>
              <w:bottom w:val="single" w:sz="12" w:space="0" w:color="000080"/>
            </w:tcBorders>
          </w:tcPr>
          <w:p w14:paraId="38EA3866" w14:textId="77777777" w:rsidR="00405173" w:rsidRDefault="00405173" w:rsidP="00C92F36">
            <w:pPr>
              <w:pStyle w:val="TableRow"/>
              <w:rPr>
                <w:ins w:id="74" w:author="Andrew Kemp" w:date="2017-09-19T15:20:00Z"/>
                <w:rFonts w:eastAsia="SimSun"/>
                <w:lang w:eastAsia="zh-SG"/>
              </w:rPr>
            </w:pPr>
          </w:p>
        </w:tc>
      </w:tr>
      <w:tr w:rsidR="00CB4E65" w14:paraId="240A48C1" w14:textId="77777777" w:rsidTr="00D148DD">
        <w:trPr>
          <w:ins w:id="75" w:author="Andrew Kemp" w:date="2017-10-10T17:19:00Z"/>
        </w:trPr>
        <w:tc>
          <w:tcPr>
            <w:tcW w:w="1403" w:type="dxa"/>
            <w:tcBorders>
              <w:top w:val="single" w:sz="12" w:space="0" w:color="000080"/>
            </w:tcBorders>
          </w:tcPr>
          <w:p w14:paraId="3557E774" w14:textId="52A153A6" w:rsidR="00CB4E65" w:rsidRDefault="00CB4E65" w:rsidP="00F77852">
            <w:pPr>
              <w:pStyle w:val="TableRow"/>
              <w:rPr>
                <w:ins w:id="76" w:author="Andrew Kemp" w:date="2017-10-10T17:19:00Z"/>
                <w:rFonts w:eastAsia="SimSun"/>
                <w:lang w:eastAsia="zh-SG"/>
              </w:rPr>
            </w:pPr>
            <w:ins w:id="77" w:author="Andrew Kemp" w:date="2017-10-10T17:20:00Z">
              <w:r>
                <w:rPr>
                  <w:rFonts w:eastAsia="SimSun"/>
                  <w:lang w:eastAsia="zh-SG"/>
                </w:rPr>
                <w:t>10/10/2017</w:t>
              </w:r>
            </w:ins>
          </w:p>
        </w:tc>
        <w:tc>
          <w:tcPr>
            <w:tcW w:w="1257" w:type="dxa"/>
            <w:tcBorders>
              <w:top w:val="single" w:sz="12" w:space="0" w:color="000080"/>
            </w:tcBorders>
            <w:shd w:val="clear" w:color="auto" w:fill="auto"/>
          </w:tcPr>
          <w:p w14:paraId="08572DBA" w14:textId="31462568" w:rsidR="00CB4E65" w:rsidRDefault="00CB4E65" w:rsidP="00CA1BC8">
            <w:pPr>
              <w:pStyle w:val="TableRow"/>
              <w:rPr>
                <w:ins w:id="78" w:author="Andrew Kemp" w:date="2017-10-10T17:19:00Z"/>
                <w:rFonts w:eastAsia="SimSun"/>
                <w:lang w:eastAsia="zh-SG"/>
              </w:rPr>
            </w:pPr>
            <w:ins w:id="79" w:author="Andrew Kemp" w:date="2017-10-10T17:20:00Z">
              <w:r>
                <w:rPr>
                  <w:rFonts w:eastAsia="SimSun"/>
                  <w:lang w:eastAsia="zh-SG"/>
                </w:rPr>
                <w:fldChar w:fldCharType="begin"/>
              </w:r>
              <w:r>
                <w:rPr>
                  <w:rFonts w:eastAsia="SimSun"/>
                  <w:lang w:eastAsia="zh-SG"/>
                </w:rPr>
                <w:instrText xml:space="preserve"> REF _Ref272158237 \r \h </w:instrText>
              </w:r>
            </w:ins>
            <w:r>
              <w:rPr>
                <w:rFonts w:eastAsia="SimSun"/>
                <w:lang w:eastAsia="zh-SG"/>
              </w:rPr>
            </w:r>
            <w:r>
              <w:rPr>
                <w:rFonts w:eastAsia="SimSun"/>
                <w:lang w:eastAsia="zh-SG"/>
              </w:rPr>
              <w:fldChar w:fldCharType="separate"/>
            </w:r>
            <w:ins w:id="80" w:author="Andrew Kemp" w:date="2017-10-10T17:20:00Z">
              <w:r>
                <w:rPr>
                  <w:rFonts w:eastAsia="SimSun"/>
                  <w:lang w:eastAsia="zh-SG"/>
                </w:rPr>
                <w:t>7.1.1</w:t>
              </w:r>
              <w:r>
                <w:rPr>
                  <w:rFonts w:eastAsia="SimSun"/>
                  <w:lang w:eastAsia="zh-SG"/>
                </w:rPr>
                <w:fldChar w:fldCharType="end"/>
              </w:r>
            </w:ins>
          </w:p>
        </w:tc>
        <w:tc>
          <w:tcPr>
            <w:tcW w:w="4018" w:type="dxa"/>
            <w:tcBorders>
              <w:top w:val="single" w:sz="12" w:space="0" w:color="000080"/>
            </w:tcBorders>
          </w:tcPr>
          <w:p w14:paraId="1381F138" w14:textId="179FE879" w:rsidR="00CB4E65" w:rsidRDefault="00CB4E65" w:rsidP="002507A5">
            <w:pPr>
              <w:pStyle w:val="TableRow"/>
              <w:rPr>
                <w:ins w:id="81" w:author="Andrew Kemp" w:date="2017-10-10T17:19:00Z"/>
                <w:rFonts w:cs="Arial"/>
              </w:rPr>
            </w:pPr>
            <w:ins w:id="82" w:author="Andrew Kemp" w:date="2017-10-10T17:20:00Z">
              <w:r>
                <w:rPr>
                  <w:rFonts w:cs="Arial"/>
                </w:rPr>
                <w:t xml:space="preserve">TFS 11897 / Redmine 1701 </w:t>
              </w:r>
            </w:ins>
            <w:ins w:id="83" w:author="Andrew Kemp" w:date="2017-10-10T17:21:00Z">
              <w:r>
                <w:rPr>
                  <w:rFonts w:cs="Arial"/>
                </w:rPr>
                <w:t>–</w:t>
              </w:r>
            </w:ins>
            <w:ins w:id="84" w:author="Andrew Kemp" w:date="2017-10-10T17:20:00Z">
              <w:r>
                <w:rPr>
                  <w:rFonts w:cs="Arial"/>
                </w:rPr>
                <w:t xml:space="preserve"> Distinct </w:t>
              </w:r>
            </w:ins>
            <w:ins w:id="85" w:author="Andrew Kemp" w:date="2017-10-10T17:21:00Z">
              <w:r>
                <w:rPr>
                  <w:rFonts w:cs="Arial"/>
                </w:rPr>
                <w:t>domain mask registry setting for each Recorder login used by a single Windows user.</w:t>
              </w:r>
            </w:ins>
          </w:p>
        </w:tc>
        <w:tc>
          <w:tcPr>
            <w:tcW w:w="1800" w:type="dxa"/>
            <w:tcBorders>
              <w:top w:val="single" w:sz="12" w:space="0" w:color="000080"/>
            </w:tcBorders>
          </w:tcPr>
          <w:p w14:paraId="7B0FB11B" w14:textId="6CA62646" w:rsidR="00CB4E65" w:rsidRDefault="00CB4E65" w:rsidP="00C92F36">
            <w:pPr>
              <w:pStyle w:val="TableRow"/>
              <w:rPr>
                <w:ins w:id="86" w:author="Andrew Kemp" w:date="2017-10-10T17:19:00Z"/>
                <w:rFonts w:eastAsia="SimSun"/>
                <w:lang w:eastAsia="zh-SG"/>
              </w:rPr>
            </w:pPr>
            <w:ins w:id="87" w:author="Andrew Kemp" w:date="2017-10-10T17:21:00Z">
              <w:r>
                <w:rPr>
                  <w:rFonts w:eastAsia="SimSun"/>
                  <w:lang w:eastAsia="zh-SG"/>
                </w:rPr>
                <w:t>AJWK</w:t>
              </w:r>
            </w:ins>
          </w:p>
        </w:tc>
      </w:tr>
    </w:tbl>
    <w:p w14:paraId="4043CCE7" w14:textId="77777777" w:rsidR="001E28AB" w:rsidRDefault="001E28AB" w:rsidP="00840903">
      <w:pPr>
        <w:pStyle w:val="MainTitles"/>
        <w:outlineLvl w:val="0"/>
      </w:pPr>
      <w:r>
        <w:rPr>
          <w:rFonts w:ascii="Times New Roman" w:hAnsi="Times New Roman"/>
          <w:sz w:val="28"/>
        </w:rPr>
        <w:br w:type="page"/>
      </w:r>
      <w:r>
        <w:lastRenderedPageBreak/>
        <w:t xml:space="preserve">Table </w:t>
      </w:r>
      <w:r w:rsidR="001E3354">
        <w:t>of</w:t>
      </w:r>
      <w:r>
        <w:t xml:space="preserve"> Contents</w:t>
      </w:r>
    </w:p>
    <w:p w14:paraId="041898DB" w14:textId="77777777" w:rsidR="00887218" w:rsidRDefault="001E28AB">
      <w:pPr>
        <w:pStyle w:val="TOC1"/>
        <w:tabs>
          <w:tab w:val="left" w:pos="600"/>
          <w:tab w:val="right" w:leader="dot" w:pos="8296"/>
        </w:tabs>
        <w:rPr>
          <w:rFonts w:ascii="Calibri" w:hAnsi="Calibri"/>
          <w:b w:val="0"/>
          <w:caps w:val="0"/>
          <w:noProof/>
          <w:color w:val="auto"/>
          <w:u w:val="none"/>
          <w:lang w:eastAsia="en-GB"/>
        </w:rPr>
      </w:pPr>
      <w:r>
        <w:fldChar w:fldCharType="begin"/>
      </w:r>
      <w:r>
        <w:instrText xml:space="preserve"> TOC \o "1-4" </w:instrText>
      </w:r>
      <w:r>
        <w:fldChar w:fldCharType="separate"/>
      </w:r>
      <w:r w:rsidR="00887218">
        <w:rPr>
          <w:noProof/>
        </w:rPr>
        <w:t>1.</w:t>
      </w:r>
      <w:r w:rsidR="00887218">
        <w:rPr>
          <w:rFonts w:ascii="Calibri" w:hAnsi="Calibri"/>
          <w:b w:val="0"/>
          <w:caps w:val="0"/>
          <w:noProof/>
          <w:color w:val="auto"/>
          <w:u w:val="none"/>
          <w:lang w:eastAsia="en-GB"/>
        </w:rPr>
        <w:tab/>
      </w:r>
      <w:r w:rsidR="00887218">
        <w:rPr>
          <w:noProof/>
        </w:rPr>
        <w:t>System Overview</w:t>
      </w:r>
      <w:r w:rsidR="00887218">
        <w:rPr>
          <w:noProof/>
        </w:rPr>
        <w:tab/>
      </w:r>
      <w:r w:rsidR="00887218">
        <w:rPr>
          <w:noProof/>
        </w:rPr>
        <w:fldChar w:fldCharType="begin"/>
      </w:r>
      <w:r w:rsidR="00887218">
        <w:rPr>
          <w:noProof/>
        </w:rPr>
        <w:instrText xml:space="preserve"> PAGEREF _Toc292878621 \h </w:instrText>
      </w:r>
      <w:r w:rsidR="00887218">
        <w:rPr>
          <w:noProof/>
        </w:rPr>
      </w:r>
      <w:r w:rsidR="00887218">
        <w:rPr>
          <w:noProof/>
        </w:rPr>
        <w:fldChar w:fldCharType="separate"/>
      </w:r>
      <w:r w:rsidR="00887218">
        <w:rPr>
          <w:noProof/>
        </w:rPr>
        <w:t>25</w:t>
      </w:r>
      <w:r w:rsidR="00887218">
        <w:rPr>
          <w:noProof/>
        </w:rPr>
        <w:fldChar w:fldCharType="end"/>
      </w:r>
    </w:p>
    <w:p w14:paraId="3EACC25B"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1.1</w:t>
      </w:r>
      <w:r>
        <w:rPr>
          <w:rFonts w:ascii="Calibri" w:hAnsi="Calibri"/>
          <w:b w:val="0"/>
          <w:smallCaps w:val="0"/>
          <w:noProof/>
          <w:color w:val="auto"/>
          <w:lang w:eastAsia="en-GB"/>
        </w:rPr>
        <w:tab/>
      </w:r>
      <w:r>
        <w:rPr>
          <w:noProof/>
        </w:rPr>
        <w:t>Business Summary</w:t>
      </w:r>
      <w:r>
        <w:rPr>
          <w:noProof/>
        </w:rPr>
        <w:tab/>
      </w:r>
      <w:r>
        <w:rPr>
          <w:noProof/>
        </w:rPr>
        <w:fldChar w:fldCharType="begin"/>
      </w:r>
      <w:r>
        <w:rPr>
          <w:noProof/>
        </w:rPr>
        <w:instrText xml:space="preserve"> PAGEREF _Toc292878622 \h </w:instrText>
      </w:r>
      <w:r>
        <w:rPr>
          <w:noProof/>
        </w:rPr>
      </w:r>
      <w:r>
        <w:rPr>
          <w:noProof/>
        </w:rPr>
        <w:fldChar w:fldCharType="separate"/>
      </w:r>
      <w:r>
        <w:rPr>
          <w:noProof/>
        </w:rPr>
        <w:t>25</w:t>
      </w:r>
      <w:r>
        <w:rPr>
          <w:noProof/>
        </w:rPr>
        <w:fldChar w:fldCharType="end"/>
      </w:r>
    </w:p>
    <w:p w14:paraId="04A8EAC3"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1.2</w:t>
      </w:r>
      <w:r>
        <w:rPr>
          <w:rFonts w:ascii="Calibri" w:hAnsi="Calibri"/>
          <w:b w:val="0"/>
          <w:smallCaps w:val="0"/>
          <w:noProof/>
          <w:color w:val="auto"/>
          <w:lang w:eastAsia="en-GB"/>
        </w:rPr>
        <w:tab/>
      </w:r>
      <w:r>
        <w:rPr>
          <w:noProof/>
        </w:rPr>
        <w:t>Recorder System Introduction</w:t>
      </w:r>
      <w:r>
        <w:rPr>
          <w:noProof/>
        </w:rPr>
        <w:tab/>
      </w:r>
      <w:r>
        <w:rPr>
          <w:noProof/>
        </w:rPr>
        <w:fldChar w:fldCharType="begin"/>
      </w:r>
      <w:r>
        <w:rPr>
          <w:noProof/>
        </w:rPr>
        <w:instrText xml:space="preserve"> PAGEREF _Toc292878623 \h </w:instrText>
      </w:r>
      <w:r>
        <w:rPr>
          <w:noProof/>
        </w:rPr>
      </w:r>
      <w:r>
        <w:rPr>
          <w:noProof/>
        </w:rPr>
        <w:fldChar w:fldCharType="separate"/>
      </w:r>
      <w:r>
        <w:rPr>
          <w:noProof/>
        </w:rPr>
        <w:t>25</w:t>
      </w:r>
      <w:r>
        <w:rPr>
          <w:noProof/>
        </w:rPr>
        <w:fldChar w:fldCharType="end"/>
      </w:r>
    </w:p>
    <w:p w14:paraId="5F42FC2D"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1.3</w:t>
      </w:r>
      <w:r>
        <w:rPr>
          <w:rFonts w:ascii="Calibri" w:hAnsi="Calibri"/>
          <w:b w:val="0"/>
          <w:smallCaps w:val="0"/>
          <w:noProof/>
          <w:color w:val="auto"/>
          <w:lang w:eastAsia="en-GB"/>
        </w:rPr>
        <w:tab/>
      </w:r>
      <w:r>
        <w:rPr>
          <w:noProof/>
        </w:rPr>
        <w:t>Collections Module Introduction</w:t>
      </w:r>
      <w:r>
        <w:rPr>
          <w:noProof/>
        </w:rPr>
        <w:tab/>
      </w:r>
      <w:r>
        <w:rPr>
          <w:noProof/>
        </w:rPr>
        <w:fldChar w:fldCharType="begin"/>
      </w:r>
      <w:r>
        <w:rPr>
          <w:noProof/>
        </w:rPr>
        <w:instrText xml:space="preserve"> PAGEREF _Toc292878624 \h </w:instrText>
      </w:r>
      <w:r>
        <w:rPr>
          <w:noProof/>
        </w:rPr>
      </w:r>
      <w:r>
        <w:rPr>
          <w:noProof/>
        </w:rPr>
        <w:fldChar w:fldCharType="separate"/>
      </w:r>
      <w:r>
        <w:rPr>
          <w:noProof/>
        </w:rPr>
        <w:t>26</w:t>
      </w:r>
      <w:r>
        <w:rPr>
          <w:noProof/>
        </w:rPr>
        <w:fldChar w:fldCharType="end"/>
      </w:r>
    </w:p>
    <w:p w14:paraId="27D1332D"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1.4</w:t>
      </w:r>
      <w:r>
        <w:rPr>
          <w:rFonts w:ascii="Calibri" w:hAnsi="Calibri"/>
          <w:b w:val="0"/>
          <w:smallCaps w:val="0"/>
          <w:noProof/>
          <w:color w:val="auto"/>
          <w:lang w:eastAsia="en-GB"/>
        </w:rPr>
        <w:tab/>
      </w:r>
      <w:r>
        <w:rPr>
          <w:noProof/>
        </w:rPr>
        <w:t>System Use Cases</w:t>
      </w:r>
      <w:r>
        <w:rPr>
          <w:noProof/>
        </w:rPr>
        <w:tab/>
      </w:r>
      <w:r>
        <w:rPr>
          <w:noProof/>
        </w:rPr>
        <w:fldChar w:fldCharType="begin"/>
      </w:r>
      <w:r>
        <w:rPr>
          <w:noProof/>
        </w:rPr>
        <w:instrText xml:space="preserve"> PAGEREF _Toc292878625 \h </w:instrText>
      </w:r>
      <w:r>
        <w:rPr>
          <w:noProof/>
        </w:rPr>
      </w:r>
      <w:r>
        <w:rPr>
          <w:noProof/>
        </w:rPr>
        <w:fldChar w:fldCharType="separate"/>
      </w:r>
      <w:r>
        <w:rPr>
          <w:noProof/>
        </w:rPr>
        <w:t>28</w:t>
      </w:r>
      <w:r>
        <w:rPr>
          <w:noProof/>
        </w:rPr>
        <w:fldChar w:fldCharType="end"/>
      </w:r>
    </w:p>
    <w:p w14:paraId="1FA4FD3F" w14:textId="77777777" w:rsidR="00887218" w:rsidRDefault="00887218">
      <w:pPr>
        <w:pStyle w:val="TOC3"/>
        <w:tabs>
          <w:tab w:val="left" w:pos="1000"/>
          <w:tab w:val="right" w:leader="dot" w:pos="8296"/>
        </w:tabs>
        <w:rPr>
          <w:rFonts w:ascii="Calibri" w:hAnsi="Calibri"/>
          <w:smallCaps w:val="0"/>
          <w:noProof/>
          <w:color w:val="auto"/>
          <w:lang w:eastAsia="en-GB"/>
        </w:rPr>
      </w:pPr>
      <w:r w:rsidRPr="00CE201A">
        <w:rPr>
          <w:rFonts w:eastAsia="SimSun"/>
          <w:noProof/>
          <w:lang w:eastAsia="zh-SG"/>
        </w:rPr>
        <w:t>1.4.1</w:t>
      </w:r>
      <w:r>
        <w:rPr>
          <w:rFonts w:ascii="Calibri" w:hAnsi="Calibri"/>
          <w:smallCaps w:val="0"/>
          <w:noProof/>
          <w:color w:val="auto"/>
          <w:lang w:eastAsia="en-GB"/>
        </w:rPr>
        <w:tab/>
      </w:r>
      <w:r w:rsidRPr="00CE201A">
        <w:rPr>
          <w:rFonts w:eastAsia="SimSun"/>
          <w:noProof/>
          <w:lang w:eastAsia="zh-SG"/>
        </w:rPr>
        <w:t>Overview</w:t>
      </w:r>
      <w:r>
        <w:rPr>
          <w:noProof/>
        </w:rPr>
        <w:tab/>
      </w:r>
      <w:r>
        <w:rPr>
          <w:noProof/>
        </w:rPr>
        <w:fldChar w:fldCharType="begin"/>
      </w:r>
      <w:r>
        <w:rPr>
          <w:noProof/>
        </w:rPr>
        <w:instrText xml:space="preserve"> PAGEREF _Toc292878626 \h </w:instrText>
      </w:r>
      <w:r>
        <w:rPr>
          <w:noProof/>
        </w:rPr>
      </w:r>
      <w:r>
        <w:rPr>
          <w:noProof/>
        </w:rPr>
        <w:fldChar w:fldCharType="separate"/>
      </w:r>
      <w:r>
        <w:rPr>
          <w:noProof/>
        </w:rPr>
        <w:t>28</w:t>
      </w:r>
      <w:r>
        <w:rPr>
          <w:noProof/>
        </w:rPr>
        <w:fldChar w:fldCharType="end"/>
      </w:r>
    </w:p>
    <w:p w14:paraId="179420B2" w14:textId="77777777" w:rsidR="00887218" w:rsidRDefault="00887218">
      <w:pPr>
        <w:pStyle w:val="TOC3"/>
        <w:tabs>
          <w:tab w:val="left" w:pos="1000"/>
          <w:tab w:val="right" w:leader="dot" w:pos="8296"/>
        </w:tabs>
        <w:rPr>
          <w:rFonts w:ascii="Calibri" w:hAnsi="Calibri"/>
          <w:smallCaps w:val="0"/>
          <w:noProof/>
          <w:color w:val="auto"/>
          <w:lang w:eastAsia="en-GB"/>
        </w:rPr>
      </w:pPr>
      <w:r w:rsidRPr="00CE201A">
        <w:rPr>
          <w:rFonts w:eastAsia="SimSun"/>
          <w:noProof/>
          <w:lang w:eastAsia="zh-SG"/>
        </w:rPr>
        <w:t>1.4.2</w:t>
      </w:r>
      <w:r>
        <w:rPr>
          <w:rFonts w:ascii="Calibri" w:hAnsi="Calibri"/>
          <w:smallCaps w:val="0"/>
          <w:noProof/>
          <w:color w:val="auto"/>
          <w:lang w:eastAsia="en-GB"/>
        </w:rPr>
        <w:tab/>
      </w:r>
      <w:r>
        <w:rPr>
          <w:noProof/>
        </w:rPr>
        <w:t>Overview Use Case</w:t>
      </w:r>
      <w:r>
        <w:rPr>
          <w:noProof/>
        </w:rPr>
        <w:tab/>
      </w:r>
      <w:r>
        <w:rPr>
          <w:noProof/>
        </w:rPr>
        <w:fldChar w:fldCharType="begin"/>
      </w:r>
      <w:r>
        <w:rPr>
          <w:noProof/>
        </w:rPr>
        <w:instrText xml:space="preserve"> PAGEREF _Toc292878627 \h </w:instrText>
      </w:r>
      <w:r>
        <w:rPr>
          <w:noProof/>
        </w:rPr>
      </w:r>
      <w:r>
        <w:rPr>
          <w:noProof/>
        </w:rPr>
        <w:fldChar w:fldCharType="separate"/>
      </w:r>
      <w:r>
        <w:rPr>
          <w:noProof/>
        </w:rPr>
        <w:t>29</w:t>
      </w:r>
      <w:r>
        <w:rPr>
          <w:noProof/>
        </w:rPr>
        <w:fldChar w:fldCharType="end"/>
      </w:r>
    </w:p>
    <w:p w14:paraId="28B71918" w14:textId="77777777" w:rsidR="00887218" w:rsidRDefault="00887218">
      <w:pPr>
        <w:pStyle w:val="TOC3"/>
        <w:tabs>
          <w:tab w:val="left" w:pos="1000"/>
          <w:tab w:val="right" w:leader="dot" w:pos="8296"/>
        </w:tabs>
        <w:rPr>
          <w:rFonts w:ascii="Calibri" w:hAnsi="Calibri"/>
          <w:smallCaps w:val="0"/>
          <w:noProof/>
          <w:color w:val="auto"/>
          <w:lang w:eastAsia="en-GB"/>
        </w:rPr>
      </w:pPr>
      <w:r w:rsidRPr="00CE201A">
        <w:rPr>
          <w:rFonts w:eastAsia="SimSun"/>
          <w:noProof/>
          <w:lang w:eastAsia="zh-SG"/>
        </w:rPr>
        <w:t>1.4.3</w:t>
      </w:r>
      <w:r>
        <w:rPr>
          <w:rFonts w:ascii="Calibri" w:hAnsi="Calibri"/>
          <w:smallCaps w:val="0"/>
          <w:noProof/>
          <w:color w:val="auto"/>
          <w:lang w:eastAsia="en-GB"/>
        </w:rPr>
        <w:tab/>
      </w:r>
      <w:r>
        <w:rPr>
          <w:noProof/>
        </w:rPr>
        <w:t>Collections Browser Use Case</w:t>
      </w:r>
      <w:r>
        <w:rPr>
          <w:noProof/>
        </w:rPr>
        <w:tab/>
      </w:r>
      <w:r>
        <w:rPr>
          <w:noProof/>
        </w:rPr>
        <w:fldChar w:fldCharType="begin"/>
      </w:r>
      <w:r>
        <w:rPr>
          <w:noProof/>
        </w:rPr>
        <w:instrText xml:space="preserve"> PAGEREF _Toc292878628 \h </w:instrText>
      </w:r>
      <w:r>
        <w:rPr>
          <w:noProof/>
        </w:rPr>
      </w:r>
      <w:r>
        <w:rPr>
          <w:noProof/>
        </w:rPr>
        <w:fldChar w:fldCharType="separate"/>
      </w:r>
      <w:r>
        <w:rPr>
          <w:noProof/>
        </w:rPr>
        <w:t>30</w:t>
      </w:r>
      <w:r>
        <w:rPr>
          <w:noProof/>
        </w:rPr>
        <w:fldChar w:fldCharType="end"/>
      </w:r>
    </w:p>
    <w:p w14:paraId="134A6BB0"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2.</w:t>
      </w:r>
      <w:r>
        <w:rPr>
          <w:rFonts w:ascii="Calibri" w:hAnsi="Calibri"/>
          <w:b w:val="0"/>
          <w:caps w:val="0"/>
          <w:noProof/>
          <w:color w:val="auto"/>
          <w:u w:val="none"/>
          <w:lang w:eastAsia="en-GB"/>
        </w:rPr>
        <w:tab/>
      </w:r>
      <w:r>
        <w:rPr>
          <w:noProof/>
        </w:rPr>
        <w:t>Technical Framework</w:t>
      </w:r>
      <w:r>
        <w:rPr>
          <w:noProof/>
        </w:rPr>
        <w:tab/>
      </w:r>
      <w:r>
        <w:rPr>
          <w:noProof/>
        </w:rPr>
        <w:fldChar w:fldCharType="begin"/>
      </w:r>
      <w:r>
        <w:rPr>
          <w:noProof/>
        </w:rPr>
        <w:instrText xml:space="preserve"> PAGEREF _Toc292878629 \h </w:instrText>
      </w:r>
      <w:r>
        <w:rPr>
          <w:noProof/>
        </w:rPr>
      </w:r>
      <w:r>
        <w:rPr>
          <w:noProof/>
        </w:rPr>
        <w:fldChar w:fldCharType="separate"/>
      </w:r>
      <w:r>
        <w:rPr>
          <w:noProof/>
        </w:rPr>
        <w:t>32</w:t>
      </w:r>
      <w:r>
        <w:rPr>
          <w:noProof/>
        </w:rPr>
        <w:fldChar w:fldCharType="end"/>
      </w:r>
    </w:p>
    <w:p w14:paraId="2911FABB"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2.1</w:t>
      </w:r>
      <w:r>
        <w:rPr>
          <w:rFonts w:ascii="Calibri" w:hAnsi="Calibri"/>
          <w:b w:val="0"/>
          <w:smallCaps w:val="0"/>
          <w:noProof/>
          <w:color w:val="auto"/>
          <w:lang w:eastAsia="en-GB"/>
        </w:rPr>
        <w:tab/>
      </w:r>
      <w:r>
        <w:rPr>
          <w:noProof/>
        </w:rPr>
        <w:t>Technical Environment</w:t>
      </w:r>
      <w:r>
        <w:rPr>
          <w:noProof/>
        </w:rPr>
        <w:tab/>
      </w:r>
      <w:r>
        <w:rPr>
          <w:noProof/>
        </w:rPr>
        <w:fldChar w:fldCharType="begin"/>
      </w:r>
      <w:r>
        <w:rPr>
          <w:noProof/>
        </w:rPr>
        <w:instrText xml:space="preserve"> PAGEREF _Toc292878630 \h </w:instrText>
      </w:r>
      <w:r>
        <w:rPr>
          <w:noProof/>
        </w:rPr>
      </w:r>
      <w:r>
        <w:rPr>
          <w:noProof/>
        </w:rPr>
        <w:fldChar w:fldCharType="separate"/>
      </w:r>
      <w:r>
        <w:rPr>
          <w:noProof/>
        </w:rPr>
        <w:t>32</w:t>
      </w:r>
      <w:r>
        <w:rPr>
          <w:noProof/>
        </w:rPr>
        <w:fldChar w:fldCharType="end"/>
      </w:r>
    </w:p>
    <w:p w14:paraId="31CCAFD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2.1.1</w:t>
      </w:r>
      <w:r>
        <w:rPr>
          <w:rFonts w:ascii="Calibri" w:hAnsi="Calibri"/>
          <w:smallCaps w:val="0"/>
          <w:noProof/>
          <w:color w:val="auto"/>
          <w:lang w:eastAsia="en-GB"/>
        </w:rPr>
        <w:tab/>
      </w:r>
      <w:r>
        <w:rPr>
          <w:noProof/>
        </w:rPr>
        <w:t>Development Environment</w:t>
      </w:r>
      <w:r>
        <w:rPr>
          <w:noProof/>
        </w:rPr>
        <w:tab/>
      </w:r>
      <w:r>
        <w:rPr>
          <w:noProof/>
        </w:rPr>
        <w:fldChar w:fldCharType="begin"/>
      </w:r>
      <w:r>
        <w:rPr>
          <w:noProof/>
        </w:rPr>
        <w:instrText xml:space="preserve"> PAGEREF _Toc292878631 \h </w:instrText>
      </w:r>
      <w:r>
        <w:rPr>
          <w:noProof/>
        </w:rPr>
      </w:r>
      <w:r>
        <w:rPr>
          <w:noProof/>
        </w:rPr>
        <w:fldChar w:fldCharType="separate"/>
      </w:r>
      <w:r>
        <w:rPr>
          <w:noProof/>
        </w:rPr>
        <w:t>32</w:t>
      </w:r>
      <w:r>
        <w:rPr>
          <w:noProof/>
        </w:rPr>
        <w:fldChar w:fldCharType="end"/>
      </w:r>
    </w:p>
    <w:p w14:paraId="14820DF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2.1.2</w:t>
      </w:r>
      <w:r>
        <w:rPr>
          <w:rFonts w:ascii="Calibri" w:hAnsi="Calibri"/>
          <w:smallCaps w:val="0"/>
          <w:noProof/>
          <w:color w:val="auto"/>
          <w:lang w:eastAsia="en-GB"/>
        </w:rPr>
        <w:tab/>
      </w:r>
      <w:r>
        <w:rPr>
          <w:noProof/>
        </w:rPr>
        <w:t>Minimum User Environment</w:t>
      </w:r>
      <w:r>
        <w:rPr>
          <w:noProof/>
        </w:rPr>
        <w:tab/>
      </w:r>
      <w:r>
        <w:rPr>
          <w:noProof/>
        </w:rPr>
        <w:fldChar w:fldCharType="begin"/>
      </w:r>
      <w:r>
        <w:rPr>
          <w:noProof/>
        </w:rPr>
        <w:instrText xml:space="preserve"> PAGEREF _Toc292878632 \h </w:instrText>
      </w:r>
      <w:r>
        <w:rPr>
          <w:noProof/>
        </w:rPr>
      </w:r>
      <w:r>
        <w:rPr>
          <w:noProof/>
        </w:rPr>
        <w:fldChar w:fldCharType="separate"/>
      </w:r>
      <w:r>
        <w:rPr>
          <w:noProof/>
        </w:rPr>
        <w:t>32</w:t>
      </w:r>
      <w:r>
        <w:rPr>
          <w:noProof/>
        </w:rPr>
        <w:fldChar w:fldCharType="end"/>
      </w:r>
    </w:p>
    <w:p w14:paraId="5C5E8E2D"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2.2</w:t>
      </w:r>
      <w:r>
        <w:rPr>
          <w:rFonts w:ascii="Calibri" w:hAnsi="Calibri"/>
          <w:b w:val="0"/>
          <w:smallCaps w:val="0"/>
          <w:noProof/>
          <w:color w:val="auto"/>
          <w:lang w:eastAsia="en-GB"/>
        </w:rPr>
        <w:tab/>
      </w:r>
      <w:r>
        <w:rPr>
          <w:noProof/>
        </w:rPr>
        <w:t>System Standards</w:t>
      </w:r>
      <w:r>
        <w:rPr>
          <w:noProof/>
        </w:rPr>
        <w:tab/>
      </w:r>
      <w:r>
        <w:rPr>
          <w:noProof/>
        </w:rPr>
        <w:fldChar w:fldCharType="begin"/>
      </w:r>
      <w:r>
        <w:rPr>
          <w:noProof/>
        </w:rPr>
        <w:instrText xml:space="preserve"> PAGEREF _Toc292878633 \h </w:instrText>
      </w:r>
      <w:r>
        <w:rPr>
          <w:noProof/>
        </w:rPr>
      </w:r>
      <w:r>
        <w:rPr>
          <w:noProof/>
        </w:rPr>
        <w:fldChar w:fldCharType="separate"/>
      </w:r>
      <w:r>
        <w:rPr>
          <w:noProof/>
        </w:rPr>
        <w:t>32</w:t>
      </w:r>
      <w:r>
        <w:rPr>
          <w:noProof/>
        </w:rPr>
        <w:fldChar w:fldCharType="end"/>
      </w:r>
    </w:p>
    <w:p w14:paraId="32813F32"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3.</w:t>
      </w:r>
      <w:r>
        <w:rPr>
          <w:rFonts w:ascii="Calibri" w:hAnsi="Calibri"/>
          <w:b w:val="0"/>
          <w:caps w:val="0"/>
          <w:noProof/>
          <w:color w:val="auto"/>
          <w:u w:val="none"/>
          <w:lang w:eastAsia="en-GB"/>
        </w:rPr>
        <w:tab/>
      </w:r>
      <w:r>
        <w:rPr>
          <w:noProof/>
        </w:rPr>
        <w:t>System Framework</w:t>
      </w:r>
      <w:r>
        <w:rPr>
          <w:noProof/>
        </w:rPr>
        <w:tab/>
      </w:r>
      <w:r>
        <w:rPr>
          <w:noProof/>
        </w:rPr>
        <w:fldChar w:fldCharType="begin"/>
      </w:r>
      <w:r>
        <w:rPr>
          <w:noProof/>
        </w:rPr>
        <w:instrText xml:space="preserve"> PAGEREF _Toc292878634 \h </w:instrText>
      </w:r>
      <w:r>
        <w:rPr>
          <w:noProof/>
        </w:rPr>
      </w:r>
      <w:r>
        <w:rPr>
          <w:noProof/>
        </w:rPr>
        <w:fldChar w:fldCharType="separate"/>
      </w:r>
      <w:r>
        <w:rPr>
          <w:noProof/>
        </w:rPr>
        <w:t>33</w:t>
      </w:r>
      <w:r>
        <w:rPr>
          <w:noProof/>
        </w:rPr>
        <w:fldChar w:fldCharType="end"/>
      </w:r>
    </w:p>
    <w:p w14:paraId="23623BC1"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3.1</w:t>
      </w:r>
      <w:r>
        <w:rPr>
          <w:rFonts w:ascii="Calibri" w:hAnsi="Calibri"/>
          <w:b w:val="0"/>
          <w:smallCaps w:val="0"/>
          <w:noProof/>
          <w:color w:val="auto"/>
          <w:lang w:eastAsia="en-GB"/>
        </w:rPr>
        <w:tab/>
      </w:r>
      <w:r>
        <w:rPr>
          <w:noProof/>
        </w:rPr>
        <w:t>Implementation Units</w:t>
      </w:r>
      <w:r>
        <w:rPr>
          <w:noProof/>
        </w:rPr>
        <w:tab/>
      </w:r>
      <w:r>
        <w:rPr>
          <w:noProof/>
        </w:rPr>
        <w:fldChar w:fldCharType="begin"/>
      </w:r>
      <w:r>
        <w:rPr>
          <w:noProof/>
        </w:rPr>
        <w:instrText xml:space="preserve"> PAGEREF _Toc292878635 \h </w:instrText>
      </w:r>
      <w:r>
        <w:rPr>
          <w:noProof/>
        </w:rPr>
      </w:r>
      <w:r>
        <w:rPr>
          <w:noProof/>
        </w:rPr>
        <w:fldChar w:fldCharType="separate"/>
      </w:r>
      <w:r>
        <w:rPr>
          <w:noProof/>
        </w:rPr>
        <w:t>33</w:t>
      </w:r>
      <w:r>
        <w:rPr>
          <w:noProof/>
        </w:rPr>
        <w:fldChar w:fldCharType="end"/>
      </w:r>
    </w:p>
    <w:p w14:paraId="0A9B25BF"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3.1.1</w:t>
      </w:r>
      <w:r>
        <w:rPr>
          <w:rFonts w:ascii="Calibri" w:hAnsi="Calibri"/>
          <w:smallCaps w:val="0"/>
          <w:noProof/>
          <w:color w:val="auto"/>
          <w:lang w:eastAsia="en-GB"/>
        </w:rPr>
        <w:tab/>
      </w:r>
      <w:r>
        <w:rPr>
          <w:noProof/>
        </w:rPr>
        <w:t>Overview</w:t>
      </w:r>
      <w:r>
        <w:rPr>
          <w:noProof/>
        </w:rPr>
        <w:tab/>
      </w:r>
      <w:r>
        <w:rPr>
          <w:noProof/>
        </w:rPr>
        <w:fldChar w:fldCharType="begin"/>
      </w:r>
      <w:r>
        <w:rPr>
          <w:noProof/>
        </w:rPr>
        <w:instrText xml:space="preserve"> PAGEREF _Toc292878636 \h </w:instrText>
      </w:r>
      <w:r>
        <w:rPr>
          <w:noProof/>
        </w:rPr>
      </w:r>
      <w:r>
        <w:rPr>
          <w:noProof/>
        </w:rPr>
        <w:fldChar w:fldCharType="separate"/>
      </w:r>
      <w:r>
        <w:rPr>
          <w:noProof/>
        </w:rPr>
        <w:t>33</w:t>
      </w:r>
      <w:r>
        <w:rPr>
          <w:noProof/>
        </w:rPr>
        <w:fldChar w:fldCharType="end"/>
      </w:r>
    </w:p>
    <w:p w14:paraId="7D03C090"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3.1.2</w:t>
      </w:r>
      <w:r>
        <w:rPr>
          <w:rFonts w:ascii="Calibri" w:hAnsi="Calibri"/>
          <w:smallCaps w:val="0"/>
          <w:noProof/>
          <w:color w:val="auto"/>
          <w:lang w:eastAsia="en-GB"/>
        </w:rPr>
        <w:tab/>
      </w:r>
      <w:r>
        <w:rPr>
          <w:noProof/>
        </w:rPr>
        <w:t>Recorder</w:t>
      </w:r>
      <w:r>
        <w:rPr>
          <w:noProof/>
        </w:rPr>
        <w:tab/>
      </w:r>
      <w:r>
        <w:rPr>
          <w:noProof/>
        </w:rPr>
        <w:fldChar w:fldCharType="begin"/>
      </w:r>
      <w:r>
        <w:rPr>
          <w:noProof/>
        </w:rPr>
        <w:instrText xml:space="preserve"> PAGEREF _Toc292878637 \h </w:instrText>
      </w:r>
      <w:r>
        <w:rPr>
          <w:noProof/>
        </w:rPr>
      </w:r>
      <w:r>
        <w:rPr>
          <w:noProof/>
        </w:rPr>
        <w:fldChar w:fldCharType="separate"/>
      </w:r>
      <w:r>
        <w:rPr>
          <w:noProof/>
        </w:rPr>
        <w:t>34</w:t>
      </w:r>
      <w:r>
        <w:rPr>
          <w:noProof/>
        </w:rPr>
        <w:fldChar w:fldCharType="end"/>
      </w:r>
    </w:p>
    <w:p w14:paraId="13FF4CA6"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3.1.3</w:t>
      </w:r>
      <w:r>
        <w:rPr>
          <w:rFonts w:ascii="Calibri" w:hAnsi="Calibri"/>
          <w:smallCaps w:val="0"/>
          <w:noProof/>
          <w:color w:val="auto"/>
          <w:lang w:eastAsia="en-GB"/>
        </w:rPr>
        <w:tab/>
      </w:r>
      <w:r>
        <w:rPr>
          <w:noProof/>
        </w:rPr>
        <w:t>Collections Module Manager</w:t>
      </w:r>
      <w:r>
        <w:rPr>
          <w:noProof/>
        </w:rPr>
        <w:tab/>
      </w:r>
      <w:r>
        <w:rPr>
          <w:noProof/>
        </w:rPr>
        <w:fldChar w:fldCharType="begin"/>
      </w:r>
      <w:r>
        <w:rPr>
          <w:noProof/>
        </w:rPr>
        <w:instrText xml:space="preserve"> PAGEREF _Toc292878638 \h </w:instrText>
      </w:r>
      <w:r>
        <w:rPr>
          <w:noProof/>
        </w:rPr>
      </w:r>
      <w:r>
        <w:rPr>
          <w:noProof/>
        </w:rPr>
        <w:fldChar w:fldCharType="separate"/>
      </w:r>
      <w:r>
        <w:rPr>
          <w:noProof/>
        </w:rPr>
        <w:t>34</w:t>
      </w:r>
      <w:r>
        <w:rPr>
          <w:noProof/>
        </w:rPr>
        <w:fldChar w:fldCharType="end"/>
      </w:r>
    </w:p>
    <w:p w14:paraId="442C4B5B"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3.1.4</w:t>
      </w:r>
      <w:r>
        <w:rPr>
          <w:rFonts w:ascii="Calibri" w:hAnsi="Calibri"/>
          <w:smallCaps w:val="0"/>
          <w:noProof/>
          <w:color w:val="auto"/>
          <w:lang w:eastAsia="en-GB"/>
        </w:rPr>
        <w:tab/>
      </w:r>
      <w:r>
        <w:rPr>
          <w:noProof/>
        </w:rPr>
        <w:t>Collections Browser</w:t>
      </w:r>
      <w:r>
        <w:rPr>
          <w:noProof/>
        </w:rPr>
        <w:tab/>
      </w:r>
      <w:r>
        <w:rPr>
          <w:noProof/>
        </w:rPr>
        <w:fldChar w:fldCharType="begin"/>
      </w:r>
      <w:r>
        <w:rPr>
          <w:noProof/>
        </w:rPr>
        <w:instrText xml:space="preserve"> PAGEREF _Toc292878639 \h </w:instrText>
      </w:r>
      <w:r>
        <w:rPr>
          <w:noProof/>
        </w:rPr>
      </w:r>
      <w:r>
        <w:rPr>
          <w:noProof/>
        </w:rPr>
        <w:fldChar w:fldCharType="separate"/>
      </w:r>
      <w:r>
        <w:rPr>
          <w:noProof/>
        </w:rPr>
        <w:t>34</w:t>
      </w:r>
      <w:r>
        <w:rPr>
          <w:noProof/>
        </w:rPr>
        <w:fldChar w:fldCharType="end"/>
      </w:r>
    </w:p>
    <w:p w14:paraId="7253ADBC"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3.1.5</w:t>
      </w:r>
      <w:r>
        <w:rPr>
          <w:rFonts w:ascii="Calibri" w:hAnsi="Calibri"/>
          <w:smallCaps w:val="0"/>
          <w:noProof/>
          <w:color w:val="auto"/>
          <w:lang w:eastAsia="en-GB"/>
        </w:rPr>
        <w:tab/>
      </w:r>
      <w:r>
        <w:rPr>
          <w:noProof/>
        </w:rPr>
        <w:t>Collections Occurrences</w:t>
      </w:r>
      <w:r>
        <w:rPr>
          <w:noProof/>
        </w:rPr>
        <w:tab/>
      </w:r>
      <w:r>
        <w:rPr>
          <w:noProof/>
        </w:rPr>
        <w:fldChar w:fldCharType="begin"/>
      </w:r>
      <w:r>
        <w:rPr>
          <w:noProof/>
        </w:rPr>
        <w:instrText xml:space="preserve"> PAGEREF _Toc292878640 \h </w:instrText>
      </w:r>
      <w:r>
        <w:rPr>
          <w:noProof/>
        </w:rPr>
      </w:r>
      <w:r>
        <w:rPr>
          <w:noProof/>
        </w:rPr>
        <w:fldChar w:fldCharType="separate"/>
      </w:r>
      <w:r>
        <w:rPr>
          <w:noProof/>
        </w:rPr>
        <w:t>34</w:t>
      </w:r>
      <w:r>
        <w:rPr>
          <w:noProof/>
        </w:rPr>
        <w:fldChar w:fldCharType="end"/>
      </w:r>
    </w:p>
    <w:p w14:paraId="0F3CF0AC"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3.1.6</w:t>
      </w:r>
      <w:r>
        <w:rPr>
          <w:rFonts w:ascii="Calibri" w:hAnsi="Calibri"/>
          <w:smallCaps w:val="0"/>
          <w:noProof/>
          <w:color w:val="auto"/>
          <w:lang w:eastAsia="en-GB"/>
        </w:rPr>
        <w:tab/>
      </w:r>
      <w:r>
        <w:rPr>
          <w:noProof/>
        </w:rPr>
        <w:t>Quick Entry</w:t>
      </w:r>
      <w:r>
        <w:rPr>
          <w:noProof/>
        </w:rPr>
        <w:tab/>
      </w:r>
      <w:r>
        <w:rPr>
          <w:noProof/>
        </w:rPr>
        <w:fldChar w:fldCharType="begin"/>
      </w:r>
      <w:r>
        <w:rPr>
          <w:noProof/>
        </w:rPr>
        <w:instrText xml:space="preserve"> PAGEREF _Toc292878641 \h </w:instrText>
      </w:r>
      <w:r>
        <w:rPr>
          <w:noProof/>
        </w:rPr>
      </w:r>
      <w:r>
        <w:rPr>
          <w:noProof/>
        </w:rPr>
        <w:fldChar w:fldCharType="separate"/>
      </w:r>
      <w:r>
        <w:rPr>
          <w:noProof/>
        </w:rPr>
        <w:t>34</w:t>
      </w:r>
      <w:r>
        <w:rPr>
          <w:noProof/>
        </w:rPr>
        <w:fldChar w:fldCharType="end"/>
      </w:r>
    </w:p>
    <w:p w14:paraId="2FE9B53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3.1.7</w:t>
      </w:r>
      <w:r>
        <w:rPr>
          <w:rFonts w:ascii="Calibri" w:hAnsi="Calibri"/>
          <w:smallCaps w:val="0"/>
          <w:noProof/>
          <w:color w:val="auto"/>
          <w:lang w:eastAsia="en-GB"/>
        </w:rPr>
        <w:tab/>
      </w:r>
      <w:r>
        <w:rPr>
          <w:noProof/>
        </w:rPr>
        <w:t>Collections User Configuration</w:t>
      </w:r>
      <w:r>
        <w:rPr>
          <w:noProof/>
        </w:rPr>
        <w:tab/>
      </w:r>
      <w:r>
        <w:rPr>
          <w:noProof/>
        </w:rPr>
        <w:fldChar w:fldCharType="begin"/>
      </w:r>
      <w:r>
        <w:rPr>
          <w:noProof/>
        </w:rPr>
        <w:instrText xml:space="preserve"> PAGEREF _Toc292878642 \h </w:instrText>
      </w:r>
      <w:r>
        <w:rPr>
          <w:noProof/>
        </w:rPr>
      </w:r>
      <w:r>
        <w:rPr>
          <w:noProof/>
        </w:rPr>
        <w:fldChar w:fldCharType="separate"/>
      </w:r>
      <w:r>
        <w:rPr>
          <w:noProof/>
        </w:rPr>
        <w:t>34</w:t>
      </w:r>
      <w:r>
        <w:rPr>
          <w:noProof/>
        </w:rPr>
        <w:fldChar w:fldCharType="end"/>
      </w:r>
    </w:p>
    <w:p w14:paraId="33D940A4"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3.1.8</w:t>
      </w:r>
      <w:r>
        <w:rPr>
          <w:rFonts w:ascii="Calibri" w:hAnsi="Calibri"/>
          <w:smallCaps w:val="0"/>
          <w:noProof/>
          <w:color w:val="auto"/>
          <w:lang w:eastAsia="en-GB"/>
        </w:rPr>
        <w:tab/>
      </w:r>
      <w:r>
        <w:rPr>
          <w:noProof/>
        </w:rPr>
        <w:t>Thesaurus Browser</w:t>
      </w:r>
      <w:r>
        <w:rPr>
          <w:noProof/>
        </w:rPr>
        <w:tab/>
      </w:r>
      <w:r>
        <w:rPr>
          <w:noProof/>
        </w:rPr>
        <w:fldChar w:fldCharType="begin"/>
      </w:r>
      <w:r>
        <w:rPr>
          <w:noProof/>
        </w:rPr>
        <w:instrText xml:space="preserve"> PAGEREF _Toc292878643 \h </w:instrText>
      </w:r>
      <w:r>
        <w:rPr>
          <w:noProof/>
        </w:rPr>
      </w:r>
      <w:r>
        <w:rPr>
          <w:noProof/>
        </w:rPr>
        <w:fldChar w:fldCharType="separate"/>
      </w:r>
      <w:r>
        <w:rPr>
          <w:noProof/>
        </w:rPr>
        <w:t>34</w:t>
      </w:r>
      <w:r>
        <w:rPr>
          <w:noProof/>
        </w:rPr>
        <w:fldChar w:fldCharType="end"/>
      </w:r>
    </w:p>
    <w:p w14:paraId="3091A89F"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3.1.9</w:t>
      </w:r>
      <w:r>
        <w:rPr>
          <w:rFonts w:ascii="Calibri" w:hAnsi="Calibri"/>
          <w:smallCaps w:val="0"/>
          <w:noProof/>
          <w:color w:val="auto"/>
          <w:lang w:eastAsia="en-GB"/>
        </w:rPr>
        <w:tab/>
      </w:r>
      <w:r>
        <w:rPr>
          <w:noProof/>
        </w:rPr>
        <w:t>Thesaurus Editor</w:t>
      </w:r>
      <w:r>
        <w:rPr>
          <w:noProof/>
        </w:rPr>
        <w:tab/>
      </w:r>
      <w:r>
        <w:rPr>
          <w:noProof/>
        </w:rPr>
        <w:fldChar w:fldCharType="begin"/>
      </w:r>
      <w:r>
        <w:rPr>
          <w:noProof/>
        </w:rPr>
        <w:instrText xml:space="preserve"> PAGEREF _Toc292878644 \h </w:instrText>
      </w:r>
      <w:r>
        <w:rPr>
          <w:noProof/>
        </w:rPr>
      </w:r>
      <w:r>
        <w:rPr>
          <w:noProof/>
        </w:rPr>
        <w:fldChar w:fldCharType="separate"/>
      </w:r>
      <w:r>
        <w:rPr>
          <w:noProof/>
        </w:rPr>
        <w:t>35</w:t>
      </w:r>
      <w:r>
        <w:rPr>
          <w:noProof/>
        </w:rPr>
        <w:fldChar w:fldCharType="end"/>
      </w:r>
    </w:p>
    <w:p w14:paraId="5EFEBBD1"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3.1.10</w:t>
      </w:r>
      <w:r>
        <w:rPr>
          <w:rFonts w:ascii="Calibri" w:hAnsi="Calibri"/>
          <w:smallCaps w:val="0"/>
          <w:noProof/>
          <w:color w:val="auto"/>
          <w:lang w:eastAsia="en-GB"/>
        </w:rPr>
        <w:tab/>
      </w:r>
      <w:r>
        <w:rPr>
          <w:noProof/>
        </w:rPr>
        <w:t>Organisation Departments</w:t>
      </w:r>
      <w:r>
        <w:rPr>
          <w:noProof/>
        </w:rPr>
        <w:tab/>
      </w:r>
      <w:r>
        <w:rPr>
          <w:noProof/>
        </w:rPr>
        <w:fldChar w:fldCharType="begin"/>
      </w:r>
      <w:r>
        <w:rPr>
          <w:noProof/>
        </w:rPr>
        <w:instrText xml:space="preserve"> PAGEREF _Toc292878645 \h </w:instrText>
      </w:r>
      <w:r>
        <w:rPr>
          <w:noProof/>
        </w:rPr>
      </w:r>
      <w:r>
        <w:rPr>
          <w:noProof/>
        </w:rPr>
        <w:fldChar w:fldCharType="separate"/>
      </w:r>
      <w:r>
        <w:rPr>
          <w:noProof/>
        </w:rPr>
        <w:t>35</w:t>
      </w:r>
      <w:r>
        <w:rPr>
          <w:noProof/>
        </w:rPr>
        <w:fldChar w:fldCharType="end"/>
      </w:r>
    </w:p>
    <w:p w14:paraId="6D783BE1"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3.1.11</w:t>
      </w:r>
      <w:r>
        <w:rPr>
          <w:rFonts w:ascii="Calibri" w:hAnsi="Calibri"/>
          <w:smallCaps w:val="0"/>
          <w:noProof/>
          <w:color w:val="auto"/>
          <w:lang w:eastAsia="en-GB"/>
        </w:rPr>
        <w:tab/>
      </w:r>
      <w:r>
        <w:rPr>
          <w:noProof/>
        </w:rPr>
        <w:t>Reports</w:t>
      </w:r>
      <w:r>
        <w:rPr>
          <w:noProof/>
        </w:rPr>
        <w:tab/>
      </w:r>
      <w:r>
        <w:rPr>
          <w:noProof/>
        </w:rPr>
        <w:fldChar w:fldCharType="begin"/>
      </w:r>
      <w:r>
        <w:rPr>
          <w:noProof/>
        </w:rPr>
        <w:instrText xml:space="preserve"> PAGEREF _Toc292878646 \h </w:instrText>
      </w:r>
      <w:r>
        <w:rPr>
          <w:noProof/>
        </w:rPr>
      </w:r>
      <w:r>
        <w:rPr>
          <w:noProof/>
        </w:rPr>
        <w:fldChar w:fldCharType="separate"/>
      </w:r>
      <w:r>
        <w:rPr>
          <w:noProof/>
        </w:rPr>
        <w:t>35</w:t>
      </w:r>
      <w:r>
        <w:rPr>
          <w:noProof/>
        </w:rPr>
        <w:fldChar w:fldCharType="end"/>
      </w:r>
    </w:p>
    <w:p w14:paraId="389E29B7"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3.1.12</w:t>
      </w:r>
      <w:r>
        <w:rPr>
          <w:rFonts w:ascii="Calibri" w:hAnsi="Calibri"/>
          <w:smallCaps w:val="0"/>
          <w:noProof/>
          <w:color w:val="auto"/>
          <w:lang w:eastAsia="en-GB"/>
        </w:rPr>
        <w:tab/>
      </w:r>
      <w:r>
        <w:rPr>
          <w:noProof/>
        </w:rPr>
        <w:t>Specimen Finder</w:t>
      </w:r>
      <w:r>
        <w:rPr>
          <w:noProof/>
        </w:rPr>
        <w:tab/>
      </w:r>
      <w:r>
        <w:rPr>
          <w:noProof/>
        </w:rPr>
        <w:fldChar w:fldCharType="begin"/>
      </w:r>
      <w:r>
        <w:rPr>
          <w:noProof/>
        </w:rPr>
        <w:instrText xml:space="preserve"> PAGEREF _Toc292878647 \h </w:instrText>
      </w:r>
      <w:r>
        <w:rPr>
          <w:noProof/>
        </w:rPr>
      </w:r>
      <w:r>
        <w:rPr>
          <w:noProof/>
        </w:rPr>
        <w:fldChar w:fldCharType="separate"/>
      </w:r>
      <w:r>
        <w:rPr>
          <w:noProof/>
        </w:rPr>
        <w:t>35</w:t>
      </w:r>
      <w:r>
        <w:rPr>
          <w:noProof/>
        </w:rPr>
        <w:fldChar w:fldCharType="end"/>
      </w:r>
    </w:p>
    <w:p w14:paraId="26B31870"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3.1.13</w:t>
      </w:r>
      <w:r>
        <w:rPr>
          <w:rFonts w:ascii="Calibri" w:hAnsi="Calibri"/>
          <w:smallCaps w:val="0"/>
          <w:noProof/>
          <w:color w:val="auto"/>
          <w:lang w:eastAsia="en-GB"/>
        </w:rPr>
        <w:tab/>
      </w:r>
      <w:r>
        <w:rPr>
          <w:noProof/>
        </w:rPr>
        <w:t>Geographic Areas</w:t>
      </w:r>
      <w:r>
        <w:rPr>
          <w:noProof/>
        </w:rPr>
        <w:tab/>
      </w:r>
      <w:r>
        <w:rPr>
          <w:noProof/>
        </w:rPr>
        <w:fldChar w:fldCharType="begin"/>
      </w:r>
      <w:r>
        <w:rPr>
          <w:noProof/>
        </w:rPr>
        <w:instrText xml:space="preserve"> PAGEREF _Toc292878648 \h </w:instrText>
      </w:r>
      <w:r>
        <w:rPr>
          <w:noProof/>
        </w:rPr>
      </w:r>
      <w:r>
        <w:rPr>
          <w:noProof/>
        </w:rPr>
        <w:fldChar w:fldCharType="separate"/>
      </w:r>
      <w:r>
        <w:rPr>
          <w:noProof/>
        </w:rPr>
        <w:t>35</w:t>
      </w:r>
      <w:r>
        <w:rPr>
          <w:noProof/>
        </w:rPr>
        <w:fldChar w:fldCharType="end"/>
      </w:r>
    </w:p>
    <w:p w14:paraId="3FBD5B0D"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3.2</w:t>
      </w:r>
      <w:r>
        <w:rPr>
          <w:rFonts w:ascii="Calibri" w:hAnsi="Calibri"/>
          <w:b w:val="0"/>
          <w:smallCaps w:val="0"/>
          <w:noProof/>
          <w:color w:val="auto"/>
          <w:lang w:eastAsia="en-GB"/>
        </w:rPr>
        <w:tab/>
      </w:r>
      <w:r>
        <w:rPr>
          <w:noProof/>
        </w:rPr>
        <w:t>Inter-Unit Interfaces</w:t>
      </w:r>
      <w:r>
        <w:rPr>
          <w:noProof/>
        </w:rPr>
        <w:tab/>
      </w:r>
      <w:r>
        <w:rPr>
          <w:noProof/>
        </w:rPr>
        <w:fldChar w:fldCharType="begin"/>
      </w:r>
      <w:r>
        <w:rPr>
          <w:noProof/>
        </w:rPr>
        <w:instrText xml:space="preserve"> PAGEREF _Toc292878649 \h </w:instrText>
      </w:r>
      <w:r>
        <w:rPr>
          <w:noProof/>
        </w:rPr>
      </w:r>
      <w:r>
        <w:rPr>
          <w:noProof/>
        </w:rPr>
        <w:fldChar w:fldCharType="separate"/>
      </w:r>
      <w:r>
        <w:rPr>
          <w:noProof/>
        </w:rPr>
        <w:t>35</w:t>
      </w:r>
      <w:r>
        <w:rPr>
          <w:noProof/>
        </w:rPr>
        <w:fldChar w:fldCharType="end"/>
      </w:r>
    </w:p>
    <w:p w14:paraId="5E5ADDCF"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3.3</w:t>
      </w:r>
      <w:r>
        <w:rPr>
          <w:rFonts w:ascii="Calibri" w:hAnsi="Calibri"/>
          <w:b w:val="0"/>
          <w:smallCaps w:val="0"/>
          <w:noProof/>
          <w:color w:val="auto"/>
          <w:lang w:eastAsia="en-GB"/>
        </w:rPr>
        <w:tab/>
      </w:r>
      <w:r>
        <w:rPr>
          <w:noProof/>
        </w:rPr>
        <w:t>External Interfaces</w:t>
      </w:r>
      <w:r>
        <w:rPr>
          <w:noProof/>
        </w:rPr>
        <w:tab/>
      </w:r>
      <w:r>
        <w:rPr>
          <w:noProof/>
        </w:rPr>
        <w:fldChar w:fldCharType="begin"/>
      </w:r>
      <w:r>
        <w:rPr>
          <w:noProof/>
        </w:rPr>
        <w:instrText xml:space="preserve"> PAGEREF _Toc292878650 \h </w:instrText>
      </w:r>
      <w:r>
        <w:rPr>
          <w:noProof/>
        </w:rPr>
      </w:r>
      <w:r>
        <w:rPr>
          <w:noProof/>
        </w:rPr>
        <w:fldChar w:fldCharType="separate"/>
      </w:r>
      <w:r>
        <w:rPr>
          <w:noProof/>
        </w:rPr>
        <w:t>35</w:t>
      </w:r>
      <w:r>
        <w:rPr>
          <w:noProof/>
        </w:rPr>
        <w:fldChar w:fldCharType="end"/>
      </w:r>
    </w:p>
    <w:p w14:paraId="5EFC311A"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3.3.1</w:t>
      </w:r>
      <w:r>
        <w:rPr>
          <w:rFonts w:ascii="Calibri" w:hAnsi="Calibri"/>
          <w:smallCaps w:val="0"/>
          <w:noProof/>
          <w:color w:val="auto"/>
          <w:lang w:eastAsia="en-GB"/>
        </w:rPr>
        <w:tab/>
      </w:r>
      <w:r>
        <w:rPr>
          <w:noProof/>
        </w:rPr>
        <w:t>COM Interfaces</w:t>
      </w:r>
      <w:r>
        <w:rPr>
          <w:noProof/>
        </w:rPr>
        <w:tab/>
      </w:r>
      <w:r>
        <w:rPr>
          <w:noProof/>
        </w:rPr>
        <w:fldChar w:fldCharType="begin"/>
      </w:r>
      <w:r>
        <w:rPr>
          <w:noProof/>
        </w:rPr>
        <w:instrText xml:space="preserve"> PAGEREF _Toc292878651 \h </w:instrText>
      </w:r>
      <w:r>
        <w:rPr>
          <w:noProof/>
        </w:rPr>
      </w:r>
      <w:r>
        <w:rPr>
          <w:noProof/>
        </w:rPr>
        <w:fldChar w:fldCharType="separate"/>
      </w:r>
      <w:r>
        <w:rPr>
          <w:noProof/>
        </w:rPr>
        <w:t>35</w:t>
      </w:r>
      <w:r>
        <w:rPr>
          <w:noProof/>
        </w:rPr>
        <w:fldChar w:fldCharType="end"/>
      </w:r>
    </w:p>
    <w:p w14:paraId="0BF4A9A9" w14:textId="77777777" w:rsidR="00887218" w:rsidRDefault="00887218">
      <w:pPr>
        <w:pStyle w:val="TOC4"/>
        <w:tabs>
          <w:tab w:val="left" w:pos="1497"/>
          <w:tab w:val="right" w:leader="dot" w:pos="8296"/>
        </w:tabs>
        <w:rPr>
          <w:rFonts w:ascii="Calibri" w:hAnsi="Calibri"/>
          <w:noProof/>
          <w:color w:val="auto"/>
          <w:lang w:eastAsia="en-GB"/>
        </w:rPr>
      </w:pPr>
      <w:r>
        <w:rPr>
          <w:noProof/>
        </w:rPr>
        <w:t>3.3.1.1</w:t>
      </w:r>
      <w:r>
        <w:rPr>
          <w:rFonts w:ascii="Calibri" w:hAnsi="Calibri"/>
          <w:noProof/>
          <w:color w:val="auto"/>
          <w:lang w:eastAsia="en-GB"/>
        </w:rPr>
        <w:tab/>
      </w:r>
      <w:r>
        <w:rPr>
          <w:noProof/>
        </w:rPr>
        <w:t>ICurrentSettings6</w:t>
      </w:r>
      <w:r>
        <w:rPr>
          <w:noProof/>
        </w:rPr>
        <w:tab/>
      </w:r>
      <w:r>
        <w:rPr>
          <w:noProof/>
        </w:rPr>
        <w:fldChar w:fldCharType="begin"/>
      </w:r>
      <w:r>
        <w:rPr>
          <w:noProof/>
        </w:rPr>
        <w:instrText xml:space="preserve"> PAGEREF _Toc292878652 \h </w:instrText>
      </w:r>
      <w:r>
        <w:rPr>
          <w:noProof/>
        </w:rPr>
      </w:r>
      <w:r>
        <w:rPr>
          <w:noProof/>
        </w:rPr>
        <w:fldChar w:fldCharType="separate"/>
      </w:r>
      <w:r>
        <w:rPr>
          <w:noProof/>
        </w:rPr>
        <w:t>36</w:t>
      </w:r>
      <w:r>
        <w:rPr>
          <w:noProof/>
        </w:rPr>
        <w:fldChar w:fldCharType="end"/>
      </w:r>
    </w:p>
    <w:p w14:paraId="441D6B7F" w14:textId="77777777" w:rsidR="00887218" w:rsidRDefault="00887218">
      <w:pPr>
        <w:pStyle w:val="TOC4"/>
        <w:tabs>
          <w:tab w:val="left" w:pos="1497"/>
          <w:tab w:val="right" w:leader="dot" w:pos="8296"/>
        </w:tabs>
        <w:rPr>
          <w:rFonts w:ascii="Calibri" w:hAnsi="Calibri"/>
          <w:noProof/>
          <w:color w:val="auto"/>
          <w:lang w:eastAsia="en-GB"/>
        </w:rPr>
      </w:pPr>
      <w:r>
        <w:rPr>
          <w:noProof/>
        </w:rPr>
        <w:t>3.3.1.2</w:t>
      </w:r>
      <w:r>
        <w:rPr>
          <w:rFonts w:ascii="Calibri" w:hAnsi="Calibri"/>
          <w:noProof/>
          <w:color w:val="auto"/>
          <w:lang w:eastAsia="en-GB"/>
        </w:rPr>
        <w:tab/>
      </w:r>
      <w:r>
        <w:rPr>
          <w:noProof/>
        </w:rPr>
        <w:t>Menu Management Interfaces</w:t>
      </w:r>
      <w:r>
        <w:rPr>
          <w:noProof/>
        </w:rPr>
        <w:tab/>
      </w:r>
      <w:r>
        <w:rPr>
          <w:noProof/>
        </w:rPr>
        <w:fldChar w:fldCharType="begin"/>
      </w:r>
      <w:r>
        <w:rPr>
          <w:noProof/>
        </w:rPr>
        <w:instrText xml:space="preserve"> PAGEREF _Toc292878653 \h </w:instrText>
      </w:r>
      <w:r>
        <w:rPr>
          <w:noProof/>
        </w:rPr>
      </w:r>
      <w:r>
        <w:rPr>
          <w:noProof/>
        </w:rPr>
        <w:fldChar w:fldCharType="separate"/>
      </w:r>
      <w:r>
        <w:rPr>
          <w:noProof/>
        </w:rPr>
        <w:t>36</w:t>
      </w:r>
      <w:r>
        <w:rPr>
          <w:noProof/>
        </w:rPr>
        <w:fldChar w:fldCharType="end"/>
      </w:r>
    </w:p>
    <w:p w14:paraId="37B1BC55" w14:textId="77777777" w:rsidR="00887218" w:rsidRDefault="00887218">
      <w:pPr>
        <w:pStyle w:val="TOC4"/>
        <w:tabs>
          <w:tab w:val="left" w:pos="1497"/>
          <w:tab w:val="right" w:leader="dot" w:pos="8296"/>
        </w:tabs>
        <w:rPr>
          <w:rFonts w:ascii="Calibri" w:hAnsi="Calibri"/>
          <w:noProof/>
          <w:color w:val="auto"/>
          <w:lang w:eastAsia="en-GB"/>
        </w:rPr>
      </w:pPr>
      <w:r>
        <w:rPr>
          <w:noProof/>
        </w:rPr>
        <w:t>3.3.1.3</w:t>
      </w:r>
      <w:r>
        <w:rPr>
          <w:rFonts w:ascii="Calibri" w:hAnsi="Calibri"/>
          <w:noProof/>
          <w:color w:val="auto"/>
          <w:lang w:eastAsia="en-GB"/>
        </w:rPr>
        <w:tab/>
      </w:r>
      <w:r>
        <w:rPr>
          <w:noProof/>
        </w:rPr>
        <w:t>Observation Nodes Interface</w:t>
      </w:r>
      <w:r>
        <w:rPr>
          <w:noProof/>
        </w:rPr>
        <w:tab/>
      </w:r>
      <w:r>
        <w:rPr>
          <w:noProof/>
        </w:rPr>
        <w:fldChar w:fldCharType="begin"/>
      </w:r>
      <w:r>
        <w:rPr>
          <w:noProof/>
        </w:rPr>
        <w:instrText xml:space="preserve"> PAGEREF _Toc292878654 \h </w:instrText>
      </w:r>
      <w:r>
        <w:rPr>
          <w:noProof/>
        </w:rPr>
      </w:r>
      <w:r>
        <w:rPr>
          <w:noProof/>
        </w:rPr>
        <w:fldChar w:fldCharType="separate"/>
      </w:r>
      <w:r>
        <w:rPr>
          <w:noProof/>
        </w:rPr>
        <w:t>36</w:t>
      </w:r>
      <w:r>
        <w:rPr>
          <w:noProof/>
        </w:rPr>
        <w:fldChar w:fldCharType="end"/>
      </w:r>
    </w:p>
    <w:p w14:paraId="3892D083" w14:textId="77777777" w:rsidR="00887218" w:rsidRDefault="00887218">
      <w:pPr>
        <w:pStyle w:val="TOC4"/>
        <w:tabs>
          <w:tab w:val="left" w:pos="1497"/>
          <w:tab w:val="right" w:leader="dot" w:pos="8296"/>
        </w:tabs>
        <w:rPr>
          <w:rFonts w:ascii="Calibri" w:hAnsi="Calibri"/>
          <w:noProof/>
          <w:color w:val="auto"/>
          <w:lang w:eastAsia="en-GB"/>
        </w:rPr>
      </w:pPr>
      <w:r>
        <w:rPr>
          <w:noProof/>
        </w:rPr>
        <w:t>3.3.1.4</w:t>
      </w:r>
      <w:r>
        <w:rPr>
          <w:rFonts w:ascii="Calibri" w:hAnsi="Calibri"/>
          <w:noProof/>
          <w:color w:val="auto"/>
          <w:lang w:eastAsia="en-GB"/>
        </w:rPr>
        <w:tab/>
      </w:r>
      <w:r>
        <w:rPr>
          <w:noProof/>
        </w:rPr>
        <w:t>Map Drop Interfaces</w:t>
      </w:r>
      <w:r>
        <w:rPr>
          <w:noProof/>
        </w:rPr>
        <w:tab/>
      </w:r>
      <w:r>
        <w:rPr>
          <w:noProof/>
        </w:rPr>
        <w:fldChar w:fldCharType="begin"/>
      </w:r>
      <w:r>
        <w:rPr>
          <w:noProof/>
        </w:rPr>
        <w:instrText xml:space="preserve"> PAGEREF _Toc292878655 \h </w:instrText>
      </w:r>
      <w:r>
        <w:rPr>
          <w:noProof/>
        </w:rPr>
      </w:r>
      <w:r>
        <w:rPr>
          <w:noProof/>
        </w:rPr>
        <w:fldChar w:fldCharType="separate"/>
      </w:r>
      <w:r>
        <w:rPr>
          <w:noProof/>
        </w:rPr>
        <w:t>40</w:t>
      </w:r>
      <w:r>
        <w:rPr>
          <w:noProof/>
        </w:rPr>
        <w:fldChar w:fldCharType="end"/>
      </w:r>
    </w:p>
    <w:p w14:paraId="7355FDF0" w14:textId="77777777" w:rsidR="00887218" w:rsidRDefault="00887218">
      <w:pPr>
        <w:pStyle w:val="TOC4"/>
        <w:tabs>
          <w:tab w:val="left" w:pos="1497"/>
          <w:tab w:val="right" w:leader="dot" w:pos="8296"/>
        </w:tabs>
        <w:rPr>
          <w:rFonts w:ascii="Calibri" w:hAnsi="Calibri"/>
          <w:noProof/>
          <w:color w:val="auto"/>
          <w:lang w:eastAsia="en-GB"/>
        </w:rPr>
      </w:pPr>
      <w:r>
        <w:rPr>
          <w:noProof/>
        </w:rPr>
        <w:t>3.3.1.5</w:t>
      </w:r>
      <w:r>
        <w:rPr>
          <w:rFonts w:ascii="Calibri" w:hAnsi="Calibri"/>
          <w:noProof/>
          <w:color w:val="auto"/>
          <w:lang w:eastAsia="en-GB"/>
        </w:rPr>
        <w:tab/>
      </w:r>
      <w:r>
        <w:rPr>
          <w:noProof/>
        </w:rPr>
        <w:t>Options Dialog Interfaces</w:t>
      </w:r>
      <w:r>
        <w:rPr>
          <w:noProof/>
        </w:rPr>
        <w:tab/>
      </w:r>
      <w:r>
        <w:rPr>
          <w:noProof/>
        </w:rPr>
        <w:fldChar w:fldCharType="begin"/>
      </w:r>
      <w:r>
        <w:rPr>
          <w:noProof/>
        </w:rPr>
        <w:instrText xml:space="preserve"> PAGEREF _Toc292878656 \h </w:instrText>
      </w:r>
      <w:r>
        <w:rPr>
          <w:noProof/>
        </w:rPr>
      </w:r>
      <w:r>
        <w:rPr>
          <w:noProof/>
        </w:rPr>
        <w:fldChar w:fldCharType="separate"/>
      </w:r>
      <w:r>
        <w:rPr>
          <w:noProof/>
        </w:rPr>
        <w:t>40</w:t>
      </w:r>
      <w:r>
        <w:rPr>
          <w:noProof/>
        </w:rPr>
        <w:fldChar w:fldCharType="end"/>
      </w:r>
    </w:p>
    <w:p w14:paraId="44FBE3E9"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3.4</w:t>
      </w:r>
      <w:r>
        <w:rPr>
          <w:rFonts w:ascii="Calibri" w:hAnsi="Calibri"/>
          <w:b w:val="0"/>
          <w:smallCaps w:val="0"/>
          <w:noProof/>
          <w:color w:val="auto"/>
          <w:lang w:eastAsia="en-GB"/>
        </w:rPr>
        <w:tab/>
      </w:r>
      <w:r>
        <w:rPr>
          <w:noProof/>
        </w:rPr>
        <w:t>System Behaviour</w:t>
      </w:r>
      <w:r>
        <w:rPr>
          <w:noProof/>
        </w:rPr>
        <w:tab/>
      </w:r>
      <w:r>
        <w:rPr>
          <w:noProof/>
        </w:rPr>
        <w:fldChar w:fldCharType="begin"/>
      </w:r>
      <w:r>
        <w:rPr>
          <w:noProof/>
        </w:rPr>
        <w:instrText xml:space="preserve"> PAGEREF _Toc292878657 \h </w:instrText>
      </w:r>
      <w:r>
        <w:rPr>
          <w:noProof/>
        </w:rPr>
      </w:r>
      <w:r>
        <w:rPr>
          <w:noProof/>
        </w:rPr>
        <w:fldChar w:fldCharType="separate"/>
      </w:r>
      <w:r>
        <w:rPr>
          <w:noProof/>
        </w:rPr>
        <w:t>41</w:t>
      </w:r>
      <w:r>
        <w:rPr>
          <w:noProof/>
        </w:rPr>
        <w:fldChar w:fldCharType="end"/>
      </w:r>
    </w:p>
    <w:p w14:paraId="0E634813" w14:textId="77777777" w:rsidR="00887218" w:rsidRDefault="00887218">
      <w:pPr>
        <w:pStyle w:val="TOC3"/>
        <w:tabs>
          <w:tab w:val="left" w:pos="1000"/>
          <w:tab w:val="right" w:leader="dot" w:pos="8296"/>
        </w:tabs>
        <w:rPr>
          <w:rFonts w:ascii="Calibri" w:hAnsi="Calibri"/>
          <w:smallCaps w:val="0"/>
          <w:noProof/>
          <w:color w:val="auto"/>
          <w:lang w:eastAsia="en-GB"/>
        </w:rPr>
      </w:pPr>
      <w:r w:rsidRPr="00CE201A">
        <w:rPr>
          <w:rFonts w:eastAsia="SimSun"/>
          <w:noProof/>
          <w:lang w:eastAsia="zh-SG"/>
        </w:rPr>
        <w:t>3.4.1</w:t>
      </w:r>
      <w:r>
        <w:rPr>
          <w:rFonts w:ascii="Calibri" w:hAnsi="Calibri"/>
          <w:smallCaps w:val="0"/>
          <w:noProof/>
          <w:color w:val="auto"/>
          <w:lang w:eastAsia="en-GB"/>
        </w:rPr>
        <w:tab/>
      </w:r>
      <w:r>
        <w:rPr>
          <w:noProof/>
        </w:rPr>
        <w:t>Collections Browser Navigation</w:t>
      </w:r>
      <w:r>
        <w:rPr>
          <w:noProof/>
        </w:rPr>
        <w:tab/>
      </w:r>
      <w:r>
        <w:rPr>
          <w:noProof/>
        </w:rPr>
        <w:fldChar w:fldCharType="begin"/>
      </w:r>
      <w:r>
        <w:rPr>
          <w:noProof/>
        </w:rPr>
        <w:instrText xml:space="preserve"> PAGEREF _Toc292878658 \h </w:instrText>
      </w:r>
      <w:r>
        <w:rPr>
          <w:noProof/>
        </w:rPr>
      </w:r>
      <w:r>
        <w:rPr>
          <w:noProof/>
        </w:rPr>
        <w:fldChar w:fldCharType="separate"/>
      </w:r>
      <w:r>
        <w:rPr>
          <w:noProof/>
        </w:rPr>
        <w:t>41</w:t>
      </w:r>
      <w:r>
        <w:rPr>
          <w:noProof/>
        </w:rPr>
        <w:fldChar w:fldCharType="end"/>
      </w:r>
    </w:p>
    <w:p w14:paraId="11D0BFFF" w14:textId="77777777" w:rsidR="00887218" w:rsidRDefault="00887218">
      <w:pPr>
        <w:pStyle w:val="TOC4"/>
        <w:tabs>
          <w:tab w:val="left" w:pos="1497"/>
          <w:tab w:val="right" w:leader="dot" w:pos="8296"/>
        </w:tabs>
        <w:rPr>
          <w:rFonts w:ascii="Calibri" w:hAnsi="Calibri"/>
          <w:noProof/>
          <w:color w:val="auto"/>
          <w:lang w:eastAsia="en-GB"/>
        </w:rPr>
      </w:pPr>
      <w:r w:rsidRPr="00CE201A">
        <w:rPr>
          <w:rFonts w:eastAsia="SimSun"/>
          <w:noProof/>
          <w:lang w:eastAsia="zh-SG"/>
        </w:rPr>
        <w:lastRenderedPageBreak/>
        <w:t>3.4.1.1</w:t>
      </w:r>
      <w:r>
        <w:rPr>
          <w:rFonts w:ascii="Calibri" w:hAnsi="Calibri"/>
          <w:noProof/>
          <w:color w:val="auto"/>
          <w:lang w:eastAsia="en-GB"/>
        </w:rPr>
        <w:tab/>
      </w:r>
      <w:r w:rsidRPr="00CE201A">
        <w:rPr>
          <w:rFonts w:eastAsia="SimSun"/>
          <w:noProof/>
          <w:lang w:eastAsia="zh-SG"/>
        </w:rPr>
        <w:t>Overview</w:t>
      </w:r>
      <w:r>
        <w:rPr>
          <w:noProof/>
        </w:rPr>
        <w:tab/>
      </w:r>
      <w:r>
        <w:rPr>
          <w:noProof/>
        </w:rPr>
        <w:fldChar w:fldCharType="begin"/>
      </w:r>
      <w:r>
        <w:rPr>
          <w:noProof/>
        </w:rPr>
        <w:instrText xml:space="preserve"> PAGEREF _Toc292878659 \h </w:instrText>
      </w:r>
      <w:r>
        <w:rPr>
          <w:noProof/>
        </w:rPr>
      </w:r>
      <w:r>
        <w:rPr>
          <w:noProof/>
        </w:rPr>
        <w:fldChar w:fldCharType="separate"/>
      </w:r>
      <w:r>
        <w:rPr>
          <w:noProof/>
        </w:rPr>
        <w:t>41</w:t>
      </w:r>
      <w:r>
        <w:rPr>
          <w:noProof/>
        </w:rPr>
        <w:fldChar w:fldCharType="end"/>
      </w:r>
    </w:p>
    <w:p w14:paraId="10624ADE" w14:textId="77777777" w:rsidR="00887218" w:rsidRDefault="00887218">
      <w:pPr>
        <w:pStyle w:val="TOC4"/>
        <w:tabs>
          <w:tab w:val="left" w:pos="1497"/>
          <w:tab w:val="right" w:leader="dot" w:pos="8296"/>
        </w:tabs>
        <w:rPr>
          <w:rFonts w:ascii="Calibri" w:hAnsi="Calibri"/>
          <w:noProof/>
          <w:color w:val="auto"/>
          <w:lang w:eastAsia="en-GB"/>
        </w:rPr>
      </w:pPr>
      <w:r>
        <w:rPr>
          <w:noProof/>
        </w:rPr>
        <w:t>3.4.1.2</w:t>
      </w:r>
      <w:r>
        <w:rPr>
          <w:rFonts w:ascii="Calibri" w:hAnsi="Calibri"/>
          <w:noProof/>
          <w:color w:val="auto"/>
          <w:lang w:eastAsia="en-GB"/>
        </w:rPr>
        <w:tab/>
      </w:r>
      <w:r>
        <w:rPr>
          <w:noProof/>
        </w:rPr>
        <w:t>Accessions (Top Level)</w:t>
      </w:r>
      <w:r>
        <w:rPr>
          <w:noProof/>
        </w:rPr>
        <w:tab/>
      </w:r>
      <w:r>
        <w:rPr>
          <w:noProof/>
        </w:rPr>
        <w:fldChar w:fldCharType="begin"/>
      </w:r>
      <w:r>
        <w:rPr>
          <w:noProof/>
        </w:rPr>
        <w:instrText xml:space="preserve"> PAGEREF _Toc292878660 \h </w:instrText>
      </w:r>
      <w:r>
        <w:rPr>
          <w:noProof/>
        </w:rPr>
      </w:r>
      <w:r>
        <w:rPr>
          <w:noProof/>
        </w:rPr>
        <w:fldChar w:fldCharType="separate"/>
      </w:r>
      <w:r>
        <w:rPr>
          <w:noProof/>
        </w:rPr>
        <w:t>42</w:t>
      </w:r>
      <w:r>
        <w:rPr>
          <w:noProof/>
        </w:rPr>
        <w:fldChar w:fldCharType="end"/>
      </w:r>
    </w:p>
    <w:p w14:paraId="25DEE717" w14:textId="77777777" w:rsidR="00887218" w:rsidRDefault="00887218">
      <w:pPr>
        <w:pStyle w:val="TOC4"/>
        <w:tabs>
          <w:tab w:val="left" w:pos="1497"/>
          <w:tab w:val="right" w:leader="dot" w:pos="8296"/>
        </w:tabs>
        <w:rPr>
          <w:rFonts w:ascii="Calibri" w:hAnsi="Calibri"/>
          <w:noProof/>
          <w:color w:val="auto"/>
          <w:lang w:eastAsia="en-GB"/>
        </w:rPr>
      </w:pPr>
      <w:r>
        <w:rPr>
          <w:noProof/>
        </w:rPr>
        <w:t>3.4.1.3</w:t>
      </w:r>
      <w:r>
        <w:rPr>
          <w:rFonts w:ascii="Calibri" w:hAnsi="Calibri"/>
          <w:noProof/>
          <w:color w:val="auto"/>
          <w:lang w:eastAsia="en-GB"/>
        </w:rPr>
        <w:tab/>
      </w:r>
      <w:r>
        <w:rPr>
          <w:noProof/>
        </w:rPr>
        <w:t>Accessions &amp; Exchanges Folder</w:t>
      </w:r>
      <w:r>
        <w:rPr>
          <w:noProof/>
        </w:rPr>
        <w:tab/>
      </w:r>
      <w:r>
        <w:rPr>
          <w:noProof/>
        </w:rPr>
        <w:fldChar w:fldCharType="begin"/>
      </w:r>
      <w:r>
        <w:rPr>
          <w:noProof/>
        </w:rPr>
        <w:instrText xml:space="preserve"> PAGEREF _Toc292878661 \h </w:instrText>
      </w:r>
      <w:r>
        <w:rPr>
          <w:noProof/>
        </w:rPr>
      </w:r>
      <w:r>
        <w:rPr>
          <w:noProof/>
        </w:rPr>
        <w:fldChar w:fldCharType="separate"/>
      </w:r>
      <w:r>
        <w:rPr>
          <w:noProof/>
        </w:rPr>
        <w:t>44</w:t>
      </w:r>
      <w:r>
        <w:rPr>
          <w:noProof/>
        </w:rPr>
        <w:fldChar w:fldCharType="end"/>
      </w:r>
    </w:p>
    <w:p w14:paraId="735418EC" w14:textId="77777777" w:rsidR="00887218" w:rsidRDefault="00887218">
      <w:pPr>
        <w:pStyle w:val="TOC4"/>
        <w:tabs>
          <w:tab w:val="left" w:pos="1497"/>
          <w:tab w:val="right" w:leader="dot" w:pos="8296"/>
        </w:tabs>
        <w:rPr>
          <w:rFonts w:ascii="Calibri" w:hAnsi="Calibri"/>
          <w:noProof/>
          <w:color w:val="auto"/>
          <w:lang w:eastAsia="en-GB"/>
        </w:rPr>
      </w:pPr>
      <w:r>
        <w:rPr>
          <w:noProof/>
        </w:rPr>
        <w:t>3.4.1.4</w:t>
      </w:r>
      <w:r>
        <w:rPr>
          <w:rFonts w:ascii="Calibri" w:hAnsi="Calibri"/>
          <w:noProof/>
          <w:color w:val="auto"/>
          <w:lang w:eastAsia="en-GB"/>
        </w:rPr>
        <w:tab/>
      </w:r>
      <w:r>
        <w:rPr>
          <w:noProof/>
        </w:rPr>
        <w:t>Accessions Leaf Node</w:t>
      </w:r>
      <w:r>
        <w:rPr>
          <w:noProof/>
        </w:rPr>
        <w:tab/>
      </w:r>
      <w:r>
        <w:rPr>
          <w:noProof/>
        </w:rPr>
        <w:fldChar w:fldCharType="begin"/>
      </w:r>
      <w:r>
        <w:rPr>
          <w:noProof/>
        </w:rPr>
        <w:instrText xml:space="preserve"> PAGEREF _Toc292878662 \h </w:instrText>
      </w:r>
      <w:r>
        <w:rPr>
          <w:noProof/>
        </w:rPr>
      </w:r>
      <w:r>
        <w:rPr>
          <w:noProof/>
        </w:rPr>
        <w:fldChar w:fldCharType="separate"/>
      </w:r>
      <w:r>
        <w:rPr>
          <w:noProof/>
        </w:rPr>
        <w:t>44</w:t>
      </w:r>
      <w:r>
        <w:rPr>
          <w:noProof/>
        </w:rPr>
        <w:fldChar w:fldCharType="end"/>
      </w:r>
    </w:p>
    <w:p w14:paraId="7C4CFF15" w14:textId="77777777" w:rsidR="00887218" w:rsidRDefault="00887218">
      <w:pPr>
        <w:pStyle w:val="TOC4"/>
        <w:tabs>
          <w:tab w:val="left" w:pos="1497"/>
          <w:tab w:val="right" w:leader="dot" w:pos="8296"/>
        </w:tabs>
        <w:rPr>
          <w:rFonts w:ascii="Calibri" w:hAnsi="Calibri"/>
          <w:noProof/>
          <w:color w:val="auto"/>
          <w:lang w:eastAsia="en-GB"/>
        </w:rPr>
      </w:pPr>
      <w:r>
        <w:rPr>
          <w:noProof/>
        </w:rPr>
        <w:t>3.4.1.5</w:t>
      </w:r>
      <w:r>
        <w:rPr>
          <w:rFonts w:ascii="Calibri" w:hAnsi="Calibri"/>
          <w:noProof/>
          <w:color w:val="auto"/>
          <w:lang w:eastAsia="en-GB"/>
        </w:rPr>
        <w:tab/>
      </w:r>
      <w:r>
        <w:rPr>
          <w:noProof/>
        </w:rPr>
        <w:t>Collection Unit Included In Folder</w:t>
      </w:r>
      <w:r>
        <w:rPr>
          <w:noProof/>
        </w:rPr>
        <w:tab/>
      </w:r>
      <w:r>
        <w:rPr>
          <w:noProof/>
        </w:rPr>
        <w:fldChar w:fldCharType="begin"/>
      </w:r>
      <w:r>
        <w:rPr>
          <w:noProof/>
        </w:rPr>
        <w:instrText xml:space="preserve"> PAGEREF _Toc292878663 \h </w:instrText>
      </w:r>
      <w:r>
        <w:rPr>
          <w:noProof/>
        </w:rPr>
      </w:r>
      <w:r>
        <w:rPr>
          <w:noProof/>
        </w:rPr>
        <w:fldChar w:fldCharType="separate"/>
      </w:r>
      <w:r>
        <w:rPr>
          <w:noProof/>
        </w:rPr>
        <w:t>45</w:t>
      </w:r>
      <w:r>
        <w:rPr>
          <w:noProof/>
        </w:rPr>
        <w:fldChar w:fldCharType="end"/>
      </w:r>
    </w:p>
    <w:p w14:paraId="30E2B174" w14:textId="77777777" w:rsidR="00887218" w:rsidRDefault="00887218">
      <w:pPr>
        <w:pStyle w:val="TOC4"/>
        <w:tabs>
          <w:tab w:val="left" w:pos="1497"/>
          <w:tab w:val="right" w:leader="dot" w:pos="8296"/>
        </w:tabs>
        <w:rPr>
          <w:rFonts w:ascii="Calibri" w:hAnsi="Calibri"/>
          <w:noProof/>
          <w:color w:val="auto"/>
          <w:lang w:eastAsia="en-GB"/>
        </w:rPr>
      </w:pPr>
      <w:r>
        <w:rPr>
          <w:noProof/>
        </w:rPr>
        <w:t>3.4.1.6</w:t>
      </w:r>
      <w:r>
        <w:rPr>
          <w:rFonts w:ascii="Calibri" w:hAnsi="Calibri"/>
          <w:noProof/>
          <w:color w:val="auto"/>
          <w:lang w:eastAsia="en-GB"/>
        </w:rPr>
        <w:tab/>
      </w:r>
      <w:r>
        <w:rPr>
          <w:noProof/>
        </w:rPr>
        <w:t>Collection Units Includes Folder</w:t>
      </w:r>
      <w:r>
        <w:rPr>
          <w:noProof/>
        </w:rPr>
        <w:tab/>
      </w:r>
      <w:r>
        <w:rPr>
          <w:noProof/>
        </w:rPr>
        <w:fldChar w:fldCharType="begin"/>
      </w:r>
      <w:r>
        <w:rPr>
          <w:noProof/>
        </w:rPr>
        <w:instrText xml:space="preserve"> PAGEREF _Toc292878664 \h </w:instrText>
      </w:r>
      <w:r>
        <w:rPr>
          <w:noProof/>
        </w:rPr>
      </w:r>
      <w:r>
        <w:rPr>
          <w:noProof/>
        </w:rPr>
        <w:fldChar w:fldCharType="separate"/>
      </w:r>
      <w:r>
        <w:rPr>
          <w:noProof/>
        </w:rPr>
        <w:t>46</w:t>
      </w:r>
      <w:r>
        <w:rPr>
          <w:noProof/>
        </w:rPr>
        <w:fldChar w:fldCharType="end"/>
      </w:r>
    </w:p>
    <w:p w14:paraId="03BE8D7B" w14:textId="77777777" w:rsidR="00887218" w:rsidRDefault="00887218">
      <w:pPr>
        <w:pStyle w:val="TOC4"/>
        <w:tabs>
          <w:tab w:val="left" w:pos="1497"/>
          <w:tab w:val="right" w:leader="dot" w:pos="8296"/>
        </w:tabs>
        <w:rPr>
          <w:rFonts w:ascii="Calibri" w:hAnsi="Calibri"/>
          <w:noProof/>
          <w:color w:val="auto"/>
          <w:lang w:eastAsia="en-GB"/>
        </w:rPr>
      </w:pPr>
      <w:r>
        <w:rPr>
          <w:noProof/>
        </w:rPr>
        <w:t>3.4.1.7</w:t>
      </w:r>
      <w:r>
        <w:rPr>
          <w:rFonts w:ascii="Calibri" w:hAnsi="Calibri"/>
          <w:noProof/>
          <w:color w:val="auto"/>
          <w:lang w:eastAsia="en-GB"/>
        </w:rPr>
        <w:tab/>
      </w:r>
      <w:r>
        <w:rPr>
          <w:noProof/>
        </w:rPr>
        <w:t>Collection Units Other Links Folder</w:t>
      </w:r>
      <w:r>
        <w:rPr>
          <w:noProof/>
        </w:rPr>
        <w:tab/>
      </w:r>
      <w:r>
        <w:rPr>
          <w:noProof/>
        </w:rPr>
        <w:fldChar w:fldCharType="begin"/>
      </w:r>
      <w:r>
        <w:rPr>
          <w:noProof/>
        </w:rPr>
        <w:instrText xml:space="preserve"> PAGEREF _Toc292878665 \h </w:instrText>
      </w:r>
      <w:r>
        <w:rPr>
          <w:noProof/>
        </w:rPr>
      </w:r>
      <w:r>
        <w:rPr>
          <w:noProof/>
        </w:rPr>
        <w:fldChar w:fldCharType="separate"/>
      </w:r>
      <w:r>
        <w:rPr>
          <w:noProof/>
        </w:rPr>
        <w:t>46</w:t>
      </w:r>
      <w:r>
        <w:rPr>
          <w:noProof/>
        </w:rPr>
        <w:fldChar w:fldCharType="end"/>
      </w:r>
    </w:p>
    <w:p w14:paraId="40464F19" w14:textId="77777777" w:rsidR="00887218" w:rsidRDefault="00887218">
      <w:pPr>
        <w:pStyle w:val="TOC4"/>
        <w:tabs>
          <w:tab w:val="left" w:pos="1497"/>
          <w:tab w:val="right" w:leader="dot" w:pos="8296"/>
        </w:tabs>
        <w:rPr>
          <w:rFonts w:ascii="Calibri" w:hAnsi="Calibri"/>
          <w:noProof/>
          <w:color w:val="auto"/>
          <w:lang w:eastAsia="en-GB"/>
        </w:rPr>
      </w:pPr>
      <w:r>
        <w:rPr>
          <w:noProof/>
        </w:rPr>
        <w:t>3.4.1.8</w:t>
      </w:r>
      <w:r>
        <w:rPr>
          <w:rFonts w:ascii="Calibri" w:hAnsi="Calibri"/>
          <w:noProof/>
          <w:color w:val="auto"/>
          <w:lang w:eastAsia="en-GB"/>
        </w:rPr>
        <w:tab/>
      </w:r>
      <w:r>
        <w:rPr>
          <w:noProof/>
        </w:rPr>
        <w:t>Collection Units Other Links Leaf Node</w:t>
      </w:r>
      <w:r>
        <w:rPr>
          <w:noProof/>
        </w:rPr>
        <w:tab/>
      </w:r>
      <w:r>
        <w:rPr>
          <w:noProof/>
        </w:rPr>
        <w:fldChar w:fldCharType="begin"/>
      </w:r>
      <w:r>
        <w:rPr>
          <w:noProof/>
        </w:rPr>
        <w:instrText xml:space="preserve"> PAGEREF _Toc292878666 \h </w:instrText>
      </w:r>
      <w:r>
        <w:rPr>
          <w:noProof/>
        </w:rPr>
      </w:r>
      <w:r>
        <w:rPr>
          <w:noProof/>
        </w:rPr>
        <w:fldChar w:fldCharType="separate"/>
      </w:r>
      <w:r>
        <w:rPr>
          <w:noProof/>
        </w:rPr>
        <w:t>47</w:t>
      </w:r>
      <w:r>
        <w:rPr>
          <w:noProof/>
        </w:rPr>
        <w:fldChar w:fldCharType="end"/>
      </w:r>
    </w:p>
    <w:p w14:paraId="64553A63" w14:textId="77777777" w:rsidR="00887218" w:rsidRDefault="00887218">
      <w:pPr>
        <w:pStyle w:val="TOC4"/>
        <w:tabs>
          <w:tab w:val="left" w:pos="1497"/>
          <w:tab w:val="right" w:leader="dot" w:pos="8296"/>
        </w:tabs>
        <w:rPr>
          <w:rFonts w:ascii="Calibri" w:hAnsi="Calibri"/>
          <w:noProof/>
          <w:color w:val="auto"/>
          <w:lang w:eastAsia="en-GB"/>
        </w:rPr>
      </w:pPr>
      <w:r>
        <w:rPr>
          <w:noProof/>
        </w:rPr>
        <w:t>3.4.1.9</w:t>
      </w:r>
      <w:r>
        <w:rPr>
          <w:rFonts w:ascii="Calibri" w:hAnsi="Calibri"/>
          <w:noProof/>
          <w:color w:val="auto"/>
          <w:lang w:eastAsia="en-GB"/>
        </w:rPr>
        <w:tab/>
      </w:r>
      <w:r>
        <w:rPr>
          <w:noProof/>
        </w:rPr>
        <w:t>Collections (Top Level)</w:t>
      </w:r>
      <w:r>
        <w:rPr>
          <w:noProof/>
        </w:rPr>
        <w:tab/>
      </w:r>
      <w:r>
        <w:rPr>
          <w:noProof/>
        </w:rPr>
        <w:fldChar w:fldCharType="begin"/>
      </w:r>
      <w:r>
        <w:rPr>
          <w:noProof/>
        </w:rPr>
        <w:instrText xml:space="preserve"> PAGEREF _Toc292878667 \h </w:instrText>
      </w:r>
      <w:r>
        <w:rPr>
          <w:noProof/>
        </w:rPr>
      </w:r>
      <w:r>
        <w:rPr>
          <w:noProof/>
        </w:rPr>
        <w:fldChar w:fldCharType="separate"/>
      </w:r>
      <w:r>
        <w:rPr>
          <w:noProof/>
        </w:rPr>
        <w:t>47</w:t>
      </w:r>
      <w:r>
        <w:rPr>
          <w:noProof/>
        </w:rPr>
        <w:fldChar w:fldCharType="end"/>
      </w:r>
    </w:p>
    <w:p w14:paraId="34ADCCAB" w14:textId="77777777" w:rsidR="00887218" w:rsidRDefault="00887218">
      <w:pPr>
        <w:pStyle w:val="TOC4"/>
        <w:tabs>
          <w:tab w:val="left" w:pos="1619"/>
          <w:tab w:val="right" w:leader="dot" w:pos="8296"/>
        </w:tabs>
        <w:rPr>
          <w:rFonts w:ascii="Calibri" w:hAnsi="Calibri"/>
          <w:noProof/>
          <w:color w:val="auto"/>
          <w:lang w:eastAsia="en-GB"/>
        </w:rPr>
      </w:pPr>
      <w:r>
        <w:rPr>
          <w:noProof/>
        </w:rPr>
        <w:t>3.4.1.10</w:t>
      </w:r>
      <w:r>
        <w:rPr>
          <w:rFonts w:ascii="Calibri" w:hAnsi="Calibri"/>
          <w:noProof/>
          <w:color w:val="auto"/>
          <w:lang w:eastAsia="en-GB"/>
        </w:rPr>
        <w:tab/>
      </w:r>
      <w:r>
        <w:rPr>
          <w:noProof/>
        </w:rPr>
        <w:t>Collections Folder</w:t>
      </w:r>
      <w:r>
        <w:rPr>
          <w:noProof/>
        </w:rPr>
        <w:tab/>
      </w:r>
      <w:r>
        <w:rPr>
          <w:noProof/>
        </w:rPr>
        <w:fldChar w:fldCharType="begin"/>
      </w:r>
      <w:r>
        <w:rPr>
          <w:noProof/>
        </w:rPr>
        <w:instrText xml:space="preserve"> PAGEREF _Toc292878668 \h </w:instrText>
      </w:r>
      <w:r>
        <w:rPr>
          <w:noProof/>
        </w:rPr>
      </w:r>
      <w:r>
        <w:rPr>
          <w:noProof/>
        </w:rPr>
        <w:fldChar w:fldCharType="separate"/>
      </w:r>
      <w:r>
        <w:rPr>
          <w:noProof/>
        </w:rPr>
        <w:t>48</w:t>
      </w:r>
      <w:r>
        <w:rPr>
          <w:noProof/>
        </w:rPr>
        <w:fldChar w:fldCharType="end"/>
      </w:r>
    </w:p>
    <w:p w14:paraId="0A919AC2" w14:textId="77777777" w:rsidR="00887218" w:rsidRDefault="00887218">
      <w:pPr>
        <w:pStyle w:val="TOC4"/>
        <w:tabs>
          <w:tab w:val="left" w:pos="1619"/>
          <w:tab w:val="right" w:leader="dot" w:pos="8296"/>
        </w:tabs>
        <w:rPr>
          <w:rFonts w:ascii="Calibri" w:hAnsi="Calibri"/>
          <w:noProof/>
          <w:color w:val="auto"/>
          <w:lang w:eastAsia="en-GB"/>
        </w:rPr>
      </w:pPr>
      <w:r>
        <w:rPr>
          <w:noProof/>
        </w:rPr>
        <w:t>3.4.1.11</w:t>
      </w:r>
      <w:r>
        <w:rPr>
          <w:rFonts w:ascii="Calibri" w:hAnsi="Calibri"/>
          <w:noProof/>
          <w:color w:val="auto"/>
          <w:lang w:eastAsia="en-GB"/>
        </w:rPr>
        <w:tab/>
      </w:r>
      <w:r>
        <w:rPr>
          <w:noProof/>
        </w:rPr>
        <w:t>Collections Leaf Node</w:t>
      </w:r>
      <w:r>
        <w:rPr>
          <w:noProof/>
        </w:rPr>
        <w:tab/>
      </w:r>
      <w:r>
        <w:rPr>
          <w:noProof/>
        </w:rPr>
        <w:fldChar w:fldCharType="begin"/>
      </w:r>
      <w:r>
        <w:rPr>
          <w:noProof/>
        </w:rPr>
        <w:instrText xml:space="preserve"> PAGEREF _Toc292878669 \h </w:instrText>
      </w:r>
      <w:r>
        <w:rPr>
          <w:noProof/>
        </w:rPr>
      </w:r>
      <w:r>
        <w:rPr>
          <w:noProof/>
        </w:rPr>
        <w:fldChar w:fldCharType="separate"/>
      </w:r>
      <w:r>
        <w:rPr>
          <w:noProof/>
        </w:rPr>
        <w:t>49</w:t>
      </w:r>
      <w:r>
        <w:rPr>
          <w:noProof/>
        </w:rPr>
        <w:fldChar w:fldCharType="end"/>
      </w:r>
    </w:p>
    <w:p w14:paraId="0EEAC7C4" w14:textId="77777777" w:rsidR="00887218" w:rsidRDefault="00887218">
      <w:pPr>
        <w:pStyle w:val="TOC4"/>
        <w:tabs>
          <w:tab w:val="left" w:pos="1619"/>
          <w:tab w:val="right" w:leader="dot" w:pos="8296"/>
        </w:tabs>
        <w:rPr>
          <w:rFonts w:ascii="Calibri" w:hAnsi="Calibri"/>
          <w:noProof/>
          <w:color w:val="auto"/>
          <w:lang w:eastAsia="en-GB"/>
        </w:rPr>
      </w:pPr>
      <w:r>
        <w:rPr>
          <w:noProof/>
        </w:rPr>
        <w:t>3.4.1.12</w:t>
      </w:r>
      <w:r>
        <w:rPr>
          <w:rFonts w:ascii="Calibri" w:hAnsi="Calibri"/>
          <w:noProof/>
          <w:color w:val="auto"/>
          <w:lang w:eastAsia="en-GB"/>
        </w:rPr>
        <w:tab/>
      </w:r>
      <w:r>
        <w:rPr>
          <w:noProof/>
        </w:rPr>
        <w:t>Collectors &amp; Determiners Folder</w:t>
      </w:r>
      <w:r>
        <w:rPr>
          <w:noProof/>
        </w:rPr>
        <w:tab/>
      </w:r>
      <w:r>
        <w:rPr>
          <w:noProof/>
        </w:rPr>
        <w:fldChar w:fldCharType="begin"/>
      </w:r>
      <w:r>
        <w:rPr>
          <w:noProof/>
        </w:rPr>
        <w:instrText xml:space="preserve"> PAGEREF _Toc292878670 \h </w:instrText>
      </w:r>
      <w:r>
        <w:rPr>
          <w:noProof/>
        </w:rPr>
      </w:r>
      <w:r>
        <w:rPr>
          <w:noProof/>
        </w:rPr>
        <w:fldChar w:fldCharType="separate"/>
      </w:r>
      <w:r>
        <w:rPr>
          <w:noProof/>
        </w:rPr>
        <w:t>50</w:t>
      </w:r>
      <w:r>
        <w:rPr>
          <w:noProof/>
        </w:rPr>
        <w:fldChar w:fldCharType="end"/>
      </w:r>
    </w:p>
    <w:p w14:paraId="5FFE6206" w14:textId="77777777" w:rsidR="00887218" w:rsidRDefault="00887218">
      <w:pPr>
        <w:pStyle w:val="TOC4"/>
        <w:tabs>
          <w:tab w:val="left" w:pos="1619"/>
          <w:tab w:val="right" w:leader="dot" w:pos="8296"/>
        </w:tabs>
        <w:rPr>
          <w:rFonts w:ascii="Calibri" w:hAnsi="Calibri"/>
          <w:noProof/>
          <w:color w:val="auto"/>
          <w:lang w:eastAsia="en-GB"/>
        </w:rPr>
      </w:pPr>
      <w:r>
        <w:rPr>
          <w:noProof/>
        </w:rPr>
        <w:t>3.4.1.13</w:t>
      </w:r>
      <w:r>
        <w:rPr>
          <w:rFonts w:ascii="Calibri" w:hAnsi="Calibri"/>
          <w:noProof/>
          <w:color w:val="auto"/>
          <w:lang w:eastAsia="en-GB"/>
        </w:rPr>
        <w:tab/>
      </w:r>
      <w:r>
        <w:rPr>
          <w:noProof/>
        </w:rPr>
        <w:t>Condition Checks (Top Level)</w:t>
      </w:r>
      <w:r>
        <w:rPr>
          <w:noProof/>
        </w:rPr>
        <w:tab/>
      </w:r>
      <w:r>
        <w:rPr>
          <w:noProof/>
        </w:rPr>
        <w:fldChar w:fldCharType="begin"/>
      </w:r>
      <w:r>
        <w:rPr>
          <w:noProof/>
        </w:rPr>
        <w:instrText xml:space="preserve"> PAGEREF _Toc292878671 \h </w:instrText>
      </w:r>
      <w:r>
        <w:rPr>
          <w:noProof/>
        </w:rPr>
      </w:r>
      <w:r>
        <w:rPr>
          <w:noProof/>
        </w:rPr>
        <w:fldChar w:fldCharType="separate"/>
      </w:r>
      <w:r>
        <w:rPr>
          <w:noProof/>
        </w:rPr>
        <w:t>50</w:t>
      </w:r>
      <w:r>
        <w:rPr>
          <w:noProof/>
        </w:rPr>
        <w:fldChar w:fldCharType="end"/>
      </w:r>
    </w:p>
    <w:p w14:paraId="3D036662" w14:textId="77777777" w:rsidR="00887218" w:rsidRDefault="00887218">
      <w:pPr>
        <w:pStyle w:val="TOC4"/>
        <w:tabs>
          <w:tab w:val="left" w:pos="1619"/>
          <w:tab w:val="right" w:leader="dot" w:pos="8296"/>
        </w:tabs>
        <w:rPr>
          <w:rFonts w:ascii="Calibri" w:hAnsi="Calibri"/>
          <w:noProof/>
          <w:color w:val="auto"/>
          <w:lang w:eastAsia="en-GB"/>
        </w:rPr>
      </w:pPr>
      <w:r>
        <w:rPr>
          <w:noProof/>
        </w:rPr>
        <w:t>3.4.1.14</w:t>
      </w:r>
      <w:r>
        <w:rPr>
          <w:rFonts w:ascii="Calibri" w:hAnsi="Calibri"/>
          <w:noProof/>
          <w:color w:val="auto"/>
          <w:lang w:eastAsia="en-GB"/>
        </w:rPr>
        <w:tab/>
      </w:r>
      <w:r>
        <w:rPr>
          <w:noProof/>
        </w:rPr>
        <w:t>Condition Checks Folder</w:t>
      </w:r>
      <w:r>
        <w:rPr>
          <w:noProof/>
        </w:rPr>
        <w:tab/>
      </w:r>
      <w:r>
        <w:rPr>
          <w:noProof/>
        </w:rPr>
        <w:fldChar w:fldCharType="begin"/>
      </w:r>
      <w:r>
        <w:rPr>
          <w:noProof/>
        </w:rPr>
        <w:instrText xml:space="preserve"> PAGEREF _Toc292878672 \h </w:instrText>
      </w:r>
      <w:r>
        <w:rPr>
          <w:noProof/>
        </w:rPr>
      </w:r>
      <w:r>
        <w:rPr>
          <w:noProof/>
        </w:rPr>
        <w:fldChar w:fldCharType="separate"/>
      </w:r>
      <w:r>
        <w:rPr>
          <w:noProof/>
        </w:rPr>
        <w:t>51</w:t>
      </w:r>
      <w:r>
        <w:rPr>
          <w:noProof/>
        </w:rPr>
        <w:fldChar w:fldCharType="end"/>
      </w:r>
    </w:p>
    <w:p w14:paraId="467B8E26" w14:textId="77777777" w:rsidR="00887218" w:rsidRDefault="00887218">
      <w:pPr>
        <w:pStyle w:val="TOC4"/>
        <w:tabs>
          <w:tab w:val="left" w:pos="1619"/>
          <w:tab w:val="right" w:leader="dot" w:pos="8296"/>
        </w:tabs>
        <w:rPr>
          <w:rFonts w:ascii="Calibri" w:hAnsi="Calibri"/>
          <w:noProof/>
          <w:color w:val="auto"/>
          <w:lang w:eastAsia="en-GB"/>
        </w:rPr>
      </w:pPr>
      <w:r>
        <w:rPr>
          <w:noProof/>
        </w:rPr>
        <w:t>3.4.1.15</w:t>
      </w:r>
      <w:r>
        <w:rPr>
          <w:rFonts w:ascii="Calibri" w:hAnsi="Calibri"/>
          <w:noProof/>
          <w:color w:val="auto"/>
          <w:lang w:eastAsia="en-GB"/>
        </w:rPr>
        <w:tab/>
      </w:r>
      <w:r>
        <w:rPr>
          <w:noProof/>
        </w:rPr>
        <w:t>Condition Checks Leaf Node</w:t>
      </w:r>
      <w:r>
        <w:rPr>
          <w:noProof/>
        </w:rPr>
        <w:tab/>
      </w:r>
      <w:r>
        <w:rPr>
          <w:noProof/>
        </w:rPr>
        <w:fldChar w:fldCharType="begin"/>
      </w:r>
      <w:r>
        <w:rPr>
          <w:noProof/>
        </w:rPr>
        <w:instrText xml:space="preserve"> PAGEREF _Toc292878673 \h </w:instrText>
      </w:r>
      <w:r>
        <w:rPr>
          <w:noProof/>
        </w:rPr>
      </w:r>
      <w:r>
        <w:rPr>
          <w:noProof/>
        </w:rPr>
        <w:fldChar w:fldCharType="separate"/>
      </w:r>
      <w:r>
        <w:rPr>
          <w:noProof/>
        </w:rPr>
        <w:t>51</w:t>
      </w:r>
      <w:r>
        <w:rPr>
          <w:noProof/>
        </w:rPr>
        <w:fldChar w:fldCharType="end"/>
      </w:r>
    </w:p>
    <w:p w14:paraId="0D092BC3" w14:textId="77777777" w:rsidR="00887218" w:rsidRDefault="00887218">
      <w:pPr>
        <w:pStyle w:val="TOC4"/>
        <w:tabs>
          <w:tab w:val="left" w:pos="1619"/>
          <w:tab w:val="right" w:leader="dot" w:pos="8296"/>
        </w:tabs>
        <w:rPr>
          <w:rFonts w:ascii="Calibri" w:hAnsi="Calibri"/>
          <w:noProof/>
          <w:color w:val="auto"/>
          <w:lang w:eastAsia="en-GB"/>
        </w:rPr>
      </w:pPr>
      <w:r>
        <w:rPr>
          <w:noProof/>
        </w:rPr>
        <w:t>3.4.1.16</w:t>
      </w:r>
      <w:r>
        <w:rPr>
          <w:rFonts w:ascii="Calibri" w:hAnsi="Calibri"/>
          <w:noProof/>
          <w:color w:val="auto"/>
          <w:lang w:eastAsia="en-GB"/>
        </w:rPr>
        <w:tab/>
      </w:r>
      <w:r>
        <w:rPr>
          <w:noProof/>
        </w:rPr>
        <w:t>Determinations Folder</w:t>
      </w:r>
      <w:r>
        <w:rPr>
          <w:noProof/>
        </w:rPr>
        <w:tab/>
      </w:r>
      <w:r>
        <w:rPr>
          <w:noProof/>
        </w:rPr>
        <w:fldChar w:fldCharType="begin"/>
      </w:r>
      <w:r>
        <w:rPr>
          <w:noProof/>
        </w:rPr>
        <w:instrText xml:space="preserve"> PAGEREF _Toc292878674 \h </w:instrText>
      </w:r>
      <w:r>
        <w:rPr>
          <w:noProof/>
        </w:rPr>
      </w:r>
      <w:r>
        <w:rPr>
          <w:noProof/>
        </w:rPr>
        <w:fldChar w:fldCharType="separate"/>
      </w:r>
      <w:r>
        <w:rPr>
          <w:noProof/>
        </w:rPr>
        <w:t>51</w:t>
      </w:r>
      <w:r>
        <w:rPr>
          <w:noProof/>
        </w:rPr>
        <w:fldChar w:fldCharType="end"/>
      </w:r>
    </w:p>
    <w:p w14:paraId="33E09728" w14:textId="77777777" w:rsidR="00887218" w:rsidRDefault="00887218">
      <w:pPr>
        <w:pStyle w:val="TOC4"/>
        <w:tabs>
          <w:tab w:val="left" w:pos="1619"/>
          <w:tab w:val="right" w:leader="dot" w:pos="8296"/>
        </w:tabs>
        <w:rPr>
          <w:rFonts w:ascii="Calibri" w:hAnsi="Calibri"/>
          <w:noProof/>
          <w:color w:val="auto"/>
          <w:lang w:eastAsia="en-GB"/>
        </w:rPr>
      </w:pPr>
      <w:r>
        <w:rPr>
          <w:noProof/>
        </w:rPr>
        <w:t>3.4.1.17</w:t>
      </w:r>
      <w:r>
        <w:rPr>
          <w:rFonts w:ascii="Calibri" w:hAnsi="Calibri"/>
          <w:noProof/>
          <w:color w:val="auto"/>
          <w:lang w:eastAsia="en-GB"/>
        </w:rPr>
        <w:tab/>
      </w:r>
      <w:r>
        <w:rPr>
          <w:noProof/>
        </w:rPr>
        <w:t>Determination Leaf Node</w:t>
      </w:r>
      <w:r>
        <w:rPr>
          <w:noProof/>
        </w:rPr>
        <w:tab/>
      </w:r>
      <w:r>
        <w:rPr>
          <w:noProof/>
        </w:rPr>
        <w:fldChar w:fldCharType="begin"/>
      </w:r>
      <w:r>
        <w:rPr>
          <w:noProof/>
        </w:rPr>
        <w:instrText xml:space="preserve"> PAGEREF _Toc292878675 \h </w:instrText>
      </w:r>
      <w:r>
        <w:rPr>
          <w:noProof/>
        </w:rPr>
      </w:r>
      <w:r>
        <w:rPr>
          <w:noProof/>
        </w:rPr>
        <w:fldChar w:fldCharType="separate"/>
      </w:r>
      <w:r>
        <w:rPr>
          <w:noProof/>
        </w:rPr>
        <w:t>52</w:t>
      </w:r>
      <w:r>
        <w:rPr>
          <w:noProof/>
        </w:rPr>
        <w:fldChar w:fldCharType="end"/>
      </w:r>
    </w:p>
    <w:p w14:paraId="4A139FAA" w14:textId="77777777" w:rsidR="00887218" w:rsidRDefault="00887218">
      <w:pPr>
        <w:pStyle w:val="TOC4"/>
        <w:tabs>
          <w:tab w:val="left" w:pos="1619"/>
          <w:tab w:val="right" w:leader="dot" w:pos="8296"/>
        </w:tabs>
        <w:rPr>
          <w:rFonts w:ascii="Calibri" w:hAnsi="Calibri"/>
          <w:noProof/>
          <w:color w:val="auto"/>
          <w:lang w:eastAsia="en-GB"/>
        </w:rPr>
      </w:pPr>
      <w:r>
        <w:rPr>
          <w:noProof/>
        </w:rPr>
        <w:t>3.4.1.18</w:t>
      </w:r>
      <w:r>
        <w:rPr>
          <w:rFonts w:ascii="Calibri" w:hAnsi="Calibri"/>
          <w:noProof/>
          <w:color w:val="auto"/>
          <w:lang w:eastAsia="en-GB"/>
        </w:rPr>
        <w:tab/>
      </w:r>
      <w:r>
        <w:rPr>
          <w:noProof/>
        </w:rPr>
        <w:t>Enquiries (Top Level)</w:t>
      </w:r>
      <w:r>
        <w:rPr>
          <w:noProof/>
        </w:rPr>
        <w:tab/>
      </w:r>
      <w:r>
        <w:rPr>
          <w:noProof/>
        </w:rPr>
        <w:fldChar w:fldCharType="begin"/>
      </w:r>
      <w:r>
        <w:rPr>
          <w:noProof/>
        </w:rPr>
        <w:instrText xml:space="preserve"> PAGEREF _Toc292878676 \h </w:instrText>
      </w:r>
      <w:r>
        <w:rPr>
          <w:noProof/>
        </w:rPr>
      </w:r>
      <w:r>
        <w:rPr>
          <w:noProof/>
        </w:rPr>
        <w:fldChar w:fldCharType="separate"/>
      </w:r>
      <w:r>
        <w:rPr>
          <w:noProof/>
        </w:rPr>
        <w:t>53</w:t>
      </w:r>
      <w:r>
        <w:rPr>
          <w:noProof/>
        </w:rPr>
        <w:fldChar w:fldCharType="end"/>
      </w:r>
    </w:p>
    <w:p w14:paraId="6DE11732" w14:textId="77777777" w:rsidR="00887218" w:rsidRDefault="00887218">
      <w:pPr>
        <w:pStyle w:val="TOC4"/>
        <w:tabs>
          <w:tab w:val="left" w:pos="1619"/>
          <w:tab w:val="right" w:leader="dot" w:pos="8296"/>
        </w:tabs>
        <w:rPr>
          <w:rFonts w:ascii="Calibri" w:hAnsi="Calibri"/>
          <w:noProof/>
          <w:color w:val="auto"/>
          <w:lang w:eastAsia="en-GB"/>
        </w:rPr>
      </w:pPr>
      <w:r>
        <w:rPr>
          <w:noProof/>
        </w:rPr>
        <w:t>3.4.1.19</w:t>
      </w:r>
      <w:r>
        <w:rPr>
          <w:rFonts w:ascii="Calibri" w:hAnsi="Calibri"/>
          <w:noProof/>
          <w:color w:val="auto"/>
          <w:lang w:eastAsia="en-GB"/>
        </w:rPr>
        <w:tab/>
      </w:r>
      <w:r>
        <w:rPr>
          <w:noProof/>
        </w:rPr>
        <w:t>Enquiries Folder</w:t>
      </w:r>
      <w:r>
        <w:rPr>
          <w:noProof/>
        </w:rPr>
        <w:tab/>
      </w:r>
      <w:r>
        <w:rPr>
          <w:noProof/>
        </w:rPr>
        <w:fldChar w:fldCharType="begin"/>
      </w:r>
      <w:r>
        <w:rPr>
          <w:noProof/>
        </w:rPr>
        <w:instrText xml:space="preserve"> PAGEREF _Toc292878677 \h </w:instrText>
      </w:r>
      <w:r>
        <w:rPr>
          <w:noProof/>
        </w:rPr>
      </w:r>
      <w:r>
        <w:rPr>
          <w:noProof/>
        </w:rPr>
        <w:fldChar w:fldCharType="separate"/>
      </w:r>
      <w:r>
        <w:rPr>
          <w:noProof/>
        </w:rPr>
        <w:t>54</w:t>
      </w:r>
      <w:r>
        <w:rPr>
          <w:noProof/>
        </w:rPr>
        <w:fldChar w:fldCharType="end"/>
      </w:r>
    </w:p>
    <w:p w14:paraId="6F43BC37" w14:textId="77777777" w:rsidR="00887218" w:rsidRDefault="00887218">
      <w:pPr>
        <w:pStyle w:val="TOC4"/>
        <w:tabs>
          <w:tab w:val="left" w:pos="1619"/>
          <w:tab w:val="right" w:leader="dot" w:pos="8296"/>
        </w:tabs>
        <w:rPr>
          <w:rFonts w:ascii="Calibri" w:hAnsi="Calibri"/>
          <w:noProof/>
          <w:color w:val="auto"/>
          <w:lang w:eastAsia="en-GB"/>
        </w:rPr>
      </w:pPr>
      <w:r>
        <w:rPr>
          <w:noProof/>
        </w:rPr>
        <w:t>3.4.1.20</w:t>
      </w:r>
      <w:r>
        <w:rPr>
          <w:rFonts w:ascii="Calibri" w:hAnsi="Calibri"/>
          <w:noProof/>
          <w:color w:val="auto"/>
          <w:lang w:eastAsia="en-GB"/>
        </w:rPr>
        <w:tab/>
      </w:r>
      <w:r>
        <w:rPr>
          <w:noProof/>
        </w:rPr>
        <w:t>Enquiries Leaf Node</w:t>
      </w:r>
      <w:r>
        <w:rPr>
          <w:noProof/>
        </w:rPr>
        <w:tab/>
      </w:r>
      <w:r>
        <w:rPr>
          <w:noProof/>
        </w:rPr>
        <w:fldChar w:fldCharType="begin"/>
      </w:r>
      <w:r>
        <w:rPr>
          <w:noProof/>
        </w:rPr>
        <w:instrText xml:space="preserve"> PAGEREF _Toc292878678 \h </w:instrText>
      </w:r>
      <w:r>
        <w:rPr>
          <w:noProof/>
        </w:rPr>
      </w:r>
      <w:r>
        <w:rPr>
          <w:noProof/>
        </w:rPr>
        <w:fldChar w:fldCharType="separate"/>
      </w:r>
      <w:r>
        <w:rPr>
          <w:noProof/>
        </w:rPr>
        <w:t>54</w:t>
      </w:r>
      <w:r>
        <w:rPr>
          <w:noProof/>
        </w:rPr>
        <w:fldChar w:fldCharType="end"/>
      </w:r>
    </w:p>
    <w:p w14:paraId="14988F48" w14:textId="77777777" w:rsidR="00887218" w:rsidRDefault="00887218">
      <w:pPr>
        <w:pStyle w:val="TOC4"/>
        <w:tabs>
          <w:tab w:val="left" w:pos="1619"/>
          <w:tab w:val="right" w:leader="dot" w:pos="8296"/>
        </w:tabs>
        <w:rPr>
          <w:rFonts w:ascii="Calibri" w:hAnsi="Calibri"/>
          <w:noProof/>
          <w:color w:val="auto"/>
          <w:lang w:eastAsia="en-GB"/>
        </w:rPr>
      </w:pPr>
      <w:r>
        <w:rPr>
          <w:noProof/>
        </w:rPr>
        <w:t>3.4.1.21</w:t>
      </w:r>
      <w:r>
        <w:rPr>
          <w:rFonts w:ascii="Calibri" w:hAnsi="Calibri"/>
          <w:noProof/>
          <w:color w:val="auto"/>
          <w:lang w:eastAsia="en-GB"/>
        </w:rPr>
        <w:tab/>
      </w:r>
      <w:r>
        <w:rPr>
          <w:noProof/>
        </w:rPr>
        <w:t>Field Data Folder</w:t>
      </w:r>
      <w:r>
        <w:rPr>
          <w:noProof/>
        </w:rPr>
        <w:tab/>
      </w:r>
      <w:r>
        <w:rPr>
          <w:noProof/>
        </w:rPr>
        <w:fldChar w:fldCharType="begin"/>
      </w:r>
      <w:r>
        <w:rPr>
          <w:noProof/>
        </w:rPr>
        <w:instrText xml:space="preserve"> PAGEREF _Toc292878679 \h </w:instrText>
      </w:r>
      <w:r>
        <w:rPr>
          <w:noProof/>
        </w:rPr>
      </w:r>
      <w:r>
        <w:rPr>
          <w:noProof/>
        </w:rPr>
        <w:fldChar w:fldCharType="separate"/>
      </w:r>
      <w:r>
        <w:rPr>
          <w:noProof/>
        </w:rPr>
        <w:t>54</w:t>
      </w:r>
      <w:r>
        <w:rPr>
          <w:noProof/>
        </w:rPr>
        <w:fldChar w:fldCharType="end"/>
      </w:r>
    </w:p>
    <w:p w14:paraId="3BBD7607" w14:textId="77777777" w:rsidR="00887218" w:rsidRDefault="00887218">
      <w:pPr>
        <w:pStyle w:val="TOC4"/>
        <w:tabs>
          <w:tab w:val="left" w:pos="1619"/>
          <w:tab w:val="right" w:leader="dot" w:pos="8296"/>
        </w:tabs>
        <w:rPr>
          <w:rFonts w:ascii="Calibri" w:hAnsi="Calibri"/>
          <w:noProof/>
          <w:color w:val="auto"/>
          <w:lang w:eastAsia="en-GB"/>
        </w:rPr>
      </w:pPr>
      <w:r>
        <w:rPr>
          <w:noProof/>
        </w:rPr>
        <w:t>3.4.1.22</w:t>
      </w:r>
      <w:r>
        <w:rPr>
          <w:rFonts w:ascii="Calibri" w:hAnsi="Calibri"/>
          <w:noProof/>
          <w:color w:val="auto"/>
          <w:lang w:eastAsia="en-GB"/>
        </w:rPr>
        <w:tab/>
      </w:r>
      <w:r>
        <w:rPr>
          <w:noProof/>
        </w:rPr>
        <w:t>Field Data Leaf Node</w:t>
      </w:r>
      <w:r>
        <w:rPr>
          <w:noProof/>
        </w:rPr>
        <w:tab/>
      </w:r>
      <w:r>
        <w:rPr>
          <w:noProof/>
        </w:rPr>
        <w:fldChar w:fldCharType="begin"/>
      </w:r>
      <w:r>
        <w:rPr>
          <w:noProof/>
        </w:rPr>
        <w:instrText xml:space="preserve"> PAGEREF _Toc292878680 \h </w:instrText>
      </w:r>
      <w:r>
        <w:rPr>
          <w:noProof/>
        </w:rPr>
      </w:r>
      <w:r>
        <w:rPr>
          <w:noProof/>
        </w:rPr>
        <w:fldChar w:fldCharType="separate"/>
      </w:r>
      <w:r>
        <w:rPr>
          <w:noProof/>
        </w:rPr>
        <w:t>55</w:t>
      </w:r>
      <w:r>
        <w:rPr>
          <w:noProof/>
        </w:rPr>
        <w:fldChar w:fldCharType="end"/>
      </w:r>
    </w:p>
    <w:p w14:paraId="6E65BF36"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3.4.1.23</w:t>
      </w:r>
      <w:r w:rsidRPr="00A104CD">
        <w:rPr>
          <w:rFonts w:ascii="Calibri" w:hAnsi="Calibri"/>
          <w:noProof/>
          <w:color w:val="auto"/>
          <w:lang w:val="da-DK" w:eastAsia="en-GB"/>
        </w:rPr>
        <w:tab/>
      </w:r>
      <w:r w:rsidRPr="00A104CD">
        <w:rPr>
          <w:noProof/>
          <w:lang w:val="da-DK"/>
        </w:rPr>
        <w:t>Funding Folder</w:t>
      </w:r>
      <w:r w:rsidRPr="00A104CD">
        <w:rPr>
          <w:noProof/>
          <w:lang w:val="da-DK"/>
        </w:rPr>
        <w:tab/>
      </w:r>
      <w:r>
        <w:rPr>
          <w:noProof/>
        </w:rPr>
        <w:fldChar w:fldCharType="begin"/>
      </w:r>
      <w:r w:rsidRPr="00A104CD">
        <w:rPr>
          <w:noProof/>
          <w:lang w:val="da-DK"/>
        </w:rPr>
        <w:instrText xml:space="preserve"> PAGEREF _Toc292878681 \h </w:instrText>
      </w:r>
      <w:r>
        <w:rPr>
          <w:noProof/>
        </w:rPr>
      </w:r>
      <w:r>
        <w:rPr>
          <w:noProof/>
        </w:rPr>
        <w:fldChar w:fldCharType="separate"/>
      </w:r>
      <w:r w:rsidRPr="00A104CD">
        <w:rPr>
          <w:noProof/>
          <w:lang w:val="da-DK"/>
        </w:rPr>
        <w:t>55</w:t>
      </w:r>
      <w:r>
        <w:rPr>
          <w:noProof/>
        </w:rPr>
        <w:fldChar w:fldCharType="end"/>
      </w:r>
    </w:p>
    <w:p w14:paraId="50655E32"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3.4.1.24</w:t>
      </w:r>
      <w:r w:rsidRPr="00A104CD">
        <w:rPr>
          <w:rFonts w:ascii="Calibri" w:hAnsi="Calibri"/>
          <w:noProof/>
          <w:color w:val="auto"/>
          <w:lang w:val="da-DK" w:eastAsia="en-GB"/>
        </w:rPr>
        <w:tab/>
      </w:r>
      <w:r w:rsidRPr="00A104CD">
        <w:rPr>
          <w:noProof/>
          <w:lang w:val="da-DK"/>
        </w:rPr>
        <w:t>Funding Leaf Node</w:t>
      </w:r>
      <w:r w:rsidRPr="00A104CD">
        <w:rPr>
          <w:noProof/>
          <w:lang w:val="da-DK"/>
        </w:rPr>
        <w:tab/>
      </w:r>
      <w:r>
        <w:rPr>
          <w:noProof/>
        </w:rPr>
        <w:fldChar w:fldCharType="begin"/>
      </w:r>
      <w:r w:rsidRPr="00A104CD">
        <w:rPr>
          <w:noProof/>
          <w:lang w:val="da-DK"/>
        </w:rPr>
        <w:instrText xml:space="preserve"> PAGEREF _Toc292878682 \h </w:instrText>
      </w:r>
      <w:r>
        <w:rPr>
          <w:noProof/>
        </w:rPr>
      </w:r>
      <w:r>
        <w:rPr>
          <w:noProof/>
        </w:rPr>
        <w:fldChar w:fldCharType="separate"/>
      </w:r>
      <w:r w:rsidRPr="00A104CD">
        <w:rPr>
          <w:noProof/>
          <w:lang w:val="da-DK"/>
        </w:rPr>
        <w:t>56</w:t>
      </w:r>
      <w:r>
        <w:rPr>
          <w:noProof/>
        </w:rPr>
        <w:fldChar w:fldCharType="end"/>
      </w:r>
    </w:p>
    <w:p w14:paraId="5BDB8D70" w14:textId="77777777" w:rsidR="00887218" w:rsidRDefault="00887218">
      <w:pPr>
        <w:pStyle w:val="TOC4"/>
        <w:tabs>
          <w:tab w:val="left" w:pos="1619"/>
          <w:tab w:val="right" w:leader="dot" w:pos="8296"/>
        </w:tabs>
        <w:rPr>
          <w:rFonts w:ascii="Calibri" w:hAnsi="Calibri"/>
          <w:noProof/>
          <w:color w:val="auto"/>
          <w:lang w:eastAsia="en-GB"/>
        </w:rPr>
      </w:pPr>
      <w:r>
        <w:rPr>
          <w:noProof/>
        </w:rPr>
        <w:t>3.4.1.25</w:t>
      </w:r>
      <w:r>
        <w:rPr>
          <w:rFonts w:ascii="Calibri" w:hAnsi="Calibri"/>
          <w:noProof/>
          <w:color w:val="auto"/>
          <w:lang w:eastAsia="en-GB"/>
        </w:rPr>
        <w:tab/>
      </w:r>
      <w:r>
        <w:rPr>
          <w:noProof/>
        </w:rPr>
        <w:t>History Folder</w:t>
      </w:r>
      <w:r>
        <w:rPr>
          <w:noProof/>
        </w:rPr>
        <w:tab/>
      </w:r>
      <w:r>
        <w:rPr>
          <w:noProof/>
        </w:rPr>
        <w:fldChar w:fldCharType="begin"/>
      </w:r>
      <w:r>
        <w:rPr>
          <w:noProof/>
        </w:rPr>
        <w:instrText xml:space="preserve"> PAGEREF _Toc292878683 \h </w:instrText>
      </w:r>
      <w:r>
        <w:rPr>
          <w:noProof/>
        </w:rPr>
      </w:r>
      <w:r>
        <w:rPr>
          <w:noProof/>
        </w:rPr>
        <w:fldChar w:fldCharType="separate"/>
      </w:r>
      <w:r>
        <w:rPr>
          <w:noProof/>
        </w:rPr>
        <w:t>56</w:t>
      </w:r>
      <w:r>
        <w:rPr>
          <w:noProof/>
        </w:rPr>
        <w:fldChar w:fldCharType="end"/>
      </w:r>
    </w:p>
    <w:p w14:paraId="10CDE366" w14:textId="77777777" w:rsidR="00887218" w:rsidRDefault="00887218">
      <w:pPr>
        <w:pStyle w:val="TOC4"/>
        <w:tabs>
          <w:tab w:val="left" w:pos="1619"/>
          <w:tab w:val="right" w:leader="dot" w:pos="8296"/>
        </w:tabs>
        <w:rPr>
          <w:rFonts w:ascii="Calibri" w:hAnsi="Calibri"/>
          <w:noProof/>
          <w:color w:val="auto"/>
          <w:lang w:eastAsia="en-GB"/>
        </w:rPr>
      </w:pPr>
      <w:r>
        <w:rPr>
          <w:noProof/>
        </w:rPr>
        <w:t>3.4.1.26</w:t>
      </w:r>
      <w:r>
        <w:rPr>
          <w:rFonts w:ascii="Calibri" w:hAnsi="Calibri"/>
          <w:noProof/>
          <w:color w:val="auto"/>
          <w:lang w:eastAsia="en-GB"/>
        </w:rPr>
        <w:tab/>
      </w:r>
      <w:r>
        <w:rPr>
          <w:noProof/>
        </w:rPr>
        <w:t>History Leaf Node</w:t>
      </w:r>
      <w:r>
        <w:rPr>
          <w:noProof/>
        </w:rPr>
        <w:tab/>
      </w:r>
      <w:r>
        <w:rPr>
          <w:noProof/>
        </w:rPr>
        <w:fldChar w:fldCharType="begin"/>
      </w:r>
      <w:r>
        <w:rPr>
          <w:noProof/>
        </w:rPr>
        <w:instrText xml:space="preserve"> PAGEREF _Toc292878684 \h </w:instrText>
      </w:r>
      <w:r>
        <w:rPr>
          <w:noProof/>
        </w:rPr>
      </w:r>
      <w:r>
        <w:rPr>
          <w:noProof/>
        </w:rPr>
        <w:fldChar w:fldCharType="separate"/>
      </w:r>
      <w:r>
        <w:rPr>
          <w:noProof/>
        </w:rPr>
        <w:t>56</w:t>
      </w:r>
      <w:r>
        <w:rPr>
          <w:noProof/>
        </w:rPr>
        <w:fldChar w:fldCharType="end"/>
      </w:r>
    </w:p>
    <w:p w14:paraId="45996E23" w14:textId="77777777" w:rsidR="00887218" w:rsidRDefault="00887218">
      <w:pPr>
        <w:pStyle w:val="TOC4"/>
        <w:tabs>
          <w:tab w:val="left" w:pos="1619"/>
          <w:tab w:val="right" w:leader="dot" w:pos="8296"/>
        </w:tabs>
        <w:rPr>
          <w:rFonts w:ascii="Calibri" w:hAnsi="Calibri"/>
          <w:noProof/>
          <w:color w:val="auto"/>
          <w:lang w:eastAsia="en-GB"/>
        </w:rPr>
      </w:pPr>
      <w:r>
        <w:rPr>
          <w:noProof/>
        </w:rPr>
        <w:t>3.4.1.27</w:t>
      </w:r>
      <w:r>
        <w:rPr>
          <w:rFonts w:ascii="Calibri" w:hAnsi="Calibri"/>
          <w:noProof/>
          <w:color w:val="auto"/>
          <w:lang w:eastAsia="en-GB"/>
        </w:rPr>
        <w:tab/>
      </w:r>
      <w:r>
        <w:rPr>
          <w:noProof/>
        </w:rPr>
        <w:t>Inscriptions &amp; Labels (Top Level)</w:t>
      </w:r>
      <w:r>
        <w:rPr>
          <w:noProof/>
        </w:rPr>
        <w:tab/>
      </w:r>
      <w:r>
        <w:rPr>
          <w:noProof/>
        </w:rPr>
        <w:fldChar w:fldCharType="begin"/>
      </w:r>
      <w:r>
        <w:rPr>
          <w:noProof/>
        </w:rPr>
        <w:instrText xml:space="preserve"> PAGEREF _Toc292878685 \h </w:instrText>
      </w:r>
      <w:r>
        <w:rPr>
          <w:noProof/>
        </w:rPr>
      </w:r>
      <w:r>
        <w:rPr>
          <w:noProof/>
        </w:rPr>
        <w:fldChar w:fldCharType="separate"/>
      </w:r>
      <w:r>
        <w:rPr>
          <w:noProof/>
        </w:rPr>
        <w:t>57</w:t>
      </w:r>
      <w:r>
        <w:rPr>
          <w:noProof/>
        </w:rPr>
        <w:fldChar w:fldCharType="end"/>
      </w:r>
    </w:p>
    <w:p w14:paraId="2A230364" w14:textId="77777777" w:rsidR="00887218" w:rsidRPr="00A104CD" w:rsidRDefault="00887218">
      <w:pPr>
        <w:pStyle w:val="TOC4"/>
        <w:tabs>
          <w:tab w:val="left" w:pos="1619"/>
          <w:tab w:val="right" w:leader="dot" w:pos="8296"/>
        </w:tabs>
        <w:rPr>
          <w:rFonts w:ascii="Calibri" w:hAnsi="Calibri"/>
          <w:noProof/>
          <w:color w:val="auto"/>
          <w:lang w:val="fr-FR" w:eastAsia="en-GB"/>
        </w:rPr>
      </w:pPr>
      <w:r w:rsidRPr="00A104CD">
        <w:rPr>
          <w:noProof/>
          <w:lang w:val="fr-FR"/>
        </w:rPr>
        <w:t>3.4.1.28</w:t>
      </w:r>
      <w:r w:rsidRPr="00A104CD">
        <w:rPr>
          <w:rFonts w:ascii="Calibri" w:hAnsi="Calibri"/>
          <w:noProof/>
          <w:color w:val="auto"/>
          <w:lang w:val="fr-FR" w:eastAsia="en-GB"/>
        </w:rPr>
        <w:tab/>
      </w:r>
      <w:r w:rsidRPr="00A104CD">
        <w:rPr>
          <w:noProof/>
          <w:lang w:val="fr-FR"/>
        </w:rPr>
        <w:t>Inscriptions &amp; Labels Folder</w:t>
      </w:r>
      <w:r w:rsidRPr="00A104CD">
        <w:rPr>
          <w:noProof/>
          <w:lang w:val="fr-FR"/>
        </w:rPr>
        <w:tab/>
      </w:r>
      <w:r>
        <w:rPr>
          <w:noProof/>
        </w:rPr>
        <w:fldChar w:fldCharType="begin"/>
      </w:r>
      <w:r w:rsidRPr="00A104CD">
        <w:rPr>
          <w:noProof/>
          <w:lang w:val="fr-FR"/>
        </w:rPr>
        <w:instrText xml:space="preserve"> PAGEREF _Toc292878686 \h </w:instrText>
      </w:r>
      <w:r>
        <w:rPr>
          <w:noProof/>
        </w:rPr>
      </w:r>
      <w:r>
        <w:rPr>
          <w:noProof/>
        </w:rPr>
        <w:fldChar w:fldCharType="separate"/>
      </w:r>
      <w:r w:rsidRPr="00A104CD">
        <w:rPr>
          <w:noProof/>
          <w:lang w:val="fr-FR"/>
        </w:rPr>
        <w:t>57</w:t>
      </w:r>
      <w:r>
        <w:rPr>
          <w:noProof/>
        </w:rPr>
        <w:fldChar w:fldCharType="end"/>
      </w:r>
    </w:p>
    <w:p w14:paraId="1C45E288" w14:textId="77777777" w:rsidR="00887218" w:rsidRPr="00A104CD" w:rsidRDefault="00887218">
      <w:pPr>
        <w:pStyle w:val="TOC4"/>
        <w:tabs>
          <w:tab w:val="left" w:pos="1619"/>
          <w:tab w:val="right" w:leader="dot" w:pos="8296"/>
        </w:tabs>
        <w:rPr>
          <w:rFonts w:ascii="Calibri" w:hAnsi="Calibri"/>
          <w:noProof/>
          <w:color w:val="auto"/>
          <w:lang w:val="fr-FR" w:eastAsia="en-GB"/>
        </w:rPr>
      </w:pPr>
      <w:r w:rsidRPr="00A104CD">
        <w:rPr>
          <w:noProof/>
          <w:lang w:val="fr-FR"/>
        </w:rPr>
        <w:t>3.4.1.29</w:t>
      </w:r>
      <w:r w:rsidRPr="00A104CD">
        <w:rPr>
          <w:rFonts w:ascii="Calibri" w:hAnsi="Calibri"/>
          <w:noProof/>
          <w:color w:val="auto"/>
          <w:lang w:val="fr-FR" w:eastAsia="en-GB"/>
        </w:rPr>
        <w:tab/>
      </w:r>
      <w:r w:rsidRPr="00A104CD">
        <w:rPr>
          <w:noProof/>
          <w:lang w:val="fr-FR"/>
        </w:rPr>
        <w:t>Inscriptions &amp; Labels Leaf Node</w:t>
      </w:r>
      <w:r w:rsidRPr="00A104CD">
        <w:rPr>
          <w:noProof/>
          <w:lang w:val="fr-FR"/>
        </w:rPr>
        <w:tab/>
      </w:r>
      <w:r>
        <w:rPr>
          <w:noProof/>
        </w:rPr>
        <w:fldChar w:fldCharType="begin"/>
      </w:r>
      <w:r w:rsidRPr="00A104CD">
        <w:rPr>
          <w:noProof/>
          <w:lang w:val="fr-FR"/>
        </w:rPr>
        <w:instrText xml:space="preserve"> PAGEREF _Toc292878687 \h </w:instrText>
      </w:r>
      <w:r>
        <w:rPr>
          <w:noProof/>
        </w:rPr>
      </w:r>
      <w:r>
        <w:rPr>
          <w:noProof/>
        </w:rPr>
        <w:fldChar w:fldCharType="separate"/>
      </w:r>
      <w:r w:rsidRPr="00A104CD">
        <w:rPr>
          <w:noProof/>
          <w:lang w:val="fr-FR"/>
        </w:rPr>
        <w:t>57</w:t>
      </w:r>
      <w:r>
        <w:rPr>
          <w:noProof/>
        </w:rPr>
        <w:fldChar w:fldCharType="end"/>
      </w:r>
    </w:p>
    <w:p w14:paraId="40102EA8" w14:textId="77777777" w:rsidR="00887218" w:rsidRDefault="00887218">
      <w:pPr>
        <w:pStyle w:val="TOC4"/>
        <w:tabs>
          <w:tab w:val="left" w:pos="1619"/>
          <w:tab w:val="right" w:leader="dot" w:pos="8296"/>
        </w:tabs>
        <w:rPr>
          <w:rFonts w:ascii="Calibri" w:hAnsi="Calibri"/>
          <w:noProof/>
          <w:color w:val="auto"/>
          <w:lang w:eastAsia="en-GB"/>
        </w:rPr>
      </w:pPr>
      <w:r>
        <w:rPr>
          <w:noProof/>
        </w:rPr>
        <w:t>3.4.1.30</w:t>
      </w:r>
      <w:r>
        <w:rPr>
          <w:rFonts w:ascii="Calibri" w:hAnsi="Calibri"/>
          <w:noProof/>
          <w:color w:val="auto"/>
          <w:lang w:eastAsia="en-GB"/>
        </w:rPr>
        <w:tab/>
      </w:r>
      <w:r>
        <w:rPr>
          <w:noProof/>
        </w:rPr>
        <w:t>Jobs Applied To Folder</w:t>
      </w:r>
      <w:r>
        <w:rPr>
          <w:noProof/>
        </w:rPr>
        <w:tab/>
      </w:r>
      <w:r>
        <w:rPr>
          <w:noProof/>
        </w:rPr>
        <w:fldChar w:fldCharType="begin"/>
      </w:r>
      <w:r>
        <w:rPr>
          <w:noProof/>
        </w:rPr>
        <w:instrText xml:space="preserve"> PAGEREF _Toc292878688 \h </w:instrText>
      </w:r>
      <w:r>
        <w:rPr>
          <w:noProof/>
        </w:rPr>
      </w:r>
      <w:r>
        <w:rPr>
          <w:noProof/>
        </w:rPr>
        <w:fldChar w:fldCharType="separate"/>
      </w:r>
      <w:r>
        <w:rPr>
          <w:noProof/>
        </w:rPr>
        <w:t>58</w:t>
      </w:r>
      <w:r>
        <w:rPr>
          <w:noProof/>
        </w:rPr>
        <w:fldChar w:fldCharType="end"/>
      </w:r>
    </w:p>
    <w:p w14:paraId="47DAC629" w14:textId="77777777" w:rsidR="00887218" w:rsidRDefault="00887218">
      <w:pPr>
        <w:pStyle w:val="TOC4"/>
        <w:tabs>
          <w:tab w:val="left" w:pos="1619"/>
          <w:tab w:val="right" w:leader="dot" w:pos="8296"/>
        </w:tabs>
        <w:rPr>
          <w:rFonts w:ascii="Calibri" w:hAnsi="Calibri"/>
          <w:noProof/>
          <w:color w:val="auto"/>
          <w:lang w:eastAsia="en-GB"/>
        </w:rPr>
      </w:pPr>
      <w:r>
        <w:rPr>
          <w:noProof/>
        </w:rPr>
        <w:t>3.4.1.31</w:t>
      </w:r>
      <w:r>
        <w:rPr>
          <w:rFonts w:ascii="Calibri" w:hAnsi="Calibri"/>
          <w:noProof/>
          <w:color w:val="auto"/>
          <w:lang w:eastAsia="en-GB"/>
        </w:rPr>
        <w:tab/>
      </w:r>
      <w:r>
        <w:rPr>
          <w:noProof/>
        </w:rPr>
        <w:t>Jobs (Top Level)</w:t>
      </w:r>
      <w:r>
        <w:rPr>
          <w:noProof/>
        </w:rPr>
        <w:tab/>
      </w:r>
      <w:r>
        <w:rPr>
          <w:noProof/>
        </w:rPr>
        <w:fldChar w:fldCharType="begin"/>
      </w:r>
      <w:r>
        <w:rPr>
          <w:noProof/>
        </w:rPr>
        <w:instrText xml:space="preserve"> PAGEREF _Toc292878689 \h </w:instrText>
      </w:r>
      <w:r>
        <w:rPr>
          <w:noProof/>
        </w:rPr>
      </w:r>
      <w:r>
        <w:rPr>
          <w:noProof/>
        </w:rPr>
        <w:fldChar w:fldCharType="separate"/>
      </w:r>
      <w:r>
        <w:rPr>
          <w:noProof/>
        </w:rPr>
        <w:t>58</w:t>
      </w:r>
      <w:r>
        <w:rPr>
          <w:noProof/>
        </w:rPr>
        <w:fldChar w:fldCharType="end"/>
      </w:r>
    </w:p>
    <w:p w14:paraId="2EF0F8A6" w14:textId="77777777" w:rsidR="00887218" w:rsidRDefault="00887218">
      <w:pPr>
        <w:pStyle w:val="TOC4"/>
        <w:tabs>
          <w:tab w:val="left" w:pos="1619"/>
          <w:tab w:val="right" w:leader="dot" w:pos="8296"/>
        </w:tabs>
        <w:rPr>
          <w:rFonts w:ascii="Calibri" w:hAnsi="Calibri"/>
          <w:noProof/>
          <w:color w:val="auto"/>
          <w:lang w:eastAsia="en-GB"/>
        </w:rPr>
      </w:pPr>
      <w:r>
        <w:rPr>
          <w:noProof/>
        </w:rPr>
        <w:t>3.4.1.32</w:t>
      </w:r>
      <w:r>
        <w:rPr>
          <w:rFonts w:ascii="Calibri" w:hAnsi="Calibri"/>
          <w:noProof/>
          <w:color w:val="auto"/>
          <w:lang w:eastAsia="en-GB"/>
        </w:rPr>
        <w:tab/>
      </w:r>
      <w:r>
        <w:rPr>
          <w:noProof/>
        </w:rPr>
        <w:t>Jobs Folder</w:t>
      </w:r>
      <w:r>
        <w:rPr>
          <w:noProof/>
        </w:rPr>
        <w:tab/>
      </w:r>
      <w:r>
        <w:rPr>
          <w:noProof/>
        </w:rPr>
        <w:fldChar w:fldCharType="begin"/>
      </w:r>
      <w:r>
        <w:rPr>
          <w:noProof/>
        </w:rPr>
        <w:instrText xml:space="preserve"> PAGEREF _Toc292878690 \h </w:instrText>
      </w:r>
      <w:r>
        <w:rPr>
          <w:noProof/>
        </w:rPr>
      </w:r>
      <w:r>
        <w:rPr>
          <w:noProof/>
        </w:rPr>
        <w:fldChar w:fldCharType="separate"/>
      </w:r>
      <w:r>
        <w:rPr>
          <w:noProof/>
        </w:rPr>
        <w:t>59</w:t>
      </w:r>
      <w:r>
        <w:rPr>
          <w:noProof/>
        </w:rPr>
        <w:fldChar w:fldCharType="end"/>
      </w:r>
    </w:p>
    <w:p w14:paraId="6D7FC567" w14:textId="77777777" w:rsidR="00887218" w:rsidRDefault="00887218">
      <w:pPr>
        <w:pStyle w:val="TOC4"/>
        <w:tabs>
          <w:tab w:val="left" w:pos="1619"/>
          <w:tab w:val="right" w:leader="dot" w:pos="8296"/>
        </w:tabs>
        <w:rPr>
          <w:rFonts w:ascii="Calibri" w:hAnsi="Calibri"/>
          <w:noProof/>
          <w:color w:val="auto"/>
          <w:lang w:eastAsia="en-GB"/>
        </w:rPr>
      </w:pPr>
      <w:r>
        <w:rPr>
          <w:noProof/>
        </w:rPr>
        <w:t>3.4.1.33</w:t>
      </w:r>
      <w:r>
        <w:rPr>
          <w:rFonts w:ascii="Calibri" w:hAnsi="Calibri"/>
          <w:noProof/>
          <w:color w:val="auto"/>
          <w:lang w:eastAsia="en-GB"/>
        </w:rPr>
        <w:tab/>
      </w:r>
      <w:r>
        <w:rPr>
          <w:noProof/>
        </w:rPr>
        <w:t>Jobs Leaf Node</w:t>
      </w:r>
      <w:r>
        <w:rPr>
          <w:noProof/>
        </w:rPr>
        <w:tab/>
      </w:r>
      <w:r>
        <w:rPr>
          <w:noProof/>
        </w:rPr>
        <w:fldChar w:fldCharType="begin"/>
      </w:r>
      <w:r>
        <w:rPr>
          <w:noProof/>
        </w:rPr>
        <w:instrText xml:space="preserve"> PAGEREF _Toc292878691 \h </w:instrText>
      </w:r>
      <w:r>
        <w:rPr>
          <w:noProof/>
        </w:rPr>
      </w:r>
      <w:r>
        <w:rPr>
          <w:noProof/>
        </w:rPr>
        <w:fldChar w:fldCharType="separate"/>
      </w:r>
      <w:r>
        <w:rPr>
          <w:noProof/>
        </w:rPr>
        <w:t>59</w:t>
      </w:r>
      <w:r>
        <w:rPr>
          <w:noProof/>
        </w:rPr>
        <w:fldChar w:fldCharType="end"/>
      </w:r>
    </w:p>
    <w:p w14:paraId="59C4FD19"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3.4.1.34</w:t>
      </w:r>
      <w:r w:rsidRPr="00A104CD">
        <w:rPr>
          <w:rFonts w:ascii="Calibri" w:hAnsi="Calibri"/>
          <w:noProof/>
          <w:color w:val="auto"/>
          <w:lang w:val="da-DK" w:eastAsia="en-GB"/>
        </w:rPr>
        <w:tab/>
      </w:r>
      <w:r w:rsidRPr="00A104CD">
        <w:rPr>
          <w:noProof/>
          <w:lang w:val="da-DK"/>
        </w:rPr>
        <w:t>Linked Collections Folder</w:t>
      </w:r>
      <w:r w:rsidRPr="00A104CD">
        <w:rPr>
          <w:noProof/>
          <w:lang w:val="da-DK"/>
        </w:rPr>
        <w:tab/>
      </w:r>
      <w:r>
        <w:rPr>
          <w:noProof/>
        </w:rPr>
        <w:fldChar w:fldCharType="begin"/>
      </w:r>
      <w:r w:rsidRPr="00A104CD">
        <w:rPr>
          <w:noProof/>
          <w:lang w:val="da-DK"/>
        </w:rPr>
        <w:instrText xml:space="preserve"> PAGEREF _Toc292878692 \h </w:instrText>
      </w:r>
      <w:r>
        <w:rPr>
          <w:noProof/>
        </w:rPr>
      </w:r>
      <w:r>
        <w:rPr>
          <w:noProof/>
        </w:rPr>
        <w:fldChar w:fldCharType="separate"/>
      </w:r>
      <w:r w:rsidRPr="00A104CD">
        <w:rPr>
          <w:noProof/>
          <w:lang w:val="da-DK"/>
        </w:rPr>
        <w:t>59</w:t>
      </w:r>
      <w:r>
        <w:rPr>
          <w:noProof/>
        </w:rPr>
        <w:fldChar w:fldCharType="end"/>
      </w:r>
    </w:p>
    <w:p w14:paraId="752E8B82"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3.4.1.35</w:t>
      </w:r>
      <w:r w:rsidRPr="00A104CD">
        <w:rPr>
          <w:rFonts w:ascii="Calibri" w:hAnsi="Calibri"/>
          <w:noProof/>
          <w:color w:val="auto"/>
          <w:lang w:val="da-DK" w:eastAsia="en-GB"/>
        </w:rPr>
        <w:tab/>
      </w:r>
      <w:r w:rsidRPr="00A104CD">
        <w:rPr>
          <w:noProof/>
          <w:lang w:val="da-DK"/>
        </w:rPr>
        <w:t>Linked Specimens Folder</w:t>
      </w:r>
      <w:r w:rsidRPr="00A104CD">
        <w:rPr>
          <w:noProof/>
          <w:lang w:val="da-DK"/>
        </w:rPr>
        <w:tab/>
      </w:r>
      <w:r>
        <w:rPr>
          <w:noProof/>
        </w:rPr>
        <w:fldChar w:fldCharType="begin"/>
      </w:r>
      <w:r w:rsidRPr="00A104CD">
        <w:rPr>
          <w:noProof/>
          <w:lang w:val="da-DK"/>
        </w:rPr>
        <w:instrText xml:space="preserve"> PAGEREF _Toc292878693 \h </w:instrText>
      </w:r>
      <w:r>
        <w:rPr>
          <w:noProof/>
        </w:rPr>
      </w:r>
      <w:r>
        <w:rPr>
          <w:noProof/>
        </w:rPr>
        <w:fldChar w:fldCharType="separate"/>
      </w:r>
      <w:r w:rsidRPr="00A104CD">
        <w:rPr>
          <w:noProof/>
          <w:lang w:val="da-DK"/>
        </w:rPr>
        <w:t>60</w:t>
      </w:r>
      <w:r>
        <w:rPr>
          <w:noProof/>
        </w:rPr>
        <w:fldChar w:fldCharType="end"/>
      </w:r>
    </w:p>
    <w:p w14:paraId="15AAFBDB"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3.4.1.36</w:t>
      </w:r>
      <w:r w:rsidRPr="00A104CD">
        <w:rPr>
          <w:rFonts w:ascii="Calibri" w:hAnsi="Calibri"/>
          <w:noProof/>
          <w:color w:val="auto"/>
          <w:lang w:val="da-DK" w:eastAsia="en-GB"/>
        </w:rPr>
        <w:tab/>
      </w:r>
      <w:r w:rsidRPr="00A104CD">
        <w:rPr>
          <w:noProof/>
          <w:lang w:val="da-DK"/>
        </w:rPr>
        <w:t>Linked Storage Folder</w:t>
      </w:r>
      <w:r w:rsidRPr="00A104CD">
        <w:rPr>
          <w:noProof/>
          <w:lang w:val="da-DK"/>
        </w:rPr>
        <w:tab/>
      </w:r>
      <w:r>
        <w:rPr>
          <w:noProof/>
        </w:rPr>
        <w:fldChar w:fldCharType="begin"/>
      </w:r>
      <w:r w:rsidRPr="00A104CD">
        <w:rPr>
          <w:noProof/>
          <w:lang w:val="da-DK"/>
        </w:rPr>
        <w:instrText xml:space="preserve"> PAGEREF _Toc292878694 \h </w:instrText>
      </w:r>
      <w:r>
        <w:rPr>
          <w:noProof/>
        </w:rPr>
      </w:r>
      <w:r>
        <w:rPr>
          <w:noProof/>
        </w:rPr>
        <w:fldChar w:fldCharType="separate"/>
      </w:r>
      <w:r w:rsidRPr="00A104CD">
        <w:rPr>
          <w:noProof/>
          <w:lang w:val="da-DK"/>
        </w:rPr>
        <w:t>60</w:t>
      </w:r>
      <w:r>
        <w:rPr>
          <w:noProof/>
        </w:rPr>
        <w:fldChar w:fldCharType="end"/>
      </w:r>
    </w:p>
    <w:p w14:paraId="5B8CBD53" w14:textId="77777777" w:rsidR="00887218" w:rsidRDefault="00887218">
      <w:pPr>
        <w:pStyle w:val="TOC4"/>
        <w:tabs>
          <w:tab w:val="left" w:pos="1619"/>
          <w:tab w:val="right" w:leader="dot" w:pos="8296"/>
        </w:tabs>
        <w:rPr>
          <w:rFonts w:ascii="Calibri" w:hAnsi="Calibri"/>
          <w:noProof/>
          <w:color w:val="auto"/>
          <w:lang w:eastAsia="en-GB"/>
        </w:rPr>
      </w:pPr>
      <w:r>
        <w:rPr>
          <w:noProof/>
        </w:rPr>
        <w:t>3.4.1.37</w:t>
      </w:r>
      <w:r>
        <w:rPr>
          <w:rFonts w:ascii="Calibri" w:hAnsi="Calibri"/>
          <w:noProof/>
          <w:color w:val="auto"/>
          <w:lang w:eastAsia="en-GB"/>
        </w:rPr>
        <w:tab/>
      </w:r>
      <w:r>
        <w:rPr>
          <w:noProof/>
        </w:rPr>
        <w:t>Loans (Top Level)</w:t>
      </w:r>
      <w:r>
        <w:rPr>
          <w:noProof/>
        </w:rPr>
        <w:tab/>
      </w:r>
      <w:r>
        <w:rPr>
          <w:noProof/>
        </w:rPr>
        <w:fldChar w:fldCharType="begin"/>
      </w:r>
      <w:r>
        <w:rPr>
          <w:noProof/>
        </w:rPr>
        <w:instrText xml:space="preserve"> PAGEREF _Toc292878695 \h </w:instrText>
      </w:r>
      <w:r>
        <w:rPr>
          <w:noProof/>
        </w:rPr>
      </w:r>
      <w:r>
        <w:rPr>
          <w:noProof/>
        </w:rPr>
        <w:fldChar w:fldCharType="separate"/>
      </w:r>
      <w:r>
        <w:rPr>
          <w:noProof/>
        </w:rPr>
        <w:t>60</w:t>
      </w:r>
      <w:r>
        <w:rPr>
          <w:noProof/>
        </w:rPr>
        <w:fldChar w:fldCharType="end"/>
      </w:r>
    </w:p>
    <w:p w14:paraId="4147FEE8" w14:textId="77777777" w:rsidR="00887218" w:rsidRDefault="00887218">
      <w:pPr>
        <w:pStyle w:val="TOC4"/>
        <w:tabs>
          <w:tab w:val="left" w:pos="1619"/>
          <w:tab w:val="right" w:leader="dot" w:pos="8296"/>
        </w:tabs>
        <w:rPr>
          <w:rFonts w:ascii="Calibri" w:hAnsi="Calibri"/>
          <w:noProof/>
          <w:color w:val="auto"/>
          <w:lang w:eastAsia="en-GB"/>
        </w:rPr>
      </w:pPr>
      <w:r>
        <w:rPr>
          <w:noProof/>
        </w:rPr>
        <w:t>3.4.1.38</w:t>
      </w:r>
      <w:r>
        <w:rPr>
          <w:rFonts w:ascii="Calibri" w:hAnsi="Calibri"/>
          <w:noProof/>
          <w:color w:val="auto"/>
          <w:lang w:eastAsia="en-GB"/>
        </w:rPr>
        <w:tab/>
      </w:r>
      <w:r>
        <w:rPr>
          <w:noProof/>
        </w:rPr>
        <w:t>Loans Folder</w:t>
      </w:r>
      <w:r>
        <w:rPr>
          <w:noProof/>
        </w:rPr>
        <w:tab/>
      </w:r>
      <w:r>
        <w:rPr>
          <w:noProof/>
        </w:rPr>
        <w:fldChar w:fldCharType="begin"/>
      </w:r>
      <w:r>
        <w:rPr>
          <w:noProof/>
        </w:rPr>
        <w:instrText xml:space="preserve"> PAGEREF _Toc292878696 \h </w:instrText>
      </w:r>
      <w:r>
        <w:rPr>
          <w:noProof/>
        </w:rPr>
      </w:r>
      <w:r>
        <w:rPr>
          <w:noProof/>
        </w:rPr>
        <w:fldChar w:fldCharType="separate"/>
      </w:r>
      <w:r>
        <w:rPr>
          <w:noProof/>
        </w:rPr>
        <w:t>61</w:t>
      </w:r>
      <w:r>
        <w:rPr>
          <w:noProof/>
        </w:rPr>
        <w:fldChar w:fldCharType="end"/>
      </w:r>
    </w:p>
    <w:p w14:paraId="020AD763" w14:textId="77777777" w:rsidR="00887218" w:rsidRDefault="00887218">
      <w:pPr>
        <w:pStyle w:val="TOC4"/>
        <w:tabs>
          <w:tab w:val="left" w:pos="1619"/>
          <w:tab w:val="right" w:leader="dot" w:pos="8296"/>
        </w:tabs>
        <w:rPr>
          <w:rFonts w:ascii="Calibri" w:hAnsi="Calibri"/>
          <w:noProof/>
          <w:color w:val="auto"/>
          <w:lang w:eastAsia="en-GB"/>
        </w:rPr>
      </w:pPr>
      <w:r>
        <w:rPr>
          <w:noProof/>
        </w:rPr>
        <w:t>3.4.1.39</w:t>
      </w:r>
      <w:r>
        <w:rPr>
          <w:rFonts w:ascii="Calibri" w:hAnsi="Calibri"/>
          <w:noProof/>
          <w:color w:val="auto"/>
          <w:lang w:eastAsia="en-GB"/>
        </w:rPr>
        <w:tab/>
      </w:r>
      <w:r>
        <w:rPr>
          <w:noProof/>
        </w:rPr>
        <w:t>Measurements Folder</w:t>
      </w:r>
      <w:r>
        <w:rPr>
          <w:noProof/>
        </w:rPr>
        <w:tab/>
      </w:r>
      <w:r>
        <w:rPr>
          <w:noProof/>
        </w:rPr>
        <w:fldChar w:fldCharType="begin"/>
      </w:r>
      <w:r>
        <w:rPr>
          <w:noProof/>
        </w:rPr>
        <w:instrText xml:space="preserve"> PAGEREF _Toc292878697 \h </w:instrText>
      </w:r>
      <w:r>
        <w:rPr>
          <w:noProof/>
        </w:rPr>
      </w:r>
      <w:r>
        <w:rPr>
          <w:noProof/>
        </w:rPr>
        <w:fldChar w:fldCharType="separate"/>
      </w:r>
      <w:r>
        <w:rPr>
          <w:noProof/>
        </w:rPr>
        <w:t>62</w:t>
      </w:r>
      <w:r>
        <w:rPr>
          <w:noProof/>
        </w:rPr>
        <w:fldChar w:fldCharType="end"/>
      </w:r>
    </w:p>
    <w:p w14:paraId="74F5A0EB" w14:textId="77777777" w:rsidR="00887218" w:rsidRDefault="00887218">
      <w:pPr>
        <w:pStyle w:val="TOC4"/>
        <w:tabs>
          <w:tab w:val="left" w:pos="1619"/>
          <w:tab w:val="right" w:leader="dot" w:pos="8296"/>
        </w:tabs>
        <w:rPr>
          <w:rFonts w:ascii="Calibri" w:hAnsi="Calibri"/>
          <w:noProof/>
          <w:color w:val="auto"/>
          <w:lang w:eastAsia="en-GB"/>
        </w:rPr>
      </w:pPr>
      <w:r>
        <w:rPr>
          <w:noProof/>
        </w:rPr>
        <w:t>3.4.1.40</w:t>
      </w:r>
      <w:r>
        <w:rPr>
          <w:rFonts w:ascii="Calibri" w:hAnsi="Calibri"/>
          <w:noProof/>
          <w:color w:val="auto"/>
          <w:lang w:eastAsia="en-GB"/>
        </w:rPr>
        <w:tab/>
      </w:r>
      <w:r>
        <w:rPr>
          <w:noProof/>
        </w:rPr>
        <w:t>Measurements Leaf Node</w:t>
      </w:r>
      <w:r>
        <w:rPr>
          <w:noProof/>
        </w:rPr>
        <w:tab/>
      </w:r>
      <w:r>
        <w:rPr>
          <w:noProof/>
        </w:rPr>
        <w:fldChar w:fldCharType="begin"/>
      </w:r>
      <w:r>
        <w:rPr>
          <w:noProof/>
        </w:rPr>
        <w:instrText xml:space="preserve"> PAGEREF _Toc292878698 \h </w:instrText>
      </w:r>
      <w:r>
        <w:rPr>
          <w:noProof/>
        </w:rPr>
      </w:r>
      <w:r>
        <w:rPr>
          <w:noProof/>
        </w:rPr>
        <w:fldChar w:fldCharType="separate"/>
      </w:r>
      <w:r>
        <w:rPr>
          <w:noProof/>
        </w:rPr>
        <w:t>62</w:t>
      </w:r>
      <w:r>
        <w:rPr>
          <w:noProof/>
        </w:rPr>
        <w:fldChar w:fldCharType="end"/>
      </w:r>
    </w:p>
    <w:p w14:paraId="0E2B3ACF" w14:textId="77777777" w:rsidR="00887218" w:rsidRDefault="00887218">
      <w:pPr>
        <w:pStyle w:val="TOC4"/>
        <w:tabs>
          <w:tab w:val="left" w:pos="1619"/>
          <w:tab w:val="right" w:leader="dot" w:pos="8296"/>
        </w:tabs>
        <w:rPr>
          <w:rFonts w:ascii="Calibri" w:hAnsi="Calibri"/>
          <w:noProof/>
          <w:color w:val="auto"/>
          <w:lang w:eastAsia="en-GB"/>
        </w:rPr>
      </w:pPr>
      <w:r>
        <w:rPr>
          <w:noProof/>
        </w:rPr>
        <w:t>3.4.1.41</w:t>
      </w:r>
      <w:r>
        <w:rPr>
          <w:rFonts w:ascii="Calibri" w:hAnsi="Calibri"/>
          <w:noProof/>
          <w:color w:val="auto"/>
          <w:lang w:eastAsia="en-GB"/>
        </w:rPr>
        <w:tab/>
      </w:r>
      <w:r>
        <w:rPr>
          <w:noProof/>
        </w:rPr>
        <w:t>Movements (Top Level)</w:t>
      </w:r>
      <w:r>
        <w:rPr>
          <w:noProof/>
        </w:rPr>
        <w:tab/>
      </w:r>
      <w:r>
        <w:rPr>
          <w:noProof/>
        </w:rPr>
        <w:fldChar w:fldCharType="begin"/>
      </w:r>
      <w:r>
        <w:rPr>
          <w:noProof/>
        </w:rPr>
        <w:instrText xml:space="preserve"> PAGEREF _Toc292878699 \h </w:instrText>
      </w:r>
      <w:r>
        <w:rPr>
          <w:noProof/>
        </w:rPr>
      </w:r>
      <w:r>
        <w:rPr>
          <w:noProof/>
        </w:rPr>
        <w:fldChar w:fldCharType="separate"/>
      </w:r>
      <w:r>
        <w:rPr>
          <w:noProof/>
        </w:rPr>
        <w:t>62</w:t>
      </w:r>
      <w:r>
        <w:rPr>
          <w:noProof/>
        </w:rPr>
        <w:fldChar w:fldCharType="end"/>
      </w:r>
    </w:p>
    <w:p w14:paraId="2B7BBCBD" w14:textId="77777777" w:rsidR="00887218" w:rsidRDefault="00887218">
      <w:pPr>
        <w:pStyle w:val="TOC4"/>
        <w:tabs>
          <w:tab w:val="left" w:pos="1619"/>
          <w:tab w:val="right" w:leader="dot" w:pos="8296"/>
        </w:tabs>
        <w:rPr>
          <w:rFonts w:ascii="Calibri" w:hAnsi="Calibri"/>
          <w:noProof/>
          <w:color w:val="auto"/>
          <w:lang w:eastAsia="en-GB"/>
        </w:rPr>
      </w:pPr>
      <w:r>
        <w:rPr>
          <w:noProof/>
        </w:rPr>
        <w:t>3.4.1.42</w:t>
      </w:r>
      <w:r>
        <w:rPr>
          <w:rFonts w:ascii="Calibri" w:hAnsi="Calibri"/>
          <w:noProof/>
          <w:color w:val="auto"/>
          <w:lang w:eastAsia="en-GB"/>
        </w:rPr>
        <w:tab/>
      </w:r>
      <w:r>
        <w:rPr>
          <w:noProof/>
        </w:rPr>
        <w:t>Movements Folder</w:t>
      </w:r>
      <w:r>
        <w:rPr>
          <w:noProof/>
        </w:rPr>
        <w:tab/>
      </w:r>
      <w:r>
        <w:rPr>
          <w:noProof/>
        </w:rPr>
        <w:fldChar w:fldCharType="begin"/>
      </w:r>
      <w:r>
        <w:rPr>
          <w:noProof/>
        </w:rPr>
        <w:instrText xml:space="preserve"> PAGEREF _Toc292878700 \h </w:instrText>
      </w:r>
      <w:r>
        <w:rPr>
          <w:noProof/>
        </w:rPr>
      </w:r>
      <w:r>
        <w:rPr>
          <w:noProof/>
        </w:rPr>
        <w:fldChar w:fldCharType="separate"/>
      </w:r>
      <w:r>
        <w:rPr>
          <w:noProof/>
        </w:rPr>
        <w:t>64</w:t>
      </w:r>
      <w:r>
        <w:rPr>
          <w:noProof/>
        </w:rPr>
        <w:fldChar w:fldCharType="end"/>
      </w:r>
    </w:p>
    <w:p w14:paraId="45047893" w14:textId="77777777" w:rsidR="00887218" w:rsidRDefault="00887218">
      <w:pPr>
        <w:pStyle w:val="TOC4"/>
        <w:tabs>
          <w:tab w:val="left" w:pos="1619"/>
          <w:tab w:val="right" w:leader="dot" w:pos="8296"/>
        </w:tabs>
        <w:rPr>
          <w:rFonts w:ascii="Calibri" w:hAnsi="Calibri"/>
          <w:noProof/>
          <w:color w:val="auto"/>
          <w:lang w:eastAsia="en-GB"/>
        </w:rPr>
      </w:pPr>
      <w:r>
        <w:rPr>
          <w:noProof/>
        </w:rPr>
        <w:t>3.4.1.43</w:t>
      </w:r>
      <w:r>
        <w:rPr>
          <w:rFonts w:ascii="Calibri" w:hAnsi="Calibri"/>
          <w:noProof/>
          <w:color w:val="auto"/>
          <w:lang w:eastAsia="en-GB"/>
        </w:rPr>
        <w:tab/>
      </w:r>
      <w:r>
        <w:rPr>
          <w:noProof/>
        </w:rPr>
        <w:t>Movements Leaf Node</w:t>
      </w:r>
      <w:r>
        <w:rPr>
          <w:noProof/>
        </w:rPr>
        <w:tab/>
      </w:r>
      <w:r>
        <w:rPr>
          <w:noProof/>
        </w:rPr>
        <w:fldChar w:fldCharType="begin"/>
      </w:r>
      <w:r>
        <w:rPr>
          <w:noProof/>
        </w:rPr>
        <w:instrText xml:space="preserve"> PAGEREF _Toc292878701 \h </w:instrText>
      </w:r>
      <w:r>
        <w:rPr>
          <w:noProof/>
        </w:rPr>
      </w:r>
      <w:r>
        <w:rPr>
          <w:noProof/>
        </w:rPr>
        <w:fldChar w:fldCharType="separate"/>
      </w:r>
      <w:r>
        <w:rPr>
          <w:noProof/>
        </w:rPr>
        <w:t>65</w:t>
      </w:r>
      <w:r>
        <w:rPr>
          <w:noProof/>
        </w:rPr>
        <w:fldChar w:fldCharType="end"/>
      </w:r>
    </w:p>
    <w:p w14:paraId="5792780B" w14:textId="77777777" w:rsidR="00887218" w:rsidRDefault="00887218">
      <w:pPr>
        <w:pStyle w:val="TOC4"/>
        <w:tabs>
          <w:tab w:val="left" w:pos="1619"/>
          <w:tab w:val="right" w:leader="dot" w:pos="8296"/>
        </w:tabs>
        <w:rPr>
          <w:rFonts w:ascii="Calibri" w:hAnsi="Calibri"/>
          <w:noProof/>
          <w:color w:val="auto"/>
          <w:lang w:eastAsia="en-GB"/>
        </w:rPr>
      </w:pPr>
      <w:r>
        <w:rPr>
          <w:noProof/>
        </w:rPr>
        <w:t>3.4.1.44</w:t>
      </w:r>
      <w:r>
        <w:rPr>
          <w:rFonts w:ascii="Calibri" w:hAnsi="Calibri"/>
          <w:noProof/>
          <w:color w:val="auto"/>
          <w:lang w:eastAsia="en-GB"/>
        </w:rPr>
        <w:tab/>
      </w:r>
      <w:r>
        <w:rPr>
          <w:noProof/>
        </w:rPr>
        <w:t>Movement Inbound Folder</w:t>
      </w:r>
      <w:r>
        <w:rPr>
          <w:noProof/>
        </w:rPr>
        <w:tab/>
      </w:r>
      <w:r>
        <w:rPr>
          <w:noProof/>
        </w:rPr>
        <w:fldChar w:fldCharType="begin"/>
      </w:r>
      <w:r>
        <w:rPr>
          <w:noProof/>
        </w:rPr>
        <w:instrText xml:space="preserve"> PAGEREF _Toc292878702 \h </w:instrText>
      </w:r>
      <w:r>
        <w:rPr>
          <w:noProof/>
        </w:rPr>
      </w:r>
      <w:r>
        <w:rPr>
          <w:noProof/>
        </w:rPr>
        <w:fldChar w:fldCharType="separate"/>
      </w:r>
      <w:r>
        <w:rPr>
          <w:noProof/>
        </w:rPr>
        <w:t>66</w:t>
      </w:r>
      <w:r>
        <w:rPr>
          <w:noProof/>
        </w:rPr>
        <w:fldChar w:fldCharType="end"/>
      </w:r>
    </w:p>
    <w:p w14:paraId="29141344" w14:textId="77777777" w:rsidR="00887218" w:rsidRDefault="00887218">
      <w:pPr>
        <w:pStyle w:val="TOC4"/>
        <w:tabs>
          <w:tab w:val="left" w:pos="1619"/>
          <w:tab w:val="right" w:leader="dot" w:pos="8296"/>
        </w:tabs>
        <w:rPr>
          <w:rFonts w:ascii="Calibri" w:hAnsi="Calibri"/>
          <w:noProof/>
          <w:color w:val="auto"/>
          <w:lang w:eastAsia="en-GB"/>
        </w:rPr>
      </w:pPr>
      <w:r>
        <w:rPr>
          <w:noProof/>
        </w:rPr>
        <w:t>3.4.1.45</w:t>
      </w:r>
      <w:r>
        <w:rPr>
          <w:rFonts w:ascii="Calibri" w:hAnsi="Calibri"/>
          <w:noProof/>
          <w:color w:val="auto"/>
          <w:lang w:eastAsia="en-GB"/>
        </w:rPr>
        <w:tab/>
      </w:r>
      <w:r>
        <w:rPr>
          <w:noProof/>
        </w:rPr>
        <w:t>Movement Outbound Folder</w:t>
      </w:r>
      <w:r>
        <w:rPr>
          <w:noProof/>
        </w:rPr>
        <w:tab/>
      </w:r>
      <w:r>
        <w:rPr>
          <w:noProof/>
        </w:rPr>
        <w:fldChar w:fldCharType="begin"/>
      </w:r>
      <w:r>
        <w:rPr>
          <w:noProof/>
        </w:rPr>
        <w:instrText xml:space="preserve"> PAGEREF _Toc292878703 \h </w:instrText>
      </w:r>
      <w:r>
        <w:rPr>
          <w:noProof/>
        </w:rPr>
      </w:r>
      <w:r>
        <w:rPr>
          <w:noProof/>
        </w:rPr>
        <w:fldChar w:fldCharType="separate"/>
      </w:r>
      <w:r>
        <w:rPr>
          <w:noProof/>
        </w:rPr>
        <w:t>66</w:t>
      </w:r>
      <w:r>
        <w:rPr>
          <w:noProof/>
        </w:rPr>
        <w:fldChar w:fldCharType="end"/>
      </w:r>
    </w:p>
    <w:p w14:paraId="0233E64F" w14:textId="77777777" w:rsidR="00887218" w:rsidRDefault="00887218">
      <w:pPr>
        <w:pStyle w:val="TOC4"/>
        <w:tabs>
          <w:tab w:val="left" w:pos="1619"/>
          <w:tab w:val="right" w:leader="dot" w:pos="8296"/>
        </w:tabs>
        <w:rPr>
          <w:rFonts w:ascii="Calibri" w:hAnsi="Calibri"/>
          <w:noProof/>
          <w:color w:val="auto"/>
          <w:lang w:eastAsia="en-GB"/>
        </w:rPr>
      </w:pPr>
      <w:r>
        <w:rPr>
          <w:noProof/>
        </w:rPr>
        <w:t>3.4.1.46</w:t>
      </w:r>
      <w:r>
        <w:rPr>
          <w:rFonts w:ascii="Calibri" w:hAnsi="Calibri"/>
          <w:noProof/>
          <w:color w:val="auto"/>
          <w:lang w:eastAsia="en-GB"/>
        </w:rPr>
        <w:tab/>
      </w:r>
      <w:r>
        <w:rPr>
          <w:noProof/>
        </w:rPr>
        <w:t>Movement of Ownership Leaf Node</w:t>
      </w:r>
      <w:r>
        <w:rPr>
          <w:noProof/>
        </w:rPr>
        <w:tab/>
      </w:r>
      <w:r>
        <w:rPr>
          <w:noProof/>
        </w:rPr>
        <w:fldChar w:fldCharType="begin"/>
      </w:r>
      <w:r>
        <w:rPr>
          <w:noProof/>
        </w:rPr>
        <w:instrText xml:space="preserve"> PAGEREF _Toc292878704 \h </w:instrText>
      </w:r>
      <w:r>
        <w:rPr>
          <w:noProof/>
        </w:rPr>
      </w:r>
      <w:r>
        <w:rPr>
          <w:noProof/>
        </w:rPr>
        <w:fldChar w:fldCharType="separate"/>
      </w:r>
      <w:r>
        <w:rPr>
          <w:noProof/>
        </w:rPr>
        <w:t>67</w:t>
      </w:r>
      <w:r>
        <w:rPr>
          <w:noProof/>
        </w:rPr>
        <w:fldChar w:fldCharType="end"/>
      </w:r>
    </w:p>
    <w:p w14:paraId="1C170692" w14:textId="77777777" w:rsidR="00887218" w:rsidRDefault="00887218">
      <w:pPr>
        <w:pStyle w:val="TOC4"/>
        <w:tabs>
          <w:tab w:val="left" w:pos="1619"/>
          <w:tab w:val="right" w:leader="dot" w:pos="8296"/>
        </w:tabs>
        <w:rPr>
          <w:rFonts w:ascii="Calibri" w:hAnsi="Calibri"/>
          <w:noProof/>
          <w:color w:val="auto"/>
          <w:lang w:eastAsia="en-GB"/>
        </w:rPr>
      </w:pPr>
      <w:r>
        <w:rPr>
          <w:noProof/>
        </w:rPr>
        <w:t>3.4.1.47</w:t>
      </w:r>
      <w:r>
        <w:rPr>
          <w:rFonts w:ascii="Calibri" w:hAnsi="Calibri"/>
          <w:noProof/>
          <w:color w:val="auto"/>
          <w:lang w:eastAsia="en-GB"/>
        </w:rPr>
        <w:tab/>
      </w:r>
      <w:r>
        <w:rPr>
          <w:noProof/>
        </w:rPr>
        <w:t>Movement of Materials Leaf Node</w:t>
      </w:r>
      <w:r>
        <w:rPr>
          <w:noProof/>
        </w:rPr>
        <w:tab/>
      </w:r>
      <w:r>
        <w:rPr>
          <w:noProof/>
        </w:rPr>
        <w:fldChar w:fldCharType="begin"/>
      </w:r>
      <w:r>
        <w:rPr>
          <w:noProof/>
        </w:rPr>
        <w:instrText xml:space="preserve"> PAGEREF _Toc292878705 \h </w:instrText>
      </w:r>
      <w:r>
        <w:rPr>
          <w:noProof/>
        </w:rPr>
      </w:r>
      <w:r>
        <w:rPr>
          <w:noProof/>
        </w:rPr>
        <w:fldChar w:fldCharType="separate"/>
      </w:r>
      <w:r>
        <w:rPr>
          <w:noProof/>
        </w:rPr>
        <w:t>67</w:t>
      </w:r>
      <w:r>
        <w:rPr>
          <w:noProof/>
        </w:rPr>
        <w:fldChar w:fldCharType="end"/>
      </w:r>
    </w:p>
    <w:p w14:paraId="3A63C66A" w14:textId="77777777" w:rsidR="00887218" w:rsidRDefault="00887218">
      <w:pPr>
        <w:pStyle w:val="TOC4"/>
        <w:tabs>
          <w:tab w:val="left" w:pos="1619"/>
          <w:tab w:val="right" w:leader="dot" w:pos="8296"/>
        </w:tabs>
        <w:rPr>
          <w:rFonts w:ascii="Calibri" w:hAnsi="Calibri"/>
          <w:noProof/>
          <w:color w:val="auto"/>
          <w:lang w:eastAsia="en-GB"/>
        </w:rPr>
      </w:pPr>
      <w:r>
        <w:rPr>
          <w:noProof/>
        </w:rPr>
        <w:t>3.4.1.48</w:t>
      </w:r>
      <w:r>
        <w:rPr>
          <w:rFonts w:ascii="Calibri" w:hAnsi="Calibri"/>
          <w:noProof/>
          <w:color w:val="auto"/>
          <w:lang w:eastAsia="en-GB"/>
        </w:rPr>
        <w:tab/>
      </w:r>
      <w:r>
        <w:rPr>
          <w:noProof/>
        </w:rPr>
        <w:t>Multimedia Folder</w:t>
      </w:r>
      <w:r>
        <w:rPr>
          <w:noProof/>
        </w:rPr>
        <w:tab/>
      </w:r>
      <w:r>
        <w:rPr>
          <w:noProof/>
        </w:rPr>
        <w:fldChar w:fldCharType="begin"/>
      </w:r>
      <w:r>
        <w:rPr>
          <w:noProof/>
        </w:rPr>
        <w:instrText xml:space="preserve"> PAGEREF _Toc292878706 \h </w:instrText>
      </w:r>
      <w:r>
        <w:rPr>
          <w:noProof/>
        </w:rPr>
      </w:r>
      <w:r>
        <w:rPr>
          <w:noProof/>
        </w:rPr>
        <w:fldChar w:fldCharType="separate"/>
      </w:r>
      <w:r>
        <w:rPr>
          <w:noProof/>
        </w:rPr>
        <w:t>68</w:t>
      </w:r>
      <w:r>
        <w:rPr>
          <w:noProof/>
        </w:rPr>
        <w:fldChar w:fldCharType="end"/>
      </w:r>
    </w:p>
    <w:p w14:paraId="20BFA3E8"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3.4.1.49</w:t>
      </w:r>
      <w:r>
        <w:rPr>
          <w:rFonts w:ascii="Calibri" w:hAnsi="Calibri"/>
          <w:noProof/>
          <w:color w:val="auto"/>
          <w:lang w:eastAsia="en-GB"/>
        </w:rPr>
        <w:tab/>
      </w:r>
      <w:r>
        <w:rPr>
          <w:noProof/>
        </w:rPr>
        <w:t>Multimedia Leaf Node</w:t>
      </w:r>
      <w:r>
        <w:rPr>
          <w:noProof/>
        </w:rPr>
        <w:tab/>
      </w:r>
      <w:r>
        <w:rPr>
          <w:noProof/>
        </w:rPr>
        <w:fldChar w:fldCharType="begin"/>
      </w:r>
      <w:r>
        <w:rPr>
          <w:noProof/>
        </w:rPr>
        <w:instrText xml:space="preserve"> PAGEREF _Toc292878707 \h </w:instrText>
      </w:r>
      <w:r>
        <w:rPr>
          <w:noProof/>
        </w:rPr>
      </w:r>
      <w:r>
        <w:rPr>
          <w:noProof/>
        </w:rPr>
        <w:fldChar w:fldCharType="separate"/>
      </w:r>
      <w:r>
        <w:rPr>
          <w:noProof/>
        </w:rPr>
        <w:t>68</w:t>
      </w:r>
      <w:r>
        <w:rPr>
          <w:noProof/>
        </w:rPr>
        <w:fldChar w:fldCharType="end"/>
      </w:r>
    </w:p>
    <w:p w14:paraId="72FFB520" w14:textId="77777777" w:rsidR="00887218" w:rsidRDefault="00887218">
      <w:pPr>
        <w:pStyle w:val="TOC4"/>
        <w:tabs>
          <w:tab w:val="left" w:pos="1619"/>
          <w:tab w:val="right" w:leader="dot" w:pos="8296"/>
        </w:tabs>
        <w:rPr>
          <w:rFonts w:ascii="Calibri" w:hAnsi="Calibri"/>
          <w:noProof/>
          <w:color w:val="auto"/>
          <w:lang w:eastAsia="en-GB"/>
        </w:rPr>
      </w:pPr>
      <w:r>
        <w:rPr>
          <w:noProof/>
        </w:rPr>
        <w:t>3.4.1.50</w:t>
      </w:r>
      <w:r>
        <w:rPr>
          <w:rFonts w:ascii="Calibri" w:hAnsi="Calibri"/>
          <w:noProof/>
          <w:color w:val="auto"/>
          <w:lang w:eastAsia="en-GB"/>
        </w:rPr>
        <w:tab/>
      </w:r>
      <w:r>
        <w:rPr>
          <w:noProof/>
        </w:rPr>
        <w:t>Numbering History Folder</w:t>
      </w:r>
      <w:r>
        <w:rPr>
          <w:noProof/>
        </w:rPr>
        <w:tab/>
      </w:r>
      <w:r>
        <w:rPr>
          <w:noProof/>
        </w:rPr>
        <w:fldChar w:fldCharType="begin"/>
      </w:r>
      <w:r>
        <w:rPr>
          <w:noProof/>
        </w:rPr>
        <w:instrText xml:space="preserve"> PAGEREF _Toc292878708 \h </w:instrText>
      </w:r>
      <w:r>
        <w:rPr>
          <w:noProof/>
        </w:rPr>
      </w:r>
      <w:r>
        <w:rPr>
          <w:noProof/>
        </w:rPr>
        <w:fldChar w:fldCharType="separate"/>
      </w:r>
      <w:r>
        <w:rPr>
          <w:noProof/>
        </w:rPr>
        <w:t>69</w:t>
      </w:r>
      <w:r>
        <w:rPr>
          <w:noProof/>
        </w:rPr>
        <w:fldChar w:fldCharType="end"/>
      </w:r>
    </w:p>
    <w:p w14:paraId="56D46F28" w14:textId="77777777" w:rsidR="00887218" w:rsidRDefault="00887218">
      <w:pPr>
        <w:pStyle w:val="TOC4"/>
        <w:tabs>
          <w:tab w:val="left" w:pos="1619"/>
          <w:tab w:val="right" w:leader="dot" w:pos="8296"/>
        </w:tabs>
        <w:rPr>
          <w:rFonts w:ascii="Calibri" w:hAnsi="Calibri"/>
          <w:noProof/>
          <w:color w:val="auto"/>
          <w:lang w:eastAsia="en-GB"/>
        </w:rPr>
      </w:pPr>
      <w:r>
        <w:rPr>
          <w:noProof/>
        </w:rPr>
        <w:t>3.4.1.51</w:t>
      </w:r>
      <w:r>
        <w:rPr>
          <w:rFonts w:ascii="Calibri" w:hAnsi="Calibri"/>
          <w:noProof/>
          <w:color w:val="auto"/>
          <w:lang w:eastAsia="en-GB"/>
        </w:rPr>
        <w:tab/>
      </w:r>
      <w:r>
        <w:rPr>
          <w:noProof/>
        </w:rPr>
        <w:t>Numbering History Leaf Node</w:t>
      </w:r>
      <w:r>
        <w:rPr>
          <w:noProof/>
        </w:rPr>
        <w:tab/>
      </w:r>
      <w:r>
        <w:rPr>
          <w:noProof/>
        </w:rPr>
        <w:fldChar w:fldCharType="begin"/>
      </w:r>
      <w:r>
        <w:rPr>
          <w:noProof/>
        </w:rPr>
        <w:instrText xml:space="preserve"> PAGEREF _Toc292878709 \h </w:instrText>
      </w:r>
      <w:r>
        <w:rPr>
          <w:noProof/>
        </w:rPr>
      </w:r>
      <w:r>
        <w:rPr>
          <w:noProof/>
        </w:rPr>
        <w:fldChar w:fldCharType="separate"/>
      </w:r>
      <w:r>
        <w:rPr>
          <w:noProof/>
        </w:rPr>
        <w:t>69</w:t>
      </w:r>
      <w:r>
        <w:rPr>
          <w:noProof/>
        </w:rPr>
        <w:fldChar w:fldCharType="end"/>
      </w:r>
    </w:p>
    <w:p w14:paraId="2EB925FA" w14:textId="77777777" w:rsidR="00887218" w:rsidRDefault="00887218">
      <w:pPr>
        <w:pStyle w:val="TOC4"/>
        <w:tabs>
          <w:tab w:val="left" w:pos="1619"/>
          <w:tab w:val="right" w:leader="dot" w:pos="8296"/>
        </w:tabs>
        <w:rPr>
          <w:rFonts w:ascii="Calibri" w:hAnsi="Calibri"/>
          <w:noProof/>
          <w:color w:val="auto"/>
          <w:lang w:eastAsia="en-GB"/>
        </w:rPr>
      </w:pPr>
      <w:r>
        <w:rPr>
          <w:noProof/>
        </w:rPr>
        <w:t>3.4.1.52</w:t>
      </w:r>
      <w:r>
        <w:rPr>
          <w:rFonts w:ascii="Calibri" w:hAnsi="Calibri"/>
          <w:noProof/>
          <w:color w:val="auto"/>
          <w:lang w:eastAsia="en-GB"/>
        </w:rPr>
        <w:tab/>
      </w:r>
      <w:r>
        <w:rPr>
          <w:noProof/>
        </w:rPr>
        <w:t>Objects Folder</w:t>
      </w:r>
      <w:r>
        <w:rPr>
          <w:noProof/>
        </w:rPr>
        <w:tab/>
      </w:r>
      <w:r>
        <w:rPr>
          <w:noProof/>
        </w:rPr>
        <w:fldChar w:fldCharType="begin"/>
      </w:r>
      <w:r>
        <w:rPr>
          <w:noProof/>
        </w:rPr>
        <w:instrText xml:space="preserve"> PAGEREF _Toc292878710 \h </w:instrText>
      </w:r>
      <w:r>
        <w:rPr>
          <w:noProof/>
        </w:rPr>
      </w:r>
      <w:r>
        <w:rPr>
          <w:noProof/>
        </w:rPr>
        <w:fldChar w:fldCharType="separate"/>
      </w:r>
      <w:r>
        <w:rPr>
          <w:noProof/>
        </w:rPr>
        <w:t>70</w:t>
      </w:r>
      <w:r>
        <w:rPr>
          <w:noProof/>
        </w:rPr>
        <w:fldChar w:fldCharType="end"/>
      </w:r>
    </w:p>
    <w:p w14:paraId="0FF2B680" w14:textId="77777777" w:rsidR="00887218" w:rsidRDefault="00887218">
      <w:pPr>
        <w:pStyle w:val="TOC4"/>
        <w:tabs>
          <w:tab w:val="left" w:pos="1619"/>
          <w:tab w:val="right" w:leader="dot" w:pos="8296"/>
        </w:tabs>
        <w:rPr>
          <w:rFonts w:ascii="Calibri" w:hAnsi="Calibri"/>
          <w:noProof/>
          <w:color w:val="auto"/>
          <w:lang w:eastAsia="en-GB"/>
        </w:rPr>
      </w:pPr>
      <w:r>
        <w:rPr>
          <w:noProof/>
        </w:rPr>
        <w:t>3.4.1.53</w:t>
      </w:r>
      <w:r>
        <w:rPr>
          <w:rFonts w:ascii="Calibri" w:hAnsi="Calibri"/>
          <w:noProof/>
          <w:color w:val="auto"/>
          <w:lang w:eastAsia="en-GB"/>
        </w:rPr>
        <w:tab/>
      </w:r>
      <w:r>
        <w:rPr>
          <w:noProof/>
        </w:rPr>
        <w:t>People &amp; Organisations Folder</w:t>
      </w:r>
      <w:r>
        <w:rPr>
          <w:noProof/>
        </w:rPr>
        <w:tab/>
      </w:r>
      <w:r>
        <w:rPr>
          <w:noProof/>
        </w:rPr>
        <w:fldChar w:fldCharType="begin"/>
      </w:r>
      <w:r>
        <w:rPr>
          <w:noProof/>
        </w:rPr>
        <w:instrText xml:space="preserve"> PAGEREF _Toc292878711 \h </w:instrText>
      </w:r>
      <w:r>
        <w:rPr>
          <w:noProof/>
        </w:rPr>
      </w:r>
      <w:r>
        <w:rPr>
          <w:noProof/>
        </w:rPr>
        <w:fldChar w:fldCharType="separate"/>
      </w:r>
      <w:r>
        <w:rPr>
          <w:noProof/>
        </w:rPr>
        <w:t>70</w:t>
      </w:r>
      <w:r>
        <w:rPr>
          <w:noProof/>
        </w:rPr>
        <w:fldChar w:fldCharType="end"/>
      </w:r>
    </w:p>
    <w:p w14:paraId="6D4FF555" w14:textId="77777777" w:rsidR="00887218" w:rsidRDefault="00887218">
      <w:pPr>
        <w:pStyle w:val="TOC4"/>
        <w:tabs>
          <w:tab w:val="left" w:pos="1619"/>
          <w:tab w:val="right" w:leader="dot" w:pos="8296"/>
        </w:tabs>
        <w:rPr>
          <w:rFonts w:ascii="Calibri" w:hAnsi="Calibri"/>
          <w:noProof/>
          <w:color w:val="auto"/>
          <w:lang w:eastAsia="en-GB"/>
        </w:rPr>
      </w:pPr>
      <w:r>
        <w:rPr>
          <w:noProof/>
        </w:rPr>
        <w:t>3.4.1.54</w:t>
      </w:r>
      <w:r>
        <w:rPr>
          <w:rFonts w:ascii="Calibri" w:hAnsi="Calibri"/>
          <w:noProof/>
          <w:color w:val="auto"/>
          <w:lang w:eastAsia="en-GB"/>
        </w:rPr>
        <w:tab/>
      </w:r>
      <w:r>
        <w:rPr>
          <w:noProof/>
        </w:rPr>
        <w:t>People &amp; Organisations Other Folder</w:t>
      </w:r>
      <w:r>
        <w:rPr>
          <w:noProof/>
        </w:rPr>
        <w:tab/>
      </w:r>
      <w:r>
        <w:rPr>
          <w:noProof/>
        </w:rPr>
        <w:fldChar w:fldCharType="begin"/>
      </w:r>
      <w:r>
        <w:rPr>
          <w:noProof/>
        </w:rPr>
        <w:instrText xml:space="preserve"> PAGEREF _Toc292878712 \h </w:instrText>
      </w:r>
      <w:r>
        <w:rPr>
          <w:noProof/>
        </w:rPr>
      </w:r>
      <w:r>
        <w:rPr>
          <w:noProof/>
        </w:rPr>
        <w:fldChar w:fldCharType="separate"/>
      </w:r>
      <w:r>
        <w:rPr>
          <w:noProof/>
        </w:rPr>
        <w:t>70</w:t>
      </w:r>
      <w:r>
        <w:rPr>
          <w:noProof/>
        </w:rPr>
        <w:fldChar w:fldCharType="end"/>
      </w:r>
    </w:p>
    <w:p w14:paraId="2F83BDDC"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3.4.1.55</w:t>
      </w:r>
      <w:r w:rsidRPr="00A104CD">
        <w:rPr>
          <w:rFonts w:ascii="Calibri" w:hAnsi="Calibri"/>
          <w:noProof/>
          <w:color w:val="auto"/>
          <w:lang w:val="da-DK" w:eastAsia="en-GB"/>
        </w:rPr>
        <w:tab/>
      </w:r>
      <w:r w:rsidRPr="00A104CD">
        <w:rPr>
          <w:noProof/>
          <w:lang w:val="da-DK"/>
        </w:rPr>
        <w:t>Processes Folder</w:t>
      </w:r>
      <w:r w:rsidRPr="00A104CD">
        <w:rPr>
          <w:noProof/>
          <w:lang w:val="da-DK"/>
        </w:rPr>
        <w:tab/>
      </w:r>
      <w:r>
        <w:rPr>
          <w:noProof/>
        </w:rPr>
        <w:fldChar w:fldCharType="begin"/>
      </w:r>
      <w:r w:rsidRPr="00A104CD">
        <w:rPr>
          <w:noProof/>
          <w:lang w:val="da-DK"/>
        </w:rPr>
        <w:instrText xml:space="preserve"> PAGEREF _Toc292878713 \h </w:instrText>
      </w:r>
      <w:r>
        <w:rPr>
          <w:noProof/>
        </w:rPr>
      </w:r>
      <w:r>
        <w:rPr>
          <w:noProof/>
        </w:rPr>
        <w:fldChar w:fldCharType="separate"/>
      </w:r>
      <w:r w:rsidRPr="00A104CD">
        <w:rPr>
          <w:noProof/>
          <w:lang w:val="da-DK"/>
        </w:rPr>
        <w:t>71</w:t>
      </w:r>
      <w:r>
        <w:rPr>
          <w:noProof/>
        </w:rPr>
        <w:fldChar w:fldCharType="end"/>
      </w:r>
    </w:p>
    <w:p w14:paraId="6C175DB0"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3.4.1.56</w:t>
      </w:r>
      <w:r w:rsidRPr="00A104CD">
        <w:rPr>
          <w:rFonts w:ascii="Calibri" w:hAnsi="Calibri"/>
          <w:noProof/>
          <w:color w:val="auto"/>
          <w:lang w:val="da-DK" w:eastAsia="en-GB"/>
        </w:rPr>
        <w:tab/>
      </w:r>
      <w:r w:rsidRPr="00A104CD">
        <w:rPr>
          <w:noProof/>
          <w:lang w:val="da-DK"/>
        </w:rPr>
        <w:t>Process Leaf Node</w:t>
      </w:r>
      <w:r w:rsidRPr="00A104CD">
        <w:rPr>
          <w:noProof/>
          <w:lang w:val="da-DK"/>
        </w:rPr>
        <w:tab/>
      </w:r>
      <w:r>
        <w:rPr>
          <w:noProof/>
        </w:rPr>
        <w:fldChar w:fldCharType="begin"/>
      </w:r>
      <w:r w:rsidRPr="00A104CD">
        <w:rPr>
          <w:noProof/>
          <w:lang w:val="da-DK"/>
        </w:rPr>
        <w:instrText xml:space="preserve"> PAGEREF _Toc292878714 \h </w:instrText>
      </w:r>
      <w:r>
        <w:rPr>
          <w:noProof/>
        </w:rPr>
      </w:r>
      <w:r>
        <w:rPr>
          <w:noProof/>
        </w:rPr>
        <w:fldChar w:fldCharType="separate"/>
      </w:r>
      <w:r w:rsidRPr="00A104CD">
        <w:rPr>
          <w:noProof/>
          <w:lang w:val="da-DK"/>
        </w:rPr>
        <w:t>71</w:t>
      </w:r>
      <w:r>
        <w:rPr>
          <w:noProof/>
        </w:rPr>
        <w:fldChar w:fldCharType="end"/>
      </w:r>
    </w:p>
    <w:p w14:paraId="57720EB0" w14:textId="77777777" w:rsidR="00887218" w:rsidRDefault="00887218">
      <w:pPr>
        <w:pStyle w:val="TOC4"/>
        <w:tabs>
          <w:tab w:val="left" w:pos="1619"/>
          <w:tab w:val="right" w:leader="dot" w:pos="8296"/>
        </w:tabs>
        <w:rPr>
          <w:rFonts w:ascii="Calibri" w:hAnsi="Calibri"/>
          <w:noProof/>
          <w:color w:val="auto"/>
          <w:lang w:eastAsia="en-GB"/>
        </w:rPr>
      </w:pPr>
      <w:r>
        <w:rPr>
          <w:noProof/>
        </w:rPr>
        <w:t>3.4.1.57</w:t>
      </w:r>
      <w:r>
        <w:rPr>
          <w:rFonts w:ascii="Calibri" w:hAnsi="Calibri"/>
          <w:noProof/>
          <w:color w:val="auto"/>
          <w:lang w:eastAsia="en-GB"/>
        </w:rPr>
        <w:tab/>
      </w:r>
      <w:r>
        <w:rPr>
          <w:noProof/>
        </w:rPr>
        <w:t>Related Name Leaf Node</w:t>
      </w:r>
      <w:r>
        <w:rPr>
          <w:noProof/>
        </w:rPr>
        <w:tab/>
      </w:r>
      <w:r>
        <w:rPr>
          <w:noProof/>
        </w:rPr>
        <w:fldChar w:fldCharType="begin"/>
      </w:r>
      <w:r>
        <w:rPr>
          <w:noProof/>
        </w:rPr>
        <w:instrText xml:space="preserve"> PAGEREF _Toc292878715 \h </w:instrText>
      </w:r>
      <w:r>
        <w:rPr>
          <w:noProof/>
        </w:rPr>
      </w:r>
      <w:r>
        <w:rPr>
          <w:noProof/>
        </w:rPr>
        <w:fldChar w:fldCharType="separate"/>
      </w:r>
      <w:r>
        <w:rPr>
          <w:noProof/>
        </w:rPr>
        <w:t>71</w:t>
      </w:r>
      <w:r>
        <w:rPr>
          <w:noProof/>
        </w:rPr>
        <w:fldChar w:fldCharType="end"/>
      </w:r>
    </w:p>
    <w:p w14:paraId="4DAA698D" w14:textId="77777777" w:rsidR="00887218" w:rsidRDefault="00887218">
      <w:pPr>
        <w:pStyle w:val="TOC4"/>
        <w:tabs>
          <w:tab w:val="left" w:pos="1619"/>
          <w:tab w:val="right" w:leader="dot" w:pos="8296"/>
        </w:tabs>
        <w:rPr>
          <w:rFonts w:ascii="Calibri" w:hAnsi="Calibri"/>
          <w:noProof/>
          <w:color w:val="auto"/>
          <w:lang w:eastAsia="en-GB"/>
        </w:rPr>
      </w:pPr>
      <w:r>
        <w:rPr>
          <w:noProof/>
        </w:rPr>
        <w:t>3.4.1.58</w:t>
      </w:r>
      <w:r>
        <w:rPr>
          <w:rFonts w:ascii="Calibri" w:hAnsi="Calibri"/>
          <w:noProof/>
          <w:color w:val="auto"/>
          <w:lang w:eastAsia="en-GB"/>
        </w:rPr>
        <w:tab/>
      </w:r>
      <w:r>
        <w:rPr>
          <w:noProof/>
        </w:rPr>
        <w:t>Specimens (Top Level)</w:t>
      </w:r>
      <w:r>
        <w:rPr>
          <w:noProof/>
        </w:rPr>
        <w:tab/>
      </w:r>
      <w:r>
        <w:rPr>
          <w:noProof/>
        </w:rPr>
        <w:fldChar w:fldCharType="begin"/>
      </w:r>
      <w:r>
        <w:rPr>
          <w:noProof/>
        </w:rPr>
        <w:instrText xml:space="preserve"> PAGEREF _Toc292878716 \h </w:instrText>
      </w:r>
      <w:r>
        <w:rPr>
          <w:noProof/>
        </w:rPr>
      </w:r>
      <w:r>
        <w:rPr>
          <w:noProof/>
        </w:rPr>
        <w:fldChar w:fldCharType="separate"/>
      </w:r>
      <w:r>
        <w:rPr>
          <w:noProof/>
        </w:rPr>
        <w:t>72</w:t>
      </w:r>
      <w:r>
        <w:rPr>
          <w:noProof/>
        </w:rPr>
        <w:fldChar w:fldCharType="end"/>
      </w:r>
    </w:p>
    <w:p w14:paraId="1DA02A7B"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3.4.1.59</w:t>
      </w:r>
      <w:r w:rsidRPr="00A104CD">
        <w:rPr>
          <w:rFonts w:ascii="Calibri" w:hAnsi="Calibri"/>
          <w:noProof/>
          <w:color w:val="auto"/>
          <w:lang w:val="da-DK" w:eastAsia="en-GB"/>
        </w:rPr>
        <w:tab/>
      </w:r>
      <w:r w:rsidRPr="00A104CD">
        <w:rPr>
          <w:noProof/>
          <w:lang w:val="da-DK"/>
        </w:rPr>
        <w:t>Specimens Folder</w:t>
      </w:r>
      <w:r w:rsidRPr="00A104CD">
        <w:rPr>
          <w:noProof/>
          <w:lang w:val="da-DK"/>
        </w:rPr>
        <w:tab/>
      </w:r>
      <w:r>
        <w:rPr>
          <w:noProof/>
        </w:rPr>
        <w:fldChar w:fldCharType="begin"/>
      </w:r>
      <w:r w:rsidRPr="00A104CD">
        <w:rPr>
          <w:noProof/>
          <w:lang w:val="da-DK"/>
        </w:rPr>
        <w:instrText xml:space="preserve"> PAGEREF _Toc292878717 \h </w:instrText>
      </w:r>
      <w:r>
        <w:rPr>
          <w:noProof/>
        </w:rPr>
      </w:r>
      <w:r>
        <w:rPr>
          <w:noProof/>
        </w:rPr>
        <w:fldChar w:fldCharType="separate"/>
      </w:r>
      <w:r w:rsidRPr="00A104CD">
        <w:rPr>
          <w:noProof/>
          <w:lang w:val="da-DK"/>
        </w:rPr>
        <w:t>74</w:t>
      </w:r>
      <w:r>
        <w:rPr>
          <w:noProof/>
        </w:rPr>
        <w:fldChar w:fldCharType="end"/>
      </w:r>
    </w:p>
    <w:p w14:paraId="248A6583"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3.4.1.60</w:t>
      </w:r>
      <w:r w:rsidRPr="00A104CD">
        <w:rPr>
          <w:rFonts w:ascii="Calibri" w:hAnsi="Calibri"/>
          <w:noProof/>
          <w:color w:val="auto"/>
          <w:lang w:val="da-DK" w:eastAsia="en-GB"/>
        </w:rPr>
        <w:tab/>
      </w:r>
      <w:r w:rsidRPr="00A104CD">
        <w:rPr>
          <w:noProof/>
          <w:lang w:val="da-DK"/>
        </w:rPr>
        <w:t>Specimens Leaf Node</w:t>
      </w:r>
      <w:r w:rsidRPr="00A104CD">
        <w:rPr>
          <w:noProof/>
          <w:lang w:val="da-DK"/>
        </w:rPr>
        <w:tab/>
      </w:r>
      <w:r>
        <w:rPr>
          <w:noProof/>
        </w:rPr>
        <w:fldChar w:fldCharType="begin"/>
      </w:r>
      <w:r w:rsidRPr="00A104CD">
        <w:rPr>
          <w:noProof/>
          <w:lang w:val="da-DK"/>
        </w:rPr>
        <w:instrText xml:space="preserve"> PAGEREF _Toc292878718 \h </w:instrText>
      </w:r>
      <w:r>
        <w:rPr>
          <w:noProof/>
        </w:rPr>
      </w:r>
      <w:r>
        <w:rPr>
          <w:noProof/>
        </w:rPr>
        <w:fldChar w:fldCharType="separate"/>
      </w:r>
      <w:r w:rsidRPr="00A104CD">
        <w:rPr>
          <w:noProof/>
          <w:lang w:val="da-DK"/>
        </w:rPr>
        <w:t>75</w:t>
      </w:r>
      <w:r>
        <w:rPr>
          <w:noProof/>
        </w:rPr>
        <w:fldChar w:fldCharType="end"/>
      </w:r>
    </w:p>
    <w:p w14:paraId="6C65083C"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3.4.1.61</w:t>
      </w:r>
      <w:r w:rsidRPr="00A104CD">
        <w:rPr>
          <w:rFonts w:ascii="Calibri" w:hAnsi="Calibri"/>
          <w:noProof/>
          <w:color w:val="auto"/>
          <w:lang w:val="da-DK" w:eastAsia="en-GB"/>
        </w:rPr>
        <w:tab/>
      </w:r>
      <w:r w:rsidRPr="00A104CD">
        <w:rPr>
          <w:noProof/>
          <w:lang w:val="da-DK"/>
        </w:rPr>
        <w:t>Storage Place Folder</w:t>
      </w:r>
      <w:r w:rsidRPr="00A104CD">
        <w:rPr>
          <w:noProof/>
          <w:lang w:val="da-DK"/>
        </w:rPr>
        <w:tab/>
      </w:r>
      <w:r>
        <w:rPr>
          <w:noProof/>
        </w:rPr>
        <w:fldChar w:fldCharType="begin"/>
      </w:r>
      <w:r w:rsidRPr="00A104CD">
        <w:rPr>
          <w:noProof/>
          <w:lang w:val="da-DK"/>
        </w:rPr>
        <w:instrText xml:space="preserve"> PAGEREF _Toc292878719 \h </w:instrText>
      </w:r>
      <w:r>
        <w:rPr>
          <w:noProof/>
        </w:rPr>
      </w:r>
      <w:r>
        <w:rPr>
          <w:noProof/>
        </w:rPr>
        <w:fldChar w:fldCharType="separate"/>
      </w:r>
      <w:r w:rsidRPr="00A104CD">
        <w:rPr>
          <w:noProof/>
          <w:lang w:val="da-DK"/>
        </w:rPr>
        <w:t>75</w:t>
      </w:r>
      <w:r>
        <w:rPr>
          <w:noProof/>
        </w:rPr>
        <w:fldChar w:fldCharType="end"/>
      </w:r>
    </w:p>
    <w:p w14:paraId="7AF9E818"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3.4.1.62</w:t>
      </w:r>
      <w:r w:rsidRPr="00A104CD">
        <w:rPr>
          <w:rFonts w:ascii="Calibri" w:hAnsi="Calibri"/>
          <w:noProof/>
          <w:color w:val="auto"/>
          <w:lang w:val="da-DK" w:eastAsia="en-GB"/>
        </w:rPr>
        <w:tab/>
      </w:r>
      <w:r w:rsidRPr="00A104CD">
        <w:rPr>
          <w:noProof/>
          <w:lang w:val="da-DK"/>
        </w:rPr>
        <w:t>Store Hierarchy Folder</w:t>
      </w:r>
      <w:r w:rsidRPr="00A104CD">
        <w:rPr>
          <w:noProof/>
          <w:lang w:val="da-DK"/>
        </w:rPr>
        <w:tab/>
      </w:r>
      <w:r>
        <w:rPr>
          <w:noProof/>
        </w:rPr>
        <w:fldChar w:fldCharType="begin"/>
      </w:r>
      <w:r w:rsidRPr="00A104CD">
        <w:rPr>
          <w:noProof/>
          <w:lang w:val="da-DK"/>
        </w:rPr>
        <w:instrText xml:space="preserve"> PAGEREF _Toc292878720 \h </w:instrText>
      </w:r>
      <w:r>
        <w:rPr>
          <w:noProof/>
        </w:rPr>
      </w:r>
      <w:r>
        <w:rPr>
          <w:noProof/>
        </w:rPr>
        <w:fldChar w:fldCharType="separate"/>
      </w:r>
      <w:r w:rsidRPr="00A104CD">
        <w:rPr>
          <w:noProof/>
          <w:lang w:val="da-DK"/>
        </w:rPr>
        <w:t>76</w:t>
      </w:r>
      <w:r>
        <w:rPr>
          <w:noProof/>
        </w:rPr>
        <w:fldChar w:fldCharType="end"/>
      </w:r>
    </w:p>
    <w:p w14:paraId="6049DC20"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3.4.1.63</w:t>
      </w:r>
      <w:r w:rsidRPr="00A104CD">
        <w:rPr>
          <w:rFonts w:ascii="Calibri" w:hAnsi="Calibri"/>
          <w:noProof/>
          <w:color w:val="auto"/>
          <w:lang w:val="da-DK" w:eastAsia="en-GB"/>
        </w:rPr>
        <w:tab/>
      </w:r>
      <w:r w:rsidRPr="00A104CD">
        <w:rPr>
          <w:noProof/>
          <w:lang w:val="da-DK"/>
        </w:rPr>
        <w:t>Stores (Top Level)</w:t>
      </w:r>
      <w:r w:rsidRPr="00A104CD">
        <w:rPr>
          <w:noProof/>
          <w:lang w:val="da-DK"/>
        </w:rPr>
        <w:tab/>
      </w:r>
      <w:r>
        <w:rPr>
          <w:noProof/>
        </w:rPr>
        <w:fldChar w:fldCharType="begin"/>
      </w:r>
      <w:r w:rsidRPr="00A104CD">
        <w:rPr>
          <w:noProof/>
          <w:lang w:val="da-DK"/>
        </w:rPr>
        <w:instrText xml:space="preserve"> PAGEREF _Toc292878721 \h </w:instrText>
      </w:r>
      <w:r>
        <w:rPr>
          <w:noProof/>
        </w:rPr>
      </w:r>
      <w:r>
        <w:rPr>
          <w:noProof/>
        </w:rPr>
        <w:fldChar w:fldCharType="separate"/>
      </w:r>
      <w:r w:rsidRPr="00A104CD">
        <w:rPr>
          <w:noProof/>
          <w:lang w:val="da-DK"/>
        </w:rPr>
        <w:t>76</w:t>
      </w:r>
      <w:r>
        <w:rPr>
          <w:noProof/>
        </w:rPr>
        <w:fldChar w:fldCharType="end"/>
      </w:r>
    </w:p>
    <w:p w14:paraId="0C8E97C3"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3.4.1.64</w:t>
      </w:r>
      <w:r w:rsidRPr="00A104CD">
        <w:rPr>
          <w:rFonts w:ascii="Calibri" w:hAnsi="Calibri"/>
          <w:noProof/>
          <w:color w:val="auto"/>
          <w:lang w:val="da-DK" w:eastAsia="en-GB"/>
        </w:rPr>
        <w:tab/>
      </w:r>
      <w:r w:rsidRPr="00A104CD">
        <w:rPr>
          <w:noProof/>
          <w:lang w:val="da-DK"/>
        </w:rPr>
        <w:t>Stores Folder</w:t>
      </w:r>
      <w:r w:rsidRPr="00A104CD">
        <w:rPr>
          <w:noProof/>
          <w:lang w:val="da-DK"/>
        </w:rPr>
        <w:tab/>
      </w:r>
      <w:r>
        <w:rPr>
          <w:noProof/>
        </w:rPr>
        <w:fldChar w:fldCharType="begin"/>
      </w:r>
      <w:r w:rsidRPr="00A104CD">
        <w:rPr>
          <w:noProof/>
          <w:lang w:val="da-DK"/>
        </w:rPr>
        <w:instrText xml:space="preserve"> PAGEREF _Toc292878722 \h </w:instrText>
      </w:r>
      <w:r>
        <w:rPr>
          <w:noProof/>
        </w:rPr>
      </w:r>
      <w:r>
        <w:rPr>
          <w:noProof/>
        </w:rPr>
        <w:fldChar w:fldCharType="separate"/>
      </w:r>
      <w:r w:rsidRPr="00A104CD">
        <w:rPr>
          <w:noProof/>
          <w:lang w:val="da-DK"/>
        </w:rPr>
        <w:t>77</w:t>
      </w:r>
      <w:r>
        <w:rPr>
          <w:noProof/>
        </w:rPr>
        <w:fldChar w:fldCharType="end"/>
      </w:r>
    </w:p>
    <w:p w14:paraId="5560C90A"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3.4.1.65</w:t>
      </w:r>
      <w:r w:rsidRPr="00A104CD">
        <w:rPr>
          <w:rFonts w:ascii="Calibri" w:hAnsi="Calibri"/>
          <w:noProof/>
          <w:color w:val="auto"/>
          <w:lang w:val="da-DK" w:eastAsia="en-GB"/>
        </w:rPr>
        <w:tab/>
      </w:r>
      <w:r w:rsidRPr="00A104CD">
        <w:rPr>
          <w:noProof/>
          <w:lang w:val="da-DK"/>
        </w:rPr>
        <w:t>Stores Leaf Node</w:t>
      </w:r>
      <w:r w:rsidRPr="00A104CD">
        <w:rPr>
          <w:noProof/>
          <w:lang w:val="da-DK"/>
        </w:rPr>
        <w:tab/>
      </w:r>
      <w:r>
        <w:rPr>
          <w:noProof/>
        </w:rPr>
        <w:fldChar w:fldCharType="begin"/>
      </w:r>
      <w:r w:rsidRPr="00A104CD">
        <w:rPr>
          <w:noProof/>
          <w:lang w:val="da-DK"/>
        </w:rPr>
        <w:instrText xml:space="preserve"> PAGEREF _Toc292878723 \h </w:instrText>
      </w:r>
      <w:r>
        <w:rPr>
          <w:noProof/>
        </w:rPr>
      </w:r>
      <w:r>
        <w:rPr>
          <w:noProof/>
        </w:rPr>
        <w:fldChar w:fldCharType="separate"/>
      </w:r>
      <w:r w:rsidRPr="00A104CD">
        <w:rPr>
          <w:noProof/>
          <w:lang w:val="da-DK"/>
        </w:rPr>
        <w:t>78</w:t>
      </w:r>
      <w:r>
        <w:rPr>
          <w:noProof/>
        </w:rPr>
        <w:fldChar w:fldCharType="end"/>
      </w:r>
    </w:p>
    <w:p w14:paraId="7D0D5D1F" w14:textId="77777777" w:rsidR="00887218" w:rsidRDefault="00887218">
      <w:pPr>
        <w:pStyle w:val="TOC4"/>
        <w:tabs>
          <w:tab w:val="left" w:pos="1619"/>
          <w:tab w:val="right" w:leader="dot" w:pos="8296"/>
        </w:tabs>
        <w:rPr>
          <w:rFonts w:ascii="Calibri" w:hAnsi="Calibri"/>
          <w:noProof/>
          <w:color w:val="auto"/>
          <w:lang w:eastAsia="en-GB"/>
        </w:rPr>
      </w:pPr>
      <w:r>
        <w:rPr>
          <w:noProof/>
        </w:rPr>
        <w:t>3.4.1.66</w:t>
      </w:r>
      <w:r>
        <w:rPr>
          <w:rFonts w:ascii="Calibri" w:hAnsi="Calibri"/>
          <w:noProof/>
          <w:color w:val="auto"/>
          <w:lang w:eastAsia="en-GB"/>
        </w:rPr>
        <w:tab/>
      </w:r>
      <w:r>
        <w:rPr>
          <w:noProof/>
        </w:rPr>
        <w:t>Tasks (Top Level)</w:t>
      </w:r>
      <w:r>
        <w:rPr>
          <w:noProof/>
        </w:rPr>
        <w:tab/>
      </w:r>
      <w:r>
        <w:rPr>
          <w:noProof/>
        </w:rPr>
        <w:fldChar w:fldCharType="begin"/>
      </w:r>
      <w:r>
        <w:rPr>
          <w:noProof/>
        </w:rPr>
        <w:instrText xml:space="preserve"> PAGEREF _Toc292878724 \h </w:instrText>
      </w:r>
      <w:r>
        <w:rPr>
          <w:noProof/>
        </w:rPr>
      </w:r>
      <w:r>
        <w:rPr>
          <w:noProof/>
        </w:rPr>
        <w:fldChar w:fldCharType="separate"/>
      </w:r>
      <w:r>
        <w:rPr>
          <w:noProof/>
        </w:rPr>
        <w:t>79</w:t>
      </w:r>
      <w:r>
        <w:rPr>
          <w:noProof/>
        </w:rPr>
        <w:fldChar w:fldCharType="end"/>
      </w:r>
    </w:p>
    <w:p w14:paraId="04BA5BF6" w14:textId="77777777" w:rsidR="00887218" w:rsidRDefault="00887218">
      <w:pPr>
        <w:pStyle w:val="TOC4"/>
        <w:tabs>
          <w:tab w:val="left" w:pos="1619"/>
          <w:tab w:val="right" w:leader="dot" w:pos="8296"/>
        </w:tabs>
        <w:rPr>
          <w:rFonts w:ascii="Calibri" w:hAnsi="Calibri"/>
          <w:noProof/>
          <w:color w:val="auto"/>
          <w:lang w:eastAsia="en-GB"/>
        </w:rPr>
      </w:pPr>
      <w:r>
        <w:rPr>
          <w:noProof/>
        </w:rPr>
        <w:t>3.4.1.67</w:t>
      </w:r>
      <w:r>
        <w:rPr>
          <w:rFonts w:ascii="Calibri" w:hAnsi="Calibri"/>
          <w:noProof/>
          <w:color w:val="auto"/>
          <w:lang w:eastAsia="en-GB"/>
        </w:rPr>
        <w:tab/>
      </w:r>
      <w:r>
        <w:rPr>
          <w:noProof/>
        </w:rPr>
        <w:t>Tasks Folder</w:t>
      </w:r>
      <w:r>
        <w:rPr>
          <w:noProof/>
        </w:rPr>
        <w:tab/>
      </w:r>
      <w:r>
        <w:rPr>
          <w:noProof/>
        </w:rPr>
        <w:fldChar w:fldCharType="begin"/>
      </w:r>
      <w:r>
        <w:rPr>
          <w:noProof/>
        </w:rPr>
        <w:instrText xml:space="preserve"> PAGEREF _Toc292878725 \h </w:instrText>
      </w:r>
      <w:r>
        <w:rPr>
          <w:noProof/>
        </w:rPr>
      </w:r>
      <w:r>
        <w:rPr>
          <w:noProof/>
        </w:rPr>
        <w:fldChar w:fldCharType="separate"/>
      </w:r>
      <w:r>
        <w:rPr>
          <w:noProof/>
        </w:rPr>
        <w:t>79</w:t>
      </w:r>
      <w:r>
        <w:rPr>
          <w:noProof/>
        </w:rPr>
        <w:fldChar w:fldCharType="end"/>
      </w:r>
    </w:p>
    <w:p w14:paraId="7C669CD8" w14:textId="77777777" w:rsidR="00887218" w:rsidRDefault="00887218">
      <w:pPr>
        <w:pStyle w:val="TOC4"/>
        <w:tabs>
          <w:tab w:val="left" w:pos="1619"/>
          <w:tab w:val="right" w:leader="dot" w:pos="8296"/>
        </w:tabs>
        <w:rPr>
          <w:rFonts w:ascii="Calibri" w:hAnsi="Calibri"/>
          <w:noProof/>
          <w:color w:val="auto"/>
          <w:lang w:eastAsia="en-GB"/>
        </w:rPr>
      </w:pPr>
      <w:r>
        <w:rPr>
          <w:noProof/>
        </w:rPr>
        <w:t>3.4.1.68</w:t>
      </w:r>
      <w:r>
        <w:rPr>
          <w:rFonts w:ascii="Calibri" w:hAnsi="Calibri"/>
          <w:noProof/>
          <w:color w:val="auto"/>
          <w:lang w:eastAsia="en-GB"/>
        </w:rPr>
        <w:tab/>
      </w:r>
      <w:r>
        <w:rPr>
          <w:noProof/>
        </w:rPr>
        <w:t>Tasks Leaf Node</w:t>
      </w:r>
      <w:r>
        <w:rPr>
          <w:noProof/>
        </w:rPr>
        <w:tab/>
      </w:r>
      <w:r>
        <w:rPr>
          <w:noProof/>
        </w:rPr>
        <w:fldChar w:fldCharType="begin"/>
      </w:r>
      <w:r>
        <w:rPr>
          <w:noProof/>
        </w:rPr>
        <w:instrText xml:space="preserve"> PAGEREF _Toc292878726 \h </w:instrText>
      </w:r>
      <w:r>
        <w:rPr>
          <w:noProof/>
        </w:rPr>
      </w:r>
      <w:r>
        <w:rPr>
          <w:noProof/>
        </w:rPr>
        <w:fldChar w:fldCharType="separate"/>
      </w:r>
      <w:r>
        <w:rPr>
          <w:noProof/>
        </w:rPr>
        <w:t>80</w:t>
      </w:r>
      <w:r>
        <w:rPr>
          <w:noProof/>
        </w:rPr>
        <w:fldChar w:fldCharType="end"/>
      </w:r>
    </w:p>
    <w:p w14:paraId="079BF851" w14:textId="77777777" w:rsidR="00887218" w:rsidRDefault="00887218">
      <w:pPr>
        <w:pStyle w:val="TOC4"/>
        <w:tabs>
          <w:tab w:val="left" w:pos="1619"/>
          <w:tab w:val="right" w:leader="dot" w:pos="8296"/>
        </w:tabs>
        <w:rPr>
          <w:rFonts w:ascii="Calibri" w:hAnsi="Calibri"/>
          <w:noProof/>
          <w:color w:val="auto"/>
          <w:lang w:eastAsia="en-GB"/>
        </w:rPr>
      </w:pPr>
      <w:r>
        <w:rPr>
          <w:noProof/>
        </w:rPr>
        <w:t>3.4.1.69</w:t>
      </w:r>
      <w:r>
        <w:rPr>
          <w:rFonts w:ascii="Calibri" w:hAnsi="Calibri"/>
          <w:noProof/>
          <w:color w:val="auto"/>
          <w:lang w:eastAsia="en-GB"/>
        </w:rPr>
        <w:tab/>
      </w:r>
      <w:r>
        <w:rPr>
          <w:noProof/>
        </w:rPr>
        <w:t>Taxon Determination Leaf Node</w:t>
      </w:r>
      <w:r>
        <w:rPr>
          <w:noProof/>
        </w:rPr>
        <w:tab/>
      </w:r>
      <w:r>
        <w:rPr>
          <w:noProof/>
        </w:rPr>
        <w:fldChar w:fldCharType="begin"/>
      </w:r>
      <w:r>
        <w:rPr>
          <w:noProof/>
        </w:rPr>
        <w:instrText xml:space="preserve"> PAGEREF _Toc292878727 \h </w:instrText>
      </w:r>
      <w:r>
        <w:rPr>
          <w:noProof/>
        </w:rPr>
      </w:r>
      <w:r>
        <w:rPr>
          <w:noProof/>
        </w:rPr>
        <w:fldChar w:fldCharType="separate"/>
      </w:r>
      <w:r>
        <w:rPr>
          <w:noProof/>
        </w:rPr>
        <w:t>80</w:t>
      </w:r>
      <w:r>
        <w:rPr>
          <w:noProof/>
        </w:rPr>
        <w:fldChar w:fldCharType="end"/>
      </w:r>
    </w:p>
    <w:p w14:paraId="0591F9FF" w14:textId="77777777" w:rsidR="00887218" w:rsidRDefault="00887218">
      <w:pPr>
        <w:pStyle w:val="TOC4"/>
        <w:tabs>
          <w:tab w:val="left" w:pos="1619"/>
          <w:tab w:val="right" w:leader="dot" w:pos="8296"/>
        </w:tabs>
        <w:rPr>
          <w:rFonts w:ascii="Calibri" w:hAnsi="Calibri"/>
          <w:noProof/>
          <w:color w:val="auto"/>
          <w:lang w:eastAsia="en-GB"/>
        </w:rPr>
      </w:pPr>
      <w:r>
        <w:rPr>
          <w:noProof/>
        </w:rPr>
        <w:t>3.4.1.70</w:t>
      </w:r>
      <w:r>
        <w:rPr>
          <w:rFonts w:ascii="Calibri" w:hAnsi="Calibri"/>
          <w:noProof/>
          <w:color w:val="auto"/>
          <w:lang w:eastAsia="en-GB"/>
        </w:rPr>
        <w:tab/>
      </w:r>
      <w:r>
        <w:rPr>
          <w:noProof/>
        </w:rPr>
        <w:t>Terms Folder</w:t>
      </w:r>
      <w:r>
        <w:rPr>
          <w:noProof/>
        </w:rPr>
        <w:tab/>
      </w:r>
      <w:r>
        <w:rPr>
          <w:noProof/>
        </w:rPr>
        <w:fldChar w:fldCharType="begin"/>
      </w:r>
      <w:r>
        <w:rPr>
          <w:noProof/>
        </w:rPr>
        <w:instrText xml:space="preserve"> PAGEREF _Toc292878728 \h </w:instrText>
      </w:r>
      <w:r>
        <w:rPr>
          <w:noProof/>
        </w:rPr>
      </w:r>
      <w:r>
        <w:rPr>
          <w:noProof/>
        </w:rPr>
        <w:fldChar w:fldCharType="separate"/>
      </w:r>
      <w:r>
        <w:rPr>
          <w:noProof/>
        </w:rPr>
        <w:t>80</w:t>
      </w:r>
      <w:r>
        <w:rPr>
          <w:noProof/>
        </w:rPr>
        <w:fldChar w:fldCharType="end"/>
      </w:r>
    </w:p>
    <w:p w14:paraId="4C305273" w14:textId="77777777" w:rsidR="00887218" w:rsidRDefault="00887218">
      <w:pPr>
        <w:pStyle w:val="TOC4"/>
        <w:tabs>
          <w:tab w:val="left" w:pos="1619"/>
          <w:tab w:val="right" w:leader="dot" w:pos="8296"/>
        </w:tabs>
        <w:rPr>
          <w:rFonts w:ascii="Calibri" w:hAnsi="Calibri"/>
          <w:noProof/>
          <w:color w:val="auto"/>
          <w:lang w:eastAsia="en-GB"/>
        </w:rPr>
      </w:pPr>
      <w:r>
        <w:rPr>
          <w:noProof/>
        </w:rPr>
        <w:t>3.4.1.71</w:t>
      </w:r>
      <w:r>
        <w:rPr>
          <w:rFonts w:ascii="Calibri" w:hAnsi="Calibri"/>
          <w:noProof/>
          <w:color w:val="auto"/>
          <w:lang w:eastAsia="en-GB"/>
        </w:rPr>
        <w:tab/>
      </w:r>
      <w:r>
        <w:rPr>
          <w:noProof/>
        </w:rPr>
        <w:t>Terms Leaf Node</w:t>
      </w:r>
      <w:r>
        <w:rPr>
          <w:noProof/>
        </w:rPr>
        <w:tab/>
      </w:r>
      <w:r>
        <w:rPr>
          <w:noProof/>
        </w:rPr>
        <w:fldChar w:fldCharType="begin"/>
      </w:r>
      <w:r>
        <w:rPr>
          <w:noProof/>
        </w:rPr>
        <w:instrText xml:space="preserve"> PAGEREF _Toc292878729 \h </w:instrText>
      </w:r>
      <w:r>
        <w:rPr>
          <w:noProof/>
        </w:rPr>
      </w:r>
      <w:r>
        <w:rPr>
          <w:noProof/>
        </w:rPr>
        <w:fldChar w:fldCharType="separate"/>
      </w:r>
      <w:r>
        <w:rPr>
          <w:noProof/>
        </w:rPr>
        <w:t>81</w:t>
      </w:r>
      <w:r>
        <w:rPr>
          <w:noProof/>
        </w:rPr>
        <w:fldChar w:fldCharType="end"/>
      </w:r>
    </w:p>
    <w:p w14:paraId="74D7E30F" w14:textId="77777777" w:rsidR="00887218" w:rsidRDefault="00887218">
      <w:pPr>
        <w:pStyle w:val="TOC4"/>
        <w:tabs>
          <w:tab w:val="left" w:pos="1619"/>
          <w:tab w:val="right" w:leader="dot" w:pos="8296"/>
        </w:tabs>
        <w:rPr>
          <w:rFonts w:ascii="Calibri" w:hAnsi="Calibri"/>
          <w:noProof/>
          <w:color w:val="auto"/>
          <w:lang w:eastAsia="en-GB"/>
        </w:rPr>
      </w:pPr>
      <w:r>
        <w:rPr>
          <w:noProof/>
        </w:rPr>
        <w:t>3.4.1.72</w:t>
      </w:r>
      <w:r>
        <w:rPr>
          <w:rFonts w:ascii="Calibri" w:hAnsi="Calibri"/>
          <w:noProof/>
          <w:color w:val="auto"/>
          <w:lang w:eastAsia="en-GB"/>
        </w:rPr>
        <w:tab/>
      </w:r>
      <w:r>
        <w:rPr>
          <w:noProof/>
        </w:rPr>
        <w:t>Valuations (Top Level)</w:t>
      </w:r>
      <w:r>
        <w:rPr>
          <w:noProof/>
        </w:rPr>
        <w:tab/>
      </w:r>
      <w:r>
        <w:rPr>
          <w:noProof/>
        </w:rPr>
        <w:fldChar w:fldCharType="begin"/>
      </w:r>
      <w:r>
        <w:rPr>
          <w:noProof/>
        </w:rPr>
        <w:instrText xml:space="preserve"> PAGEREF _Toc292878730 \h </w:instrText>
      </w:r>
      <w:r>
        <w:rPr>
          <w:noProof/>
        </w:rPr>
      </w:r>
      <w:r>
        <w:rPr>
          <w:noProof/>
        </w:rPr>
        <w:fldChar w:fldCharType="separate"/>
      </w:r>
      <w:r>
        <w:rPr>
          <w:noProof/>
        </w:rPr>
        <w:t>81</w:t>
      </w:r>
      <w:r>
        <w:rPr>
          <w:noProof/>
        </w:rPr>
        <w:fldChar w:fldCharType="end"/>
      </w:r>
    </w:p>
    <w:p w14:paraId="192EBC20" w14:textId="77777777" w:rsidR="00887218" w:rsidRDefault="00887218">
      <w:pPr>
        <w:pStyle w:val="TOC4"/>
        <w:tabs>
          <w:tab w:val="left" w:pos="1619"/>
          <w:tab w:val="right" w:leader="dot" w:pos="8296"/>
        </w:tabs>
        <w:rPr>
          <w:rFonts w:ascii="Calibri" w:hAnsi="Calibri"/>
          <w:noProof/>
          <w:color w:val="auto"/>
          <w:lang w:eastAsia="en-GB"/>
        </w:rPr>
      </w:pPr>
      <w:r>
        <w:rPr>
          <w:noProof/>
        </w:rPr>
        <w:t>3.4.1.73</w:t>
      </w:r>
      <w:r>
        <w:rPr>
          <w:rFonts w:ascii="Calibri" w:hAnsi="Calibri"/>
          <w:noProof/>
          <w:color w:val="auto"/>
          <w:lang w:eastAsia="en-GB"/>
        </w:rPr>
        <w:tab/>
      </w:r>
      <w:r>
        <w:rPr>
          <w:noProof/>
        </w:rPr>
        <w:t>Valuations Folder</w:t>
      </w:r>
      <w:r>
        <w:rPr>
          <w:noProof/>
        </w:rPr>
        <w:tab/>
      </w:r>
      <w:r>
        <w:rPr>
          <w:noProof/>
        </w:rPr>
        <w:fldChar w:fldCharType="begin"/>
      </w:r>
      <w:r>
        <w:rPr>
          <w:noProof/>
        </w:rPr>
        <w:instrText xml:space="preserve"> PAGEREF _Toc292878731 \h </w:instrText>
      </w:r>
      <w:r>
        <w:rPr>
          <w:noProof/>
        </w:rPr>
      </w:r>
      <w:r>
        <w:rPr>
          <w:noProof/>
        </w:rPr>
        <w:fldChar w:fldCharType="separate"/>
      </w:r>
      <w:r>
        <w:rPr>
          <w:noProof/>
        </w:rPr>
        <w:t>82</w:t>
      </w:r>
      <w:r>
        <w:rPr>
          <w:noProof/>
        </w:rPr>
        <w:fldChar w:fldCharType="end"/>
      </w:r>
    </w:p>
    <w:p w14:paraId="30F3CCE6" w14:textId="77777777" w:rsidR="00887218" w:rsidRDefault="00887218">
      <w:pPr>
        <w:pStyle w:val="TOC4"/>
        <w:tabs>
          <w:tab w:val="left" w:pos="1619"/>
          <w:tab w:val="right" w:leader="dot" w:pos="8296"/>
        </w:tabs>
        <w:rPr>
          <w:rFonts w:ascii="Calibri" w:hAnsi="Calibri"/>
          <w:noProof/>
          <w:color w:val="auto"/>
          <w:lang w:eastAsia="en-GB"/>
        </w:rPr>
      </w:pPr>
      <w:r>
        <w:rPr>
          <w:noProof/>
        </w:rPr>
        <w:t>3.4.1.74</w:t>
      </w:r>
      <w:r>
        <w:rPr>
          <w:rFonts w:ascii="Calibri" w:hAnsi="Calibri"/>
          <w:noProof/>
          <w:color w:val="auto"/>
          <w:lang w:eastAsia="en-GB"/>
        </w:rPr>
        <w:tab/>
      </w:r>
      <w:r>
        <w:rPr>
          <w:noProof/>
        </w:rPr>
        <w:t>Valuations Leaf Node</w:t>
      </w:r>
      <w:r>
        <w:rPr>
          <w:noProof/>
        </w:rPr>
        <w:tab/>
      </w:r>
      <w:r>
        <w:rPr>
          <w:noProof/>
        </w:rPr>
        <w:fldChar w:fldCharType="begin"/>
      </w:r>
      <w:r>
        <w:rPr>
          <w:noProof/>
        </w:rPr>
        <w:instrText xml:space="preserve"> PAGEREF _Toc292878732 \h </w:instrText>
      </w:r>
      <w:r>
        <w:rPr>
          <w:noProof/>
        </w:rPr>
      </w:r>
      <w:r>
        <w:rPr>
          <w:noProof/>
        </w:rPr>
        <w:fldChar w:fldCharType="separate"/>
      </w:r>
      <w:r>
        <w:rPr>
          <w:noProof/>
        </w:rPr>
        <w:t>82</w:t>
      </w:r>
      <w:r>
        <w:rPr>
          <w:noProof/>
        </w:rPr>
        <w:fldChar w:fldCharType="end"/>
      </w:r>
    </w:p>
    <w:p w14:paraId="14087304" w14:textId="77777777" w:rsidR="00887218" w:rsidRDefault="00887218">
      <w:pPr>
        <w:pStyle w:val="TOC4"/>
        <w:tabs>
          <w:tab w:val="left" w:pos="1619"/>
          <w:tab w:val="right" w:leader="dot" w:pos="8296"/>
        </w:tabs>
        <w:rPr>
          <w:rFonts w:ascii="Calibri" w:hAnsi="Calibri"/>
          <w:noProof/>
          <w:color w:val="auto"/>
          <w:lang w:eastAsia="en-GB"/>
        </w:rPr>
      </w:pPr>
      <w:r>
        <w:rPr>
          <w:noProof/>
        </w:rPr>
        <w:t>3.4.1.75</w:t>
      </w:r>
      <w:r>
        <w:rPr>
          <w:rFonts w:ascii="Calibri" w:hAnsi="Calibri"/>
          <w:noProof/>
          <w:color w:val="auto"/>
          <w:lang w:eastAsia="en-GB"/>
        </w:rPr>
        <w:tab/>
      </w:r>
      <w:r>
        <w:rPr>
          <w:noProof/>
        </w:rPr>
        <w:t>Stores Hierarchy (Top Level)</w:t>
      </w:r>
      <w:r>
        <w:rPr>
          <w:noProof/>
        </w:rPr>
        <w:tab/>
      </w:r>
      <w:r>
        <w:rPr>
          <w:noProof/>
        </w:rPr>
        <w:fldChar w:fldCharType="begin"/>
      </w:r>
      <w:r>
        <w:rPr>
          <w:noProof/>
        </w:rPr>
        <w:instrText xml:space="preserve"> PAGEREF _Toc292878733 \h </w:instrText>
      </w:r>
      <w:r>
        <w:rPr>
          <w:noProof/>
        </w:rPr>
      </w:r>
      <w:r>
        <w:rPr>
          <w:noProof/>
        </w:rPr>
        <w:fldChar w:fldCharType="separate"/>
      </w:r>
      <w:r>
        <w:rPr>
          <w:noProof/>
        </w:rPr>
        <w:t>83</w:t>
      </w:r>
      <w:r>
        <w:rPr>
          <w:noProof/>
        </w:rPr>
        <w:fldChar w:fldCharType="end"/>
      </w:r>
    </w:p>
    <w:p w14:paraId="233123AA" w14:textId="77777777" w:rsidR="00887218" w:rsidRDefault="00887218">
      <w:pPr>
        <w:pStyle w:val="TOC4"/>
        <w:tabs>
          <w:tab w:val="left" w:pos="1619"/>
          <w:tab w:val="right" w:leader="dot" w:pos="8296"/>
        </w:tabs>
        <w:rPr>
          <w:rFonts w:ascii="Calibri" w:hAnsi="Calibri"/>
          <w:noProof/>
          <w:color w:val="auto"/>
          <w:lang w:eastAsia="en-GB"/>
        </w:rPr>
      </w:pPr>
      <w:r>
        <w:rPr>
          <w:noProof/>
        </w:rPr>
        <w:t>3.4.1.76</w:t>
      </w:r>
      <w:r>
        <w:rPr>
          <w:rFonts w:ascii="Calibri" w:hAnsi="Calibri"/>
          <w:noProof/>
          <w:color w:val="auto"/>
          <w:lang w:eastAsia="en-GB"/>
        </w:rPr>
        <w:tab/>
      </w:r>
      <w:r>
        <w:rPr>
          <w:noProof/>
        </w:rPr>
        <w:t>Domain Folder</w:t>
      </w:r>
      <w:r>
        <w:rPr>
          <w:noProof/>
        </w:rPr>
        <w:tab/>
      </w:r>
      <w:r>
        <w:rPr>
          <w:noProof/>
        </w:rPr>
        <w:fldChar w:fldCharType="begin"/>
      </w:r>
      <w:r>
        <w:rPr>
          <w:noProof/>
        </w:rPr>
        <w:instrText xml:space="preserve"> PAGEREF _Toc292878734 \h </w:instrText>
      </w:r>
      <w:r>
        <w:rPr>
          <w:noProof/>
        </w:rPr>
      </w:r>
      <w:r>
        <w:rPr>
          <w:noProof/>
        </w:rPr>
        <w:fldChar w:fldCharType="separate"/>
      </w:r>
      <w:r>
        <w:rPr>
          <w:noProof/>
        </w:rPr>
        <w:t>84</w:t>
      </w:r>
      <w:r>
        <w:rPr>
          <w:noProof/>
        </w:rPr>
        <w:fldChar w:fldCharType="end"/>
      </w:r>
    </w:p>
    <w:p w14:paraId="2F3207FA"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3.4.2</w:t>
      </w:r>
      <w:r>
        <w:rPr>
          <w:rFonts w:ascii="Calibri" w:hAnsi="Calibri"/>
          <w:smallCaps w:val="0"/>
          <w:noProof/>
          <w:color w:val="auto"/>
          <w:lang w:eastAsia="en-GB"/>
        </w:rPr>
        <w:tab/>
      </w:r>
      <w:r>
        <w:rPr>
          <w:noProof/>
        </w:rPr>
        <w:t>Standard Display Captions</w:t>
      </w:r>
      <w:r>
        <w:rPr>
          <w:noProof/>
        </w:rPr>
        <w:tab/>
      </w:r>
      <w:r>
        <w:rPr>
          <w:noProof/>
        </w:rPr>
        <w:fldChar w:fldCharType="begin"/>
      </w:r>
      <w:r>
        <w:rPr>
          <w:noProof/>
        </w:rPr>
        <w:instrText xml:space="preserve"> PAGEREF _Toc292878735 \h </w:instrText>
      </w:r>
      <w:r>
        <w:rPr>
          <w:noProof/>
        </w:rPr>
      </w:r>
      <w:r>
        <w:rPr>
          <w:noProof/>
        </w:rPr>
        <w:fldChar w:fldCharType="separate"/>
      </w:r>
      <w:r>
        <w:rPr>
          <w:noProof/>
        </w:rPr>
        <w:t>85</w:t>
      </w:r>
      <w:r>
        <w:rPr>
          <w:noProof/>
        </w:rPr>
        <w:fldChar w:fldCharType="end"/>
      </w:r>
    </w:p>
    <w:p w14:paraId="2D68C5C8" w14:textId="77777777" w:rsidR="00887218" w:rsidRDefault="00887218">
      <w:pPr>
        <w:pStyle w:val="TOC4"/>
        <w:tabs>
          <w:tab w:val="left" w:pos="1497"/>
          <w:tab w:val="right" w:leader="dot" w:pos="8296"/>
        </w:tabs>
        <w:rPr>
          <w:rFonts w:ascii="Calibri" w:hAnsi="Calibri"/>
          <w:noProof/>
          <w:color w:val="auto"/>
          <w:lang w:eastAsia="en-GB"/>
        </w:rPr>
      </w:pPr>
      <w:r>
        <w:rPr>
          <w:noProof/>
        </w:rPr>
        <w:t>3.4.2.1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_Toc292878736 \h </w:instrText>
      </w:r>
      <w:r>
        <w:rPr>
          <w:noProof/>
        </w:rPr>
      </w:r>
      <w:r>
        <w:rPr>
          <w:noProof/>
        </w:rPr>
        <w:fldChar w:fldCharType="separate"/>
      </w:r>
      <w:r>
        <w:rPr>
          <w:noProof/>
        </w:rPr>
        <w:t>85</w:t>
      </w:r>
      <w:r>
        <w:rPr>
          <w:noProof/>
        </w:rPr>
        <w:fldChar w:fldCharType="end"/>
      </w:r>
    </w:p>
    <w:p w14:paraId="277859D5" w14:textId="77777777" w:rsidR="00887218" w:rsidRDefault="00887218">
      <w:pPr>
        <w:pStyle w:val="TOC4"/>
        <w:tabs>
          <w:tab w:val="left" w:pos="1497"/>
          <w:tab w:val="right" w:leader="dot" w:pos="8296"/>
        </w:tabs>
        <w:rPr>
          <w:rFonts w:ascii="Calibri" w:hAnsi="Calibri"/>
          <w:noProof/>
          <w:color w:val="auto"/>
          <w:lang w:eastAsia="en-GB"/>
        </w:rPr>
      </w:pPr>
      <w:r>
        <w:rPr>
          <w:noProof/>
        </w:rPr>
        <w:t>3.4.2.2</w:t>
      </w:r>
      <w:r>
        <w:rPr>
          <w:rFonts w:ascii="Calibri" w:hAnsi="Calibri"/>
          <w:noProof/>
          <w:color w:val="auto"/>
          <w:lang w:eastAsia="en-GB"/>
        </w:rPr>
        <w:tab/>
      </w:r>
      <w:r>
        <w:rPr>
          <w:noProof/>
        </w:rPr>
        <w:t>Names</w:t>
      </w:r>
      <w:r>
        <w:rPr>
          <w:noProof/>
        </w:rPr>
        <w:tab/>
      </w:r>
      <w:r>
        <w:rPr>
          <w:noProof/>
        </w:rPr>
        <w:fldChar w:fldCharType="begin"/>
      </w:r>
      <w:r>
        <w:rPr>
          <w:noProof/>
        </w:rPr>
        <w:instrText xml:space="preserve"> PAGEREF _Toc292878737 \h </w:instrText>
      </w:r>
      <w:r>
        <w:rPr>
          <w:noProof/>
        </w:rPr>
      </w:r>
      <w:r>
        <w:rPr>
          <w:noProof/>
        </w:rPr>
        <w:fldChar w:fldCharType="separate"/>
      </w:r>
      <w:r>
        <w:rPr>
          <w:noProof/>
        </w:rPr>
        <w:t>85</w:t>
      </w:r>
      <w:r>
        <w:rPr>
          <w:noProof/>
        </w:rPr>
        <w:fldChar w:fldCharType="end"/>
      </w:r>
    </w:p>
    <w:p w14:paraId="4F1B017E" w14:textId="77777777" w:rsidR="00887218" w:rsidRDefault="00887218">
      <w:pPr>
        <w:pStyle w:val="TOC4"/>
        <w:tabs>
          <w:tab w:val="left" w:pos="1497"/>
          <w:tab w:val="right" w:leader="dot" w:pos="8296"/>
        </w:tabs>
        <w:rPr>
          <w:rFonts w:ascii="Calibri" w:hAnsi="Calibri"/>
          <w:noProof/>
          <w:color w:val="auto"/>
          <w:lang w:eastAsia="en-GB"/>
        </w:rPr>
      </w:pPr>
      <w:r>
        <w:rPr>
          <w:noProof/>
        </w:rPr>
        <w:t>3.4.2.3</w:t>
      </w:r>
      <w:r>
        <w:rPr>
          <w:rFonts w:ascii="Calibri" w:hAnsi="Calibri"/>
          <w:noProof/>
          <w:color w:val="auto"/>
          <w:lang w:eastAsia="en-GB"/>
        </w:rPr>
        <w:tab/>
      </w:r>
      <w:r>
        <w:rPr>
          <w:noProof/>
        </w:rPr>
        <w:t>Authors</w:t>
      </w:r>
      <w:r>
        <w:rPr>
          <w:noProof/>
        </w:rPr>
        <w:tab/>
      </w:r>
      <w:r>
        <w:rPr>
          <w:noProof/>
        </w:rPr>
        <w:fldChar w:fldCharType="begin"/>
      </w:r>
      <w:r>
        <w:rPr>
          <w:noProof/>
        </w:rPr>
        <w:instrText xml:space="preserve"> PAGEREF _Toc292878738 \h </w:instrText>
      </w:r>
      <w:r>
        <w:rPr>
          <w:noProof/>
        </w:rPr>
      </w:r>
      <w:r>
        <w:rPr>
          <w:noProof/>
        </w:rPr>
        <w:fldChar w:fldCharType="separate"/>
      </w:r>
      <w:r>
        <w:rPr>
          <w:noProof/>
        </w:rPr>
        <w:t>85</w:t>
      </w:r>
      <w:r>
        <w:rPr>
          <w:noProof/>
        </w:rPr>
        <w:fldChar w:fldCharType="end"/>
      </w:r>
    </w:p>
    <w:p w14:paraId="5A1512B1" w14:textId="77777777" w:rsidR="00887218" w:rsidRDefault="00887218">
      <w:pPr>
        <w:pStyle w:val="TOC4"/>
        <w:tabs>
          <w:tab w:val="left" w:pos="1497"/>
          <w:tab w:val="right" w:leader="dot" w:pos="8296"/>
        </w:tabs>
        <w:rPr>
          <w:rFonts w:ascii="Calibri" w:hAnsi="Calibri"/>
          <w:noProof/>
          <w:color w:val="auto"/>
          <w:lang w:eastAsia="en-GB"/>
        </w:rPr>
      </w:pPr>
      <w:r>
        <w:rPr>
          <w:noProof/>
        </w:rPr>
        <w:t>3.4.2.4</w:t>
      </w:r>
      <w:r>
        <w:rPr>
          <w:rFonts w:ascii="Calibri" w:hAnsi="Calibri"/>
          <w:noProof/>
          <w:color w:val="auto"/>
          <w:lang w:eastAsia="en-GB"/>
        </w:rPr>
        <w:tab/>
      </w:r>
      <w:r>
        <w:rPr>
          <w:noProof/>
        </w:rPr>
        <w:t>References</w:t>
      </w:r>
      <w:r>
        <w:rPr>
          <w:noProof/>
        </w:rPr>
        <w:tab/>
      </w:r>
      <w:r>
        <w:rPr>
          <w:noProof/>
        </w:rPr>
        <w:fldChar w:fldCharType="begin"/>
      </w:r>
      <w:r>
        <w:rPr>
          <w:noProof/>
        </w:rPr>
        <w:instrText xml:space="preserve"> PAGEREF _Toc292878739 \h </w:instrText>
      </w:r>
      <w:r>
        <w:rPr>
          <w:noProof/>
        </w:rPr>
      </w:r>
      <w:r>
        <w:rPr>
          <w:noProof/>
        </w:rPr>
        <w:fldChar w:fldCharType="separate"/>
      </w:r>
      <w:r>
        <w:rPr>
          <w:noProof/>
        </w:rPr>
        <w:t>85</w:t>
      </w:r>
      <w:r>
        <w:rPr>
          <w:noProof/>
        </w:rPr>
        <w:fldChar w:fldCharType="end"/>
      </w:r>
    </w:p>
    <w:p w14:paraId="757AFAEC" w14:textId="77777777" w:rsidR="00887218" w:rsidRDefault="00887218">
      <w:pPr>
        <w:pStyle w:val="TOC4"/>
        <w:tabs>
          <w:tab w:val="left" w:pos="1497"/>
          <w:tab w:val="right" w:leader="dot" w:pos="8296"/>
        </w:tabs>
        <w:rPr>
          <w:rFonts w:ascii="Calibri" w:hAnsi="Calibri"/>
          <w:noProof/>
          <w:color w:val="auto"/>
          <w:lang w:eastAsia="en-GB"/>
        </w:rPr>
      </w:pPr>
      <w:r>
        <w:rPr>
          <w:noProof/>
        </w:rPr>
        <w:t>3.4.2.5</w:t>
      </w:r>
      <w:r>
        <w:rPr>
          <w:rFonts w:ascii="Calibri" w:hAnsi="Calibri"/>
          <w:noProof/>
          <w:color w:val="auto"/>
          <w:lang w:eastAsia="en-GB"/>
        </w:rPr>
        <w:tab/>
      </w:r>
      <w:r>
        <w:rPr>
          <w:noProof/>
        </w:rPr>
        <w:t>Stores</w:t>
      </w:r>
      <w:r>
        <w:rPr>
          <w:noProof/>
        </w:rPr>
        <w:tab/>
      </w:r>
      <w:r>
        <w:rPr>
          <w:noProof/>
        </w:rPr>
        <w:fldChar w:fldCharType="begin"/>
      </w:r>
      <w:r>
        <w:rPr>
          <w:noProof/>
        </w:rPr>
        <w:instrText xml:space="preserve"> PAGEREF _Toc292878740 \h </w:instrText>
      </w:r>
      <w:r>
        <w:rPr>
          <w:noProof/>
        </w:rPr>
      </w:r>
      <w:r>
        <w:rPr>
          <w:noProof/>
        </w:rPr>
        <w:fldChar w:fldCharType="separate"/>
      </w:r>
      <w:r>
        <w:rPr>
          <w:noProof/>
        </w:rPr>
        <w:t>85</w:t>
      </w:r>
      <w:r>
        <w:rPr>
          <w:noProof/>
        </w:rPr>
        <w:fldChar w:fldCharType="end"/>
      </w:r>
    </w:p>
    <w:p w14:paraId="09F91BC9"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3.4.3</w:t>
      </w:r>
      <w:r>
        <w:rPr>
          <w:rFonts w:ascii="Calibri" w:hAnsi="Calibri"/>
          <w:smallCaps w:val="0"/>
          <w:noProof/>
          <w:color w:val="auto"/>
          <w:lang w:eastAsia="en-GB"/>
        </w:rPr>
        <w:tab/>
      </w:r>
      <w:r>
        <w:rPr>
          <w:noProof/>
        </w:rPr>
        <w:t>Editing Controls</w:t>
      </w:r>
      <w:r>
        <w:rPr>
          <w:noProof/>
        </w:rPr>
        <w:tab/>
      </w:r>
      <w:r>
        <w:rPr>
          <w:noProof/>
        </w:rPr>
        <w:fldChar w:fldCharType="begin"/>
      </w:r>
      <w:r>
        <w:rPr>
          <w:noProof/>
        </w:rPr>
        <w:instrText xml:space="preserve"> PAGEREF _Toc292878741 \h </w:instrText>
      </w:r>
      <w:r>
        <w:rPr>
          <w:noProof/>
        </w:rPr>
      </w:r>
      <w:r>
        <w:rPr>
          <w:noProof/>
        </w:rPr>
        <w:fldChar w:fldCharType="separate"/>
      </w:r>
      <w:r>
        <w:rPr>
          <w:noProof/>
        </w:rPr>
        <w:t>86</w:t>
      </w:r>
      <w:r>
        <w:rPr>
          <w:noProof/>
        </w:rPr>
        <w:fldChar w:fldCharType="end"/>
      </w:r>
    </w:p>
    <w:p w14:paraId="34AB9ECD" w14:textId="77777777" w:rsidR="00887218" w:rsidRDefault="00887218">
      <w:pPr>
        <w:pStyle w:val="TOC4"/>
        <w:tabs>
          <w:tab w:val="left" w:pos="1497"/>
          <w:tab w:val="right" w:leader="dot" w:pos="8296"/>
        </w:tabs>
        <w:rPr>
          <w:rFonts w:ascii="Calibri" w:hAnsi="Calibri"/>
          <w:noProof/>
          <w:color w:val="auto"/>
          <w:lang w:eastAsia="en-GB"/>
        </w:rPr>
      </w:pPr>
      <w:r w:rsidRPr="00CE201A">
        <w:rPr>
          <w:rFonts w:eastAsia="SimSun"/>
          <w:noProof/>
        </w:rPr>
        <w:t>3.4.3.1</w:t>
      </w:r>
      <w:r>
        <w:rPr>
          <w:rFonts w:ascii="Calibri" w:hAnsi="Calibri"/>
          <w:noProof/>
          <w:color w:val="auto"/>
          <w:lang w:eastAsia="en-GB"/>
        </w:rPr>
        <w:tab/>
      </w:r>
      <w:r w:rsidRPr="00CE201A">
        <w:rPr>
          <w:rFonts w:eastAsia="SimSun"/>
          <w:noProof/>
        </w:rPr>
        <w:t>General</w:t>
      </w:r>
      <w:r>
        <w:rPr>
          <w:noProof/>
        </w:rPr>
        <w:tab/>
      </w:r>
      <w:r>
        <w:rPr>
          <w:noProof/>
        </w:rPr>
        <w:fldChar w:fldCharType="begin"/>
      </w:r>
      <w:r>
        <w:rPr>
          <w:noProof/>
        </w:rPr>
        <w:instrText xml:space="preserve"> PAGEREF _Toc292878742 \h </w:instrText>
      </w:r>
      <w:r>
        <w:rPr>
          <w:noProof/>
        </w:rPr>
      </w:r>
      <w:r>
        <w:rPr>
          <w:noProof/>
        </w:rPr>
        <w:fldChar w:fldCharType="separate"/>
      </w:r>
      <w:r>
        <w:rPr>
          <w:noProof/>
        </w:rPr>
        <w:t>86</w:t>
      </w:r>
      <w:r>
        <w:rPr>
          <w:noProof/>
        </w:rPr>
        <w:fldChar w:fldCharType="end"/>
      </w:r>
    </w:p>
    <w:p w14:paraId="36F7DB77" w14:textId="77777777" w:rsidR="00887218" w:rsidRDefault="00887218">
      <w:pPr>
        <w:pStyle w:val="TOC4"/>
        <w:tabs>
          <w:tab w:val="left" w:pos="1497"/>
          <w:tab w:val="right" w:leader="dot" w:pos="8296"/>
        </w:tabs>
        <w:rPr>
          <w:rFonts w:ascii="Calibri" w:hAnsi="Calibri"/>
          <w:noProof/>
          <w:color w:val="auto"/>
          <w:lang w:eastAsia="en-GB"/>
        </w:rPr>
      </w:pPr>
      <w:r>
        <w:rPr>
          <w:noProof/>
        </w:rPr>
        <w:t>3.4.3.2</w:t>
      </w:r>
      <w:r>
        <w:rPr>
          <w:rFonts w:ascii="Calibri" w:hAnsi="Calibri"/>
          <w:noProof/>
          <w:color w:val="auto"/>
          <w:lang w:eastAsia="en-GB"/>
        </w:rPr>
        <w:tab/>
      </w:r>
      <w:r>
        <w:rPr>
          <w:noProof/>
        </w:rPr>
        <w:t>Concept Group Combo Boxes</w:t>
      </w:r>
      <w:r>
        <w:rPr>
          <w:noProof/>
        </w:rPr>
        <w:tab/>
      </w:r>
      <w:r>
        <w:rPr>
          <w:noProof/>
        </w:rPr>
        <w:fldChar w:fldCharType="begin"/>
      </w:r>
      <w:r>
        <w:rPr>
          <w:noProof/>
        </w:rPr>
        <w:instrText xml:space="preserve"> PAGEREF _Toc292878743 \h </w:instrText>
      </w:r>
      <w:r>
        <w:rPr>
          <w:noProof/>
        </w:rPr>
      </w:r>
      <w:r>
        <w:rPr>
          <w:noProof/>
        </w:rPr>
        <w:fldChar w:fldCharType="separate"/>
      </w:r>
      <w:r>
        <w:rPr>
          <w:noProof/>
        </w:rPr>
        <w:t>86</w:t>
      </w:r>
      <w:r>
        <w:rPr>
          <w:noProof/>
        </w:rPr>
        <w:fldChar w:fldCharType="end"/>
      </w:r>
    </w:p>
    <w:p w14:paraId="5DAB3886" w14:textId="77777777" w:rsidR="00887218" w:rsidRDefault="00887218">
      <w:pPr>
        <w:pStyle w:val="TOC4"/>
        <w:tabs>
          <w:tab w:val="left" w:pos="1497"/>
          <w:tab w:val="right" w:leader="dot" w:pos="8296"/>
        </w:tabs>
        <w:rPr>
          <w:rFonts w:ascii="Calibri" w:hAnsi="Calibri"/>
          <w:noProof/>
          <w:color w:val="auto"/>
          <w:lang w:eastAsia="en-GB"/>
        </w:rPr>
      </w:pPr>
      <w:r>
        <w:rPr>
          <w:noProof/>
        </w:rPr>
        <w:t>3.4.3.3</w:t>
      </w:r>
      <w:r>
        <w:rPr>
          <w:rFonts w:ascii="Calibri" w:hAnsi="Calibri"/>
          <w:noProof/>
          <w:color w:val="auto"/>
          <w:lang w:eastAsia="en-GB"/>
        </w:rPr>
        <w:tab/>
      </w:r>
      <w:r>
        <w:rPr>
          <w:noProof/>
        </w:rPr>
        <w:t>Linked Controls</w:t>
      </w:r>
      <w:r>
        <w:rPr>
          <w:noProof/>
        </w:rPr>
        <w:tab/>
      </w:r>
      <w:r>
        <w:rPr>
          <w:noProof/>
        </w:rPr>
        <w:fldChar w:fldCharType="begin"/>
      </w:r>
      <w:r>
        <w:rPr>
          <w:noProof/>
        </w:rPr>
        <w:instrText xml:space="preserve"> PAGEREF _Toc292878744 \h </w:instrText>
      </w:r>
      <w:r>
        <w:rPr>
          <w:noProof/>
        </w:rPr>
      </w:r>
      <w:r>
        <w:rPr>
          <w:noProof/>
        </w:rPr>
        <w:fldChar w:fldCharType="separate"/>
      </w:r>
      <w:r>
        <w:rPr>
          <w:noProof/>
        </w:rPr>
        <w:t>86</w:t>
      </w:r>
      <w:r>
        <w:rPr>
          <w:noProof/>
        </w:rPr>
        <w:fldChar w:fldCharType="end"/>
      </w:r>
    </w:p>
    <w:p w14:paraId="0CA453C9" w14:textId="77777777" w:rsidR="00887218" w:rsidRDefault="00887218">
      <w:pPr>
        <w:pStyle w:val="TOC4"/>
        <w:tabs>
          <w:tab w:val="left" w:pos="1497"/>
          <w:tab w:val="right" w:leader="dot" w:pos="8296"/>
        </w:tabs>
        <w:rPr>
          <w:rFonts w:ascii="Calibri" w:hAnsi="Calibri"/>
          <w:noProof/>
          <w:color w:val="auto"/>
          <w:lang w:eastAsia="en-GB"/>
        </w:rPr>
      </w:pPr>
      <w:r>
        <w:rPr>
          <w:noProof/>
        </w:rPr>
        <w:t>3.4.3.4</w:t>
      </w:r>
      <w:r>
        <w:rPr>
          <w:rFonts w:ascii="Calibri" w:hAnsi="Calibri"/>
          <w:noProof/>
          <w:color w:val="auto"/>
          <w:lang w:eastAsia="en-GB"/>
        </w:rPr>
        <w:tab/>
      </w:r>
      <w:r>
        <w:rPr>
          <w:noProof/>
        </w:rPr>
        <w:t>Inferred Data Buttons</w:t>
      </w:r>
      <w:r>
        <w:rPr>
          <w:noProof/>
        </w:rPr>
        <w:tab/>
      </w:r>
      <w:r>
        <w:rPr>
          <w:noProof/>
        </w:rPr>
        <w:fldChar w:fldCharType="begin"/>
      </w:r>
      <w:r>
        <w:rPr>
          <w:noProof/>
        </w:rPr>
        <w:instrText xml:space="preserve"> PAGEREF _Toc292878745 \h </w:instrText>
      </w:r>
      <w:r>
        <w:rPr>
          <w:noProof/>
        </w:rPr>
      </w:r>
      <w:r>
        <w:rPr>
          <w:noProof/>
        </w:rPr>
        <w:fldChar w:fldCharType="separate"/>
      </w:r>
      <w:r>
        <w:rPr>
          <w:noProof/>
        </w:rPr>
        <w:t>87</w:t>
      </w:r>
      <w:r>
        <w:rPr>
          <w:noProof/>
        </w:rPr>
        <w:fldChar w:fldCharType="end"/>
      </w:r>
    </w:p>
    <w:p w14:paraId="172EF71A"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3.4.4</w:t>
      </w:r>
      <w:r>
        <w:rPr>
          <w:rFonts w:ascii="Calibri" w:hAnsi="Calibri"/>
          <w:smallCaps w:val="0"/>
          <w:noProof/>
          <w:color w:val="auto"/>
          <w:lang w:eastAsia="en-GB"/>
        </w:rPr>
        <w:tab/>
      </w:r>
      <w:r>
        <w:rPr>
          <w:noProof/>
        </w:rPr>
        <w:t>Vague Dates</w:t>
      </w:r>
      <w:r>
        <w:rPr>
          <w:noProof/>
        </w:rPr>
        <w:tab/>
      </w:r>
      <w:r>
        <w:rPr>
          <w:noProof/>
        </w:rPr>
        <w:fldChar w:fldCharType="begin"/>
      </w:r>
      <w:r>
        <w:rPr>
          <w:noProof/>
        </w:rPr>
        <w:instrText xml:space="preserve"> PAGEREF _Toc292878746 \h </w:instrText>
      </w:r>
      <w:r>
        <w:rPr>
          <w:noProof/>
        </w:rPr>
      </w:r>
      <w:r>
        <w:rPr>
          <w:noProof/>
        </w:rPr>
        <w:fldChar w:fldCharType="separate"/>
      </w:r>
      <w:r>
        <w:rPr>
          <w:noProof/>
        </w:rPr>
        <w:t>87</w:t>
      </w:r>
      <w:r>
        <w:rPr>
          <w:noProof/>
        </w:rPr>
        <w:fldChar w:fldCharType="end"/>
      </w:r>
    </w:p>
    <w:p w14:paraId="7FCA52F2" w14:textId="77777777" w:rsidR="00887218" w:rsidRDefault="00887218">
      <w:pPr>
        <w:pStyle w:val="TOC4"/>
        <w:tabs>
          <w:tab w:val="left" w:pos="1497"/>
          <w:tab w:val="right" w:leader="dot" w:pos="8296"/>
        </w:tabs>
        <w:rPr>
          <w:rFonts w:ascii="Calibri" w:hAnsi="Calibri"/>
          <w:noProof/>
          <w:color w:val="auto"/>
          <w:lang w:eastAsia="en-GB"/>
        </w:rPr>
      </w:pPr>
      <w:r>
        <w:rPr>
          <w:noProof/>
        </w:rPr>
        <w:t>3.4.4.1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_Toc292878747 \h </w:instrText>
      </w:r>
      <w:r>
        <w:rPr>
          <w:noProof/>
        </w:rPr>
      </w:r>
      <w:r>
        <w:rPr>
          <w:noProof/>
        </w:rPr>
        <w:fldChar w:fldCharType="separate"/>
      </w:r>
      <w:r>
        <w:rPr>
          <w:noProof/>
        </w:rPr>
        <w:t>87</w:t>
      </w:r>
      <w:r>
        <w:rPr>
          <w:noProof/>
        </w:rPr>
        <w:fldChar w:fldCharType="end"/>
      </w:r>
    </w:p>
    <w:p w14:paraId="0FDCF817" w14:textId="77777777" w:rsidR="00887218" w:rsidRDefault="00887218">
      <w:pPr>
        <w:pStyle w:val="TOC4"/>
        <w:tabs>
          <w:tab w:val="left" w:pos="1497"/>
          <w:tab w:val="right" w:leader="dot" w:pos="8296"/>
        </w:tabs>
        <w:rPr>
          <w:rFonts w:ascii="Calibri" w:hAnsi="Calibri"/>
          <w:noProof/>
          <w:color w:val="auto"/>
          <w:lang w:eastAsia="en-GB"/>
        </w:rPr>
      </w:pPr>
      <w:r>
        <w:rPr>
          <w:noProof/>
        </w:rPr>
        <w:t>3.4.4.2</w:t>
      </w:r>
      <w:r>
        <w:rPr>
          <w:rFonts w:ascii="Calibri" w:hAnsi="Calibri"/>
          <w:noProof/>
          <w:color w:val="auto"/>
          <w:lang w:eastAsia="en-GB"/>
        </w:rPr>
        <w:tab/>
      </w:r>
      <w:r>
        <w:rPr>
          <w:noProof/>
        </w:rPr>
        <w:t>Historic Date Support</w:t>
      </w:r>
      <w:r>
        <w:rPr>
          <w:noProof/>
        </w:rPr>
        <w:tab/>
      </w:r>
      <w:r>
        <w:rPr>
          <w:noProof/>
        </w:rPr>
        <w:fldChar w:fldCharType="begin"/>
      </w:r>
      <w:r>
        <w:rPr>
          <w:noProof/>
        </w:rPr>
        <w:instrText xml:space="preserve"> PAGEREF _Toc292878748 \h </w:instrText>
      </w:r>
      <w:r>
        <w:rPr>
          <w:noProof/>
        </w:rPr>
      </w:r>
      <w:r>
        <w:rPr>
          <w:noProof/>
        </w:rPr>
        <w:fldChar w:fldCharType="separate"/>
      </w:r>
      <w:r>
        <w:rPr>
          <w:noProof/>
        </w:rPr>
        <w:t>87</w:t>
      </w:r>
      <w:r>
        <w:rPr>
          <w:noProof/>
        </w:rPr>
        <w:fldChar w:fldCharType="end"/>
      </w:r>
    </w:p>
    <w:p w14:paraId="2B264CAB" w14:textId="77777777" w:rsidR="00887218" w:rsidRDefault="00887218">
      <w:pPr>
        <w:pStyle w:val="TOC4"/>
        <w:tabs>
          <w:tab w:val="left" w:pos="1497"/>
          <w:tab w:val="right" w:leader="dot" w:pos="8296"/>
        </w:tabs>
        <w:rPr>
          <w:rFonts w:ascii="Calibri" w:hAnsi="Calibri"/>
          <w:noProof/>
          <w:color w:val="auto"/>
          <w:lang w:eastAsia="en-GB"/>
        </w:rPr>
      </w:pPr>
      <w:r>
        <w:rPr>
          <w:noProof/>
        </w:rPr>
        <w:t>3.4.4.3</w:t>
      </w:r>
      <w:r>
        <w:rPr>
          <w:rFonts w:ascii="Calibri" w:hAnsi="Calibri"/>
          <w:noProof/>
          <w:color w:val="auto"/>
          <w:lang w:eastAsia="en-GB"/>
        </w:rPr>
        <w:tab/>
      </w:r>
      <w:r>
        <w:rPr>
          <w:noProof/>
        </w:rPr>
        <w:t>Vague Date Types</w:t>
      </w:r>
      <w:r>
        <w:rPr>
          <w:noProof/>
        </w:rPr>
        <w:tab/>
      </w:r>
      <w:r>
        <w:rPr>
          <w:noProof/>
        </w:rPr>
        <w:fldChar w:fldCharType="begin"/>
      </w:r>
      <w:r>
        <w:rPr>
          <w:noProof/>
        </w:rPr>
        <w:instrText xml:space="preserve"> PAGEREF _Toc292878749 \h </w:instrText>
      </w:r>
      <w:r>
        <w:rPr>
          <w:noProof/>
        </w:rPr>
      </w:r>
      <w:r>
        <w:rPr>
          <w:noProof/>
        </w:rPr>
        <w:fldChar w:fldCharType="separate"/>
      </w:r>
      <w:r>
        <w:rPr>
          <w:noProof/>
        </w:rPr>
        <w:t>88</w:t>
      </w:r>
      <w:r>
        <w:rPr>
          <w:noProof/>
        </w:rPr>
        <w:fldChar w:fldCharType="end"/>
      </w:r>
    </w:p>
    <w:p w14:paraId="77580C71"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3.4.5</w:t>
      </w:r>
      <w:r>
        <w:rPr>
          <w:rFonts w:ascii="Calibri" w:hAnsi="Calibri"/>
          <w:smallCaps w:val="0"/>
          <w:noProof/>
          <w:color w:val="auto"/>
          <w:lang w:eastAsia="en-GB"/>
        </w:rPr>
        <w:tab/>
      </w:r>
      <w:r>
        <w:rPr>
          <w:noProof/>
        </w:rPr>
        <w:t>Number Generation Macros</w:t>
      </w:r>
      <w:r>
        <w:rPr>
          <w:noProof/>
        </w:rPr>
        <w:tab/>
      </w:r>
      <w:r>
        <w:rPr>
          <w:noProof/>
        </w:rPr>
        <w:fldChar w:fldCharType="begin"/>
      </w:r>
      <w:r>
        <w:rPr>
          <w:noProof/>
        </w:rPr>
        <w:instrText xml:space="preserve"> PAGEREF _Toc292878750 \h </w:instrText>
      </w:r>
      <w:r>
        <w:rPr>
          <w:noProof/>
        </w:rPr>
      </w:r>
      <w:r>
        <w:rPr>
          <w:noProof/>
        </w:rPr>
        <w:fldChar w:fldCharType="separate"/>
      </w:r>
      <w:r>
        <w:rPr>
          <w:noProof/>
        </w:rPr>
        <w:t>89</w:t>
      </w:r>
      <w:r>
        <w:rPr>
          <w:noProof/>
        </w:rPr>
        <w:fldChar w:fldCharType="end"/>
      </w:r>
    </w:p>
    <w:p w14:paraId="07E2407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3.4.6</w:t>
      </w:r>
      <w:r>
        <w:rPr>
          <w:rFonts w:ascii="Calibri" w:hAnsi="Calibri"/>
          <w:smallCaps w:val="0"/>
          <w:noProof/>
          <w:color w:val="auto"/>
          <w:lang w:eastAsia="en-GB"/>
        </w:rPr>
        <w:tab/>
      </w:r>
      <w:r>
        <w:rPr>
          <w:noProof/>
        </w:rPr>
        <w:t>Movement Status Caption Creation</w:t>
      </w:r>
      <w:r>
        <w:rPr>
          <w:noProof/>
        </w:rPr>
        <w:tab/>
      </w:r>
      <w:r>
        <w:rPr>
          <w:noProof/>
        </w:rPr>
        <w:fldChar w:fldCharType="begin"/>
      </w:r>
      <w:r>
        <w:rPr>
          <w:noProof/>
        </w:rPr>
        <w:instrText xml:space="preserve"> PAGEREF _Toc292878751 \h </w:instrText>
      </w:r>
      <w:r>
        <w:rPr>
          <w:noProof/>
        </w:rPr>
      </w:r>
      <w:r>
        <w:rPr>
          <w:noProof/>
        </w:rPr>
        <w:fldChar w:fldCharType="separate"/>
      </w:r>
      <w:r>
        <w:rPr>
          <w:noProof/>
        </w:rPr>
        <w:t>90</w:t>
      </w:r>
      <w:r>
        <w:rPr>
          <w:noProof/>
        </w:rPr>
        <w:fldChar w:fldCharType="end"/>
      </w:r>
    </w:p>
    <w:p w14:paraId="0DCFE0FD"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3.4.7</w:t>
      </w:r>
      <w:r>
        <w:rPr>
          <w:rFonts w:ascii="Calibri" w:hAnsi="Calibri"/>
          <w:smallCaps w:val="0"/>
          <w:noProof/>
          <w:color w:val="auto"/>
          <w:lang w:eastAsia="en-GB"/>
        </w:rPr>
        <w:tab/>
      </w:r>
      <w:r>
        <w:rPr>
          <w:noProof/>
        </w:rPr>
        <w:t>Domain Masks</w:t>
      </w:r>
      <w:r>
        <w:rPr>
          <w:noProof/>
        </w:rPr>
        <w:tab/>
      </w:r>
      <w:r>
        <w:rPr>
          <w:noProof/>
        </w:rPr>
        <w:fldChar w:fldCharType="begin"/>
      </w:r>
      <w:r>
        <w:rPr>
          <w:noProof/>
        </w:rPr>
        <w:instrText xml:space="preserve"> PAGEREF _Toc292878752 \h </w:instrText>
      </w:r>
      <w:r>
        <w:rPr>
          <w:noProof/>
        </w:rPr>
      </w:r>
      <w:r>
        <w:rPr>
          <w:noProof/>
        </w:rPr>
        <w:fldChar w:fldCharType="separate"/>
      </w:r>
      <w:r>
        <w:rPr>
          <w:noProof/>
        </w:rPr>
        <w:t>92</w:t>
      </w:r>
      <w:r>
        <w:rPr>
          <w:noProof/>
        </w:rPr>
        <w:fldChar w:fldCharType="end"/>
      </w:r>
    </w:p>
    <w:p w14:paraId="7AF6EF85" w14:textId="77777777" w:rsidR="00887218" w:rsidRDefault="00887218">
      <w:pPr>
        <w:pStyle w:val="TOC4"/>
        <w:tabs>
          <w:tab w:val="left" w:pos="1497"/>
          <w:tab w:val="right" w:leader="dot" w:pos="8296"/>
        </w:tabs>
        <w:rPr>
          <w:rFonts w:ascii="Calibri" w:hAnsi="Calibri"/>
          <w:noProof/>
          <w:color w:val="auto"/>
          <w:lang w:eastAsia="en-GB"/>
        </w:rPr>
      </w:pPr>
      <w:r>
        <w:rPr>
          <w:noProof/>
        </w:rPr>
        <w:t>3.4.7.1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_Toc292878753 \h </w:instrText>
      </w:r>
      <w:r>
        <w:rPr>
          <w:noProof/>
        </w:rPr>
      </w:r>
      <w:r>
        <w:rPr>
          <w:noProof/>
        </w:rPr>
        <w:fldChar w:fldCharType="separate"/>
      </w:r>
      <w:r>
        <w:rPr>
          <w:noProof/>
        </w:rPr>
        <w:t>92</w:t>
      </w:r>
      <w:r>
        <w:rPr>
          <w:noProof/>
        </w:rPr>
        <w:fldChar w:fldCharType="end"/>
      </w:r>
    </w:p>
    <w:p w14:paraId="6E4FC88F" w14:textId="77777777" w:rsidR="00887218" w:rsidRDefault="00887218">
      <w:pPr>
        <w:pStyle w:val="TOC4"/>
        <w:tabs>
          <w:tab w:val="left" w:pos="1497"/>
          <w:tab w:val="right" w:leader="dot" w:pos="8296"/>
        </w:tabs>
        <w:rPr>
          <w:rFonts w:ascii="Calibri" w:hAnsi="Calibri"/>
          <w:noProof/>
          <w:color w:val="auto"/>
          <w:lang w:eastAsia="en-GB"/>
        </w:rPr>
      </w:pPr>
      <w:r>
        <w:rPr>
          <w:noProof/>
        </w:rPr>
        <w:t>3.4.7.2</w:t>
      </w:r>
      <w:r>
        <w:rPr>
          <w:rFonts w:ascii="Calibri" w:hAnsi="Calibri"/>
          <w:noProof/>
          <w:color w:val="auto"/>
          <w:lang w:eastAsia="en-GB"/>
        </w:rPr>
        <w:tab/>
      </w:r>
      <w:r>
        <w:rPr>
          <w:noProof/>
        </w:rPr>
        <w:t>Population</w:t>
      </w:r>
      <w:r>
        <w:rPr>
          <w:noProof/>
        </w:rPr>
        <w:tab/>
      </w:r>
      <w:r>
        <w:rPr>
          <w:noProof/>
        </w:rPr>
        <w:fldChar w:fldCharType="begin"/>
      </w:r>
      <w:r>
        <w:rPr>
          <w:noProof/>
        </w:rPr>
        <w:instrText xml:space="preserve"> PAGEREF _Toc292878754 \h </w:instrText>
      </w:r>
      <w:r>
        <w:rPr>
          <w:noProof/>
        </w:rPr>
      </w:r>
      <w:r>
        <w:rPr>
          <w:noProof/>
        </w:rPr>
        <w:fldChar w:fldCharType="separate"/>
      </w:r>
      <w:r>
        <w:rPr>
          <w:noProof/>
        </w:rPr>
        <w:t>92</w:t>
      </w:r>
      <w:r>
        <w:rPr>
          <w:noProof/>
        </w:rPr>
        <w:fldChar w:fldCharType="end"/>
      </w:r>
    </w:p>
    <w:p w14:paraId="05CE10E9" w14:textId="77777777" w:rsidR="00887218" w:rsidRDefault="00887218">
      <w:pPr>
        <w:pStyle w:val="TOC4"/>
        <w:tabs>
          <w:tab w:val="left" w:pos="1497"/>
          <w:tab w:val="right" w:leader="dot" w:pos="8296"/>
        </w:tabs>
        <w:rPr>
          <w:rFonts w:ascii="Calibri" w:hAnsi="Calibri"/>
          <w:noProof/>
          <w:color w:val="auto"/>
          <w:lang w:eastAsia="en-GB"/>
        </w:rPr>
      </w:pPr>
      <w:r>
        <w:rPr>
          <w:noProof/>
        </w:rPr>
        <w:lastRenderedPageBreak/>
        <w:t>3.4.7.3</w:t>
      </w:r>
      <w:r>
        <w:rPr>
          <w:rFonts w:ascii="Calibri" w:hAnsi="Calibri"/>
          <w:noProof/>
          <w:color w:val="auto"/>
          <w:lang w:eastAsia="en-GB"/>
        </w:rPr>
        <w:tab/>
      </w:r>
      <w:r>
        <w:rPr>
          <w:noProof/>
        </w:rPr>
        <w:t>Filtering</w:t>
      </w:r>
      <w:r>
        <w:rPr>
          <w:noProof/>
        </w:rPr>
        <w:tab/>
      </w:r>
      <w:r>
        <w:rPr>
          <w:noProof/>
        </w:rPr>
        <w:fldChar w:fldCharType="begin"/>
      </w:r>
      <w:r>
        <w:rPr>
          <w:noProof/>
        </w:rPr>
        <w:instrText xml:space="preserve"> PAGEREF _Toc292878755 \h </w:instrText>
      </w:r>
      <w:r>
        <w:rPr>
          <w:noProof/>
        </w:rPr>
      </w:r>
      <w:r>
        <w:rPr>
          <w:noProof/>
        </w:rPr>
        <w:fldChar w:fldCharType="separate"/>
      </w:r>
      <w:r>
        <w:rPr>
          <w:noProof/>
        </w:rPr>
        <w:t>92</w:t>
      </w:r>
      <w:r>
        <w:rPr>
          <w:noProof/>
        </w:rPr>
        <w:fldChar w:fldCharType="end"/>
      </w:r>
    </w:p>
    <w:p w14:paraId="4D6B70F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3.4.8</w:t>
      </w:r>
      <w:r>
        <w:rPr>
          <w:rFonts w:ascii="Calibri" w:hAnsi="Calibri"/>
          <w:smallCaps w:val="0"/>
          <w:noProof/>
          <w:color w:val="auto"/>
          <w:lang w:eastAsia="en-GB"/>
        </w:rPr>
        <w:tab/>
      </w:r>
      <w:r>
        <w:rPr>
          <w:noProof/>
        </w:rPr>
        <w:t>Term Constructs</w:t>
      </w:r>
      <w:r>
        <w:rPr>
          <w:noProof/>
        </w:rPr>
        <w:tab/>
      </w:r>
      <w:r>
        <w:rPr>
          <w:noProof/>
        </w:rPr>
        <w:fldChar w:fldCharType="begin"/>
      </w:r>
      <w:r>
        <w:rPr>
          <w:noProof/>
        </w:rPr>
        <w:instrText xml:space="preserve"> PAGEREF _Toc292878756 \h </w:instrText>
      </w:r>
      <w:r>
        <w:rPr>
          <w:noProof/>
        </w:rPr>
      </w:r>
      <w:r>
        <w:rPr>
          <w:noProof/>
        </w:rPr>
        <w:fldChar w:fldCharType="separate"/>
      </w:r>
      <w:r>
        <w:rPr>
          <w:noProof/>
        </w:rPr>
        <w:t>93</w:t>
      </w:r>
      <w:r>
        <w:rPr>
          <w:noProof/>
        </w:rPr>
        <w:fldChar w:fldCharType="end"/>
      </w:r>
    </w:p>
    <w:p w14:paraId="2DD9A805"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3.5</w:t>
      </w:r>
      <w:r>
        <w:rPr>
          <w:rFonts w:ascii="Calibri" w:hAnsi="Calibri"/>
          <w:b w:val="0"/>
          <w:smallCaps w:val="0"/>
          <w:noProof/>
          <w:color w:val="auto"/>
          <w:lang w:eastAsia="en-GB"/>
        </w:rPr>
        <w:tab/>
      </w:r>
      <w:r>
        <w:rPr>
          <w:noProof/>
        </w:rPr>
        <w:t>Standard Reports</w:t>
      </w:r>
      <w:r>
        <w:rPr>
          <w:noProof/>
        </w:rPr>
        <w:tab/>
      </w:r>
      <w:r>
        <w:rPr>
          <w:noProof/>
        </w:rPr>
        <w:fldChar w:fldCharType="begin"/>
      </w:r>
      <w:r>
        <w:rPr>
          <w:noProof/>
        </w:rPr>
        <w:instrText xml:space="preserve"> PAGEREF _Toc292878757 \h </w:instrText>
      </w:r>
      <w:r>
        <w:rPr>
          <w:noProof/>
        </w:rPr>
      </w:r>
      <w:r>
        <w:rPr>
          <w:noProof/>
        </w:rPr>
        <w:fldChar w:fldCharType="separate"/>
      </w:r>
      <w:r>
        <w:rPr>
          <w:noProof/>
        </w:rPr>
        <w:t>93</w:t>
      </w:r>
      <w:r>
        <w:rPr>
          <w:noProof/>
        </w:rPr>
        <w:fldChar w:fldCharType="end"/>
      </w:r>
    </w:p>
    <w:p w14:paraId="120F9E10"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3.5.1</w:t>
      </w:r>
      <w:r>
        <w:rPr>
          <w:rFonts w:ascii="Calibri" w:hAnsi="Calibri"/>
          <w:smallCaps w:val="0"/>
          <w:noProof/>
          <w:color w:val="auto"/>
          <w:lang w:eastAsia="en-GB"/>
        </w:rPr>
        <w:tab/>
      </w:r>
      <w:r>
        <w:rPr>
          <w:noProof/>
        </w:rPr>
        <w:t>Overview</w:t>
      </w:r>
      <w:r>
        <w:rPr>
          <w:noProof/>
        </w:rPr>
        <w:tab/>
      </w:r>
      <w:r>
        <w:rPr>
          <w:noProof/>
        </w:rPr>
        <w:fldChar w:fldCharType="begin"/>
      </w:r>
      <w:r>
        <w:rPr>
          <w:noProof/>
        </w:rPr>
        <w:instrText xml:space="preserve"> PAGEREF _Toc292878758 \h </w:instrText>
      </w:r>
      <w:r>
        <w:rPr>
          <w:noProof/>
        </w:rPr>
      </w:r>
      <w:r>
        <w:rPr>
          <w:noProof/>
        </w:rPr>
        <w:fldChar w:fldCharType="separate"/>
      </w:r>
      <w:r>
        <w:rPr>
          <w:noProof/>
        </w:rPr>
        <w:t>93</w:t>
      </w:r>
      <w:r>
        <w:rPr>
          <w:noProof/>
        </w:rPr>
        <w:fldChar w:fldCharType="end"/>
      </w:r>
    </w:p>
    <w:p w14:paraId="7C2F81E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3.5.2</w:t>
      </w:r>
      <w:r>
        <w:rPr>
          <w:rFonts w:ascii="Calibri" w:hAnsi="Calibri"/>
          <w:smallCaps w:val="0"/>
          <w:noProof/>
          <w:color w:val="auto"/>
          <w:lang w:eastAsia="en-GB"/>
        </w:rPr>
        <w:tab/>
      </w:r>
      <w:r>
        <w:rPr>
          <w:noProof/>
        </w:rPr>
        <w:t>Report Templates and Tags</w:t>
      </w:r>
      <w:r>
        <w:rPr>
          <w:noProof/>
        </w:rPr>
        <w:tab/>
      </w:r>
      <w:r>
        <w:rPr>
          <w:noProof/>
        </w:rPr>
        <w:fldChar w:fldCharType="begin"/>
      </w:r>
      <w:r>
        <w:rPr>
          <w:noProof/>
        </w:rPr>
        <w:instrText xml:space="preserve"> PAGEREF _Toc292878759 \h </w:instrText>
      </w:r>
      <w:r>
        <w:rPr>
          <w:noProof/>
        </w:rPr>
      </w:r>
      <w:r>
        <w:rPr>
          <w:noProof/>
        </w:rPr>
        <w:fldChar w:fldCharType="separate"/>
      </w:r>
      <w:r>
        <w:rPr>
          <w:noProof/>
        </w:rPr>
        <w:t>93</w:t>
      </w:r>
      <w:r>
        <w:rPr>
          <w:noProof/>
        </w:rPr>
        <w:fldChar w:fldCharType="end"/>
      </w:r>
    </w:p>
    <w:p w14:paraId="4597A707"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4.</w:t>
      </w:r>
      <w:r>
        <w:rPr>
          <w:rFonts w:ascii="Calibri" w:hAnsi="Calibri"/>
          <w:b w:val="0"/>
          <w:caps w:val="0"/>
          <w:noProof/>
          <w:color w:val="auto"/>
          <w:u w:val="none"/>
          <w:lang w:eastAsia="en-GB"/>
        </w:rPr>
        <w:tab/>
      </w:r>
      <w:r>
        <w:rPr>
          <w:noProof/>
        </w:rPr>
        <w:t>System Components</w:t>
      </w:r>
      <w:r>
        <w:rPr>
          <w:noProof/>
        </w:rPr>
        <w:tab/>
      </w:r>
      <w:r>
        <w:rPr>
          <w:noProof/>
        </w:rPr>
        <w:fldChar w:fldCharType="begin"/>
      </w:r>
      <w:r>
        <w:rPr>
          <w:noProof/>
        </w:rPr>
        <w:instrText xml:space="preserve"> PAGEREF _Toc292878760 \h </w:instrText>
      </w:r>
      <w:r>
        <w:rPr>
          <w:noProof/>
        </w:rPr>
      </w:r>
      <w:r>
        <w:rPr>
          <w:noProof/>
        </w:rPr>
        <w:fldChar w:fldCharType="separate"/>
      </w:r>
      <w:r>
        <w:rPr>
          <w:noProof/>
        </w:rPr>
        <w:t>95</w:t>
      </w:r>
      <w:r>
        <w:rPr>
          <w:noProof/>
        </w:rPr>
        <w:fldChar w:fldCharType="end"/>
      </w:r>
    </w:p>
    <w:p w14:paraId="65EF9A39"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4.1</w:t>
      </w:r>
      <w:r>
        <w:rPr>
          <w:rFonts w:ascii="Calibri" w:hAnsi="Calibri"/>
          <w:b w:val="0"/>
          <w:smallCaps w:val="0"/>
          <w:noProof/>
          <w:color w:val="auto"/>
          <w:lang w:eastAsia="en-GB"/>
        </w:rPr>
        <w:tab/>
      </w:r>
      <w:r>
        <w:rPr>
          <w:noProof/>
        </w:rPr>
        <w:t>Reports</w:t>
      </w:r>
      <w:r>
        <w:rPr>
          <w:noProof/>
        </w:rPr>
        <w:tab/>
      </w:r>
      <w:r>
        <w:rPr>
          <w:noProof/>
        </w:rPr>
        <w:fldChar w:fldCharType="begin"/>
      </w:r>
      <w:r>
        <w:rPr>
          <w:noProof/>
        </w:rPr>
        <w:instrText xml:space="preserve"> PAGEREF _Toc292878761 \h </w:instrText>
      </w:r>
      <w:r>
        <w:rPr>
          <w:noProof/>
        </w:rPr>
      </w:r>
      <w:r>
        <w:rPr>
          <w:noProof/>
        </w:rPr>
        <w:fldChar w:fldCharType="separate"/>
      </w:r>
      <w:r>
        <w:rPr>
          <w:noProof/>
        </w:rPr>
        <w:t>95</w:t>
      </w:r>
      <w:r>
        <w:rPr>
          <w:noProof/>
        </w:rPr>
        <w:fldChar w:fldCharType="end"/>
      </w:r>
    </w:p>
    <w:p w14:paraId="33FC5F04"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4.1.1</w:t>
      </w:r>
      <w:r>
        <w:rPr>
          <w:rFonts w:ascii="Calibri" w:hAnsi="Calibri"/>
          <w:smallCaps w:val="0"/>
          <w:noProof/>
          <w:color w:val="auto"/>
          <w:lang w:eastAsia="en-GB"/>
        </w:rPr>
        <w:tab/>
      </w:r>
      <w:r>
        <w:rPr>
          <w:noProof/>
        </w:rPr>
        <w:t>Accession &amp; Exchange Detail</w:t>
      </w:r>
      <w:r>
        <w:rPr>
          <w:noProof/>
        </w:rPr>
        <w:tab/>
      </w:r>
      <w:r>
        <w:rPr>
          <w:noProof/>
        </w:rPr>
        <w:fldChar w:fldCharType="begin"/>
      </w:r>
      <w:r>
        <w:rPr>
          <w:noProof/>
        </w:rPr>
        <w:instrText xml:space="preserve"> PAGEREF _Toc292878762 \h </w:instrText>
      </w:r>
      <w:r>
        <w:rPr>
          <w:noProof/>
        </w:rPr>
      </w:r>
      <w:r>
        <w:rPr>
          <w:noProof/>
        </w:rPr>
        <w:fldChar w:fldCharType="separate"/>
      </w:r>
      <w:r>
        <w:rPr>
          <w:noProof/>
        </w:rPr>
        <w:t>95</w:t>
      </w:r>
      <w:r>
        <w:rPr>
          <w:noProof/>
        </w:rPr>
        <w:fldChar w:fldCharType="end"/>
      </w:r>
    </w:p>
    <w:p w14:paraId="73D5DBEA" w14:textId="77777777" w:rsidR="00887218" w:rsidRPr="00A104CD" w:rsidRDefault="00887218">
      <w:pPr>
        <w:pStyle w:val="TOC3"/>
        <w:tabs>
          <w:tab w:val="left" w:pos="1000"/>
          <w:tab w:val="right" w:leader="dot" w:pos="8296"/>
        </w:tabs>
        <w:rPr>
          <w:rFonts w:ascii="Calibri" w:hAnsi="Calibri"/>
          <w:smallCaps w:val="0"/>
          <w:noProof/>
          <w:color w:val="auto"/>
          <w:lang w:val="fr-FR" w:eastAsia="en-GB"/>
        </w:rPr>
      </w:pPr>
      <w:r w:rsidRPr="00A104CD">
        <w:rPr>
          <w:noProof/>
          <w:lang w:val="fr-FR"/>
        </w:rPr>
        <w:t>4.1.2</w:t>
      </w:r>
      <w:r w:rsidRPr="00A104CD">
        <w:rPr>
          <w:rFonts w:ascii="Calibri" w:hAnsi="Calibri"/>
          <w:smallCaps w:val="0"/>
          <w:noProof/>
          <w:color w:val="auto"/>
          <w:lang w:val="fr-FR" w:eastAsia="en-GB"/>
        </w:rPr>
        <w:tab/>
      </w:r>
      <w:r w:rsidRPr="00A104CD">
        <w:rPr>
          <w:noProof/>
          <w:lang w:val="fr-FR"/>
        </w:rPr>
        <w:t>Accessions &amp; Exchanges List</w:t>
      </w:r>
      <w:r w:rsidRPr="00A104CD">
        <w:rPr>
          <w:noProof/>
          <w:lang w:val="fr-FR"/>
        </w:rPr>
        <w:tab/>
      </w:r>
      <w:r>
        <w:rPr>
          <w:noProof/>
        </w:rPr>
        <w:fldChar w:fldCharType="begin"/>
      </w:r>
      <w:r w:rsidRPr="00A104CD">
        <w:rPr>
          <w:noProof/>
          <w:lang w:val="fr-FR"/>
        </w:rPr>
        <w:instrText xml:space="preserve"> PAGEREF _Toc292878763 \h </w:instrText>
      </w:r>
      <w:r>
        <w:rPr>
          <w:noProof/>
        </w:rPr>
      </w:r>
      <w:r>
        <w:rPr>
          <w:noProof/>
        </w:rPr>
        <w:fldChar w:fldCharType="separate"/>
      </w:r>
      <w:r w:rsidRPr="00A104CD">
        <w:rPr>
          <w:noProof/>
          <w:lang w:val="fr-FR"/>
        </w:rPr>
        <w:t>95</w:t>
      </w:r>
      <w:r>
        <w:rPr>
          <w:noProof/>
        </w:rPr>
        <w:fldChar w:fldCharType="end"/>
      </w:r>
    </w:p>
    <w:p w14:paraId="6E629A70" w14:textId="77777777" w:rsidR="00887218" w:rsidRPr="00A104CD" w:rsidRDefault="00887218">
      <w:pPr>
        <w:pStyle w:val="TOC3"/>
        <w:tabs>
          <w:tab w:val="left" w:pos="1000"/>
          <w:tab w:val="right" w:leader="dot" w:pos="8296"/>
        </w:tabs>
        <w:rPr>
          <w:rFonts w:ascii="Calibri" w:hAnsi="Calibri"/>
          <w:smallCaps w:val="0"/>
          <w:noProof/>
          <w:color w:val="auto"/>
          <w:lang w:val="fr-FR" w:eastAsia="en-GB"/>
        </w:rPr>
      </w:pPr>
      <w:r w:rsidRPr="00A104CD">
        <w:rPr>
          <w:noProof/>
          <w:lang w:val="fr-FR"/>
        </w:rPr>
        <w:t>4.1.3</w:t>
      </w:r>
      <w:r w:rsidRPr="00A104CD">
        <w:rPr>
          <w:rFonts w:ascii="Calibri" w:hAnsi="Calibri"/>
          <w:smallCaps w:val="0"/>
          <w:noProof/>
          <w:color w:val="auto"/>
          <w:lang w:val="fr-FR" w:eastAsia="en-GB"/>
        </w:rPr>
        <w:tab/>
      </w:r>
      <w:r w:rsidRPr="00A104CD">
        <w:rPr>
          <w:noProof/>
          <w:lang w:val="fr-FR"/>
        </w:rPr>
        <w:t>Collection Detail</w:t>
      </w:r>
      <w:r w:rsidRPr="00A104CD">
        <w:rPr>
          <w:noProof/>
          <w:lang w:val="fr-FR"/>
        </w:rPr>
        <w:tab/>
      </w:r>
      <w:r>
        <w:rPr>
          <w:noProof/>
        </w:rPr>
        <w:fldChar w:fldCharType="begin"/>
      </w:r>
      <w:r w:rsidRPr="00A104CD">
        <w:rPr>
          <w:noProof/>
          <w:lang w:val="fr-FR"/>
        </w:rPr>
        <w:instrText xml:space="preserve"> PAGEREF _Toc292878764 \h </w:instrText>
      </w:r>
      <w:r>
        <w:rPr>
          <w:noProof/>
        </w:rPr>
      </w:r>
      <w:r>
        <w:rPr>
          <w:noProof/>
        </w:rPr>
        <w:fldChar w:fldCharType="separate"/>
      </w:r>
      <w:r w:rsidRPr="00A104CD">
        <w:rPr>
          <w:noProof/>
          <w:lang w:val="fr-FR"/>
        </w:rPr>
        <w:t>96</w:t>
      </w:r>
      <w:r>
        <w:rPr>
          <w:noProof/>
        </w:rPr>
        <w:fldChar w:fldCharType="end"/>
      </w:r>
    </w:p>
    <w:p w14:paraId="57CBB365"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4.1.4</w:t>
      </w:r>
      <w:r>
        <w:rPr>
          <w:rFonts w:ascii="Calibri" w:hAnsi="Calibri"/>
          <w:smallCaps w:val="0"/>
          <w:noProof/>
          <w:color w:val="auto"/>
          <w:lang w:eastAsia="en-GB"/>
        </w:rPr>
        <w:tab/>
      </w:r>
      <w:r>
        <w:rPr>
          <w:noProof/>
        </w:rPr>
        <w:t>Collections List</w:t>
      </w:r>
      <w:r>
        <w:rPr>
          <w:noProof/>
        </w:rPr>
        <w:tab/>
      </w:r>
      <w:r>
        <w:rPr>
          <w:noProof/>
        </w:rPr>
        <w:fldChar w:fldCharType="begin"/>
      </w:r>
      <w:r>
        <w:rPr>
          <w:noProof/>
        </w:rPr>
        <w:instrText xml:space="preserve"> PAGEREF _Toc292878765 \h </w:instrText>
      </w:r>
      <w:r>
        <w:rPr>
          <w:noProof/>
        </w:rPr>
      </w:r>
      <w:r>
        <w:rPr>
          <w:noProof/>
        </w:rPr>
        <w:fldChar w:fldCharType="separate"/>
      </w:r>
      <w:r>
        <w:rPr>
          <w:noProof/>
        </w:rPr>
        <w:t>96</w:t>
      </w:r>
      <w:r>
        <w:rPr>
          <w:noProof/>
        </w:rPr>
        <w:fldChar w:fldCharType="end"/>
      </w:r>
    </w:p>
    <w:p w14:paraId="3CAE1B82"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4.1.5</w:t>
      </w:r>
      <w:r>
        <w:rPr>
          <w:rFonts w:ascii="Calibri" w:hAnsi="Calibri"/>
          <w:smallCaps w:val="0"/>
          <w:noProof/>
          <w:color w:val="auto"/>
          <w:lang w:eastAsia="en-GB"/>
        </w:rPr>
        <w:tab/>
      </w:r>
      <w:r>
        <w:rPr>
          <w:noProof/>
        </w:rPr>
        <w:t>Condition Check Detail</w:t>
      </w:r>
      <w:r>
        <w:rPr>
          <w:noProof/>
        </w:rPr>
        <w:tab/>
      </w:r>
      <w:r>
        <w:rPr>
          <w:noProof/>
        </w:rPr>
        <w:fldChar w:fldCharType="begin"/>
      </w:r>
      <w:r>
        <w:rPr>
          <w:noProof/>
        </w:rPr>
        <w:instrText xml:space="preserve"> PAGEREF _Toc292878766 \h </w:instrText>
      </w:r>
      <w:r>
        <w:rPr>
          <w:noProof/>
        </w:rPr>
      </w:r>
      <w:r>
        <w:rPr>
          <w:noProof/>
        </w:rPr>
        <w:fldChar w:fldCharType="separate"/>
      </w:r>
      <w:r>
        <w:rPr>
          <w:noProof/>
        </w:rPr>
        <w:t>96</w:t>
      </w:r>
      <w:r>
        <w:rPr>
          <w:noProof/>
        </w:rPr>
        <w:fldChar w:fldCharType="end"/>
      </w:r>
    </w:p>
    <w:p w14:paraId="7E6220B1"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4.1.6</w:t>
      </w:r>
      <w:r>
        <w:rPr>
          <w:rFonts w:ascii="Calibri" w:hAnsi="Calibri"/>
          <w:smallCaps w:val="0"/>
          <w:noProof/>
          <w:color w:val="auto"/>
          <w:lang w:eastAsia="en-GB"/>
        </w:rPr>
        <w:tab/>
      </w:r>
      <w:r>
        <w:rPr>
          <w:noProof/>
        </w:rPr>
        <w:t>Condition Checks List</w:t>
      </w:r>
      <w:r>
        <w:rPr>
          <w:noProof/>
        </w:rPr>
        <w:tab/>
      </w:r>
      <w:r>
        <w:rPr>
          <w:noProof/>
        </w:rPr>
        <w:fldChar w:fldCharType="begin"/>
      </w:r>
      <w:r>
        <w:rPr>
          <w:noProof/>
        </w:rPr>
        <w:instrText xml:space="preserve"> PAGEREF _Toc292878767 \h </w:instrText>
      </w:r>
      <w:r>
        <w:rPr>
          <w:noProof/>
        </w:rPr>
      </w:r>
      <w:r>
        <w:rPr>
          <w:noProof/>
        </w:rPr>
        <w:fldChar w:fldCharType="separate"/>
      </w:r>
      <w:r>
        <w:rPr>
          <w:noProof/>
        </w:rPr>
        <w:t>97</w:t>
      </w:r>
      <w:r>
        <w:rPr>
          <w:noProof/>
        </w:rPr>
        <w:fldChar w:fldCharType="end"/>
      </w:r>
    </w:p>
    <w:p w14:paraId="158D17AC"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4.1.7</w:t>
      </w:r>
      <w:r>
        <w:rPr>
          <w:rFonts w:ascii="Calibri" w:hAnsi="Calibri"/>
          <w:smallCaps w:val="0"/>
          <w:noProof/>
          <w:color w:val="auto"/>
          <w:lang w:eastAsia="en-GB"/>
        </w:rPr>
        <w:tab/>
      </w:r>
      <w:r>
        <w:rPr>
          <w:noProof/>
        </w:rPr>
        <w:t>Enquiry Stats CSV File</w:t>
      </w:r>
      <w:r>
        <w:rPr>
          <w:noProof/>
        </w:rPr>
        <w:tab/>
      </w:r>
      <w:r>
        <w:rPr>
          <w:noProof/>
        </w:rPr>
        <w:fldChar w:fldCharType="begin"/>
      </w:r>
      <w:r>
        <w:rPr>
          <w:noProof/>
        </w:rPr>
        <w:instrText xml:space="preserve"> PAGEREF _Toc292878768 \h </w:instrText>
      </w:r>
      <w:r>
        <w:rPr>
          <w:noProof/>
        </w:rPr>
      </w:r>
      <w:r>
        <w:rPr>
          <w:noProof/>
        </w:rPr>
        <w:fldChar w:fldCharType="separate"/>
      </w:r>
      <w:r>
        <w:rPr>
          <w:noProof/>
        </w:rPr>
        <w:t>97</w:t>
      </w:r>
      <w:r>
        <w:rPr>
          <w:noProof/>
        </w:rPr>
        <w:fldChar w:fldCharType="end"/>
      </w:r>
    </w:p>
    <w:p w14:paraId="60D1CE3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4.1.8</w:t>
      </w:r>
      <w:r>
        <w:rPr>
          <w:rFonts w:ascii="Calibri" w:hAnsi="Calibri"/>
          <w:smallCaps w:val="0"/>
          <w:noProof/>
          <w:color w:val="auto"/>
          <w:lang w:eastAsia="en-GB"/>
        </w:rPr>
        <w:tab/>
      </w:r>
      <w:r>
        <w:rPr>
          <w:noProof/>
        </w:rPr>
        <w:t>Exchange Form</w:t>
      </w:r>
      <w:r>
        <w:rPr>
          <w:noProof/>
        </w:rPr>
        <w:tab/>
      </w:r>
      <w:r>
        <w:rPr>
          <w:noProof/>
        </w:rPr>
        <w:fldChar w:fldCharType="begin"/>
      </w:r>
      <w:r>
        <w:rPr>
          <w:noProof/>
        </w:rPr>
        <w:instrText xml:space="preserve"> PAGEREF _Toc292878769 \h </w:instrText>
      </w:r>
      <w:r>
        <w:rPr>
          <w:noProof/>
        </w:rPr>
      </w:r>
      <w:r>
        <w:rPr>
          <w:noProof/>
        </w:rPr>
        <w:fldChar w:fldCharType="separate"/>
      </w:r>
      <w:r>
        <w:rPr>
          <w:noProof/>
        </w:rPr>
        <w:t>97</w:t>
      </w:r>
      <w:r>
        <w:rPr>
          <w:noProof/>
        </w:rPr>
        <w:fldChar w:fldCharType="end"/>
      </w:r>
    </w:p>
    <w:p w14:paraId="6BE0FEAD"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4.1.9</w:t>
      </w:r>
      <w:r>
        <w:rPr>
          <w:rFonts w:ascii="Calibri" w:hAnsi="Calibri"/>
          <w:smallCaps w:val="0"/>
          <w:noProof/>
          <w:color w:val="auto"/>
          <w:lang w:eastAsia="en-GB"/>
        </w:rPr>
        <w:tab/>
      </w:r>
      <w:r>
        <w:rPr>
          <w:noProof/>
        </w:rPr>
        <w:t>Exchanges List</w:t>
      </w:r>
      <w:r>
        <w:rPr>
          <w:noProof/>
        </w:rPr>
        <w:tab/>
      </w:r>
      <w:r>
        <w:rPr>
          <w:noProof/>
        </w:rPr>
        <w:fldChar w:fldCharType="begin"/>
      </w:r>
      <w:r>
        <w:rPr>
          <w:noProof/>
        </w:rPr>
        <w:instrText xml:space="preserve"> PAGEREF _Toc292878770 \h </w:instrText>
      </w:r>
      <w:r>
        <w:rPr>
          <w:noProof/>
        </w:rPr>
      </w:r>
      <w:r>
        <w:rPr>
          <w:noProof/>
        </w:rPr>
        <w:fldChar w:fldCharType="separate"/>
      </w:r>
      <w:r>
        <w:rPr>
          <w:noProof/>
        </w:rPr>
        <w:t>98</w:t>
      </w:r>
      <w:r>
        <w:rPr>
          <w:noProof/>
        </w:rPr>
        <w:fldChar w:fldCharType="end"/>
      </w:r>
    </w:p>
    <w:p w14:paraId="319725DD"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4.1.10</w:t>
      </w:r>
      <w:r>
        <w:rPr>
          <w:rFonts w:ascii="Calibri" w:hAnsi="Calibri"/>
          <w:smallCaps w:val="0"/>
          <w:noProof/>
          <w:color w:val="auto"/>
          <w:lang w:eastAsia="en-GB"/>
        </w:rPr>
        <w:tab/>
      </w:r>
      <w:r>
        <w:rPr>
          <w:noProof/>
        </w:rPr>
        <w:t>Funding List</w:t>
      </w:r>
      <w:r>
        <w:rPr>
          <w:noProof/>
        </w:rPr>
        <w:tab/>
      </w:r>
      <w:r>
        <w:rPr>
          <w:noProof/>
        </w:rPr>
        <w:fldChar w:fldCharType="begin"/>
      </w:r>
      <w:r>
        <w:rPr>
          <w:noProof/>
        </w:rPr>
        <w:instrText xml:space="preserve"> PAGEREF _Toc292878771 \h </w:instrText>
      </w:r>
      <w:r>
        <w:rPr>
          <w:noProof/>
        </w:rPr>
      </w:r>
      <w:r>
        <w:rPr>
          <w:noProof/>
        </w:rPr>
        <w:fldChar w:fldCharType="separate"/>
      </w:r>
      <w:r>
        <w:rPr>
          <w:noProof/>
        </w:rPr>
        <w:t>98</w:t>
      </w:r>
      <w:r>
        <w:rPr>
          <w:noProof/>
        </w:rPr>
        <w:fldChar w:fldCharType="end"/>
      </w:r>
    </w:p>
    <w:p w14:paraId="0E94623C"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4.1.11</w:t>
      </w:r>
      <w:r>
        <w:rPr>
          <w:rFonts w:ascii="Calibri" w:hAnsi="Calibri"/>
          <w:smallCaps w:val="0"/>
          <w:noProof/>
          <w:color w:val="auto"/>
          <w:lang w:eastAsia="en-GB"/>
        </w:rPr>
        <w:tab/>
      </w:r>
      <w:r>
        <w:rPr>
          <w:noProof/>
        </w:rPr>
        <w:t>Job Detail</w:t>
      </w:r>
      <w:r>
        <w:rPr>
          <w:noProof/>
        </w:rPr>
        <w:tab/>
      </w:r>
      <w:r>
        <w:rPr>
          <w:noProof/>
        </w:rPr>
        <w:fldChar w:fldCharType="begin"/>
      </w:r>
      <w:r>
        <w:rPr>
          <w:noProof/>
        </w:rPr>
        <w:instrText xml:space="preserve"> PAGEREF _Toc292878772 \h </w:instrText>
      </w:r>
      <w:r>
        <w:rPr>
          <w:noProof/>
        </w:rPr>
      </w:r>
      <w:r>
        <w:rPr>
          <w:noProof/>
        </w:rPr>
        <w:fldChar w:fldCharType="separate"/>
      </w:r>
      <w:r>
        <w:rPr>
          <w:noProof/>
        </w:rPr>
        <w:t>98</w:t>
      </w:r>
      <w:r>
        <w:rPr>
          <w:noProof/>
        </w:rPr>
        <w:fldChar w:fldCharType="end"/>
      </w:r>
    </w:p>
    <w:p w14:paraId="6D894E31"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4.1.12</w:t>
      </w:r>
      <w:r>
        <w:rPr>
          <w:rFonts w:ascii="Calibri" w:hAnsi="Calibri"/>
          <w:smallCaps w:val="0"/>
          <w:noProof/>
          <w:color w:val="auto"/>
          <w:lang w:eastAsia="en-GB"/>
        </w:rPr>
        <w:tab/>
      </w:r>
      <w:r>
        <w:rPr>
          <w:noProof/>
        </w:rPr>
        <w:t>Jobs List</w:t>
      </w:r>
      <w:r>
        <w:rPr>
          <w:noProof/>
        </w:rPr>
        <w:tab/>
      </w:r>
      <w:r>
        <w:rPr>
          <w:noProof/>
        </w:rPr>
        <w:fldChar w:fldCharType="begin"/>
      </w:r>
      <w:r>
        <w:rPr>
          <w:noProof/>
        </w:rPr>
        <w:instrText xml:space="preserve"> PAGEREF _Toc292878773 \h </w:instrText>
      </w:r>
      <w:r>
        <w:rPr>
          <w:noProof/>
        </w:rPr>
      </w:r>
      <w:r>
        <w:rPr>
          <w:noProof/>
        </w:rPr>
        <w:fldChar w:fldCharType="separate"/>
      </w:r>
      <w:r>
        <w:rPr>
          <w:noProof/>
        </w:rPr>
        <w:t>99</w:t>
      </w:r>
      <w:r>
        <w:rPr>
          <w:noProof/>
        </w:rPr>
        <w:fldChar w:fldCharType="end"/>
      </w:r>
    </w:p>
    <w:p w14:paraId="4789A90F"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4.1.13</w:t>
      </w:r>
      <w:r>
        <w:rPr>
          <w:rFonts w:ascii="Calibri" w:hAnsi="Calibri"/>
          <w:smallCaps w:val="0"/>
          <w:noProof/>
          <w:color w:val="auto"/>
          <w:lang w:eastAsia="en-GB"/>
        </w:rPr>
        <w:tab/>
      </w:r>
      <w:r>
        <w:rPr>
          <w:noProof/>
        </w:rPr>
        <w:t>Loan Form</w:t>
      </w:r>
      <w:r>
        <w:rPr>
          <w:noProof/>
        </w:rPr>
        <w:tab/>
      </w:r>
      <w:r>
        <w:rPr>
          <w:noProof/>
        </w:rPr>
        <w:fldChar w:fldCharType="begin"/>
      </w:r>
      <w:r>
        <w:rPr>
          <w:noProof/>
        </w:rPr>
        <w:instrText xml:space="preserve"> PAGEREF _Toc292878774 \h </w:instrText>
      </w:r>
      <w:r>
        <w:rPr>
          <w:noProof/>
        </w:rPr>
      </w:r>
      <w:r>
        <w:rPr>
          <w:noProof/>
        </w:rPr>
        <w:fldChar w:fldCharType="separate"/>
      </w:r>
      <w:r>
        <w:rPr>
          <w:noProof/>
        </w:rPr>
        <w:t>99</w:t>
      </w:r>
      <w:r>
        <w:rPr>
          <w:noProof/>
        </w:rPr>
        <w:fldChar w:fldCharType="end"/>
      </w:r>
    </w:p>
    <w:p w14:paraId="072776A6"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4.1.14</w:t>
      </w:r>
      <w:r>
        <w:rPr>
          <w:rFonts w:ascii="Calibri" w:hAnsi="Calibri"/>
          <w:smallCaps w:val="0"/>
          <w:noProof/>
          <w:color w:val="auto"/>
          <w:lang w:eastAsia="en-GB"/>
        </w:rPr>
        <w:tab/>
      </w:r>
      <w:r>
        <w:rPr>
          <w:noProof/>
        </w:rPr>
        <w:t>Loans List</w:t>
      </w:r>
      <w:r>
        <w:rPr>
          <w:noProof/>
        </w:rPr>
        <w:tab/>
      </w:r>
      <w:r>
        <w:rPr>
          <w:noProof/>
        </w:rPr>
        <w:fldChar w:fldCharType="begin"/>
      </w:r>
      <w:r>
        <w:rPr>
          <w:noProof/>
        </w:rPr>
        <w:instrText xml:space="preserve"> PAGEREF _Toc292878775 \h </w:instrText>
      </w:r>
      <w:r>
        <w:rPr>
          <w:noProof/>
        </w:rPr>
      </w:r>
      <w:r>
        <w:rPr>
          <w:noProof/>
        </w:rPr>
        <w:fldChar w:fldCharType="separate"/>
      </w:r>
      <w:r>
        <w:rPr>
          <w:noProof/>
        </w:rPr>
        <w:t>99</w:t>
      </w:r>
      <w:r>
        <w:rPr>
          <w:noProof/>
        </w:rPr>
        <w:fldChar w:fldCharType="end"/>
      </w:r>
    </w:p>
    <w:p w14:paraId="0FFF7BC0"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4.1.15</w:t>
      </w:r>
      <w:r>
        <w:rPr>
          <w:rFonts w:ascii="Calibri" w:hAnsi="Calibri"/>
          <w:smallCaps w:val="0"/>
          <w:noProof/>
          <w:color w:val="auto"/>
          <w:lang w:eastAsia="en-GB"/>
        </w:rPr>
        <w:tab/>
      </w:r>
      <w:r>
        <w:rPr>
          <w:noProof/>
        </w:rPr>
        <w:t>Movement Detail</w:t>
      </w:r>
      <w:r>
        <w:rPr>
          <w:noProof/>
        </w:rPr>
        <w:tab/>
      </w:r>
      <w:r>
        <w:rPr>
          <w:noProof/>
        </w:rPr>
        <w:fldChar w:fldCharType="begin"/>
      </w:r>
      <w:r>
        <w:rPr>
          <w:noProof/>
        </w:rPr>
        <w:instrText xml:space="preserve"> PAGEREF _Toc292878776 \h </w:instrText>
      </w:r>
      <w:r>
        <w:rPr>
          <w:noProof/>
        </w:rPr>
      </w:r>
      <w:r>
        <w:rPr>
          <w:noProof/>
        </w:rPr>
        <w:fldChar w:fldCharType="separate"/>
      </w:r>
      <w:r>
        <w:rPr>
          <w:noProof/>
        </w:rPr>
        <w:t>100</w:t>
      </w:r>
      <w:r>
        <w:rPr>
          <w:noProof/>
        </w:rPr>
        <w:fldChar w:fldCharType="end"/>
      </w:r>
    </w:p>
    <w:p w14:paraId="573B2620"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4.1.16</w:t>
      </w:r>
      <w:r>
        <w:rPr>
          <w:rFonts w:ascii="Calibri" w:hAnsi="Calibri"/>
          <w:smallCaps w:val="0"/>
          <w:noProof/>
          <w:color w:val="auto"/>
          <w:lang w:eastAsia="en-GB"/>
        </w:rPr>
        <w:tab/>
      </w:r>
      <w:r>
        <w:rPr>
          <w:noProof/>
        </w:rPr>
        <w:t>Movements List</w:t>
      </w:r>
      <w:r>
        <w:rPr>
          <w:noProof/>
        </w:rPr>
        <w:tab/>
      </w:r>
      <w:r>
        <w:rPr>
          <w:noProof/>
        </w:rPr>
        <w:fldChar w:fldCharType="begin"/>
      </w:r>
      <w:r>
        <w:rPr>
          <w:noProof/>
        </w:rPr>
        <w:instrText xml:space="preserve"> PAGEREF _Toc292878777 \h </w:instrText>
      </w:r>
      <w:r>
        <w:rPr>
          <w:noProof/>
        </w:rPr>
      </w:r>
      <w:r>
        <w:rPr>
          <w:noProof/>
        </w:rPr>
        <w:fldChar w:fldCharType="separate"/>
      </w:r>
      <w:r>
        <w:rPr>
          <w:noProof/>
        </w:rPr>
        <w:t>100</w:t>
      </w:r>
      <w:r>
        <w:rPr>
          <w:noProof/>
        </w:rPr>
        <w:fldChar w:fldCharType="end"/>
      </w:r>
    </w:p>
    <w:p w14:paraId="13328E5E"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4.1.17</w:t>
      </w:r>
      <w:r>
        <w:rPr>
          <w:rFonts w:ascii="Calibri" w:hAnsi="Calibri"/>
          <w:smallCaps w:val="0"/>
          <w:noProof/>
          <w:color w:val="auto"/>
          <w:lang w:eastAsia="en-GB"/>
        </w:rPr>
        <w:tab/>
      </w:r>
      <w:r>
        <w:rPr>
          <w:noProof/>
        </w:rPr>
        <w:t>Specimen Detail</w:t>
      </w:r>
      <w:r>
        <w:rPr>
          <w:noProof/>
        </w:rPr>
        <w:tab/>
      </w:r>
      <w:r>
        <w:rPr>
          <w:noProof/>
        </w:rPr>
        <w:fldChar w:fldCharType="begin"/>
      </w:r>
      <w:r>
        <w:rPr>
          <w:noProof/>
        </w:rPr>
        <w:instrText xml:space="preserve"> PAGEREF _Toc292878778 \h </w:instrText>
      </w:r>
      <w:r>
        <w:rPr>
          <w:noProof/>
        </w:rPr>
      </w:r>
      <w:r>
        <w:rPr>
          <w:noProof/>
        </w:rPr>
        <w:fldChar w:fldCharType="separate"/>
      </w:r>
      <w:r>
        <w:rPr>
          <w:noProof/>
        </w:rPr>
        <w:t>100</w:t>
      </w:r>
      <w:r>
        <w:rPr>
          <w:noProof/>
        </w:rPr>
        <w:fldChar w:fldCharType="end"/>
      </w:r>
    </w:p>
    <w:p w14:paraId="158C5F7A"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4.1.18</w:t>
      </w:r>
      <w:r>
        <w:rPr>
          <w:rFonts w:ascii="Calibri" w:hAnsi="Calibri"/>
          <w:smallCaps w:val="0"/>
          <w:noProof/>
          <w:color w:val="auto"/>
          <w:lang w:eastAsia="en-GB"/>
        </w:rPr>
        <w:tab/>
      </w:r>
      <w:r>
        <w:rPr>
          <w:noProof/>
        </w:rPr>
        <w:t>Specimens List</w:t>
      </w:r>
      <w:r>
        <w:rPr>
          <w:noProof/>
        </w:rPr>
        <w:tab/>
      </w:r>
      <w:r>
        <w:rPr>
          <w:noProof/>
        </w:rPr>
        <w:fldChar w:fldCharType="begin"/>
      </w:r>
      <w:r>
        <w:rPr>
          <w:noProof/>
        </w:rPr>
        <w:instrText xml:space="preserve"> PAGEREF _Toc292878779 \h </w:instrText>
      </w:r>
      <w:r>
        <w:rPr>
          <w:noProof/>
        </w:rPr>
      </w:r>
      <w:r>
        <w:rPr>
          <w:noProof/>
        </w:rPr>
        <w:fldChar w:fldCharType="separate"/>
      </w:r>
      <w:r>
        <w:rPr>
          <w:noProof/>
        </w:rPr>
        <w:t>101</w:t>
      </w:r>
      <w:r>
        <w:rPr>
          <w:noProof/>
        </w:rPr>
        <w:fldChar w:fldCharType="end"/>
      </w:r>
    </w:p>
    <w:p w14:paraId="45378F0E"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4.1.19</w:t>
      </w:r>
      <w:r>
        <w:rPr>
          <w:rFonts w:ascii="Calibri" w:hAnsi="Calibri"/>
          <w:smallCaps w:val="0"/>
          <w:noProof/>
          <w:color w:val="auto"/>
          <w:lang w:eastAsia="en-GB"/>
        </w:rPr>
        <w:tab/>
      </w:r>
      <w:r>
        <w:rPr>
          <w:noProof/>
        </w:rPr>
        <w:t>Specimens Mail Merge Output</w:t>
      </w:r>
      <w:r>
        <w:rPr>
          <w:noProof/>
        </w:rPr>
        <w:tab/>
      </w:r>
      <w:r>
        <w:rPr>
          <w:noProof/>
        </w:rPr>
        <w:fldChar w:fldCharType="begin"/>
      </w:r>
      <w:r>
        <w:rPr>
          <w:noProof/>
        </w:rPr>
        <w:instrText xml:space="preserve"> PAGEREF _Toc292878780 \h </w:instrText>
      </w:r>
      <w:r>
        <w:rPr>
          <w:noProof/>
        </w:rPr>
      </w:r>
      <w:r>
        <w:rPr>
          <w:noProof/>
        </w:rPr>
        <w:fldChar w:fldCharType="separate"/>
      </w:r>
      <w:r>
        <w:rPr>
          <w:noProof/>
        </w:rPr>
        <w:t>101</w:t>
      </w:r>
      <w:r>
        <w:rPr>
          <w:noProof/>
        </w:rPr>
        <w:fldChar w:fldCharType="end"/>
      </w:r>
    </w:p>
    <w:p w14:paraId="7F77EDB7" w14:textId="77777777" w:rsidR="00887218" w:rsidRPr="00A104CD" w:rsidRDefault="00887218">
      <w:pPr>
        <w:pStyle w:val="TOC3"/>
        <w:tabs>
          <w:tab w:val="left" w:pos="1122"/>
          <w:tab w:val="right" w:leader="dot" w:pos="8296"/>
        </w:tabs>
        <w:rPr>
          <w:rFonts w:ascii="Calibri" w:hAnsi="Calibri"/>
          <w:smallCaps w:val="0"/>
          <w:noProof/>
          <w:color w:val="auto"/>
          <w:lang w:val="da-DK" w:eastAsia="en-GB"/>
        </w:rPr>
      </w:pPr>
      <w:r w:rsidRPr="00A104CD">
        <w:rPr>
          <w:noProof/>
          <w:lang w:val="da-DK"/>
        </w:rPr>
        <w:t>4.1.20</w:t>
      </w:r>
      <w:r w:rsidRPr="00A104CD">
        <w:rPr>
          <w:rFonts w:ascii="Calibri" w:hAnsi="Calibri"/>
          <w:smallCaps w:val="0"/>
          <w:noProof/>
          <w:color w:val="auto"/>
          <w:lang w:val="da-DK" w:eastAsia="en-GB"/>
        </w:rPr>
        <w:tab/>
      </w:r>
      <w:r w:rsidRPr="00A104CD">
        <w:rPr>
          <w:noProof/>
          <w:lang w:val="da-DK"/>
        </w:rPr>
        <w:t>Store Detail</w:t>
      </w:r>
      <w:r w:rsidRPr="00A104CD">
        <w:rPr>
          <w:noProof/>
          <w:lang w:val="da-DK"/>
        </w:rPr>
        <w:tab/>
      </w:r>
      <w:r>
        <w:rPr>
          <w:noProof/>
        </w:rPr>
        <w:fldChar w:fldCharType="begin"/>
      </w:r>
      <w:r w:rsidRPr="00A104CD">
        <w:rPr>
          <w:noProof/>
          <w:lang w:val="da-DK"/>
        </w:rPr>
        <w:instrText xml:space="preserve"> PAGEREF _Toc292878781 \h </w:instrText>
      </w:r>
      <w:r>
        <w:rPr>
          <w:noProof/>
        </w:rPr>
      </w:r>
      <w:r>
        <w:rPr>
          <w:noProof/>
        </w:rPr>
        <w:fldChar w:fldCharType="separate"/>
      </w:r>
      <w:r w:rsidRPr="00A104CD">
        <w:rPr>
          <w:noProof/>
          <w:lang w:val="da-DK"/>
        </w:rPr>
        <w:t>101</w:t>
      </w:r>
      <w:r>
        <w:rPr>
          <w:noProof/>
        </w:rPr>
        <w:fldChar w:fldCharType="end"/>
      </w:r>
    </w:p>
    <w:p w14:paraId="36E77952" w14:textId="77777777" w:rsidR="00887218" w:rsidRPr="00A104CD" w:rsidRDefault="00887218">
      <w:pPr>
        <w:pStyle w:val="TOC3"/>
        <w:tabs>
          <w:tab w:val="left" w:pos="1122"/>
          <w:tab w:val="right" w:leader="dot" w:pos="8296"/>
        </w:tabs>
        <w:rPr>
          <w:rFonts w:ascii="Calibri" w:hAnsi="Calibri"/>
          <w:smallCaps w:val="0"/>
          <w:noProof/>
          <w:color w:val="auto"/>
          <w:lang w:val="da-DK" w:eastAsia="en-GB"/>
        </w:rPr>
      </w:pPr>
      <w:r w:rsidRPr="00A104CD">
        <w:rPr>
          <w:noProof/>
          <w:lang w:val="da-DK"/>
        </w:rPr>
        <w:t>4.1.21</w:t>
      </w:r>
      <w:r w:rsidRPr="00A104CD">
        <w:rPr>
          <w:rFonts w:ascii="Calibri" w:hAnsi="Calibri"/>
          <w:smallCaps w:val="0"/>
          <w:noProof/>
          <w:color w:val="auto"/>
          <w:lang w:val="da-DK" w:eastAsia="en-GB"/>
        </w:rPr>
        <w:tab/>
      </w:r>
      <w:r w:rsidRPr="00A104CD">
        <w:rPr>
          <w:noProof/>
          <w:lang w:val="da-DK"/>
        </w:rPr>
        <w:t>Storage List</w:t>
      </w:r>
      <w:r w:rsidRPr="00A104CD">
        <w:rPr>
          <w:noProof/>
          <w:lang w:val="da-DK"/>
        </w:rPr>
        <w:tab/>
      </w:r>
      <w:r>
        <w:rPr>
          <w:noProof/>
        </w:rPr>
        <w:fldChar w:fldCharType="begin"/>
      </w:r>
      <w:r w:rsidRPr="00A104CD">
        <w:rPr>
          <w:noProof/>
          <w:lang w:val="da-DK"/>
        </w:rPr>
        <w:instrText xml:space="preserve"> PAGEREF _Toc292878782 \h </w:instrText>
      </w:r>
      <w:r>
        <w:rPr>
          <w:noProof/>
        </w:rPr>
      </w:r>
      <w:r>
        <w:rPr>
          <w:noProof/>
        </w:rPr>
        <w:fldChar w:fldCharType="separate"/>
      </w:r>
      <w:r w:rsidRPr="00A104CD">
        <w:rPr>
          <w:noProof/>
          <w:lang w:val="da-DK"/>
        </w:rPr>
        <w:t>102</w:t>
      </w:r>
      <w:r>
        <w:rPr>
          <w:noProof/>
        </w:rPr>
        <w:fldChar w:fldCharType="end"/>
      </w:r>
    </w:p>
    <w:p w14:paraId="692611BC" w14:textId="77777777" w:rsidR="00887218" w:rsidRPr="00A104CD" w:rsidRDefault="00887218">
      <w:pPr>
        <w:pStyle w:val="TOC3"/>
        <w:tabs>
          <w:tab w:val="left" w:pos="1122"/>
          <w:tab w:val="right" w:leader="dot" w:pos="8296"/>
        </w:tabs>
        <w:rPr>
          <w:rFonts w:ascii="Calibri" w:hAnsi="Calibri"/>
          <w:smallCaps w:val="0"/>
          <w:noProof/>
          <w:color w:val="auto"/>
          <w:lang w:val="da-DK" w:eastAsia="en-GB"/>
        </w:rPr>
      </w:pPr>
      <w:r w:rsidRPr="00A104CD">
        <w:rPr>
          <w:noProof/>
          <w:lang w:val="da-DK"/>
        </w:rPr>
        <w:t>4.1.22</w:t>
      </w:r>
      <w:r w:rsidRPr="00A104CD">
        <w:rPr>
          <w:rFonts w:ascii="Calibri" w:hAnsi="Calibri"/>
          <w:smallCaps w:val="0"/>
          <w:noProof/>
          <w:color w:val="auto"/>
          <w:lang w:val="da-DK" w:eastAsia="en-GB"/>
        </w:rPr>
        <w:tab/>
      </w:r>
      <w:r w:rsidRPr="00A104CD">
        <w:rPr>
          <w:noProof/>
          <w:lang w:val="da-DK"/>
        </w:rPr>
        <w:t>Task Detail</w:t>
      </w:r>
      <w:r w:rsidRPr="00A104CD">
        <w:rPr>
          <w:noProof/>
          <w:lang w:val="da-DK"/>
        </w:rPr>
        <w:tab/>
      </w:r>
      <w:r>
        <w:rPr>
          <w:noProof/>
        </w:rPr>
        <w:fldChar w:fldCharType="begin"/>
      </w:r>
      <w:r w:rsidRPr="00A104CD">
        <w:rPr>
          <w:noProof/>
          <w:lang w:val="da-DK"/>
        </w:rPr>
        <w:instrText xml:space="preserve"> PAGEREF _Toc292878783 \h </w:instrText>
      </w:r>
      <w:r>
        <w:rPr>
          <w:noProof/>
        </w:rPr>
      </w:r>
      <w:r>
        <w:rPr>
          <w:noProof/>
        </w:rPr>
        <w:fldChar w:fldCharType="separate"/>
      </w:r>
      <w:r w:rsidRPr="00A104CD">
        <w:rPr>
          <w:noProof/>
          <w:lang w:val="da-DK"/>
        </w:rPr>
        <w:t>102</w:t>
      </w:r>
      <w:r>
        <w:rPr>
          <w:noProof/>
        </w:rPr>
        <w:fldChar w:fldCharType="end"/>
      </w:r>
    </w:p>
    <w:p w14:paraId="7483360E"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4.1.23</w:t>
      </w:r>
      <w:r>
        <w:rPr>
          <w:rFonts w:ascii="Calibri" w:hAnsi="Calibri"/>
          <w:smallCaps w:val="0"/>
          <w:noProof/>
          <w:color w:val="auto"/>
          <w:lang w:eastAsia="en-GB"/>
        </w:rPr>
        <w:tab/>
      </w:r>
      <w:r>
        <w:rPr>
          <w:noProof/>
        </w:rPr>
        <w:t>Valuation Detail</w:t>
      </w:r>
      <w:r>
        <w:rPr>
          <w:noProof/>
        </w:rPr>
        <w:tab/>
      </w:r>
      <w:r>
        <w:rPr>
          <w:noProof/>
        </w:rPr>
        <w:fldChar w:fldCharType="begin"/>
      </w:r>
      <w:r>
        <w:rPr>
          <w:noProof/>
        </w:rPr>
        <w:instrText xml:space="preserve"> PAGEREF _Toc292878784 \h </w:instrText>
      </w:r>
      <w:r>
        <w:rPr>
          <w:noProof/>
        </w:rPr>
      </w:r>
      <w:r>
        <w:rPr>
          <w:noProof/>
        </w:rPr>
        <w:fldChar w:fldCharType="separate"/>
      </w:r>
      <w:r>
        <w:rPr>
          <w:noProof/>
        </w:rPr>
        <w:t>102</w:t>
      </w:r>
      <w:r>
        <w:rPr>
          <w:noProof/>
        </w:rPr>
        <w:fldChar w:fldCharType="end"/>
      </w:r>
    </w:p>
    <w:p w14:paraId="68BDB257"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4.1.24</w:t>
      </w:r>
      <w:r>
        <w:rPr>
          <w:rFonts w:ascii="Calibri" w:hAnsi="Calibri"/>
          <w:smallCaps w:val="0"/>
          <w:noProof/>
          <w:color w:val="auto"/>
          <w:lang w:eastAsia="en-GB"/>
        </w:rPr>
        <w:tab/>
      </w:r>
      <w:r>
        <w:rPr>
          <w:noProof/>
        </w:rPr>
        <w:t>Valuations List</w:t>
      </w:r>
      <w:r>
        <w:rPr>
          <w:noProof/>
        </w:rPr>
        <w:tab/>
      </w:r>
      <w:r>
        <w:rPr>
          <w:noProof/>
        </w:rPr>
        <w:fldChar w:fldCharType="begin"/>
      </w:r>
      <w:r>
        <w:rPr>
          <w:noProof/>
        </w:rPr>
        <w:instrText xml:space="preserve"> PAGEREF _Toc292878785 \h </w:instrText>
      </w:r>
      <w:r>
        <w:rPr>
          <w:noProof/>
        </w:rPr>
      </w:r>
      <w:r>
        <w:rPr>
          <w:noProof/>
        </w:rPr>
        <w:fldChar w:fldCharType="separate"/>
      </w:r>
      <w:r>
        <w:rPr>
          <w:noProof/>
        </w:rPr>
        <w:t>103</w:t>
      </w:r>
      <w:r>
        <w:rPr>
          <w:noProof/>
        </w:rPr>
        <w:fldChar w:fldCharType="end"/>
      </w:r>
    </w:p>
    <w:p w14:paraId="506FAC2A"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4.2</w:t>
      </w:r>
      <w:r>
        <w:rPr>
          <w:rFonts w:ascii="Calibri" w:hAnsi="Calibri"/>
          <w:b w:val="0"/>
          <w:smallCaps w:val="0"/>
          <w:noProof/>
          <w:color w:val="auto"/>
          <w:lang w:eastAsia="en-GB"/>
        </w:rPr>
        <w:tab/>
      </w:r>
      <w:r>
        <w:rPr>
          <w:noProof/>
        </w:rPr>
        <w:t>Screen Designs</w:t>
      </w:r>
      <w:r>
        <w:rPr>
          <w:noProof/>
        </w:rPr>
        <w:tab/>
      </w:r>
      <w:r>
        <w:rPr>
          <w:noProof/>
        </w:rPr>
        <w:fldChar w:fldCharType="begin"/>
      </w:r>
      <w:r>
        <w:rPr>
          <w:noProof/>
        </w:rPr>
        <w:instrText xml:space="preserve"> PAGEREF _Toc292878786 \h </w:instrText>
      </w:r>
      <w:r>
        <w:rPr>
          <w:noProof/>
        </w:rPr>
      </w:r>
      <w:r>
        <w:rPr>
          <w:noProof/>
        </w:rPr>
        <w:fldChar w:fldCharType="separate"/>
      </w:r>
      <w:r>
        <w:rPr>
          <w:noProof/>
        </w:rPr>
        <w:t>104</w:t>
      </w:r>
      <w:r>
        <w:rPr>
          <w:noProof/>
        </w:rPr>
        <w:fldChar w:fldCharType="end"/>
      </w:r>
    </w:p>
    <w:p w14:paraId="672CAB0F"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4.2.1</w:t>
      </w:r>
      <w:r>
        <w:rPr>
          <w:rFonts w:ascii="Calibri" w:hAnsi="Calibri"/>
          <w:smallCaps w:val="0"/>
          <w:noProof/>
          <w:color w:val="auto"/>
          <w:lang w:eastAsia="en-GB"/>
        </w:rPr>
        <w:tab/>
      </w:r>
      <w:r>
        <w:rPr>
          <w:noProof/>
        </w:rPr>
        <w:t>Overview</w:t>
      </w:r>
      <w:r>
        <w:rPr>
          <w:noProof/>
        </w:rPr>
        <w:tab/>
      </w:r>
      <w:r>
        <w:rPr>
          <w:noProof/>
        </w:rPr>
        <w:fldChar w:fldCharType="begin"/>
      </w:r>
      <w:r>
        <w:rPr>
          <w:noProof/>
        </w:rPr>
        <w:instrText xml:space="preserve"> PAGEREF _Toc292878787 \h </w:instrText>
      </w:r>
      <w:r>
        <w:rPr>
          <w:noProof/>
        </w:rPr>
      </w:r>
      <w:r>
        <w:rPr>
          <w:noProof/>
        </w:rPr>
        <w:fldChar w:fldCharType="separate"/>
      </w:r>
      <w:r>
        <w:rPr>
          <w:noProof/>
        </w:rPr>
        <w:t>104</w:t>
      </w:r>
      <w:r>
        <w:rPr>
          <w:noProof/>
        </w:rPr>
        <w:fldChar w:fldCharType="end"/>
      </w:r>
    </w:p>
    <w:p w14:paraId="37AB5C8E"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4.2.2</w:t>
      </w:r>
      <w:r>
        <w:rPr>
          <w:rFonts w:ascii="Calibri" w:hAnsi="Calibri"/>
          <w:smallCaps w:val="0"/>
          <w:noProof/>
          <w:color w:val="auto"/>
          <w:lang w:eastAsia="en-GB"/>
        </w:rPr>
        <w:tab/>
      </w:r>
      <w:r>
        <w:rPr>
          <w:noProof/>
        </w:rPr>
        <w:t>System Framework Screens and Tabs</w:t>
      </w:r>
      <w:r>
        <w:rPr>
          <w:noProof/>
        </w:rPr>
        <w:tab/>
      </w:r>
      <w:r>
        <w:rPr>
          <w:noProof/>
        </w:rPr>
        <w:fldChar w:fldCharType="begin"/>
      </w:r>
      <w:r>
        <w:rPr>
          <w:noProof/>
        </w:rPr>
        <w:instrText xml:space="preserve"> PAGEREF _Toc292878788 \h </w:instrText>
      </w:r>
      <w:r>
        <w:rPr>
          <w:noProof/>
        </w:rPr>
      </w:r>
      <w:r>
        <w:rPr>
          <w:noProof/>
        </w:rPr>
        <w:fldChar w:fldCharType="separate"/>
      </w:r>
      <w:r>
        <w:rPr>
          <w:noProof/>
        </w:rPr>
        <w:t>104</w:t>
      </w:r>
      <w:r>
        <w:rPr>
          <w:noProof/>
        </w:rPr>
        <w:fldChar w:fldCharType="end"/>
      </w:r>
    </w:p>
    <w:p w14:paraId="440A81F6" w14:textId="77777777" w:rsidR="00887218" w:rsidRDefault="00887218">
      <w:pPr>
        <w:pStyle w:val="TOC4"/>
        <w:tabs>
          <w:tab w:val="left" w:pos="1497"/>
          <w:tab w:val="right" w:leader="dot" w:pos="8296"/>
        </w:tabs>
        <w:rPr>
          <w:rFonts w:ascii="Calibri" w:hAnsi="Calibri"/>
          <w:noProof/>
          <w:color w:val="auto"/>
          <w:lang w:eastAsia="en-GB"/>
        </w:rPr>
      </w:pPr>
      <w:r>
        <w:rPr>
          <w:noProof/>
        </w:rPr>
        <w:t>4.2.2.1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_Toc292878789 \h </w:instrText>
      </w:r>
      <w:r>
        <w:rPr>
          <w:noProof/>
        </w:rPr>
      </w:r>
      <w:r>
        <w:rPr>
          <w:noProof/>
        </w:rPr>
        <w:fldChar w:fldCharType="separate"/>
      </w:r>
      <w:r>
        <w:rPr>
          <w:noProof/>
        </w:rPr>
        <w:t>104</w:t>
      </w:r>
      <w:r>
        <w:rPr>
          <w:noProof/>
        </w:rPr>
        <w:fldChar w:fldCharType="end"/>
      </w:r>
    </w:p>
    <w:p w14:paraId="6228940E" w14:textId="77777777" w:rsidR="00887218" w:rsidRDefault="00887218">
      <w:pPr>
        <w:pStyle w:val="TOC4"/>
        <w:tabs>
          <w:tab w:val="left" w:pos="1497"/>
          <w:tab w:val="right" w:leader="dot" w:pos="8296"/>
        </w:tabs>
        <w:rPr>
          <w:rFonts w:ascii="Calibri" w:hAnsi="Calibri"/>
          <w:noProof/>
          <w:color w:val="auto"/>
          <w:lang w:eastAsia="en-GB"/>
        </w:rPr>
      </w:pPr>
      <w:r>
        <w:rPr>
          <w:noProof/>
        </w:rPr>
        <w:t>4.2.2.2</w:t>
      </w:r>
      <w:r>
        <w:rPr>
          <w:rFonts w:ascii="Calibri" w:hAnsi="Calibri"/>
          <w:noProof/>
          <w:color w:val="auto"/>
          <w:lang w:eastAsia="en-GB"/>
        </w:rPr>
        <w:tab/>
      </w:r>
      <w:r>
        <w:rPr>
          <w:noProof/>
        </w:rPr>
        <w:t>Class diagram</w:t>
      </w:r>
      <w:r>
        <w:rPr>
          <w:noProof/>
        </w:rPr>
        <w:tab/>
      </w:r>
      <w:r>
        <w:rPr>
          <w:noProof/>
        </w:rPr>
        <w:fldChar w:fldCharType="begin"/>
      </w:r>
      <w:r>
        <w:rPr>
          <w:noProof/>
        </w:rPr>
        <w:instrText xml:space="preserve"> PAGEREF _Toc292878790 \h </w:instrText>
      </w:r>
      <w:r>
        <w:rPr>
          <w:noProof/>
        </w:rPr>
      </w:r>
      <w:r>
        <w:rPr>
          <w:noProof/>
        </w:rPr>
        <w:fldChar w:fldCharType="separate"/>
      </w:r>
      <w:r>
        <w:rPr>
          <w:noProof/>
        </w:rPr>
        <w:t>104</w:t>
      </w:r>
      <w:r>
        <w:rPr>
          <w:noProof/>
        </w:rPr>
        <w:fldChar w:fldCharType="end"/>
      </w:r>
    </w:p>
    <w:p w14:paraId="49C4C72F" w14:textId="77777777" w:rsidR="00887218" w:rsidRDefault="00887218">
      <w:pPr>
        <w:pStyle w:val="TOC4"/>
        <w:tabs>
          <w:tab w:val="left" w:pos="1497"/>
          <w:tab w:val="right" w:leader="dot" w:pos="8296"/>
        </w:tabs>
        <w:rPr>
          <w:rFonts w:ascii="Calibri" w:hAnsi="Calibri"/>
          <w:noProof/>
          <w:color w:val="auto"/>
          <w:lang w:eastAsia="en-GB"/>
        </w:rPr>
      </w:pPr>
      <w:r>
        <w:rPr>
          <w:noProof/>
        </w:rPr>
        <w:t>4.2.2.1</w:t>
      </w:r>
      <w:r>
        <w:rPr>
          <w:rFonts w:ascii="Calibri" w:hAnsi="Calibri"/>
          <w:noProof/>
          <w:color w:val="auto"/>
          <w:lang w:eastAsia="en-GB"/>
        </w:rPr>
        <w:tab/>
      </w:r>
      <w:r>
        <w:rPr>
          <w:noProof/>
        </w:rPr>
        <w:t>Base frame for displaying and editing item details</w:t>
      </w:r>
      <w:r>
        <w:rPr>
          <w:noProof/>
        </w:rPr>
        <w:tab/>
      </w:r>
      <w:r>
        <w:rPr>
          <w:noProof/>
        </w:rPr>
        <w:fldChar w:fldCharType="begin"/>
      </w:r>
      <w:r>
        <w:rPr>
          <w:noProof/>
        </w:rPr>
        <w:instrText xml:space="preserve"> PAGEREF _Toc292878791 \h </w:instrText>
      </w:r>
      <w:r>
        <w:rPr>
          <w:noProof/>
        </w:rPr>
      </w:r>
      <w:r>
        <w:rPr>
          <w:noProof/>
        </w:rPr>
        <w:fldChar w:fldCharType="separate"/>
      </w:r>
      <w:r>
        <w:rPr>
          <w:noProof/>
        </w:rPr>
        <w:t>105</w:t>
      </w:r>
      <w:r>
        <w:rPr>
          <w:noProof/>
        </w:rPr>
        <w:fldChar w:fldCharType="end"/>
      </w:r>
    </w:p>
    <w:p w14:paraId="1D1A37B5" w14:textId="77777777" w:rsidR="00887218" w:rsidRDefault="00887218">
      <w:pPr>
        <w:pStyle w:val="TOC4"/>
        <w:tabs>
          <w:tab w:val="left" w:pos="1497"/>
          <w:tab w:val="right" w:leader="dot" w:pos="8296"/>
        </w:tabs>
        <w:rPr>
          <w:rFonts w:ascii="Calibri" w:hAnsi="Calibri"/>
          <w:noProof/>
          <w:color w:val="auto"/>
          <w:lang w:eastAsia="en-GB"/>
        </w:rPr>
      </w:pPr>
      <w:r>
        <w:rPr>
          <w:noProof/>
        </w:rPr>
        <w:t>4.2.2.2</w:t>
      </w:r>
      <w:r>
        <w:rPr>
          <w:rFonts w:ascii="Calibri" w:hAnsi="Calibri"/>
          <w:noProof/>
          <w:color w:val="auto"/>
          <w:lang w:eastAsia="en-GB"/>
        </w:rPr>
        <w:tab/>
      </w:r>
      <w:r>
        <w:rPr>
          <w:noProof/>
        </w:rPr>
        <w:t>Base frame for non-tab notebook details frames</w:t>
      </w:r>
      <w:r>
        <w:rPr>
          <w:noProof/>
        </w:rPr>
        <w:tab/>
      </w:r>
      <w:r>
        <w:rPr>
          <w:noProof/>
        </w:rPr>
        <w:fldChar w:fldCharType="begin"/>
      </w:r>
      <w:r>
        <w:rPr>
          <w:noProof/>
        </w:rPr>
        <w:instrText xml:space="preserve"> PAGEREF _Toc292878792 \h </w:instrText>
      </w:r>
      <w:r>
        <w:rPr>
          <w:noProof/>
        </w:rPr>
      </w:r>
      <w:r>
        <w:rPr>
          <w:noProof/>
        </w:rPr>
        <w:fldChar w:fldCharType="separate"/>
      </w:r>
      <w:r>
        <w:rPr>
          <w:noProof/>
        </w:rPr>
        <w:t>106</w:t>
      </w:r>
      <w:r>
        <w:rPr>
          <w:noProof/>
        </w:rPr>
        <w:fldChar w:fldCharType="end"/>
      </w:r>
    </w:p>
    <w:p w14:paraId="11D7E83C" w14:textId="77777777" w:rsidR="00887218" w:rsidRDefault="00887218">
      <w:pPr>
        <w:pStyle w:val="TOC4"/>
        <w:tabs>
          <w:tab w:val="left" w:pos="1497"/>
          <w:tab w:val="right" w:leader="dot" w:pos="8296"/>
        </w:tabs>
        <w:rPr>
          <w:rFonts w:ascii="Calibri" w:hAnsi="Calibri"/>
          <w:noProof/>
          <w:color w:val="auto"/>
          <w:lang w:eastAsia="en-GB"/>
        </w:rPr>
      </w:pPr>
      <w:r>
        <w:rPr>
          <w:noProof/>
        </w:rPr>
        <w:t>4.2.2.3</w:t>
      </w:r>
      <w:r>
        <w:rPr>
          <w:rFonts w:ascii="Calibri" w:hAnsi="Calibri"/>
          <w:noProof/>
          <w:color w:val="auto"/>
          <w:lang w:eastAsia="en-GB"/>
        </w:rPr>
        <w:tab/>
      </w:r>
      <w:r>
        <w:rPr>
          <w:noProof/>
        </w:rPr>
        <w:t>Base frame for tab notebook details frames</w:t>
      </w:r>
      <w:r>
        <w:rPr>
          <w:noProof/>
        </w:rPr>
        <w:tab/>
      </w:r>
      <w:r>
        <w:rPr>
          <w:noProof/>
        </w:rPr>
        <w:fldChar w:fldCharType="begin"/>
      </w:r>
      <w:r>
        <w:rPr>
          <w:noProof/>
        </w:rPr>
        <w:instrText xml:space="preserve"> PAGEREF _Toc292878793 \h </w:instrText>
      </w:r>
      <w:r>
        <w:rPr>
          <w:noProof/>
        </w:rPr>
      </w:r>
      <w:r>
        <w:rPr>
          <w:noProof/>
        </w:rPr>
        <w:fldChar w:fldCharType="separate"/>
      </w:r>
      <w:r>
        <w:rPr>
          <w:noProof/>
        </w:rPr>
        <w:t>107</w:t>
      </w:r>
      <w:r>
        <w:rPr>
          <w:noProof/>
        </w:rPr>
        <w:fldChar w:fldCharType="end"/>
      </w:r>
    </w:p>
    <w:p w14:paraId="22F4F23B" w14:textId="77777777" w:rsidR="00887218" w:rsidRDefault="00887218">
      <w:pPr>
        <w:pStyle w:val="TOC4"/>
        <w:tabs>
          <w:tab w:val="left" w:pos="1497"/>
          <w:tab w:val="right" w:leader="dot" w:pos="8296"/>
        </w:tabs>
        <w:rPr>
          <w:rFonts w:ascii="Calibri" w:hAnsi="Calibri"/>
          <w:noProof/>
          <w:color w:val="auto"/>
          <w:lang w:eastAsia="en-GB"/>
        </w:rPr>
      </w:pPr>
      <w:r>
        <w:rPr>
          <w:noProof/>
        </w:rPr>
        <w:t>4.2.2.4</w:t>
      </w:r>
      <w:r>
        <w:rPr>
          <w:rFonts w:ascii="Calibri" w:hAnsi="Calibri"/>
          <w:noProof/>
          <w:color w:val="auto"/>
          <w:lang w:eastAsia="en-GB"/>
        </w:rPr>
        <w:tab/>
      </w:r>
      <w:r>
        <w:rPr>
          <w:noProof/>
        </w:rPr>
        <w:t>Base frame for tab page details frames</w:t>
      </w:r>
      <w:r>
        <w:rPr>
          <w:noProof/>
        </w:rPr>
        <w:tab/>
      </w:r>
      <w:r>
        <w:rPr>
          <w:noProof/>
        </w:rPr>
        <w:fldChar w:fldCharType="begin"/>
      </w:r>
      <w:r>
        <w:rPr>
          <w:noProof/>
        </w:rPr>
        <w:instrText xml:space="preserve"> PAGEREF _Toc292878794 \h </w:instrText>
      </w:r>
      <w:r>
        <w:rPr>
          <w:noProof/>
        </w:rPr>
      </w:r>
      <w:r>
        <w:rPr>
          <w:noProof/>
        </w:rPr>
        <w:fldChar w:fldCharType="separate"/>
      </w:r>
      <w:r>
        <w:rPr>
          <w:noProof/>
        </w:rPr>
        <w:t>108</w:t>
      </w:r>
      <w:r>
        <w:rPr>
          <w:noProof/>
        </w:rPr>
        <w:fldChar w:fldCharType="end"/>
      </w:r>
    </w:p>
    <w:p w14:paraId="29FD9043" w14:textId="77777777" w:rsidR="00887218" w:rsidRDefault="00887218">
      <w:pPr>
        <w:pStyle w:val="TOC4"/>
        <w:tabs>
          <w:tab w:val="left" w:pos="1497"/>
          <w:tab w:val="right" w:leader="dot" w:pos="8296"/>
        </w:tabs>
        <w:rPr>
          <w:rFonts w:ascii="Calibri" w:hAnsi="Calibri"/>
          <w:noProof/>
          <w:color w:val="auto"/>
          <w:lang w:eastAsia="en-GB"/>
        </w:rPr>
      </w:pPr>
      <w:r>
        <w:rPr>
          <w:noProof/>
        </w:rPr>
        <w:t>4.2.2.5</w:t>
      </w:r>
      <w:r>
        <w:rPr>
          <w:rFonts w:ascii="Calibri" w:hAnsi="Calibri"/>
          <w:noProof/>
          <w:color w:val="auto"/>
          <w:lang w:eastAsia="en-GB"/>
        </w:rPr>
        <w:tab/>
      </w:r>
      <w:r>
        <w:rPr>
          <w:noProof/>
        </w:rPr>
        <w:t>Container frame for all details frames</w:t>
      </w:r>
      <w:r>
        <w:rPr>
          <w:noProof/>
        </w:rPr>
        <w:tab/>
      </w:r>
      <w:r>
        <w:rPr>
          <w:noProof/>
        </w:rPr>
        <w:fldChar w:fldCharType="begin"/>
      </w:r>
      <w:r>
        <w:rPr>
          <w:noProof/>
        </w:rPr>
        <w:instrText xml:space="preserve"> PAGEREF _Toc292878795 \h </w:instrText>
      </w:r>
      <w:r>
        <w:rPr>
          <w:noProof/>
        </w:rPr>
      </w:r>
      <w:r>
        <w:rPr>
          <w:noProof/>
        </w:rPr>
        <w:fldChar w:fldCharType="separate"/>
      </w:r>
      <w:r>
        <w:rPr>
          <w:noProof/>
        </w:rPr>
        <w:t>109</w:t>
      </w:r>
      <w:r>
        <w:rPr>
          <w:noProof/>
        </w:rPr>
        <w:fldChar w:fldCharType="end"/>
      </w:r>
    </w:p>
    <w:p w14:paraId="7F94111C" w14:textId="77777777" w:rsidR="00887218" w:rsidRDefault="00887218">
      <w:pPr>
        <w:pStyle w:val="TOC4"/>
        <w:tabs>
          <w:tab w:val="left" w:pos="1497"/>
          <w:tab w:val="right" w:leader="dot" w:pos="8296"/>
        </w:tabs>
        <w:rPr>
          <w:rFonts w:ascii="Calibri" w:hAnsi="Calibri"/>
          <w:noProof/>
          <w:color w:val="auto"/>
          <w:lang w:eastAsia="en-GB"/>
        </w:rPr>
      </w:pPr>
      <w:r>
        <w:rPr>
          <w:noProof/>
        </w:rPr>
        <w:t>4.2.2.6</w:t>
      </w:r>
      <w:r>
        <w:rPr>
          <w:rFonts w:ascii="Calibri" w:hAnsi="Calibri"/>
          <w:noProof/>
          <w:color w:val="auto"/>
          <w:lang w:eastAsia="en-GB"/>
        </w:rPr>
        <w:tab/>
      </w:r>
      <w:r>
        <w:rPr>
          <w:noProof/>
        </w:rPr>
        <w:t>Collections Browser main screen</w:t>
      </w:r>
      <w:r>
        <w:rPr>
          <w:noProof/>
        </w:rPr>
        <w:tab/>
      </w:r>
      <w:r>
        <w:rPr>
          <w:noProof/>
        </w:rPr>
        <w:fldChar w:fldCharType="begin"/>
      </w:r>
      <w:r>
        <w:rPr>
          <w:noProof/>
        </w:rPr>
        <w:instrText xml:space="preserve"> PAGEREF _Toc292878796 \h </w:instrText>
      </w:r>
      <w:r>
        <w:rPr>
          <w:noProof/>
        </w:rPr>
      </w:r>
      <w:r>
        <w:rPr>
          <w:noProof/>
        </w:rPr>
        <w:fldChar w:fldCharType="separate"/>
      </w:r>
      <w:r>
        <w:rPr>
          <w:noProof/>
        </w:rPr>
        <w:t>111</w:t>
      </w:r>
      <w:r>
        <w:rPr>
          <w:noProof/>
        </w:rPr>
        <w:fldChar w:fldCharType="end"/>
      </w:r>
    </w:p>
    <w:p w14:paraId="6E6156E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4.2.3</w:t>
      </w:r>
      <w:r>
        <w:rPr>
          <w:rFonts w:ascii="Calibri" w:hAnsi="Calibri"/>
          <w:smallCaps w:val="0"/>
          <w:noProof/>
          <w:color w:val="auto"/>
          <w:lang w:eastAsia="en-GB"/>
        </w:rPr>
        <w:tab/>
      </w:r>
      <w:r>
        <w:rPr>
          <w:noProof/>
        </w:rPr>
        <w:t>General Screens and Tabs</w:t>
      </w:r>
      <w:r>
        <w:rPr>
          <w:noProof/>
        </w:rPr>
        <w:tab/>
      </w:r>
      <w:r>
        <w:rPr>
          <w:noProof/>
        </w:rPr>
        <w:fldChar w:fldCharType="begin"/>
      </w:r>
      <w:r>
        <w:rPr>
          <w:noProof/>
        </w:rPr>
        <w:instrText xml:space="preserve"> PAGEREF _Toc292878797 \h </w:instrText>
      </w:r>
      <w:r>
        <w:rPr>
          <w:noProof/>
        </w:rPr>
      </w:r>
      <w:r>
        <w:rPr>
          <w:noProof/>
        </w:rPr>
        <w:fldChar w:fldCharType="separate"/>
      </w:r>
      <w:r>
        <w:rPr>
          <w:noProof/>
        </w:rPr>
        <w:t>118</w:t>
      </w:r>
      <w:r>
        <w:rPr>
          <w:noProof/>
        </w:rPr>
        <w:fldChar w:fldCharType="end"/>
      </w:r>
    </w:p>
    <w:p w14:paraId="274FE650" w14:textId="77777777" w:rsidR="00887218" w:rsidRDefault="00887218">
      <w:pPr>
        <w:pStyle w:val="TOC4"/>
        <w:tabs>
          <w:tab w:val="left" w:pos="1497"/>
          <w:tab w:val="right" w:leader="dot" w:pos="8296"/>
        </w:tabs>
        <w:rPr>
          <w:rFonts w:ascii="Calibri" w:hAnsi="Calibri"/>
          <w:noProof/>
          <w:color w:val="auto"/>
          <w:lang w:eastAsia="en-GB"/>
        </w:rPr>
      </w:pPr>
      <w:r>
        <w:rPr>
          <w:noProof/>
        </w:rPr>
        <w:t>4.2.3.1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_Toc292878798 \h </w:instrText>
      </w:r>
      <w:r>
        <w:rPr>
          <w:noProof/>
        </w:rPr>
      </w:r>
      <w:r>
        <w:rPr>
          <w:noProof/>
        </w:rPr>
        <w:fldChar w:fldCharType="separate"/>
      </w:r>
      <w:r>
        <w:rPr>
          <w:noProof/>
        </w:rPr>
        <w:t>118</w:t>
      </w:r>
      <w:r>
        <w:rPr>
          <w:noProof/>
        </w:rPr>
        <w:fldChar w:fldCharType="end"/>
      </w:r>
    </w:p>
    <w:p w14:paraId="3F43516C" w14:textId="77777777" w:rsidR="00887218" w:rsidRDefault="00887218">
      <w:pPr>
        <w:pStyle w:val="TOC4"/>
        <w:tabs>
          <w:tab w:val="left" w:pos="1497"/>
          <w:tab w:val="right" w:leader="dot" w:pos="8296"/>
        </w:tabs>
        <w:rPr>
          <w:rFonts w:ascii="Calibri" w:hAnsi="Calibri"/>
          <w:noProof/>
          <w:color w:val="auto"/>
          <w:lang w:eastAsia="en-GB"/>
        </w:rPr>
      </w:pPr>
      <w:r w:rsidRPr="00CE201A">
        <w:rPr>
          <w:rFonts w:eastAsia="SimSun"/>
          <w:noProof/>
          <w:lang w:eastAsia="zh-SG"/>
        </w:rPr>
        <w:t>4.2.3.2</w:t>
      </w:r>
      <w:r>
        <w:rPr>
          <w:rFonts w:ascii="Calibri" w:hAnsi="Calibri"/>
          <w:noProof/>
          <w:color w:val="auto"/>
          <w:lang w:eastAsia="en-GB"/>
        </w:rPr>
        <w:tab/>
      </w:r>
      <w:r w:rsidRPr="00CE201A">
        <w:rPr>
          <w:rFonts w:eastAsia="SimSun"/>
          <w:noProof/>
          <w:lang w:eastAsia="zh-SG"/>
        </w:rPr>
        <w:t>Screen Flow Diagram</w:t>
      </w:r>
      <w:r>
        <w:rPr>
          <w:noProof/>
        </w:rPr>
        <w:tab/>
      </w:r>
      <w:r>
        <w:rPr>
          <w:noProof/>
        </w:rPr>
        <w:fldChar w:fldCharType="begin"/>
      </w:r>
      <w:r>
        <w:rPr>
          <w:noProof/>
        </w:rPr>
        <w:instrText xml:space="preserve"> PAGEREF _Toc292878799 \h </w:instrText>
      </w:r>
      <w:r>
        <w:rPr>
          <w:noProof/>
        </w:rPr>
      </w:r>
      <w:r>
        <w:rPr>
          <w:noProof/>
        </w:rPr>
        <w:fldChar w:fldCharType="separate"/>
      </w:r>
      <w:r>
        <w:rPr>
          <w:noProof/>
        </w:rPr>
        <w:t>118</w:t>
      </w:r>
      <w:r>
        <w:rPr>
          <w:noProof/>
        </w:rPr>
        <w:fldChar w:fldCharType="end"/>
      </w:r>
    </w:p>
    <w:p w14:paraId="14976538" w14:textId="77777777" w:rsidR="00887218" w:rsidRDefault="00887218">
      <w:pPr>
        <w:pStyle w:val="TOC4"/>
        <w:tabs>
          <w:tab w:val="left" w:pos="1497"/>
          <w:tab w:val="right" w:leader="dot" w:pos="8296"/>
        </w:tabs>
        <w:rPr>
          <w:rFonts w:ascii="Calibri" w:hAnsi="Calibri"/>
          <w:noProof/>
          <w:color w:val="auto"/>
          <w:lang w:eastAsia="en-GB"/>
        </w:rPr>
      </w:pPr>
      <w:r w:rsidRPr="00CE201A">
        <w:rPr>
          <w:rFonts w:eastAsia="SimSun"/>
          <w:noProof/>
          <w:lang w:eastAsia="zh-SG"/>
        </w:rPr>
        <w:lastRenderedPageBreak/>
        <w:t>4.2.3.3</w:t>
      </w:r>
      <w:r>
        <w:rPr>
          <w:rFonts w:ascii="Calibri" w:hAnsi="Calibri"/>
          <w:noProof/>
          <w:color w:val="auto"/>
          <w:lang w:eastAsia="en-GB"/>
        </w:rPr>
        <w:tab/>
      </w:r>
      <w:r w:rsidRPr="00CE201A">
        <w:rPr>
          <w:rFonts w:eastAsia="SimSun"/>
          <w:noProof/>
          <w:lang w:eastAsia="zh-SG"/>
        </w:rPr>
        <w:t>Class Diagram</w:t>
      </w:r>
      <w:r>
        <w:rPr>
          <w:noProof/>
        </w:rPr>
        <w:tab/>
      </w:r>
      <w:r>
        <w:rPr>
          <w:noProof/>
        </w:rPr>
        <w:fldChar w:fldCharType="begin"/>
      </w:r>
      <w:r>
        <w:rPr>
          <w:noProof/>
        </w:rPr>
        <w:instrText xml:space="preserve"> PAGEREF _Toc292878800 \h </w:instrText>
      </w:r>
      <w:r>
        <w:rPr>
          <w:noProof/>
        </w:rPr>
      </w:r>
      <w:r>
        <w:rPr>
          <w:noProof/>
        </w:rPr>
        <w:fldChar w:fldCharType="separate"/>
      </w:r>
      <w:r>
        <w:rPr>
          <w:noProof/>
        </w:rPr>
        <w:t>119</w:t>
      </w:r>
      <w:r>
        <w:rPr>
          <w:noProof/>
        </w:rPr>
        <w:fldChar w:fldCharType="end"/>
      </w:r>
    </w:p>
    <w:p w14:paraId="0F12C5AD" w14:textId="77777777" w:rsidR="00887218" w:rsidRDefault="00887218">
      <w:pPr>
        <w:pStyle w:val="TOC4"/>
        <w:tabs>
          <w:tab w:val="left" w:pos="1497"/>
          <w:tab w:val="right" w:leader="dot" w:pos="8296"/>
        </w:tabs>
        <w:rPr>
          <w:rFonts w:ascii="Calibri" w:hAnsi="Calibri"/>
          <w:noProof/>
          <w:color w:val="auto"/>
          <w:lang w:eastAsia="en-GB"/>
        </w:rPr>
      </w:pPr>
      <w:r>
        <w:rPr>
          <w:noProof/>
        </w:rPr>
        <w:t>4.2.3.4</w:t>
      </w:r>
      <w:r>
        <w:rPr>
          <w:rFonts w:ascii="Calibri" w:hAnsi="Calibri"/>
          <w:noProof/>
          <w:color w:val="auto"/>
          <w:lang w:eastAsia="en-GB"/>
        </w:rPr>
        <w:tab/>
      </w:r>
      <w:r>
        <w:rPr>
          <w:noProof/>
        </w:rPr>
        <w:t>Collections Browser navigation list view</w:t>
      </w:r>
      <w:r>
        <w:rPr>
          <w:noProof/>
        </w:rPr>
        <w:tab/>
      </w:r>
      <w:r>
        <w:rPr>
          <w:noProof/>
        </w:rPr>
        <w:fldChar w:fldCharType="begin"/>
      </w:r>
      <w:r>
        <w:rPr>
          <w:noProof/>
        </w:rPr>
        <w:instrText xml:space="preserve"> PAGEREF _Toc292878801 \h </w:instrText>
      </w:r>
      <w:r>
        <w:rPr>
          <w:noProof/>
        </w:rPr>
      </w:r>
      <w:r>
        <w:rPr>
          <w:noProof/>
        </w:rPr>
        <w:fldChar w:fldCharType="separate"/>
      </w:r>
      <w:r>
        <w:rPr>
          <w:noProof/>
        </w:rPr>
        <w:t>120</w:t>
      </w:r>
      <w:r>
        <w:rPr>
          <w:noProof/>
        </w:rPr>
        <w:fldChar w:fldCharType="end"/>
      </w:r>
    </w:p>
    <w:p w14:paraId="5E363764" w14:textId="77777777" w:rsidR="00887218" w:rsidRDefault="00887218">
      <w:pPr>
        <w:pStyle w:val="TOC4"/>
        <w:tabs>
          <w:tab w:val="left" w:pos="1497"/>
          <w:tab w:val="right" w:leader="dot" w:pos="8296"/>
        </w:tabs>
        <w:rPr>
          <w:rFonts w:ascii="Calibri" w:hAnsi="Calibri"/>
          <w:noProof/>
          <w:color w:val="auto"/>
          <w:lang w:eastAsia="en-GB"/>
        </w:rPr>
      </w:pPr>
      <w:r>
        <w:rPr>
          <w:noProof/>
        </w:rPr>
        <w:t>4.2.3.5</w:t>
      </w:r>
      <w:r>
        <w:rPr>
          <w:rFonts w:ascii="Calibri" w:hAnsi="Calibri"/>
          <w:noProof/>
          <w:color w:val="auto"/>
          <w:lang w:eastAsia="en-GB"/>
        </w:rPr>
        <w:tab/>
      </w:r>
      <w:r>
        <w:rPr>
          <w:noProof/>
        </w:rPr>
        <w:t>Descriptors tab page control</w:t>
      </w:r>
      <w:r>
        <w:rPr>
          <w:noProof/>
        </w:rPr>
        <w:tab/>
      </w:r>
      <w:r>
        <w:rPr>
          <w:noProof/>
        </w:rPr>
        <w:fldChar w:fldCharType="begin"/>
      </w:r>
      <w:r>
        <w:rPr>
          <w:noProof/>
        </w:rPr>
        <w:instrText xml:space="preserve"> PAGEREF _Toc292878802 \h </w:instrText>
      </w:r>
      <w:r>
        <w:rPr>
          <w:noProof/>
        </w:rPr>
      </w:r>
      <w:r>
        <w:rPr>
          <w:noProof/>
        </w:rPr>
        <w:fldChar w:fldCharType="separate"/>
      </w:r>
      <w:r>
        <w:rPr>
          <w:noProof/>
        </w:rPr>
        <w:t>121</w:t>
      </w:r>
      <w:r>
        <w:rPr>
          <w:noProof/>
        </w:rPr>
        <w:fldChar w:fldCharType="end"/>
      </w:r>
    </w:p>
    <w:p w14:paraId="60F7E459" w14:textId="77777777" w:rsidR="00887218" w:rsidRDefault="00887218">
      <w:pPr>
        <w:pStyle w:val="TOC4"/>
        <w:tabs>
          <w:tab w:val="left" w:pos="1497"/>
          <w:tab w:val="right" w:leader="dot" w:pos="8296"/>
        </w:tabs>
        <w:rPr>
          <w:rFonts w:ascii="Calibri" w:hAnsi="Calibri"/>
          <w:noProof/>
          <w:color w:val="auto"/>
          <w:lang w:eastAsia="en-GB"/>
        </w:rPr>
      </w:pPr>
      <w:r>
        <w:rPr>
          <w:noProof/>
        </w:rPr>
        <w:t>4.2.3.6</w:t>
      </w:r>
      <w:r>
        <w:rPr>
          <w:rFonts w:ascii="Calibri" w:hAnsi="Calibri"/>
          <w:noProof/>
          <w:color w:val="auto"/>
          <w:lang w:eastAsia="en-GB"/>
        </w:rPr>
        <w:tab/>
      </w:r>
      <w:r>
        <w:rPr>
          <w:noProof/>
        </w:rPr>
        <w:t>Materials tab page control</w:t>
      </w:r>
      <w:r>
        <w:rPr>
          <w:noProof/>
        </w:rPr>
        <w:tab/>
      </w:r>
      <w:r>
        <w:rPr>
          <w:noProof/>
        </w:rPr>
        <w:fldChar w:fldCharType="begin"/>
      </w:r>
      <w:r>
        <w:rPr>
          <w:noProof/>
        </w:rPr>
        <w:instrText xml:space="preserve"> PAGEREF _Toc292878803 \h </w:instrText>
      </w:r>
      <w:r>
        <w:rPr>
          <w:noProof/>
        </w:rPr>
      </w:r>
      <w:r>
        <w:rPr>
          <w:noProof/>
        </w:rPr>
        <w:fldChar w:fldCharType="separate"/>
      </w:r>
      <w:r>
        <w:rPr>
          <w:noProof/>
        </w:rPr>
        <w:t>123</w:t>
      </w:r>
      <w:r>
        <w:rPr>
          <w:noProof/>
        </w:rPr>
        <w:fldChar w:fldCharType="end"/>
      </w:r>
    </w:p>
    <w:p w14:paraId="21000F30" w14:textId="77777777" w:rsidR="00887218" w:rsidRDefault="00887218">
      <w:pPr>
        <w:pStyle w:val="TOC4"/>
        <w:tabs>
          <w:tab w:val="left" w:pos="1497"/>
          <w:tab w:val="right" w:leader="dot" w:pos="8296"/>
        </w:tabs>
        <w:rPr>
          <w:rFonts w:ascii="Calibri" w:hAnsi="Calibri"/>
          <w:noProof/>
          <w:color w:val="auto"/>
          <w:lang w:eastAsia="en-GB"/>
        </w:rPr>
      </w:pPr>
      <w:r>
        <w:rPr>
          <w:noProof/>
        </w:rPr>
        <w:t>4.2.3.7</w:t>
      </w:r>
      <w:r>
        <w:rPr>
          <w:rFonts w:ascii="Calibri" w:hAnsi="Calibri"/>
          <w:noProof/>
          <w:color w:val="auto"/>
          <w:lang w:eastAsia="en-GB"/>
        </w:rPr>
        <w:tab/>
      </w:r>
      <w:r>
        <w:rPr>
          <w:noProof/>
        </w:rPr>
        <w:t>Specimen Materials tab page control</w:t>
      </w:r>
      <w:r>
        <w:rPr>
          <w:noProof/>
        </w:rPr>
        <w:tab/>
      </w:r>
      <w:r>
        <w:rPr>
          <w:noProof/>
        </w:rPr>
        <w:fldChar w:fldCharType="begin"/>
      </w:r>
      <w:r>
        <w:rPr>
          <w:noProof/>
        </w:rPr>
        <w:instrText xml:space="preserve"> PAGEREF _Toc292878804 \h </w:instrText>
      </w:r>
      <w:r>
        <w:rPr>
          <w:noProof/>
        </w:rPr>
      </w:r>
      <w:r>
        <w:rPr>
          <w:noProof/>
        </w:rPr>
        <w:fldChar w:fldCharType="separate"/>
      </w:r>
      <w:r>
        <w:rPr>
          <w:noProof/>
        </w:rPr>
        <w:t>125</w:t>
      </w:r>
      <w:r>
        <w:rPr>
          <w:noProof/>
        </w:rPr>
        <w:fldChar w:fldCharType="end"/>
      </w:r>
    </w:p>
    <w:p w14:paraId="1A536AA6" w14:textId="77777777" w:rsidR="00887218" w:rsidRDefault="00887218">
      <w:pPr>
        <w:pStyle w:val="TOC4"/>
        <w:tabs>
          <w:tab w:val="left" w:pos="1497"/>
          <w:tab w:val="right" w:leader="dot" w:pos="8296"/>
        </w:tabs>
        <w:rPr>
          <w:rFonts w:ascii="Calibri" w:hAnsi="Calibri"/>
          <w:noProof/>
          <w:color w:val="auto"/>
          <w:lang w:eastAsia="en-GB"/>
        </w:rPr>
      </w:pPr>
      <w:r>
        <w:rPr>
          <w:noProof/>
        </w:rPr>
        <w:t>4.2.3.8</w:t>
      </w:r>
      <w:r>
        <w:rPr>
          <w:rFonts w:ascii="Calibri" w:hAnsi="Calibri"/>
          <w:noProof/>
          <w:color w:val="auto"/>
          <w:lang w:eastAsia="en-GB"/>
        </w:rPr>
        <w:tab/>
      </w:r>
      <w:r>
        <w:rPr>
          <w:noProof/>
        </w:rPr>
        <w:t>Multimedia details screen</w:t>
      </w:r>
      <w:r>
        <w:rPr>
          <w:noProof/>
        </w:rPr>
        <w:tab/>
      </w:r>
      <w:r>
        <w:rPr>
          <w:noProof/>
        </w:rPr>
        <w:fldChar w:fldCharType="begin"/>
      </w:r>
      <w:r>
        <w:rPr>
          <w:noProof/>
        </w:rPr>
        <w:instrText xml:space="preserve"> PAGEREF _Toc292878805 \h </w:instrText>
      </w:r>
      <w:r>
        <w:rPr>
          <w:noProof/>
        </w:rPr>
      </w:r>
      <w:r>
        <w:rPr>
          <w:noProof/>
        </w:rPr>
        <w:fldChar w:fldCharType="separate"/>
      </w:r>
      <w:r>
        <w:rPr>
          <w:noProof/>
        </w:rPr>
        <w:t>127</w:t>
      </w:r>
      <w:r>
        <w:rPr>
          <w:noProof/>
        </w:rPr>
        <w:fldChar w:fldCharType="end"/>
      </w:r>
    </w:p>
    <w:p w14:paraId="0D2F1D5A" w14:textId="77777777" w:rsidR="00887218" w:rsidRDefault="00887218">
      <w:pPr>
        <w:pStyle w:val="TOC4"/>
        <w:tabs>
          <w:tab w:val="left" w:pos="1497"/>
          <w:tab w:val="right" w:leader="dot" w:pos="8296"/>
        </w:tabs>
        <w:rPr>
          <w:rFonts w:ascii="Calibri" w:hAnsi="Calibri"/>
          <w:noProof/>
          <w:color w:val="auto"/>
          <w:lang w:eastAsia="en-GB"/>
        </w:rPr>
      </w:pPr>
      <w:r>
        <w:rPr>
          <w:noProof/>
        </w:rPr>
        <w:t>4.2.3.9</w:t>
      </w:r>
      <w:r>
        <w:rPr>
          <w:rFonts w:ascii="Calibri" w:hAnsi="Calibri"/>
          <w:noProof/>
          <w:color w:val="auto"/>
          <w:lang w:eastAsia="en-GB"/>
        </w:rPr>
        <w:tab/>
      </w:r>
      <w:r>
        <w:rPr>
          <w:noProof/>
        </w:rPr>
        <w:t>Metadata tab control</w:t>
      </w:r>
      <w:r>
        <w:rPr>
          <w:noProof/>
        </w:rPr>
        <w:tab/>
      </w:r>
      <w:r>
        <w:rPr>
          <w:noProof/>
        </w:rPr>
        <w:fldChar w:fldCharType="begin"/>
      </w:r>
      <w:r>
        <w:rPr>
          <w:noProof/>
        </w:rPr>
        <w:instrText xml:space="preserve"> PAGEREF _Toc292878806 \h </w:instrText>
      </w:r>
      <w:r>
        <w:rPr>
          <w:noProof/>
        </w:rPr>
      </w:r>
      <w:r>
        <w:rPr>
          <w:noProof/>
        </w:rPr>
        <w:fldChar w:fldCharType="separate"/>
      </w:r>
      <w:r>
        <w:rPr>
          <w:noProof/>
        </w:rPr>
        <w:t>129</w:t>
      </w:r>
      <w:r>
        <w:rPr>
          <w:noProof/>
        </w:rPr>
        <w:fldChar w:fldCharType="end"/>
      </w:r>
    </w:p>
    <w:p w14:paraId="6385BE44" w14:textId="77777777" w:rsidR="00887218" w:rsidRDefault="00887218">
      <w:pPr>
        <w:pStyle w:val="TOC4"/>
        <w:tabs>
          <w:tab w:val="left" w:pos="1619"/>
          <w:tab w:val="right" w:leader="dot" w:pos="8296"/>
        </w:tabs>
        <w:rPr>
          <w:rFonts w:ascii="Calibri" w:hAnsi="Calibri"/>
          <w:noProof/>
          <w:color w:val="auto"/>
          <w:lang w:eastAsia="en-GB"/>
        </w:rPr>
      </w:pPr>
      <w:r>
        <w:rPr>
          <w:noProof/>
        </w:rPr>
        <w:t>4.2.3.10</w:t>
      </w:r>
      <w:r>
        <w:rPr>
          <w:rFonts w:ascii="Calibri" w:hAnsi="Calibri"/>
          <w:noProof/>
          <w:color w:val="auto"/>
          <w:lang w:eastAsia="en-GB"/>
        </w:rPr>
        <w:tab/>
      </w:r>
      <w:r>
        <w:rPr>
          <w:noProof/>
        </w:rPr>
        <w:t>Enquiry details screen</w:t>
      </w:r>
      <w:r>
        <w:rPr>
          <w:noProof/>
        </w:rPr>
        <w:tab/>
      </w:r>
      <w:r>
        <w:rPr>
          <w:noProof/>
        </w:rPr>
        <w:fldChar w:fldCharType="begin"/>
      </w:r>
      <w:r>
        <w:rPr>
          <w:noProof/>
        </w:rPr>
        <w:instrText xml:space="preserve"> PAGEREF _Toc292878807 \h </w:instrText>
      </w:r>
      <w:r>
        <w:rPr>
          <w:noProof/>
        </w:rPr>
      </w:r>
      <w:r>
        <w:rPr>
          <w:noProof/>
        </w:rPr>
        <w:fldChar w:fldCharType="separate"/>
      </w:r>
      <w:r>
        <w:rPr>
          <w:noProof/>
        </w:rPr>
        <w:t>130</w:t>
      </w:r>
      <w:r>
        <w:rPr>
          <w:noProof/>
        </w:rPr>
        <w:fldChar w:fldCharType="end"/>
      </w:r>
    </w:p>
    <w:p w14:paraId="1CE115DD" w14:textId="77777777" w:rsidR="00887218" w:rsidRDefault="00887218">
      <w:pPr>
        <w:pStyle w:val="TOC4"/>
        <w:tabs>
          <w:tab w:val="left" w:pos="1619"/>
          <w:tab w:val="right" w:leader="dot" w:pos="8296"/>
        </w:tabs>
        <w:rPr>
          <w:rFonts w:ascii="Calibri" w:hAnsi="Calibri"/>
          <w:noProof/>
          <w:color w:val="auto"/>
          <w:lang w:eastAsia="en-GB"/>
        </w:rPr>
      </w:pPr>
      <w:r>
        <w:rPr>
          <w:noProof/>
        </w:rPr>
        <w:t>4.2.3.11</w:t>
      </w:r>
      <w:r>
        <w:rPr>
          <w:rFonts w:ascii="Calibri" w:hAnsi="Calibri"/>
          <w:noProof/>
          <w:color w:val="auto"/>
          <w:lang w:eastAsia="en-GB"/>
        </w:rPr>
        <w:tab/>
      </w:r>
      <w:r>
        <w:rPr>
          <w:noProof/>
        </w:rPr>
        <w:t>Enquiry General tab page control</w:t>
      </w:r>
      <w:r>
        <w:rPr>
          <w:noProof/>
        </w:rPr>
        <w:tab/>
      </w:r>
      <w:r>
        <w:rPr>
          <w:noProof/>
        </w:rPr>
        <w:fldChar w:fldCharType="begin"/>
      </w:r>
      <w:r>
        <w:rPr>
          <w:noProof/>
        </w:rPr>
        <w:instrText xml:space="preserve"> PAGEREF _Toc292878808 \h </w:instrText>
      </w:r>
      <w:r>
        <w:rPr>
          <w:noProof/>
        </w:rPr>
      </w:r>
      <w:r>
        <w:rPr>
          <w:noProof/>
        </w:rPr>
        <w:fldChar w:fldCharType="separate"/>
      </w:r>
      <w:r>
        <w:rPr>
          <w:noProof/>
        </w:rPr>
        <w:t>131</w:t>
      </w:r>
      <w:r>
        <w:rPr>
          <w:noProof/>
        </w:rPr>
        <w:fldChar w:fldCharType="end"/>
      </w:r>
    </w:p>
    <w:p w14:paraId="02108CFD" w14:textId="77777777" w:rsidR="00887218" w:rsidRPr="00A104CD" w:rsidRDefault="00887218">
      <w:pPr>
        <w:pStyle w:val="TOC4"/>
        <w:tabs>
          <w:tab w:val="left" w:pos="1619"/>
          <w:tab w:val="right" w:leader="dot" w:pos="8296"/>
        </w:tabs>
        <w:rPr>
          <w:rFonts w:ascii="Calibri" w:hAnsi="Calibri"/>
          <w:noProof/>
          <w:color w:val="auto"/>
          <w:lang w:val="pt-BR" w:eastAsia="en-GB"/>
        </w:rPr>
      </w:pPr>
      <w:r w:rsidRPr="00A104CD">
        <w:rPr>
          <w:noProof/>
          <w:lang w:val="pt-BR"/>
        </w:rPr>
        <w:t>4.2.3.12</w:t>
      </w:r>
      <w:r w:rsidRPr="00A104CD">
        <w:rPr>
          <w:rFonts w:ascii="Calibri" w:hAnsi="Calibri"/>
          <w:noProof/>
          <w:color w:val="auto"/>
          <w:lang w:val="pt-BR" w:eastAsia="en-GB"/>
        </w:rPr>
        <w:tab/>
      </w:r>
      <w:r w:rsidRPr="00A104CD">
        <w:rPr>
          <w:noProof/>
          <w:lang w:val="pt-BR"/>
        </w:rPr>
        <w:t>Enquiry Response tab page control</w:t>
      </w:r>
      <w:r w:rsidRPr="00A104CD">
        <w:rPr>
          <w:noProof/>
          <w:lang w:val="pt-BR"/>
        </w:rPr>
        <w:tab/>
      </w:r>
      <w:r>
        <w:rPr>
          <w:noProof/>
        </w:rPr>
        <w:fldChar w:fldCharType="begin"/>
      </w:r>
      <w:r w:rsidRPr="00A104CD">
        <w:rPr>
          <w:noProof/>
          <w:lang w:val="pt-BR"/>
        </w:rPr>
        <w:instrText xml:space="preserve"> PAGEREF _Toc292878809 \h </w:instrText>
      </w:r>
      <w:r>
        <w:rPr>
          <w:noProof/>
        </w:rPr>
      </w:r>
      <w:r>
        <w:rPr>
          <w:noProof/>
        </w:rPr>
        <w:fldChar w:fldCharType="separate"/>
      </w:r>
      <w:r w:rsidRPr="00A104CD">
        <w:rPr>
          <w:noProof/>
          <w:lang w:val="pt-BR"/>
        </w:rPr>
        <w:t>133</w:t>
      </w:r>
      <w:r>
        <w:rPr>
          <w:noProof/>
        </w:rPr>
        <w:fldChar w:fldCharType="end"/>
      </w:r>
    </w:p>
    <w:p w14:paraId="4FFD873F" w14:textId="77777777" w:rsidR="00887218" w:rsidRDefault="00887218">
      <w:pPr>
        <w:pStyle w:val="TOC4"/>
        <w:tabs>
          <w:tab w:val="left" w:pos="1619"/>
          <w:tab w:val="right" w:leader="dot" w:pos="8296"/>
        </w:tabs>
        <w:rPr>
          <w:rFonts w:ascii="Calibri" w:hAnsi="Calibri"/>
          <w:noProof/>
          <w:color w:val="auto"/>
          <w:lang w:eastAsia="en-GB"/>
        </w:rPr>
      </w:pPr>
      <w:r>
        <w:rPr>
          <w:noProof/>
        </w:rPr>
        <w:t>4.2.3.13</w:t>
      </w:r>
      <w:r>
        <w:rPr>
          <w:rFonts w:ascii="Calibri" w:hAnsi="Calibri"/>
          <w:noProof/>
          <w:color w:val="auto"/>
          <w:lang w:eastAsia="en-GB"/>
        </w:rPr>
        <w:tab/>
      </w:r>
      <w:r>
        <w:rPr>
          <w:noProof/>
        </w:rPr>
        <w:t>Measurement details screen</w:t>
      </w:r>
      <w:r>
        <w:rPr>
          <w:noProof/>
        </w:rPr>
        <w:tab/>
      </w:r>
      <w:r>
        <w:rPr>
          <w:noProof/>
        </w:rPr>
        <w:fldChar w:fldCharType="begin"/>
      </w:r>
      <w:r>
        <w:rPr>
          <w:noProof/>
        </w:rPr>
        <w:instrText xml:space="preserve"> PAGEREF _Toc292878810 \h </w:instrText>
      </w:r>
      <w:r>
        <w:rPr>
          <w:noProof/>
        </w:rPr>
      </w:r>
      <w:r>
        <w:rPr>
          <w:noProof/>
        </w:rPr>
        <w:fldChar w:fldCharType="separate"/>
      </w:r>
      <w:r>
        <w:rPr>
          <w:noProof/>
        </w:rPr>
        <w:t>134</w:t>
      </w:r>
      <w:r>
        <w:rPr>
          <w:noProof/>
        </w:rPr>
        <w:fldChar w:fldCharType="end"/>
      </w:r>
    </w:p>
    <w:p w14:paraId="4C3A64B7" w14:textId="77777777" w:rsidR="00887218" w:rsidRDefault="00887218">
      <w:pPr>
        <w:pStyle w:val="TOC4"/>
        <w:tabs>
          <w:tab w:val="left" w:pos="1619"/>
          <w:tab w:val="right" w:leader="dot" w:pos="8296"/>
        </w:tabs>
        <w:rPr>
          <w:rFonts w:ascii="Calibri" w:hAnsi="Calibri"/>
          <w:noProof/>
          <w:color w:val="auto"/>
          <w:lang w:eastAsia="en-GB"/>
        </w:rPr>
      </w:pPr>
      <w:r>
        <w:rPr>
          <w:noProof/>
        </w:rPr>
        <w:t>4.2.3.14</w:t>
      </w:r>
      <w:r>
        <w:rPr>
          <w:rFonts w:ascii="Calibri" w:hAnsi="Calibri"/>
          <w:noProof/>
          <w:color w:val="auto"/>
          <w:lang w:eastAsia="en-GB"/>
        </w:rPr>
        <w:tab/>
      </w:r>
      <w:r>
        <w:rPr>
          <w:noProof/>
        </w:rPr>
        <w:t>Measurement General tab page control</w:t>
      </w:r>
      <w:r>
        <w:rPr>
          <w:noProof/>
        </w:rPr>
        <w:tab/>
      </w:r>
      <w:r>
        <w:rPr>
          <w:noProof/>
        </w:rPr>
        <w:fldChar w:fldCharType="begin"/>
      </w:r>
      <w:r>
        <w:rPr>
          <w:noProof/>
        </w:rPr>
        <w:instrText xml:space="preserve"> PAGEREF _Toc292878811 \h </w:instrText>
      </w:r>
      <w:r>
        <w:rPr>
          <w:noProof/>
        </w:rPr>
      </w:r>
      <w:r>
        <w:rPr>
          <w:noProof/>
        </w:rPr>
        <w:fldChar w:fldCharType="separate"/>
      </w:r>
      <w:r>
        <w:rPr>
          <w:noProof/>
        </w:rPr>
        <w:t>134</w:t>
      </w:r>
      <w:r>
        <w:rPr>
          <w:noProof/>
        </w:rPr>
        <w:fldChar w:fldCharType="end"/>
      </w:r>
    </w:p>
    <w:p w14:paraId="77368F60" w14:textId="77777777" w:rsidR="00887218" w:rsidRDefault="00887218">
      <w:pPr>
        <w:pStyle w:val="TOC4"/>
        <w:tabs>
          <w:tab w:val="left" w:pos="1619"/>
          <w:tab w:val="right" w:leader="dot" w:pos="8296"/>
        </w:tabs>
        <w:rPr>
          <w:rFonts w:ascii="Calibri" w:hAnsi="Calibri"/>
          <w:noProof/>
          <w:color w:val="auto"/>
          <w:lang w:eastAsia="en-GB"/>
        </w:rPr>
      </w:pPr>
      <w:r>
        <w:rPr>
          <w:noProof/>
        </w:rPr>
        <w:t>4.2.3.15</w:t>
      </w:r>
      <w:r>
        <w:rPr>
          <w:rFonts w:ascii="Calibri" w:hAnsi="Calibri"/>
          <w:noProof/>
          <w:color w:val="auto"/>
          <w:lang w:eastAsia="en-GB"/>
        </w:rPr>
        <w:tab/>
      </w:r>
      <w:r>
        <w:rPr>
          <w:noProof/>
        </w:rPr>
        <w:t>Related people details screen</w:t>
      </w:r>
      <w:r>
        <w:rPr>
          <w:noProof/>
        </w:rPr>
        <w:tab/>
      </w:r>
      <w:r>
        <w:rPr>
          <w:noProof/>
        </w:rPr>
        <w:fldChar w:fldCharType="begin"/>
      </w:r>
      <w:r>
        <w:rPr>
          <w:noProof/>
        </w:rPr>
        <w:instrText xml:space="preserve"> PAGEREF _Toc292878812 \h </w:instrText>
      </w:r>
      <w:r>
        <w:rPr>
          <w:noProof/>
        </w:rPr>
      </w:r>
      <w:r>
        <w:rPr>
          <w:noProof/>
        </w:rPr>
        <w:fldChar w:fldCharType="separate"/>
      </w:r>
      <w:r>
        <w:rPr>
          <w:noProof/>
        </w:rPr>
        <w:t>137</w:t>
      </w:r>
      <w:r>
        <w:rPr>
          <w:noProof/>
        </w:rPr>
        <w:fldChar w:fldCharType="end"/>
      </w:r>
    </w:p>
    <w:p w14:paraId="03276059" w14:textId="77777777" w:rsidR="00887218" w:rsidRDefault="00887218">
      <w:pPr>
        <w:pStyle w:val="TOC4"/>
        <w:tabs>
          <w:tab w:val="left" w:pos="1619"/>
          <w:tab w:val="right" w:leader="dot" w:pos="8296"/>
        </w:tabs>
        <w:rPr>
          <w:rFonts w:ascii="Calibri" w:hAnsi="Calibri"/>
          <w:noProof/>
          <w:color w:val="auto"/>
          <w:lang w:eastAsia="en-GB"/>
        </w:rPr>
      </w:pPr>
      <w:r>
        <w:rPr>
          <w:noProof/>
        </w:rPr>
        <w:t>4.2.3.16</w:t>
      </w:r>
      <w:r>
        <w:rPr>
          <w:rFonts w:ascii="Calibri" w:hAnsi="Calibri"/>
          <w:noProof/>
          <w:color w:val="auto"/>
          <w:lang w:eastAsia="en-GB"/>
        </w:rPr>
        <w:tab/>
      </w:r>
      <w:r>
        <w:rPr>
          <w:noProof/>
        </w:rPr>
        <w:t>Related people General tab page control</w:t>
      </w:r>
      <w:r>
        <w:rPr>
          <w:noProof/>
        </w:rPr>
        <w:tab/>
      </w:r>
      <w:r>
        <w:rPr>
          <w:noProof/>
        </w:rPr>
        <w:fldChar w:fldCharType="begin"/>
      </w:r>
      <w:r>
        <w:rPr>
          <w:noProof/>
        </w:rPr>
        <w:instrText xml:space="preserve"> PAGEREF _Toc292878813 \h </w:instrText>
      </w:r>
      <w:r>
        <w:rPr>
          <w:noProof/>
        </w:rPr>
      </w:r>
      <w:r>
        <w:rPr>
          <w:noProof/>
        </w:rPr>
        <w:fldChar w:fldCharType="separate"/>
      </w:r>
      <w:r>
        <w:rPr>
          <w:noProof/>
        </w:rPr>
        <w:t>137</w:t>
      </w:r>
      <w:r>
        <w:rPr>
          <w:noProof/>
        </w:rPr>
        <w:fldChar w:fldCharType="end"/>
      </w:r>
    </w:p>
    <w:p w14:paraId="18A7DD39" w14:textId="77777777" w:rsidR="00887218" w:rsidRDefault="00887218">
      <w:pPr>
        <w:pStyle w:val="TOC4"/>
        <w:tabs>
          <w:tab w:val="left" w:pos="1619"/>
          <w:tab w:val="right" w:leader="dot" w:pos="8296"/>
        </w:tabs>
        <w:rPr>
          <w:rFonts w:ascii="Calibri" w:hAnsi="Calibri"/>
          <w:noProof/>
          <w:color w:val="auto"/>
          <w:lang w:eastAsia="en-GB"/>
        </w:rPr>
      </w:pPr>
      <w:r>
        <w:rPr>
          <w:noProof/>
        </w:rPr>
        <w:t>4.2.3.17</w:t>
      </w:r>
      <w:r>
        <w:rPr>
          <w:rFonts w:ascii="Calibri" w:hAnsi="Calibri"/>
          <w:noProof/>
          <w:color w:val="auto"/>
          <w:lang w:eastAsia="en-GB"/>
        </w:rPr>
        <w:tab/>
      </w:r>
      <w:r>
        <w:rPr>
          <w:noProof/>
        </w:rPr>
        <w:t>Specimens Collected tab page control</w:t>
      </w:r>
      <w:r>
        <w:rPr>
          <w:noProof/>
        </w:rPr>
        <w:tab/>
      </w:r>
      <w:r>
        <w:rPr>
          <w:noProof/>
        </w:rPr>
        <w:fldChar w:fldCharType="begin"/>
      </w:r>
      <w:r>
        <w:rPr>
          <w:noProof/>
        </w:rPr>
        <w:instrText xml:space="preserve"> PAGEREF _Toc292878814 \h </w:instrText>
      </w:r>
      <w:r>
        <w:rPr>
          <w:noProof/>
        </w:rPr>
      </w:r>
      <w:r>
        <w:rPr>
          <w:noProof/>
        </w:rPr>
        <w:fldChar w:fldCharType="separate"/>
      </w:r>
      <w:r>
        <w:rPr>
          <w:noProof/>
        </w:rPr>
        <w:t>139</w:t>
      </w:r>
      <w:r>
        <w:rPr>
          <w:noProof/>
        </w:rPr>
        <w:fldChar w:fldCharType="end"/>
      </w:r>
    </w:p>
    <w:p w14:paraId="7ADE9199" w14:textId="77777777" w:rsidR="00887218" w:rsidRDefault="00887218">
      <w:pPr>
        <w:pStyle w:val="TOC4"/>
        <w:tabs>
          <w:tab w:val="left" w:pos="1619"/>
          <w:tab w:val="right" w:leader="dot" w:pos="8296"/>
        </w:tabs>
        <w:rPr>
          <w:rFonts w:ascii="Calibri" w:hAnsi="Calibri"/>
          <w:noProof/>
          <w:color w:val="auto"/>
          <w:lang w:eastAsia="en-GB"/>
        </w:rPr>
      </w:pPr>
      <w:r>
        <w:rPr>
          <w:noProof/>
        </w:rPr>
        <w:t>4.2.3.18</w:t>
      </w:r>
      <w:r>
        <w:rPr>
          <w:rFonts w:ascii="Calibri" w:hAnsi="Calibri"/>
          <w:noProof/>
          <w:color w:val="auto"/>
          <w:lang w:eastAsia="en-GB"/>
        </w:rPr>
        <w:tab/>
      </w:r>
      <w:r>
        <w:rPr>
          <w:noProof/>
        </w:rPr>
        <w:t>Specimens Determined tab page control</w:t>
      </w:r>
      <w:r>
        <w:rPr>
          <w:noProof/>
        </w:rPr>
        <w:tab/>
      </w:r>
      <w:r>
        <w:rPr>
          <w:noProof/>
        </w:rPr>
        <w:fldChar w:fldCharType="begin"/>
      </w:r>
      <w:r>
        <w:rPr>
          <w:noProof/>
        </w:rPr>
        <w:instrText xml:space="preserve"> PAGEREF _Toc292878815 \h </w:instrText>
      </w:r>
      <w:r>
        <w:rPr>
          <w:noProof/>
        </w:rPr>
      </w:r>
      <w:r>
        <w:rPr>
          <w:noProof/>
        </w:rPr>
        <w:fldChar w:fldCharType="separate"/>
      </w:r>
      <w:r>
        <w:rPr>
          <w:noProof/>
        </w:rPr>
        <w:t>139</w:t>
      </w:r>
      <w:r>
        <w:rPr>
          <w:noProof/>
        </w:rPr>
        <w:fldChar w:fldCharType="end"/>
      </w:r>
    </w:p>
    <w:p w14:paraId="47848CC6" w14:textId="77777777" w:rsidR="00887218" w:rsidRDefault="00887218">
      <w:pPr>
        <w:pStyle w:val="TOC4"/>
        <w:tabs>
          <w:tab w:val="left" w:pos="1619"/>
          <w:tab w:val="right" w:leader="dot" w:pos="8296"/>
        </w:tabs>
        <w:rPr>
          <w:rFonts w:ascii="Calibri" w:hAnsi="Calibri"/>
          <w:noProof/>
          <w:color w:val="auto"/>
          <w:lang w:eastAsia="en-GB"/>
        </w:rPr>
      </w:pPr>
      <w:r>
        <w:rPr>
          <w:noProof/>
        </w:rPr>
        <w:t>4.2.3.19</w:t>
      </w:r>
      <w:r>
        <w:rPr>
          <w:rFonts w:ascii="Calibri" w:hAnsi="Calibri"/>
          <w:noProof/>
          <w:color w:val="auto"/>
          <w:lang w:eastAsia="en-GB"/>
        </w:rPr>
        <w:tab/>
      </w:r>
      <w:r>
        <w:rPr>
          <w:noProof/>
        </w:rPr>
        <w:t>Process details screen</w:t>
      </w:r>
      <w:r>
        <w:rPr>
          <w:noProof/>
        </w:rPr>
        <w:tab/>
      </w:r>
      <w:r>
        <w:rPr>
          <w:noProof/>
        </w:rPr>
        <w:fldChar w:fldCharType="begin"/>
      </w:r>
      <w:r>
        <w:rPr>
          <w:noProof/>
        </w:rPr>
        <w:instrText xml:space="preserve"> PAGEREF _Toc292878816 \h </w:instrText>
      </w:r>
      <w:r>
        <w:rPr>
          <w:noProof/>
        </w:rPr>
      </w:r>
      <w:r>
        <w:rPr>
          <w:noProof/>
        </w:rPr>
        <w:fldChar w:fldCharType="separate"/>
      </w:r>
      <w:r>
        <w:rPr>
          <w:noProof/>
        </w:rPr>
        <w:t>140</w:t>
      </w:r>
      <w:r>
        <w:rPr>
          <w:noProof/>
        </w:rPr>
        <w:fldChar w:fldCharType="end"/>
      </w:r>
    </w:p>
    <w:p w14:paraId="43195AE0" w14:textId="77777777" w:rsidR="00887218" w:rsidRDefault="00887218">
      <w:pPr>
        <w:pStyle w:val="TOC4"/>
        <w:tabs>
          <w:tab w:val="left" w:pos="1619"/>
          <w:tab w:val="right" w:leader="dot" w:pos="8296"/>
        </w:tabs>
        <w:rPr>
          <w:rFonts w:ascii="Calibri" w:hAnsi="Calibri"/>
          <w:noProof/>
          <w:color w:val="auto"/>
          <w:lang w:eastAsia="en-GB"/>
        </w:rPr>
      </w:pPr>
      <w:r>
        <w:rPr>
          <w:noProof/>
        </w:rPr>
        <w:t>4.2.3.20</w:t>
      </w:r>
      <w:r>
        <w:rPr>
          <w:rFonts w:ascii="Calibri" w:hAnsi="Calibri"/>
          <w:noProof/>
          <w:color w:val="auto"/>
          <w:lang w:eastAsia="en-GB"/>
        </w:rPr>
        <w:tab/>
      </w:r>
      <w:r>
        <w:rPr>
          <w:noProof/>
        </w:rPr>
        <w:t>Process General tab page control</w:t>
      </w:r>
      <w:r>
        <w:rPr>
          <w:noProof/>
        </w:rPr>
        <w:tab/>
      </w:r>
      <w:r>
        <w:rPr>
          <w:noProof/>
        </w:rPr>
        <w:fldChar w:fldCharType="begin"/>
      </w:r>
      <w:r>
        <w:rPr>
          <w:noProof/>
        </w:rPr>
        <w:instrText xml:space="preserve"> PAGEREF _Toc292878817 \h </w:instrText>
      </w:r>
      <w:r>
        <w:rPr>
          <w:noProof/>
        </w:rPr>
      </w:r>
      <w:r>
        <w:rPr>
          <w:noProof/>
        </w:rPr>
        <w:fldChar w:fldCharType="separate"/>
      </w:r>
      <w:r>
        <w:rPr>
          <w:noProof/>
        </w:rPr>
        <w:t>140</w:t>
      </w:r>
      <w:r>
        <w:rPr>
          <w:noProof/>
        </w:rPr>
        <w:fldChar w:fldCharType="end"/>
      </w:r>
    </w:p>
    <w:p w14:paraId="3EC02023" w14:textId="77777777" w:rsidR="00887218" w:rsidRDefault="00887218">
      <w:pPr>
        <w:pStyle w:val="TOC4"/>
        <w:tabs>
          <w:tab w:val="left" w:pos="1619"/>
          <w:tab w:val="right" w:leader="dot" w:pos="8296"/>
        </w:tabs>
        <w:rPr>
          <w:rFonts w:ascii="Calibri" w:hAnsi="Calibri"/>
          <w:noProof/>
          <w:color w:val="auto"/>
          <w:lang w:eastAsia="en-GB"/>
        </w:rPr>
      </w:pPr>
      <w:r>
        <w:rPr>
          <w:noProof/>
        </w:rPr>
        <w:t>4.2.3.21</w:t>
      </w:r>
      <w:r>
        <w:rPr>
          <w:rFonts w:ascii="Calibri" w:hAnsi="Calibri"/>
          <w:noProof/>
          <w:color w:val="auto"/>
          <w:lang w:eastAsia="en-GB"/>
        </w:rPr>
        <w:tab/>
      </w:r>
      <w:r>
        <w:rPr>
          <w:noProof/>
        </w:rPr>
        <w:t>Sources tab page control</w:t>
      </w:r>
      <w:r>
        <w:rPr>
          <w:noProof/>
        </w:rPr>
        <w:tab/>
      </w:r>
      <w:r>
        <w:rPr>
          <w:noProof/>
        </w:rPr>
        <w:fldChar w:fldCharType="begin"/>
      </w:r>
      <w:r>
        <w:rPr>
          <w:noProof/>
        </w:rPr>
        <w:instrText xml:space="preserve"> PAGEREF _Toc292878818 \h </w:instrText>
      </w:r>
      <w:r>
        <w:rPr>
          <w:noProof/>
        </w:rPr>
      </w:r>
      <w:r>
        <w:rPr>
          <w:noProof/>
        </w:rPr>
        <w:fldChar w:fldCharType="separate"/>
      </w:r>
      <w:r>
        <w:rPr>
          <w:noProof/>
        </w:rPr>
        <w:t>142</w:t>
      </w:r>
      <w:r>
        <w:rPr>
          <w:noProof/>
        </w:rPr>
        <w:fldChar w:fldCharType="end"/>
      </w:r>
    </w:p>
    <w:p w14:paraId="6B9DB39B" w14:textId="77777777" w:rsidR="00887218" w:rsidRDefault="00887218">
      <w:pPr>
        <w:pStyle w:val="TOC4"/>
        <w:tabs>
          <w:tab w:val="left" w:pos="1619"/>
          <w:tab w:val="right" w:leader="dot" w:pos="8296"/>
        </w:tabs>
        <w:rPr>
          <w:rFonts w:ascii="Calibri" w:hAnsi="Calibri"/>
          <w:noProof/>
          <w:color w:val="auto"/>
          <w:lang w:eastAsia="en-GB"/>
        </w:rPr>
      </w:pPr>
      <w:r>
        <w:rPr>
          <w:noProof/>
        </w:rPr>
        <w:t>4.2.3.22</w:t>
      </w:r>
      <w:r>
        <w:rPr>
          <w:rFonts w:ascii="Calibri" w:hAnsi="Calibri"/>
          <w:noProof/>
          <w:color w:val="auto"/>
          <w:lang w:eastAsia="en-GB"/>
        </w:rPr>
        <w:tab/>
      </w:r>
      <w:r>
        <w:rPr>
          <w:noProof/>
        </w:rPr>
        <w:t>Valuation details screen</w:t>
      </w:r>
      <w:r>
        <w:rPr>
          <w:noProof/>
        </w:rPr>
        <w:tab/>
      </w:r>
      <w:r>
        <w:rPr>
          <w:noProof/>
        </w:rPr>
        <w:fldChar w:fldCharType="begin"/>
      </w:r>
      <w:r>
        <w:rPr>
          <w:noProof/>
        </w:rPr>
        <w:instrText xml:space="preserve"> PAGEREF _Toc292878819 \h </w:instrText>
      </w:r>
      <w:r>
        <w:rPr>
          <w:noProof/>
        </w:rPr>
      </w:r>
      <w:r>
        <w:rPr>
          <w:noProof/>
        </w:rPr>
        <w:fldChar w:fldCharType="separate"/>
      </w:r>
      <w:r>
        <w:rPr>
          <w:noProof/>
        </w:rPr>
        <w:t>144</w:t>
      </w:r>
      <w:r>
        <w:rPr>
          <w:noProof/>
        </w:rPr>
        <w:fldChar w:fldCharType="end"/>
      </w:r>
    </w:p>
    <w:p w14:paraId="1C0039CC" w14:textId="77777777" w:rsidR="00887218" w:rsidRDefault="00887218">
      <w:pPr>
        <w:pStyle w:val="TOC4"/>
        <w:tabs>
          <w:tab w:val="left" w:pos="1619"/>
          <w:tab w:val="right" w:leader="dot" w:pos="8296"/>
        </w:tabs>
        <w:rPr>
          <w:rFonts w:ascii="Calibri" w:hAnsi="Calibri"/>
          <w:noProof/>
          <w:color w:val="auto"/>
          <w:lang w:eastAsia="en-GB"/>
        </w:rPr>
      </w:pPr>
      <w:r>
        <w:rPr>
          <w:noProof/>
        </w:rPr>
        <w:t>4.2.3.23</w:t>
      </w:r>
      <w:r>
        <w:rPr>
          <w:rFonts w:ascii="Calibri" w:hAnsi="Calibri"/>
          <w:noProof/>
          <w:color w:val="auto"/>
          <w:lang w:eastAsia="en-GB"/>
        </w:rPr>
        <w:tab/>
      </w:r>
      <w:r>
        <w:rPr>
          <w:noProof/>
        </w:rPr>
        <w:t>Valuation General tab page control</w:t>
      </w:r>
      <w:r>
        <w:rPr>
          <w:noProof/>
        </w:rPr>
        <w:tab/>
      </w:r>
      <w:r>
        <w:rPr>
          <w:noProof/>
        </w:rPr>
        <w:fldChar w:fldCharType="begin"/>
      </w:r>
      <w:r>
        <w:rPr>
          <w:noProof/>
        </w:rPr>
        <w:instrText xml:space="preserve"> PAGEREF _Toc292878820 \h </w:instrText>
      </w:r>
      <w:r>
        <w:rPr>
          <w:noProof/>
        </w:rPr>
      </w:r>
      <w:r>
        <w:rPr>
          <w:noProof/>
        </w:rPr>
        <w:fldChar w:fldCharType="separate"/>
      </w:r>
      <w:r>
        <w:rPr>
          <w:noProof/>
        </w:rPr>
        <w:t>145</w:t>
      </w:r>
      <w:r>
        <w:rPr>
          <w:noProof/>
        </w:rPr>
        <w:fldChar w:fldCharType="end"/>
      </w:r>
    </w:p>
    <w:p w14:paraId="4FB5FD95"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4.2.4</w:t>
      </w:r>
      <w:r>
        <w:rPr>
          <w:rFonts w:ascii="Calibri" w:hAnsi="Calibri"/>
          <w:smallCaps w:val="0"/>
          <w:noProof/>
          <w:color w:val="auto"/>
          <w:lang w:eastAsia="en-GB"/>
        </w:rPr>
        <w:tab/>
      </w:r>
      <w:r>
        <w:rPr>
          <w:noProof/>
        </w:rPr>
        <w:t>Collections Browser Specimens Screens</w:t>
      </w:r>
      <w:r>
        <w:rPr>
          <w:noProof/>
        </w:rPr>
        <w:tab/>
      </w:r>
      <w:r>
        <w:rPr>
          <w:noProof/>
        </w:rPr>
        <w:fldChar w:fldCharType="begin"/>
      </w:r>
      <w:r>
        <w:rPr>
          <w:noProof/>
        </w:rPr>
        <w:instrText xml:space="preserve"> PAGEREF _Toc292878821 \h </w:instrText>
      </w:r>
      <w:r>
        <w:rPr>
          <w:noProof/>
        </w:rPr>
      </w:r>
      <w:r>
        <w:rPr>
          <w:noProof/>
        </w:rPr>
        <w:fldChar w:fldCharType="separate"/>
      </w:r>
      <w:r>
        <w:rPr>
          <w:noProof/>
        </w:rPr>
        <w:t>147</w:t>
      </w:r>
      <w:r>
        <w:rPr>
          <w:noProof/>
        </w:rPr>
        <w:fldChar w:fldCharType="end"/>
      </w:r>
    </w:p>
    <w:p w14:paraId="13CE18FE" w14:textId="77777777" w:rsidR="00887218" w:rsidRDefault="00887218">
      <w:pPr>
        <w:pStyle w:val="TOC4"/>
        <w:tabs>
          <w:tab w:val="left" w:pos="1497"/>
          <w:tab w:val="right" w:leader="dot" w:pos="8296"/>
        </w:tabs>
        <w:rPr>
          <w:rFonts w:ascii="Calibri" w:hAnsi="Calibri"/>
          <w:noProof/>
          <w:color w:val="auto"/>
          <w:lang w:eastAsia="en-GB"/>
        </w:rPr>
      </w:pPr>
      <w:r>
        <w:rPr>
          <w:noProof/>
        </w:rPr>
        <w:t>4.2.4.1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_Toc292878822 \h </w:instrText>
      </w:r>
      <w:r>
        <w:rPr>
          <w:noProof/>
        </w:rPr>
      </w:r>
      <w:r>
        <w:rPr>
          <w:noProof/>
        </w:rPr>
        <w:fldChar w:fldCharType="separate"/>
      </w:r>
      <w:r>
        <w:rPr>
          <w:noProof/>
        </w:rPr>
        <w:t>147</w:t>
      </w:r>
      <w:r>
        <w:rPr>
          <w:noProof/>
        </w:rPr>
        <w:fldChar w:fldCharType="end"/>
      </w:r>
    </w:p>
    <w:p w14:paraId="64A19646" w14:textId="77777777" w:rsidR="00887218" w:rsidRDefault="00887218">
      <w:pPr>
        <w:pStyle w:val="TOC4"/>
        <w:tabs>
          <w:tab w:val="left" w:pos="1497"/>
          <w:tab w:val="right" w:leader="dot" w:pos="8296"/>
        </w:tabs>
        <w:rPr>
          <w:rFonts w:ascii="Calibri" w:hAnsi="Calibri"/>
          <w:noProof/>
          <w:color w:val="auto"/>
          <w:lang w:eastAsia="en-GB"/>
        </w:rPr>
      </w:pPr>
      <w:r>
        <w:rPr>
          <w:noProof/>
        </w:rPr>
        <w:t>4.2.4.2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_Toc292878823 \h </w:instrText>
      </w:r>
      <w:r>
        <w:rPr>
          <w:noProof/>
        </w:rPr>
      </w:r>
      <w:r>
        <w:rPr>
          <w:noProof/>
        </w:rPr>
        <w:fldChar w:fldCharType="separate"/>
      </w:r>
      <w:r>
        <w:rPr>
          <w:noProof/>
        </w:rPr>
        <w:t>147</w:t>
      </w:r>
      <w:r>
        <w:rPr>
          <w:noProof/>
        </w:rPr>
        <w:fldChar w:fldCharType="end"/>
      </w:r>
    </w:p>
    <w:p w14:paraId="260ED8A4" w14:textId="77777777" w:rsidR="00887218" w:rsidRDefault="00887218">
      <w:pPr>
        <w:pStyle w:val="TOC4"/>
        <w:tabs>
          <w:tab w:val="left" w:pos="1497"/>
          <w:tab w:val="right" w:leader="dot" w:pos="8296"/>
        </w:tabs>
        <w:rPr>
          <w:rFonts w:ascii="Calibri" w:hAnsi="Calibri"/>
          <w:noProof/>
          <w:color w:val="auto"/>
          <w:lang w:eastAsia="en-GB"/>
        </w:rPr>
      </w:pPr>
      <w:r>
        <w:rPr>
          <w:noProof/>
        </w:rPr>
        <w:t>4.2.4.3</w:t>
      </w:r>
      <w:r>
        <w:rPr>
          <w:rFonts w:ascii="Calibri" w:hAnsi="Calibri"/>
          <w:noProof/>
          <w:color w:val="auto"/>
          <w:lang w:eastAsia="en-GB"/>
        </w:rPr>
        <w:tab/>
      </w:r>
      <w:r>
        <w:rPr>
          <w:noProof/>
        </w:rPr>
        <w:t>Class Diagram</w:t>
      </w:r>
      <w:r>
        <w:rPr>
          <w:noProof/>
        </w:rPr>
        <w:tab/>
      </w:r>
      <w:r>
        <w:rPr>
          <w:noProof/>
        </w:rPr>
        <w:fldChar w:fldCharType="begin"/>
      </w:r>
      <w:r>
        <w:rPr>
          <w:noProof/>
        </w:rPr>
        <w:instrText xml:space="preserve"> PAGEREF _Toc292878824 \h </w:instrText>
      </w:r>
      <w:r>
        <w:rPr>
          <w:noProof/>
        </w:rPr>
      </w:r>
      <w:r>
        <w:rPr>
          <w:noProof/>
        </w:rPr>
        <w:fldChar w:fldCharType="separate"/>
      </w:r>
      <w:r>
        <w:rPr>
          <w:noProof/>
        </w:rPr>
        <w:t>148</w:t>
      </w:r>
      <w:r>
        <w:rPr>
          <w:noProof/>
        </w:rPr>
        <w:fldChar w:fldCharType="end"/>
      </w:r>
    </w:p>
    <w:p w14:paraId="2299E3EC" w14:textId="77777777" w:rsidR="00887218" w:rsidRDefault="00887218">
      <w:pPr>
        <w:pStyle w:val="TOC4"/>
        <w:tabs>
          <w:tab w:val="left" w:pos="1497"/>
          <w:tab w:val="right" w:leader="dot" w:pos="8296"/>
        </w:tabs>
        <w:rPr>
          <w:rFonts w:ascii="Calibri" w:hAnsi="Calibri"/>
          <w:noProof/>
          <w:color w:val="auto"/>
          <w:lang w:eastAsia="en-GB"/>
        </w:rPr>
      </w:pPr>
      <w:r>
        <w:rPr>
          <w:noProof/>
        </w:rPr>
        <w:t>4.2.4.4</w:t>
      </w:r>
      <w:r>
        <w:rPr>
          <w:rFonts w:ascii="Calibri" w:hAnsi="Calibri"/>
          <w:noProof/>
          <w:color w:val="auto"/>
          <w:lang w:eastAsia="en-GB"/>
        </w:rPr>
        <w:tab/>
      </w:r>
      <w:r>
        <w:rPr>
          <w:noProof/>
        </w:rPr>
        <w:t>Determination details screen</w:t>
      </w:r>
      <w:r>
        <w:rPr>
          <w:noProof/>
        </w:rPr>
        <w:tab/>
      </w:r>
      <w:r>
        <w:rPr>
          <w:noProof/>
        </w:rPr>
        <w:fldChar w:fldCharType="begin"/>
      </w:r>
      <w:r>
        <w:rPr>
          <w:noProof/>
        </w:rPr>
        <w:instrText xml:space="preserve"> PAGEREF _Toc292878825 \h </w:instrText>
      </w:r>
      <w:r>
        <w:rPr>
          <w:noProof/>
        </w:rPr>
      </w:r>
      <w:r>
        <w:rPr>
          <w:noProof/>
        </w:rPr>
        <w:fldChar w:fldCharType="separate"/>
      </w:r>
      <w:r>
        <w:rPr>
          <w:noProof/>
        </w:rPr>
        <w:t>148</w:t>
      </w:r>
      <w:r>
        <w:rPr>
          <w:noProof/>
        </w:rPr>
        <w:fldChar w:fldCharType="end"/>
      </w:r>
    </w:p>
    <w:p w14:paraId="04C98E22" w14:textId="77777777" w:rsidR="00887218" w:rsidRDefault="00887218">
      <w:pPr>
        <w:pStyle w:val="TOC4"/>
        <w:tabs>
          <w:tab w:val="left" w:pos="1497"/>
          <w:tab w:val="right" w:leader="dot" w:pos="8296"/>
        </w:tabs>
        <w:rPr>
          <w:rFonts w:ascii="Calibri" w:hAnsi="Calibri"/>
          <w:noProof/>
          <w:color w:val="auto"/>
          <w:lang w:eastAsia="en-GB"/>
        </w:rPr>
      </w:pPr>
      <w:r>
        <w:rPr>
          <w:noProof/>
        </w:rPr>
        <w:t>4.2.4.5</w:t>
      </w:r>
      <w:r>
        <w:rPr>
          <w:rFonts w:ascii="Calibri" w:hAnsi="Calibri"/>
          <w:noProof/>
          <w:color w:val="auto"/>
          <w:lang w:eastAsia="en-GB"/>
        </w:rPr>
        <w:tab/>
      </w:r>
      <w:r>
        <w:rPr>
          <w:noProof/>
        </w:rPr>
        <w:t>Determination General tab page control</w:t>
      </w:r>
      <w:r>
        <w:rPr>
          <w:noProof/>
        </w:rPr>
        <w:tab/>
      </w:r>
      <w:r>
        <w:rPr>
          <w:noProof/>
        </w:rPr>
        <w:fldChar w:fldCharType="begin"/>
      </w:r>
      <w:r>
        <w:rPr>
          <w:noProof/>
        </w:rPr>
        <w:instrText xml:space="preserve"> PAGEREF _Toc292878826 \h </w:instrText>
      </w:r>
      <w:r>
        <w:rPr>
          <w:noProof/>
        </w:rPr>
      </w:r>
      <w:r>
        <w:rPr>
          <w:noProof/>
        </w:rPr>
        <w:fldChar w:fldCharType="separate"/>
      </w:r>
      <w:r>
        <w:rPr>
          <w:noProof/>
        </w:rPr>
        <w:t>149</w:t>
      </w:r>
      <w:r>
        <w:rPr>
          <w:noProof/>
        </w:rPr>
        <w:fldChar w:fldCharType="end"/>
      </w:r>
    </w:p>
    <w:p w14:paraId="435E6713" w14:textId="77777777" w:rsidR="00887218" w:rsidRDefault="00887218">
      <w:pPr>
        <w:pStyle w:val="TOC4"/>
        <w:tabs>
          <w:tab w:val="left" w:pos="1497"/>
          <w:tab w:val="right" w:leader="dot" w:pos="8296"/>
        </w:tabs>
        <w:rPr>
          <w:rFonts w:ascii="Calibri" w:hAnsi="Calibri"/>
          <w:noProof/>
          <w:color w:val="auto"/>
          <w:lang w:eastAsia="en-GB"/>
        </w:rPr>
      </w:pPr>
      <w:r>
        <w:rPr>
          <w:noProof/>
        </w:rPr>
        <w:t>4.2.4.6</w:t>
      </w:r>
      <w:r>
        <w:rPr>
          <w:rFonts w:ascii="Calibri" w:hAnsi="Calibri"/>
          <w:noProof/>
          <w:color w:val="auto"/>
          <w:lang w:eastAsia="en-GB"/>
        </w:rPr>
        <w:tab/>
      </w:r>
      <w:r>
        <w:rPr>
          <w:noProof/>
        </w:rPr>
        <w:t>Field data General tab page control</w:t>
      </w:r>
      <w:r>
        <w:rPr>
          <w:noProof/>
        </w:rPr>
        <w:tab/>
      </w:r>
      <w:r>
        <w:rPr>
          <w:noProof/>
        </w:rPr>
        <w:fldChar w:fldCharType="begin"/>
      </w:r>
      <w:r>
        <w:rPr>
          <w:noProof/>
        </w:rPr>
        <w:instrText xml:space="preserve"> PAGEREF _Toc292878827 \h </w:instrText>
      </w:r>
      <w:r>
        <w:rPr>
          <w:noProof/>
        </w:rPr>
      </w:r>
      <w:r>
        <w:rPr>
          <w:noProof/>
        </w:rPr>
        <w:fldChar w:fldCharType="separate"/>
      </w:r>
      <w:r>
        <w:rPr>
          <w:noProof/>
        </w:rPr>
        <w:t>153</w:t>
      </w:r>
      <w:r>
        <w:rPr>
          <w:noProof/>
        </w:rPr>
        <w:fldChar w:fldCharType="end"/>
      </w:r>
    </w:p>
    <w:p w14:paraId="17A50AA3" w14:textId="77777777" w:rsidR="00887218" w:rsidRDefault="00887218">
      <w:pPr>
        <w:pStyle w:val="TOC4"/>
        <w:tabs>
          <w:tab w:val="left" w:pos="1497"/>
          <w:tab w:val="right" w:leader="dot" w:pos="8296"/>
        </w:tabs>
        <w:rPr>
          <w:rFonts w:ascii="Calibri" w:hAnsi="Calibri"/>
          <w:noProof/>
          <w:color w:val="auto"/>
          <w:lang w:eastAsia="en-GB"/>
        </w:rPr>
      </w:pPr>
      <w:r>
        <w:rPr>
          <w:noProof/>
        </w:rPr>
        <w:t>4.2.4.7</w:t>
      </w:r>
      <w:r>
        <w:rPr>
          <w:rFonts w:ascii="Calibri" w:hAnsi="Calibri"/>
          <w:noProof/>
          <w:color w:val="auto"/>
          <w:lang w:eastAsia="en-GB"/>
        </w:rPr>
        <w:tab/>
      </w:r>
      <w:r>
        <w:rPr>
          <w:noProof/>
        </w:rPr>
        <w:t>Base Frame for Numbering History tab pages</w:t>
      </w:r>
      <w:r>
        <w:rPr>
          <w:noProof/>
        </w:rPr>
        <w:tab/>
      </w:r>
      <w:r>
        <w:rPr>
          <w:noProof/>
        </w:rPr>
        <w:fldChar w:fldCharType="begin"/>
      </w:r>
      <w:r>
        <w:rPr>
          <w:noProof/>
        </w:rPr>
        <w:instrText xml:space="preserve"> PAGEREF _Toc292878828 \h </w:instrText>
      </w:r>
      <w:r>
        <w:rPr>
          <w:noProof/>
        </w:rPr>
      </w:r>
      <w:r>
        <w:rPr>
          <w:noProof/>
        </w:rPr>
        <w:fldChar w:fldCharType="separate"/>
      </w:r>
      <w:r>
        <w:rPr>
          <w:noProof/>
        </w:rPr>
        <w:t>158</w:t>
      </w:r>
      <w:r>
        <w:rPr>
          <w:noProof/>
        </w:rPr>
        <w:fldChar w:fldCharType="end"/>
      </w:r>
    </w:p>
    <w:p w14:paraId="3195D4AD" w14:textId="77777777" w:rsidR="00887218" w:rsidRDefault="00887218">
      <w:pPr>
        <w:pStyle w:val="TOC4"/>
        <w:tabs>
          <w:tab w:val="left" w:pos="1497"/>
          <w:tab w:val="right" w:leader="dot" w:pos="8296"/>
        </w:tabs>
        <w:rPr>
          <w:rFonts w:ascii="Calibri" w:hAnsi="Calibri"/>
          <w:noProof/>
          <w:color w:val="auto"/>
          <w:lang w:eastAsia="en-GB"/>
        </w:rPr>
      </w:pPr>
      <w:r>
        <w:rPr>
          <w:noProof/>
        </w:rPr>
        <w:t>4.2.4.8</w:t>
      </w:r>
      <w:r>
        <w:rPr>
          <w:rFonts w:ascii="Calibri" w:hAnsi="Calibri"/>
          <w:noProof/>
          <w:color w:val="auto"/>
          <w:lang w:eastAsia="en-GB"/>
        </w:rPr>
        <w:tab/>
      </w:r>
      <w:r>
        <w:rPr>
          <w:noProof/>
        </w:rPr>
        <w:t>Registration Number tab page control</w:t>
      </w:r>
      <w:r>
        <w:rPr>
          <w:noProof/>
        </w:rPr>
        <w:tab/>
      </w:r>
      <w:r>
        <w:rPr>
          <w:noProof/>
        </w:rPr>
        <w:fldChar w:fldCharType="begin"/>
      </w:r>
      <w:r>
        <w:rPr>
          <w:noProof/>
        </w:rPr>
        <w:instrText xml:space="preserve"> PAGEREF _Toc292878829 \h </w:instrText>
      </w:r>
      <w:r>
        <w:rPr>
          <w:noProof/>
        </w:rPr>
      </w:r>
      <w:r>
        <w:rPr>
          <w:noProof/>
        </w:rPr>
        <w:fldChar w:fldCharType="separate"/>
      </w:r>
      <w:r>
        <w:rPr>
          <w:noProof/>
        </w:rPr>
        <w:t>159</w:t>
      </w:r>
      <w:r>
        <w:rPr>
          <w:noProof/>
        </w:rPr>
        <w:fldChar w:fldCharType="end"/>
      </w:r>
    </w:p>
    <w:p w14:paraId="5C0CB2EF" w14:textId="77777777" w:rsidR="00887218" w:rsidRDefault="00887218">
      <w:pPr>
        <w:pStyle w:val="TOC4"/>
        <w:tabs>
          <w:tab w:val="left" w:pos="1497"/>
          <w:tab w:val="right" w:leader="dot" w:pos="8296"/>
        </w:tabs>
        <w:rPr>
          <w:rFonts w:ascii="Calibri" w:hAnsi="Calibri"/>
          <w:noProof/>
          <w:color w:val="auto"/>
          <w:lang w:eastAsia="en-GB"/>
        </w:rPr>
      </w:pPr>
      <w:r>
        <w:rPr>
          <w:noProof/>
        </w:rPr>
        <w:t>4.2.4.9</w:t>
      </w:r>
      <w:r>
        <w:rPr>
          <w:rFonts w:ascii="Calibri" w:hAnsi="Calibri"/>
          <w:noProof/>
          <w:color w:val="auto"/>
          <w:lang w:eastAsia="en-GB"/>
        </w:rPr>
        <w:tab/>
      </w:r>
      <w:r>
        <w:rPr>
          <w:noProof/>
        </w:rPr>
        <w:t>Numbering History Accession Number tab page control</w:t>
      </w:r>
      <w:r>
        <w:rPr>
          <w:noProof/>
        </w:rPr>
        <w:tab/>
      </w:r>
      <w:r>
        <w:rPr>
          <w:noProof/>
        </w:rPr>
        <w:fldChar w:fldCharType="begin"/>
      </w:r>
      <w:r>
        <w:rPr>
          <w:noProof/>
        </w:rPr>
        <w:instrText xml:space="preserve"> PAGEREF _Toc292878830 \h </w:instrText>
      </w:r>
      <w:r>
        <w:rPr>
          <w:noProof/>
        </w:rPr>
      </w:r>
      <w:r>
        <w:rPr>
          <w:noProof/>
        </w:rPr>
        <w:fldChar w:fldCharType="separate"/>
      </w:r>
      <w:r>
        <w:rPr>
          <w:noProof/>
        </w:rPr>
        <w:t>160</w:t>
      </w:r>
      <w:r>
        <w:rPr>
          <w:noProof/>
        </w:rPr>
        <w:fldChar w:fldCharType="end"/>
      </w:r>
    </w:p>
    <w:p w14:paraId="6E395C9A" w14:textId="77777777" w:rsidR="00887218" w:rsidRDefault="00887218">
      <w:pPr>
        <w:pStyle w:val="TOC4"/>
        <w:tabs>
          <w:tab w:val="left" w:pos="1619"/>
          <w:tab w:val="right" w:leader="dot" w:pos="8296"/>
        </w:tabs>
        <w:rPr>
          <w:rFonts w:ascii="Calibri" w:hAnsi="Calibri"/>
          <w:noProof/>
          <w:color w:val="auto"/>
          <w:lang w:eastAsia="en-GB"/>
        </w:rPr>
      </w:pPr>
      <w:r>
        <w:rPr>
          <w:noProof/>
        </w:rPr>
        <w:t>4.2.4.10</w:t>
      </w:r>
      <w:r>
        <w:rPr>
          <w:rFonts w:ascii="Calibri" w:hAnsi="Calibri"/>
          <w:noProof/>
          <w:color w:val="auto"/>
          <w:lang w:eastAsia="en-GB"/>
        </w:rPr>
        <w:tab/>
      </w:r>
      <w:r>
        <w:rPr>
          <w:noProof/>
        </w:rPr>
        <w:t>Inscription &amp; Label details screen</w:t>
      </w:r>
      <w:r>
        <w:rPr>
          <w:noProof/>
        </w:rPr>
        <w:tab/>
      </w:r>
      <w:r>
        <w:rPr>
          <w:noProof/>
        </w:rPr>
        <w:fldChar w:fldCharType="begin"/>
      </w:r>
      <w:r>
        <w:rPr>
          <w:noProof/>
        </w:rPr>
        <w:instrText xml:space="preserve"> PAGEREF _Toc292878831 \h </w:instrText>
      </w:r>
      <w:r>
        <w:rPr>
          <w:noProof/>
        </w:rPr>
      </w:r>
      <w:r>
        <w:rPr>
          <w:noProof/>
        </w:rPr>
        <w:fldChar w:fldCharType="separate"/>
      </w:r>
      <w:r>
        <w:rPr>
          <w:noProof/>
        </w:rPr>
        <w:t>162</w:t>
      </w:r>
      <w:r>
        <w:rPr>
          <w:noProof/>
        </w:rPr>
        <w:fldChar w:fldCharType="end"/>
      </w:r>
    </w:p>
    <w:p w14:paraId="29A281B9" w14:textId="77777777" w:rsidR="00887218" w:rsidRDefault="00887218">
      <w:pPr>
        <w:pStyle w:val="TOC4"/>
        <w:tabs>
          <w:tab w:val="left" w:pos="1619"/>
          <w:tab w:val="right" w:leader="dot" w:pos="8296"/>
        </w:tabs>
        <w:rPr>
          <w:rFonts w:ascii="Calibri" w:hAnsi="Calibri"/>
          <w:noProof/>
          <w:color w:val="auto"/>
          <w:lang w:eastAsia="en-GB"/>
        </w:rPr>
      </w:pPr>
      <w:r>
        <w:rPr>
          <w:noProof/>
        </w:rPr>
        <w:t>4.2.4.11</w:t>
      </w:r>
      <w:r>
        <w:rPr>
          <w:rFonts w:ascii="Calibri" w:hAnsi="Calibri"/>
          <w:noProof/>
          <w:color w:val="auto"/>
          <w:lang w:eastAsia="en-GB"/>
        </w:rPr>
        <w:tab/>
      </w:r>
      <w:r>
        <w:rPr>
          <w:noProof/>
        </w:rPr>
        <w:t>Inscription &amp; Label General tab page control</w:t>
      </w:r>
      <w:r>
        <w:rPr>
          <w:noProof/>
        </w:rPr>
        <w:tab/>
      </w:r>
      <w:r>
        <w:rPr>
          <w:noProof/>
        </w:rPr>
        <w:fldChar w:fldCharType="begin"/>
      </w:r>
      <w:r>
        <w:rPr>
          <w:noProof/>
        </w:rPr>
        <w:instrText xml:space="preserve"> PAGEREF _Toc292878832 \h </w:instrText>
      </w:r>
      <w:r>
        <w:rPr>
          <w:noProof/>
        </w:rPr>
      </w:r>
      <w:r>
        <w:rPr>
          <w:noProof/>
        </w:rPr>
        <w:fldChar w:fldCharType="separate"/>
      </w:r>
      <w:r>
        <w:rPr>
          <w:noProof/>
        </w:rPr>
        <w:t>162</w:t>
      </w:r>
      <w:r>
        <w:rPr>
          <w:noProof/>
        </w:rPr>
        <w:fldChar w:fldCharType="end"/>
      </w:r>
    </w:p>
    <w:p w14:paraId="5A5760C2" w14:textId="77777777" w:rsidR="00887218" w:rsidRDefault="00887218">
      <w:pPr>
        <w:pStyle w:val="TOC4"/>
        <w:tabs>
          <w:tab w:val="left" w:pos="1619"/>
          <w:tab w:val="right" w:leader="dot" w:pos="8296"/>
        </w:tabs>
        <w:rPr>
          <w:rFonts w:ascii="Calibri" w:hAnsi="Calibri"/>
          <w:noProof/>
          <w:color w:val="auto"/>
          <w:lang w:eastAsia="en-GB"/>
        </w:rPr>
      </w:pPr>
      <w:r>
        <w:rPr>
          <w:noProof/>
        </w:rPr>
        <w:t>4.2.4.12</w:t>
      </w:r>
      <w:r>
        <w:rPr>
          <w:rFonts w:ascii="Calibri" w:hAnsi="Calibri"/>
          <w:noProof/>
          <w:color w:val="auto"/>
          <w:lang w:eastAsia="en-GB"/>
        </w:rPr>
        <w:tab/>
      </w:r>
      <w:r>
        <w:rPr>
          <w:noProof/>
        </w:rPr>
        <w:t>Collection unit relationship details screen</w:t>
      </w:r>
      <w:r>
        <w:rPr>
          <w:noProof/>
        </w:rPr>
        <w:tab/>
      </w:r>
      <w:r>
        <w:rPr>
          <w:noProof/>
        </w:rPr>
        <w:fldChar w:fldCharType="begin"/>
      </w:r>
      <w:r>
        <w:rPr>
          <w:noProof/>
        </w:rPr>
        <w:instrText xml:space="preserve"> PAGEREF _Toc292878833 \h </w:instrText>
      </w:r>
      <w:r>
        <w:rPr>
          <w:noProof/>
        </w:rPr>
      </w:r>
      <w:r>
        <w:rPr>
          <w:noProof/>
        </w:rPr>
        <w:fldChar w:fldCharType="separate"/>
      </w:r>
      <w:r>
        <w:rPr>
          <w:noProof/>
        </w:rPr>
        <w:t>164</w:t>
      </w:r>
      <w:r>
        <w:rPr>
          <w:noProof/>
        </w:rPr>
        <w:fldChar w:fldCharType="end"/>
      </w:r>
    </w:p>
    <w:p w14:paraId="6527E869" w14:textId="77777777" w:rsidR="00887218" w:rsidRDefault="00887218">
      <w:pPr>
        <w:pStyle w:val="TOC4"/>
        <w:tabs>
          <w:tab w:val="left" w:pos="1619"/>
          <w:tab w:val="right" w:leader="dot" w:pos="8296"/>
        </w:tabs>
        <w:rPr>
          <w:rFonts w:ascii="Calibri" w:hAnsi="Calibri"/>
          <w:noProof/>
          <w:color w:val="auto"/>
          <w:lang w:eastAsia="en-GB"/>
        </w:rPr>
      </w:pPr>
      <w:r>
        <w:rPr>
          <w:noProof/>
        </w:rPr>
        <w:t>4.2.4.13</w:t>
      </w:r>
      <w:r>
        <w:rPr>
          <w:rFonts w:ascii="Calibri" w:hAnsi="Calibri"/>
          <w:noProof/>
          <w:color w:val="auto"/>
          <w:lang w:eastAsia="en-GB"/>
        </w:rPr>
        <w:tab/>
      </w:r>
      <w:r>
        <w:rPr>
          <w:noProof/>
        </w:rPr>
        <w:t>Specimen details screen</w:t>
      </w:r>
      <w:r>
        <w:rPr>
          <w:noProof/>
        </w:rPr>
        <w:tab/>
      </w:r>
      <w:r>
        <w:rPr>
          <w:noProof/>
        </w:rPr>
        <w:fldChar w:fldCharType="begin"/>
      </w:r>
      <w:r>
        <w:rPr>
          <w:noProof/>
        </w:rPr>
        <w:instrText xml:space="preserve"> PAGEREF _Toc292878834 \h </w:instrText>
      </w:r>
      <w:r>
        <w:rPr>
          <w:noProof/>
        </w:rPr>
      </w:r>
      <w:r>
        <w:rPr>
          <w:noProof/>
        </w:rPr>
        <w:fldChar w:fldCharType="separate"/>
      </w:r>
      <w:r>
        <w:rPr>
          <w:noProof/>
        </w:rPr>
        <w:t>167</w:t>
      </w:r>
      <w:r>
        <w:rPr>
          <w:noProof/>
        </w:rPr>
        <w:fldChar w:fldCharType="end"/>
      </w:r>
    </w:p>
    <w:p w14:paraId="470C009A" w14:textId="77777777" w:rsidR="00887218" w:rsidRDefault="00887218">
      <w:pPr>
        <w:pStyle w:val="TOC4"/>
        <w:tabs>
          <w:tab w:val="left" w:pos="1619"/>
          <w:tab w:val="right" w:leader="dot" w:pos="8296"/>
        </w:tabs>
        <w:rPr>
          <w:rFonts w:ascii="Calibri" w:hAnsi="Calibri"/>
          <w:noProof/>
          <w:color w:val="auto"/>
          <w:lang w:eastAsia="en-GB"/>
        </w:rPr>
      </w:pPr>
      <w:r>
        <w:rPr>
          <w:noProof/>
        </w:rPr>
        <w:t>4.2.4.14</w:t>
      </w:r>
      <w:r>
        <w:rPr>
          <w:rFonts w:ascii="Calibri" w:hAnsi="Calibri"/>
          <w:noProof/>
          <w:color w:val="auto"/>
          <w:lang w:eastAsia="en-GB"/>
        </w:rPr>
        <w:tab/>
      </w:r>
      <w:r>
        <w:rPr>
          <w:noProof/>
        </w:rPr>
        <w:t>Specimen General tab page control</w:t>
      </w:r>
      <w:r>
        <w:rPr>
          <w:noProof/>
        </w:rPr>
        <w:tab/>
      </w:r>
      <w:r>
        <w:rPr>
          <w:noProof/>
        </w:rPr>
        <w:fldChar w:fldCharType="begin"/>
      </w:r>
      <w:r>
        <w:rPr>
          <w:noProof/>
        </w:rPr>
        <w:instrText xml:space="preserve"> PAGEREF _Toc292878835 \h </w:instrText>
      </w:r>
      <w:r>
        <w:rPr>
          <w:noProof/>
        </w:rPr>
      </w:r>
      <w:r>
        <w:rPr>
          <w:noProof/>
        </w:rPr>
        <w:fldChar w:fldCharType="separate"/>
      </w:r>
      <w:r>
        <w:rPr>
          <w:noProof/>
        </w:rPr>
        <w:t>167</w:t>
      </w:r>
      <w:r>
        <w:rPr>
          <w:noProof/>
        </w:rPr>
        <w:fldChar w:fldCharType="end"/>
      </w:r>
    </w:p>
    <w:p w14:paraId="327FE279" w14:textId="77777777" w:rsidR="00887218" w:rsidRDefault="00887218">
      <w:pPr>
        <w:pStyle w:val="TOC4"/>
        <w:tabs>
          <w:tab w:val="left" w:pos="1619"/>
          <w:tab w:val="right" w:leader="dot" w:pos="8296"/>
        </w:tabs>
        <w:rPr>
          <w:rFonts w:ascii="Calibri" w:hAnsi="Calibri"/>
          <w:noProof/>
          <w:color w:val="auto"/>
          <w:lang w:eastAsia="en-GB"/>
        </w:rPr>
      </w:pPr>
      <w:r>
        <w:rPr>
          <w:noProof/>
        </w:rPr>
        <w:t>4.2.4.15</w:t>
      </w:r>
      <w:r>
        <w:rPr>
          <w:rFonts w:ascii="Calibri" w:hAnsi="Calibri"/>
          <w:noProof/>
          <w:color w:val="auto"/>
          <w:lang w:eastAsia="en-GB"/>
        </w:rPr>
        <w:tab/>
      </w:r>
      <w:r>
        <w:rPr>
          <w:noProof/>
        </w:rPr>
        <w:t>Specimen Field Data screen</w:t>
      </w:r>
      <w:r>
        <w:rPr>
          <w:noProof/>
        </w:rPr>
        <w:tab/>
      </w:r>
      <w:r>
        <w:rPr>
          <w:noProof/>
        </w:rPr>
        <w:fldChar w:fldCharType="begin"/>
      </w:r>
      <w:r>
        <w:rPr>
          <w:noProof/>
        </w:rPr>
        <w:instrText xml:space="preserve"> PAGEREF _Toc292878836 \h </w:instrText>
      </w:r>
      <w:r>
        <w:rPr>
          <w:noProof/>
        </w:rPr>
      </w:r>
      <w:r>
        <w:rPr>
          <w:noProof/>
        </w:rPr>
        <w:fldChar w:fldCharType="separate"/>
      </w:r>
      <w:r>
        <w:rPr>
          <w:noProof/>
        </w:rPr>
        <w:t>172</w:t>
      </w:r>
      <w:r>
        <w:rPr>
          <w:noProof/>
        </w:rPr>
        <w:fldChar w:fldCharType="end"/>
      </w:r>
    </w:p>
    <w:p w14:paraId="6F1FFD38" w14:textId="77777777" w:rsidR="00887218" w:rsidRDefault="00887218">
      <w:pPr>
        <w:pStyle w:val="TOC4"/>
        <w:tabs>
          <w:tab w:val="left" w:pos="1619"/>
          <w:tab w:val="right" w:leader="dot" w:pos="8296"/>
        </w:tabs>
        <w:rPr>
          <w:rFonts w:ascii="Calibri" w:hAnsi="Calibri"/>
          <w:noProof/>
          <w:color w:val="auto"/>
          <w:lang w:eastAsia="en-GB"/>
        </w:rPr>
      </w:pPr>
      <w:r>
        <w:rPr>
          <w:noProof/>
        </w:rPr>
        <w:t>4.2.4.16</w:t>
      </w:r>
      <w:r>
        <w:rPr>
          <w:rFonts w:ascii="Calibri" w:hAnsi="Calibri"/>
          <w:noProof/>
          <w:color w:val="auto"/>
          <w:lang w:eastAsia="en-GB"/>
        </w:rPr>
        <w:tab/>
      </w:r>
      <w:r>
        <w:rPr>
          <w:noProof/>
        </w:rPr>
        <w:t>Field Data Geo Areas tab page control</w:t>
      </w:r>
      <w:r>
        <w:rPr>
          <w:noProof/>
        </w:rPr>
        <w:tab/>
      </w:r>
      <w:r>
        <w:rPr>
          <w:noProof/>
        </w:rPr>
        <w:fldChar w:fldCharType="begin"/>
      </w:r>
      <w:r>
        <w:rPr>
          <w:noProof/>
        </w:rPr>
        <w:instrText xml:space="preserve"> PAGEREF _Toc292878837 \h </w:instrText>
      </w:r>
      <w:r>
        <w:rPr>
          <w:noProof/>
        </w:rPr>
      </w:r>
      <w:r>
        <w:rPr>
          <w:noProof/>
        </w:rPr>
        <w:fldChar w:fldCharType="separate"/>
      </w:r>
      <w:r>
        <w:rPr>
          <w:noProof/>
        </w:rPr>
        <w:t>172</w:t>
      </w:r>
      <w:r>
        <w:rPr>
          <w:noProof/>
        </w:rPr>
        <w:fldChar w:fldCharType="end"/>
      </w:r>
    </w:p>
    <w:p w14:paraId="39422F3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4.2.5</w:t>
      </w:r>
      <w:r>
        <w:rPr>
          <w:rFonts w:ascii="Calibri" w:hAnsi="Calibri"/>
          <w:smallCaps w:val="0"/>
          <w:noProof/>
          <w:color w:val="auto"/>
          <w:lang w:eastAsia="en-GB"/>
        </w:rPr>
        <w:tab/>
      </w:r>
      <w:r>
        <w:rPr>
          <w:noProof/>
        </w:rPr>
        <w:t>Collections Browser Other Collection Unit Screens</w:t>
      </w:r>
      <w:r>
        <w:rPr>
          <w:noProof/>
        </w:rPr>
        <w:tab/>
      </w:r>
      <w:r>
        <w:rPr>
          <w:noProof/>
        </w:rPr>
        <w:fldChar w:fldCharType="begin"/>
      </w:r>
      <w:r>
        <w:rPr>
          <w:noProof/>
        </w:rPr>
        <w:instrText xml:space="preserve"> PAGEREF _Toc292878838 \h </w:instrText>
      </w:r>
      <w:r>
        <w:rPr>
          <w:noProof/>
        </w:rPr>
      </w:r>
      <w:r>
        <w:rPr>
          <w:noProof/>
        </w:rPr>
        <w:fldChar w:fldCharType="separate"/>
      </w:r>
      <w:r>
        <w:rPr>
          <w:noProof/>
        </w:rPr>
        <w:t>173</w:t>
      </w:r>
      <w:r>
        <w:rPr>
          <w:noProof/>
        </w:rPr>
        <w:fldChar w:fldCharType="end"/>
      </w:r>
    </w:p>
    <w:p w14:paraId="3B199A0F" w14:textId="77777777" w:rsidR="00887218" w:rsidRDefault="00887218">
      <w:pPr>
        <w:pStyle w:val="TOC4"/>
        <w:tabs>
          <w:tab w:val="left" w:pos="1497"/>
          <w:tab w:val="right" w:leader="dot" w:pos="8296"/>
        </w:tabs>
        <w:rPr>
          <w:rFonts w:ascii="Calibri" w:hAnsi="Calibri"/>
          <w:noProof/>
          <w:color w:val="auto"/>
          <w:lang w:eastAsia="en-GB"/>
        </w:rPr>
      </w:pPr>
      <w:r w:rsidRPr="00CE201A">
        <w:rPr>
          <w:rFonts w:eastAsia="SimSun"/>
          <w:noProof/>
          <w:lang w:eastAsia="zh-SG"/>
        </w:rPr>
        <w:t>4.2.5.1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_Toc292878839 \h </w:instrText>
      </w:r>
      <w:r>
        <w:rPr>
          <w:noProof/>
        </w:rPr>
      </w:r>
      <w:r>
        <w:rPr>
          <w:noProof/>
        </w:rPr>
        <w:fldChar w:fldCharType="separate"/>
      </w:r>
      <w:r>
        <w:rPr>
          <w:noProof/>
        </w:rPr>
        <w:t>173</w:t>
      </w:r>
      <w:r>
        <w:rPr>
          <w:noProof/>
        </w:rPr>
        <w:fldChar w:fldCharType="end"/>
      </w:r>
    </w:p>
    <w:p w14:paraId="603805D1" w14:textId="77777777" w:rsidR="00887218" w:rsidRDefault="00887218">
      <w:pPr>
        <w:pStyle w:val="TOC4"/>
        <w:tabs>
          <w:tab w:val="left" w:pos="1497"/>
          <w:tab w:val="right" w:leader="dot" w:pos="8296"/>
        </w:tabs>
        <w:rPr>
          <w:rFonts w:ascii="Calibri" w:hAnsi="Calibri"/>
          <w:noProof/>
          <w:color w:val="auto"/>
          <w:lang w:eastAsia="en-GB"/>
        </w:rPr>
      </w:pPr>
      <w:r>
        <w:rPr>
          <w:noProof/>
        </w:rPr>
        <w:t>4.2.5.2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_Toc292878840 \h </w:instrText>
      </w:r>
      <w:r>
        <w:rPr>
          <w:noProof/>
        </w:rPr>
      </w:r>
      <w:r>
        <w:rPr>
          <w:noProof/>
        </w:rPr>
        <w:fldChar w:fldCharType="separate"/>
      </w:r>
      <w:r>
        <w:rPr>
          <w:noProof/>
        </w:rPr>
        <w:t>173</w:t>
      </w:r>
      <w:r>
        <w:rPr>
          <w:noProof/>
        </w:rPr>
        <w:fldChar w:fldCharType="end"/>
      </w:r>
    </w:p>
    <w:p w14:paraId="604410FE" w14:textId="77777777" w:rsidR="00887218" w:rsidRDefault="00887218">
      <w:pPr>
        <w:pStyle w:val="TOC4"/>
        <w:tabs>
          <w:tab w:val="left" w:pos="1497"/>
          <w:tab w:val="right" w:leader="dot" w:pos="8296"/>
        </w:tabs>
        <w:rPr>
          <w:rFonts w:ascii="Calibri" w:hAnsi="Calibri"/>
          <w:noProof/>
          <w:color w:val="auto"/>
          <w:lang w:eastAsia="en-GB"/>
        </w:rPr>
      </w:pPr>
      <w:r>
        <w:rPr>
          <w:noProof/>
        </w:rPr>
        <w:t>4.2.5.3</w:t>
      </w:r>
      <w:r>
        <w:rPr>
          <w:rFonts w:ascii="Calibri" w:hAnsi="Calibri"/>
          <w:noProof/>
          <w:color w:val="auto"/>
          <w:lang w:eastAsia="en-GB"/>
        </w:rPr>
        <w:tab/>
      </w:r>
      <w:r>
        <w:rPr>
          <w:noProof/>
        </w:rPr>
        <w:t>Class Diagram</w:t>
      </w:r>
      <w:r>
        <w:rPr>
          <w:noProof/>
        </w:rPr>
        <w:tab/>
      </w:r>
      <w:r>
        <w:rPr>
          <w:noProof/>
        </w:rPr>
        <w:fldChar w:fldCharType="begin"/>
      </w:r>
      <w:r>
        <w:rPr>
          <w:noProof/>
        </w:rPr>
        <w:instrText xml:space="preserve"> PAGEREF _Toc292878841 \h </w:instrText>
      </w:r>
      <w:r>
        <w:rPr>
          <w:noProof/>
        </w:rPr>
      </w:r>
      <w:r>
        <w:rPr>
          <w:noProof/>
        </w:rPr>
        <w:fldChar w:fldCharType="separate"/>
      </w:r>
      <w:r>
        <w:rPr>
          <w:noProof/>
        </w:rPr>
        <w:t>174</w:t>
      </w:r>
      <w:r>
        <w:rPr>
          <w:noProof/>
        </w:rPr>
        <w:fldChar w:fldCharType="end"/>
      </w:r>
    </w:p>
    <w:p w14:paraId="2E4CD9F5" w14:textId="77777777" w:rsidR="00887218" w:rsidRDefault="00887218">
      <w:pPr>
        <w:pStyle w:val="TOC4"/>
        <w:tabs>
          <w:tab w:val="left" w:pos="1497"/>
          <w:tab w:val="right" w:leader="dot" w:pos="8296"/>
        </w:tabs>
        <w:rPr>
          <w:rFonts w:ascii="Calibri" w:hAnsi="Calibri"/>
          <w:noProof/>
          <w:color w:val="auto"/>
          <w:lang w:eastAsia="en-GB"/>
        </w:rPr>
      </w:pPr>
      <w:r>
        <w:rPr>
          <w:noProof/>
        </w:rPr>
        <w:t>4.2.5.4</w:t>
      </w:r>
      <w:r>
        <w:rPr>
          <w:rFonts w:ascii="Calibri" w:hAnsi="Calibri"/>
          <w:noProof/>
          <w:color w:val="auto"/>
          <w:lang w:eastAsia="en-GB"/>
        </w:rPr>
        <w:tab/>
      </w:r>
      <w:r>
        <w:rPr>
          <w:noProof/>
        </w:rPr>
        <w:t>Collection details screen</w:t>
      </w:r>
      <w:r>
        <w:rPr>
          <w:noProof/>
        </w:rPr>
        <w:tab/>
      </w:r>
      <w:r>
        <w:rPr>
          <w:noProof/>
        </w:rPr>
        <w:fldChar w:fldCharType="begin"/>
      </w:r>
      <w:r>
        <w:rPr>
          <w:noProof/>
        </w:rPr>
        <w:instrText xml:space="preserve"> PAGEREF _Toc292878842 \h </w:instrText>
      </w:r>
      <w:r>
        <w:rPr>
          <w:noProof/>
        </w:rPr>
      </w:r>
      <w:r>
        <w:rPr>
          <w:noProof/>
        </w:rPr>
        <w:fldChar w:fldCharType="separate"/>
      </w:r>
      <w:r>
        <w:rPr>
          <w:noProof/>
        </w:rPr>
        <w:t>174</w:t>
      </w:r>
      <w:r>
        <w:rPr>
          <w:noProof/>
        </w:rPr>
        <w:fldChar w:fldCharType="end"/>
      </w:r>
    </w:p>
    <w:p w14:paraId="5552653E" w14:textId="77777777" w:rsidR="00887218" w:rsidRDefault="00887218">
      <w:pPr>
        <w:pStyle w:val="TOC4"/>
        <w:tabs>
          <w:tab w:val="left" w:pos="1497"/>
          <w:tab w:val="right" w:leader="dot" w:pos="8296"/>
        </w:tabs>
        <w:rPr>
          <w:rFonts w:ascii="Calibri" w:hAnsi="Calibri"/>
          <w:noProof/>
          <w:color w:val="auto"/>
          <w:lang w:eastAsia="en-GB"/>
        </w:rPr>
      </w:pPr>
      <w:r>
        <w:rPr>
          <w:noProof/>
        </w:rPr>
        <w:t>4.2.5.5</w:t>
      </w:r>
      <w:r>
        <w:rPr>
          <w:rFonts w:ascii="Calibri" w:hAnsi="Calibri"/>
          <w:noProof/>
          <w:color w:val="auto"/>
          <w:lang w:eastAsia="en-GB"/>
        </w:rPr>
        <w:tab/>
      </w:r>
      <w:r>
        <w:rPr>
          <w:noProof/>
        </w:rPr>
        <w:t>Collection General tab page control</w:t>
      </w:r>
      <w:r>
        <w:rPr>
          <w:noProof/>
        </w:rPr>
        <w:tab/>
      </w:r>
      <w:r>
        <w:rPr>
          <w:noProof/>
        </w:rPr>
        <w:fldChar w:fldCharType="begin"/>
      </w:r>
      <w:r>
        <w:rPr>
          <w:noProof/>
        </w:rPr>
        <w:instrText xml:space="preserve"> PAGEREF _Toc292878843 \h </w:instrText>
      </w:r>
      <w:r>
        <w:rPr>
          <w:noProof/>
        </w:rPr>
      </w:r>
      <w:r>
        <w:rPr>
          <w:noProof/>
        </w:rPr>
        <w:fldChar w:fldCharType="separate"/>
      </w:r>
      <w:r>
        <w:rPr>
          <w:noProof/>
        </w:rPr>
        <w:t>175</w:t>
      </w:r>
      <w:r>
        <w:rPr>
          <w:noProof/>
        </w:rPr>
        <w:fldChar w:fldCharType="end"/>
      </w:r>
    </w:p>
    <w:p w14:paraId="5502E22D" w14:textId="77777777" w:rsidR="00887218" w:rsidRDefault="00887218">
      <w:pPr>
        <w:pStyle w:val="TOC4"/>
        <w:tabs>
          <w:tab w:val="left" w:pos="1497"/>
          <w:tab w:val="right" w:leader="dot" w:pos="8296"/>
        </w:tabs>
        <w:rPr>
          <w:rFonts w:ascii="Calibri" w:hAnsi="Calibri"/>
          <w:noProof/>
          <w:color w:val="auto"/>
          <w:lang w:eastAsia="en-GB"/>
        </w:rPr>
      </w:pPr>
      <w:r>
        <w:rPr>
          <w:noProof/>
        </w:rPr>
        <w:t>4.2.5.6</w:t>
      </w:r>
      <w:r>
        <w:rPr>
          <w:rFonts w:ascii="Calibri" w:hAnsi="Calibri"/>
          <w:noProof/>
          <w:color w:val="auto"/>
          <w:lang w:eastAsia="en-GB"/>
        </w:rPr>
        <w:tab/>
      </w:r>
      <w:r>
        <w:rPr>
          <w:noProof/>
        </w:rPr>
        <w:t>Collection Time Period tab page control</w:t>
      </w:r>
      <w:r>
        <w:rPr>
          <w:noProof/>
        </w:rPr>
        <w:tab/>
      </w:r>
      <w:r>
        <w:rPr>
          <w:noProof/>
        </w:rPr>
        <w:fldChar w:fldCharType="begin"/>
      </w:r>
      <w:r>
        <w:rPr>
          <w:noProof/>
        </w:rPr>
        <w:instrText xml:space="preserve"> PAGEREF _Toc292878844 \h </w:instrText>
      </w:r>
      <w:r>
        <w:rPr>
          <w:noProof/>
        </w:rPr>
      </w:r>
      <w:r>
        <w:rPr>
          <w:noProof/>
        </w:rPr>
        <w:fldChar w:fldCharType="separate"/>
      </w:r>
      <w:r>
        <w:rPr>
          <w:noProof/>
        </w:rPr>
        <w:t>177</w:t>
      </w:r>
      <w:r>
        <w:rPr>
          <w:noProof/>
        </w:rPr>
        <w:fldChar w:fldCharType="end"/>
      </w:r>
    </w:p>
    <w:p w14:paraId="6AABAC57" w14:textId="77777777" w:rsidR="00887218" w:rsidRDefault="00887218">
      <w:pPr>
        <w:pStyle w:val="TOC4"/>
        <w:tabs>
          <w:tab w:val="left" w:pos="1497"/>
          <w:tab w:val="right" w:leader="dot" w:pos="8296"/>
        </w:tabs>
        <w:rPr>
          <w:rFonts w:ascii="Calibri" w:hAnsi="Calibri"/>
          <w:noProof/>
          <w:color w:val="auto"/>
          <w:lang w:eastAsia="en-GB"/>
        </w:rPr>
      </w:pPr>
      <w:r>
        <w:rPr>
          <w:noProof/>
        </w:rPr>
        <w:t>4.2.5.7</w:t>
      </w:r>
      <w:r>
        <w:rPr>
          <w:rFonts w:ascii="Calibri" w:hAnsi="Calibri"/>
          <w:noProof/>
          <w:color w:val="auto"/>
          <w:lang w:eastAsia="en-GB"/>
        </w:rPr>
        <w:tab/>
      </w:r>
      <w:r>
        <w:rPr>
          <w:noProof/>
        </w:rPr>
        <w:t>Collection unit History screen</w:t>
      </w:r>
      <w:r>
        <w:rPr>
          <w:noProof/>
        </w:rPr>
        <w:tab/>
      </w:r>
      <w:r>
        <w:rPr>
          <w:noProof/>
        </w:rPr>
        <w:fldChar w:fldCharType="begin"/>
      </w:r>
      <w:r>
        <w:rPr>
          <w:noProof/>
        </w:rPr>
        <w:instrText xml:space="preserve"> PAGEREF _Toc292878845 \h </w:instrText>
      </w:r>
      <w:r>
        <w:rPr>
          <w:noProof/>
        </w:rPr>
      </w:r>
      <w:r>
        <w:rPr>
          <w:noProof/>
        </w:rPr>
        <w:fldChar w:fldCharType="separate"/>
      </w:r>
      <w:r>
        <w:rPr>
          <w:noProof/>
        </w:rPr>
        <w:t>179</w:t>
      </w:r>
      <w:r>
        <w:rPr>
          <w:noProof/>
        </w:rPr>
        <w:fldChar w:fldCharType="end"/>
      </w:r>
    </w:p>
    <w:p w14:paraId="56FF7732" w14:textId="77777777" w:rsidR="00887218" w:rsidRDefault="00887218">
      <w:pPr>
        <w:pStyle w:val="TOC4"/>
        <w:tabs>
          <w:tab w:val="left" w:pos="1497"/>
          <w:tab w:val="right" w:leader="dot" w:pos="8296"/>
        </w:tabs>
        <w:rPr>
          <w:rFonts w:ascii="Calibri" w:hAnsi="Calibri"/>
          <w:noProof/>
          <w:color w:val="auto"/>
          <w:lang w:eastAsia="en-GB"/>
        </w:rPr>
      </w:pPr>
      <w:r>
        <w:rPr>
          <w:noProof/>
        </w:rPr>
        <w:t>4.2.5.8</w:t>
      </w:r>
      <w:r>
        <w:rPr>
          <w:rFonts w:ascii="Calibri" w:hAnsi="Calibri"/>
          <w:noProof/>
          <w:color w:val="auto"/>
          <w:lang w:eastAsia="en-GB"/>
        </w:rPr>
        <w:tab/>
      </w:r>
      <w:r>
        <w:rPr>
          <w:noProof/>
        </w:rPr>
        <w:t>History General tab page control</w:t>
      </w:r>
      <w:r>
        <w:rPr>
          <w:noProof/>
        </w:rPr>
        <w:tab/>
      </w:r>
      <w:r>
        <w:rPr>
          <w:noProof/>
        </w:rPr>
        <w:fldChar w:fldCharType="begin"/>
      </w:r>
      <w:r>
        <w:rPr>
          <w:noProof/>
        </w:rPr>
        <w:instrText xml:space="preserve"> PAGEREF _Toc292878846 \h </w:instrText>
      </w:r>
      <w:r>
        <w:rPr>
          <w:noProof/>
        </w:rPr>
      </w:r>
      <w:r>
        <w:rPr>
          <w:noProof/>
        </w:rPr>
        <w:fldChar w:fldCharType="separate"/>
      </w:r>
      <w:r>
        <w:rPr>
          <w:noProof/>
        </w:rPr>
        <w:t>179</w:t>
      </w:r>
      <w:r>
        <w:rPr>
          <w:noProof/>
        </w:rPr>
        <w:fldChar w:fldCharType="end"/>
      </w:r>
    </w:p>
    <w:p w14:paraId="218CA117" w14:textId="77777777" w:rsidR="00887218" w:rsidRDefault="00887218">
      <w:pPr>
        <w:pStyle w:val="TOC4"/>
        <w:tabs>
          <w:tab w:val="left" w:pos="1497"/>
          <w:tab w:val="right" w:leader="dot" w:pos="8296"/>
        </w:tabs>
        <w:rPr>
          <w:rFonts w:ascii="Calibri" w:hAnsi="Calibri"/>
          <w:noProof/>
          <w:color w:val="auto"/>
          <w:lang w:eastAsia="en-GB"/>
        </w:rPr>
      </w:pPr>
      <w:r>
        <w:rPr>
          <w:noProof/>
        </w:rPr>
        <w:t>4.2.5.9</w:t>
      </w:r>
      <w:r>
        <w:rPr>
          <w:rFonts w:ascii="Calibri" w:hAnsi="Calibri"/>
          <w:noProof/>
          <w:color w:val="auto"/>
          <w:lang w:eastAsia="en-GB"/>
        </w:rPr>
        <w:tab/>
      </w:r>
      <w:r>
        <w:rPr>
          <w:noProof/>
        </w:rPr>
        <w:t>Store details screen</w:t>
      </w:r>
      <w:r>
        <w:rPr>
          <w:noProof/>
        </w:rPr>
        <w:tab/>
      </w:r>
      <w:r>
        <w:rPr>
          <w:noProof/>
        </w:rPr>
        <w:fldChar w:fldCharType="begin"/>
      </w:r>
      <w:r>
        <w:rPr>
          <w:noProof/>
        </w:rPr>
        <w:instrText xml:space="preserve"> PAGEREF _Toc292878847 \h </w:instrText>
      </w:r>
      <w:r>
        <w:rPr>
          <w:noProof/>
        </w:rPr>
      </w:r>
      <w:r>
        <w:rPr>
          <w:noProof/>
        </w:rPr>
        <w:fldChar w:fldCharType="separate"/>
      </w:r>
      <w:r>
        <w:rPr>
          <w:noProof/>
        </w:rPr>
        <w:t>181</w:t>
      </w:r>
      <w:r>
        <w:rPr>
          <w:noProof/>
        </w:rPr>
        <w:fldChar w:fldCharType="end"/>
      </w:r>
    </w:p>
    <w:p w14:paraId="2B0CC6B9"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4.2.5.10</w:t>
      </w:r>
      <w:r>
        <w:rPr>
          <w:rFonts w:ascii="Calibri" w:hAnsi="Calibri"/>
          <w:noProof/>
          <w:color w:val="auto"/>
          <w:lang w:eastAsia="en-GB"/>
        </w:rPr>
        <w:tab/>
      </w:r>
      <w:r>
        <w:rPr>
          <w:noProof/>
        </w:rPr>
        <w:t>Store general tab page control</w:t>
      </w:r>
      <w:r>
        <w:rPr>
          <w:noProof/>
        </w:rPr>
        <w:tab/>
      </w:r>
      <w:r>
        <w:rPr>
          <w:noProof/>
        </w:rPr>
        <w:fldChar w:fldCharType="begin"/>
      </w:r>
      <w:r>
        <w:rPr>
          <w:noProof/>
        </w:rPr>
        <w:instrText xml:space="preserve"> PAGEREF _Toc292878848 \h </w:instrText>
      </w:r>
      <w:r>
        <w:rPr>
          <w:noProof/>
        </w:rPr>
      </w:r>
      <w:r>
        <w:rPr>
          <w:noProof/>
        </w:rPr>
        <w:fldChar w:fldCharType="separate"/>
      </w:r>
      <w:r>
        <w:rPr>
          <w:noProof/>
        </w:rPr>
        <w:t>181</w:t>
      </w:r>
      <w:r>
        <w:rPr>
          <w:noProof/>
        </w:rPr>
        <w:fldChar w:fldCharType="end"/>
      </w:r>
    </w:p>
    <w:p w14:paraId="2430791B" w14:textId="77777777" w:rsidR="00887218" w:rsidRDefault="00887218">
      <w:pPr>
        <w:pStyle w:val="TOC4"/>
        <w:tabs>
          <w:tab w:val="left" w:pos="1619"/>
          <w:tab w:val="right" w:leader="dot" w:pos="8296"/>
        </w:tabs>
        <w:rPr>
          <w:rFonts w:ascii="Calibri" w:hAnsi="Calibri"/>
          <w:noProof/>
          <w:color w:val="auto"/>
          <w:lang w:eastAsia="en-GB"/>
        </w:rPr>
      </w:pPr>
      <w:r>
        <w:rPr>
          <w:noProof/>
        </w:rPr>
        <w:t>4.2.5.11</w:t>
      </w:r>
      <w:r>
        <w:rPr>
          <w:rFonts w:ascii="Calibri" w:hAnsi="Calibri"/>
          <w:noProof/>
          <w:color w:val="auto"/>
          <w:lang w:eastAsia="en-GB"/>
        </w:rPr>
        <w:tab/>
      </w:r>
      <w:r>
        <w:rPr>
          <w:noProof/>
        </w:rPr>
        <w:t>Store Layout tab page control</w:t>
      </w:r>
      <w:r>
        <w:rPr>
          <w:noProof/>
        </w:rPr>
        <w:tab/>
      </w:r>
      <w:r>
        <w:rPr>
          <w:noProof/>
        </w:rPr>
        <w:fldChar w:fldCharType="begin"/>
      </w:r>
      <w:r>
        <w:rPr>
          <w:noProof/>
        </w:rPr>
        <w:instrText xml:space="preserve"> PAGEREF _Toc292878849 \h </w:instrText>
      </w:r>
      <w:r>
        <w:rPr>
          <w:noProof/>
        </w:rPr>
      </w:r>
      <w:r>
        <w:rPr>
          <w:noProof/>
        </w:rPr>
        <w:fldChar w:fldCharType="separate"/>
      </w:r>
      <w:r>
        <w:rPr>
          <w:noProof/>
        </w:rPr>
        <w:t>184</w:t>
      </w:r>
      <w:r>
        <w:rPr>
          <w:noProof/>
        </w:rPr>
        <w:fldChar w:fldCharType="end"/>
      </w:r>
    </w:p>
    <w:p w14:paraId="72A2C8BD" w14:textId="77777777" w:rsidR="00887218" w:rsidRDefault="00887218">
      <w:pPr>
        <w:pStyle w:val="TOC4"/>
        <w:tabs>
          <w:tab w:val="left" w:pos="1619"/>
          <w:tab w:val="right" w:leader="dot" w:pos="8296"/>
        </w:tabs>
        <w:rPr>
          <w:rFonts w:ascii="Calibri" w:hAnsi="Calibri"/>
          <w:noProof/>
          <w:color w:val="auto"/>
          <w:lang w:eastAsia="en-GB"/>
        </w:rPr>
      </w:pPr>
      <w:r>
        <w:rPr>
          <w:noProof/>
        </w:rPr>
        <w:t>4.2.5.12</w:t>
      </w:r>
      <w:r>
        <w:rPr>
          <w:rFonts w:ascii="Calibri" w:hAnsi="Calibri"/>
          <w:noProof/>
          <w:color w:val="auto"/>
          <w:lang w:eastAsia="en-GB"/>
        </w:rPr>
        <w:tab/>
      </w:r>
      <w:r>
        <w:rPr>
          <w:noProof/>
        </w:rPr>
        <w:t xml:space="preserve">Store Layout </w:t>
      </w:r>
      <w:r w:rsidRPr="00CE201A">
        <w:rPr>
          <w:rFonts w:eastAsia="SimSun"/>
          <w:noProof/>
          <w:lang w:eastAsia="zh-SG"/>
        </w:rPr>
        <w:t>Editor Form</w:t>
      </w:r>
      <w:r>
        <w:rPr>
          <w:noProof/>
        </w:rPr>
        <w:tab/>
      </w:r>
      <w:r>
        <w:rPr>
          <w:noProof/>
        </w:rPr>
        <w:fldChar w:fldCharType="begin"/>
      </w:r>
      <w:r>
        <w:rPr>
          <w:noProof/>
        </w:rPr>
        <w:instrText xml:space="preserve"> PAGEREF _Toc292878850 \h </w:instrText>
      </w:r>
      <w:r>
        <w:rPr>
          <w:noProof/>
        </w:rPr>
      </w:r>
      <w:r>
        <w:rPr>
          <w:noProof/>
        </w:rPr>
        <w:fldChar w:fldCharType="separate"/>
      </w:r>
      <w:r>
        <w:rPr>
          <w:noProof/>
        </w:rPr>
        <w:t>186</w:t>
      </w:r>
      <w:r>
        <w:rPr>
          <w:noProof/>
        </w:rPr>
        <w:fldChar w:fldCharType="end"/>
      </w:r>
    </w:p>
    <w:p w14:paraId="69FBE2E2" w14:textId="77777777" w:rsidR="00887218" w:rsidRDefault="00887218">
      <w:pPr>
        <w:pStyle w:val="TOC4"/>
        <w:tabs>
          <w:tab w:val="left" w:pos="1619"/>
          <w:tab w:val="right" w:leader="dot" w:pos="8296"/>
        </w:tabs>
        <w:rPr>
          <w:rFonts w:ascii="Calibri" w:hAnsi="Calibri"/>
          <w:noProof/>
          <w:color w:val="auto"/>
          <w:lang w:eastAsia="en-GB"/>
        </w:rPr>
      </w:pPr>
      <w:r>
        <w:rPr>
          <w:noProof/>
        </w:rPr>
        <w:t>4.2.5.13</w:t>
      </w:r>
      <w:r>
        <w:rPr>
          <w:rFonts w:ascii="Calibri" w:hAnsi="Calibri"/>
          <w:noProof/>
          <w:color w:val="auto"/>
          <w:lang w:eastAsia="en-GB"/>
        </w:rPr>
        <w:tab/>
      </w:r>
      <w:r w:rsidRPr="00CE201A">
        <w:rPr>
          <w:rFonts w:eastAsia="SimSun"/>
          <w:noProof/>
          <w:lang w:eastAsia="zh-SG"/>
        </w:rPr>
        <w:t>Store Display Properties</w:t>
      </w:r>
      <w:r>
        <w:rPr>
          <w:noProof/>
        </w:rPr>
        <w:tab/>
      </w:r>
      <w:r>
        <w:rPr>
          <w:noProof/>
        </w:rPr>
        <w:fldChar w:fldCharType="begin"/>
      </w:r>
      <w:r>
        <w:rPr>
          <w:noProof/>
        </w:rPr>
        <w:instrText xml:space="preserve"> PAGEREF _Toc292878851 \h </w:instrText>
      </w:r>
      <w:r>
        <w:rPr>
          <w:noProof/>
        </w:rPr>
      </w:r>
      <w:r>
        <w:rPr>
          <w:noProof/>
        </w:rPr>
        <w:fldChar w:fldCharType="separate"/>
      </w:r>
      <w:r>
        <w:rPr>
          <w:noProof/>
        </w:rPr>
        <w:t>187</w:t>
      </w:r>
      <w:r>
        <w:rPr>
          <w:noProof/>
        </w:rPr>
        <w:fldChar w:fldCharType="end"/>
      </w:r>
    </w:p>
    <w:p w14:paraId="7F3BEB6A"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rFonts w:eastAsia="SimSun"/>
          <w:noProof/>
          <w:lang w:val="da-DK" w:eastAsia="zh-SG"/>
        </w:rPr>
        <w:t>4.2.5.14</w:t>
      </w:r>
      <w:r w:rsidRPr="00A104CD">
        <w:rPr>
          <w:rFonts w:ascii="Calibri" w:hAnsi="Calibri"/>
          <w:noProof/>
          <w:color w:val="auto"/>
          <w:lang w:val="da-DK" w:eastAsia="en-GB"/>
        </w:rPr>
        <w:tab/>
      </w:r>
      <w:r w:rsidRPr="00A104CD">
        <w:rPr>
          <w:rFonts w:eastAsia="SimSun"/>
          <w:noProof/>
          <w:lang w:val="da-DK" w:eastAsia="zh-SG"/>
        </w:rPr>
        <w:t>Store Diagram Settings Dialog</w:t>
      </w:r>
      <w:r w:rsidRPr="00A104CD">
        <w:rPr>
          <w:noProof/>
          <w:lang w:val="da-DK"/>
        </w:rPr>
        <w:tab/>
      </w:r>
      <w:r>
        <w:rPr>
          <w:noProof/>
        </w:rPr>
        <w:fldChar w:fldCharType="begin"/>
      </w:r>
      <w:r w:rsidRPr="00A104CD">
        <w:rPr>
          <w:noProof/>
          <w:lang w:val="da-DK"/>
        </w:rPr>
        <w:instrText xml:space="preserve"> PAGEREF _Toc292878852 \h </w:instrText>
      </w:r>
      <w:r>
        <w:rPr>
          <w:noProof/>
        </w:rPr>
      </w:r>
      <w:r>
        <w:rPr>
          <w:noProof/>
        </w:rPr>
        <w:fldChar w:fldCharType="separate"/>
      </w:r>
      <w:r w:rsidRPr="00A104CD">
        <w:rPr>
          <w:noProof/>
          <w:lang w:val="da-DK"/>
        </w:rPr>
        <w:t>189</w:t>
      </w:r>
      <w:r>
        <w:rPr>
          <w:noProof/>
        </w:rPr>
        <w:fldChar w:fldCharType="end"/>
      </w:r>
    </w:p>
    <w:p w14:paraId="38C33041"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4.2.5.15</w:t>
      </w:r>
      <w:r w:rsidRPr="00A104CD">
        <w:rPr>
          <w:rFonts w:ascii="Calibri" w:hAnsi="Calibri"/>
          <w:noProof/>
          <w:color w:val="auto"/>
          <w:lang w:val="da-DK" w:eastAsia="en-GB"/>
        </w:rPr>
        <w:tab/>
      </w:r>
      <w:r w:rsidRPr="00A104CD">
        <w:rPr>
          <w:noProof/>
          <w:lang w:val="da-DK"/>
        </w:rPr>
        <w:t xml:space="preserve">Store Layout </w:t>
      </w:r>
      <w:r w:rsidRPr="00A104CD">
        <w:rPr>
          <w:rFonts w:eastAsia="SimSun"/>
          <w:noProof/>
          <w:lang w:val="da-DK" w:eastAsia="zh-SG"/>
        </w:rPr>
        <w:t>Diagram</w:t>
      </w:r>
      <w:r w:rsidRPr="00A104CD">
        <w:rPr>
          <w:noProof/>
          <w:lang w:val="da-DK"/>
        </w:rPr>
        <w:t xml:space="preserve"> </w:t>
      </w:r>
      <w:r w:rsidRPr="00A104CD">
        <w:rPr>
          <w:rFonts w:eastAsia="SimSun"/>
          <w:noProof/>
          <w:lang w:val="da-DK" w:eastAsia="zh-SG"/>
        </w:rPr>
        <w:t>Component</w:t>
      </w:r>
      <w:r w:rsidRPr="00A104CD">
        <w:rPr>
          <w:noProof/>
          <w:lang w:val="da-DK"/>
        </w:rPr>
        <w:tab/>
      </w:r>
      <w:r>
        <w:rPr>
          <w:noProof/>
        </w:rPr>
        <w:fldChar w:fldCharType="begin"/>
      </w:r>
      <w:r w:rsidRPr="00A104CD">
        <w:rPr>
          <w:noProof/>
          <w:lang w:val="da-DK"/>
        </w:rPr>
        <w:instrText xml:space="preserve"> PAGEREF _Toc292878853 \h </w:instrText>
      </w:r>
      <w:r>
        <w:rPr>
          <w:noProof/>
        </w:rPr>
      </w:r>
      <w:r>
        <w:rPr>
          <w:noProof/>
        </w:rPr>
        <w:fldChar w:fldCharType="separate"/>
      </w:r>
      <w:r w:rsidRPr="00A104CD">
        <w:rPr>
          <w:noProof/>
          <w:lang w:val="da-DK"/>
        </w:rPr>
        <w:t>190</w:t>
      </w:r>
      <w:r>
        <w:rPr>
          <w:noProof/>
        </w:rPr>
        <w:fldChar w:fldCharType="end"/>
      </w:r>
    </w:p>
    <w:p w14:paraId="331EF31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4.2.6</w:t>
      </w:r>
      <w:r>
        <w:rPr>
          <w:rFonts w:ascii="Calibri" w:hAnsi="Calibri"/>
          <w:smallCaps w:val="0"/>
          <w:noProof/>
          <w:color w:val="auto"/>
          <w:lang w:eastAsia="en-GB"/>
        </w:rPr>
        <w:tab/>
      </w:r>
      <w:r>
        <w:rPr>
          <w:noProof/>
        </w:rPr>
        <w:t>Collections Browser Movements Screens</w:t>
      </w:r>
      <w:r>
        <w:rPr>
          <w:noProof/>
        </w:rPr>
        <w:tab/>
      </w:r>
      <w:r>
        <w:rPr>
          <w:noProof/>
        </w:rPr>
        <w:fldChar w:fldCharType="begin"/>
      </w:r>
      <w:r>
        <w:rPr>
          <w:noProof/>
        </w:rPr>
        <w:instrText xml:space="preserve"> PAGEREF _Toc292878854 \h </w:instrText>
      </w:r>
      <w:r>
        <w:rPr>
          <w:noProof/>
        </w:rPr>
      </w:r>
      <w:r>
        <w:rPr>
          <w:noProof/>
        </w:rPr>
        <w:fldChar w:fldCharType="separate"/>
      </w:r>
      <w:r>
        <w:rPr>
          <w:noProof/>
        </w:rPr>
        <w:t>190</w:t>
      </w:r>
      <w:r>
        <w:rPr>
          <w:noProof/>
        </w:rPr>
        <w:fldChar w:fldCharType="end"/>
      </w:r>
    </w:p>
    <w:p w14:paraId="455FE1FD" w14:textId="77777777" w:rsidR="00887218" w:rsidRDefault="00887218">
      <w:pPr>
        <w:pStyle w:val="TOC4"/>
        <w:tabs>
          <w:tab w:val="left" w:pos="1497"/>
          <w:tab w:val="right" w:leader="dot" w:pos="8296"/>
        </w:tabs>
        <w:rPr>
          <w:rFonts w:ascii="Calibri" w:hAnsi="Calibri"/>
          <w:noProof/>
          <w:color w:val="auto"/>
          <w:lang w:eastAsia="en-GB"/>
        </w:rPr>
      </w:pPr>
      <w:r>
        <w:rPr>
          <w:noProof/>
        </w:rPr>
        <w:t>4.2.6.1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_Toc292878855 \h </w:instrText>
      </w:r>
      <w:r>
        <w:rPr>
          <w:noProof/>
        </w:rPr>
      </w:r>
      <w:r>
        <w:rPr>
          <w:noProof/>
        </w:rPr>
        <w:fldChar w:fldCharType="separate"/>
      </w:r>
      <w:r>
        <w:rPr>
          <w:noProof/>
        </w:rPr>
        <w:t>190</w:t>
      </w:r>
      <w:r>
        <w:rPr>
          <w:noProof/>
        </w:rPr>
        <w:fldChar w:fldCharType="end"/>
      </w:r>
    </w:p>
    <w:p w14:paraId="0A6D88B2" w14:textId="77777777" w:rsidR="00887218" w:rsidRDefault="00887218">
      <w:pPr>
        <w:pStyle w:val="TOC4"/>
        <w:tabs>
          <w:tab w:val="left" w:pos="1497"/>
          <w:tab w:val="right" w:leader="dot" w:pos="8296"/>
        </w:tabs>
        <w:rPr>
          <w:rFonts w:ascii="Calibri" w:hAnsi="Calibri"/>
          <w:noProof/>
          <w:color w:val="auto"/>
          <w:lang w:eastAsia="en-GB"/>
        </w:rPr>
      </w:pPr>
      <w:r>
        <w:rPr>
          <w:noProof/>
        </w:rPr>
        <w:t>4.2.6.2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_Toc292878856 \h </w:instrText>
      </w:r>
      <w:r>
        <w:rPr>
          <w:noProof/>
        </w:rPr>
      </w:r>
      <w:r>
        <w:rPr>
          <w:noProof/>
        </w:rPr>
        <w:fldChar w:fldCharType="separate"/>
      </w:r>
      <w:r>
        <w:rPr>
          <w:noProof/>
        </w:rPr>
        <w:t>191</w:t>
      </w:r>
      <w:r>
        <w:rPr>
          <w:noProof/>
        </w:rPr>
        <w:fldChar w:fldCharType="end"/>
      </w:r>
    </w:p>
    <w:p w14:paraId="2721C9B7" w14:textId="77777777" w:rsidR="00887218" w:rsidRDefault="00887218">
      <w:pPr>
        <w:pStyle w:val="TOC4"/>
        <w:tabs>
          <w:tab w:val="left" w:pos="1497"/>
          <w:tab w:val="right" w:leader="dot" w:pos="8296"/>
        </w:tabs>
        <w:rPr>
          <w:rFonts w:ascii="Calibri" w:hAnsi="Calibri"/>
          <w:noProof/>
          <w:color w:val="auto"/>
          <w:lang w:eastAsia="en-GB"/>
        </w:rPr>
      </w:pPr>
      <w:r>
        <w:rPr>
          <w:noProof/>
        </w:rPr>
        <w:t>4.2.6.3</w:t>
      </w:r>
      <w:r>
        <w:rPr>
          <w:rFonts w:ascii="Calibri" w:hAnsi="Calibri"/>
          <w:noProof/>
          <w:color w:val="auto"/>
          <w:lang w:eastAsia="en-GB"/>
        </w:rPr>
        <w:tab/>
      </w:r>
      <w:r>
        <w:rPr>
          <w:noProof/>
        </w:rPr>
        <w:t>Class Diagram</w:t>
      </w:r>
      <w:r>
        <w:rPr>
          <w:noProof/>
        </w:rPr>
        <w:tab/>
      </w:r>
      <w:r>
        <w:rPr>
          <w:noProof/>
        </w:rPr>
        <w:fldChar w:fldCharType="begin"/>
      </w:r>
      <w:r>
        <w:rPr>
          <w:noProof/>
        </w:rPr>
        <w:instrText xml:space="preserve"> PAGEREF _Toc292878857 \h </w:instrText>
      </w:r>
      <w:r>
        <w:rPr>
          <w:noProof/>
        </w:rPr>
      </w:r>
      <w:r>
        <w:rPr>
          <w:noProof/>
        </w:rPr>
        <w:fldChar w:fldCharType="separate"/>
      </w:r>
      <w:r>
        <w:rPr>
          <w:noProof/>
        </w:rPr>
        <w:t>192</w:t>
      </w:r>
      <w:r>
        <w:rPr>
          <w:noProof/>
        </w:rPr>
        <w:fldChar w:fldCharType="end"/>
      </w:r>
    </w:p>
    <w:p w14:paraId="56443C08" w14:textId="77777777" w:rsidR="00887218" w:rsidRDefault="00887218">
      <w:pPr>
        <w:pStyle w:val="TOC4"/>
        <w:tabs>
          <w:tab w:val="left" w:pos="1497"/>
          <w:tab w:val="right" w:leader="dot" w:pos="8296"/>
        </w:tabs>
        <w:rPr>
          <w:rFonts w:ascii="Calibri" w:hAnsi="Calibri"/>
          <w:noProof/>
          <w:color w:val="auto"/>
          <w:lang w:eastAsia="en-GB"/>
        </w:rPr>
      </w:pPr>
      <w:r>
        <w:rPr>
          <w:noProof/>
        </w:rPr>
        <w:t>4.2.6.4</w:t>
      </w:r>
      <w:r>
        <w:rPr>
          <w:rFonts w:ascii="Calibri" w:hAnsi="Calibri"/>
          <w:noProof/>
          <w:color w:val="auto"/>
          <w:lang w:eastAsia="en-GB"/>
        </w:rPr>
        <w:tab/>
      </w:r>
      <w:r>
        <w:rPr>
          <w:noProof/>
        </w:rPr>
        <w:t>Movement details screen</w:t>
      </w:r>
      <w:r>
        <w:rPr>
          <w:noProof/>
        </w:rPr>
        <w:tab/>
      </w:r>
      <w:r>
        <w:rPr>
          <w:noProof/>
        </w:rPr>
        <w:fldChar w:fldCharType="begin"/>
      </w:r>
      <w:r>
        <w:rPr>
          <w:noProof/>
        </w:rPr>
        <w:instrText xml:space="preserve"> PAGEREF _Toc292878858 \h </w:instrText>
      </w:r>
      <w:r>
        <w:rPr>
          <w:noProof/>
        </w:rPr>
      </w:r>
      <w:r>
        <w:rPr>
          <w:noProof/>
        </w:rPr>
        <w:fldChar w:fldCharType="separate"/>
      </w:r>
      <w:r>
        <w:rPr>
          <w:noProof/>
        </w:rPr>
        <w:t>193</w:t>
      </w:r>
      <w:r>
        <w:rPr>
          <w:noProof/>
        </w:rPr>
        <w:fldChar w:fldCharType="end"/>
      </w:r>
    </w:p>
    <w:p w14:paraId="12BFF4D9" w14:textId="77777777" w:rsidR="00887218" w:rsidRDefault="00887218">
      <w:pPr>
        <w:pStyle w:val="TOC4"/>
        <w:tabs>
          <w:tab w:val="left" w:pos="1497"/>
          <w:tab w:val="right" w:leader="dot" w:pos="8296"/>
        </w:tabs>
        <w:rPr>
          <w:rFonts w:ascii="Calibri" w:hAnsi="Calibri"/>
          <w:noProof/>
          <w:color w:val="auto"/>
          <w:lang w:eastAsia="en-GB"/>
        </w:rPr>
      </w:pPr>
      <w:r>
        <w:rPr>
          <w:noProof/>
        </w:rPr>
        <w:t>4.2.6.5</w:t>
      </w:r>
      <w:r>
        <w:rPr>
          <w:rFonts w:ascii="Calibri" w:hAnsi="Calibri"/>
          <w:noProof/>
          <w:color w:val="auto"/>
          <w:lang w:eastAsia="en-GB"/>
        </w:rPr>
        <w:tab/>
      </w:r>
      <w:r>
        <w:rPr>
          <w:noProof/>
        </w:rPr>
        <w:t>Movement details General tab page control</w:t>
      </w:r>
      <w:r>
        <w:rPr>
          <w:noProof/>
        </w:rPr>
        <w:tab/>
      </w:r>
      <w:r>
        <w:rPr>
          <w:noProof/>
        </w:rPr>
        <w:fldChar w:fldCharType="begin"/>
      </w:r>
      <w:r>
        <w:rPr>
          <w:noProof/>
        </w:rPr>
        <w:instrText xml:space="preserve"> PAGEREF _Toc292878859 \h </w:instrText>
      </w:r>
      <w:r>
        <w:rPr>
          <w:noProof/>
        </w:rPr>
      </w:r>
      <w:r>
        <w:rPr>
          <w:noProof/>
        </w:rPr>
        <w:fldChar w:fldCharType="separate"/>
      </w:r>
      <w:r>
        <w:rPr>
          <w:noProof/>
        </w:rPr>
        <w:t>193</w:t>
      </w:r>
      <w:r>
        <w:rPr>
          <w:noProof/>
        </w:rPr>
        <w:fldChar w:fldCharType="end"/>
      </w:r>
    </w:p>
    <w:p w14:paraId="6920D88F"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4.2.6.6</w:t>
      </w:r>
      <w:r w:rsidRPr="00A104CD">
        <w:rPr>
          <w:rFonts w:ascii="Calibri" w:hAnsi="Calibri"/>
          <w:noProof/>
          <w:color w:val="auto"/>
          <w:lang w:val="fr-FR" w:eastAsia="en-GB"/>
        </w:rPr>
        <w:tab/>
      </w:r>
      <w:r w:rsidRPr="00A104CD">
        <w:rPr>
          <w:noProof/>
          <w:lang w:val="fr-FR"/>
        </w:rPr>
        <w:t>Movement Communications tab page control</w:t>
      </w:r>
      <w:r w:rsidRPr="00A104CD">
        <w:rPr>
          <w:noProof/>
          <w:lang w:val="fr-FR"/>
        </w:rPr>
        <w:tab/>
      </w:r>
      <w:r>
        <w:rPr>
          <w:noProof/>
        </w:rPr>
        <w:fldChar w:fldCharType="begin"/>
      </w:r>
      <w:r w:rsidRPr="00A104CD">
        <w:rPr>
          <w:noProof/>
          <w:lang w:val="fr-FR"/>
        </w:rPr>
        <w:instrText xml:space="preserve"> PAGEREF _Toc292878860 \h </w:instrText>
      </w:r>
      <w:r>
        <w:rPr>
          <w:noProof/>
        </w:rPr>
      </w:r>
      <w:r>
        <w:rPr>
          <w:noProof/>
        </w:rPr>
        <w:fldChar w:fldCharType="separate"/>
      </w:r>
      <w:r w:rsidRPr="00A104CD">
        <w:rPr>
          <w:noProof/>
          <w:lang w:val="fr-FR"/>
        </w:rPr>
        <w:t>197</w:t>
      </w:r>
      <w:r>
        <w:rPr>
          <w:noProof/>
        </w:rPr>
        <w:fldChar w:fldCharType="end"/>
      </w:r>
    </w:p>
    <w:p w14:paraId="2C20DAD7" w14:textId="77777777" w:rsidR="00887218" w:rsidRDefault="00887218">
      <w:pPr>
        <w:pStyle w:val="TOC4"/>
        <w:tabs>
          <w:tab w:val="left" w:pos="1497"/>
          <w:tab w:val="right" w:leader="dot" w:pos="8296"/>
        </w:tabs>
        <w:rPr>
          <w:rFonts w:ascii="Calibri" w:hAnsi="Calibri"/>
          <w:noProof/>
          <w:color w:val="auto"/>
          <w:lang w:eastAsia="en-GB"/>
        </w:rPr>
      </w:pPr>
      <w:r>
        <w:rPr>
          <w:noProof/>
        </w:rPr>
        <w:t>4.2.6.7</w:t>
      </w:r>
      <w:r>
        <w:rPr>
          <w:rFonts w:ascii="Calibri" w:hAnsi="Calibri"/>
          <w:noProof/>
          <w:color w:val="auto"/>
          <w:lang w:eastAsia="en-GB"/>
        </w:rPr>
        <w:tab/>
      </w:r>
      <w:r>
        <w:rPr>
          <w:noProof/>
        </w:rPr>
        <w:t>Movement ownership transfer details screen</w:t>
      </w:r>
      <w:r>
        <w:rPr>
          <w:noProof/>
        </w:rPr>
        <w:tab/>
      </w:r>
      <w:r>
        <w:rPr>
          <w:noProof/>
        </w:rPr>
        <w:fldChar w:fldCharType="begin"/>
      </w:r>
      <w:r>
        <w:rPr>
          <w:noProof/>
        </w:rPr>
        <w:instrText xml:space="preserve"> PAGEREF _Toc292878861 \h </w:instrText>
      </w:r>
      <w:r>
        <w:rPr>
          <w:noProof/>
        </w:rPr>
      </w:r>
      <w:r>
        <w:rPr>
          <w:noProof/>
        </w:rPr>
        <w:fldChar w:fldCharType="separate"/>
      </w:r>
      <w:r>
        <w:rPr>
          <w:noProof/>
        </w:rPr>
        <w:t>200</w:t>
      </w:r>
      <w:r>
        <w:rPr>
          <w:noProof/>
        </w:rPr>
        <w:fldChar w:fldCharType="end"/>
      </w:r>
    </w:p>
    <w:p w14:paraId="03782B5F" w14:textId="77777777" w:rsidR="00887218" w:rsidRDefault="00887218">
      <w:pPr>
        <w:pStyle w:val="TOC4"/>
        <w:tabs>
          <w:tab w:val="left" w:pos="1497"/>
          <w:tab w:val="right" w:leader="dot" w:pos="8296"/>
        </w:tabs>
        <w:rPr>
          <w:rFonts w:ascii="Calibri" w:hAnsi="Calibri"/>
          <w:noProof/>
          <w:color w:val="auto"/>
          <w:lang w:eastAsia="en-GB"/>
        </w:rPr>
      </w:pPr>
      <w:r>
        <w:rPr>
          <w:noProof/>
        </w:rPr>
        <w:t>4.2.6.8</w:t>
      </w:r>
      <w:r>
        <w:rPr>
          <w:rFonts w:ascii="Calibri" w:hAnsi="Calibri"/>
          <w:noProof/>
          <w:color w:val="auto"/>
          <w:lang w:eastAsia="en-GB"/>
        </w:rPr>
        <w:tab/>
      </w:r>
      <w:r>
        <w:rPr>
          <w:noProof/>
        </w:rPr>
        <w:t>Material movements screen</w:t>
      </w:r>
      <w:r>
        <w:rPr>
          <w:noProof/>
        </w:rPr>
        <w:tab/>
      </w:r>
      <w:r>
        <w:rPr>
          <w:noProof/>
        </w:rPr>
        <w:fldChar w:fldCharType="begin"/>
      </w:r>
      <w:r>
        <w:rPr>
          <w:noProof/>
        </w:rPr>
        <w:instrText xml:space="preserve"> PAGEREF _Toc292878862 \h </w:instrText>
      </w:r>
      <w:r>
        <w:rPr>
          <w:noProof/>
        </w:rPr>
      </w:r>
      <w:r>
        <w:rPr>
          <w:noProof/>
        </w:rPr>
        <w:fldChar w:fldCharType="separate"/>
      </w:r>
      <w:r>
        <w:rPr>
          <w:noProof/>
        </w:rPr>
        <w:t>202</w:t>
      </w:r>
      <w:r>
        <w:rPr>
          <w:noProof/>
        </w:rPr>
        <w:fldChar w:fldCharType="end"/>
      </w:r>
    </w:p>
    <w:p w14:paraId="34249701" w14:textId="77777777" w:rsidR="00887218" w:rsidRDefault="00887218">
      <w:pPr>
        <w:pStyle w:val="TOC4"/>
        <w:tabs>
          <w:tab w:val="left" w:pos="1497"/>
          <w:tab w:val="right" w:leader="dot" w:pos="8296"/>
        </w:tabs>
        <w:rPr>
          <w:rFonts w:ascii="Calibri" w:hAnsi="Calibri"/>
          <w:noProof/>
          <w:color w:val="auto"/>
          <w:lang w:eastAsia="en-GB"/>
        </w:rPr>
      </w:pPr>
      <w:r>
        <w:rPr>
          <w:noProof/>
        </w:rPr>
        <w:t>4.2.6.9</w:t>
      </w:r>
      <w:r>
        <w:rPr>
          <w:rFonts w:ascii="Calibri" w:hAnsi="Calibri"/>
          <w:noProof/>
          <w:color w:val="auto"/>
          <w:lang w:eastAsia="en-GB"/>
        </w:rPr>
        <w:tab/>
      </w:r>
      <w:r>
        <w:rPr>
          <w:noProof/>
        </w:rPr>
        <w:t>Base frame for material movement details</w:t>
      </w:r>
      <w:r>
        <w:rPr>
          <w:noProof/>
        </w:rPr>
        <w:tab/>
      </w:r>
      <w:r>
        <w:rPr>
          <w:noProof/>
        </w:rPr>
        <w:fldChar w:fldCharType="begin"/>
      </w:r>
      <w:r>
        <w:rPr>
          <w:noProof/>
        </w:rPr>
        <w:instrText xml:space="preserve"> PAGEREF _Toc292878863 \h </w:instrText>
      </w:r>
      <w:r>
        <w:rPr>
          <w:noProof/>
        </w:rPr>
      </w:r>
      <w:r>
        <w:rPr>
          <w:noProof/>
        </w:rPr>
        <w:fldChar w:fldCharType="separate"/>
      </w:r>
      <w:r>
        <w:rPr>
          <w:noProof/>
        </w:rPr>
        <w:t>202</w:t>
      </w:r>
      <w:r>
        <w:rPr>
          <w:noProof/>
        </w:rPr>
        <w:fldChar w:fldCharType="end"/>
      </w:r>
    </w:p>
    <w:p w14:paraId="7AC1E3BE" w14:textId="77777777" w:rsidR="00887218" w:rsidRDefault="00887218">
      <w:pPr>
        <w:pStyle w:val="TOC4"/>
        <w:tabs>
          <w:tab w:val="left" w:pos="1619"/>
          <w:tab w:val="right" w:leader="dot" w:pos="8296"/>
        </w:tabs>
        <w:rPr>
          <w:rFonts w:ascii="Calibri" w:hAnsi="Calibri"/>
          <w:noProof/>
          <w:color w:val="auto"/>
          <w:lang w:eastAsia="en-GB"/>
        </w:rPr>
      </w:pPr>
      <w:r>
        <w:rPr>
          <w:noProof/>
        </w:rPr>
        <w:t>4.2.6.10</w:t>
      </w:r>
      <w:r>
        <w:rPr>
          <w:rFonts w:ascii="Calibri" w:hAnsi="Calibri"/>
          <w:noProof/>
          <w:color w:val="auto"/>
          <w:lang w:eastAsia="en-GB"/>
        </w:rPr>
        <w:tab/>
      </w:r>
      <w:r>
        <w:rPr>
          <w:noProof/>
        </w:rPr>
        <w:t>Material movement tab page control</w:t>
      </w:r>
      <w:r>
        <w:rPr>
          <w:noProof/>
        </w:rPr>
        <w:tab/>
      </w:r>
      <w:r>
        <w:rPr>
          <w:noProof/>
        </w:rPr>
        <w:fldChar w:fldCharType="begin"/>
      </w:r>
      <w:r>
        <w:rPr>
          <w:noProof/>
        </w:rPr>
        <w:instrText xml:space="preserve"> PAGEREF _Toc292878864 \h </w:instrText>
      </w:r>
      <w:r>
        <w:rPr>
          <w:noProof/>
        </w:rPr>
      </w:r>
      <w:r>
        <w:rPr>
          <w:noProof/>
        </w:rPr>
        <w:fldChar w:fldCharType="separate"/>
      </w:r>
      <w:r>
        <w:rPr>
          <w:noProof/>
        </w:rPr>
        <w:t>204</w:t>
      </w:r>
      <w:r>
        <w:rPr>
          <w:noProof/>
        </w:rPr>
        <w:fldChar w:fldCharType="end"/>
      </w:r>
    </w:p>
    <w:p w14:paraId="7B4ADCD1" w14:textId="77777777" w:rsidR="00887218" w:rsidRDefault="00887218">
      <w:pPr>
        <w:pStyle w:val="TOC4"/>
        <w:tabs>
          <w:tab w:val="left" w:pos="1619"/>
          <w:tab w:val="right" w:leader="dot" w:pos="8296"/>
        </w:tabs>
        <w:rPr>
          <w:rFonts w:ascii="Calibri" w:hAnsi="Calibri"/>
          <w:noProof/>
          <w:color w:val="auto"/>
          <w:lang w:eastAsia="en-GB"/>
        </w:rPr>
      </w:pPr>
      <w:r>
        <w:rPr>
          <w:noProof/>
        </w:rPr>
        <w:t>4.2.6.11</w:t>
      </w:r>
      <w:r>
        <w:rPr>
          <w:rFonts w:ascii="Calibri" w:hAnsi="Calibri"/>
          <w:noProof/>
          <w:color w:val="auto"/>
          <w:lang w:eastAsia="en-GB"/>
        </w:rPr>
        <w:tab/>
      </w:r>
      <w:r>
        <w:rPr>
          <w:noProof/>
        </w:rPr>
        <w:t>Materials to unknown destinations tab page control</w:t>
      </w:r>
      <w:r>
        <w:rPr>
          <w:noProof/>
        </w:rPr>
        <w:tab/>
      </w:r>
      <w:r>
        <w:rPr>
          <w:noProof/>
        </w:rPr>
        <w:fldChar w:fldCharType="begin"/>
      </w:r>
      <w:r>
        <w:rPr>
          <w:noProof/>
        </w:rPr>
        <w:instrText xml:space="preserve"> PAGEREF _Toc292878865 \h </w:instrText>
      </w:r>
      <w:r>
        <w:rPr>
          <w:noProof/>
        </w:rPr>
      </w:r>
      <w:r>
        <w:rPr>
          <w:noProof/>
        </w:rPr>
        <w:fldChar w:fldCharType="separate"/>
      </w:r>
      <w:r>
        <w:rPr>
          <w:noProof/>
        </w:rPr>
        <w:t>206</w:t>
      </w:r>
      <w:r>
        <w:rPr>
          <w:noProof/>
        </w:rPr>
        <w:fldChar w:fldCharType="end"/>
      </w:r>
    </w:p>
    <w:p w14:paraId="0206343E" w14:textId="77777777" w:rsidR="00887218" w:rsidRDefault="00887218">
      <w:pPr>
        <w:pStyle w:val="TOC4"/>
        <w:tabs>
          <w:tab w:val="left" w:pos="1619"/>
          <w:tab w:val="right" w:leader="dot" w:pos="8296"/>
        </w:tabs>
        <w:rPr>
          <w:rFonts w:ascii="Calibri" w:hAnsi="Calibri"/>
          <w:noProof/>
          <w:color w:val="auto"/>
          <w:lang w:eastAsia="en-GB"/>
        </w:rPr>
      </w:pPr>
      <w:r>
        <w:rPr>
          <w:noProof/>
        </w:rPr>
        <w:t>4.2.6.12</w:t>
      </w:r>
      <w:r>
        <w:rPr>
          <w:rFonts w:ascii="Calibri" w:hAnsi="Calibri"/>
          <w:noProof/>
          <w:color w:val="auto"/>
          <w:lang w:eastAsia="en-GB"/>
        </w:rPr>
        <w:tab/>
      </w:r>
      <w:r>
        <w:rPr>
          <w:noProof/>
        </w:rPr>
        <w:t>Materials included in acquisition or disposal tab control</w:t>
      </w:r>
      <w:r>
        <w:rPr>
          <w:noProof/>
        </w:rPr>
        <w:tab/>
      </w:r>
      <w:r>
        <w:rPr>
          <w:noProof/>
        </w:rPr>
        <w:fldChar w:fldCharType="begin"/>
      </w:r>
      <w:r>
        <w:rPr>
          <w:noProof/>
        </w:rPr>
        <w:instrText xml:space="preserve"> PAGEREF _Toc292878866 \h </w:instrText>
      </w:r>
      <w:r>
        <w:rPr>
          <w:noProof/>
        </w:rPr>
      </w:r>
      <w:r>
        <w:rPr>
          <w:noProof/>
        </w:rPr>
        <w:fldChar w:fldCharType="separate"/>
      </w:r>
      <w:r>
        <w:rPr>
          <w:noProof/>
        </w:rPr>
        <w:t>207</w:t>
      </w:r>
      <w:r>
        <w:rPr>
          <w:noProof/>
        </w:rPr>
        <w:fldChar w:fldCharType="end"/>
      </w:r>
    </w:p>
    <w:p w14:paraId="430EDACE"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4.2.7</w:t>
      </w:r>
      <w:r>
        <w:rPr>
          <w:rFonts w:ascii="Calibri" w:hAnsi="Calibri"/>
          <w:smallCaps w:val="0"/>
          <w:noProof/>
          <w:color w:val="auto"/>
          <w:lang w:eastAsia="en-GB"/>
        </w:rPr>
        <w:tab/>
      </w:r>
      <w:r>
        <w:rPr>
          <w:noProof/>
        </w:rPr>
        <w:t>Collections Browser Conservation screens</w:t>
      </w:r>
      <w:r>
        <w:rPr>
          <w:noProof/>
        </w:rPr>
        <w:tab/>
      </w:r>
      <w:r>
        <w:rPr>
          <w:noProof/>
        </w:rPr>
        <w:fldChar w:fldCharType="begin"/>
      </w:r>
      <w:r>
        <w:rPr>
          <w:noProof/>
        </w:rPr>
        <w:instrText xml:space="preserve"> PAGEREF _Toc292878867 \h </w:instrText>
      </w:r>
      <w:r>
        <w:rPr>
          <w:noProof/>
        </w:rPr>
      </w:r>
      <w:r>
        <w:rPr>
          <w:noProof/>
        </w:rPr>
        <w:fldChar w:fldCharType="separate"/>
      </w:r>
      <w:r>
        <w:rPr>
          <w:noProof/>
        </w:rPr>
        <w:t>209</w:t>
      </w:r>
      <w:r>
        <w:rPr>
          <w:noProof/>
        </w:rPr>
        <w:fldChar w:fldCharType="end"/>
      </w:r>
    </w:p>
    <w:p w14:paraId="2BECF817" w14:textId="77777777" w:rsidR="00887218" w:rsidRDefault="00887218">
      <w:pPr>
        <w:pStyle w:val="TOC4"/>
        <w:tabs>
          <w:tab w:val="left" w:pos="1497"/>
          <w:tab w:val="right" w:leader="dot" w:pos="8296"/>
        </w:tabs>
        <w:rPr>
          <w:rFonts w:ascii="Calibri" w:hAnsi="Calibri"/>
          <w:noProof/>
          <w:color w:val="auto"/>
          <w:lang w:eastAsia="en-GB"/>
        </w:rPr>
      </w:pPr>
      <w:r>
        <w:rPr>
          <w:noProof/>
        </w:rPr>
        <w:t>4.2.7.1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_Toc292878868 \h </w:instrText>
      </w:r>
      <w:r>
        <w:rPr>
          <w:noProof/>
        </w:rPr>
      </w:r>
      <w:r>
        <w:rPr>
          <w:noProof/>
        </w:rPr>
        <w:fldChar w:fldCharType="separate"/>
      </w:r>
      <w:r>
        <w:rPr>
          <w:noProof/>
        </w:rPr>
        <w:t>209</w:t>
      </w:r>
      <w:r>
        <w:rPr>
          <w:noProof/>
        </w:rPr>
        <w:fldChar w:fldCharType="end"/>
      </w:r>
    </w:p>
    <w:p w14:paraId="3CF66060" w14:textId="77777777" w:rsidR="00887218" w:rsidRDefault="00887218">
      <w:pPr>
        <w:pStyle w:val="TOC4"/>
        <w:tabs>
          <w:tab w:val="left" w:pos="1497"/>
          <w:tab w:val="right" w:leader="dot" w:pos="8296"/>
        </w:tabs>
        <w:rPr>
          <w:rFonts w:ascii="Calibri" w:hAnsi="Calibri"/>
          <w:noProof/>
          <w:color w:val="auto"/>
          <w:lang w:eastAsia="en-GB"/>
        </w:rPr>
      </w:pPr>
      <w:r>
        <w:rPr>
          <w:noProof/>
        </w:rPr>
        <w:t>4.2.7.2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_Toc292878869 \h </w:instrText>
      </w:r>
      <w:r>
        <w:rPr>
          <w:noProof/>
        </w:rPr>
      </w:r>
      <w:r>
        <w:rPr>
          <w:noProof/>
        </w:rPr>
        <w:fldChar w:fldCharType="separate"/>
      </w:r>
      <w:r>
        <w:rPr>
          <w:noProof/>
        </w:rPr>
        <w:t>209</w:t>
      </w:r>
      <w:r>
        <w:rPr>
          <w:noProof/>
        </w:rPr>
        <w:fldChar w:fldCharType="end"/>
      </w:r>
    </w:p>
    <w:p w14:paraId="52DC0A6E" w14:textId="77777777" w:rsidR="00887218" w:rsidRDefault="00887218">
      <w:pPr>
        <w:pStyle w:val="TOC4"/>
        <w:tabs>
          <w:tab w:val="left" w:pos="1497"/>
          <w:tab w:val="right" w:leader="dot" w:pos="8296"/>
        </w:tabs>
        <w:rPr>
          <w:rFonts w:ascii="Calibri" w:hAnsi="Calibri"/>
          <w:noProof/>
          <w:color w:val="auto"/>
          <w:lang w:eastAsia="en-GB"/>
        </w:rPr>
      </w:pPr>
      <w:r>
        <w:rPr>
          <w:noProof/>
        </w:rPr>
        <w:t>4.2.7.3</w:t>
      </w:r>
      <w:r>
        <w:rPr>
          <w:rFonts w:ascii="Calibri" w:hAnsi="Calibri"/>
          <w:noProof/>
          <w:color w:val="auto"/>
          <w:lang w:eastAsia="en-GB"/>
        </w:rPr>
        <w:tab/>
      </w:r>
      <w:r>
        <w:rPr>
          <w:noProof/>
        </w:rPr>
        <w:t>Condition check details screen</w:t>
      </w:r>
      <w:r>
        <w:rPr>
          <w:noProof/>
        </w:rPr>
        <w:tab/>
      </w:r>
      <w:r>
        <w:rPr>
          <w:noProof/>
        </w:rPr>
        <w:fldChar w:fldCharType="begin"/>
      </w:r>
      <w:r>
        <w:rPr>
          <w:noProof/>
        </w:rPr>
        <w:instrText xml:space="preserve"> PAGEREF _Toc292878870 \h </w:instrText>
      </w:r>
      <w:r>
        <w:rPr>
          <w:noProof/>
        </w:rPr>
      </w:r>
      <w:r>
        <w:rPr>
          <w:noProof/>
        </w:rPr>
        <w:fldChar w:fldCharType="separate"/>
      </w:r>
      <w:r>
        <w:rPr>
          <w:noProof/>
        </w:rPr>
        <w:t>209</w:t>
      </w:r>
      <w:r>
        <w:rPr>
          <w:noProof/>
        </w:rPr>
        <w:fldChar w:fldCharType="end"/>
      </w:r>
    </w:p>
    <w:p w14:paraId="5E8909B5" w14:textId="77777777" w:rsidR="00887218" w:rsidRDefault="00887218">
      <w:pPr>
        <w:pStyle w:val="TOC4"/>
        <w:tabs>
          <w:tab w:val="left" w:pos="1497"/>
          <w:tab w:val="right" w:leader="dot" w:pos="8296"/>
        </w:tabs>
        <w:rPr>
          <w:rFonts w:ascii="Calibri" w:hAnsi="Calibri"/>
          <w:noProof/>
          <w:color w:val="auto"/>
          <w:lang w:eastAsia="en-GB"/>
        </w:rPr>
      </w:pPr>
      <w:r>
        <w:rPr>
          <w:noProof/>
        </w:rPr>
        <w:t>4.2.7.4</w:t>
      </w:r>
      <w:r>
        <w:rPr>
          <w:rFonts w:ascii="Calibri" w:hAnsi="Calibri"/>
          <w:noProof/>
          <w:color w:val="auto"/>
          <w:lang w:eastAsia="en-GB"/>
        </w:rPr>
        <w:tab/>
      </w:r>
      <w:r>
        <w:rPr>
          <w:noProof/>
        </w:rPr>
        <w:t>Condition check General tab control</w:t>
      </w:r>
      <w:r>
        <w:rPr>
          <w:noProof/>
        </w:rPr>
        <w:tab/>
      </w:r>
      <w:r>
        <w:rPr>
          <w:noProof/>
        </w:rPr>
        <w:fldChar w:fldCharType="begin"/>
      </w:r>
      <w:r>
        <w:rPr>
          <w:noProof/>
        </w:rPr>
        <w:instrText xml:space="preserve"> PAGEREF _Toc292878871 \h </w:instrText>
      </w:r>
      <w:r>
        <w:rPr>
          <w:noProof/>
        </w:rPr>
      </w:r>
      <w:r>
        <w:rPr>
          <w:noProof/>
        </w:rPr>
        <w:fldChar w:fldCharType="separate"/>
      </w:r>
      <w:r>
        <w:rPr>
          <w:noProof/>
        </w:rPr>
        <w:t>210</w:t>
      </w:r>
      <w:r>
        <w:rPr>
          <w:noProof/>
        </w:rPr>
        <w:fldChar w:fldCharType="end"/>
      </w:r>
    </w:p>
    <w:p w14:paraId="4A46463C" w14:textId="77777777" w:rsidR="00887218" w:rsidRDefault="00887218">
      <w:pPr>
        <w:pStyle w:val="TOC4"/>
        <w:tabs>
          <w:tab w:val="left" w:pos="1497"/>
          <w:tab w:val="right" w:leader="dot" w:pos="8296"/>
        </w:tabs>
        <w:rPr>
          <w:rFonts w:ascii="Calibri" w:hAnsi="Calibri"/>
          <w:noProof/>
          <w:color w:val="auto"/>
          <w:lang w:eastAsia="en-GB"/>
        </w:rPr>
      </w:pPr>
      <w:r>
        <w:rPr>
          <w:noProof/>
        </w:rPr>
        <w:t>4.2.7.5</w:t>
      </w:r>
      <w:r>
        <w:rPr>
          <w:rFonts w:ascii="Calibri" w:hAnsi="Calibri"/>
          <w:noProof/>
          <w:color w:val="auto"/>
          <w:lang w:eastAsia="en-GB"/>
        </w:rPr>
        <w:tab/>
      </w:r>
      <w:r>
        <w:rPr>
          <w:noProof/>
        </w:rPr>
        <w:t>Identified task details screen</w:t>
      </w:r>
      <w:r>
        <w:rPr>
          <w:noProof/>
        </w:rPr>
        <w:tab/>
      </w:r>
      <w:r>
        <w:rPr>
          <w:noProof/>
        </w:rPr>
        <w:fldChar w:fldCharType="begin"/>
      </w:r>
      <w:r>
        <w:rPr>
          <w:noProof/>
        </w:rPr>
        <w:instrText xml:space="preserve"> PAGEREF _Toc292878872 \h </w:instrText>
      </w:r>
      <w:r>
        <w:rPr>
          <w:noProof/>
        </w:rPr>
      </w:r>
      <w:r>
        <w:rPr>
          <w:noProof/>
        </w:rPr>
        <w:fldChar w:fldCharType="separate"/>
      </w:r>
      <w:r>
        <w:rPr>
          <w:noProof/>
        </w:rPr>
        <w:t>212</w:t>
      </w:r>
      <w:r>
        <w:rPr>
          <w:noProof/>
        </w:rPr>
        <w:fldChar w:fldCharType="end"/>
      </w:r>
    </w:p>
    <w:p w14:paraId="050151B4" w14:textId="77777777" w:rsidR="00887218" w:rsidRDefault="00887218">
      <w:pPr>
        <w:pStyle w:val="TOC4"/>
        <w:tabs>
          <w:tab w:val="left" w:pos="1497"/>
          <w:tab w:val="right" w:leader="dot" w:pos="8296"/>
        </w:tabs>
        <w:rPr>
          <w:rFonts w:ascii="Calibri" w:hAnsi="Calibri"/>
          <w:noProof/>
          <w:color w:val="auto"/>
          <w:lang w:eastAsia="en-GB"/>
        </w:rPr>
      </w:pPr>
      <w:r>
        <w:rPr>
          <w:noProof/>
        </w:rPr>
        <w:t>4.2.7.6</w:t>
      </w:r>
      <w:r>
        <w:rPr>
          <w:rFonts w:ascii="Calibri" w:hAnsi="Calibri"/>
          <w:noProof/>
          <w:color w:val="auto"/>
          <w:lang w:eastAsia="en-GB"/>
        </w:rPr>
        <w:tab/>
      </w:r>
      <w:r>
        <w:rPr>
          <w:noProof/>
        </w:rPr>
        <w:t>Identified task General tab control</w:t>
      </w:r>
      <w:r>
        <w:rPr>
          <w:noProof/>
        </w:rPr>
        <w:tab/>
      </w:r>
      <w:r>
        <w:rPr>
          <w:noProof/>
        </w:rPr>
        <w:fldChar w:fldCharType="begin"/>
      </w:r>
      <w:r>
        <w:rPr>
          <w:noProof/>
        </w:rPr>
        <w:instrText xml:space="preserve"> PAGEREF _Toc292878873 \h </w:instrText>
      </w:r>
      <w:r>
        <w:rPr>
          <w:noProof/>
        </w:rPr>
      </w:r>
      <w:r>
        <w:rPr>
          <w:noProof/>
        </w:rPr>
        <w:fldChar w:fldCharType="separate"/>
      </w:r>
      <w:r>
        <w:rPr>
          <w:noProof/>
        </w:rPr>
        <w:t>212</w:t>
      </w:r>
      <w:r>
        <w:rPr>
          <w:noProof/>
        </w:rPr>
        <w:fldChar w:fldCharType="end"/>
      </w:r>
    </w:p>
    <w:p w14:paraId="1EA81B11" w14:textId="77777777" w:rsidR="00887218" w:rsidRDefault="00887218">
      <w:pPr>
        <w:pStyle w:val="TOC4"/>
        <w:tabs>
          <w:tab w:val="left" w:pos="1497"/>
          <w:tab w:val="right" w:leader="dot" w:pos="8296"/>
        </w:tabs>
        <w:rPr>
          <w:rFonts w:ascii="Calibri" w:hAnsi="Calibri"/>
          <w:noProof/>
          <w:color w:val="auto"/>
          <w:lang w:eastAsia="en-GB"/>
        </w:rPr>
      </w:pPr>
      <w:r>
        <w:rPr>
          <w:noProof/>
        </w:rPr>
        <w:t>4.2.7.7</w:t>
      </w:r>
      <w:r>
        <w:rPr>
          <w:rFonts w:ascii="Calibri" w:hAnsi="Calibri"/>
          <w:noProof/>
          <w:color w:val="auto"/>
          <w:lang w:eastAsia="en-GB"/>
        </w:rPr>
        <w:tab/>
      </w:r>
      <w:r>
        <w:rPr>
          <w:noProof/>
        </w:rPr>
        <w:t>Job details screen</w:t>
      </w:r>
      <w:r>
        <w:rPr>
          <w:noProof/>
        </w:rPr>
        <w:tab/>
      </w:r>
      <w:r>
        <w:rPr>
          <w:noProof/>
        </w:rPr>
        <w:fldChar w:fldCharType="begin"/>
      </w:r>
      <w:r>
        <w:rPr>
          <w:noProof/>
        </w:rPr>
        <w:instrText xml:space="preserve"> PAGEREF _Toc292878874 \h </w:instrText>
      </w:r>
      <w:r>
        <w:rPr>
          <w:noProof/>
        </w:rPr>
      </w:r>
      <w:r>
        <w:rPr>
          <w:noProof/>
        </w:rPr>
        <w:fldChar w:fldCharType="separate"/>
      </w:r>
      <w:r>
        <w:rPr>
          <w:noProof/>
        </w:rPr>
        <w:t>214</w:t>
      </w:r>
      <w:r>
        <w:rPr>
          <w:noProof/>
        </w:rPr>
        <w:fldChar w:fldCharType="end"/>
      </w:r>
    </w:p>
    <w:p w14:paraId="32232941" w14:textId="77777777" w:rsidR="00887218" w:rsidRDefault="00887218">
      <w:pPr>
        <w:pStyle w:val="TOC4"/>
        <w:tabs>
          <w:tab w:val="left" w:pos="1497"/>
          <w:tab w:val="right" w:leader="dot" w:pos="8296"/>
        </w:tabs>
        <w:rPr>
          <w:rFonts w:ascii="Calibri" w:hAnsi="Calibri"/>
          <w:noProof/>
          <w:color w:val="auto"/>
          <w:lang w:eastAsia="en-GB"/>
        </w:rPr>
      </w:pPr>
      <w:r>
        <w:rPr>
          <w:noProof/>
        </w:rPr>
        <w:t>4.2.7.8</w:t>
      </w:r>
      <w:r>
        <w:rPr>
          <w:rFonts w:ascii="Calibri" w:hAnsi="Calibri"/>
          <w:noProof/>
          <w:color w:val="auto"/>
          <w:lang w:eastAsia="en-GB"/>
        </w:rPr>
        <w:tab/>
      </w:r>
      <w:r>
        <w:rPr>
          <w:noProof/>
        </w:rPr>
        <w:t>Job General tab control</w:t>
      </w:r>
      <w:r>
        <w:rPr>
          <w:noProof/>
        </w:rPr>
        <w:tab/>
      </w:r>
      <w:r>
        <w:rPr>
          <w:noProof/>
        </w:rPr>
        <w:fldChar w:fldCharType="begin"/>
      </w:r>
      <w:r>
        <w:rPr>
          <w:noProof/>
        </w:rPr>
        <w:instrText xml:space="preserve"> PAGEREF _Toc292878875 \h </w:instrText>
      </w:r>
      <w:r>
        <w:rPr>
          <w:noProof/>
        </w:rPr>
      </w:r>
      <w:r>
        <w:rPr>
          <w:noProof/>
        </w:rPr>
        <w:fldChar w:fldCharType="separate"/>
      </w:r>
      <w:r>
        <w:rPr>
          <w:noProof/>
        </w:rPr>
        <w:t>215</w:t>
      </w:r>
      <w:r>
        <w:rPr>
          <w:noProof/>
        </w:rPr>
        <w:fldChar w:fldCharType="end"/>
      </w:r>
    </w:p>
    <w:p w14:paraId="09F2606F" w14:textId="77777777" w:rsidR="00887218" w:rsidRDefault="00887218">
      <w:pPr>
        <w:pStyle w:val="TOC4"/>
        <w:tabs>
          <w:tab w:val="left" w:pos="1497"/>
          <w:tab w:val="right" w:leader="dot" w:pos="8296"/>
        </w:tabs>
        <w:rPr>
          <w:rFonts w:ascii="Calibri" w:hAnsi="Calibri"/>
          <w:noProof/>
          <w:color w:val="auto"/>
          <w:lang w:eastAsia="en-GB"/>
        </w:rPr>
      </w:pPr>
      <w:r>
        <w:rPr>
          <w:noProof/>
        </w:rPr>
        <w:t>4.2.7.9</w:t>
      </w:r>
      <w:r>
        <w:rPr>
          <w:rFonts w:ascii="Calibri" w:hAnsi="Calibri"/>
          <w:noProof/>
          <w:color w:val="auto"/>
          <w:lang w:eastAsia="en-GB"/>
        </w:rPr>
        <w:tab/>
      </w:r>
      <w:r>
        <w:rPr>
          <w:noProof/>
        </w:rPr>
        <w:t>Job funding details screen</w:t>
      </w:r>
      <w:r>
        <w:rPr>
          <w:noProof/>
        </w:rPr>
        <w:tab/>
      </w:r>
      <w:r>
        <w:rPr>
          <w:noProof/>
        </w:rPr>
        <w:fldChar w:fldCharType="begin"/>
      </w:r>
      <w:r>
        <w:rPr>
          <w:noProof/>
        </w:rPr>
        <w:instrText xml:space="preserve"> PAGEREF _Toc292878876 \h </w:instrText>
      </w:r>
      <w:r>
        <w:rPr>
          <w:noProof/>
        </w:rPr>
      </w:r>
      <w:r>
        <w:rPr>
          <w:noProof/>
        </w:rPr>
        <w:fldChar w:fldCharType="separate"/>
      </w:r>
      <w:r>
        <w:rPr>
          <w:noProof/>
        </w:rPr>
        <w:t>218</w:t>
      </w:r>
      <w:r>
        <w:rPr>
          <w:noProof/>
        </w:rPr>
        <w:fldChar w:fldCharType="end"/>
      </w:r>
    </w:p>
    <w:p w14:paraId="326A302E" w14:textId="77777777" w:rsidR="00887218" w:rsidRDefault="00887218">
      <w:pPr>
        <w:pStyle w:val="TOC4"/>
        <w:tabs>
          <w:tab w:val="left" w:pos="1619"/>
          <w:tab w:val="right" w:leader="dot" w:pos="8296"/>
        </w:tabs>
        <w:rPr>
          <w:rFonts w:ascii="Calibri" w:hAnsi="Calibri"/>
          <w:noProof/>
          <w:color w:val="auto"/>
          <w:lang w:eastAsia="en-GB"/>
        </w:rPr>
      </w:pPr>
      <w:r>
        <w:rPr>
          <w:noProof/>
        </w:rPr>
        <w:t>4.2.7.10</w:t>
      </w:r>
      <w:r>
        <w:rPr>
          <w:rFonts w:ascii="Calibri" w:hAnsi="Calibri"/>
          <w:noProof/>
          <w:color w:val="auto"/>
          <w:lang w:eastAsia="en-GB"/>
        </w:rPr>
        <w:tab/>
      </w:r>
      <w:r>
        <w:rPr>
          <w:noProof/>
        </w:rPr>
        <w:t>Funding General tab control</w:t>
      </w:r>
      <w:r>
        <w:rPr>
          <w:noProof/>
        </w:rPr>
        <w:tab/>
      </w:r>
      <w:r>
        <w:rPr>
          <w:noProof/>
        </w:rPr>
        <w:fldChar w:fldCharType="begin"/>
      </w:r>
      <w:r>
        <w:rPr>
          <w:noProof/>
        </w:rPr>
        <w:instrText xml:space="preserve"> PAGEREF _Toc292878877 \h </w:instrText>
      </w:r>
      <w:r>
        <w:rPr>
          <w:noProof/>
        </w:rPr>
      </w:r>
      <w:r>
        <w:rPr>
          <w:noProof/>
        </w:rPr>
        <w:fldChar w:fldCharType="separate"/>
      </w:r>
      <w:r>
        <w:rPr>
          <w:noProof/>
        </w:rPr>
        <w:t>218</w:t>
      </w:r>
      <w:r>
        <w:rPr>
          <w:noProof/>
        </w:rPr>
        <w:fldChar w:fldCharType="end"/>
      </w:r>
    </w:p>
    <w:p w14:paraId="2EC734D8" w14:textId="77777777" w:rsidR="00887218" w:rsidRDefault="00887218">
      <w:pPr>
        <w:pStyle w:val="TOC4"/>
        <w:tabs>
          <w:tab w:val="left" w:pos="1619"/>
          <w:tab w:val="right" w:leader="dot" w:pos="8296"/>
        </w:tabs>
        <w:rPr>
          <w:rFonts w:ascii="Calibri" w:hAnsi="Calibri"/>
          <w:noProof/>
          <w:color w:val="auto"/>
          <w:lang w:eastAsia="en-GB"/>
        </w:rPr>
      </w:pPr>
      <w:r>
        <w:rPr>
          <w:noProof/>
        </w:rPr>
        <w:t>4.2.7.11</w:t>
      </w:r>
      <w:r>
        <w:rPr>
          <w:rFonts w:ascii="Calibri" w:hAnsi="Calibri"/>
          <w:noProof/>
          <w:color w:val="auto"/>
          <w:lang w:eastAsia="en-GB"/>
        </w:rPr>
        <w:tab/>
      </w:r>
      <w:r>
        <w:rPr>
          <w:noProof/>
        </w:rPr>
        <w:t>Materials included in task tab control</w:t>
      </w:r>
      <w:r>
        <w:rPr>
          <w:noProof/>
        </w:rPr>
        <w:tab/>
      </w:r>
      <w:r>
        <w:rPr>
          <w:noProof/>
        </w:rPr>
        <w:fldChar w:fldCharType="begin"/>
      </w:r>
      <w:r>
        <w:rPr>
          <w:noProof/>
        </w:rPr>
        <w:instrText xml:space="preserve"> PAGEREF _Toc292878878 \h </w:instrText>
      </w:r>
      <w:r>
        <w:rPr>
          <w:noProof/>
        </w:rPr>
      </w:r>
      <w:r>
        <w:rPr>
          <w:noProof/>
        </w:rPr>
        <w:fldChar w:fldCharType="separate"/>
      </w:r>
      <w:r>
        <w:rPr>
          <w:noProof/>
        </w:rPr>
        <w:t>220</w:t>
      </w:r>
      <w:r>
        <w:rPr>
          <w:noProof/>
        </w:rPr>
        <w:fldChar w:fldCharType="end"/>
      </w:r>
    </w:p>
    <w:p w14:paraId="2B431E0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4.2.8</w:t>
      </w:r>
      <w:r>
        <w:rPr>
          <w:rFonts w:ascii="Calibri" w:hAnsi="Calibri"/>
          <w:smallCaps w:val="0"/>
          <w:noProof/>
          <w:color w:val="auto"/>
          <w:lang w:eastAsia="en-GB"/>
        </w:rPr>
        <w:tab/>
      </w:r>
      <w:r>
        <w:rPr>
          <w:noProof/>
        </w:rPr>
        <w:t>Report Screens</w:t>
      </w:r>
      <w:r>
        <w:rPr>
          <w:noProof/>
        </w:rPr>
        <w:tab/>
      </w:r>
      <w:r>
        <w:rPr>
          <w:noProof/>
        </w:rPr>
        <w:fldChar w:fldCharType="begin"/>
      </w:r>
      <w:r>
        <w:rPr>
          <w:noProof/>
        </w:rPr>
        <w:instrText xml:space="preserve"> PAGEREF _Toc292878879 \h </w:instrText>
      </w:r>
      <w:r>
        <w:rPr>
          <w:noProof/>
        </w:rPr>
      </w:r>
      <w:r>
        <w:rPr>
          <w:noProof/>
        </w:rPr>
        <w:fldChar w:fldCharType="separate"/>
      </w:r>
      <w:r>
        <w:rPr>
          <w:noProof/>
        </w:rPr>
        <w:t>221</w:t>
      </w:r>
      <w:r>
        <w:rPr>
          <w:noProof/>
        </w:rPr>
        <w:fldChar w:fldCharType="end"/>
      </w:r>
    </w:p>
    <w:p w14:paraId="48E3F165" w14:textId="77777777" w:rsidR="00887218" w:rsidRDefault="00887218">
      <w:pPr>
        <w:pStyle w:val="TOC4"/>
        <w:tabs>
          <w:tab w:val="left" w:pos="1497"/>
          <w:tab w:val="right" w:leader="dot" w:pos="8296"/>
        </w:tabs>
        <w:rPr>
          <w:rFonts w:ascii="Calibri" w:hAnsi="Calibri"/>
          <w:noProof/>
          <w:color w:val="auto"/>
          <w:lang w:eastAsia="en-GB"/>
        </w:rPr>
      </w:pPr>
      <w:r>
        <w:rPr>
          <w:noProof/>
        </w:rPr>
        <w:t>4.2.8.1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_Toc292878880 \h </w:instrText>
      </w:r>
      <w:r>
        <w:rPr>
          <w:noProof/>
        </w:rPr>
      </w:r>
      <w:r>
        <w:rPr>
          <w:noProof/>
        </w:rPr>
        <w:fldChar w:fldCharType="separate"/>
      </w:r>
      <w:r>
        <w:rPr>
          <w:noProof/>
        </w:rPr>
        <w:t>221</w:t>
      </w:r>
      <w:r>
        <w:rPr>
          <w:noProof/>
        </w:rPr>
        <w:fldChar w:fldCharType="end"/>
      </w:r>
    </w:p>
    <w:p w14:paraId="6BB09D62" w14:textId="77777777" w:rsidR="00887218" w:rsidRDefault="00887218">
      <w:pPr>
        <w:pStyle w:val="TOC4"/>
        <w:tabs>
          <w:tab w:val="left" w:pos="1497"/>
          <w:tab w:val="right" w:leader="dot" w:pos="8296"/>
        </w:tabs>
        <w:rPr>
          <w:rFonts w:ascii="Calibri" w:hAnsi="Calibri"/>
          <w:noProof/>
          <w:color w:val="auto"/>
          <w:lang w:eastAsia="en-GB"/>
        </w:rPr>
      </w:pPr>
      <w:r>
        <w:rPr>
          <w:noProof/>
        </w:rPr>
        <w:t>4.2.8.2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_Toc292878881 \h </w:instrText>
      </w:r>
      <w:r>
        <w:rPr>
          <w:noProof/>
        </w:rPr>
      </w:r>
      <w:r>
        <w:rPr>
          <w:noProof/>
        </w:rPr>
        <w:fldChar w:fldCharType="separate"/>
      </w:r>
      <w:r>
        <w:rPr>
          <w:noProof/>
        </w:rPr>
        <w:t>221</w:t>
      </w:r>
      <w:r>
        <w:rPr>
          <w:noProof/>
        </w:rPr>
        <w:fldChar w:fldCharType="end"/>
      </w:r>
    </w:p>
    <w:p w14:paraId="7192B5CE"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4.2.8.3</w:t>
      </w:r>
      <w:r w:rsidRPr="00A104CD">
        <w:rPr>
          <w:rFonts w:ascii="Calibri" w:hAnsi="Calibri"/>
          <w:noProof/>
          <w:color w:val="auto"/>
          <w:lang w:val="fr-FR" w:eastAsia="en-GB"/>
        </w:rPr>
        <w:tab/>
      </w:r>
      <w:r w:rsidRPr="00A104CD">
        <w:rPr>
          <w:noProof/>
          <w:lang w:val="fr-FR"/>
        </w:rPr>
        <w:t>Report configuration dialog</w:t>
      </w:r>
      <w:r w:rsidRPr="00A104CD">
        <w:rPr>
          <w:noProof/>
          <w:lang w:val="fr-FR"/>
        </w:rPr>
        <w:tab/>
      </w:r>
      <w:r>
        <w:rPr>
          <w:noProof/>
        </w:rPr>
        <w:fldChar w:fldCharType="begin"/>
      </w:r>
      <w:r w:rsidRPr="00A104CD">
        <w:rPr>
          <w:noProof/>
          <w:lang w:val="fr-FR"/>
        </w:rPr>
        <w:instrText xml:space="preserve"> PAGEREF _Toc292878882 \h </w:instrText>
      </w:r>
      <w:r>
        <w:rPr>
          <w:noProof/>
        </w:rPr>
      </w:r>
      <w:r>
        <w:rPr>
          <w:noProof/>
        </w:rPr>
        <w:fldChar w:fldCharType="separate"/>
      </w:r>
      <w:r w:rsidRPr="00A104CD">
        <w:rPr>
          <w:noProof/>
          <w:lang w:val="fr-FR"/>
        </w:rPr>
        <w:t>221</w:t>
      </w:r>
      <w:r>
        <w:rPr>
          <w:noProof/>
        </w:rPr>
        <w:fldChar w:fldCharType="end"/>
      </w:r>
    </w:p>
    <w:p w14:paraId="24558DC2"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CE201A">
        <w:rPr>
          <w:noProof/>
          <w:lang w:val="fr-FR"/>
        </w:rPr>
        <w:t>4.2.8.4</w:t>
      </w:r>
      <w:r w:rsidRPr="00A104CD">
        <w:rPr>
          <w:rFonts w:ascii="Calibri" w:hAnsi="Calibri"/>
          <w:noProof/>
          <w:color w:val="auto"/>
          <w:lang w:val="fr-FR" w:eastAsia="en-GB"/>
        </w:rPr>
        <w:tab/>
      </w:r>
      <w:r w:rsidRPr="00CE201A">
        <w:rPr>
          <w:noProof/>
          <w:lang w:val="fr-FR"/>
        </w:rPr>
        <w:t>Specimens Mail Merge Output dialog</w:t>
      </w:r>
      <w:r w:rsidRPr="00A104CD">
        <w:rPr>
          <w:noProof/>
          <w:lang w:val="fr-FR"/>
        </w:rPr>
        <w:tab/>
      </w:r>
      <w:r>
        <w:rPr>
          <w:noProof/>
        </w:rPr>
        <w:fldChar w:fldCharType="begin"/>
      </w:r>
      <w:r w:rsidRPr="00A104CD">
        <w:rPr>
          <w:noProof/>
          <w:lang w:val="fr-FR"/>
        </w:rPr>
        <w:instrText xml:space="preserve"> PAGEREF _Toc292878883 \h </w:instrText>
      </w:r>
      <w:r>
        <w:rPr>
          <w:noProof/>
        </w:rPr>
      </w:r>
      <w:r>
        <w:rPr>
          <w:noProof/>
        </w:rPr>
        <w:fldChar w:fldCharType="separate"/>
      </w:r>
      <w:r w:rsidRPr="00A104CD">
        <w:rPr>
          <w:noProof/>
          <w:lang w:val="fr-FR"/>
        </w:rPr>
        <w:t>223</w:t>
      </w:r>
      <w:r>
        <w:rPr>
          <w:noProof/>
        </w:rPr>
        <w:fldChar w:fldCharType="end"/>
      </w:r>
    </w:p>
    <w:p w14:paraId="012C10F0"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4.2.9</w:t>
      </w:r>
      <w:r>
        <w:rPr>
          <w:rFonts w:ascii="Calibri" w:hAnsi="Calibri"/>
          <w:smallCaps w:val="0"/>
          <w:noProof/>
          <w:color w:val="auto"/>
          <w:lang w:eastAsia="en-GB"/>
        </w:rPr>
        <w:tab/>
      </w:r>
      <w:r>
        <w:rPr>
          <w:noProof/>
        </w:rPr>
        <w:t>Thesaurus Navigator</w:t>
      </w:r>
      <w:r>
        <w:rPr>
          <w:noProof/>
        </w:rPr>
        <w:tab/>
      </w:r>
      <w:r>
        <w:rPr>
          <w:noProof/>
        </w:rPr>
        <w:fldChar w:fldCharType="begin"/>
      </w:r>
      <w:r>
        <w:rPr>
          <w:noProof/>
        </w:rPr>
        <w:instrText xml:space="preserve"> PAGEREF _Toc292878884 \h </w:instrText>
      </w:r>
      <w:r>
        <w:rPr>
          <w:noProof/>
        </w:rPr>
      </w:r>
      <w:r>
        <w:rPr>
          <w:noProof/>
        </w:rPr>
        <w:fldChar w:fldCharType="separate"/>
      </w:r>
      <w:r>
        <w:rPr>
          <w:noProof/>
        </w:rPr>
        <w:t>226</w:t>
      </w:r>
      <w:r>
        <w:rPr>
          <w:noProof/>
        </w:rPr>
        <w:fldChar w:fldCharType="end"/>
      </w:r>
    </w:p>
    <w:p w14:paraId="12928947" w14:textId="77777777" w:rsidR="00887218" w:rsidRDefault="00887218">
      <w:pPr>
        <w:pStyle w:val="TOC4"/>
        <w:tabs>
          <w:tab w:val="left" w:pos="1497"/>
          <w:tab w:val="right" w:leader="dot" w:pos="8296"/>
        </w:tabs>
        <w:rPr>
          <w:rFonts w:ascii="Calibri" w:hAnsi="Calibri"/>
          <w:noProof/>
          <w:color w:val="auto"/>
          <w:lang w:eastAsia="en-GB"/>
        </w:rPr>
      </w:pPr>
      <w:r>
        <w:rPr>
          <w:noProof/>
        </w:rPr>
        <w:t>4.2.9.1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_Toc292878885 \h </w:instrText>
      </w:r>
      <w:r>
        <w:rPr>
          <w:noProof/>
        </w:rPr>
      </w:r>
      <w:r>
        <w:rPr>
          <w:noProof/>
        </w:rPr>
        <w:fldChar w:fldCharType="separate"/>
      </w:r>
      <w:r>
        <w:rPr>
          <w:noProof/>
        </w:rPr>
        <w:t>226</w:t>
      </w:r>
      <w:r>
        <w:rPr>
          <w:noProof/>
        </w:rPr>
        <w:fldChar w:fldCharType="end"/>
      </w:r>
    </w:p>
    <w:p w14:paraId="1AA92437" w14:textId="77777777" w:rsidR="00887218" w:rsidRDefault="00887218">
      <w:pPr>
        <w:pStyle w:val="TOC4"/>
        <w:tabs>
          <w:tab w:val="left" w:pos="1497"/>
          <w:tab w:val="right" w:leader="dot" w:pos="8296"/>
        </w:tabs>
        <w:rPr>
          <w:rFonts w:ascii="Calibri" w:hAnsi="Calibri"/>
          <w:noProof/>
          <w:color w:val="auto"/>
          <w:lang w:eastAsia="en-GB"/>
        </w:rPr>
      </w:pPr>
      <w:r>
        <w:rPr>
          <w:noProof/>
        </w:rPr>
        <w:t>4.2.9.2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_Toc292878886 \h </w:instrText>
      </w:r>
      <w:r>
        <w:rPr>
          <w:noProof/>
        </w:rPr>
      </w:r>
      <w:r>
        <w:rPr>
          <w:noProof/>
        </w:rPr>
        <w:fldChar w:fldCharType="separate"/>
      </w:r>
      <w:r>
        <w:rPr>
          <w:noProof/>
        </w:rPr>
        <w:t>226</w:t>
      </w:r>
      <w:r>
        <w:rPr>
          <w:noProof/>
        </w:rPr>
        <w:fldChar w:fldCharType="end"/>
      </w:r>
    </w:p>
    <w:p w14:paraId="65DF1287" w14:textId="77777777" w:rsidR="00887218" w:rsidRDefault="00887218">
      <w:pPr>
        <w:pStyle w:val="TOC4"/>
        <w:tabs>
          <w:tab w:val="left" w:pos="1497"/>
          <w:tab w:val="right" w:leader="dot" w:pos="8296"/>
        </w:tabs>
        <w:rPr>
          <w:rFonts w:ascii="Calibri" w:hAnsi="Calibri"/>
          <w:noProof/>
          <w:color w:val="auto"/>
          <w:lang w:eastAsia="en-GB"/>
        </w:rPr>
      </w:pPr>
      <w:r>
        <w:rPr>
          <w:noProof/>
        </w:rPr>
        <w:t>4.2.9.3</w:t>
      </w:r>
      <w:r>
        <w:rPr>
          <w:rFonts w:ascii="Calibri" w:hAnsi="Calibri"/>
          <w:noProof/>
          <w:color w:val="auto"/>
          <w:lang w:eastAsia="en-GB"/>
        </w:rPr>
        <w:tab/>
      </w:r>
      <w:r>
        <w:rPr>
          <w:noProof/>
        </w:rPr>
        <w:t>Thesaurus navigator frame</w:t>
      </w:r>
      <w:r>
        <w:rPr>
          <w:noProof/>
        </w:rPr>
        <w:tab/>
      </w:r>
      <w:r>
        <w:rPr>
          <w:noProof/>
        </w:rPr>
        <w:fldChar w:fldCharType="begin"/>
      </w:r>
      <w:r>
        <w:rPr>
          <w:noProof/>
        </w:rPr>
        <w:instrText xml:space="preserve"> PAGEREF _Toc292878887 \h </w:instrText>
      </w:r>
      <w:r>
        <w:rPr>
          <w:noProof/>
        </w:rPr>
      </w:r>
      <w:r>
        <w:rPr>
          <w:noProof/>
        </w:rPr>
        <w:fldChar w:fldCharType="separate"/>
      </w:r>
      <w:r>
        <w:rPr>
          <w:noProof/>
        </w:rPr>
        <w:t>226</w:t>
      </w:r>
      <w:r>
        <w:rPr>
          <w:noProof/>
        </w:rPr>
        <w:fldChar w:fldCharType="end"/>
      </w:r>
    </w:p>
    <w:p w14:paraId="39D6C49C" w14:textId="77777777" w:rsidR="00887218" w:rsidRDefault="00887218">
      <w:pPr>
        <w:pStyle w:val="TOC4"/>
        <w:tabs>
          <w:tab w:val="left" w:pos="1497"/>
          <w:tab w:val="right" w:leader="dot" w:pos="8296"/>
        </w:tabs>
        <w:rPr>
          <w:rFonts w:ascii="Calibri" w:hAnsi="Calibri"/>
          <w:noProof/>
          <w:color w:val="auto"/>
          <w:lang w:eastAsia="en-GB"/>
        </w:rPr>
      </w:pPr>
      <w:r>
        <w:rPr>
          <w:noProof/>
        </w:rPr>
        <w:t>4.2.9.4</w:t>
      </w:r>
      <w:r>
        <w:rPr>
          <w:rFonts w:ascii="Calibri" w:hAnsi="Calibri"/>
          <w:noProof/>
          <w:color w:val="auto"/>
          <w:lang w:eastAsia="en-GB"/>
        </w:rPr>
        <w:tab/>
      </w:r>
      <w:r>
        <w:rPr>
          <w:noProof/>
        </w:rPr>
        <w:t>Lineage selector dialog</w:t>
      </w:r>
      <w:r>
        <w:rPr>
          <w:noProof/>
        </w:rPr>
        <w:tab/>
      </w:r>
      <w:r>
        <w:rPr>
          <w:noProof/>
        </w:rPr>
        <w:fldChar w:fldCharType="begin"/>
      </w:r>
      <w:r>
        <w:rPr>
          <w:noProof/>
        </w:rPr>
        <w:instrText xml:space="preserve"> PAGEREF _Toc292878888 \h </w:instrText>
      </w:r>
      <w:r>
        <w:rPr>
          <w:noProof/>
        </w:rPr>
      </w:r>
      <w:r>
        <w:rPr>
          <w:noProof/>
        </w:rPr>
        <w:fldChar w:fldCharType="separate"/>
      </w:r>
      <w:r>
        <w:rPr>
          <w:noProof/>
        </w:rPr>
        <w:t>231</w:t>
      </w:r>
      <w:r>
        <w:rPr>
          <w:noProof/>
        </w:rPr>
        <w:fldChar w:fldCharType="end"/>
      </w:r>
    </w:p>
    <w:p w14:paraId="7F4164B1"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4.2.10</w:t>
      </w:r>
      <w:r>
        <w:rPr>
          <w:rFonts w:ascii="Calibri" w:hAnsi="Calibri"/>
          <w:smallCaps w:val="0"/>
          <w:noProof/>
          <w:color w:val="auto"/>
          <w:lang w:eastAsia="en-GB"/>
        </w:rPr>
        <w:tab/>
      </w:r>
      <w:r>
        <w:rPr>
          <w:noProof/>
        </w:rPr>
        <w:t>Thesaurus Browser Addin</w:t>
      </w:r>
      <w:r>
        <w:rPr>
          <w:noProof/>
        </w:rPr>
        <w:tab/>
      </w:r>
      <w:r>
        <w:rPr>
          <w:noProof/>
        </w:rPr>
        <w:fldChar w:fldCharType="begin"/>
      </w:r>
      <w:r>
        <w:rPr>
          <w:noProof/>
        </w:rPr>
        <w:instrText xml:space="preserve"> PAGEREF _Toc292878889 \h </w:instrText>
      </w:r>
      <w:r>
        <w:rPr>
          <w:noProof/>
        </w:rPr>
      </w:r>
      <w:r>
        <w:rPr>
          <w:noProof/>
        </w:rPr>
        <w:fldChar w:fldCharType="separate"/>
      </w:r>
      <w:r>
        <w:rPr>
          <w:noProof/>
        </w:rPr>
        <w:t>233</w:t>
      </w:r>
      <w:r>
        <w:rPr>
          <w:noProof/>
        </w:rPr>
        <w:fldChar w:fldCharType="end"/>
      </w:r>
    </w:p>
    <w:p w14:paraId="0AC0DA35" w14:textId="77777777" w:rsidR="00887218" w:rsidRDefault="00887218">
      <w:pPr>
        <w:pStyle w:val="TOC4"/>
        <w:tabs>
          <w:tab w:val="left" w:pos="1619"/>
          <w:tab w:val="right" w:leader="dot" w:pos="8296"/>
        </w:tabs>
        <w:rPr>
          <w:rFonts w:ascii="Calibri" w:hAnsi="Calibri"/>
          <w:noProof/>
          <w:color w:val="auto"/>
          <w:lang w:eastAsia="en-GB"/>
        </w:rPr>
      </w:pPr>
      <w:r>
        <w:rPr>
          <w:noProof/>
        </w:rPr>
        <w:t>4.2.10.1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_Toc292878890 \h </w:instrText>
      </w:r>
      <w:r>
        <w:rPr>
          <w:noProof/>
        </w:rPr>
      </w:r>
      <w:r>
        <w:rPr>
          <w:noProof/>
        </w:rPr>
        <w:fldChar w:fldCharType="separate"/>
      </w:r>
      <w:r>
        <w:rPr>
          <w:noProof/>
        </w:rPr>
        <w:t>233</w:t>
      </w:r>
      <w:r>
        <w:rPr>
          <w:noProof/>
        </w:rPr>
        <w:fldChar w:fldCharType="end"/>
      </w:r>
    </w:p>
    <w:p w14:paraId="237FD921" w14:textId="77777777" w:rsidR="00887218" w:rsidRDefault="00887218">
      <w:pPr>
        <w:pStyle w:val="TOC4"/>
        <w:tabs>
          <w:tab w:val="left" w:pos="1619"/>
          <w:tab w:val="right" w:leader="dot" w:pos="8296"/>
        </w:tabs>
        <w:rPr>
          <w:rFonts w:ascii="Calibri" w:hAnsi="Calibri"/>
          <w:noProof/>
          <w:color w:val="auto"/>
          <w:lang w:eastAsia="en-GB"/>
        </w:rPr>
      </w:pPr>
      <w:r>
        <w:rPr>
          <w:noProof/>
        </w:rPr>
        <w:t>4.2.10.2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_Toc292878891 \h </w:instrText>
      </w:r>
      <w:r>
        <w:rPr>
          <w:noProof/>
        </w:rPr>
      </w:r>
      <w:r>
        <w:rPr>
          <w:noProof/>
        </w:rPr>
        <w:fldChar w:fldCharType="separate"/>
      </w:r>
      <w:r>
        <w:rPr>
          <w:noProof/>
        </w:rPr>
        <w:t>233</w:t>
      </w:r>
      <w:r>
        <w:rPr>
          <w:noProof/>
        </w:rPr>
        <w:fldChar w:fldCharType="end"/>
      </w:r>
    </w:p>
    <w:p w14:paraId="7AB99177" w14:textId="77777777" w:rsidR="00887218" w:rsidRDefault="00887218">
      <w:pPr>
        <w:pStyle w:val="TOC4"/>
        <w:tabs>
          <w:tab w:val="left" w:pos="1619"/>
          <w:tab w:val="right" w:leader="dot" w:pos="8296"/>
        </w:tabs>
        <w:rPr>
          <w:rFonts w:ascii="Calibri" w:hAnsi="Calibri"/>
          <w:noProof/>
          <w:color w:val="auto"/>
          <w:lang w:eastAsia="en-GB"/>
        </w:rPr>
      </w:pPr>
      <w:r>
        <w:rPr>
          <w:noProof/>
        </w:rPr>
        <w:t>4.2.10.3</w:t>
      </w:r>
      <w:r>
        <w:rPr>
          <w:rFonts w:ascii="Calibri" w:hAnsi="Calibri"/>
          <w:noProof/>
          <w:color w:val="auto"/>
          <w:lang w:eastAsia="en-GB"/>
        </w:rPr>
        <w:tab/>
      </w:r>
      <w:r>
        <w:rPr>
          <w:noProof/>
        </w:rPr>
        <w:t>Class diagram for properties screens</w:t>
      </w:r>
      <w:r>
        <w:rPr>
          <w:noProof/>
        </w:rPr>
        <w:tab/>
      </w:r>
      <w:r>
        <w:rPr>
          <w:noProof/>
        </w:rPr>
        <w:fldChar w:fldCharType="begin"/>
      </w:r>
      <w:r>
        <w:rPr>
          <w:noProof/>
        </w:rPr>
        <w:instrText xml:space="preserve"> PAGEREF _Toc292878892 \h </w:instrText>
      </w:r>
      <w:r>
        <w:rPr>
          <w:noProof/>
        </w:rPr>
      </w:r>
      <w:r>
        <w:rPr>
          <w:noProof/>
        </w:rPr>
        <w:fldChar w:fldCharType="separate"/>
      </w:r>
      <w:r>
        <w:rPr>
          <w:noProof/>
        </w:rPr>
        <w:t>234</w:t>
      </w:r>
      <w:r>
        <w:rPr>
          <w:noProof/>
        </w:rPr>
        <w:fldChar w:fldCharType="end"/>
      </w:r>
    </w:p>
    <w:p w14:paraId="3C0E7133" w14:textId="77777777" w:rsidR="00887218" w:rsidRDefault="00887218">
      <w:pPr>
        <w:pStyle w:val="TOC4"/>
        <w:tabs>
          <w:tab w:val="left" w:pos="1619"/>
          <w:tab w:val="right" w:leader="dot" w:pos="8296"/>
        </w:tabs>
        <w:rPr>
          <w:rFonts w:ascii="Calibri" w:hAnsi="Calibri"/>
          <w:noProof/>
          <w:color w:val="auto"/>
          <w:lang w:eastAsia="en-GB"/>
        </w:rPr>
      </w:pPr>
      <w:r>
        <w:rPr>
          <w:noProof/>
        </w:rPr>
        <w:t>4.2.10.4</w:t>
      </w:r>
      <w:r>
        <w:rPr>
          <w:rFonts w:ascii="Calibri" w:hAnsi="Calibri"/>
          <w:noProof/>
          <w:color w:val="auto"/>
          <w:lang w:eastAsia="en-GB"/>
        </w:rPr>
        <w:tab/>
      </w:r>
      <w:r>
        <w:rPr>
          <w:noProof/>
        </w:rPr>
        <w:t>Class diagram for properties frames</w:t>
      </w:r>
      <w:r>
        <w:rPr>
          <w:noProof/>
        </w:rPr>
        <w:tab/>
      </w:r>
      <w:r>
        <w:rPr>
          <w:noProof/>
        </w:rPr>
        <w:fldChar w:fldCharType="begin"/>
      </w:r>
      <w:r>
        <w:rPr>
          <w:noProof/>
        </w:rPr>
        <w:instrText xml:space="preserve"> PAGEREF _Toc292878893 \h </w:instrText>
      </w:r>
      <w:r>
        <w:rPr>
          <w:noProof/>
        </w:rPr>
      </w:r>
      <w:r>
        <w:rPr>
          <w:noProof/>
        </w:rPr>
        <w:fldChar w:fldCharType="separate"/>
      </w:r>
      <w:r>
        <w:rPr>
          <w:noProof/>
        </w:rPr>
        <w:t>234</w:t>
      </w:r>
      <w:r>
        <w:rPr>
          <w:noProof/>
        </w:rPr>
        <w:fldChar w:fldCharType="end"/>
      </w:r>
    </w:p>
    <w:p w14:paraId="11198BD2" w14:textId="77777777" w:rsidR="00887218" w:rsidRDefault="00887218">
      <w:pPr>
        <w:pStyle w:val="TOC4"/>
        <w:tabs>
          <w:tab w:val="left" w:pos="1619"/>
          <w:tab w:val="right" w:leader="dot" w:pos="8296"/>
        </w:tabs>
        <w:rPr>
          <w:rFonts w:ascii="Calibri" w:hAnsi="Calibri"/>
          <w:noProof/>
          <w:color w:val="auto"/>
          <w:lang w:eastAsia="en-GB"/>
        </w:rPr>
      </w:pPr>
      <w:r>
        <w:rPr>
          <w:noProof/>
        </w:rPr>
        <w:t>4.2.10.5</w:t>
      </w:r>
      <w:r>
        <w:rPr>
          <w:rFonts w:ascii="Calibri" w:hAnsi="Calibri"/>
          <w:noProof/>
          <w:color w:val="auto"/>
          <w:lang w:eastAsia="en-GB"/>
        </w:rPr>
        <w:tab/>
      </w:r>
      <w:r>
        <w:rPr>
          <w:noProof/>
        </w:rPr>
        <w:t>Thesaurus browser screen</w:t>
      </w:r>
      <w:r>
        <w:rPr>
          <w:noProof/>
        </w:rPr>
        <w:tab/>
      </w:r>
      <w:r>
        <w:rPr>
          <w:noProof/>
        </w:rPr>
        <w:fldChar w:fldCharType="begin"/>
      </w:r>
      <w:r>
        <w:rPr>
          <w:noProof/>
        </w:rPr>
        <w:instrText xml:space="preserve"> PAGEREF _Toc292878894 \h </w:instrText>
      </w:r>
      <w:r>
        <w:rPr>
          <w:noProof/>
        </w:rPr>
      </w:r>
      <w:r>
        <w:rPr>
          <w:noProof/>
        </w:rPr>
        <w:fldChar w:fldCharType="separate"/>
      </w:r>
      <w:r>
        <w:rPr>
          <w:noProof/>
        </w:rPr>
        <w:t>236</w:t>
      </w:r>
      <w:r>
        <w:rPr>
          <w:noProof/>
        </w:rPr>
        <w:fldChar w:fldCharType="end"/>
      </w:r>
    </w:p>
    <w:p w14:paraId="1C15A60C" w14:textId="77777777" w:rsidR="00887218" w:rsidRDefault="00887218">
      <w:pPr>
        <w:pStyle w:val="TOC4"/>
        <w:tabs>
          <w:tab w:val="left" w:pos="1619"/>
          <w:tab w:val="right" w:leader="dot" w:pos="8296"/>
        </w:tabs>
        <w:rPr>
          <w:rFonts w:ascii="Calibri" w:hAnsi="Calibri"/>
          <w:noProof/>
          <w:color w:val="auto"/>
          <w:lang w:eastAsia="en-GB"/>
        </w:rPr>
      </w:pPr>
      <w:r>
        <w:rPr>
          <w:noProof/>
        </w:rPr>
        <w:t>4.2.10.6</w:t>
      </w:r>
      <w:r>
        <w:rPr>
          <w:rFonts w:ascii="Calibri" w:hAnsi="Calibri"/>
          <w:noProof/>
          <w:color w:val="auto"/>
          <w:lang w:eastAsia="en-GB"/>
        </w:rPr>
        <w:tab/>
      </w:r>
      <w:r>
        <w:rPr>
          <w:noProof/>
        </w:rPr>
        <w:t>Navigator and Diagram tab control</w:t>
      </w:r>
      <w:r>
        <w:rPr>
          <w:noProof/>
        </w:rPr>
        <w:tab/>
      </w:r>
      <w:r>
        <w:rPr>
          <w:noProof/>
        </w:rPr>
        <w:fldChar w:fldCharType="begin"/>
      </w:r>
      <w:r>
        <w:rPr>
          <w:noProof/>
        </w:rPr>
        <w:instrText xml:space="preserve"> PAGEREF _Toc292878895 \h </w:instrText>
      </w:r>
      <w:r>
        <w:rPr>
          <w:noProof/>
        </w:rPr>
      </w:r>
      <w:r>
        <w:rPr>
          <w:noProof/>
        </w:rPr>
        <w:fldChar w:fldCharType="separate"/>
      </w:r>
      <w:r>
        <w:rPr>
          <w:noProof/>
        </w:rPr>
        <w:t>238</w:t>
      </w:r>
      <w:r>
        <w:rPr>
          <w:noProof/>
        </w:rPr>
        <w:fldChar w:fldCharType="end"/>
      </w:r>
    </w:p>
    <w:p w14:paraId="058FDB07"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4.2.10.7</w:t>
      </w:r>
      <w:r>
        <w:rPr>
          <w:rFonts w:ascii="Calibri" w:hAnsi="Calibri"/>
          <w:noProof/>
          <w:color w:val="auto"/>
          <w:lang w:eastAsia="en-GB"/>
        </w:rPr>
        <w:tab/>
      </w:r>
      <w:r>
        <w:rPr>
          <w:noProof/>
        </w:rPr>
        <w:t>Thesaurus diagram panel</w:t>
      </w:r>
      <w:r>
        <w:rPr>
          <w:noProof/>
        </w:rPr>
        <w:tab/>
      </w:r>
      <w:r>
        <w:rPr>
          <w:noProof/>
        </w:rPr>
        <w:fldChar w:fldCharType="begin"/>
      </w:r>
      <w:r>
        <w:rPr>
          <w:noProof/>
        </w:rPr>
        <w:instrText xml:space="preserve"> PAGEREF _Toc292878896 \h </w:instrText>
      </w:r>
      <w:r>
        <w:rPr>
          <w:noProof/>
        </w:rPr>
      </w:r>
      <w:r>
        <w:rPr>
          <w:noProof/>
        </w:rPr>
        <w:fldChar w:fldCharType="separate"/>
      </w:r>
      <w:r>
        <w:rPr>
          <w:noProof/>
        </w:rPr>
        <w:t>239</w:t>
      </w:r>
      <w:r>
        <w:rPr>
          <w:noProof/>
        </w:rPr>
        <w:fldChar w:fldCharType="end"/>
      </w:r>
    </w:p>
    <w:p w14:paraId="7AD245A6" w14:textId="77777777" w:rsidR="00887218" w:rsidRDefault="00887218">
      <w:pPr>
        <w:pStyle w:val="TOC4"/>
        <w:tabs>
          <w:tab w:val="left" w:pos="1619"/>
          <w:tab w:val="right" w:leader="dot" w:pos="8296"/>
        </w:tabs>
        <w:rPr>
          <w:rFonts w:ascii="Calibri" w:hAnsi="Calibri"/>
          <w:noProof/>
          <w:color w:val="auto"/>
          <w:lang w:eastAsia="en-GB"/>
        </w:rPr>
      </w:pPr>
      <w:r>
        <w:rPr>
          <w:noProof/>
        </w:rPr>
        <w:t>4.2.10.8</w:t>
      </w:r>
      <w:r>
        <w:rPr>
          <w:rFonts w:ascii="Calibri" w:hAnsi="Calibri"/>
          <w:noProof/>
          <w:color w:val="auto"/>
          <w:lang w:eastAsia="en-GB"/>
        </w:rPr>
        <w:tab/>
      </w:r>
      <w:r>
        <w:rPr>
          <w:noProof/>
        </w:rPr>
        <w:t>Diagram relationship properties manager screen</w:t>
      </w:r>
      <w:r>
        <w:rPr>
          <w:noProof/>
        </w:rPr>
        <w:tab/>
      </w:r>
      <w:r>
        <w:rPr>
          <w:noProof/>
        </w:rPr>
        <w:fldChar w:fldCharType="begin"/>
      </w:r>
      <w:r>
        <w:rPr>
          <w:noProof/>
        </w:rPr>
        <w:instrText xml:space="preserve"> PAGEREF _Toc292878897 \h </w:instrText>
      </w:r>
      <w:r>
        <w:rPr>
          <w:noProof/>
        </w:rPr>
      </w:r>
      <w:r>
        <w:rPr>
          <w:noProof/>
        </w:rPr>
        <w:fldChar w:fldCharType="separate"/>
      </w:r>
      <w:r>
        <w:rPr>
          <w:noProof/>
        </w:rPr>
        <w:t>241</w:t>
      </w:r>
      <w:r>
        <w:rPr>
          <w:noProof/>
        </w:rPr>
        <w:fldChar w:fldCharType="end"/>
      </w:r>
    </w:p>
    <w:p w14:paraId="6FC6F4A7" w14:textId="77777777" w:rsidR="00887218" w:rsidRDefault="00887218">
      <w:pPr>
        <w:pStyle w:val="TOC4"/>
        <w:tabs>
          <w:tab w:val="left" w:pos="1619"/>
          <w:tab w:val="right" w:leader="dot" w:pos="8296"/>
        </w:tabs>
        <w:rPr>
          <w:rFonts w:ascii="Calibri" w:hAnsi="Calibri"/>
          <w:noProof/>
          <w:color w:val="auto"/>
          <w:lang w:eastAsia="en-GB"/>
        </w:rPr>
      </w:pPr>
      <w:r>
        <w:rPr>
          <w:noProof/>
        </w:rPr>
        <w:t>4.2.10.9</w:t>
      </w:r>
      <w:r>
        <w:rPr>
          <w:rFonts w:ascii="Calibri" w:hAnsi="Calibri"/>
          <w:noProof/>
          <w:color w:val="auto"/>
          <w:lang w:eastAsia="en-GB"/>
        </w:rPr>
        <w:tab/>
      </w:r>
      <w:r>
        <w:rPr>
          <w:noProof/>
        </w:rPr>
        <w:t>Entire diagram relationship settings frame</w:t>
      </w:r>
      <w:r>
        <w:rPr>
          <w:noProof/>
        </w:rPr>
        <w:tab/>
      </w:r>
      <w:r>
        <w:rPr>
          <w:noProof/>
        </w:rPr>
        <w:fldChar w:fldCharType="begin"/>
      </w:r>
      <w:r>
        <w:rPr>
          <w:noProof/>
        </w:rPr>
        <w:instrText xml:space="preserve"> PAGEREF _Toc292878898 \h </w:instrText>
      </w:r>
      <w:r>
        <w:rPr>
          <w:noProof/>
        </w:rPr>
      </w:r>
      <w:r>
        <w:rPr>
          <w:noProof/>
        </w:rPr>
        <w:fldChar w:fldCharType="separate"/>
      </w:r>
      <w:r>
        <w:rPr>
          <w:noProof/>
        </w:rPr>
        <w:t>242</w:t>
      </w:r>
      <w:r>
        <w:rPr>
          <w:noProof/>
        </w:rPr>
        <w:fldChar w:fldCharType="end"/>
      </w:r>
    </w:p>
    <w:p w14:paraId="3EA4948B" w14:textId="77777777" w:rsidR="00887218" w:rsidRDefault="00887218">
      <w:pPr>
        <w:pStyle w:val="TOC4"/>
        <w:tabs>
          <w:tab w:val="left" w:pos="1742"/>
          <w:tab w:val="right" w:leader="dot" w:pos="8296"/>
        </w:tabs>
        <w:rPr>
          <w:rFonts w:ascii="Calibri" w:hAnsi="Calibri"/>
          <w:noProof/>
          <w:color w:val="auto"/>
          <w:lang w:eastAsia="en-GB"/>
        </w:rPr>
      </w:pPr>
      <w:r>
        <w:rPr>
          <w:noProof/>
        </w:rPr>
        <w:t>4.2.10.10</w:t>
      </w:r>
      <w:r>
        <w:rPr>
          <w:rFonts w:ascii="Calibri" w:hAnsi="Calibri"/>
          <w:noProof/>
          <w:color w:val="auto"/>
          <w:lang w:eastAsia="en-GB"/>
        </w:rPr>
        <w:tab/>
      </w:r>
      <w:r>
        <w:rPr>
          <w:noProof/>
        </w:rPr>
        <w:t>Relationship type relationship settings frame</w:t>
      </w:r>
      <w:r>
        <w:rPr>
          <w:noProof/>
        </w:rPr>
        <w:tab/>
      </w:r>
      <w:r>
        <w:rPr>
          <w:noProof/>
        </w:rPr>
        <w:fldChar w:fldCharType="begin"/>
      </w:r>
      <w:r>
        <w:rPr>
          <w:noProof/>
        </w:rPr>
        <w:instrText xml:space="preserve"> PAGEREF _Toc292878899 \h </w:instrText>
      </w:r>
      <w:r>
        <w:rPr>
          <w:noProof/>
        </w:rPr>
      </w:r>
      <w:r>
        <w:rPr>
          <w:noProof/>
        </w:rPr>
        <w:fldChar w:fldCharType="separate"/>
      </w:r>
      <w:r>
        <w:rPr>
          <w:noProof/>
        </w:rPr>
        <w:t>243</w:t>
      </w:r>
      <w:r>
        <w:rPr>
          <w:noProof/>
        </w:rPr>
        <w:fldChar w:fldCharType="end"/>
      </w:r>
    </w:p>
    <w:p w14:paraId="4AE3654C" w14:textId="77777777" w:rsidR="00887218" w:rsidRDefault="00887218">
      <w:pPr>
        <w:pStyle w:val="TOC4"/>
        <w:tabs>
          <w:tab w:val="left" w:pos="1742"/>
          <w:tab w:val="right" w:leader="dot" w:pos="8296"/>
        </w:tabs>
        <w:rPr>
          <w:rFonts w:ascii="Calibri" w:hAnsi="Calibri"/>
          <w:noProof/>
          <w:color w:val="auto"/>
          <w:lang w:eastAsia="en-GB"/>
        </w:rPr>
      </w:pPr>
      <w:r>
        <w:rPr>
          <w:noProof/>
        </w:rPr>
        <w:t>4.2.10.11</w:t>
      </w:r>
      <w:r>
        <w:rPr>
          <w:rFonts w:ascii="Calibri" w:hAnsi="Calibri"/>
          <w:noProof/>
          <w:color w:val="auto"/>
          <w:lang w:eastAsia="en-GB"/>
        </w:rPr>
        <w:tab/>
      </w:r>
      <w:r>
        <w:rPr>
          <w:noProof/>
        </w:rPr>
        <w:t>Relationship settings frame</w:t>
      </w:r>
      <w:r>
        <w:rPr>
          <w:noProof/>
        </w:rPr>
        <w:tab/>
      </w:r>
      <w:r>
        <w:rPr>
          <w:noProof/>
        </w:rPr>
        <w:fldChar w:fldCharType="begin"/>
      </w:r>
      <w:r>
        <w:rPr>
          <w:noProof/>
        </w:rPr>
        <w:instrText xml:space="preserve"> PAGEREF _Toc292878900 \h </w:instrText>
      </w:r>
      <w:r>
        <w:rPr>
          <w:noProof/>
        </w:rPr>
      </w:r>
      <w:r>
        <w:rPr>
          <w:noProof/>
        </w:rPr>
        <w:fldChar w:fldCharType="separate"/>
      </w:r>
      <w:r>
        <w:rPr>
          <w:noProof/>
        </w:rPr>
        <w:t>244</w:t>
      </w:r>
      <w:r>
        <w:rPr>
          <w:noProof/>
        </w:rPr>
        <w:fldChar w:fldCharType="end"/>
      </w:r>
    </w:p>
    <w:p w14:paraId="10B1F56C" w14:textId="77777777" w:rsidR="00887218" w:rsidRDefault="00887218">
      <w:pPr>
        <w:pStyle w:val="TOC4"/>
        <w:tabs>
          <w:tab w:val="left" w:pos="1742"/>
          <w:tab w:val="right" w:leader="dot" w:pos="8296"/>
        </w:tabs>
        <w:rPr>
          <w:rFonts w:ascii="Calibri" w:hAnsi="Calibri"/>
          <w:noProof/>
          <w:color w:val="auto"/>
          <w:lang w:eastAsia="en-GB"/>
        </w:rPr>
      </w:pPr>
      <w:r>
        <w:rPr>
          <w:noProof/>
        </w:rPr>
        <w:t>4.2.10.12</w:t>
      </w:r>
      <w:r>
        <w:rPr>
          <w:rFonts w:ascii="Calibri" w:hAnsi="Calibri"/>
          <w:noProof/>
          <w:color w:val="auto"/>
          <w:lang w:eastAsia="en-GB"/>
        </w:rPr>
        <w:tab/>
      </w:r>
      <w:r>
        <w:rPr>
          <w:noProof/>
        </w:rPr>
        <w:t>Diagram concept properties manager screen</w:t>
      </w:r>
      <w:r>
        <w:rPr>
          <w:noProof/>
        </w:rPr>
        <w:tab/>
      </w:r>
      <w:r>
        <w:rPr>
          <w:noProof/>
        </w:rPr>
        <w:fldChar w:fldCharType="begin"/>
      </w:r>
      <w:r>
        <w:rPr>
          <w:noProof/>
        </w:rPr>
        <w:instrText xml:space="preserve"> PAGEREF _Toc292878901 \h </w:instrText>
      </w:r>
      <w:r>
        <w:rPr>
          <w:noProof/>
        </w:rPr>
      </w:r>
      <w:r>
        <w:rPr>
          <w:noProof/>
        </w:rPr>
        <w:fldChar w:fldCharType="separate"/>
      </w:r>
      <w:r>
        <w:rPr>
          <w:noProof/>
        </w:rPr>
        <w:t>245</w:t>
      </w:r>
      <w:r>
        <w:rPr>
          <w:noProof/>
        </w:rPr>
        <w:fldChar w:fldCharType="end"/>
      </w:r>
    </w:p>
    <w:p w14:paraId="1620D76D" w14:textId="77777777" w:rsidR="00887218" w:rsidRDefault="00887218">
      <w:pPr>
        <w:pStyle w:val="TOC4"/>
        <w:tabs>
          <w:tab w:val="left" w:pos="1742"/>
          <w:tab w:val="right" w:leader="dot" w:pos="8296"/>
        </w:tabs>
        <w:rPr>
          <w:rFonts w:ascii="Calibri" w:hAnsi="Calibri"/>
          <w:noProof/>
          <w:color w:val="auto"/>
          <w:lang w:eastAsia="en-GB"/>
        </w:rPr>
      </w:pPr>
      <w:r>
        <w:rPr>
          <w:noProof/>
        </w:rPr>
        <w:t>4.2.10.13</w:t>
      </w:r>
      <w:r>
        <w:rPr>
          <w:rFonts w:ascii="Calibri" w:hAnsi="Calibri"/>
          <w:noProof/>
          <w:color w:val="auto"/>
          <w:lang w:eastAsia="en-GB"/>
        </w:rPr>
        <w:tab/>
      </w:r>
      <w:r>
        <w:rPr>
          <w:noProof/>
        </w:rPr>
        <w:t>Entire diagram concept settings frame</w:t>
      </w:r>
      <w:r>
        <w:rPr>
          <w:noProof/>
        </w:rPr>
        <w:tab/>
      </w:r>
      <w:r>
        <w:rPr>
          <w:noProof/>
        </w:rPr>
        <w:fldChar w:fldCharType="begin"/>
      </w:r>
      <w:r>
        <w:rPr>
          <w:noProof/>
        </w:rPr>
        <w:instrText xml:space="preserve"> PAGEREF _Toc292878902 \h </w:instrText>
      </w:r>
      <w:r>
        <w:rPr>
          <w:noProof/>
        </w:rPr>
      </w:r>
      <w:r>
        <w:rPr>
          <w:noProof/>
        </w:rPr>
        <w:fldChar w:fldCharType="separate"/>
      </w:r>
      <w:r>
        <w:rPr>
          <w:noProof/>
        </w:rPr>
        <w:t>247</w:t>
      </w:r>
      <w:r>
        <w:rPr>
          <w:noProof/>
        </w:rPr>
        <w:fldChar w:fldCharType="end"/>
      </w:r>
    </w:p>
    <w:p w14:paraId="04F52401" w14:textId="77777777" w:rsidR="00887218" w:rsidRDefault="00887218">
      <w:pPr>
        <w:pStyle w:val="TOC4"/>
        <w:tabs>
          <w:tab w:val="left" w:pos="1742"/>
          <w:tab w:val="right" w:leader="dot" w:pos="8296"/>
        </w:tabs>
        <w:rPr>
          <w:rFonts w:ascii="Calibri" w:hAnsi="Calibri"/>
          <w:noProof/>
          <w:color w:val="auto"/>
          <w:lang w:eastAsia="en-GB"/>
        </w:rPr>
      </w:pPr>
      <w:r>
        <w:rPr>
          <w:noProof/>
        </w:rPr>
        <w:t>4.2.10.14</w:t>
      </w:r>
      <w:r>
        <w:rPr>
          <w:rFonts w:ascii="Calibri" w:hAnsi="Calibri"/>
          <w:noProof/>
          <w:color w:val="auto"/>
          <w:lang w:eastAsia="en-GB"/>
        </w:rPr>
        <w:tab/>
      </w:r>
      <w:r>
        <w:rPr>
          <w:noProof/>
        </w:rPr>
        <w:t>Concept group concept settings frame</w:t>
      </w:r>
      <w:r>
        <w:rPr>
          <w:noProof/>
        </w:rPr>
        <w:tab/>
      </w:r>
      <w:r>
        <w:rPr>
          <w:noProof/>
        </w:rPr>
        <w:fldChar w:fldCharType="begin"/>
      </w:r>
      <w:r>
        <w:rPr>
          <w:noProof/>
        </w:rPr>
        <w:instrText xml:space="preserve"> PAGEREF _Toc292878903 \h </w:instrText>
      </w:r>
      <w:r>
        <w:rPr>
          <w:noProof/>
        </w:rPr>
      </w:r>
      <w:r>
        <w:rPr>
          <w:noProof/>
        </w:rPr>
        <w:fldChar w:fldCharType="separate"/>
      </w:r>
      <w:r>
        <w:rPr>
          <w:noProof/>
        </w:rPr>
        <w:t>248</w:t>
      </w:r>
      <w:r>
        <w:rPr>
          <w:noProof/>
        </w:rPr>
        <w:fldChar w:fldCharType="end"/>
      </w:r>
    </w:p>
    <w:p w14:paraId="4B72DEB4" w14:textId="77777777" w:rsidR="00887218" w:rsidRDefault="00887218">
      <w:pPr>
        <w:pStyle w:val="TOC4"/>
        <w:tabs>
          <w:tab w:val="left" w:pos="1742"/>
          <w:tab w:val="right" w:leader="dot" w:pos="8296"/>
        </w:tabs>
        <w:rPr>
          <w:rFonts w:ascii="Calibri" w:hAnsi="Calibri"/>
          <w:noProof/>
          <w:color w:val="auto"/>
          <w:lang w:eastAsia="en-GB"/>
        </w:rPr>
      </w:pPr>
      <w:r>
        <w:rPr>
          <w:noProof/>
        </w:rPr>
        <w:t>4.2.10.15</w:t>
      </w:r>
      <w:r>
        <w:rPr>
          <w:rFonts w:ascii="Calibri" w:hAnsi="Calibri"/>
          <w:noProof/>
          <w:color w:val="auto"/>
          <w:lang w:eastAsia="en-GB"/>
        </w:rPr>
        <w:tab/>
      </w:r>
      <w:r>
        <w:rPr>
          <w:noProof/>
        </w:rPr>
        <w:t>Concept settings frame</w:t>
      </w:r>
      <w:r>
        <w:rPr>
          <w:noProof/>
        </w:rPr>
        <w:tab/>
      </w:r>
      <w:r>
        <w:rPr>
          <w:noProof/>
        </w:rPr>
        <w:fldChar w:fldCharType="begin"/>
      </w:r>
      <w:r>
        <w:rPr>
          <w:noProof/>
        </w:rPr>
        <w:instrText xml:space="preserve"> PAGEREF _Toc292878904 \h </w:instrText>
      </w:r>
      <w:r>
        <w:rPr>
          <w:noProof/>
        </w:rPr>
      </w:r>
      <w:r>
        <w:rPr>
          <w:noProof/>
        </w:rPr>
        <w:fldChar w:fldCharType="separate"/>
      </w:r>
      <w:r>
        <w:rPr>
          <w:noProof/>
        </w:rPr>
        <w:t>249</w:t>
      </w:r>
      <w:r>
        <w:rPr>
          <w:noProof/>
        </w:rPr>
        <w:fldChar w:fldCharType="end"/>
      </w:r>
    </w:p>
    <w:p w14:paraId="10D67CE8" w14:textId="77777777" w:rsidR="00887218" w:rsidRDefault="00887218">
      <w:pPr>
        <w:pStyle w:val="TOC4"/>
        <w:tabs>
          <w:tab w:val="left" w:pos="1742"/>
          <w:tab w:val="right" w:leader="dot" w:pos="8296"/>
        </w:tabs>
        <w:rPr>
          <w:rFonts w:ascii="Calibri" w:hAnsi="Calibri"/>
          <w:noProof/>
          <w:color w:val="auto"/>
          <w:lang w:eastAsia="en-GB"/>
        </w:rPr>
      </w:pPr>
      <w:r>
        <w:rPr>
          <w:noProof/>
        </w:rPr>
        <w:t>4.2.10.16</w:t>
      </w:r>
      <w:r>
        <w:rPr>
          <w:rFonts w:ascii="Calibri" w:hAnsi="Calibri"/>
          <w:noProof/>
          <w:color w:val="auto"/>
          <w:lang w:eastAsia="en-GB"/>
        </w:rPr>
        <w:tab/>
      </w:r>
      <w:r>
        <w:rPr>
          <w:noProof/>
        </w:rPr>
        <w:t>Diagram settings screen</w:t>
      </w:r>
      <w:r>
        <w:rPr>
          <w:noProof/>
        </w:rPr>
        <w:tab/>
      </w:r>
      <w:r>
        <w:rPr>
          <w:noProof/>
        </w:rPr>
        <w:fldChar w:fldCharType="begin"/>
      </w:r>
      <w:r>
        <w:rPr>
          <w:noProof/>
        </w:rPr>
        <w:instrText xml:space="preserve"> PAGEREF _Toc292878905 \h </w:instrText>
      </w:r>
      <w:r>
        <w:rPr>
          <w:noProof/>
        </w:rPr>
      </w:r>
      <w:r>
        <w:rPr>
          <w:noProof/>
        </w:rPr>
        <w:fldChar w:fldCharType="separate"/>
      </w:r>
      <w:r>
        <w:rPr>
          <w:noProof/>
        </w:rPr>
        <w:t>250</w:t>
      </w:r>
      <w:r>
        <w:rPr>
          <w:noProof/>
        </w:rPr>
        <w:fldChar w:fldCharType="end"/>
      </w:r>
    </w:p>
    <w:p w14:paraId="0F8277C6" w14:textId="77777777" w:rsidR="00887218" w:rsidRDefault="00887218">
      <w:pPr>
        <w:pStyle w:val="TOC4"/>
        <w:tabs>
          <w:tab w:val="left" w:pos="1742"/>
          <w:tab w:val="right" w:leader="dot" w:pos="8296"/>
        </w:tabs>
        <w:rPr>
          <w:rFonts w:ascii="Calibri" w:hAnsi="Calibri"/>
          <w:noProof/>
          <w:color w:val="auto"/>
          <w:lang w:eastAsia="en-GB"/>
        </w:rPr>
      </w:pPr>
      <w:r>
        <w:rPr>
          <w:noProof/>
        </w:rPr>
        <w:t>4.2.10.17</w:t>
      </w:r>
      <w:r>
        <w:rPr>
          <w:rFonts w:ascii="Calibri" w:hAnsi="Calibri"/>
          <w:noProof/>
          <w:color w:val="auto"/>
          <w:lang w:eastAsia="en-GB"/>
        </w:rPr>
        <w:tab/>
      </w:r>
      <w:r>
        <w:rPr>
          <w:noProof/>
        </w:rPr>
        <w:t>Diagram Preview Popup Form</w:t>
      </w:r>
      <w:r>
        <w:rPr>
          <w:noProof/>
        </w:rPr>
        <w:tab/>
      </w:r>
      <w:r>
        <w:rPr>
          <w:noProof/>
        </w:rPr>
        <w:fldChar w:fldCharType="begin"/>
      </w:r>
      <w:r>
        <w:rPr>
          <w:noProof/>
        </w:rPr>
        <w:instrText xml:space="preserve"> PAGEREF _Toc292878906 \h </w:instrText>
      </w:r>
      <w:r>
        <w:rPr>
          <w:noProof/>
        </w:rPr>
      </w:r>
      <w:r>
        <w:rPr>
          <w:noProof/>
        </w:rPr>
        <w:fldChar w:fldCharType="separate"/>
      </w:r>
      <w:r>
        <w:rPr>
          <w:noProof/>
        </w:rPr>
        <w:t>251</w:t>
      </w:r>
      <w:r>
        <w:rPr>
          <w:noProof/>
        </w:rPr>
        <w:fldChar w:fldCharType="end"/>
      </w:r>
    </w:p>
    <w:p w14:paraId="1B398FD8" w14:textId="77777777" w:rsidR="00887218" w:rsidRDefault="00887218">
      <w:pPr>
        <w:pStyle w:val="TOC4"/>
        <w:tabs>
          <w:tab w:val="left" w:pos="1742"/>
          <w:tab w:val="right" w:leader="dot" w:pos="8296"/>
        </w:tabs>
        <w:rPr>
          <w:rFonts w:ascii="Calibri" w:hAnsi="Calibri"/>
          <w:noProof/>
          <w:color w:val="auto"/>
          <w:lang w:eastAsia="en-GB"/>
        </w:rPr>
      </w:pPr>
      <w:r>
        <w:rPr>
          <w:noProof/>
        </w:rPr>
        <w:t>4.2.10.18</w:t>
      </w:r>
      <w:r>
        <w:rPr>
          <w:rFonts w:ascii="Calibri" w:hAnsi="Calibri"/>
          <w:noProof/>
          <w:color w:val="auto"/>
          <w:lang w:eastAsia="en-GB"/>
        </w:rPr>
        <w:tab/>
      </w:r>
      <w:r>
        <w:rPr>
          <w:noProof/>
        </w:rPr>
        <w:t>Term details screen</w:t>
      </w:r>
      <w:r>
        <w:rPr>
          <w:noProof/>
        </w:rPr>
        <w:tab/>
      </w:r>
      <w:r>
        <w:rPr>
          <w:noProof/>
        </w:rPr>
        <w:fldChar w:fldCharType="begin"/>
      </w:r>
      <w:r>
        <w:rPr>
          <w:noProof/>
        </w:rPr>
        <w:instrText xml:space="preserve"> PAGEREF _Toc292878907 \h </w:instrText>
      </w:r>
      <w:r>
        <w:rPr>
          <w:noProof/>
        </w:rPr>
      </w:r>
      <w:r>
        <w:rPr>
          <w:noProof/>
        </w:rPr>
        <w:fldChar w:fldCharType="separate"/>
      </w:r>
      <w:r>
        <w:rPr>
          <w:noProof/>
        </w:rPr>
        <w:t>252</w:t>
      </w:r>
      <w:r>
        <w:rPr>
          <w:noProof/>
        </w:rPr>
        <w:fldChar w:fldCharType="end"/>
      </w:r>
    </w:p>
    <w:p w14:paraId="0A500BB1" w14:textId="77777777" w:rsidR="00887218" w:rsidRDefault="00887218">
      <w:pPr>
        <w:pStyle w:val="TOC4"/>
        <w:tabs>
          <w:tab w:val="left" w:pos="1742"/>
          <w:tab w:val="right" w:leader="dot" w:pos="8296"/>
        </w:tabs>
        <w:rPr>
          <w:rFonts w:ascii="Calibri" w:hAnsi="Calibri"/>
          <w:noProof/>
          <w:color w:val="auto"/>
          <w:lang w:eastAsia="en-GB"/>
        </w:rPr>
      </w:pPr>
      <w:r>
        <w:rPr>
          <w:noProof/>
        </w:rPr>
        <w:t>4.2.10.19</w:t>
      </w:r>
      <w:r>
        <w:rPr>
          <w:rFonts w:ascii="Calibri" w:hAnsi="Calibri"/>
          <w:noProof/>
          <w:color w:val="auto"/>
          <w:lang w:eastAsia="en-GB"/>
        </w:rPr>
        <w:tab/>
      </w:r>
      <w:r>
        <w:rPr>
          <w:noProof/>
        </w:rPr>
        <w:t>Concept HTML details tab control</w:t>
      </w:r>
      <w:r>
        <w:rPr>
          <w:noProof/>
        </w:rPr>
        <w:tab/>
      </w:r>
      <w:r>
        <w:rPr>
          <w:noProof/>
        </w:rPr>
        <w:fldChar w:fldCharType="begin"/>
      </w:r>
      <w:r>
        <w:rPr>
          <w:noProof/>
        </w:rPr>
        <w:instrText xml:space="preserve"> PAGEREF _Toc292878908 \h </w:instrText>
      </w:r>
      <w:r>
        <w:rPr>
          <w:noProof/>
        </w:rPr>
      </w:r>
      <w:r>
        <w:rPr>
          <w:noProof/>
        </w:rPr>
        <w:fldChar w:fldCharType="separate"/>
      </w:r>
      <w:r>
        <w:rPr>
          <w:noProof/>
        </w:rPr>
        <w:t>252</w:t>
      </w:r>
      <w:r>
        <w:rPr>
          <w:noProof/>
        </w:rPr>
        <w:fldChar w:fldCharType="end"/>
      </w:r>
    </w:p>
    <w:p w14:paraId="3BDD3DF2" w14:textId="77777777" w:rsidR="00887218" w:rsidRDefault="00887218">
      <w:pPr>
        <w:pStyle w:val="TOC4"/>
        <w:tabs>
          <w:tab w:val="left" w:pos="1742"/>
          <w:tab w:val="right" w:leader="dot" w:pos="8296"/>
        </w:tabs>
        <w:rPr>
          <w:rFonts w:ascii="Calibri" w:hAnsi="Calibri"/>
          <w:noProof/>
          <w:color w:val="auto"/>
          <w:lang w:eastAsia="en-GB"/>
        </w:rPr>
      </w:pPr>
      <w:r>
        <w:rPr>
          <w:noProof/>
        </w:rPr>
        <w:t>4.2.10.20</w:t>
      </w:r>
      <w:r>
        <w:rPr>
          <w:rFonts w:ascii="Calibri" w:hAnsi="Calibri"/>
          <w:noProof/>
          <w:color w:val="auto"/>
          <w:lang w:eastAsia="en-GB"/>
        </w:rPr>
        <w:tab/>
      </w:r>
      <w:r>
        <w:rPr>
          <w:noProof/>
        </w:rPr>
        <w:t>Concept Relationships tab control</w:t>
      </w:r>
      <w:r>
        <w:rPr>
          <w:noProof/>
        </w:rPr>
        <w:tab/>
      </w:r>
      <w:r>
        <w:rPr>
          <w:noProof/>
        </w:rPr>
        <w:fldChar w:fldCharType="begin"/>
      </w:r>
      <w:r>
        <w:rPr>
          <w:noProof/>
        </w:rPr>
        <w:instrText xml:space="preserve"> PAGEREF _Toc292878909 \h </w:instrText>
      </w:r>
      <w:r>
        <w:rPr>
          <w:noProof/>
        </w:rPr>
      </w:r>
      <w:r>
        <w:rPr>
          <w:noProof/>
        </w:rPr>
        <w:fldChar w:fldCharType="separate"/>
      </w:r>
      <w:r>
        <w:rPr>
          <w:noProof/>
        </w:rPr>
        <w:t>255</w:t>
      </w:r>
      <w:r>
        <w:rPr>
          <w:noProof/>
        </w:rPr>
        <w:fldChar w:fldCharType="end"/>
      </w:r>
    </w:p>
    <w:p w14:paraId="319E530B" w14:textId="77777777" w:rsidR="00887218" w:rsidRPr="00A104CD" w:rsidRDefault="00887218">
      <w:pPr>
        <w:pStyle w:val="TOC4"/>
        <w:tabs>
          <w:tab w:val="left" w:pos="1742"/>
          <w:tab w:val="right" w:leader="dot" w:pos="8296"/>
        </w:tabs>
        <w:rPr>
          <w:rFonts w:ascii="Calibri" w:hAnsi="Calibri"/>
          <w:noProof/>
          <w:color w:val="auto"/>
          <w:lang w:val="pt-BR" w:eastAsia="en-GB"/>
        </w:rPr>
      </w:pPr>
      <w:r w:rsidRPr="00A104CD">
        <w:rPr>
          <w:noProof/>
          <w:lang w:val="pt-BR"/>
        </w:rPr>
        <w:t>4.2.10.21</w:t>
      </w:r>
      <w:r w:rsidRPr="00A104CD">
        <w:rPr>
          <w:rFonts w:ascii="Calibri" w:hAnsi="Calibri"/>
          <w:noProof/>
          <w:color w:val="auto"/>
          <w:lang w:val="pt-BR" w:eastAsia="en-GB"/>
        </w:rPr>
        <w:tab/>
      </w:r>
      <w:r w:rsidRPr="00A104CD">
        <w:rPr>
          <w:noProof/>
          <w:lang w:val="pt-BR"/>
        </w:rPr>
        <w:t>Base Diagram Properties tab</w:t>
      </w:r>
      <w:r w:rsidRPr="00A104CD">
        <w:rPr>
          <w:noProof/>
          <w:lang w:val="pt-BR"/>
        </w:rPr>
        <w:tab/>
      </w:r>
      <w:r>
        <w:rPr>
          <w:noProof/>
        </w:rPr>
        <w:fldChar w:fldCharType="begin"/>
      </w:r>
      <w:r w:rsidRPr="00A104CD">
        <w:rPr>
          <w:noProof/>
          <w:lang w:val="pt-BR"/>
        </w:rPr>
        <w:instrText xml:space="preserve"> PAGEREF _Toc292878910 \h </w:instrText>
      </w:r>
      <w:r>
        <w:rPr>
          <w:noProof/>
        </w:rPr>
      </w:r>
      <w:r>
        <w:rPr>
          <w:noProof/>
        </w:rPr>
        <w:fldChar w:fldCharType="separate"/>
      </w:r>
      <w:r w:rsidRPr="00A104CD">
        <w:rPr>
          <w:noProof/>
          <w:lang w:val="pt-BR"/>
        </w:rPr>
        <w:t>257</w:t>
      </w:r>
      <w:r>
        <w:rPr>
          <w:noProof/>
        </w:rPr>
        <w:fldChar w:fldCharType="end"/>
      </w:r>
    </w:p>
    <w:p w14:paraId="21E49694" w14:textId="77777777" w:rsidR="00887218" w:rsidRPr="00A104CD" w:rsidRDefault="00887218">
      <w:pPr>
        <w:pStyle w:val="TOC4"/>
        <w:tabs>
          <w:tab w:val="left" w:pos="1742"/>
          <w:tab w:val="right" w:leader="dot" w:pos="8296"/>
        </w:tabs>
        <w:rPr>
          <w:rFonts w:ascii="Calibri" w:hAnsi="Calibri"/>
          <w:noProof/>
          <w:color w:val="auto"/>
          <w:lang w:val="pt-BR" w:eastAsia="en-GB"/>
        </w:rPr>
      </w:pPr>
      <w:r w:rsidRPr="00A104CD">
        <w:rPr>
          <w:noProof/>
          <w:lang w:val="pt-BR"/>
        </w:rPr>
        <w:t>4.2.10.22</w:t>
      </w:r>
      <w:r w:rsidRPr="00A104CD">
        <w:rPr>
          <w:rFonts w:ascii="Calibri" w:hAnsi="Calibri"/>
          <w:noProof/>
          <w:color w:val="auto"/>
          <w:lang w:val="pt-BR" w:eastAsia="en-GB"/>
        </w:rPr>
        <w:tab/>
      </w:r>
      <w:r w:rsidRPr="00A104CD">
        <w:rPr>
          <w:noProof/>
          <w:lang w:val="pt-BR"/>
        </w:rPr>
        <w:t>Base Diagram Concept Properties tab</w:t>
      </w:r>
      <w:r w:rsidRPr="00A104CD">
        <w:rPr>
          <w:noProof/>
          <w:lang w:val="pt-BR"/>
        </w:rPr>
        <w:tab/>
      </w:r>
      <w:r>
        <w:rPr>
          <w:noProof/>
        </w:rPr>
        <w:fldChar w:fldCharType="begin"/>
      </w:r>
      <w:r w:rsidRPr="00A104CD">
        <w:rPr>
          <w:noProof/>
          <w:lang w:val="pt-BR"/>
        </w:rPr>
        <w:instrText xml:space="preserve"> PAGEREF _Toc292878911 \h </w:instrText>
      </w:r>
      <w:r>
        <w:rPr>
          <w:noProof/>
        </w:rPr>
      </w:r>
      <w:r>
        <w:rPr>
          <w:noProof/>
        </w:rPr>
        <w:fldChar w:fldCharType="separate"/>
      </w:r>
      <w:r w:rsidRPr="00A104CD">
        <w:rPr>
          <w:noProof/>
          <w:lang w:val="pt-BR"/>
        </w:rPr>
        <w:t>258</w:t>
      </w:r>
      <w:r>
        <w:rPr>
          <w:noProof/>
        </w:rPr>
        <w:fldChar w:fldCharType="end"/>
      </w:r>
    </w:p>
    <w:p w14:paraId="59716D7A" w14:textId="77777777" w:rsidR="00887218" w:rsidRDefault="00887218">
      <w:pPr>
        <w:pStyle w:val="TOC4"/>
        <w:tabs>
          <w:tab w:val="left" w:pos="1742"/>
          <w:tab w:val="right" w:leader="dot" w:pos="8296"/>
        </w:tabs>
        <w:rPr>
          <w:rFonts w:ascii="Calibri" w:hAnsi="Calibri"/>
          <w:noProof/>
          <w:color w:val="auto"/>
          <w:lang w:eastAsia="en-GB"/>
        </w:rPr>
      </w:pPr>
      <w:r>
        <w:rPr>
          <w:noProof/>
        </w:rPr>
        <w:t>4.2.10.23</w:t>
      </w:r>
      <w:r>
        <w:rPr>
          <w:rFonts w:ascii="Calibri" w:hAnsi="Calibri"/>
          <w:noProof/>
          <w:color w:val="auto"/>
          <w:lang w:eastAsia="en-GB"/>
        </w:rPr>
        <w:tab/>
      </w:r>
      <w:r>
        <w:rPr>
          <w:noProof/>
        </w:rPr>
        <w:t>Base Diagram Inherited Concept Properties tab</w:t>
      </w:r>
      <w:r>
        <w:rPr>
          <w:noProof/>
        </w:rPr>
        <w:tab/>
      </w:r>
      <w:r>
        <w:rPr>
          <w:noProof/>
        </w:rPr>
        <w:fldChar w:fldCharType="begin"/>
      </w:r>
      <w:r>
        <w:rPr>
          <w:noProof/>
        </w:rPr>
        <w:instrText xml:space="preserve"> PAGEREF _Toc292878912 \h </w:instrText>
      </w:r>
      <w:r>
        <w:rPr>
          <w:noProof/>
        </w:rPr>
      </w:r>
      <w:r>
        <w:rPr>
          <w:noProof/>
        </w:rPr>
        <w:fldChar w:fldCharType="separate"/>
      </w:r>
      <w:r>
        <w:rPr>
          <w:noProof/>
        </w:rPr>
        <w:t>259</w:t>
      </w:r>
      <w:r>
        <w:rPr>
          <w:noProof/>
        </w:rPr>
        <w:fldChar w:fldCharType="end"/>
      </w:r>
    </w:p>
    <w:p w14:paraId="6F81C69F" w14:textId="77777777" w:rsidR="00887218" w:rsidRDefault="00887218">
      <w:pPr>
        <w:pStyle w:val="TOC4"/>
        <w:tabs>
          <w:tab w:val="left" w:pos="1742"/>
          <w:tab w:val="right" w:leader="dot" w:pos="8296"/>
        </w:tabs>
        <w:rPr>
          <w:rFonts w:ascii="Calibri" w:hAnsi="Calibri"/>
          <w:noProof/>
          <w:color w:val="auto"/>
          <w:lang w:eastAsia="en-GB"/>
        </w:rPr>
      </w:pPr>
      <w:r>
        <w:rPr>
          <w:noProof/>
        </w:rPr>
        <w:t>4.2.10.24</w:t>
      </w:r>
      <w:r>
        <w:rPr>
          <w:rFonts w:ascii="Calibri" w:hAnsi="Calibri"/>
          <w:noProof/>
          <w:color w:val="auto"/>
          <w:lang w:eastAsia="en-GB"/>
        </w:rPr>
        <w:tab/>
      </w:r>
      <w:r>
        <w:rPr>
          <w:noProof/>
        </w:rPr>
        <w:t>Base Diagram Relationship Properties tab</w:t>
      </w:r>
      <w:r>
        <w:rPr>
          <w:noProof/>
        </w:rPr>
        <w:tab/>
      </w:r>
      <w:r>
        <w:rPr>
          <w:noProof/>
        </w:rPr>
        <w:fldChar w:fldCharType="begin"/>
      </w:r>
      <w:r>
        <w:rPr>
          <w:noProof/>
        </w:rPr>
        <w:instrText xml:space="preserve"> PAGEREF _Toc292878913 \h </w:instrText>
      </w:r>
      <w:r>
        <w:rPr>
          <w:noProof/>
        </w:rPr>
      </w:r>
      <w:r>
        <w:rPr>
          <w:noProof/>
        </w:rPr>
        <w:fldChar w:fldCharType="separate"/>
      </w:r>
      <w:r>
        <w:rPr>
          <w:noProof/>
        </w:rPr>
        <w:t>260</w:t>
      </w:r>
      <w:r>
        <w:rPr>
          <w:noProof/>
        </w:rPr>
        <w:fldChar w:fldCharType="end"/>
      </w:r>
    </w:p>
    <w:p w14:paraId="60ADB1C7" w14:textId="77777777" w:rsidR="00887218" w:rsidRDefault="00887218">
      <w:pPr>
        <w:pStyle w:val="TOC4"/>
        <w:tabs>
          <w:tab w:val="left" w:pos="1742"/>
          <w:tab w:val="right" w:leader="dot" w:pos="8296"/>
        </w:tabs>
        <w:rPr>
          <w:rFonts w:ascii="Calibri" w:hAnsi="Calibri"/>
          <w:noProof/>
          <w:color w:val="auto"/>
          <w:lang w:eastAsia="en-GB"/>
        </w:rPr>
      </w:pPr>
      <w:r>
        <w:rPr>
          <w:noProof/>
        </w:rPr>
        <w:t>4.2.10.25</w:t>
      </w:r>
      <w:r>
        <w:rPr>
          <w:rFonts w:ascii="Calibri" w:hAnsi="Calibri"/>
          <w:noProof/>
          <w:color w:val="auto"/>
          <w:lang w:eastAsia="en-GB"/>
        </w:rPr>
        <w:tab/>
      </w:r>
      <w:r>
        <w:rPr>
          <w:noProof/>
        </w:rPr>
        <w:t>Base Diagram Relationship Inherited Properties tab</w:t>
      </w:r>
      <w:r>
        <w:rPr>
          <w:noProof/>
        </w:rPr>
        <w:tab/>
      </w:r>
      <w:r>
        <w:rPr>
          <w:noProof/>
        </w:rPr>
        <w:fldChar w:fldCharType="begin"/>
      </w:r>
      <w:r>
        <w:rPr>
          <w:noProof/>
        </w:rPr>
        <w:instrText xml:space="preserve"> PAGEREF _Toc292878914 \h </w:instrText>
      </w:r>
      <w:r>
        <w:rPr>
          <w:noProof/>
        </w:rPr>
      </w:r>
      <w:r>
        <w:rPr>
          <w:noProof/>
        </w:rPr>
        <w:fldChar w:fldCharType="separate"/>
      </w:r>
      <w:r>
        <w:rPr>
          <w:noProof/>
        </w:rPr>
        <w:t>261</w:t>
      </w:r>
      <w:r>
        <w:rPr>
          <w:noProof/>
        </w:rPr>
        <w:fldChar w:fldCharType="end"/>
      </w:r>
    </w:p>
    <w:p w14:paraId="028A0E6A"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4.2.11</w:t>
      </w:r>
      <w:r>
        <w:rPr>
          <w:rFonts w:ascii="Calibri" w:hAnsi="Calibri"/>
          <w:smallCaps w:val="0"/>
          <w:noProof/>
          <w:color w:val="auto"/>
          <w:lang w:eastAsia="en-GB"/>
        </w:rPr>
        <w:tab/>
      </w:r>
      <w:r>
        <w:rPr>
          <w:noProof/>
        </w:rPr>
        <w:t>Quick Entry Addin</w:t>
      </w:r>
      <w:r>
        <w:rPr>
          <w:noProof/>
        </w:rPr>
        <w:tab/>
      </w:r>
      <w:r>
        <w:rPr>
          <w:noProof/>
        </w:rPr>
        <w:fldChar w:fldCharType="begin"/>
      </w:r>
      <w:r>
        <w:rPr>
          <w:noProof/>
        </w:rPr>
        <w:instrText xml:space="preserve"> PAGEREF _Toc292878915 \h </w:instrText>
      </w:r>
      <w:r>
        <w:rPr>
          <w:noProof/>
        </w:rPr>
      </w:r>
      <w:r>
        <w:rPr>
          <w:noProof/>
        </w:rPr>
        <w:fldChar w:fldCharType="separate"/>
      </w:r>
      <w:r>
        <w:rPr>
          <w:noProof/>
        </w:rPr>
        <w:t>262</w:t>
      </w:r>
      <w:r>
        <w:rPr>
          <w:noProof/>
        </w:rPr>
        <w:fldChar w:fldCharType="end"/>
      </w:r>
    </w:p>
    <w:p w14:paraId="0557BA4C" w14:textId="77777777" w:rsidR="00887218" w:rsidRDefault="00887218">
      <w:pPr>
        <w:pStyle w:val="TOC4"/>
        <w:tabs>
          <w:tab w:val="left" w:pos="1619"/>
          <w:tab w:val="right" w:leader="dot" w:pos="8296"/>
        </w:tabs>
        <w:rPr>
          <w:rFonts w:ascii="Calibri" w:hAnsi="Calibri"/>
          <w:noProof/>
          <w:color w:val="auto"/>
          <w:lang w:eastAsia="en-GB"/>
        </w:rPr>
      </w:pPr>
      <w:r>
        <w:rPr>
          <w:noProof/>
        </w:rPr>
        <w:t>4.2.11.1</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_Toc292878916 \h </w:instrText>
      </w:r>
      <w:r>
        <w:rPr>
          <w:noProof/>
        </w:rPr>
      </w:r>
      <w:r>
        <w:rPr>
          <w:noProof/>
        </w:rPr>
        <w:fldChar w:fldCharType="separate"/>
      </w:r>
      <w:r>
        <w:rPr>
          <w:noProof/>
        </w:rPr>
        <w:t>262</w:t>
      </w:r>
      <w:r>
        <w:rPr>
          <w:noProof/>
        </w:rPr>
        <w:fldChar w:fldCharType="end"/>
      </w:r>
    </w:p>
    <w:p w14:paraId="1192BB86" w14:textId="77777777" w:rsidR="00887218" w:rsidRDefault="00887218">
      <w:pPr>
        <w:pStyle w:val="TOC4"/>
        <w:tabs>
          <w:tab w:val="left" w:pos="1619"/>
          <w:tab w:val="right" w:leader="dot" w:pos="8296"/>
        </w:tabs>
        <w:rPr>
          <w:rFonts w:ascii="Calibri" w:hAnsi="Calibri"/>
          <w:noProof/>
          <w:color w:val="auto"/>
          <w:lang w:eastAsia="en-GB"/>
        </w:rPr>
      </w:pPr>
      <w:r>
        <w:rPr>
          <w:noProof/>
        </w:rPr>
        <w:t>4.2.11.2</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_Toc292878917 \h </w:instrText>
      </w:r>
      <w:r>
        <w:rPr>
          <w:noProof/>
        </w:rPr>
      </w:r>
      <w:r>
        <w:rPr>
          <w:noProof/>
        </w:rPr>
        <w:fldChar w:fldCharType="separate"/>
      </w:r>
      <w:r>
        <w:rPr>
          <w:noProof/>
        </w:rPr>
        <w:t>262</w:t>
      </w:r>
      <w:r>
        <w:rPr>
          <w:noProof/>
        </w:rPr>
        <w:fldChar w:fldCharType="end"/>
      </w:r>
    </w:p>
    <w:p w14:paraId="4530B9D8"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4.2.12</w:t>
      </w:r>
      <w:r>
        <w:rPr>
          <w:rFonts w:ascii="Calibri" w:hAnsi="Calibri"/>
          <w:smallCaps w:val="0"/>
          <w:noProof/>
          <w:color w:val="auto"/>
          <w:lang w:eastAsia="en-GB"/>
        </w:rPr>
        <w:tab/>
      </w:r>
      <w:r>
        <w:rPr>
          <w:noProof/>
        </w:rPr>
        <w:t>Quick Entry Fields</w:t>
      </w:r>
      <w:r>
        <w:rPr>
          <w:noProof/>
        </w:rPr>
        <w:tab/>
      </w:r>
      <w:r>
        <w:rPr>
          <w:noProof/>
        </w:rPr>
        <w:fldChar w:fldCharType="begin"/>
      </w:r>
      <w:r>
        <w:rPr>
          <w:noProof/>
        </w:rPr>
        <w:instrText xml:space="preserve"> PAGEREF _Toc292878918 \h </w:instrText>
      </w:r>
      <w:r>
        <w:rPr>
          <w:noProof/>
        </w:rPr>
      </w:r>
      <w:r>
        <w:rPr>
          <w:noProof/>
        </w:rPr>
        <w:fldChar w:fldCharType="separate"/>
      </w:r>
      <w:r>
        <w:rPr>
          <w:noProof/>
        </w:rPr>
        <w:t>262</w:t>
      </w:r>
      <w:r>
        <w:rPr>
          <w:noProof/>
        </w:rPr>
        <w:fldChar w:fldCharType="end"/>
      </w:r>
    </w:p>
    <w:p w14:paraId="79566A92" w14:textId="77777777" w:rsidR="00887218" w:rsidRDefault="00887218">
      <w:pPr>
        <w:pStyle w:val="TOC4"/>
        <w:tabs>
          <w:tab w:val="left" w:pos="1619"/>
          <w:tab w:val="right" w:leader="dot" w:pos="8296"/>
        </w:tabs>
        <w:rPr>
          <w:rFonts w:ascii="Calibri" w:hAnsi="Calibri"/>
          <w:noProof/>
          <w:color w:val="auto"/>
          <w:lang w:eastAsia="en-GB"/>
        </w:rPr>
      </w:pPr>
      <w:r>
        <w:rPr>
          <w:noProof/>
        </w:rPr>
        <w:t>4.2.12.1</w:t>
      </w:r>
      <w:r>
        <w:rPr>
          <w:rFonts w:ascii="Calibri" w:hAnsi="Calibri"/>
          <w:noProof/>
          <w:color w:val="auto"/>
          <w:lang w:eastAsia="en-GB"/>
        </w:rPr>
        <w:tab/>
      </w:r>
      <w:r>
        <w:rPr>
          <w:noProof/>
        </w:rPr>
        <w:t>Quick entry template manager screen</w:t>
      </w:r>
      <w:r>
        <w:rPr>
          <w:noProof/>
        </w:rPr>
        <w:tab/>
      </w:r>
      <w:r>
        <w:rPr>
          <w:noProof/>
        </w:rPr>
        <w:fldChar w:fldCharType="begin"/>
      </w:r>
      <w:r>
        <w:rPr>
          <w:noProof/>
        </w:rPr>
        <w:instrText xml:space="preserve"> PAGEREF _Toc292878919 \h </w:instrText>
      </w:r>
      <w:r>
        <w:rPr>
          <w:noProof/>
        </w:rPr>
      </w:r>
      <w:r>
        <w:rPr>
          <w:noProof/>
        </w:rPr>
        <w:fldChar w:fldCharType="separate"/>
      </w:r>
      <w:r>
        <w:rPr>
          <w:noProof/>
        </w:rPr>
        <w:t>273</w:t>
      </w:r>
      <w:r>
        <w:rPr>
          <w:noProof/>
        </w:rPr>
        <w:fldChar w:fldCharType="end"/>
      </w:r>
    </w:p>
    <w:p w14:paraId="03435622" w14:textId="77777777" w:rsidR="00887218" w:rsidRDefault="00887218">
      <w:pPr>
        <w:pStyle w:val="TOC4"/>
        <w:tabs>
          <w:tab w:val="left" w:pos="1619"/>
          <w:tab w:val="right" w:leader="dot" w:pos="8296"/>
        </w:tabs>
        <w:rPr>
          <w:rFonts w:ascii="Calibri" w:hAnsi="Calibri"/>
          <w:noProof/>
          <w:color w:val="auto"/>
          <w:lang w:eastAsia="en-GB"/>
        </w:rPr>
      </w:pPr>
      <w:r>
        <w:rPr>
          <w:noProof/>
        </w:rPr>
        <w:t>4.2.12.2</w:t>
      </w:r>
      <w:r>
        <w:rPr>
          <w:rFonts w:ascii="Calibri" w:hAnsi="Calibri"/>
          <w:noProof/>
          <w:color w:val="auto"/>
          <w:lang w:eastAsia="en-GB"/>
        </w:rPr>
        <w:tab/>
      </w:r>
      <w:r>
        <w:rPr>
          <w:noProof/>
        </w:rPr>
        <w:t>Add Quick Entry Measurement screen</w:t>
      </w:r>
      <w:r>
        <w:rPr>
          <w:noProof/>
        </w:rPr>
        <w:tab/>
      </w:r>
      <w:r>
        <w:rPr>
          <w:noProof/>
        </w:rPr>
        <w:fldChar w:fldCharType="begin"/>
      </w:r>
      <w:r>
        <w:rPr>
          <w:noProof/>
        </w:rPr>
        <w:instrText xml:space="preserve"> PAGEREF _Toc292878920 \h </w:instrText>
      </w:r>
      <w:r>
        <w:rPr>
          <w:noProof/>
        </w:rPr>
      </w:r>
      <w:r>
        <w:rPr>
          <w:noProof/>
        </w:rPr>
        <w:fldChar w:fldCharType="separate"/>
      </w:r>
      <w:r>
        <w:rPr>
          <w:noProof/>
        </w:rPr>
        <w:t>278</w:t>
      </w:r>
      <w:r>
        <w:rPr>
          <w:noProof/>
        </w:rPr>
        <w:fldChar w:fldCharType="end"/>
      </w:r>
    </w:p>
    <w:p w14:paraId="494C09D4" w14:textId="77777777" w:rsidR="00887218" w:rsidRDefault="00887218">
      <w:pPr>
        <w:pStyle w:val="TOC4"/>
        <w:tabs>
          <w:tab w:val="left" w:pos="1619"/>
          <w:tab w:val="right" w:leader="dot" w:pos="8296"/>
        </w:tabs>
        <w:rPr>
          <w:rFonts w:ascii="Calibri" w:hAnsi="Calibri"/>
          <w:noProof/>
          <w:color w:val="auto"/>
          <w:lang w:eastAsia="en-GB"/>
        </w:rPr>
      </w:pPr>
      <w:r>
        <w:rPr>
          <w:noProof/>
        </w:rPr>
        <w:t>4.2.12.3</w:t>
      </w:r>
      <w:r>
        <w:rPr>
          <w:rFonts w:ascii="Calibri" w:hAnsi="Calibri"/>
          <w:noProof/>
          <w:color w:val="auto"/>
          <w:lang w:eastAsia="en-GB"/>
        </w:rPr>
        <w:tab/>
      </w:r>
      <w:r>
        <w:rPr>
          <w:noProof/>
        </w:rPr>
        <w:t>Quick data entry screen</w:t>
      </w:r>
      <w:r>
        <w:rPr>
          <w:noProof/>
        </w:rPr>
        <w:tab/>
      </w:r>
      <w:r>
        <w:rPr>
          <w:noProof/>
        </w:rPr>
        <w:fldChar w:fldCharType="begin"/>
      </w:r>
      <w:r>
        <w:rPr>
          <w:noProof/>
        </w:rPr>
        <w:instrText xml:space="preserve"> PAGEREF _Toc292878921 \h </w:instrText>
      </w:r>
      <w:r>
        <w:rPr>
          <w:noProof/>
        </w:rPr>
      </w:r>
      <w:r>
        <w:rPr>
          <w:noProof/>
        </w:rPr>
        <w:fldChar w:fldCharType="separate"/>
      </w:r>
      <w:r>
        <w:rPr>
          <w:noProof/>
        </w:rPr>
        <w:t>281</w:t>
      </w:r>
      <w:r>
        <w:rPr>
          <w:noProof/>
        </w:rPr>
        <w:fldChar w:fldCharType="end"/>
      </w:r>
    </w:p>
    <w:p w14:paraId="0521DBB2" w14:textId="77777777" w:rsidR="00887218" w:rsidRDefault="00887218">
      <w:pPr>
        <w:pStyle w:val="TOC4"/>
        <w:tabs>
          <w:tab w:val="left" w:pos="1619"/>
          <w:tab w:val="right" w:leader="dot" w:pos="8296"/>
        </w:tabs>
        <w:rPr>
          <w:rFonts w:ascii="Calibri" w:hAnsi="Calibri"/>
          <w:noProof/>
          <w:color w:val="auto"/>
          <w:lang w:eastAsia="en-GB"/>
        </w:rPr>
      </w:pPr>
      <w:r>
        <w:rPr>
          <w:noProof/>
        </w:rPr>
        <w:t>4.2.12.4</w:t>
      </w:r>
      <w:r>
        <w:rPr>
          <w:rFonts w:ascii="Calibri" w:hAnsi="Calibri"/>
          <w:noProof/>
          <w:color w:val="auto"/>
          <w:lang w:eastAsia="en-GB"/>
        </w:rPr>
        <w:tab/>
      </w:r>
      <w:r>
        <w:rPr>
          <w:noProof/>
        </w:rPr>
        <w:t>Quick Entry Import screen</w:t>
      </w:r>
      <w:r>
        <w:rPr>
          <w:noProof/>
        </w:rPr>
        <w:tab/>
      </w:r>
      <w:r>
        <w:rPr>
          <w:noProof/>
        </w:rPr>
        <w:fldChar w:fldCharType="begin"/>
      </w:r>
      <w:r>
        <w:rPr>
          <w:noProof/>
        </w:rPr>
        <w:instrText xml:space="preserve"> PAGEREF _Toc292878922 \h </w:instrText>
      </w:r>
      <w:r>
        <w:rPr>
          <w:noProof/>
        </w:rPr>
      </w:r>
      <w:r>
        <w:rPr>
          <w:noProof/>
        </w:rPr>
        <w:fldChar w:fldCharType="separate"/>
      </w:r>
      <w:r>
        <w:rPr>
          <w:noProof/>
        </w:rPr>
        <w:t>286</w:t>
      </w:r>
      <w:r>
        <w:rPr>
          <w:noProof/>
        </w:rPr>
        <w:fldChar w:fldCharType="end"/>
      </w:r>
    </w:p>
    <w:p w14:paraId="7EF5DF54" w14:textId="77777777" w:rsidR="00887218" w:rsidRDefault="00887218">
      <w:pPr>
        <w:pStyle w:val="TOC4"/>
        <w:tabs>
          <w:tab w:val="left" w:pos="1619"/>
          <w:tab w:val="right" w:leader="dot" w:pos="8296"/>
        </w:tabs>
        <w:rPr>
          <w:rFonts w:ascii="Calibri" w:hAnsi="Calibri"/>
          <w:noProof/>
          <w:color w:val="auto"/>
          <w:lang w:eastAsia="en-GB"/>
        </w:rPr>
      </w:pPr>
      <w:r>
        <w:rPr>
          <w:noProof/>
        </w:rPr>
        <w:t>4.2.12.5</w:t>
      </w:r>
      <w:r>
        <w:rPr>
          <w:rFonts w:ascii="Calibri" w:hAnsi="Calibri"/>
          <w:noProof/>
          <w:color w:val="auto"/>
          <w:lang w:eastAsia="en-GB"/>
        </w:rPr>
        <w:tab/>
      </w:r>
      <w:r>
        <w:rPr>
          <w:noProof/>
        </w:rPr>
        <w:t>Quick Entry Import File Select screen</w:t>
      </w:r>
      <w:r>
        <w:rPr>
          <w:noProof/>
        </w:rPr>
        <w:tab/>
      </w:r>
      <w:r>
        <w:rPr>
          <w:noProof/>
        </w:rPr>
        <w:fldChar w:fldCharType="begin"/>
      </w:r>
      <w:r>
        <w:rPr>
          <w:noProof/>
        </w:rPr>
        <w:instrText xml:space="preserve"> PAGEREF _Toc292878923 \h </w:instrText>
      </w:r>
      <w:r>
        <w:rPr>
          <w:noProof/>
        </w:rPr>
      </w:r>
      <w:r>
        <w:rPr>
          <w:noProof/>
        </w:rPr>
        <w:fldChar w:fldCharType="separate"/>
      </w:r>
      <w:r>
        <w:rPr>
          <w:noProof/>
        </w:rPr>
        <w:t>287</w:t>
      </w:r>
      <w:r>
        <w:rPr>
          <w:noProof/>
        </w:rPr>
        <w:fldChar w:fldCharType="end"/>
      </w:r>
    </w:p>
    <w:p w14:paraId="3985850A" w14:textId="77777777" w:rsidR="00887218" w:rsidRDefault="00887218">
      <w:pPr>
        <w:pStyle w:val="TOC4"/>
        <w:tabs>
          <w:tab w:val="left" w:pos="1619"/>
          <w:tab w:val="right" w:leader="dot" w:pos="8296"/>
        </w:tabs>
        <w:rPr>
          <w:rFonts w:ascii="Calibri" w:hAnsi="Calibri"/>
          <w:noProof/>
          <w:color w:val="auto"/>
          <w:lang w:eastAsia="en-GB"/>
        </w:rPr>
      </w:pPr>
      <w:r>
        <w:rPr>
          <w:noProof/>
        </w:rPr>
        <w:t>4.2.12.6</w:t>
      </w:r>
      <w:r>
        <w:rPr>
          <w:rFonts w:ascii="Calibri" w:hAnsi="Calibri"/>
          <w:noProof/>
          <w:color w:val="auto"/>
          <w:lang w:eastAsia="en-GB"/>
        </w:rPr>
        <w:tab/>
      </w:r>
      <w:r>
        <w:rPr>
          <w:noProof/>
        </w:rPr>
        <w:t>Quick Entry Import Col Widths Select Tab</w:t>
      </w:r>
      <w:r>
        <w:rPr>
          <w:noProof/>
        </w:rPr>
        <w:tab/>
      </w:r>
      <w:r>
        <w:rPr>
          <w:noProof/>
        </w:rPr>
        <w:fldChar w:fldCharType="begin"/>
      </w:r>
      <w:r>
        <w:rPr>
          <w:noProof/>
        </w:rPr>
        <w:instrText xml:space="preserve"> PAGEREF _Toc292878924 \h </w:instrText>
      </w:r>
      <w:r>
        <w:rPr>
          <w:noProof/>
        </w:rPr>
      </w:r>
      <w:r>
        <w:rPr>
          <w:noProof/>
        </w:rPr>
        <w:fldChar w:fldCharType="separate"/>
      </w:r>
      <w:r>
        <w:rPr>
          <w:noProof/>
        </w:rPr>
        <w:t>290</w:t>
      </w:r>
      <w:r>
        <w:rPr>
          <w:noProof/>
        </w:rPr>
        <w:fldChar w:fldCharType="end"/>
      </w:r>
    </w:p>
    <w:p w14:paraId="524D9D49" w14:textId="77777777" w:rsidR="00887218" w:rsidRDefault="00887218">
      <w:pPr>
        <w:pStyle w:val="TOC4"/>
        <w:tabs>
          <w:tab w:val="left" w:pos="1619"/>
          <w:tab w:val="right" w:leader="dot" w:pos="8296"/>
        </w:tabs>
        <w:rPr>
          <w:rFonts w:ascii="Calibri" w:hAnsi="Calibri"/>
          <w:noProof/>
          <w:color w:val="auto"/>
          <w:lang w:eastAsia="en-GB"/>
        </w:rPr>
      </w:pPr>
      <w:r>
        <w:rPr>
          <w:noProof/>
        </w:rPr>
        <w:t>4.2.12.7</w:t>
      </w:r>
      <w:r>
        <w:rPr>
          <w:rFonts w:ascii="Calibri" w:hAnsi="Calibri"/>
          <w:noProof/>
          <w:color w:val="auto"/>
          <w:lang w:eastAsia="en-GB"/>
        </w:rPr>
        <w:tab/>
      </w:r>
      <w:r>
        <w:rPr>
          <w:noProof/>
        </w:rPr>
        <w:t>Quick Entry Import Column Matching Tab</w:t>
      </w:r>
      <w:r>
        <w:rPr>
          <w:noProof/>
        </w:rPr>
        <w:tab/>
      </w:r>
      <w:r>
        <w:rPr>
          <w:noProof/>
        </w:rPr>
        <w:fldChar w:fldCharType="begin"/>
      </w:r>
      <w:r>
        <w:rPr>
          <w:noProof/>
        </w:rPr>
        <w:instrText xml:space="preserve"> PAGEREF _Toc292878925 \h </w:instrText>
      </w:r>
      <w:r>
        <w:rPr>
          <w:noProof/>
        </w:rPr>
      </w:r>
      <w:r>
        <w:rPr>
          <w:noProof/>
        </w:rPr>
        <w:fldChar w:fldCharType="separate"/>
      </w:r>
      <w:r>
        <w:rPr>
          <w:noProof/>
        </w:rPr>
        <w:t>291</w:t>
      </w:r>
      <w:r>
        <w:rPr>
          <w:noProof/>
        </w:rPr>
        <w:fldChar w:fldCharType="end"/>
      </w:r>
    </w:p>
    <w:p w14:paraId="0697CC65" w14:textId="77777777" w:rsidR="00887218" w:rsidRDefault="00887218">
      <w:pPr>
        <w:pStyle w:val="TOC4"/>
        <w:tabs>
          <w:tab w:val="left" w:pos="1619"/>
          <w:tab w:val="right" w:leader="dot" w:pos="8296"/>
        </w:tabs>
        <w:rPr>
          <w:rFonts w:ascii="Calibri" w:hAnsi="Calibri"/>
          <w:noProof/>
          <w:color w:val="auto"/>
          <w:lang w:eastAsia="en-GB"/>
        </w:rPr>
      </w:pPr>
      <w:r>
        <w:rPr>
          <w:noProof/>
        </w:rPr>
        <w:t>4.2.12.8</w:t>
      </w:r>
      <w:r>
        <w:rPr>
          <w:rFonts w:ascii="Calibri" w:hAnsi="Calibri"/>
          <w:noProof/>
          <w:color w:val="auto"/>
          <w:lang w:eastAsia="en-GB"/>
        </w:rPr>
        <w:tab/>
      </w:r>
      <w:r>
        <w:rPr>
          <w:noProof/>
        </w:rPr>
        <w:t>Quick Entry Import Progress Tab</w:t>
      </w:r>
      <w:r>
        <w:rPr>
          <w:noProof/>
        </w:rPr>
        <w:tab/>
      </w:r>
      <w:r>
        <w:rPr>
          <w:noProof/>
        </w:rPr>
        <w:fldChar w:fldCharType="begin"/>
      </w:r>
      <w:r>
        <w:rPr>
          <w:noProof/>
        </w:rPr>
        <w:instrText xml:space="preserve"> PAGEREF _Toc292878926 \h </w:instrText>
      </w:r>
      <w:r>
        <w:rPr>
          <w:noProof/>
        </w:rPr>
      </w:r>
      <w:r>
        <w:rPr>
          <w:noProof/>
        </w:rPr>
        <w:fldChar w:fldCharType="separate"/>
      </w:r>
      <w:r>
        <w:rPr>
          <w:noProof/>
        </w:rPr>
        <w:t>292</w:t>
      </w:r>
      <w:r>
        <w:rPr>
          <w:noProof/>
        </w:rPr>
        <w:fldChar w:fldCharType="end"/>
      </w:r>
    </w:p>
    <w:p w14:paraId="0888EE20" w14:textId="77777777" w:rsidR="00887218" w:rsidRDefault="00887218">
      <w:pPr>
        <w:pStyle w:val="TOC4"/>
        <w:tabs>
          <w:tab w:val="left" w:pos="1619"/>
          <w:tab w:val="right" w:leader="dot" w:pos="8296"/>
        </w:tabs>
        <w:rPr>
          <w:rFonts w:ascii="Calibri" w:hAnsi="Calibri"/>
          <w:noProof/>
          <w:color w:val="auto"/>
          <w:lang w:eastAsia="en-GB"/>
        </w:rPr>
      </w:pPr>
      <w:r>
        <w:rPr>
          <w:noProof/>
        </w:rPr>
        <w:t>4.2.12.9</w:t>
      </w:r>
      <w:r>
        <w:rPr>
          <w:rFonts w:ascii="Calibri" w:hAnsi="Calibri"/>
          <w:noProof/>
          <w:color w:val="auto"/>
          <w:lang w:eastAsia="en-GB"/>
        </w:rPr>
        <w:tab/>
      </w:r>
      <w:r>
        <w:rPr>
          <w:noProof/>
        </w:rPr>
        <w:t>Add Quick Entry Number screen</w:t>
      </w:r>
      <w:r>
        <w:rPr>
          <w:noProof/>
        </w:rPr>
        <w:tab/>
      </w:r>
      <w:r>
        <w:rPr>
          <w:noProof/>
        </w:rPr>
        <w:fldChar w:fldCharType="begin"/>
      </w:r>
      <w:r>
        <w:rPr>
          <w:noProof/>
        </w:rPr>
        <w:instrText xml:space="preserve"> PAGEREF _Toc292878927 \h </w:instrText>
      </w:r>
      <w:r>
        <w:rPr>
          <w:noProof/>
        </w:rPr>
      </w:r>
      <w:r>
        <w:rPr>
          <w:noProof/>
        </w:rPr>
        <w:fldChar w:fldCharType="separate"/>
      </w:r>
      <w:r>
        <w:rPr>
          <w:noProof/>
        </w:rPr>
        <w:t>293</w:t>
      </w:r>
      <w:r>
        <w:rPr>
          <w:noProof/>
        </w:rPr>
        <w:fldChar w:fldCharType="end"/>
      </w:r>
    </w:p>
    <w:p w14:paraId="0823F448" w14:textId="77777777" w:rsidR="00887218" w:rsidRDefault="00887218">
      <w:pPr>
        <w:pStyle w:val="TOC4"/>
        <w:tabs>
          <w:tab w:val="left" w:pos="1742"/>
          <w:tab w:val="right" w:leader="dot" w:pos="8296"/>
        </w:tabs>
        <w:rPr>
          <w:rFonts w:ascii="Calibri" w:hAnsi="Calibri"/>
          <w:noProof/>
          <w:color w:val="auto"/>
          <w:lang w:eastAsia="en-GB"/>
        </w:rPr>
      </w:pPr>
      <w:r>
        <w:rPr>
          <w:noProof/>
        </w:rPr>
        <w:t>4.2.12.10</w:t>
      </w:r>
      <w:r>
        <w:rPr>
          <w:rFonts w:ascii="Calibri" w:hAnsi="Calibri"/>
          <w:noProof/>
          <w:color w:val="auto"/>
          <w:lang w:eastAsia="en-GB"/>
        </w:rPr>
        <w:tab/>
      </w:r>
      <w:r>
        <w:rPr>
          <w:noProof/>
        </w:rPr>
        <w:t>Add Quick Entry Metadata screen</w:t>
      </w:r>
      <w:r>
        <w:rPr>
          <w:noProof/>
        </w:rPr>
        <w:tab/>
      </w:r>
      <w:r>
        <w:rPr>
          <w:noProof/>
        </w:rPr>
        <w:fldChar w:fldCharType="begin"/>
      </w:r>
      <w:r>
        <w:rPr>
          <w:noProof/>
        </w:rPr>
        <w:instrText xml:space="preserve"> PAGEREF _Toc292878928 \h </w:instrText>
      </w:r>
      <w:r>
        <w:rPr>
          <w:noProof/>
        </w:rPr>
      </w:r>
      <w:r>
        <w:rPr>
          <w:noProof/>
        </w:rPr>
        <w:fldChar w:fldCharType="separate"/>
      </w:r>
      <w:r>
        <w:rPr>
          <w:noProof/>
        </w:rPr>
        <w:t>294</w:t>
      </w:r>
      <w:r>
        <w:rPr>
          <w:noProof/>
        </w:rPr>
        <w:fldChar w:fldCharType="end"/>
      </w:r>
    </w:p>
    <w:p w14:paraId="665F198A" w14:textId="77777777" w:rsidR="00887218" w:rsidRDefault="00887218">
      <w:pPr>
        <w:pStyle w:val="TOC4"/>
        <w:tabs>
          <w:tab w:val="left" w:pos="1742"/>
          <w:tab w:val="right" w:leader="dot" w:pos="8296"/>
        </w:tabs>
        <w:rPr>
          <w:rFonts w:ascii="Calibri" w:hAnsi="Calibri"/>
          <w:noProof/>
          <w:color w:val="auto"/>
          <w:lang w:eastAsia="en-GB"/>
        </w:rPr>
      </w:pPr>
      <w:r>
        <w:rPr>
          <w:noProof/>
        </w:rPr>
        <w:t>4.2.12.11</w:t>
      </w:r>
      <w:r>
        <w:rPr>
          <w:rFonts w:ascii="Calibri" w:hAnsi="Calibri"/>
          <w:noProof/>
          <w:color w:val="auto"/>
          <w:lang w:eastAsia="en-GB"/>
        </w:rPr>
        <w:tab/>
      </w:r>
      <w:r>
        <w:rPr>
          <w:noProof/>
        </w:rPr>
        <w:t>Quick Entry Multiple Value Popup screen</w:t>
      </w:r>
      <w:r>
        <w:rPr>
          <w:noProof/>
        </w:rPr>
        <w:tab/>
      </w:r>
      <w:r>
        <w:rPr>
          <w:noProof/>
        </w:rPr>
        <w:fldChar w:fldCharType="begin"/>
      </w:r>
      <w:r>
        <w:rPr>
          <w:noProof/>
        </w:rPr>
        <w:instrText xml:space="preserve"> PAGEREF _Toc292878929 \h </w:instrText>
      </w:r>
      <w:r>
        <w:rPr>
          <w:noProof/>
        </w:rPr>
      </w:r>
      <w:r>
        <w:rPr>
          <w:noProof/>
        </w:rPr>
        <w:fldChar w:fldCharType="separate"/>
      </w:r>
      <w:r>
        <w:rPr>
          <w:noProof/>
        </w:rPr>
        <w:t>295</w:t>
      </w:r>
      <w:r>
        <w:rPr>
          <w:noProof/>
        </w:rPr>
        <w:fldChar w:fldCharType="end"/>
      </w:r>
    </w:p>
    <w:p w14:paraId="6963A37D" w14:textId="77777777" w:rsidR="00887218" w:rsidRDefault="00887218">
      <w:pPr>
        <w:pStyle w:val="TOC4"/>
        <w:tabs>
          <w:tab w:val="left" w:pos="1742"/>
          <w:tab w:val="right" w:leader="dot" w:pos="8296"/>
        </w:tabs>
        <w:rPr>
          <w:rFonts w:ascii="Calibri" w:hAnsi="Calibri"/>
          <w:noProof/>
          <w:color w:val="auto"/>
          <w:lang w:eastAsia="en-GB"/>
        </w:rPr>
      </w:pPr>
      <w:r>
        <w:rPr>
          <w:noProof/>
        </w:rPr>
        <w:t>4.2.12.12</w:t>
      </w:r>
      <w:r>
        <w:rPr>
          <w:rFonts w:ascii="Calibri" w:hAnsi="Calibri"/>
          <w:noProof/>
          <w:color w:val="auto"/>
          <w:lang w:eastAsia="en-GB"/>
        </w:rPr>
        <w:tab/>
      </w:r>
      <w:r>
        <w:rPr>
          <w:noProof/>
        </w:rPr>
        <w:t>Load Occurrence into Quick Entry</w:t>
      </w:r>
      <w:r>
        <w:rPr>
          <w:noProof/>
        </w:rPr>
        <w:tab/>
      </w:r>
      <w:r>
        <w:rPr>
          <w:noProof/>
        </w:rPr>
        <w:fldChar w:fldCharType="begin"/>
      </w:r>
      <w:r>
        <w:rPr>
          <w:noProof/>
        </w:rPr>
        <w:instrText xml:space="preserve"> PAGEREF _Toc292878930 \h </w:instrText>
      </w:r>
      <w:r>
        <w:rPr>
          <w:noProof/>
        </w:rPr>
      </w:r>
      <w:r>
        <w:rPr>
          <w:noProof/>
        </w:rPr>
        <w:fldChar w:fldCharType="separate"/>
      </w:r>
      <w:r>
        <w:rPr>
          <w:noProof/>
        </w:rPr>
        <w:t>297</w:t>
      </w:r>
      <w:r>
        <w:rPr>
          <w:noProof/>
        </w:rPr>
        <w:fldChar w:fldCharType="end"/>
      </w:r>
    </w:p>
    <w:p w14:paraId="2E83E2E1" w14:textId="77777777" w:rsidR="00887218" w:rsidRDefault="00887218">
      <w:pPr>
        <w:pStyle w:val="TOC4"/>
        <w:tabs>
          <w:tab w:val="left" w:pos="1742"/>
          <w:tab w:val="right" w:leader="dot" w:pos="8296"/>
        </w:tabs>
        <w:rPr>
          <w:rFonts w:ascii="Calibri" w:hAnsi="Calibri"/>
          <w:noProof/>
          <w:color w:val="auto"/>
          <w:lang w:eastAsia="en-GB"/>
        </w:rPr>
      </w:pPr>
      <w:r>
        <w:rPr>
          <w:noProof/>
        </w:rPr>
        <w:t>4.2.12.13</w:t>
      </w:r>
      <w:r>
        <w:rPr>
          <w:rFonts w:ascii="Calibri" w:hAnsi="Calibri"/>
          <w:noProof/>
          <w:color w:val="auto"/>
          <w:lang w:eastAsia="en-GB"/>
        </w:rPr>
        <w:tab/>
      </w:r>
      <w:r>
        <w:rPr>
          <w:noProof/>
        </w:rPr>
        <w:t>Quick Entry Number of Specimens Dialog</w:t>
      </w:r>
      <w:r>
        <w:rPr>
          <w:noProof/>
        </w:rPr>
        <w:tab/>
      </w:r>
      <w:r>
        <w:rPr>
          <w:noProof/>
        </w:rPr>
        <w:fldChar w:fldCharType="begin"/>
      </w:r>
      <w:r>
        <w:rPr>
          <w:noProof/>
        </w:rPr>
        <w:instrText xml:space="preserve"> PAGEREF _Toc292878931 \h </w:instrText>
      </w:r>
      <w:r>
        <w:rPr>
          <w:noProof/>
        </w:rPr>
      </w:r>
      <w:r>
        <w:rPr>
          <w:noProof/>
        </w:rPr>
        <w:fldChar w:fldCharType="separate"/>
      </w:r>
      <w:r>
        <w:rPr>
          <w:noProof/>
        </w:rPr>
        <w:t>300</w:t>
      </w:r>
      <w:r>
        <w:rPr>
          <w:noProof/>
        </w:rPr>
        <w:fldChar w:fldCharType="end"/>
      </w:r>
    </w:p>
    <w:p w14:paraId="14A39DDE" w14:textId="77777777" w:rsidR="00887218" w:rsidRDefault="00887218">
      <w:pPr>
        <w:pStyle w:val="TOC3"/>
        <w:tabs>
          <w:tab w:val="left" w:pos="1122"/>
          <w:tab w:val="right" w:leader="dot" w:pos="8296"/>
        </w:tabs>
        <w:rPr>
          <w:rFonts w:ascii="Calibri" w:hAnsi="Calibri"/>
          <w:smallCaps w:val="0"/>
          <w:noProof/>
          <w:color w:val="auto"/>
          <w:lang w:eastAsia="en-GB"/>
        </w:rPr>
      </w:pPr>
      <w:r w:rsidRPr="00CE201A">
        <w:rPr>
          <w:rFonts w:eastAsia="SimSun"/>
          <w:noProof/>
          <w:lang w:eastAsia="zh-SG"/>
        </w:rPr>
        <w:t>4.2.13</w:t>
      </w:r>
      <w:r>
        <w:rPr>
          <w:rFonts w:ascii="Calibri" w:hAnsi="Calibri"/>
          <w:smallCaps w:val="0"/>
          <w:noProof/>
          <w:color w:val="auto"/>
          <w:lang w:eastAsia="en-GB"/>
        </w:rPr>
        <w:tab/>
      </w:r>
      <w:r>
        <w:rPr>
          <w:noProof/>
        </w:rPr>
        <w:t>Specimen Finder</w:t>
      </w:r>
      <w:r>
        <w:rPr>
          <w:noProof/>
        </w:rPr>
        <w:tab/>
      </w:r>
      <w:r>
        <w:rPr>
          <w:noProof/>
        </w:rPr>
        <w:fldChar w:fldCharType="begin"/>
      </w:r>
      <w:r>
        <w:rPr>
          <w:noProof/>
        </w:rPr>
        <w:instrText xml:space="preserve"> PAGEREF _Toc292878932 \h </w:instrText>
      </w:r>
      <w:r>
        <w:rPr>
          <w:noProof/>
        </w:rPr>
      </w:r>
      <w:r>
        <w:rPr>
          <w:noProof/>
        </w:rPr>
        <w:fldChar w:fldCharType="separate"/>
      </w:r>
      <w:r>
        <w:rPr>
          <w:noProof/>
        </w:rPr>
        <w:t>302</w:t>
      </w:r>
      <w:r>
        <w:rPr>
          <w:noProof/>
        </w:rPr>
        <w:fldChar w:fldCharType="end"/>
      </w:r>
    </w:p>
    <w:p w14:paraId="63EC161A" w14:textId="77777777" w:rsidR="00887218" w:rsidRDefault="00887218">
      <w:pPr>
        <w:pStyle w:val="TOC4"/>
        <w:tabs>
          <w:tab w:val="left" w:pos="1619"/>
          <w:tab w:val="right" w:leader="dot" w:pos="8296"/>
        </w:tabs>
        <w:rPr>
          <w:rFonts w:ascii="Calibri" w:hAnsi="Calibri"/>
          <w:noProof/>
          <w:color w:val="auto"/>
          <w:lang w:eastAsia="en-GB"/>
        </w:rPr>
      </w:pPr>
      <w:r>
        <w:rPr>
          <w:noProof/>
        </w:rPr>
        <w:t>4.2.13.1</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_Toc292878933 \h </w:instrText>
      </w:r>
      <w:r>
        <w:rPr>
          <w:noProof/>
        </w:rPr>
      </w:r>
      <w:r>
        <w:rPr>
          <w:noProof/>
        </w:rPr>
        <w:fldChar w:fldCharType="separate"/>
      </w:r>
      <w:r>
        <w:rPr>
          <w:noProof/>
        </w:rPr>
        <w:t>302</w:t>
      </w:r>
      <w:r>
        <w:rPr>
          <w:noProof/>
        </w:rPr>
        <w:fldChar w:fldCharType="end"/>
      </w:r>
    </w:p>
    <w:p w14:paraId="7318D615" w14:textId="77777777" w:rsidR="00887218" w:rsidRDefault="00887218">
      <w:pPr>
        <w:pStyle w:val="TOC4"/>
        <w:tabs>
          <w:tab w:val="left" w:pos="1619"/>
          <w:tab w:val="right" w:leader="dot" w:pos="8296"/>
        </w:tabs>
        <w:rPr>
          <w:rFonts w:ascii="Calibri" w:hAnsi="Calibri"/>
          <w:noProof/>
          <w:color w:val="auto"/>
          <w:lang w:eastAsia="en-GB"/>
        </w:rPr>
      </w:pPr>
      <w:r>
        <w:rPr>
          <w:noProof/>
        </w:rPr>
        <w:t>4.2.13.2</w:t>
      </w:r>
      <w:r>
        <w:rPr>
          <w:rFonts w:ascii="Calibri" w:hAnsi="Calibri"/>
          <w:noProof/>
          <w:color w:val="auto"/>
          <w:lang w:eastAsia="en-GB"/>
        </w:rPr>
        <w:tab/>
      </w:r>
      <w:r>
        <w:rPr>
          <w:noProof/>
        </w:rPr>
        <w:t>Specimen finder screen</w:t>
      </w:r>
      <w:r>
        <w:rPr>
          <w:noProof/>
        </w:rPr>
        <w:tab/>
      </w:r>
      <w:r>
        <w:rPr>
          <w:noProof/>
        </w:rPr>
        <w:fldChar w:fldCharType="begin"/>
      </w:r>
      <w:r>
        <w:rPr>
          <w:noProof/>
        </w:rPr>
        <w:instrText xml:space="preserve"> PAGEREF _Toc292878934 \h </w:instrText>
      </w:r>
      <w:r>
        <w:rPr>
          <w:noProof/>
        </w:rPr>
      </w:r>
      <w:r>
        <w:rPr>
          <w:noProof/>
        </w:rPr>
        <w:fldChar w:fldCharType="separate"/>
      </w:r>
      <w:r>
        <w:rPr>
          <w:noProof/>
        </w:rPr>
        <w:t>302</w:t>
      </w:r>
      <w:r>
        <w:rPr>
          <w:noProof/>
        </w:rPr>
        <w:fldChar w:fldCharType="end"/>
      </w:r>
    </w:p>
    <w:p w14:paraId="1AD9E063" w14:textId="77777777" w:rsidR="00887218" w:rsidRDefault="00887218">
      <w:pPr>
        <w:pStyle w:val="TOC4"/>
        <w:tabs>
          <w:tab w:val="left" w:pos="1619"/>
          <w:tab w:val="right" w:leader="dot" w:pos="8296"/>
        </w:tabs>
        <w:rPr>
          <w:rFonts w:ascii="Calibri" w:hAnsi="Calibri"/>
          <w:noProof/>
          <w:color w:val="auto"/>
          <w:lang w:eastAsia="en-GB"/>
        </w:rPr>
      </w:pPr>
      <w:r>
        <w:rPr>
          <w:noProof/>
        </w:rPr>
        <w:t>4.2.13.3</w:t>
      </w:r>
      <w:r>
        <w:rPr>
          <w:rFonts w:ascii="Calibri" w:hAnsi="Calibri"/>
          <w:noProof/>
          <w:color w:val="auto"/>
          <w:lang w:eastAsia="en-GB"/>
        </w:rPr>
        <w:tab/>
      </w:r>
      <w:r>
        <w:rPr>
          <w:noProof/>
        </w:rPr>
        <w:t>Specimen finder criteria selection frame</w:t>
      </w:r>
      <w:r>
        <w:rPr>
          <w:noProof/>
        </w:rPr>
        <w:tab/>
      </w:r>
      <w:r>
        <w:rPr>
          <w:noProof/>
        </w:rPr>
        <w:fldChar w:fldCharType="begin"/>
      </w:r>
      <w:r>
        <w:rPr>
          <w:noProof/>
        </w:rPr>
        <w:instrText xml:space="preserve"> PAGEREF _Toc292878935 \h </w:instrText>
      </w:r>
      <w:r>
        <w:rPr>
          <w:noProof/>
        </w:rPr>
      </w:r>
      <w:r>
        <w:rPr>
          <w:noProof/>
        </w:rPr>
        <w:fldChar w:fldCharType="separate"/>
      </w:r>
      <w:r>
        <w:rPr>
          <w:noProof/>
        </w:rPr>
        <w:t>309</w:t>
      </w:r>
      <w:r>
        <w:rPr>
          <w:noProof/>
        </w:rPr>
        <w:fldChar w:fldCharType="end"/>
      </w:r>
    </w:p>
    <w:p w14:paraId="3381FA13" w14:textId="77777777" w:rsidR="00887218" w:rsidRDefault="00887218">
      <w:pPr>
        <w:pStyle w:val="TOC4"/>
        <w:tabs>
          <w:tab w:val="left" w:pos="1619"/>
          <w:tab w:val="right" w:leader="dot" w:pos="8296"/>
        </w:tabs>
        <w:rPr>
          <w:rFonts w:ascii="Calibri" w:hAnsi="Calibri"/>
          <w:noProof/>
          <w:color w:val="auto"/>
          <w:lang w:eastAsia="en-GB"/>
        </w:rPr>
      </w:pPr>
      <w:r>
        <w:rPr>
          <w:noProof/>
        </w:rPr>
        <w:t>4.2.13.4</w:t>
      </w:r>
      <w:r>
        <w:rPr>
          <w:rFonts w:ascii="Calibri" w:hAnsi="Calibri"/>
          <w:noProof/>
          <w:color w:val="auto"/>
          <w:lang w:eastAsia="en-GB"/>
        </w:rPr>
        <w:tab/>
      </w:r>
      <w:r>
        <w:rPr>
          <w:noProof/>
        </w:rPr>
        <w:t>Batch Auto-number Type Selection Dialog</w:t>
      </w:r>
      <w:r>
        <w:rPr>
          <w:noProof/>
        </w:rPr>
        <w:tab/>
      </w:r>
      <w:r>
        <w:rPr>
          <w:noProof/>
        </w:rPr>
        <w:fldChar w:fldCharType="begin"/>
      </w:r>
      <w:r>
        <w:rPr>
          <w:noProof/>
        </w:rPr>
        <w:instrText xml:space="preserve"> PAGEREF _Toc292878936 \h </w:instrText>
      </w:r>
      <w:r>
        <w:rPr>
          <w:noProof/>
        </w:rPr>
      </w:r>
      <w:r>
        <w:rPr>
          <w:noProof/>
        </w:rPr>
        <w:fldChar w:fldCharType="separate"/>
      </w:r>
      <w:r>
        <w:rPr>
          <w:noProof/>
        </w:rPr>
        <w:t>312</w:t>
      </w:r>
      <w:r>
        <w:rPr>
          <w:noProof/>
        </w:rPr>
        <w:fldChar w:fldCharType="end"/>
      </w:r>
    </w:p>
    <w:p w14:paraId="1C638904" w14:textId="77777777" w:rsidR="00887218" w:rsidRDefault="00887218">
      <w:pPr>
        <w:pStyle w:val="TOC4"/>
        <w:tabs>
          <w:tab w:val="left" w:pos="1619"/>
          <w:tab w:val="right" w:leader="dot" w:pos="8296"/>
        </w:tabs>
        <w:rPr>
          <w:rFonts w:ascii="Calibri" w:hAnsi="Calibri"/>
          <w:noProof/>
          <w:color w:val="auto"/>
          <w:lang w:eastAsia="en-GB"/>
        </w:rPr>
      </w:pPr>
      <w:r>
        <w:rPr>
          <w:noProof/>
        </w:rPr>
        <w:t>4.2.13.5</w:t>
      </w:r>
      <w:r>
        <w:rPr>
          <w:rFonts w:ascii="Calibri" w:hAnsi="Calibri"/>
          <w:noProof/>
          <w:color w:val="auto"/>
          <w:lang w:eastAsia="en-GB"/>
        </w:rPr>
        <w:tab/>
      </w:r>
      <w:r>
        <w:rPr>
          <w:noProof/>
        </w:rPr>
        <w:t>Properties for Custom Boolean Expressions</w:t>
      </w:r>
      <w:r>
        <w:rPr>
          <w:noProof/>
        </w:rPr>
        <w:tab/>
      </w:r>
      <w:r>
        <w:rPr>
          <w:noProof/>
        </w:rPr>
        <w:fldChar w:fldCharType="begin"/>
      </w:r>
      <w:r>
        <w:rPr>
          <w:noProof/>
        </w:rPr>
        <w:instrText xml:space="preserve"> PAGEREF _Toc292878937 \h </w:instrText>
      </w:r>
      <w:r>
        <w:rPr>
          <w:noProof/>
        </w:rPr>
      </w:r>
      <w:r>
        <w:rPr>
          <w:noProof/>
        </w:rPr>
        <w:fldChar w:fldCharType="separate"/>
      </w:r>
      <w:r>
        <w:rPr>
          <w:noProof/>
        </w:rPr>
        <w:t>313</w:t>
      </w:r>
      <w:r>
        <w:rPr>
          <w:noProof/>
        </w:rPr>
        <w:fldChar w:fldCharType="end"/>
      </w:r>
    </w:p>
    <w:p w14:paraId="318C1753" w14:textId="77777777" w:rsidR="00887218" w:rsidRDefault="00887218">
      <w:pPr>
        <w:pStyle w:val="TOC4"/>
        <w:tabs>
          <w:tab w:val="left" w:pos="1619"/>
          <w:tab w:val="right" w:leader="dot" w:pos="8296"/>
        </w:tabs>
        <w:rPr>
          <w:rFonts w:ascii="Calibri" w:hAnsi="Calibri"/>
          <w:noProof/>
          <w:color w:val="auto"/>
          <w:lang w:eastAsia="en-GB"/>
        </w:rPr>
      </w:pPr>
      <w:r>
        <w:rPr>
          <w:noProof/>
        </w:rPr>
        <w:t>4.2.13.6</w:t>
      </w:r>
      <w:r>
        <w:rPr>
          <w:rFonts w:ascii="Calibri" w:hAnsi="Calibri"/>
          <w:noProof/>
          <w:color w:val="auto"/>
          <w:lang w:eastAsia="en-GB"/>
        </w:rPr>
        <w:tab/>
      </w:r>
      <w:r>
        <w:rPr>
          <w:noProof/>
        </w:rPr>
        <w:t>Specimen Finder Query File Format</w:t>
      </w:r>
      <w:r>
        <w:rPr>
          <w:noProof/>
        </w:rPr>
        <w:tab/>
      </w:r>
      <w:r>
        <w:rPr>
          <w:noProof/>
        </w:rPr>
        <w:fldChar w:fldCharType="begin"/>
      </w:r>
      <w:r>
        <w:rPr>
          <w:noProof/>
        </w:rPr>
        <w:instrText xml:space="preserve"> PAGEREF _Toc292878938 \h </w:instrText>
      </w:r>
      <w:r>
        <w:rPr>
          <w:noProof/>
        </w:rPr>
      </w:r>
      <w:r>
        <w:rPr>
          <w:noProof/>
        </w:rPr>
        <w:fldChar w:fldCharType="separate"/>
      </w:r>
      <w:r>
        <w:rPr>
          <w:noProof/>
        </w:rPr>
        <w:t>316</w:t>
      </w:r>
      <w:r>
        <w:rPr>
          <w:noProof/>
        </w:rPr>
        <w:fldChar w:fldCharType="end"/>
      </w:r>
    </w:p>
    <w:p w14:paraId="66679FD2"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4.2.14</w:t>
      </w:r>
      <w:r>
        <w:rPr>
          <w:rFonts w:ascii="Calibri" w:hAnsi="Calibri"/>
          <w:smallCaps w:val="0"/>
          <w:noProof/>
          <w:color w:val="auto"/>
          <w:lang w:eastAsia="en-GB"/>
        </w:rPr>
        <w:tab/>
      </w:r>
      <w:r>
        <w:rPr>
          <w:noProof/>
        </w:rPr>
        <w:t>Recorder Changes</w:t>
      </w:r>
      <w:r>
        <w:rPr>
          <w:noProof/>
        </w:rPr>
        <w:tab/>
      </w:r>
      <w:r>
        <w:rPr>
          <w:noProof/>
        </w:rPr>
        <w:fldChar w:fldCharType="begin"/>
      </w:r>
      <w:r>
        <w:rPr>
          <w:noProof/>
        </w:rPr>
        <w:instrText xml:space="preserve"> PAGEREF _Toc292878939 \h </w:instrText>
      </w:r>
      <w:r>
        <w:rPr>
          <w:noProof/>
        </w:rPr>
      </w:r>
      <w:r>
        <w:rPr>
          <w:noProof/>
        </w:rPr>
        <w:fldChar w:fldCharType="separate"/>
      </w:r>
      <w:r>
        <w:rPr>
          <w:noProof/>
        </w:rPr>
        <w:t>317</w:t>
      </w:r>
      <w:r>
        <w:rPr>
          <w:noProof/>
        </w:rPr>
        <w:fldChar w:fldCharType="end"/>
      </w:r>
    </w:p>
    <w:p w14:paraId="306B1EDF" w14:textId="77777777" w:rsidR="00887218" w:rsidRDefault="00887218">
      <w:pPr>
        <w:pStyle w:val="TOC4"/>
        <w:tabs>
          <w:tab w:val="left" w:pos="1619"/>
          <w:tab w:val="right" w:leader="dot" w:pos="8296"/>
        </w:tabs>
        <w:rPr>
          <w:rFonts w:ascii="Calibri" w:hAnsi="Calibri"/>
          <w:noProof/>
          <w:color w:val="auto"/>
          <w:lang w:eastAsia="en-GB"/>
        </w:rPr>
      </w:pPr>
      <w:r>
        <w:rPr>
          <w:noProof/>
        </w:rPr>
        <w:t>4.2.14.1</w:t>
      </w:r>
      <w:r>
        <w:rPr>
          <w:rFonts w:ascii="Calibri" w:hAnsi="Calibri"/>
          <w:noProof/>
          <w:color w:val="auto"/>
          <w:lang w:eastAsia="en-GB"/>
        </w:rPr>
        <w:tab/>
      </w:r>
      <w:r>
        <w:rPr>
          <w:noProof/>
        </w:rPr>
        <w:t>General Functionality Changes</w:t>
      </w:r>
      <w:r>
        <w:rPr>
          <w:noProof/>
        </w:rPr>
        <w:tab/>
      </w:r>
      <w:r>
        <w:rPr>
          <w:noProof/>
        </w:rPr>
        <w:fldChar w:fldCharType="begin"/>
      </w:r>
      <w:r>
        <w:rPr>
          <w:noProof/>
        </w:rPr>
        <w:instrText xml:space="preserve"> PAGEREF _Toc292878940 \h </w:instrText>
      </w:r>
      <w:r>
        <w:rPr>
          <w:noProof/>
        </w:rPr>
      </w:r>
      <w:r>
        <w:rPr>
          <w:noProof/>
        </w:rPr>
        <w:fldChar w:fldCharType="separate"/>
      </w:r>
      <w:r>
        <w:rPr>
          <w:noProof/>
        </w:rPr>
        <w:t>317</w:t>
      </w:r>
      <w:r>
        <w:rPr>
          <w:noProof/>
        </w:rPr>
        <w:fldChar w:fldCharType="end"/>
      </w:r>
    </w:p>
    <w:p w14:paraId="188C13DA" w14:textId="77777777" w:rsidR="00887218" w:rsidRDefault="00887218">
      <w:pPr>
        <w:pStyle w:val="TOC4"/>
        <w:tabs>
          <w:tab w:val="left" w:pos="1619"/>
          <w:tab w:val="right" w:leader="dot" w:pos="8296"/>
        </w:tabs>
        <w:rPr>
          <w:rFonts w:ascii="Calibri" w:hAnsi="Calibri"/>
          <w:noProof/>
          <w:color w:val="auto"/>
          <w:lang w:eastAsia="en-GB"/>
        </w:rPr>
      </w:pPr>
      <w:r>
        <w:rPr>
          <w:noProof/>
        </w:rPr>
        <w:t>4.2.14.2</w:t>
      </w:r>
      <w:r>
        <w:rPr>
          <w:rFonts w:ascii="Calibri" w:hAnsi="Calibri"/>
          <w:noProof/>
          <w:color w:val="auto"/>
          <w:lang w:eastAsia="en-GB"/>
        </w:rPr>
        <w:tab/>
      </w:r>
      <w:r>
        <w:rPr>
          <w:noProof/>
        </w:rPr>
        <w:t>Map Screen</w:t>
      </w:r>
      <w:r>
        <w:rPr>
          <w:noProof/>
        </w:rPr>
        <w:tab/>
      </w:r>
      <w:r>
        <w:rPr>
          <w:noProof/>
        </w:rPr>
        <w:fldChar w:fldCharType="begin"/>
      </w:r>
      <w:r>
        <w:rPr>
          <w:noProof/>
        </w:rPr>
        <w:instrText xml:space="preserve"> PAGEREF _Toc292878941 \h </w:instrText>
      </w:r>
      <w:r>
        <w:rPr>
          <w:noProof/>
        </w:rPr>
      </w:r>
      <w:r>
        <w:rPr>
          <w:noProof/>
        </w:rPr>
        <w:fldChar w:fldCharType="separate"/>
      </w:r>
      <w:r>
        <w:rPr>
          <w:noProof/>
        </w:rPr>
        <w:t>318</w:t>
      </w:r>
      <w:r>
        <w:rPr>
          <w:noProof/>
        </w:rPr>
        <w:fldChar w:fldCharType="end"/>
      </w:r>
    </w:p>
    <w:p w14:paraId="50E24692" w14:textId="77777777" w:rsidR="00887218" w:rsidRDefault="00887218">
      <w:pPr>
        <w:pStyle w:val="TOC4"/>
        <w:tabs>
          <w:tab w:val="left" w:pos="1619"/>
          <w:tab w:val="right" w:leader="dot" w:pos="8296"/>
        </w:tabs>
        <w:rPr>
          <w:rFonts w:ascii="Calibri" w:hAnsi="Calibri"/>
          <w:noProof/>
          <w:color w:val="auto"/>
          <w:lang w:eastAsia="en-GB"/>
        </w:rPr>
      </w:pPr>
      <w:r>
        <w:rPr>
          <w:noProof/>
        </w:rPr>
        <w:t>4.2.14.3</w:t>
      </w:r>
      <w:r>
        <w:rPr>
          <w:rFonts w:ascii="Calibri" w:hAnsi="Calibri"/>
          <w:noProof/>
          <w:color w:val="auto"/>
          <w:lang w:eastAsia="en-GB"/>
        </w:rPr>
        <w:tab/>
      </w:r>
      <w:r>
        <w:rPr>
          <w:noProof/>
        </w:rPr>
        <w:t>Map Options Screen</w:t>
      </w:r>
      <w:r>
        <w:rPr>
          <w:noProof/>
        </w:rPr>
        <w:tab/>
      </w:r>
      <w:r>
        <w:rPr>
          <w:noProof/>
        </w:rPr>
        <w:fldChar w:fldCharType="begin"/>
      </w:r>
      <w:r>
        <w:rPr>
          <w:noProof/>
        </w:rPr>
        <w:instrText xml:space="preserve"> PAGEREF _Toc292878942 \h </w:instrText>
      </w:r>
      <w:r>
        <w:rPr>
          <w:noProof/>
        </w:rPr>
      </w:r>
      <w:r>
        <w:rPr>
          <w:noProof/>
        </w:rPr>
        <w:fldChar w:fldCharType="separate"/>
      </w:r>
      <w:r>
        <w:rPr>
          <w:noProof/>
        </w:rPr>
        <w:t>318</w:t>
      </w:r>
      <w:r>
        <w:rPr>
          <w:noProof/>
        </w:rPr>
        <w:fldChar w:fldCharType="end"/>
      </w:r>
    </w:p>
    <w:p w14:paraId="13BA279B" w14:textId="77777777" w:rsidR="00887218" w:rsidRDefault="00887218">
      <w:pPr>
        <w:pStyle w:val="TOC4"/>
        <w:tabs>
          <w:tab w:val="left" w:pos="1619"/>
          <w:tab w:val="right" w:leader="dot" w:pos="8296"/>
        </w:tabs>
        <w:rPr>
          <w:rFonts w:ascii="Calibri" w:hAnsi="Calibri"/>
          <w:noProof/>
          <w:color w:val="auto"/>
          <w:lang w:eastAsia="en-GB"/>
        </w:rPr>
      </w:pPr>
      <w:r>
        <w:rPr>
          <w:noProof/>
        </w:rPr>
        <w:t>4.2.14.4</w:t>
      </w:r>
      <w:r>
        <w:rPr>
          <w:rFonts w:ascii="Calibri" w:hAnsi="Calibri"/>
          <w:noProof/>
          <w:color w:val="auto"/>
          <w:lang w:eastAsia="en-GB"/>
        </w:rPr>
        <w:tab/>
      </w:r>
      <w:r>
        <w:rPr>
          <w:noProof/>
        </w:rPr>
        <w:t>Tools\Options Collections Domain Filters Tab</w:t>
      </w:r>
      <w:r>
        <w:rPr>
          <w:noProof/>
        </w:rPr>
        <w:tab/>
      </w:r>
      <w:r>
        <w:rPr>
          <w:noProof/>
        </w:rPr>
        <w:fldChar w:fldCharType="begin"/>
      </w:r>
      <w:r>
        <w:rPr>
          <w:noProof/>
        </w:rPr>
        <w:instrText xml:space="preserve"> PAGEREF _Toc292878943 \h </w:instrText>
      </w:r>
      <w:r>
        <w:rPr>
          <w:noProof/>
        </w:rPr>
      </w:r>
      <w:r>
        <w:rPr>
          <w:noProof/>
        </w:rPr>
        <w:fldChar w:fldCharType="separate"/>
      </w:r>
      <w:r>
        <w:rPr>
          <w:noProof/>
        </w:rPr>
        <w:t>321</w:t>
      </w:r>
      <w:r>
        <w:rPr>
          <w:noProof/>
        </w:rPr>
        <w:fldChar w:fldCharType="end"/>
      </w:r>
    </w:p>
    <w:p w14:paraId="678E339B"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4.2.14.5</w:t>
      </w:r>
      <w:r>
        <w:rPr>
          <w:rFonts w:ascii="Calibri" w:hAnsi="Calibri"/>
          <w:noProof/>
          <w:color w:val="auto"/>
          <w:lang w:eastAsia="en-GB"/>
        </w:rPr>
        <w:tab/>
      </w:r>
      <w:r>
        <w:rPr>
          <w:noProof/>
        </w:rPr>
        <w:t>Number generation macros options tab</w:t>
      </w:r>
      <w:r>
        <w:rPr>
          <w:noProof/>
        </w:rPr>
        <w:tab/>
      </w:r>
      <w:r>
        <w:rPr>
          <w:noProof/>
        </w:rPr>
        <w:fldChar w:fldCharType="begin"/>
      </w:r>
      <w:r>
        <w:rPr>
          <w:noProof/>
        </w:rPr>
        <w:instrText xml:space="preserve"> PAGEREF _Toc292878944 \h </w:instrText>
      </w:r>
      <w:r>
        <w:rPr>
          <w:noProof/>
        </w:rPr>
      </w:r>
      <w:r>
        <w:rPr>
          <w:noProof/>
        </w:rPr>
        <w:fldChar w:fldCharType="separate"/>
      </w:r>
      <w:r>
        <w:rPr>
          <w:noProof/>
        </w:rPr>
        <w:t>322</w:t>
      </w:r>
      <w:r>
        <w:rPr>
          <w:noProof/>
        </w:rPr>
        <w:fldChar w:fldCharType="end"/>
      </w:r>
    </w:p>
    <w:p w14:paraId="555EBA64" w14:textId="77777777" w:rsidR="00887218" w:rsidRDefault="00887218">
      <w:pPr>
        <w:pStyle w:val="TOC4"/>
        <w:tabs>
          <w:tab w:val="left" w:pos="1619"/>
          <w:tab w:val="right" w:leader="dot" w:pos="8296"/>
        </w:tabs>
        <w:rPr>
          <w:rFonts w:ascii="Calibri" w:hAnsi="Calibri"/>
          <w:noProof/>
          <w:color w:val="auto"/>
          <w:lang w:eastAsia="en-GB"/>
        </w:rPr>
      </w:pPr>
      <w:r>
        <w:rPr>
          <w:noProof/>
        </w:rPr>
        <w:t>4.2.14.6</w:t>
      </w:r>
      <w:r>
        <w:rPr>
          <w:rFonts w:ascii="Calibri" w:hAnsi="Calibri"/>
          <w:noProof/>
          <w:color w:val="auto"/>
          <w:lang w:eastAsia="en-GB"/>
        </w:rPr>
        <w:tab/>
      </w:r>
      <w:r>
        <w:rPr>
          <w:noProof/>
        </w:rPr>
        <w:t>Extended user configuration screen</w:t>
      </w:r>
      <w:r>
        <w:rPr>
          <w:noProof/>
        </w:rPr>
        <w:tab/>
      </w:r>
      <w:r>
        <w:rPr>
          <w:noProof/>
        </w:rPr>
        <w:fldChar w:fldCharType="begin"/>
      </w:r>
      <w:r>
        <w:rPr>
          <w:noProof/>
        </w:rPr>
        <w:instrText xml:space="preserve"> PAGEREF _Toc292878945 \h </w:instrText>
      </w:r>
      <w:r>
        <w:rPr>
          <w:noProof/>
        </w:rPr>
      </w:r>
      <w:r>
        <w:rPr>
          <w:noProof/>
        </w:rPr>
        <w:fldChar w:fldCharType="separate"/>
      </w:r>
      <w:r>
        <w:rPr>
          <w:noProof/>
        </w:rPr>
        <w:t>324</w:t>
      </w:r>
      <w:r>
        <w:rPr>
          <w:noProof/>
        </w:rPr>
        <w:fldChar w:fldCharType="end"/>
      </w:r>
    </w:p>
    <w:p w14:paraId="2E217C8D" w14:textId="77777777" w:rsidR="00887218" w:rsidRDefault="00887218">
      <w:pPr>
        <w:pStyle w:val="TOC4"/>
        <w:tabs>
          <w:tab w:val="left" w:pos="1619"/>
          <w:tab w:val="right" w:leader="dot" w:pos="8296"/>
        </w:tabs>
        <w:rPr>
          <w:rFonts w:ascii="Calibri" w:hAnsi="Calibri"/>
          <w:noProof/>
          <w:color w:val="auto"/>
          <w:lang w:eastAsia="en-GB"/>
        </w:rPr>
      </w:pPr>
      <w:r>
        <w:rPr>
          <w:noProof/>
        </w:rPr>
        <w:t>4.2.14.7</w:t>
      </w:r>
      <w:r>
        <w:rPr>
          <w:rFonts w:ascii="Calibri" w:hAnsi="Calibri"/>
          <w:noProof/>
          <w:color w:val="auto"/>
          <w:lang w:eastAsia="en-GB"/>
        </w:rPr>
        <w:tab/>
      </w:r>
      <w:r>
        <w:rPr>
          <w:noProof/>
        </w:rPr>
        <w:t>Survey Event Geographic Areas tab</w:t>
      </w:r>
      <w:r>
        <w:rPr>
          <w:noProof/>
        </w:rPr>
        <w:tab/>
      </w:r>
      <w:r>
        <w:rPr>
          <w:noProof/>
        </w:rPr>
        <w:fldChar w:fldCharType="begin"/>
      </w:r>
      <w:r>
        <w:rPr>
          <w:noProof/>
        </w:rPr>
        <w:instrText xml:space="preserve"> PAGEREF _Toc292878946 \h </w:instrText>
      </w:r>
      <w:r>
        <w:rPr>
          <w:noProof/>
        </w:rPr>
      </w:r>
      <w:r>
        <w:rPr>
          <w:noProof/>
        </w:rPr>
        <w:fldChar w:fldCharType="separate"/>
      </w:r>
      <w:r>
        <w:rPr>
          <w:noProof/>
        </w:rPr>
        <w:t>326</w:t>
      </w:r>
      <w:r>
        <w:rPr>
          <w:noProof/>
        </w:rPr>
        <w:fldChar w:fldCharType="end"/>
      </w:r>
    </w:p>
    <w:p w14:paraId="55B3E81E" w14:textId="77777777" w:rsidR="00887218" w:rsidRDefault="00887218">
      <w:pPr>
        <w:pStyle w:val="TOC4"/>
        <w:tabs>
          <w:tab w:val="left" w:pos="1619"/>
          <w:tab w:val="right" w:leader="dot" w:pos="8296"/>
        </w:tabs>
        <w:rPr>
          <w:rFonts w:ascii="Calibri" w:hAnsi="Calibri"/>
          <w:noProof/>
          <w:color w:val="auto"/>
          <w:lang w:eastAsia="en-GB"/>
        </w:rPr>
      </w:pPr>
      <w:r>
        <w:rPr>
          <w:noProof/>
        </w:rPr>
        <w:t>4.2.14.8</w:t>
      </w:r>
      <w:r>
        <w:rPr>
          <w:rFonts w:ascii="Calibri" w:hAnsi="Calibri"/>
          <w:noProof/>
          <w:color w:val="auto"/>
          <w:lang w:eastAsia="en-GB"/>
        </w:rPr>
        <w:tab/>
      </w:r>
      <w:r>
        <w:rPr>
          <w:noProof/>
        </w:rPr>
        <w:t>Tools\Options General Options Tab</w:t>
      </w:r>
      <w:r>
        <w:rPr>
          <w:noProof/>
        </w:rPr>
        <w:tab/>
      </w:r>
      <w:r>
        <w:rPr>
          <w:noProof/>
        </w:rPr>
        <w:fldChar w:fldCharType="begin"/>
      </w:r>
      <w:r>
        <w:rPr>
          <w:noProof/>
        </w:rPr>
        <w:instrText xml:space="preserve"> PAGEREF _Toc292878947 \h </w:instrText>
      </w:r>
      <w:r>
        <w:rPr>
          <w:noProof/>
        </w:rPr>
      </w:r>
      <w:r>
        <w:rPr>
          <w:noProof/>
        </w:rPr>
        <w:fldChar w:fldCharType="separate"/>
      </w:r>
      <w:r>
        <w:rPr>
          <w:noProof/>
        </w:rPr>
        <w:t>327</w:t>
      </w:r>
      <w:r>
        <w:rPr>
          <w:noProof/>
        </w:rPr>
        <w:fldChar w:fldCharType="end"/>
      </w:r>
    </w:p>
    <w:p w14:paraId="71DC97E5"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4.2.15</w:t>
      </w:r>
      <w:r>
        <w:rPr>
          <w:rFonts w:ascii="Calibri" w:hAnsi="Calibri"/>
          <w:smallCaps w:val="0"/>
          <w:noProof/>
          <w:color w:val="auto"/>
          <w:lang w:eastAsia="en-GB"/>
        </w:rPr>
        <w:tab/>
      </w:r>
      <w:r>
        <w:rPr>
          <w:noProof/>
        </w:rPr>
        <w:t>Organisation Departments Enhancements</w:t>
      </w:r>
      <w:r>
        <w:rPr>
          <w:noProof/>
        </w:rPr>
        <w:tab/>
      </w:r>
      <w:r>
        <w:rPr>
          <w:noProof/>
        </w:rPr>
        <w:fldChar w:fldCharType="begin"/>
      </w:r>
      <w:r>
        <w:rPr>
          <w:noProof/>
        </w:rPr>
        <w:instrText xml:space="preserve"> PAGEREF _Toc292878948 \h </w:instrText>
      </w:r>
      <w:r>
        <w:rPr>
          <w:noProof/>
        </w:rPr>
      </w:r>
      <w:r>
        <w:rPr>
          <w:noProof/>
        </w:rPr>
        <w:fldChar w:fldCharType="separate"/>
      </w:r>
      <w:r>
        <w:rPr>
          <w:noProof/>
        </w:rPr>
        <w:t>330</w:t>
      </w:r>
      <w:r>
        <w:rPr>
          <w:noProof/>
        </w:rPr>
        <w:fldChar w:fldCharType="end"/>
      </w:r>
    </w:p>
    <w:p w14:paraId="36BC1398" w14:textId="77777777" w:rsidR="00887218" w:rsidRDefault="00887218">
      <w:pPr>
        <w:pStyle w:val="TOC4"/>
        <w:tabs>
          <w:tab w:val="left" w:pos="1619"/>
          <w:tab w:val="right" w:leader="dot" w:pos="8296"/>
        </w:tabs>
        <w:rPr>
          <w:rFonts w:ascii="Calibri" w:hAnsi="Calibri"/>
          <w:noProof/>
          <w:color w:val="auto"/>
          <w:lang w:eastAsia="en-GB"/>
        </w:rPr>
      </w:pPr>
      <w:r>
        <w:rPr>
          <w:noProof/>
        </w:rPr>
        <w:t>4.2.15.1</w:t>
      </w:r>
      <w:r>
        <w:rPr>
          <w:rFonts w:ascii="Calibri" w:hAnsi="Calibri"/>
          <w:noProof/>
          <w:color w:val="auto"/>
          <w:lang w:eastAsia="en-GB"/>
        </w:rPr>
        <w:tab/>
      </w:r>
      <w:r>
        <w:rPr>
          <w:noProof/>
        </w:rPr>
        <w:t>Organisation Departments tab</w:t>
      </w:r>
      <w:r>
        <w:rPr>
          <w:noProof/>
        </w:rPr>
        <w:tab/>
      </w:r>
      <w:r>
        <w:rPr>
          <w:noProof/>
        </w:rPr>
        <w:fldChar w:fldCharType="begin"/>
      </w:r>
      <w:r>
        <w:rPr>
          <w:noProof/>
        </w:rPr>
        <w:instrText xml:space="preserve"> PAGEREF _Toc292878949 \h </w:instrText>
      </w:r>
      <w:r>
        <w:rPr>
          <w:noProof/>
        </w:rPr>
      </w:r>
      <w:r>
        <w:rPr>
          <w:noProof/>
        </w:rPr>
        <w:fldChar w:fldCharType="separate"/>
      </w:r>
      <w:r>
        <w:rPr>
          <w:noProof/>
        </w:rPr>
        <w:t>330</w:t>
      </w:r>
      <w:r>
        <w:rPr>
          <w:noProof/>
        </w:rPr>
        <w:fldChar w:fldCharType="end"/>
      </w:r>
    </w:p>
    <w:p w14:paraId="68487B2B" w14:textId="77777777" w:rsidR="00887218" w:rsidRDefault="00887218">
      <w:pPr>
        <w:pStyle w:val="TOC4"/>
        <w:tabs>
          <w:tab w:val="left" w:pos="1619"/>
          <w:tab w:val="right" w:leader="dot" w:pos="8296"/>
        </w:tabs>
        <w:rPr>
          <w:rFonts w:ascii="Calibri" w:hAnsi="Calibri"/>
          <w:noProof/>
          <w:color w:val="auto"/>
          <w:lang w:eastAsia="en-GB"/>
        </w:rPr>
      </w:pPr>
      <w:r>
        <w:rPr>
          <w:noProof/>
        </w:rPr>
        <w:t>4.2.15.2</w:t>
      </w:r>
      <w:r>
        <w:rPr>
          <w:rFonts w:ascii="Calibri" w:hAnsi="Calibri"/>
          <w:noProof/>
          <w:color w:val="auto"/>
          <w:lang w:eastAsia="en-GB"/>
        </w:rPr>
        <w:tab/>
      </w:r>
      <w:r>
        <w:rPr>
          <w:noProof/>
        </w:rPr>
        <w:t>Individual Department control</w:t>
      </w:r>
      <w:r>
        <w:rPr>
          <w:noProof/>
        </w:rPr>
        <w:tab/>
      </w:r>
      <w:r>
        <w:rPr>
          <w:noProof/>
        </w:rPr>
        <w:fldChar w:fldCharType="begin"/>
      </w:r>
      <w:r>
        <w:rPr>
          <w:noProof/>
        </w:rPr>
        <w:instrText xml:space="preserve"> PAGEREF _Toc292878950 \h </w:instrText>
      </w:r>
      <w:r>
        <w:rPr>
          <w:noProof/>
        </w:rPr>
      </w:r>
      <w:r>
        <w:rPr>
          <w:noProof/>
        </w:rPr>
        <w:fldChar w:fldCharType="separate"/>
      </w:r>
      <w:r>
        <w:rPr>
          <w:noProof/>
        </w:rPr>
        <w:t>330</w:t>
      </w:r>
      <w:r>
        <w:rPr>
          <w:noProof/>
        </w:rPr>
        <w:fldChar w:fldCharType="end"/>
      </w:r>
    </w:p>
    <w:p w14:paraId="3FAA0F5E"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4.2.16</w:t>
      </w:r>
      <w:r>
        <w:rPr>
          <w:rFonts w:ascii="Calibri" w:hAnsi="Calibri"/>
          <w:smallCaps w:val="0"/>
          <w:noProof/>
          <w:color w:val="auto"/>
          <w:lang w:eastAsia="en-GB"/>
        </w:rPr>
        <w:tab/>
      </w:r>
      <w:r>
        <w:rPr>
          <w:noProof/>
        </w:rPr>
        <w:t>Collection Occurrences and Features Addin</w:t>
      </w:r>
      <w:r>
        <w:rPr>
          <w:noProof/>
        </w:rPr>
        <w:tab/>
      </w:r>
      <w:r>
        <w:rPr>
          <w:noProof/>
        </w:rPr>
        <w:fldChar w:fldCharType="begin"/>
      </w:r>
      <w:r>
        <w:rPr>
          <w:noProof/>
        </w:rPr>
        <w:instrText xml:space="preserve"> PAGEREF _Toc292878951 \h </w:instrText>
      </w:r>
      <w:r>
        <w:rPr>
          <w:noProof/>
        </w:rPr>
      </w:r>
      <w:r>
        <w:rPr>
          <w:noProof/>
        </w:rPr>
        <w:fldChar w:fldCharType="separate"/>
      </w:r>
      <w:r>
        <w:rPr>
          <w:noProof/>
        </w:rPr>
        <w:t>332</w:t>
      </w:r>
      <w:r>
        <w:rPr>
          <w:noProof/>
        </w:rPr>
        <w:fldChar w:fldCharType="end"/>
      </w:r>
    </w:p>
    <w:p w14:paraId="7A1C4E74" w14:textId="77777777" w:rsidR="00887218" w:rsidRDefault="00887218">
      <w:pPr>
        <w:pStyle w:val="TOC4"/>
        <w:tabs>
          <w:tab w:val="left" w:pos="1619"/>
          <w:tab w:val="right" w:leader="dot" w:pos="8296"/>
        </w:tabs>
        <w:rPr>
          <w:rFonts w:ascii="Calibri" w:hAnsi="Calibri"/>
          <w:noProof/>
          <w:color w:val="auto"/>
          <w:lang w:eastAsia="en-GB"/>
        </w:rPr>
      </w:pPr>
      <w:r>
        <w:rPr>
          <w:noProof/>
        </w:rPr>
        <w:t>4.2.16.1</w:t>
      </w:r>
      <w:r>
        <w:rPr>
          <w:rFonts w:ascii="Calibri" w:hAnsi="Calibri"/>
          <w:noProof/>
          <w:color w:val="auto"/>
          <w:lang w:eastAsia="en-GB"/>
        </w:rPr>
        <w:tab/>
      </w:r>
      <w:r>
        <w:rPr>
          <w:noProof/>
        </w:rPr>
        <w:t>Recorder Observations Screen Changes</w:t>
      </w:r>
      <w:r>
        <w:rPr>
          <w:noProof/>
        </w:rPr>
        <w:tab/>
      </w:r>
      <w:r>
        <w:rPr>
          <w:noProof/>
        </w:rPr>
        <w:fldChar w:fldCharType="begin"/>
      </w:r>
      <w:r>
        <w:rPr>
          <w:noProof/>
        </w:rPr>
        <w:instrText xml:space="preserve"> PAGEREF _Toc292878952 \h </w:instrText>
      </w:r>
      <w:r>
        <w:rPr>
          <w:noProof/>
        </w:rPr>
      </w:r>
      <w:r>
        <w:rPr>
          <w:noProof/>
        </w:rPr>
        <w:fldChar w:fldCharType="separate"/>
      </w:r>
      <w:r>
        <w:rPr>
          <w:noProof/>
        </w:rPr>
        <w:t>332</w:t>
      </w:r>
      <w:r>
        <w:rPr>
          <w:noProof/>
        </w:rPr>
        <w:fldChar w:fldCharType="end"/>
      </w:r>
    </w:p>
    <w:p w14:paraId="2AFAB905" w14:textId="77777777" w:rsidR="00887218" w:rsidRDefault="00887218">
      <w:pPr>
        <w:pStyle w:val="TOC4"/>
        <w:tabs>
          <w:tab w:val="left" w:pos="1619"/>
          <w:tab w:val="right" w:leader="dot" w:pos="8296"/>
        </w:tabs>
        <w:rPr>
          <w:rFonts w:ascii="Calibri" w:hAnsi="Calibri"/>
          <w:noProof/>
          <w:color w:val="auto"/>
          <w:lang w:eastAsia="en-GB"/>
        </w:rPr>
      </w:pPr>
      <w:r>
        <w:rPr>
          <w:noProof/>
        </w:rPr>
        <w:t>4.2.16.2</w:t>
      </w:r>
      <w:r>
        <w:rPr>
          <w:rFonts w:ascii="Calibri" w:hAnsi="Calibri"/>
          <w:noProof/>
          <w:color w:val="auto"/>
          <w:lang w:eastAsia="en-GB"/>
        </w:rPr>
        <w:tab/>
      </w:r>
      <w:r>
        <w:rPr>
          <w:noProof/>
        </w:rPr>
        <w:t>Thesaurus Occurrence Screen</w:t>
      </w:r>
      <w:r>
        <w:rPr>
          <w:noProof/>
        </w:rPr>
        <w:tab/>
      </w:r>
      <w:r>
        <w:rPr>
          <w:noProof/>
        </w:rPr>
        <w:fldChar w:fldCharType="begin"/>
      </w:r>
      <w:r>
        <w:rPr>
          <w:noProof/>
        </w:rPr>
        <w:instrText xml:space="preserve"> PAGEREF _Toc292878953 \h </w:instrText>
      </w:r>
      <w:r>
        <w:rPr>
          <w:noProof/>
        </w:rPr>
      </w:r>
      <w:r>
        <w:rPr>
          <w:noProof/>
        </w:rPr>
        <w:fldChar w:fldCharType="separate"/>
      </w:r>
      <w:r>
        <w:rPr>
          <w:noProof/>
        </w:rPr>
        <w:t>333</w:t>
      </w:r>
      <w:r>
        <w:rPr>
          <w:noProof/>
        </w:rPr>
        <w:fldChar w:fldCharType="end"/>
      </w:r>
    </w:p>
    <w:p w14:paraId="6F98B879" w14:textId="77777777" w:rsidR="00887218" w:rsidRDefault="00887218">
      <w:pPr>
        <w:pStyle w:val="TOC4"/>
        <w:tabs>
          <w:tab w:val="left" w:pos="1619"/>
          <w:tab w:val="right" w:leader="dot" w:pos="8296"/>
        </w:tabs>
        <w:rPr>
          <w:rFonts w:ascii="Calibri" w:hAnsi="Calibri"/>
          <w:noProof/>
          <w:color w:val="auto"/>
          <w:lang w:eastAsia="en-GB"/>
        </w:rPr>
      </w:pPr>
      <w:r>
        <w:rPr>
          <w:noProof/>
        </w:rPr>
        <w:t>4.2.16.3</w:t>
      </w:r>
      <w:r>
        <w:rPr>
          <w:rFonts w:ascii="Calibri" w:hAnsi="Calibri"/>
          <w:noProof/>
          <w:color w:val="auto"/>
          <w:lang w:eastAsia="en-GB"/>
        </w:rPr>
        <w:tab/>
      </w:r>
      <w:r>
        <w:rPr>
          <w:noProof/>
        </w:rPr>
        <w:t>Locations Screen Changes</w:t>
      </w:r>
      <w:r>
        <w:rPr>
          <w:noProof/>
        </w:rPr>
        <w:tab/>
      </w:r>
      <w:r>
        <w:rPr>
          <w:noProof/>
        </w:rPr>
        <w:fldChar w:fldCharType="begin"/>
      </w:r>
      <w:r>
        <w:rPr>
          <w:noProof/>
        </w:rPr>
        <w:instrText xml:space="preserve"> PAGEREF _Toc292878954 \h </w:instrText>
      </w:r>
      <w:r>
        <w:rPr>
          <w:noProof/>
        </w:rPr>
      </w:r>
      <w:r>
        <w:rPr>
          <w:noProof/>
        </w:rPr>
        <w:fldChar w:fldCharType="separate"/>
      </w:r>
      <w:r>
        <w:rPr>
          <w:noProof/>
        </w:rPr>
        <w:t>334</w:t>
      </w:r>
      <w:r>
        <w:rPr>
          <w:noProof/>
        </w:rPr>
        <w:fldChar w:fldCharType="end"/>
      </w:r>
    </w:p>
    <w:p w14:paraId="50E9FAFC" w14:textId="77777777" w:rsidR="00887218" w:rsidRDefault="00887218">
      <w:pPr>
        <w:pStyle w:val="TOC4"/>
        <w:tabs>
          <w:tab w:val="left" w:pos="1619"/>
          <w:tab w:val="right" w:leader="dot" w:pos="8296"/>
        </w:tabs>
        <w:rPr>
          <w:rFonts w:ascii="Calibri" w:hAnsi="Calibri"/>
          <w:noProof/>
          <w:color w:val="auto"/>
          <w:lang w:eastAsia="en-GB"/>
        </w:rPr>
      </w:pPr>
      <w:r>
        <w:rPr>
          <w:noProof/>
        </w:rPr>
        <w:t>4.2.16.4</w:t>
      </w:r>
      <w:r>
        <w:rPr>
          <w:rFonts w:ascii="Calibri" w:hAnsi="Calibri"/>
          <w:noProof/>
          <w:color w:val="auto"/>
          <w:lang w:eastAsia="en-GB"/>
        </w:rPr>
        <w:tab/>
      </w:r>
      <w:r>
        <w:rPr>
          <w:noProof/>
        </w:rPr>
        <w:t>Sample Details Screen Changes</w:t>
      </w:r>
      <w:r>
        <w:rPr>
          <w:noProof/>
        </w:rPr>
        <w:tab/>
      </w:r>
      <w:r>
        <w:rPr>
          <w:noProof/>
        </w:rPr>
        <w:fldChar w:fldCharType="begin"/>
      </w:r>
      <w:r>
        <w:rPr>
          <w:noProof/>
        </w:rPr>
        <w:instrText xml:space="preserve"> PAGEREF _Toc292878955 \h </w:instrText>
      </w:r>
      <w:r>
        <w:rPr>
          <w:noProof/>
        </w:rPr>
      </w:r>
      <w:r>
        <w:rPr>
          <w:noProof/>
        </w:rPr>
        <w:fldChar w:fldCharType="separate"/>
      </w:r>
      <w:r>
        <w:rPr>
          <w:noProof/>
        </w:rPr>
        <w:t>334</w:t>
      </w:r>
      <w:r>
        <w:rPr>
          <w:noProof/>
        </w:rPr>
        <w:fldChar w:fldCharType="end"/>
      </w:r>
    </w:p>
    <w:p w14:paraId="3B4E674B"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4.2.17</w:t>
      </w:r>
      <w:r>
        <w:rPr>
          <w:rFonts w:ascii="Calibri" w:hAnsi="Calibri"/>
          <w:smallCaps w:val="0"/>
          <w:noProof/>
          <w:color w:val="auto"/>
          <w:lang w:eastAsia="en-GB"/>
        </w:rPr>
        <w:tab/>
      </w:r>
      <w:r>
        <w:rPr>
          <w:noProof/>
        </w:rPr>
        <w:t>Thesaurus Editor</w:t>
      </w:r>
      <w:r>
        <w:rPr>
          <w:noProof/>
        </w:rPr>
        <w:tab/>
      </w:r>
      <w:r>
        <w:rPr>
          <w:noProof/>
        </w:rPr>
        <w:fldChar w:fldCharType="begin"/>
      </w:r>
      <w:r>
        <w:rPr>
          <w:noProof/>
        </w:rPr>
        <w:instrText xml:space="preserve"> PAGEREF _Toc292878956 \h </w:instrText>
      </w:r>
      <w:r>
        <w:rPr>
          <w:noProof/>
        </w:rPr>
      </w:r>
      <w:r>
        <w:rPr>
          <w:noProof/>
        </w:rPr>
        <w:fldChar w:fldCharType="separate"/>
      </w:r>
      <w:r>
        <w:rPr>
          <w:noProof/>
        </w:rPr>
        <w:t>335</w:t>
      </w:r>
      <w:r>
        <w:rPr>
          <w:noProof/>
        </w:rPr>
        <w:fldChar w:fldCharType="end"/>
      </w:r>
    </w:p>
    <w:p w14:paraId="49DD889B" w14:textId="77777777" w:rsidR="00887218" w:rsidRDefault="00887218">
      <w:pPr>
        <w:pStyle w:val="TOC4"/>
        <w:tabs>
          <w:tab w:val="left" w:pos="1619"/>
          <w:tab w:val="right" w:leader="dot" w:pos="8296"/>
        </w:tabs>
        <w:rPr>
          <w:rFonts w:ascii="Calibri" w:hAnsi="Calibri"/>
          <w:noProof/>
          <w:color w:val="auto"/>
          <w:lang w:eastAsia="en-GB"/>
        </w:rPr>
      </w:pPr>
      <w:r>
        <w:rPr>
          <w:noProof/>
        </w:rPr>
        <w:t>4.2.17.1</w:t>
      </w:r>
      <w:r>
        <w:rPr>
          <w:rFonts w:ascii="Calibri" w:hAnsi="Calibri"/>
          <w:noProof/>
          <w:color w:val="auto"/>
          <w:lang w:eastAsia="en-GB"/>
        </w:rPr>
        <w:tab/>
      </w:r>
      <w:r>
        <w:rPr>
          <w:noProof/>
        </w:rPr>
        <w:t>Screen Flow Diagram</w:t>
      </w:r>
      <w:r>
        <w:rPr>
          <w:noProof/>
        </w:rPr>
        <w:tab/>
      </w:r>
      <w:r>
        <w:rPr>
          <w:noProof/>
        </w:rPr>
        <w:fldChar w:fldCharType="begin"/>
      </w:r>
      <w:r>
        <w:rPr>
          <w:noProof/>
        </w:rPr>
        <w:instrText xml:space="preserve"> PAGEREF _Toc292878957 \h </w:instrText>
      </w:r>
      <w:r>
        <w:rPr>
          <w:noProof/>
        </w:rPr>
      </w:r>
      <w:r>
        <w:rPr>
          <w:noProof/>
        </w:rPr>
        <w:fldChar w:fldCharType="separate"/>
      </w:r>
      <w:r>
        <w:rPr>
          <w:noProof/>
        </w:rPr>
        <w:t>335</w:t>
      </w:r>
      <w:r>
        <w:rPr>
          <w:noProof/>
        </w:rPr>
        <w:fldChar w:fldCharType="end"/>
      </w:r>
    </w:p>
    <w:p w14:paraId="52CE6C69" w14:textId="77777777" w:rsidR="00887218" w:rsidRDefault="00887218">
      <w:pPr>
        <w:pStyle w:val="TOC4"/>
        <w:tabs>
          <w:tab w:val="left" w:pos="1619"/>
          <w:tab w:val="right" w:leader="dot" w:pos="8296"/>
        </w:tabs>
        <w:rPr>
          <w:rFonts w:ascii="Calibri" w:hAnsi="Calibri"/>
          <w:noProof/>
          <w:color w:val="auto"/>
          <w:lang w:eastAsia="en-GB"/>
        </w:rPr>
      </w:pPr>
      <w:r>
        <w:rPr>
          <w:noProof/>
        </w:rPr>
        <w:t>4.2.17.2</w:t>
      </w:r>
      <w:r>
        <w:rPr>
          <w:rFonts w:ascii="Calibri" w:hAnsi="Calibri"/>
          <w:noProof/>
          <w:color w:val="auto"/>
          <w:lang w:eastAsia="en-GB"/>
        </w:rPr>
        <w:tab/>
      </w:r>
      <w:r>
        <w:rPr>
          <w:noProof/>
        </w:rPr>
        <w:t>MDI Edit Child Class Diagram</w:t>
      </w:r>
      <w:r>
        <w:rPr>
          <w:noProof/>
        </w:rPr>
        <w:tab/>
      </w:r>
      <w:r>
        <w:rPr>
          <w:noProof/>
        </w:rPr>
        <w:fldChar w:fldCharType="begin"/>
      </w:r>
      <w:r>
        <w:rPr>
          <w:noProof/>
        </w:rPr>
        <w:instrText xml:space="preserve"> PAGEREF _Toc292878958 \h </w:instrText>
      </w:r>
      <w:r>
        <w:rPr>
          <w:noProof/>
        </w:rPr>
      </w:r>
      <w:r>
        <w:rPr>
          <w:noProof/>
        </w:rPr>
        <w:fldChar w:fldCharType="separate"/>
      </w:r>
      <w:r>
        <w:rPr>
          <w:noProof/>
        </w:rPr>
        <w:t>336</w:t>
      </w:r>
      <w:r>
        <w:rPr>
          <w:noProof/>
        </w:rPr>
        <w:fldChar w:fldCharType="end"/>
      </w:r>
    </w:p>
    <w:p w14:paraId="5421EAA2" w14:textId="77777777" w:rsidR="00887218" w:rsidRDefault="00887218">
      <w:pPr>
        <w:pStyle w:val="TOC4"/>
        <w:tabs>
          <w:tab w:val="left" w:pos="1619"/>
          <w:tab w:val="right" w:leader="dot" w:pos="8296"/>
        </w:tabs>
        <w:rPr>
          <w:rFonts w:ascii="Calibri" w:hAnsi="Calibri"/>
          <w:noProof/>
          <w:color w:val="auto"/>
          <w:lang w:eastAsia="en-GB"/>
        </w:rPr>
      </w:pPr>
      <w:r>
        <w:rPr>
          <w:noProof/>
        </w:rPr>
        <w:t>4.2.17.3</w:t>
      </w:r>
      <w:r>
        <w:rPr>
          <w:rFonts w:ascii="Calibri" w:hAnsi="Calibri"/>
          <w:noProof/>
          <w:color w:val="auto"/>
          <w:lang w:eastAsia="en-GB"/>
        </w:rPr>
        <w:tab/>
      </w:r>
      <w:r>
        <w:rPr>
          <w:noProof/>
        </w:rPr>
        <w:t>Base MDI child editor screen</w:t>
      </w:r>
      <w:r>
        <w:rPr>
          <w:noProof/>
        </w:rPr>
        <w:tab/>
      </w:r>
      <w:r>
        <w:rPr>
          <w:noProof/>
        </w:rPr>
        <w:fldChar w:fldCharType="begin"/>
      </w:r>
      <w:r>
        <w:rPr>
          <w:noProof/>
        </w:rPr>
        <w:instrText xml:space="preserve"> PAGEREF _Toc292878959 \h </w:instrText>
      </w:r>
      <w:r>
        <w:rPr>
          <w:noProof/>
        </w:rPr>
      </w:r>
      <w:r>
        <w:rPr>
          <w:noProof/>
        </w:rPr>
        <w:fldChar w:fldCharType="separate"/>
      </w:r>
      <w:r>
        <w:rPr>
          <w:noProof/>
        </w:rPr>
        <w:t>336</w:t>
      </w:r>
      <w:r>
        <w:rPr>
          <w:noProof/>
        </w:rPr>
        <w:fldChar w:fldCharType="end"/>
      </w:r>
    </w:p>
    <w:p w14:paraId="343337AC" w14:textId="77777777" w:rsidR="00887218" w:rsidRDefault="00887218">
      <w:pPr>
        <w:pStyle w:val="TOC4"/>
        <w:tabs>
          <w:tab w:val="left" w:pos="1619"/>
          <w:tab w:val="right" w:leader="dot" w:pos="8296"/>
        </w:tabs>
        <w:rPr>
          <w:rFonts w:ascii="Calibri" w:hAnsi="Calibri"/>
          <w:noProof/>
          <w:color w:val="auto"/>
          <w:lang w:eastAsia="en-GB"/>
        </w:rPr>
      </w:pPr>
      <w:r>
        <w:rPr>
          <w:noProof/>
        </w:rPr>
        <w:t>4.2.17.4</w:t>
      </w:r>
      <w:r>
        <w:rPr>
          <w:rFonts w:ascii="Calibri" w:hAnsi="Calibri"/>
          <w:noProof/>
          <w:color w:val="auto"/>
          <w:lang w:eastAsia="en-GB"/>
        </w:rPr>
        <w:tab/>
      </w:r>
      <w:r>
        <w:rPr>
          <w:noProof/>
        </w:rPr>
        <w:t>Thesaurus editor main screen</w:t>
      </w:r>
      <w:r>
        <w:rPr>
          <w:noProof/>
        </w:rPr>
        <w:tab/>
      </w:r>
      <w:r>
        <w:rPr>
          <w:noProof/>
        </w:rPr>
        <w:fldChar w:fldCharType="begin"/>
      </w:r>
      <w:r>
        <w:rPr>
          <w:noProof/>
        </w:rPr>
        <w:instrText xml:space="preserve"> PAGEREF _Toc292878960 \h </w:instrText>
      </w:r>
      <w:r>
        <w:rPr>
          <w:noProof/>
        </w:rPr>
      </w:r>
      <w:r>
        <w:rPr>
          <w:noProof/>
        </w:rPr>
        <w:fldChar w:fldCharType="separate"/>
      </w:r>
      <w:r>
        <w:rPr>
          <w:noProof/>
        </w:rPr>
        <w:t>338</w:t>
      </w:r>
      <w:r>
        <w:rPr>
          <w:noProof/>
        </w:rPr>
        <w:fldChar w:fldCharType="end"/>
      </w:r>
    </w:p>
    <w:p w14:paraId="2BEB8DC3" w14:textId="77777777" w:rsidR="00887218" w:rsidRDefault="00887218">
      <w:pPr>
        <w:pStyle w:val="TOC4"/>
        <w:tabs>
          <w:tab w:val="left" w:pos="1619"/>
          <w:tab w:val="right" w:leader="dot" w:pos="8296"/>
        </w:tabs>
        <w:rPr>
          <w:rFonts w:ascii="Calibri" w:hAnsi="Calibri"/>
          <w:noProof/>
          <w:color w:val="auto"/>
          <w:lang w:eastAsia="en-GB"/>
        </w:rPr>
      </w:pPr>
      <w:r>
        <w:rPr>
          <w:noProof/>
        </w:rPr>
        <w:t>4.2.17.5</w:t>
      </w:r>
      <w:r>
        <w:rPr>
          <w:rFonts w:ascii="Calibri" w:hAnsi="Calibri"/>
          <w:noProof/>
          <w:color w:val="auto"/>
          <w:lang w:eastAsia="en-GB"/>
        </w:rPr>
        <w:tab/>
      </w:r>
      <w:r>
        <w:rPr>
          <w:noProof/>
        </w:rPr>
        <w:t>List Organiser MDI child screen</w:t>
      </w:r>
      <w:r>
        <w:rPr>
          <w:noProof/>
        </w:rPr>
        <w:tab/>
      </w:r>
      <w:r>
        <w:rPr>
          <w:noProof/>
        </w:rPr>
        <w:fldChar w:fldCharType="begin"/>
      </w:r>
      <w:r>
        <w:rPr>
          <w:noProof/>
        </w:rPr>
        <w:instrText xml:space="preserve"> PAGEREF _Toc292878961 \h </w:instrText>
      </w:r>
      <w:r>
        <w:rPr>
          <w:noProof/>
        </w:rPr>
      </w:r>
      <w:r>
        <w:rPr>
          <w:noProof/>
        </w:rPr>
        <w:fldChar w:fldCharType="separate"/>
      </w:r>
      <w:r>
        <w:rPr>
          <w:noProof/>
        </w:rPr>
        <w:t>342</w:t>
      </w:r>
      <w:r>
        <w:rPr>
          <w:noProof/>
        </w:rPr>
        <w:fldChar w:fldCharType="end"/>
      </w:r>
    </w:p>
    <w:p w14:paraId="06AA483C" w14:textId="77777777" w:rsidR="00887218" w:rsidRDefault="00887218">
      <w:pPr>
        <w:pStyle w:val="TOC4"/>
        <w:tabs>
          <w:tab w:val="left" w:pos="1619"/>
          <w:tab w:val="right" w:leader="dot" w:pos="8296"/>
        </w:tabs>
        <w:rPr>
          <w:rFonts w:ascii="Calibri" w:hAnsi="Calibri"/>
          <w:noProof/>
          <w:color w:val="auto"/>
          <w:lang w:eastAsia="en-GB"/>
        </w:rPr>
      </w:pPr>
      <w:r>
        <w:rPr>
          <w:noProof/>
        </w:rPr>
        <w:t>4.2.17.6</w:t>
      </w:r>
      <w:r>
        <w:rPr>
          <w:rFonts w:ascii="Calibri" w:hAnsi="Calibri"/>
          <w:noProof/>
          <w:color w:val="auto"/>
          <w:lang w:eastAsia="en-GB"/>
        </w:rPr>
        <w:tab/>
      </w:r>
      <w:r>
        <w:rPr>
          <w:noProof/>
        </w:rPr>
        <w:t>Subject area details screen</w:t>
      </w:r>
      <w:r>
        <w:rPr>
          <w:noProof/>
        </w:rPr>
        <w:tab/>
      </w:r>
      <w:r>
        <w:rPr>
          <w:noProof/>
        </w:rPr>
        <w:fldChar w:fldCharType="begin"/>
      </w:r>
      <w:r>
        <w:rPr>
          <w:noProof/>
        </w:rPr>
        <w:instrText xml:space="preserve"> PAGEREF _Toc292878962 \h </w:instrText>
      </w:r>
      <w:r>
        <w:rPr>
          <w:noProof/>
        </w:rPr>
      </w:r>
      <w:r>
        <w:rPr>
          <w:noProof/>
        </w:rPr>
        <w:fldChar w:fldCharType="separate"/>
      </w:r>
      <w:r>
        <w:rPr>
          <w:noProof/>
        </w:rPr>
        <w:t>345</w:t>
      </w:r>
      <w:r>
        <w:rPr>
          <w:noProof/>
        </w:rPr>
        <w:fldChar w:fldCharType="end"/>
      </w:r>
    </w:p>
    <w:p w14:paraId="4DA1E9D5" w14:textId="77777777" w:rsidR="00887218" w:rsidRDefault="00887218">
      <w:pPr>
        <w:pStyle w:val="TOC4"/>
        <w:tabs>
          <w:tab w:val="left" w:pos="1619"/>
          <w:tab w:val="right" w:leader="dot" w:pos="8296"/>
        </w:tabs>
        <w:rPr>
          <w:rFonts w:ascii="Calibri" w:hAnsi="Calibri"/>
          <w:noProof/>
          <w:color w:val="auto"/>
          <w:lang w:eastAsia="en-GB"/>
        </w:rPr>
      </w:pPr>
      <w:r>
        <w:rPr>
          <w:noProof/>
        </w:rPr>
        <w:t>4.2.17.7</w:t>
      </w:r>
      <w:r>
        <w:rPr>
          <w:rFonts w:ascii="Calibri" w:hAnsi="Calibri"/>
          <w:noProof/>
          <w:color w:val="auto"/>
          <w:lang w:eastAsia="en-GB"/>
        </w:rPr>
        <w:tab/>
      </w:r>
      <w:r>
        <w:rPr>
          <w:noProof/>
        </w:rPr>
        <w:t>Subject area General tab control</w:t>
      </w:r>
      <w:r>
        <w:rPr>
          <w:noProof/>
        </w:rPr>
        <w:tab/>
      </w:r>
      <w:r>
        <w:rPr>
          <w:noProof/>
        </w:rPr>
        <w:fldChar w:fldCharType="begin"/>
      </w:r>
      <w:r>
        <w:rPr>
          <w:noProof/>
        </w:rPr>
        <w:instrText xml:space="preserve"> PAGEREF _Toc292878963 \h </w:instrText>
      </w:r>
      <w:r>
        <w:rPr>
          <w:noProof/>
        </w:rPr>
      </w:r>
      <w:r>
        <w:rPr>
          <w:noProof/>
        </w:rPr>
        <w:fldChar w:fldCharType="separate"/>
      </w:r>
      <w:r>
        <w:rPr>
          <w:noProof/>
        </w:rPr>
        <w:t>346</w:t>
      </w:r>
      <w:r>
        <w:rPr>
          <w:noProof/>
        </w:rPr>
        <w:fldChar w:fldCharType="end"/>
      </w:r>
    </w:p>
    <w:p w14:paraId="57946785" w14:textId="77777777" w:rsidR="00887218" w:rsidRDefault="00887218">
      <w:pPr>
        <w:pStyle w:val="TOC4"/>
        <w:tabs>
          <w:tab w:val="left" w:pos="1619"/>
          <w:tab w:val="right" w:leader="dot" w:pos="8296"/>
        </w:tabs>
        <w:rPr>
          <w:rFonts w:ascii="Calibri" w:hAnsi="Calibri"/>
          <w:noProof/>
          <w:color w:val="auto"/>
          <w:lang w:eastAsia="en-GB"/>
        </w:rPr>
      </w:pPr>
      <w:r>
        <w:rPr>
          <w:noProof/>
        </w:rPr>
        <w:t>4.2.17.8</w:t>
      </w:r>
      <w:r>
        <w:rPr>
          <w:rFonts w:ascii="Calibri" w:hAnsi="Calibri"/>
          <w:noProof/>
          <w:color w:val="auto"/>
          <w:lang w:eastAsia="en-GB"/>
        </w:rPr>
        <w:tab/>
      </w:r>
      <w:r>
        <w:rPr>
          <w:noProof/>
        </w:rPr>
        <w:t>Domain details screen</w:t>
      </w:r>
      <w:r>
        <w:rPr>
          <w:noProof/>
        </w:rPr>
        <w:tab/>
      </w:r>
      <w:r>
        <w:rPr>
          <w:noProof/>
        </w:rPr>
        <w:fldChar w:fldCharType="begin"/>
      </w:r>
      <w:r>
        <w:rPr>
          <w:noProof/>
        </w:rPr>
        <w:instrText xml:space="preserve"> PAGEREF _Toc292878964 \h </w:instrText>
      </w:r>
      <w:r>
        <w:rPr>
          <w:noProof/>
        </w:rPr>
      </w:r>
      <w:r>
        <w:rPr>
          <w:noProof/>
        </w:rPr>
        <w:fldChar w:fldCharType="separate"/>
      </w:r>
      <w:r>
        <w:rPr>
          <w:noProof/>
        </w:rPr>
        <w:t>347</w:t>
      </w:r>
      <w:r>
        <w:rPr>
          <w:noProof/>
        </w:rPr>
        <w:fldChar w:fldCharType="end"/>
      </w:r>
    </w:p>
    <w:p w14:paraId="73543CAB" w14:textId="77777777" w:rsidR="00887218" w:rsidRDefault="00887218">
      <w:pPr>
        <w:pStyle w:val="TOC4"/>
        <w:tabs>
          <w:tab w:val="left" w:pos="1619"/>
          <w:tab w:val="right" w:leader="dot" w:pos="8296"/>
        </w:tabs>
        <w:rPr>
          <w:rFonts w:ascii="Calibri" w:hAnsi="Calibri"/>
          <w:noProof/>
          <w:color w:val="auto"/>
          <w:lang w:eastAsia="en-GB"/>
        </w:rPr>
      </w:pPr>
      <w:r>
        <w:rPr>
          <w:noProof/>
        </w:rPr>
        <w:t>4.2.17.9</w:t>
      </w:r>
      <w:r>
        <w:rPr>
          <w:rFonts w:ascii="Calibri" w:hAnsi="Calibri"/>
          <w:noProof/>
          <w:color w:val="auto"/>
          <w:lang w:eastAsia="en-GB"/>
        </w:rPr>
        <w:tab/>
      </w:r>
      <w:r>
        <w:rPr>
          <w:noProof/>
        </w:rPr>
        <w:t>Domain General tab control</w:t>
      </w:r>
      <w:r>
        <w:rPr>
          <w:noProof/>
        </w:rPr>
        <w:tab/>
      </w:r>
      <w:r>
        <w:rPr>
          <w:noProof/>
        </w:rPr>
        <w:fldChar w:fldCharType="begin"/>
      </w:r>
      <w:r>
        <w:rPr>
          <w:noProof/>
        </w:rPr>
        <w:instrText xml:space="preserve"> PAGEREF _Toc292878965 \h </w:instrText>
      </w:r>
      <w:r>
        <w:rPr>
          <w:noProof/>
        </w:rPr>
      </w:r>
      <w:r>
        <w:rPr>
          <w:noProof/>
        </w:rPr>
        <w:fldChar w:fldCharType="separate"/>
      </w:r>
      <w:r>
        <w:rPr>
          <w:noProof/>
        </w:rPr>
        <w:t>347</w:t>
      </w:r>
      <w:r>
        <w:rPr>
          <w:noProof/>
        </w:rPr>
        <w:fldChar w:fldCharType="end"/>
      </w:r>
    </w:p>
    <w:p w14:paraId="01A866C8" w14:textId="77777777" w:rsidR="00887218" w:rsidRDefault="00887218">
      <w:pPr>
        <w:pStyle w:val="TOC4"/>
        <w:tabs>
          <w:tab w:val="left" w:pos="1742"/>
          <w:tab w:val="right" w:leader="dot" w:pos="8296"/>
        </w:tabs>
        <w:rPr>
          <w:rFonts w:ascii="Calibri" w:hAnsi="Calibri"/>
          <w:noProof/>
          <w:color w:val="auto"/>
          <w:lang w:eastAsia="en-GB"/>
        </w:rPr>
      </w:pPr>
      <w:r>
        <w:rPr>
          <w:noProof/>
        </w:rPr>
        <w:t>4.2.17.10</w:t>
      </w:r>
      <w:r>
        <w:rPr>
          <w:rFonts w:ascii="Calibri" w:hAnsi="Calibri"/>
          <w:noProof/>
          <w:color w:val="auto"/>
          <w:lang w:eastAsia="en-GB"/>
        </w:rPr>
        <w:tab/>
      </w:r>
      <w:r>
        <w:rPr>
          <w:noProof/>
        </w:rPr>
        <w:t>Concept ranks for a domain tab control</w:t>
      </w:r>
      <w:r>
        <w:rPr>
          <w:noProof/>
        </w:rPr>
        <w:tab/>
      </w:r>
      <w:r>
        <w:rPr>
          <w:noProof/>
        </w:rPr>
        <w:fldChar w:fldCharType="begin"/>
      </w:r>
      <w:r>
        <w:rPr>
          <w:noProof/>
        </w:rPr>
        <w:instrText xml:space="preserve"> PAGEREF _Toc292878966 \h </w:instrText>
      </w:r>
      <w:r>
        <w:rPr>
          <w:noProof/>
        </w:rPr>
      </w:r>
      <w:r>
        <w:rPr>
          <w:noProof/>
        </w:rPr>
        <w:fldChar w:fldCharType="separate"/>
      </w:r>
      <w:r>
        <w:rPr>
          <w:noProof/>
        </w:rPr>
        <w:t>349</w:t>
      </w:r>
      <w:r>
        <w:rPr>
          <w:noProof/>
        </w:rPr>
        <w:fldChar w:fldCharType="end"/>
      </w:r>
    </w:p>
    <w:p w14:paraId="347BC778" w14:textId="77777777" w:rsidR="00887218" w:rsidRDefault="00887218">
      <w:pPr>
        <w:pStyle w:val="TOC4"/>
        <w:tabs>
          <w:tab w:val="left" w:pos="1742"/>
          <w:tab w:val="right" w:leader="dot" w:pos="8296"/>
        </w:tabs>
        <w:rPr>
          <w:rFonts w:ascii="Calibri" w:hAnsi="Calibri"/>
          <w:noProof/>
          <w:color w:val="auto"/>
          <w:lang w:eastAsia="en-GB"/>
        </w:rPr>
      </w:pPr>
      <w:r>
        <w:rPr>
          <w:noProof/>
        </w:rPr>
        <w:t>4.2.17.11</w:t>
      </w:r>
      <w:r>
        <w:rPr>
          <w:rFonts w:ascii="Calibri" w:hAnsi="Calibri"/>
          <w:noProof/>
          <w:color w:val="auto"/>
          <w:lang w:eastAsia="en-GB"/>
        </w:rPr>
        <w:tab/>
      </w:r>
      <w:r>
        <w:rPr>
          <w:noProof/>
        </w:rPr>
        <w:t>Local domain details screen</w:t>
      </w:r>
      <w:r>
        <w:rPr>
          <w:noProof/>
        </w:rPr>
        <w:tab/>
      </w:r>
      <w:r>
        <w:rPr>
          <w:noProof/>
        </w:rPr>
        <w:fldChar w:fldCharType="begin"/>
      </w:r>
      <w:r>
        <w:rPr>
          <w:noProof/>
        </w:rPr>
        <w:instrText xml:space="preserve"> PAGEREF _Toc292878967 \h </w:instrText>
      </w:r>
      <w:r>
        <w:rPr>
          <w:noProof/>
        </w:rPr>
      </w:r>
      <w:r>
        <w:rPr>
          <w:noProof/>
        </w:rPr>
        <w:fldChar w:fldCharType="separate"/>
      </w:r>
      <w:r>
        <w:rPr>
          <w:noProof/>
        </w:rPr>
        <w:t>350</w:t>
      </w:r>
      <w:r>
        <w:rPr>
          <w:noProof/>
        </w:rPr>
        <w:fldChar w:fldCharType="end"/>
      </w:r>
    </w:p>
    <w:p w14:paraId="0BA02502" w14:textId="77777777" w:rsidR="00887218" w:rsidRDefault="00887218">
      <w:pPr>
        <w:pStyle w:val="TOC4"/>
        <w:tabs>
          <w:tab w:val="left" w:pos="1742"/>
          <w:tab w:val="right" w:leader="dot" w:pos="8296"/>
        </w:tabs>
        <w:rPr>
          <w:rFonts w:ascii="Calibri" w:hAnsi="Calibri"/>
          <w:noProof/>
          <w:color w:val="auto"/>
          <w:lang w:eastAsia="en-GB"/>
        </w:rPr>
      </w:pPr>
      <w:r>
        <w:rPr>
          <w:noProof/>
        </w:rPr>
        <w:t>4.2.17.12</w:t>
      </w:r>
      <w:r>
        <w:rPr>
          <w:rFonts w:ascii="Calibri" w:hAnsi="Calibri"/>
          <w:noProof/>
          <w:color w:val="auto"/>
          <w:lang w:eastAsia="en-GB"/>
        </w:rPr>
        <w:tab/>
      </w:r>
      <w:r>
        <w:rPr>
          <w:noProof/>
        </w:rPr>
        <w:t>Local domain General tab control</w:t>
      </w:r>
      <w:r>
        <w:rPr>
          <w:noProof/>
        </w:rPr>
        <w:tab/>
      </w:r>
      <w:r>
        <w:rPr>
          <w:noProof/>
        </w:rPr>
        <w:fldChar w:fldCharType="begin"/>
      </w:r>
      <w:r>
        <w:rPr>
          <w:noProof/>
        </w:rPr>
        <w:instrText xml:space="preserve"> PAGEREF _Toc292878968 \h </w:instrText>
      </w:r>
      <w:r>
        <w:rPr>
          <w:noProof/>
        </w:rPr>
      </w:r>
      <w:r>
        <w:rPr>
          <w:noProof/>
        </w:rPr>
        <w:fldChar w:fldCharType="separate"/>
      </w:r>
      <w:r>
        <w:rPr>
          <w:noProof/>
        </w:rPr>
        <w:t>351</w:t>
      </w:r>
      <w:r>
        <w:rPr>
          <w:noProof/>
        </w:rPr>
        <w:fldChar w:fldCharType="end"/>
      </w:r>
    </w:p>
    <w:p w14:paraId="19B8779D" w14:textId="77777777" w:rsidR="00887218" w:rsidRDefault="00887218">
      <w:pPr>
        <w:pStyle w:val="TOC4"/>
        <w:tabs>
          <w:tab w:val="left" w:pos="1742"/>
          <w:tab w:val="right" w:leader="dot" w:pos="8296"/>
        </w:tabs>
        <w:rPr>
          <w:rFonts w:ascii="Calibri" w:hAnsi="Calibri"/>
          <w:noProof/>
          <w:color w:val="auto"/>
          <w:lang w:eastAsia="en-GB"/>
        </w:rPr>
      </w:pPr>
      <w:r>
        <w:rPr>
          <w:noProof/>
        </w:rPr>
        <w:t>4.2.17.13</w:t>
      </w:r>
      <w:r>
        <w:rPr>
          <w:rFonts w:ascii="Calibri" w:hAnsi="Calibri"/>
          <w:noProof/>
          <w:color w:val="auto"/>
          <w:lang w:eastAsia="en-GB"/>
        </w:rPr>
        <w:tab/>
      </w:r>
      <w:r>
        <w:rPr>
          <w:noProof/>
        </w:rPr>
        <w:t>Local domain Hyperlinks tab control</w:t>
      </w:r>
      <w:r>
        <w:rPr>
          <w:noProof/>
        </w:rPr>
        <w:tab/>
      </w:r>
      <w:r>
        <w:rPr>
          <w:noProof/>
        </w:rPr>
        <w:fldChar w:fldCharType="begin"/>
      </w:r>
      <w:r>
        <w:rPr>
          <w:noProof/>
        </w:rPr>
        <w:instrText xml:space="preserve"> PAGEREF _Toc292878969 \h </w:instrText>
      </w:r>
      <w:r>
        <w:rPr>
          <w:noProof/>
        </w:rPr>
      </w:r>
      <w:r>
        <w:rPr>
          <w:noProof/>
        </w:rPr>
        <w:fldChar w:fldCharType="separate"/>
      </w:r>
      <w:r>
        <w:rPr>
          <w:noProof/>
        </w:rPr>
        <w:t>352</w:t>
      </w:r>
      <w:r>
        <w:rPr>
          <w:noProof/>
        </w:rPr>
        <w:fldChar w:fldCharType="end"/>
      </w:r>
    </w:p>
    <w:p w14:paraId="54D16E81" w14:textId="77777777" w:rsidR="00887218" w:rsidRDefault="00887218">
      <w:pPr>
        <w:pStyle w:val="TOC4"/>
        <w:tabs>
          <w:tab w:val="left" w:pos="1742"/>
          <w:tab w:val="right" w:leader="dot" w:pos="8296"/>
        </w:tabs>
        <w:rPr>
          <w:rFonts w:ascii="Calibri" w:hAnsi="Calibri"/>
          <w:noProof/>
          <w:color w:val="auto"/>
          <w:lang w:eastAsia="en-GB"/>
        </w:rPr>
      </w:pPr>
      <w:r>
        <w:rPr>
          <w:noProof/>
        </w:rPr>
        <w:t>4.2.17.14</w:t>
      </w:r>
      <w:r>
        <w:rPr>
          <w:rFonts w:ascii="Calibri" w:hAnsi="Calibri"/>
          <w:noProof/>
          <w:color w:val="auto"/>
          <w:lang w:eastAsia="en-GB"/>
        </w:rPr>
        <w:tab/>
      </w:r>
      <w:r>
        <w:rPr>
          <w:noProof/>
        </w:rPr>
        <w:t>Concept group details screen</w:t>
      </w:r>
      <w:r>
        <w:rPr>
          <w:noProof/>
        </w:rPr>
        <w:tab/>
      </w:r>
      <w:r>
        <w:rPr>
          <w:noProof/>
        </w:rPr>
        <w:fldChar w:fldCharType="begin"/>
      </w:r>
      <w:r>
        <w:rPr>
          <w:noProof/>
        </w:rPr>
        <w:instrText xml:space="preserve"> PAGEREF _Toc292878970 \h </w:instrText>
      </w:r>
      <w:r>
        <w:rPr>
          <w:noProof/>
        </w:rPr>
      </w:r>
      <w:r>
        <w:rPr>
          <w:noProof/>
        </w:rPr>
        <w:fldChar w:fldCharType="separate"/>
      </w:r>
      <w:r>
        <w:rPr>
          <w:noProof/>
        </w:rPr>
        <w:t>354</w:t>
      </w:r>
      <w:r>
        <w:rPr>
          <w:noProof/>
        </w:rPr>
        <w:fldChar w:fldCharType="end"/>
      </w:r>
    </w:p>
    <w:p w14:paraId="0189305C" w14:textId="77777777" w:rsidR="00887218" w:rsidRDefault="00887218">
      <w:pPr>
        <w:pStyle w:val="TOC4"/>
        <w:tabs>
          <w:tab w:val="left" w:pos="1742"/>
          <w:tab w:val="right" w:leader="dot" w:pos="8296"/>
        </w:tabs>
        <w:rPr>
          <w:rFonts w:ascii="Calibri" w:hAnsi="Calibri"/>
          <w:noProof/>
          <w:color w:val="auto"/>
          <w:lang w:eastAsia="en-GB"/>
        </w:rPr>
      </w:pPr>
      <w:r>
        <w:rPr>
          <w:noProof/>
        </w:rPr>
        <w:t>4.2.17.15</w:t>
      </w:r>
      <w:r>
        <w:rPr>
          <w:rFonts w:ascii="Calibri" w:hAnsi="Calibri"/>
          <w:noProof/>
          <w:color w:val="auto"/>
          <w:lang w:eastAsia="en-GB"/>
        </w:rPr>
        <w:tab/>
      </w:r>
      <w:r>
        <w:rPr>
          <w:noProof/>
        </w:rPr>
        <w:t>Concept group General tab control</w:t>
      </w:r>
      <w:r>
        <w:rPr>
          <w:noProof/>
        </w:rPr>
        <w:tab/>
      </w:r>
      <w:r>
        <w:rPr>
          <w:noProof/>
        </w:rPr>
        <w:fldChar w:fldCharType="begin"/>
      </w:r>
      <w:r>
        <w:rPr>
          <w:noProof/>
        </w:rPr>
        <w:instrText xml:space="preserve"> PAGEREF _Toc292878971 \h </w:instrText>
      </w:r>
      <w:r>
        <w:rPr>
          <w:noProof/>
        </w:rPr>
      </w:r>
      <w:r>
        <w:rPr>
          <w:noProof/>
        </w:rPr>
        <w:fldChar w:fldCharType="separate"/>
      </w:r>
      <w:r>
        <w:rPr>
          <w:noProof/>
        </w:rPr>
        <w:t>354</w:t>
      </w:r>
      <w:r>
        <w:rPr>
          <w:noProof/>
        </w:rPr>
        <w:fldChar w:fldCharType="end"/>
      </w:r>
    </w:p>
    <w:p w14:paraId="0710DAFE" w14:textId="77777777" w:rsidR="00887218" w:rsidRDefault="00887218">
      <w:pPr>
        <w:pStyle w:val="TOC4"/>
        <w:tabs>
          <w:tab w:val="left" w:pos="1742"/>
          <w:tab w:val="right" w:leader="dot" w:pos="8296"/>
        </w:tabs>
        <w:rPr>
          <w:rFonts w:ascii="Calibri" w:hAnsi="Calibri"/>
          <w:noProof/>
          <w:color w:val="auto"/>
          <w:lang w:eastAsia="en-GB"/>
        </w:rPr>
      </w:pPr>
      <w:r>
        <w:rPr>
          <w:noProof/>
        </w:rPr>
        <w:t>4.2.17.16</w:t>
      </w:r>
      <w:r>
        <w:rPr>
          <w:rFonts w:ascii="Calibri" w:hAnsi="Calibri"/>
          <w:noProof/>
          <w:color w:val="auto"/>
          <w:lang w:eastAsia="en-GB"/>
        </w:rPr>
        <w:tab/>
      </w:r>
      <w:r>
        <w:rPr>
          <w:noProof/>
        </w:rPr>
        <w:t>Concept group version details screen</w:t>
      </w:r>
      <w:r>
        <w:rPr>
          <w:noProof/>
        </w:rPr>
        <w:tab/>
      </w:r>
      <w:r>
        <w:rPr>
          <w:noProof/>
        </w:rPr>
        <w:fldChar w:fldCharType="begin"/>
      </w:r>
      <w:r>
        <w:rPr>
          <w:noProof/>
        </w:rPr>
        <w:instrText xml:space="preserve"> PAGEREF _Toc292878972 \h </w:instrText>
      </w:r>
      <w:r>
        <w:rPr>
          <w:noProof/>
        </w:rPr>
      </w:r>
      <w:r>
        <w:rPr>
          <w:noProof/>
        </w:rPr>
        <w:fldChar w:fldCharType="separate"/>
      </w:r>
      <w:r>
        <w:rPr>
          <w:noProof/>
        </w:rPr>
        <w:t>357</w:t>
      </w:r>
      <w:r>
        <w:rPr>
          <w:noProof/>
        </w:rPr>
        <w:fldChar w:fldCharType="end"/>
      </w:r>
    </w:p>
    <w:p w14:paraId="2CAE0423" w14:textId="77777777" w:rsidR="00887218" w:rsidRDefault="00887218">
      <w:pPr>
        <w:pStyle w:val="TOC4"/>
        <w:tabs>
          <w:tab w:val="left" w:pos="1742"/>
          <w:tab w:val="right" w:leader="dot" w:pos="8296"/>
        </w:tabs>
        <w:rPr>
          <w:rFonts w:ascii="Calibri" w:hAnsi="Calibri"/>
          <w:noProof/>
          <w:color w:val="auto"/>
          <w:lang w:eastAsia="en-GB"/>
        </w:rPr>
      </w:pPr>
      <w:r>
        <w:rPr>
          <w:noProof/>
        </w:rPr>
        <w:t>4.2.17.17</w:t>
      </w:r>
      <w:r>
        <w:rPr>
          <w:rFonts w:ascii="Calibri" w:hAnsi="Calibri"/>
          <w:noProof/>
          <w:color w:val="auto"/>
          <w:lang w:eastAsia="en-GB"/>
        </w:rPr>
        <w:tab/>
      </w:r>
      <w:r>
        <w:rPr>
          <w:noProof/>
        </w:rPr>
        <w:t>Concept group version General tab control</w:t>
      </w:r>
      <w:r>
        <w:rPr>
          <w:noProof/>
        </w:rPr>
        <w:tab/>
      </w:r>
      <w:r>
        <w:rPr>
          <w:noProof/>
        </w:rPr>
        <w:fldChar w:fldCharType="begin"/>
      </w:r>
      <w:r>
        <w:rPr>
          <w:noProof/>
        </w:rPr>
        <w:instrText xml:space="preserve"> PAGEREF _Toc292878973 \h </w:instrText>
      </w:r>
      <w:r>
        <w:rPr>
          <w:noProof/>
        </w:rPr>
      </w:r>
      <w:r>
        <w:rPr>
          <w:noProof/>
        </w:rPr>
        <w:fldChar w:fldCharType="separate"/>
      </w:r>
      <w:r>
        <w:rPr>
          <w:noProof/>
        </w:rPr>
        <w:t>357</w:t>
      </w:r>
      <w:r>
        <w:rPr>
          <w:noProof/>
        </w:rPr>
        <w:fldChar w:fldCharType="end"/>
      </w:r>
    </w:p>
    <w:p w14:paraId="2AE18B18" w14:textId="77777777" w:rsidR="00887218" w:rsidRDefault="00887218">
      <w:pPr>
        <w:pStyle w:val="TOC4"/>
        <w:tabs>
          <w:tab w:val="left" w:pos="1742"/>
          <w:tab w:val="right" w:leader="dot" w:pos="8296"/>
        </w:tabs>
        <w:rPr>
          <w:rFonts w:ascii="Calibri" w:hAnsi="Calibri"/>
          <w:noProof/>
          <w:color w:val="auto"/>
          <w:lang w:eastAsia="en-GB"/>
        </w:rPr>
      </w:pPr>
      <w:r>
        <w:rPr>
          <w:noProof/>
        </w:rPr>
        <w:t>4.2.17.18</w:t>
      </w:r>
      <w:r>
        <w:rPr>
          <w:rFonts w:ascii="Calibri" w:hAnsi="Calibri"/>
          <w:noProof/>
          <w:color w:val="auto"/>
          <w:lang w:eastAsia="en-GB"/>
        </w:rPr>
        <w:tab/>
      </w:r>
      <w:r>
        <w:rPr>
          <w:noProof/>
        </w:rPr>
        <w:t>Concepts MDI child screen</w:t>
      </w:r>
      <w:r>
        <w:rPr>
          <w:noProof/>
        </w:rPr>
        <w:tab/>
      </w:r>
      <w:r>
        <w:rPr>
          <w:noProof/>
        </w:rPr>
        <w:fldChar w:fldCharType="begin"/>
      </w:r>
      <w:r>
        <w:rPr>
          <w:noProof/>
        </w:rPr>
        <w:instrText xml:space="preserve"> PAGEREF _Toc292878974 \h </w:instrText>
      </w:r>
      <w:r>
        <w:rPr>
          <w:noProof/>
        </w:rPr>
      </w:r>
      <w:r>
        <w:rPr>
          <w:noProof/>
        </w:rPr>
        <w:fldChar w:fldCharType="separate"/>
      </w:r>
      <w:r>
        <w:rPr>
          <w:noProof/>
        </w:rPr>
        <w:t>359</w:t>
      </w:r>
      <w:r>
        <w:rPr>
          <w:noProof/>
        </w:rPr>
        <w:fldChar w:fldCharType="end"/>
      </w:r>
    </w:p>
    <w:p w14:paraId="29A1E7C8" w14:textId="77777777" w:rsidR="00887218" w:rsidRDefault="00887218">
      <w:pPr>
        <w:pStyle w:val="TOC4"/>
        <w:tabs>
          <w:tab w:val="left" w:pos="1742"/>
          <w:tab w:val="right" w:leader="dot" w:pos="8296"/>
        </w:tabs>
        <w:rPr>
          <w:rFonts w:ascii="Calibri" w:hAnsi="Calibri"/>
          <w:noProof/>
          <w:color w:val="auto"/>
          <w:lang w:eastAsia="en-GB"/>
        </w:rPr>
      </w:pPr>
      <w:r>
        <w:rPr>
          <w:noProof/>
        </w:rPr>
        <w:t>4.2.17.19</w:t>
      </w:r>
      <w:r>
        <w:rPr>
          <w:rFonts w:ascii="Calibri" w:hAnsi="Calibri"/>
          <w:noProof/>
          <w:color w:val="auto"/>
          <w:lang w:eastAsia="en-GB"/>
        </w:rPr>
        <w:tab/>
      </w:r>
      <w:r>
        <w:rPr>
          <w:noProof/>
        </w:rPr>
        <w:t>Concept and related details screen</w:t>
      </w:r>
      <w:r>
        <w:rPr>
          <w:noProof/>
        </w:rPr>
        <w:tab/>
      </w:r>
      <w:r>
        <w:rPr>
          <w:noProof/>
        </w:rPr>
        <w:fldChar w:fldCharType="begin"/>
      </w:r>
      <w:r>
        <w:rPr>
          <w:noProof/>
        </w:rPr>
        <w:instrText xml:space="preserve"> PAGEREF _Toc292878975 \h </w:instrText>
      </w:r>
      <w:r>
        <w:rPr>
          <w:noProof/>
        </w:rPr>
      </w:r>
      <w:r>
        <w:rPr>
          <w:noProof/>
        </w:rPr>
        <w:fldChar w:fldCharType="separate"/>
      </w:r>
      <w:r>
        <w:rPr>
          <w:noProof/>
        </w:rPr>
        <w:t>363</w:t>
      </w:r>
      <w:r>
        <w:rPr>
          <w:noProof/>
        </w:rPr>
        <w:fldChar w:fldCharType="end"/>
      </w:r>
    </w:p>
    <w:p w14:paraId="4345AD80" w14:textId="77777777" w:rsidR="00887218" w:rsidRDefault="00887218">
      <w:pPr>
        <w:pStyle w:val="TOC4"/>
        <w:tabs>
          <w:tab w:val="left" w:pos="1742"/>
          <w:tab w:val="right" w:leader="dot" w:pos="8296"/>
        </w:tabs>
        <w:rPr>
          <w:rFonts w:ascii="Calibri" w:hAnsi="Calibri"/>
          <w:noProof/>
          <w:color w:val="auto"/>
          <w:lang w:eastAsia="en-GB"/>
        </w:rPr>
      </w:pPr>
      <w:r>
        <w:rPr>
          <w:noProof/>
        </w:rPr>
        <w:t>4.2.17.20</w:t>
      </w:r>
      <w:r>
        <w:rPr>
          <w:rFonts w:ascii="Calibri" w:hAnsi="Calibri"/>
          <w:noProof/>
          <w:color w:val="auto"/>
          <w:lang w:eastAsia="en-GB"/>
        </w:rPr>
        <w:tab/>
      </w:r>
      <w:r>
        <w:rPr>
          <w:noProof/>
        </w:rPr>
        <w:t>Concept details screen</w:t>
      </w:r>
      <w:r>
        <w:rPr>
          <w:noProof/>
        </w:rPr>
        <w:tab/>
      </w:r>
      <w:r>
        <w:rPr>
          <w:noProof/>
        </w:rPr>
        <w:fldChar w:fldCharType="begin"/>
      </w:r>
      <w:r>
        <w:rPr>
          <w:noProof/>
        </w:rPr>
        <w:instrText xml:space="preserve"> PAGEREF _Toc292878976 \h </w:instrText>
      </w:r>
      <w:r>
        <w:rPr>
          <w:noProof/>
        </w:rPr>
      </w:r>
      <w:r>
        <w:rPr>
          <w:noProof/>
        </w:rPr>
        <w:fldChar w:fldCharType="separate"/>
      </w:r>
      <w:r>
        <w:rPr>
          <w:noProof/>
        </w:rPr>
        <w:t>370</w:t>
      </w:r>
      <w:r>
        <w:rPr>
          <w:noProof/>
        </w:rPr>
        <w:fldChar w:fldCharType="end"/>
      </w:r>
    </w:p>
    <w:p w14:paraId="631DCE6B" w14:textId="77777777" w:rsidR="00887218" w:rsidRDefault="00887218">
      <w:pPr>
        <w:pStyle w:val="TOC4"/>
        <w:tabs>
          <w:tab w:val="left" w:pos="1742"/>
          <w:tab w:val="right" w:leader="dot" w:pos="8296"/>
        </w:tabs>
        <w:rPr>
          <w:rFonts w:ascii="Calibri" w:hAnsi="Calibri"/>
          <w:noProof/>
          <w:color w:val="auto"/>
          <w:lang w:eastAsia="en-GB"/>
        </w:rPr>
      </w:pPr>
      <w:r>
        <w:rPr>
          <w:noProof/>
        </w:rPr>
        <w:t>4.2.17.21</w:t>
      </w:r>
      <w:r>
        <w:rPr>
          <w:rFonts w:ascii="Calibri" w:hAnsi="Calibri"/>
          <w:noProof/>
          <w:color w:val="auto"/>
          <w:lang w:eastAsia="en-GB"/>
        </w:rPr>
        <w:tab/>
      </w:r>
      <w:r>
        <w:rPr>
          <w:noProof/>
        </w:rPr>
        <w:t>Concept General tab control</w:t>
      </w:r>
      <w:r>
        <w:rPr>
          <w:noProof/>
        </w:rPr>
        <w:tab/>
      </w:r>
      <w:r>
        <w:rPr>
          <w:noProof/>
        </w:rPr>
        <w:fldChar w:fldCharType="begin"/>
      </w:r>
      <w:r>
        <w:rPr>
          <w:noProof/>
        </w:rPr>
        <w:instrText xml:space="preserve"> PAGEREF _Toc292878977 \h </w:instrText>
      </w:r>
      <w:r>
        <w:rPr>
          <w:noProof/>
        </w:rPr>
      </w:r>
      <w:r>
        <w:rPr>
          <w:noProof/>
        </w:rPr>
        <w:fldChar w:fldCharType="separate"/>
      </w:r>
      <w:r>
        <w:rPr>
          <w:noProof/>
        </w:rPr>
        <w:t>370</w:t>
      </w:r>
      <w:r>
        <w:rPr>
          <w:noProof/>
        </w:rPr>
        <w:fldChar w:fldCharType="end"/>
      </w:r>
    </w:p>
    <w:p w14:paraId="0984C8F9" w14:textId="77777777" w:rsidR="00887218" w:rsidRDefault="00887218">
      <w:pPr>
        <w:pStyle w:val="TOC4"/>
        <w:tabs>
          <w:tab w:val="left" w:pos="1742"/>
          <w:tab w:val="right" w:leader="dot" w:pos="8296"/>
        </w:tabs>
        <w:rPr>
          <w:rFonts w:ascii="Calibri" w:hAnsi="Calibri"/>
          <w:noProof/>
          <w:color w:val="auto"/>
          <w:lang w:eastAsia="en-GB"/>
        </w:rPr>
      </w:pPr>
      <w:r>
        <w:rPr>
          <w:noProof/>
        </w:rPr>
        <w:t>4.2.17.22</w:t>
      </w:r>
      <w:r>
        <w:rPr>
          <w:rFonts w:ascii="Calibri" w:hAnsi="Calibri"/>
          <w:noProof/>
          <w:color w:val="auto"/>
          <w:lang w:eastAsia="en-GB"/>
        </w:rPr>
        <w:tab/>
      </w:r>
      <w:r>
        <w:rPr>
          <w:noProof/>
        </w:rPr>
        <w:t>Synonym details screen</w:t>
      </w:r>
      <w:r>
        <w:rPr>
          <w:noProof/>
        </w:rPr>
        <w:tab/>
      </w:r>
      <w:r>
        <w:rPr>
          <w:noProof/>
        </w:rPr>
        <w:fldChar w:fldCharType="begin"/>
      </w:r>
      <w:r>
        <w:rPr>
          <w:noProof/>
        </w:rPr>
        <w:instrText xml:space="preserve"> PAGEREF _Toc292878978 \h </w:instrText>
      </w:r>
      <w:r>
        <w:rPr>
          <w:noProof/>
        </w:rPr>
      </w:r>
      <w:r>
        <w:rPr>
          <w:noProof/>
        </w:rPr>
        <w:fldChar w:fldCharType="separate"/>
      </w:r>
      <w:r>
        <w:rPr>
          <w:noProof/>
        </w:rPr>
        <w:t>373</w:t>
      </w:r>
      <w:r>
        <w:rPr>
          <w:noProof/>
        </w:rPr>
        <w:fldChar w:fldCharType="end"/>
      </w:r>
    </w:p>
    <w:p w14:paraId="461EB3BA" w14:textId="77777777" w:rsidR="00887218" w:rsidRDefault="00887218">
      <w:pPr>
        <w:pStyle w:val="TOC4"/>
        <w:tabs>
          <w:tab w:val="left" w:pos="1742"/>
          <w:tab w:val="right" w:leader="dot" w:pos="8296"/>
        </w:tabs>
        <w:rPr>
          <w:rFonts w:ascii="Calibri" w:hAnsi="Calibri"/>
          <w:noProof/>
          <w:color w:val="auto"/>
          <w:lang w:eastAsia="en-GB"/>
        </w:rPr>
      </w:pPr>
      <w:r>
        <w:rPr>
          <w:noProof/>
        </w:rPr>
        <w:t>4.2.17.23</w:t>
      </w:r>
      <w:r>
        <w:rPr>
          <w:rFonts w:ascii="Calibri" w:hAnsi="Calibri"/>
          <w:noProof/>
          <w:color w:val="auto"/>
          <w:lang w:eastAsia="en-GB"/>
        </w:rPr>
        <w:tab/>
      </w:r>
      <w:r>
        <w:rPr>
          <w:noProof/>
        </w:rPr>
        <w:t>Relationships details screen</w:t>
      </w:r>
      <w:r>
        <w:rPr>
          <w:noProof/>
        </w:rPr>
        <w:tab/>
      </w:r>
      <w:r>
        <w:rPr>
          <w:noProof/>
        </w:rPr>
        <w:fldChar w:fldCharType="begin"/>
      </w:r>
      <w:r>
        <w:rPr>
          <w:noProof/>
        </w:rPr>
        <w:instrText xml:space="preserve"> PAGEREF _Toc292878979 \h </w:instrText>
      </w:r>
      <w:r>
        <w:rPr>
          <w:noProof/>
        </w:rPr>
      </w:r>
      <w:r>
        <w:rPr>
          <w:noProof/>
        </w:rPr>
        <w:fldChar w:fldCharType="separate"/>
      </w:r>
      <w:r>
        <w:rPr>
          <w:noProof/>
        </w:rPr>
        <w:t>374</w:t>
      </w:r>
      <w:r>
        <w:rPr>
          <w:noProof/>
        </w:rPr>
        <w:fldChar w:fldCharType="end"/>
      </w:r>
    </w:p>
    <w:p w14:paraId="22E1B40C" w14:textId="77777777" w:rsidR="00887218" w:rsidRDefault="00887218">
      <w:pPr>
        <w:pStyle w:val="TOC4"/>
        <w:tabs>
          <w:tab w:val="left" w:pos="1742"/>
          <w:tab w:val="right" w:leader="dot" w:pos="8296"/>
        </w:tabs>
        <w:rPr>
          <w:rFonts w:ascii="Calibri" w:hAnsi="Calibri"/>
          <w:noProof/>
          <w:color w:val="auto"/>
          <w:lang w:eastAsia="en-GB"/>
        </w:rPr>
      </w:pPr>
      <w:r>
        <w:rPr>
          <w:noProof/>
        </w:rPr>
        <w:t>4.2.17.24</w:t>
      </w:r>
      <w:r>
        <w:rPr>
          <w:rFonts w:ascii="Calibri" w:hAnsi="Calibri"/>
          <w:noProof/>
          <w:color w:val="auto"/>
          <w:lang w:eastAsia="en-GB"/>
        </w:rPr>
        <w:tab/>
      </w:r>
      <w:r>
        <w:rPr>
          <w:noProof/>
        </w:rPr>
        <w:t>Relationship details General tab control</w:t>
      </w:r>
      <w:r>
        <w:rPr>
          <w:noProof/>
        </w:rPr>
        <w:tab/>
      </w:r>
      <w:r>
        <w:rPr>
          <w:noProof/>
        </w:rPr>
        <w:fldChar w:fldCharType="begin"/>
      </w:r>
      <w:r>
        <w:rPr>
          <w:noProof/>
        </w:rPr>
        <w:instrText xml:space="preserve"> PAGEREF _Toc292878980 \h </w:instrText>
      </w:r>
      <w:r>
        <w:rPr>
          <w:noProof/>
        </w:rPr>
      </w:r>
      <w:r>
        <w:rPr>
          <w:noProof/>
        </w:rPr>
        <w:fldChar w:fldCharType="separate"/>
      </w:r>
      <w:r>
        <w:rPr>
          <w:noProof/>
        </w:rPr>
        <w:t>374</w:t>
      </w:r>
      <w:r>
        <w:rPr>
          <w:noProof/>
        </w:rPr>
        <w:fldChar w:fldCharType="end"/>
      </w:r>
    </w:p>
    <w:p w14:paraId="47C50328" w14:textId="77777777" w:rsidR="00887218" w:rsidRDefault="00887218">
      <w:pPr>
        <w:pStyle w:val="TOC4"/>
        <w:tabs>
          <w:tab w:val="left" w:pos="1742"/>
          <w:tab w:val="right" w:leader="dot" w:pos="8296"/>
        </w:tabs>
        <w:rPr>
          <w:rFonts w:ascii="Calibri" w:hAnsi="Calibri"/>
          <w:noProof/>
          <w:color w:val="auto"/>
          <w:lang w:eastAsia="en-GB"/>
        </w:rPr>
      </w:pPr>
      <w:r>
        <w:rPr>
          <w:noProof/>
        </w:rPr>
        <w:t>4.2.17.25</w:t>
      </w:r>
      <w:r>
        <w:rPr>
          <w:rFonts w:ascii="Calibri" w:hAnsi="Calibri"/>
          <w:noProof/>
          <w:color w:val="auto"/>
          <w:lang w:eastAsia="en-GB"/>
        </w:rPr>
        <w:tab/>
      </w:r>
      <w:r>
        <w:rPr>
          <w:noProof/>
        </w:rPr>
        <w:t>Fact details screen</w:t>
      </w:r>
      <w:r>
        <w:rPr>
          <w:noProof/>
        </w:rPr>
        <w:tab/>
      </w:r>
      <w:r>
        <w:rPr>
          <w:noProof/>
        </w:rPr>
        <w:fldChar w:fldCharType="begin"/>
      </w:r>
      <w:r>
        <w:rPr>
          <w:noProof/>
        </w:rPr>
        <w:instrText xml:space="preserve"> PAGEREF _Toc292878981 \h </w:instrText>
      </w:r>
      <w:r>
        <w:rPr>
          <w:noProof/>
        </w:rPr>
      </w:r>
      <w:r>
        <w:rPr>
          <w:noProof/>
        </w:rPr>
        <w:fldChar w:fldCharType="separate"/>
      </w:r>
      <w:r>
        <w:rPr>
          <w:noProof/>
        </w:rPr>
        <w:t>377</w:t>
      </w:r>
      <w:r>
        <w:rPr>
          <w:noProof/>
        </w:rPr>
        <w:fldChar w:fldCharType="end"/>
      </w:r>
    </w:p>
    <w:p w14:paraId="6C16E45A" w14:textId="77777777" w:rsidR="00887218" w:rsidRDefault="00887218">
      <w:pPr>
        <w:pStyle w:val="TOC4"/>
        <w:tabs>
          <w:tab w:val="left" w:pos="1742"/>
          <w:tab w:val="right" w:leader="dot" w:pos="8296"/>
        </w:tabs>
        <w:rPr>
          <w:rFonts w:ascii="Calibri" w:hAnsi="Calibri"/>
          <w:noProof/>
          <w:color w:val="auto"/>
          <w:lang w:eastAsia="en-GB"/>
        </w:rPr>
      </w:pPr>
      <w:r>
        <w:rPr>
          <w:noProof/>
        </w:rPr>
        <w:t>4.2.17.26</w:t>
      </w:r>
      <w:r>
        <w:rPr>
          <w:rFonts w:ascii="Calibri" w:hAnsi="Calibri"/>
          <w:noProof/>
          <w:color w:val="auto"/>
          <w:lang w:eastAsia="en-GB"/>
        </w:rPr>
        <w:tab/>
      </w:r>
      <w:r>
        <w:rPr>
          <w:noProof/>
        </w:rPr>
        <w:t>Fact details General tab control</w:t>
      </w:r>
      <w:r>
        <w:rPr>
          <w:noProof/>
        </w:rPr>
        <w:tab/>
      </w:r>
      <w:r>
        <w:rPr>
          <w:noProof/>
        </w:rPr>
        <w:fldChar w:fldCharType="begin"/>
      </w:r>
      <w:r>
        <w:rPr>
          <w:noProof/>
        </w:rPr>
        <w:instrText xml:space="preserve"> PAGEREF _Toc292878982 \h </w:instrText>
      </w:r>
      <w:r>
        <w:rPr>
          <w:noProof/>
        </w:rPr>
      </w:r>
      <w:r>
        <w:rPr>
          <w:noProof/>
        </w:rPr>
        <w:fldChar w:fldCharType="separate"/>
      </w:r>
      <w:r>
        <w:rPr>
          <w:noProof/>
        </w:rPr>
        <w:t>377</w:t>
      </w:r>
      <w:r>
        <w:rPr>
          <w:noProof/>
        </w:rPr>
        <w:fldChar w:fldCharType="end"/>
      </w:r>
    </w:p>
    <w:p w14:paraId="45435432" w14:textId="77777777" w:rsidR="00887218" w:rsidRDefault="00887218">
      <w:pPr>
        <w:pStyle w:val="TOC4"/>
        <w:tabs>
          <w:tab w:val="left" w:pos="1742"/>
          <w:tab w:val="right" w:leader="dot" w:pos="8296"/>
        </w:tabs>
        <w:rPr>
          <w:rFonts w:ascii="Calibri" w:hAnsi="Calibri"/>
          <w:noProof/>
          <w:color w:val="auto"/>
          <w:lang w:eastAsia="en-GB"/>
        </w:rPr>
      </w:pPr>
      <w:r>
        <w:rPr>
          <w:noProof/>
        </w:rPr>
        <w:t>4.2.17.27</w:t>
      </w:r>
      <w:r>
        <w:rPr>
          <w:rFonts w:ascii="Calibri" w:hAnsi="Calibri"/>
          <w:noProof/>
          <w:color w:val="auto"/>
          <w:lang w:eastAsia="en-GB"/>
        </w:rPr>
        <w:tab/>
      </w:r>
      <w:r>
        <w:rPr>
          <w:noProof/>
        </w:rPr>
        <w:t>Designation details screen</w:t>
      </w:r>
      <w:r>
        <w:rPr>
          <w:noProof/>
        </w:rPr>
        <w:tab/>
      </w:r>
      <w:r>
        <w:rPr>
          <w:noProof/>
        </w:rPr>
        <w:fldChar w:fldCharType="begin"/>
      </w:r>
      <w:r>
        <w:rPr>
          <w:noProof/>
        </w:rPr>
        <w:instrText xml:space="preserve"> PAGEREF _Toc292878983 \h </w:instrText>
      </w:r>
      <w:r>
        <w:rPr>
          <w:noProof/>
        </w:rPr>
      </w:r>
      <w:r>
        <w:rPr>
          <w:noProof/>
        </w:rPr>
        <w:fldChar w:fldCharType="separate"/>
      </w:r>
      <w:r>
        <w:rPr>
          <w:noProof/>
        </w:rPr>
        <w:t>380</w:t>
      </w:r>
      <w:r>
        <w:rPr>
          <w:noProof/>
        </w:rPr>
        <w:fldChar w:fldCharType="end"/>
      </w:r>
    </w:p>
    <w:p w14:paraId="4301D39C" w14:textId="77777777" w:rsidR="00887218" w:rsidRDefault="00887218">
      <w:pPr>
        <w:pStyle w:val="TOC4"/>
        <w:tabs>
          <w:tab w:val="left" w:pos="1742"/>
          <w:tab w:val="right" w:leader="dot" w:pos="8296"/>
        </w:tabs>
        <w:rPr>
          <w:rFonts w:ascii="Calibri" w:hAnsi="Calibri"/>
          <w:noProof/>
          <w:color w:val="auto"/>
          <w:lang w:eastAsia="en-GB"/>
        </w:rPr>
      </w:pPr>
      <w:r>
        <w:rPr>
          <w:noProof/>
        </w:rPr>
        <w:t>4.2.17.28</w:t>
      </w:r>
      <w:r>
        <w:rPr>
          <w:rFonts w:ascii="Calibri" w:hAnsi="Calibri"/>
          <w:noProof/>
          <w:color w:val="auto"/>
          <w:lang w:eastAsia="en-GB"/>
        </w:rPr>
        <w:tab/>
      </w:r>
      <w:r>
        <w:rPr>
          <w:noProof/>
        </w:rPr>
        <w:t>Designation details General tab control</w:t>
      </w:r>
      <w:r>
        <w:rPr>
          <w:noProof/>
        </w:rPr>
        <w:tab/>
      </w:r>
      <w:r>
        <w:rPr>
          <w:noProof/>
        </w:rPr>
        <w:fldChar w:fldCharType="begin"/>
      </w:r>
      <w:r>
        <w:rPr>
          <w:noProof/>
        </w:rPr>
        <w:instrText xml:space="preserve"> PAGEREF _Toc292878984 \h </w:instrText>
      </w:r>
      <w:r>
        <w:rPr>
          <w:noProof/>
        </w:rPr>
      </w:r>
      <w:r>
        <w:rPr>
          <w:noProof/>
        </w:rPr>
        <w:fldChar w:fldCharType="separate"/>
      </w:r>
      <w:r>
        <w:rPr>
          <w:noProof/>
        </w:rPr>
        <w:t>380</w:t>
      </w:r>
      <w:r>
        <w:rPr>
          <w:noProof/>
        </w:rPr>
        <w:fldChar w:fldCharType="end"/>
      </w:r>
    </w:p>
    <w:p w14:paraId="381FF285" w14:textId="77777777" w:rsidR="00887218" w:rsidRDefault="00887218">
      <w:pPr>
        <w:pStyle w:val="TOC4"/>
        <w:tabs>
          <w:tab w:val="left" w:pos="1742"/>
          <w:tab w:val="right" w:leader="dot" w:pos="8296"/>
        </w:tabs>
        <w:rPr>
          <w:rFonts w:ascii="Calibri" w:hAnsi="Calibri"/>
          <w:noProof/>
          <w:color w:val="auto"/>
          <w:lang w:eastAsia="en-GB"/>
        </w:rPr>
      </w:pPr>
      <w:r>
        <w:rPr>
          <w:noProof/>
        </w:rPr>
        <w:t>4.2.17.29</w:t>
      </w:r>
      <w:r>
        <w:rPr>
          <w:rFonts w:ascii="Calibri" w:hAnsi="Calibri"/>
          <w:noProof/>
          <w:color w:val="auto"/>
          <w:lang w:eastAsia="en-GB"/>
        </w:rPr>
        <w:tab/>
      </w:r>
      <w:r>
        <w:rPr>
          <w:noProof/>
        </w:rPr>
        <w:t>Concept history details screen</w:t>
      </w:r>
      <w:r>
        <w:rPr>
          <w:noProof/>
        </w:rPr>
        <w:tab/>
      </w:r>
      <w:r>
        <w:rPr>
          <w:noProof/>
        </w:rPr>
        <w:fldChar w:fldCharType="begin"/>
      </w:r>
      <w:r>
        <w:rPr>
          <w:noProof/>
        </w:rPr>
        <w:instrText xml:space="preserve"> PAGEREF _Toc292878985 \h </w:instrText>
      </w:r>
      <w:r>
        <w:rPr>
          <w:noProof/>
        </w:rPr>
      </w:r>
      <w:r>
        <w:rPr>
          <w:noProof/>
        </w:rPr>
        <w:fldChar w:fldCharType="separate"/>
      </w:r>
      <w:r>
        <w:rPr>
          <w:noProof/>
        </w:rPr>
        <w:t>381</w:t>
      </w:r>
      <w:r>
        <w:rPr>
          <w:noProof/>
        </w:rPr>
        <w:fldChar w:fldCharType="end"/>
      </w:r>
    </w:p>
    <w:p w14:paraId="3CA7B2E8" w14:textId="77777777" w:rsidR="00887218" w:rsidRDefault="00887218">
      <w:pPr>
        <w:pStyle w:val="TOC4"/>
        <w:tabs>
          <w:tab w:val="left" w:pos="1742"/>
          <w:tab w:val="right" w:leader="dot" w:pos="8296"/>
        </w:tabs>
        <w:rPr>
          <w:rFonts w:ascii="Calibri" w:hAnsi="Calibri"/>
          <w:noProof/>
          <w:color w:val="auto"/>
          <w:lang w:eastAsia="en-GB"/>
        </w:rPr>
      </w:pPr>
      <w:r>
        <w:rPr>
          <w:noProof/>
        </w:rPr>
        <w:t>4.2.17.30</w:t>
      </w:r>
      <w:r>
        <w:rPr>
          <w:rFonts w:ascii="Calibri" w:hAnsi="Calibri"/>
          <w:noProof/>
          <w:color w:val="auto"/>
          <w:lang w:eastAsia="en-GB"/>
        </w:rPr>
        <w:tab/>
      </w:r>
      <w:r>
        <w:rPr>
          <w:noProof/>
        </w:rPr>
        <w:t>Concept history General tab control</w:t>
      </w:r>
      <w:r>
        <w:rPr>
          <w:noProof/>
        </w:rPr>
        <w:tab/>
      </w:r>
      <w:r>
        <w:rPr>
          <w:noProof/>
        </w:rPr>
        <w:fldChar w:fldCharType="begin"/>
      </w:r>
      <w:r>
        <w:rPr>
          <w:noProof/>
        </w:rPr>
        <w:instrText xml:space="preserve"> PAGEREF _Toc292878986 \h </w:instrText>
      </w:r>
      <w:r>
        <w:rPr>
          <w:noProof/>
        </w:rPr>
      </w:r>
      <w:r>
        <w:rPr>
          <w:noProof/>
        </w:rPr>
        <w:fldChar w:fldCharType="separate"/>
      </w:r>
      <w:r>
        <w:rPr>
          <w:noProof/>
        </w:rPr>
        <w:t>382</w:t>
      </w:r>
      <w:r>
        <w:rPr>
          <w:noProof/>
        </w:rPr>
        <w:fldChar w:fldCharType="end"/>
      </w:r>
    </w:p>
    <w:p w14:paraId="088738EA" w14:textId="77777777" w:rsidR="00887218" w:rsidRDefault="00887218">
      <w:pPr>
        <w:pStyle w:val="TOC4"/>
        <w:tabs>
          <w:tab w:val="left" w:pos="1742"/>
          <w:tab w:val="right" w:leader="dot" w:pos="8296"/>
        </w:tabs>
        <w:rPr>
          <w:rFonts w:ascii="Calibri" w:hAnsi="Calibri"/>
          <w:noProof/>
          <w:color w:val="auto"/>
          <w:lang w:eastAsia="en-GB"/>
        </w:rPr>
      </w:pPr>
      <w:r>
        <w:rPr>
          <w:noProof/>
        </w:rPr>
        <w:t>4.2.17.31</w:t>
      </w:r>
      <w:r>
        <w:rPr>
          <w:rFonts w:ascii="Calibri" w:hAnsi="Calibri"/>
          <w:noProof/>
          <w:color w:val="auto"/>
          <w:lang w:eastAsia="en-GB"/>
        </w:rPr>
        <w:tab/>
      </w:r>
      <w:r>
        <w:rPr>
          <w:noProof/>
        </w:rPr>
        <w:t>Term version details screen</w:t>
      </w:r>
      <w:r>
        <w:rPr>
          <w:noProof/>
        </w:rPr>
        <w:tab/>
      </w:r>
      <w:r>
        <w:rPr>
          <w:noProof/>
        </w:rPr>
        <w:fldChar w:fldCharType="begin"/>
      </w:r>
      <w:r>
        <w:rPr>
          <w:noProof/>
        </w:rPr>
        <w:instrText xml:space="preserve"> PAGEREF _Toc292878987 \h </w:instrText>
      </w:r>
      <w:r>
        <w:rPr>
          <w:noProof/>
        </w:rPr>
      </w:r>
      <w:r>
        <w:rPr>
          <w:noProof/>
        </w:rPr>
        <w:fldChar w:fldCharType="separate"/>
      </w:r>
      <w:r>
        <w:rPr>
          <w:noProof/>
        </w:rPr>
        <w:t>384</w:t>
      </w:r>
      <w:r>
        <w:rPr>
          <w:noProof/>
        </w:rPr>
        <w:fldChar w:fldCharType="end"/>
      </w:r>
    </w:p>
    <w:p w14:paraId="469F1930" w14:textId="77777777" w:rsidR="00887218" w:rsidRDefault="00887218">
      <w:pPr>
        <w:pStyle w:val="TOC4"/>
        <w:tabs>
          <w:tab w:val="left" w:pos="1742"/>
          <w:tab w:val="right" w:leader="dot" w:pos="8296"/>
        </w:tabs>
        <w:rPr>
          <w:rFonts w:ascii="Calibri" w:hAnsi="Calibri"/>
          <w:noProof/>
          <w:color w:val="auto"/>
          <w:lang w:eastAsia="en-GB"/>
        </w:rPr>
      </w:pPr>
      <w:r>
        <w:rPr>
          <w:noProof/>
        </w:rPr>
        <w:t>4.2.17.32</w:t>
      </w:r>
      <w:r>
        <w:rPr>
          <w:rFonts w:ascii="Calibri" w:hAnsi="Calibri"/>
          <w:noProof/>
          <w:color w:val="auto"/>
          <w:lang w:eastAsia="en-GB"/>
        </w:rPr>
        <w:tab/>
      </w:r>
      <w:r>
        <w:rPr>
          <w:noProof/>
        </w:rPr>
        <w:t>Term version General tab control</w:t>
      </w:r>
      <w:r>
        <w:rPr>
          <w:noProof/>
        </w:rPr>
        <w:tab/>
      </w:r>
      <w:r>
        <w:rPr>
          <w:noProof/>
        </w:rPr>
        <w:fldChar w:fldCharType="begin"/>
      </w:r>
      <w:r>
        <w:rPr>
          <w:noProof/>
        </w:rPr>
        <w:instrText xml:space="preserve"> PAGEREF _Toc292878988 \h </w:instrText>
      </w:r>
      <w:r>
        <w:rPr>
          <w:noProof/>
        </w:rPr>
      </w:r>
      <w:r>
        <w:rPr>
          <w:noProof/>
        </w:rPr>
        <w:fldChar w:fldCharType="separate"/>
      </w:r>
      <w:r>
        <w:rPr>
          <w:noProof/>
        </w:rPr>
        <w:t>384</w:t>
      </w:r>
      <w:r>
        <w:rPr>
          <w:noProof/>
        </w:rPr>
        <w:fldChar w:fldCharType="end"/>
      </w:r>
    </w:p>
    <w:p w14:paraId="60961868" w14:textId="77777777" w:rsidR="00887218" w:rsidRDefault="00887218">
      <w:pPr>
        <w:pStyle w:val="TOC4"/>
        <w:tabs>
          <w:tab w:val="left" w:pos="1742"/>
          <w:tab w:val="right" w:leader="dot" w:pos="8296"/>
        </w:tabs>
        <w:rPr>
          <w:rFonts w:ascii="Calibri" w:hAnsi="Calibri"/>
          <w:noProof/>
          <w:color w:val="auto"/>
          <w:lang w:eastAsia="en-GB"/>
        </w:rPr>
      </w:pPr>
      <w:r>
        <w:rPr>
          <w:noProof/>
        </w:rPr>
        <w:t>4.2.17.33</w:t>
      </w:r>
      <w:r>
        <w:rPr>
          <w:rFonts w:ascii="Calibri" w:hAnsi="Calibri"/>
          <w:noProof/>
          <w:color w:val="auto"/>
          <w:lang w:eastAsia="en-GB"/>
        </w:rPr>
        <w:tab/>
      </w:r>
      <w:r>
        <w:rPr>
          <w:noProof/>
        </w:rPr>
        <w:t>Base class for Maintain Relationships details frames</w:t>
      </w:r>
      <w:r>
        <w:rPr>
          <w:noProof/>
        </w:rPr>
        <w:tab/>
      </w:r>
      <w:r>
        <w:rPr>
          <w:noProof/>
        </w:rPr>
        <w:fldChar w:fldCharType="begin"/>
      </w:r>
      <w:r>
        <w:rPr>
          <w:noProof/>
        </w:rPr>
        <w:instrText xml:space="preserve"> PAGEREF _Toc292878989 \h </w:instrText>
      </w:r>
      <w:r>
        <w:rPr>
          <w:noProof/>
        </w:rPr>
      </w:r>
      <w:r>
        <w:rPr>
          <w:noProof/>
        </w:rPr>
        <w:fldChar w:fldCharType="separate"/>
      </w:r>
      <w:r>
        <w:rPr>
          <w:noProof/>
        </w:rPr>
        <w:t>385</w:t>
      </w:r>
      <w:r>
        <w:rPr>
          <w:noProof/>
        </w:rPr>
        <w:fldChar w:fldCharType="end"/>
      </w:r>
    </w:p>
    <w:p w14:paraId="7933430A" w14:textId="77777777" w:rsidR="00887218" w:rsidRDefault="00887218">
      <w:pPr>
        <w:pStyle w:val="TOC4"/>
        <w:tabs>
          <w:tab w:val="left" w:pos="1742"/>
          <w:tab w:val="right" w:leader="dot" w:pos="8296"/>
        </w:tabs>
        <w:rPr>
          <w:rFonts w:ascii="Calibri" w:hAnsi="Calibri"/>
          <w:noProof/>
          <w:color w:val="auto"/>
          <w:lang w:eastAsia="en-GB"/>
        </w:rPr>
      </w:pPr>
      <w:r>
        <w:rPr>
          <w:noProof/>
        </w:rPr>
        <w:t>4.2.17.34</w:t>
      </w:r>
      <w:r>
        <w:rPr>
          <w:rFonts w:ascii="Calibri" w:hAnsi="Calibri"/>
          <w:noProof/>
          <w:color w:val="auto"/>
          <w:lang w:eastAsia="en-GB"/>
        </w:rPr>
        <w:tab/>
      </w:r>
      <w:r>
        <w:rPr>
          <w:noProof/>
        </w:rPr>
        <w:t>Maintain Thesaurus Relation Types details frame</w:t>
      </w:r>
      <w:r>
        <w:rPr>
          <w:noProof/>
        </w:rPr>
        <w:tab/>
      </w:r>
      <w:r>
        <w:rPr>
          <w:noProof/>
        </w:rPr>
        <w:fldChar w:fldCharType="begin"/>
      </w:r>
      <w:r>
        <w:rPr>
          <w:noProof/>
        </w:rPr>
        <w:instrText xml:space="preserve"> PAGEREF _Toc292878990 \h </w:instrText>
      </w:r>
      <w:r>
        <w:rPr>
          <w:noProof/>
        </w:rPr>
      </w:r>
      <w:r>
        <w:rPr>
          <w:noProof/>
        </w:rPr>
        <w:fldChar w:fldCharType="separate"/>
      </w:r>
      <w:r>
        <w:rPr>
          <w:noProof/>
        </w:rPr>
        <w:t>386</w:t>
      </w:r>
      <w:r>
        <w:rPr>
          <w:noProof/>
        </w:rPr>
        <w:fldChar w:fldCharType="end"/>
      </w:r>
    </w:p>
    <w:p w14:paraId="3E9FE11A" w14:textId="77777777" w:rsidR="00887218" w:rsidRDefault="00887218">
      <w:pPr>
        <w:pStyle w:val="TOC4"/>
        <w:tabs>
          <w:tab w:val="left" w:pos="1742"/>
          <w:tab w:val="right" w:leader="dot" w:pos="8296"/>
        </w:tabs>
        <w:rPr>
          <w:rFonts w:ascii="Calibri" w:hAnsi="Calibri"/>
          <w:noProof/>
          <w:color w:val="auto"/>
          <w:lang w:eastAsia="en-GB"/>
        </w:rPr>
      </w:pPr>
      <w:r>
        <w:rPr>
          <w:noProof/>
        </w:rPr>
        <w:t>4.2.17.35</w:t>
      </w:r>
      <w:r>
        <w:rPr>
          <w:rFonts w:ascii="Calibri" w:hAnsi="Calibri"/>
          <w:noProof/>
          <w:color w:val="auto"/>
          <w:lang w:eastAsia="en-GB"/>
        </w:rPr>
        <w:tab/>
      </w:r>
      <w:r>
        <w:rPr>
          <w:noProof/>
        </w:rPr>
        <w:t>Maintain Semantic Types details frame</w:t>
      </w:r>
      <w:r>
        <w:rPr>
          <w:noProof/>
        </w:rPr>
        <w:tab/>
      </w:r>
      <w:r>
        <w:rPr>
          <w:noProof/>
        </w:rPr>
        <w:fldChar w:fldCharType="begin"/>
      </w:r>
      <w:r>
        <w:rPr>
          <w:noProof/>
        </w:rPr>
        <w:instrText xml:space="preserve"> PAGEREF _Toc292878991 \h </w:instrText>
      </w:r>
      <w:r>
        <w:rPr>
          <w:noProof/>
        </w:rPr>
      </w:r>
      <w:r>
        <w:rPr>
          <w:noProof/>
        </w:rPr>
        <w:fldChar w:fldCharType="separate"/>
      </w:r>
      <w:r>
        <w:rPr>
          <w:noProof/>
        </w:rPr>
        <w:t>388</w:t>
      </w:r>
      <w:r>
        <w:rPr>
          <w:noProof/>
        </w:rPr>
        <w:fldChar w:fldCharType="end"/>
      </w:r>
    </w:p>
    <w:p w14:paraId="168B6FB3" w14:textId="77777777" w:rsidR="00887218" w:rsidRDefault="00887218">
      <w:pPr>
        <w:pStyle w:val="TOC4"/>
        <w:tabs>
          <w:tab w:val="left" w:pos="1742"/>
          <w:tab w:val="right" w:leader="dot" w:pos="8296"/>
        </w:tabs>
        <w:rPr>
          <w:rFonts w:ascii="Calibri" w:hAnsi="Calibri"/>
          <w:noProof/>
          <w:color w:val="auto"/>
          <w:lang w:eastAsia="en-GB"/>
        </w:rPr>
      </w:pPr>
      <w:r>
        <w:rPr>
          <w:noProof/>
        </w:rPr>
        <w:lastRenderedPageBreak/>
        <w:t>4.2.17.36</w:t>
      </w:r>
      <w:r>
        <w:rPr>
          <w:rFonts w:ascii="Calibri" w:hAnsi="Calibri"/>
          <w:noProof/>
          <w:color w:val="auto"/>
          <w:lang w:eastAsia="en-GB"/>
        </w:rPr>
        <w:tab/>
      </w:r>
      <w:r>
        <w:rPr>
          <w:noProof/>
        </w:rPr>
        <w:t>Import from spreadsheet screen</w:t>
      </w:r>
      <w:r>
        <w:rPr>
          <w:noProof/>
        </w:rPr>
        <w:tab/>
      </w:r>
      <w:r>
        <w:rPr>
          <w:noProof/>
        </w:rPr>
        <w:fldChar w:fldCharType="begin"/>
      </w:r>
      <w:r>
        <w:rPr>
          <w:noProof/>
        </w:rPr>
        <w:instrText xml:space="preserve"> PAGEREF _Toc292878992 \h </w:instrText>
      </w:r>
      <w:r>
        <w:rPr>
          <w:noProof/>
        </w:rPr>
      </w:r>
      <w:r>
        <w:rPr>
          <w:noProof/>
        </w:rPr>
        <w:fldChar w:fldCharType="separate"/>
      </w:r>
      <w:r>
        <w:rPr>
          <w:noProof/>
        </w:rPr>
        <w:t>390</w:t>
      </w:r>
      <w:r>
        <w:rPr>
          <w:noProof/>
        </w:rPr>
        <w:fldChar w:fldCharType="end"/>
      </w:r>
    </w:p>
    <w:p w14:paraId="7E48E3EA" w14:textId="77777777" w:rsidR="00887218" w:rsidRDefault="00887218">
      <w:pPr>
        <w:pStyle w:val="TOC4"/>
        <w:tabs>
          <w:tab w:val="left" w:pos="1742"/>
          <w:tab w:val="right" w:leader="dot" w:pos="8296"/>
        </w:tabs>
        <w:rPr>
          <w:rFonts w:ascii="Calibri" w:hAnsi="Calibri"/>
          <w:noProof/>
          <w:color w:val="auto"/>
          <w:lang w:eastAsia="en-GB"/>
        </w:rPr>
      </w:pPr>
      <w:r>
        <w:rPr>
          <w:noProof/>
        </w:rPr>
        <w:t>4.2.17.37</w:t>
      </w:r>
      <w:r>
        <w:rPr>
          <w:rFonts w:ascii="Calibri" w:hAnsi="Calibri"/>
          <w:noProof/>
          <w:color w:val="auto"/>
          <w:lang w:eastAsia="en-GB"/>
        </w:rPr>
        <w:tab/>
      </w:r>
      <w:r>
        <w:rPr>
          <w:noProof/>
        </w:rPr>
        <w:t>Export to Taxon Dictionary screen</w:t>
      </w:r>
      <w:r>
        <w:rPr>
          <w:noProof/>
        </w:rPr>
        <w:tab/>
      </w:r>
      <w:r>
        <w:rPr>
          <w:noProof/>
        </w:rPr>
        <w:fldChar w:fldCharType="begin"/>
      </w:r>
      <w:r>
        <w:rPr>
          <w:noProof/>
        </w:rPr>
        <w:instrText xml:space="preserve"> PAGEREF _Toc292878993 \h </w:instrText>
      </w:r>
      <w:r>
        <w:rPr>
          <w:noProof/>
        </w:rPr>
      </w:r>
      <w:r>
        <w:rPr>
          <w:noProof/>
        </w:rPr>
        <w:fldChar w:fldCharType="separate"/>
      </w:r>
      <w:r>
        <w:rPr>
          <w:noProof/>
        </w:rPr>
        <w:t>395</w:t>
      </w:r>
      <w:r>
        <w:rPr>
          <w:noProof/>
        </w:rPr>
        <w:fldChar w:fldCharType="end"/>
      </w:r>
    </w:p>
    <w:p w14:paraId="4D5C898F" w14:textId="77777777" w:rsidR="00887218" w:rsidRDefault="00887218">
      <w:pPr>
        <w:pStyle w:val="TOC4"/>
        <w:tabs>
          <w:tab w:val="left" w:pos="1742"/>
          <w:tab w:val="right" w:leader="dot" w:pos="8296"/>
        </w:tabs>
        <w:rPr>
          <w:rFonts w:ascii="Calibri" w:hAnsi="Calibri"/>
          <w:noProof/>
          <w:color w:val="auto"/>
          <w:lang w:eastAsia="en-GB"/>
        </w:rPr>
      </w:pPr>
      <w:r>
        <w:rPr>
          <w:noProof/>
        </w:rPr>
        <w:t>4.2.17.38</w:t>
      </w:r>
      <w:r>
        <w:rPr>
          <w:rFonts w:ascii="Calibri" w:hAnsi="Calibri"/>
          <w:noProof/>
          <w:color w:val="auto"/>
          <w:lang w:eastAsia="en-GB"/>
        </w:rPr>
        <w:tab/>
      </w:r>
      <w:r>
        <w:rPr>
          <w:noProof/>
        </w:rPr>
        <w:t>Import from Taxon Dictionary screen</w:t>
      </w:r>
      <w:r>
        <w:rPr>
          <w:noProof/>
        </w:rPr>
        <w:tab/>
      </w:r>
      <w:r>
        <w:rPr>
          <w:noProof/>
        </w:rPr>
        <w:fldChar w:fldCharType="begin"/>
      </w:r>
      <w:r>
        <w:rPr>
          <w:noProof/>
        </w:rPr>
        <w:instrText xml:space="preserve"> PAGEREF _Toc292878994 \h </w:instrText>
      </w:r>
      <w:r>
        <w:rPr>
          <w:noProof/>
        </w:rPr>
      </w:r>
      <w:r>
        <w:rPr>
          <w:noProof/>
        </w:rPr>
        <w:fldChar w:fldCharType="separate"/>
      </w:r>
      <w:r>
        <w:rPr>
          <w:noProof/>
        </w:rPr>
        <w:t>397</w:t>
      </w:r>
      <w:r>
        <w:rPr>
          <w:noProof/>
        </w:rPr>
        <w:fldChar w:fldCharType="end"/>
      </w:r>
    </w:p>
    <w:p w14:paraId="72160F09" w14:textId="77777777" w:rsidR="00887218" w:rsidRDefault="00887218">
      <w:pPr>
        <w:pStyle w:val="TOC4"/>
        <w:tabs>
          <w:tab w:val="left" w:pos="1742"/>
          <w:tab w:val="right" w:leader="dot" w:pos="8296"/>
        </w:tabs>
        <w:rPr>
          <w:rFonts w:ascii="Calibri" w:hAnsi="Calibri"/>
          <w:noProof/>
          <w:color w:val="auto"/>
          <w:lang w:eastAsia="en-GB"/>
        </w:rPr>
      </w:pPr>
      <w:r>
        <w:rPr>
          <w:noProof/>
        </w:rPr>
        <w:t>4.2.17.39</w:t>
      </w:r>
      <w:r>
        <w:rPr>
          <w:rFonts w:ascii="Calibri" w:hAnsi="Calibri"/>
          <w:noProof/>
          <w:color w:val="auto"/>
          <w:lang w:eastAsia="en-GB"/>
        </w:rPr>
        <w:tab/>
      </w:r>
      <w:r>
        <w:rPr>
          <w:noProof/>
        </w:rPr>
        <w:t>Resolve imported synonyms screen</w:t>
      </w:r>
      <w:r>
        <w:rPr>
          <w:noProof/>
        </w:rPr>
        <w:tab/>
      </w:r>
      <w:r>
        <w:rPr>
          <w:noProof/>
        </w:rPr>
        <w:fldChar w:fldCharType="begin"/>
      </w:r>
      <w:r>
        <w:rPr>
          <w:noProof/>
        </w:rPr>
        <w:instrText xml:space="preserve"> PAGEREF _Toc292878995 \h </w:instrText>
      </w:r>
      <w:r>
        <w:rPr>
          <w:noProof/>
        </w:rPr>
      </w:r>
      <w:r>
        <w:rPr>
          <w:noProof/>
        </w:rPr>
        <w:fldChar w:fldCharType="separate"/>
      </w:r>
      <w:r>
        <w:rPr>
          <w:noProof/>
        </w:rPr>
        <w:t>398</w:t>
      </w:r>
      <w:r>
        <w:rPr>
          <w:noProof/>
        </w:rPr>
        <w:fldChar w:fldCharType="end"/>
      </w:r>
    </w:p>
    <w:p w14:paraId="534BAF2D" w14:textId="77777777" w:rsidR="00887218" w:rsidRDefault="00887218">
      <w:pPr>
        <w:pStyle w:val="TOC4"/>
        <w:tabs>
          <w:tab w:val="left" w:pos="1742"/>
          <w:tab w:val="right" w:leader="dot" w:pos="8296"/>
        </w:tabs>
        <w:rPr>
          <w:rFonts w:ascii="Calibri" w:hAnsi="Calibri"/>
          <w:noProof/>
          <w:color w:val="auto"/>
          <w:lang w:eastAsia="en-GB"/>
        </w:rPr>
      </w:pPr>
      <w:r>
        <w:rPr>
          <w:noProof/>
        </w:rPr>
        <w:t>4.2.17.40</w:t>
      </w:r>
      <w:r>
        <w:rPr>
          <w:rFonts w:ascii="Calibri" w:hAnsi="Calibri"/>
          <w:noProof/>
          <w:color w:val="auto"/>
          <w:lang w:eastAsia="en-GB"/>
        </w:rPr>
        <w:tab/>
      </w:r>
      <w:r>
        <w:rPr>
          <w:noProof/>
        </w:rPr>
        <w:t>Thesaurus Editor About box screen</w:t>
      </w:r>
      <w:r>
        <w:rPr>
          <w:noProof/>
        </w:rPr>
        <w:tab/>
      </w:r>
      <w:r>
        <w:rPr>
          <w:noProof/>
        </w:rPr>
        <w:fldChar w:fldCharType="begin"/>
      </w:r>
      <w:r>
        <w:rPr>
          <w:noProof/>
        </w:rPr>
        <w:instrText xml:space="preserve"> PAGEREF _Toc292878996 \h </w:instrText>
      </w:r>
      <w:r>
        <w:rPr>
          <w:noProof/>
        </w:rPr>
      </w:r>
      <w:r>
        <w:rPr>
          <w:noProof/>
        </w:rPr>
        <w:fldChar w:fldCharType="separate"/>
      </w:r>
      <w:r>
        <w:rPr>
          <w:noProof/>
        </w:rPr>
        <w:t>399</w:t>
      </w:r>
      <w:r>
        <w:rPr>
          <w:noProof/>
        </w:rPr>
        <w:fldChar w:fldCharType="end"/>
      </w:r>
    </w:p>
    <w:p w14:paraId="198C2233" w14:textId="77777777" w:rsidR="00887218" w:rsidRDefault="00887218">
      <w:pPr>
        <w:pStyle w:val="TOC4"/>
        <w:tabs>
          <w:tab w:val="left" w:pos="1742"/>
          <w:tab w:val="right" w:leader="dot" w:pos="8296"/>
        </w:tabs>
        <w:rPr>
          <w:rFonts w:ascii="Calibri" w:hAnsi="Calibri"/>
          <w:noProof/>
          <w:color w:val="auto"/>
          <w:lang w:eastAsia="en-GB"/>
        </w:rPr>
      </w:pPr>
      <w:r>
        <w:rPr>
          <w:noProof/>
        </w:rPr>
        <w:t>4.2.17.41</w:t>
      </w:r>
      <w:r>
        <w:rPr>
          <w:rFonts w:ascii="Calibri" w:hAnsi="Calibri"/>
          <w:noProof/>
          <w:color w:val="auto"/>
          <w:lang w:eastAsia="en-GB"/>
        </w:rPr>
        <w:tab/>
      </w:r>
      <w:r>
        <w:rPr>
          <w:noProof/>
        </w:rPr>
        <w:t>Thesaurus Deletion Options Screen</w:t>
      </w:r>
      <w:r>
        <w:rPr>
          <w:noProof/>
        </w:rPr>
        <w:tab/>
      </w:r>
      <w:r>
        <w:rPr>
          <w:noProof/>
        </w:rPr>
        <w:fldChar w:fldCharType="begin"/>
      </w:r>
      <w:r>
        <w:rPr>
          <w:noProof/>
        </w:rPr>
        <w:instrText xml:space="preserve"> PAGEREF _Toc292878997 \h </w:instrText>
      </w:r>
      <w:r>
        <w:rPr>
          <w:noProof/>
        </w:rPr>
      </w:r>
      <w:r>
        <w:rPr>
          <w:noProof/>
        </w:rPr>
        <w:fldChar w:fldCharType="separate"/>
      </w:r>
      <w:r>
        <w:rPr>
          <w:noProof/>
        </w:rPr>
        <w:t>400</w:t>
      </w:r>
      <w:r>
        <w:rPr>
          <w:noProof/>
        </w:rPr>
        <w:fldChar w:fldCharType="end"/>
      </w:r>
    </w:p>
    <w:p w14:paraId="3008B1A1" w14:textId="77777777" w:rsidR="00887218" w:rsidRDefault="00887218">
      <w:pPr>
        <w:pStyle w:val="TOC4"/>
        <w:tabs>
          <w:tab w:val="left" w:pos="1742"/>
          <w:tab w:val="right" w:leader="dot" w:pos="8296"/>
        </w:tabs>
        <w:rPr>
          <w:rFonts w:ascii="Calibri" w:hAnsi="Calibri"/>
          <w:noProof/>
          <w:color w:val="auto"/>
          <w:lang w:eastAsia="en-GB"/>
        </w:rPr>
      </w:pPr>
      <w:r>
        <w:rPr>
          <w:noProof/>
        </w:rPr>
        <w:t>4.2.17.42</w:t>
      </w:r>
      <w:r>
        <w:rPr>
          <w:rFonts w:ascii="Calibri" w:hAnsi="Calibri"/>
          <w:noProof/>
          <w:color w:val="auto"/>
          <w:lang w:eastAsia="en-GB"/>
        </w:rPr>
        <w:tab/>
      </w:r>
      <w:r>
        <w:rPr>
          <w:noProof/>
        </w:rPr>
        <w:t>Concept Group Quality Checker Options dialog</w:t>
      </w:r>
      <w:r>
        <w:rPr>
          <w:noProof/>
        </w:rPr>
        <w:tab/>
      </w:r>
      <w:r>
        <w:rPr>
          <w:noProof/>
        </w:rPr>
        <w:fldChar w:fldCharType="begin"/>
      </w:r>
      <w:r>
        <w:rPr>
          <w:noProof/>
        </w:rPr>
        <w:instrText xml:space="preserve"> PAGEREF _Toc292878998 \h </w:instrText>
      </w:r>
      <w:r>
        <w:rPr>
          <w:noProof/>
        </w:rPr>
      </w:r>
      <w:r>
        <w:rPr>
          <w:noProof/>
        </w:rPr>
        <w:fldChar w:fldCharType="separate"/>
      </w:r>
      <w:r>
        <w:rPr>
          <w:noProof/>
        </w:rPr>
        <w:t>402</w:t>
      </w:r>
      <w:r>
        <w:rPr>
          <w:noProof/>
        </w:rPr>
        <w:fldChar w:fldCharType="end"/>
      </w:r>
    </w:p>
    <w:p w14:paraId="589342AE" w14:textId="77777777" w:rsidR="00887218" w:rsidRDefault="00887218">
      <w:pPr>
        <w:pStyle w:val="TOC4"/>
        <w:tabs>
          <w:tab w:val="left" w:pos="1742"/>
          <w:tab w:val="right" w:leader="dot" w:pos="8296"/>
        </w:tabs>
        <w:rPr>
          <w:rFonts w:ascii="Calibri" w:hAnsi="Calibri"/>
          <w:noProof/>
          <w:color w:val="auto"/>
          <w:lang w:eastAsia="en-GB"/>
        </w:rPr>
      </w:pPr>
      <w:r>
        <w:rPr>
          <w:noProof/>
        </w:rPr>
        <w:t>4.2.17.43</w:t>
      </w:r>
      <w:r>
        <w:rPr>
          <w:rFonts w:ascii="Calibri" w:hAnsi="Calibri"/>
          <w:noProof/>
          <w:color w:val="auto"/>
          <w:lang w:eastAsia="en-GB"/>
        </w:rPr>
        <w:tab/>
      </w:r>
      <w:r>
        <w:rPr>
          <w:noProof/>
        </w:rPr>
        <w:t>Concept Group Quality Checker MDI child screen</w:t>
      </w:r>
      <w:r>
        <w:rPr>
          <w:noProof/>
        </w:rPr>
        <w:tab/>
      </w:r>
      <w:r>
        <w:rPr>
          <w:noProof/>
        </w:rPr>
        <w:fldChar w:fldCharType="begin"/>
      </w:r>
      <w:r>
        <w:rPr>
          <w:noProof/>
        </w:rPr>
        <w:instrText xml:space="preserve"> PAGEREF _Toc292878999 \h </w:instrText>
      </w:r>
      <w:r>
        <w:rPr>
          <w:noProof/>
        </w:rPr>
      </w:r>
      <w:r>
        <w:rPr>
          <w:noProof/>
        </w:rPr>
        <w:fldChar w:fldCharType="separate"/>
      </w:r>
      <w:r>
        <w:rPr>
          <w:noProof/>
        </w:rPr>
        <w:t>404</w:t>
      </w:r>
      <w:r>
        <w:rPr>
          <w:noProof/>
        </w:rPr>
        <w:fldChar w:fldCharType="end"/>
      </w:r>
    </w:p>
    <w:p w14:paraId="2471FB35" w14:textId="77777777" w:rsidR="00887218" w:rsidRDefault="00887218">
      <w:pPr>
        <w:pStyle w:val="TOC4"/>
        <w:tabs>
          <w:tab w:val="left" w:pos="1742"/>
          <w:tab w:val="right" w:leader="dot" w:pos="8296"/>
        </w:tabs>
        <w:rPr>
          <w:rFonts w:ascii="Calibri" w:hAnsi="Calibri"/>
          <w:noProof/>
          <w:color w:val="auto"/>
          <w:lang w:eastAsia="en-GB"/>
        </w:rPr>
      </w:pPr>
      <w:r>
        <w:rPr>
          <w:noProof/>
        </w:rPr>
        <w:t>4.2.17.44</w:t>
      </w:r>
      <w:r>
        <w:rPr>
          <w:rFonts w:ascii="Calibri" w:hAnsi="Calibri"/>
          <w:noProof/>
          <w:color w:val="auto"/>
          <w:lang w:eastAsia="en-GB"/>
        </w:rPr>
        <w:tab/>
      </w:r>
      <w:r>
        <w:rPr>
          <w:noProof/>
        </w:rPr>
        <w:t>Base MDI Child</w:t>
      </w:r>
      <w:r>
        <w:rPr>
          <w:noProof/>
        </w:rPr>
        <w:tab/>
      </w:r>
      <w:r>
        <w:rPr>
          <w:noProof/>
        </w:rPr>
        <w:fldChar w:fldCharType="begin"/>
      </w:r>
      <w:r>
        <w:rPr>
          <w:noProof/>
        </w:rPr>
        <w:instrText xml:space="preserve"> PAGEREF _Toc292879000 \h </w:instrText>
      </w:r>
      <w:r>
        <w:rPr>
          <w:noProof/>
        </w:rPr>
      </w:r>
      <w:r>
        <w:rPr>
          <w:noProof/>
        </w:rPr>
        <w:fldChar w:fldCharType="separate"/>
      </w:r>
      <w:r>
        <w:rPr>
          <w:noProof/>
        </w:rPr>
        <w:t>408</w:t>
      </w:r>
      <w:r>
        <w:rPr>
          <w:noProof/>
        </w:rPr>
        <w:fldChar w:fldCharType="end"/>
      </w:r>
    </w:p>
    <w:p w14:paraId="43BEEC9B" w14:textId="77777777" w:rsidR="00887218" w:rsidRDefault="00887218">
      <w:pPr>
        <w:pStyle w:val="TOC4"/>
        <w:tabs>
          <w:tab w:val="left" w:pos="1742"/>
          <w:tab w:val="right" w:leader="dot" w:pos="8296"/>
        </w:tabs>
        <w:rPr>
          <w:rFonts w:ascii="Calibri" w:hAnsi="Calibri"/>
          <w:noProof/>
          <w:color w:val="auto"/>
          <w:lang w:eastAsia="en-GB"/>
        </w:rPr>
      </w:pPr>
      <w:r>
        <w:rPr>
          <w:noProof/>
        </w:rPr>
        <w:t>4.2.17.45</w:t>
      </w:r>
      <w:r>
        <w:rPr>
          <w:rFonts w:ascii="Calibri" w:hAnsi="Calibri"/>
          <w:noProof/>
          <w:color w:val="auto"/>
          <w:lang w:eastAsia="en-GB"/>
        </w:rPr>
        <w:tab/>
      </w:r>
      <w:r>
        <w:rPr>
          <w:noProof/>
        </w:rPr>
        <w:t>Merge Data Items MDI child screen</w:t>
      </w:r>
      <w:r>
        <w:rPr>
          <w:noProof/>
        </w:rPr>
        <w:tab/>
      </w:r>
      <w:r>
        <w:rPr>
          <w:noProof/>
        </w:rPr>
        <w:fldChar w:fldCharType="begin"/>
      </w:r>
      <w:r>
        <w:rPr>
          <w:noProof/>
        </w:rPr>
        <w:instrText xml:space="preserve"> PAGEREF _Toc292879001 \h </w:instrText>
      </w:r>
      <w:r>
        <w:rPr>
          <w:noProof/>
        </w:rPr>
      </w:r>
      <w:r>
        <w:rPr>
          <w:noProof/>
        </w:rPr>
        <w:fldChar w:fldCharType="separate"/>
      </w:r>
      <w:r>
        <w:rPr>
          <w:noProof/>
        </w:rPr>
        <w:t>409</w:t>
      </w:r>
      <w:r>
        <w:rPr>
          <w:noProof/>
        </w:rPr>
        <w:fldChar w:fldCharType="end"/>
      </w:r>
    </w:p>
    <w:p w14:paraId="0E87D3AC" w14:textId="77777777" w:rsidR="00887218" w:rsidRDefault="00887218">
      <w:pPr>
        <w:pStyle w:val="TOC4"/>
        <w:tabs>
          <w:tab w:val="left" w:pos="1742"/>
          <w:tab w:val="right" w:leader="dot" w:pos="8296"/>
        </w:tabs>
        <w:rPr>
          <w:rFonts w:ascii="Calibri" w:hAnsi="Calibri"/>
          <w:noProof/>
          <w:color w:val="auto"/>
          <w:lang w:eastAsia="en-GB"/>
        </w:rPr>
      </w:pPr>
      <w:r>
        <w:rPr>
          <w:noProof/>
        </w:rPr>
        <w:t>4.2.17.46</w:t>
      </w:r>
      <w:r>
        <w:rPr>
          <w:rFonts w:ascii="Calibri" w:hAnsi="Calibri"/>
          <w:noProof/>
          <w:color w:val="auto"/>
          <w:lang w:eastAsia="en-GB"/>
        </w:rPr>
        <w:tab/>
      </w:r>
      <w:r>
        <w:rPr>
          <w:noProof/>
        </w:rPr>
        <w:t>Concept Group Quality Check History dialog</w:t>
      </w:r>
      <w:r>
        <w:rPr>
          <w:noProof/>
        </w:rPr>
        <w:tab/>
      </w:r>
      <w:r>
        <w:rPr>
          <w:noProof/>
        </w:rPr>
        <w:fldChar w:fldCharType="begin"/>
      </w:r>
      <w:r>
        <w:rPr>
          <w:noProof/>
        </w:rPr>
        <w:instrText xml:space="preserve"> PAGEREF _Toc292879002 \h </w:instrText>
      </w:r>
      <w:r>
        <w:rPr>
          <w:noProof/>
        </w:rPr>
      </w:r>
      <w:r>
        <w:rPr>
          <w:noProof/>
        </w:rPr>
        <w:fldChar w:fldCharType="separate"/>
      </w:r>
      <w:r>
        <w:rPr>
          <w:noProof/>
        </w:rPr>
        <w:t>411</w:t>
      </w:r>
      <w:r>
        <w:rPr>
          <w:noProof/>
        </w:rPr>
        <w:fldChar w:fldCharType="end"/>
      </w:r>
    </w:p>
    <w:p w14:paraId="0BD02D67" w14:textId="77777777" w:rsidR="00887218" w:rsidRDefault="00887218">
      <w:pPr>
        <w:pStyle w:val="TOC4"/>
        <w:tabs>
          <w:tab w:val="left" w:pos="1742"/>
          <w:tab w:val="right" w:leader="dot" w:pos="8296"/>
        </w:tabs>
        <w:rPr>
          <w:rFonts w:ascii="Calibri" w:hAnsi="Calibri"/>
          <w:noProof/>
          <w:color w:val="auto"/>
          <w:lang w:eastAsia="en-GB"/>
        </w:rPr>
      </w:pPr>
      <w:r>
        <w:rPr>
          <w:noProof/>
        </w:rPr>
        <w:t>4.2.17.47</w:t>
      </w:r>
      <w:r>
        <w:rPr>
          <w:rFonts w:ascii="Calibri" w:hAnsi="Calibri"/>
          <w:noProof/>
          <w:color w:val="auto"/>
          <w:lang w:eastAsia="en-GB"/>
        </w:rPr>
        <w:tab/>
      </w:r>
      <w:r>
        <w:rPr>
          <w:noProof/>
        </w:rPr>
        <w:t>Select Taxon List dialog</w:t>
      </w:r>
      <w:r>
        <w:rPr>
          <w:noProof/>
        </w:rPr>
        <w:tab/>
      </w:r>
      <w:r>
        <w:rPr>
          <w:noProof/>
        </w:rPr>
        <w:fldChar w:fldCharType="begin"/>
      </w:r>
      <w:r>
        <w:rPr>
          <w:noProof/>
        </w:rPr>
        <w:instrText xml:space="preserve"> PAGEREF _Toc292879003 \h </w:instrText>
      </w:r>
      <w:r>
        <w:rPr>
          <w:noProof/>
        </w:rPr>
      </w:r>
      <w:r>
        <w:rPr>
          <w:noProof/>
        </w:rPr>
        <w:fldChar w:fldCharType="separate"/>
      </w:r>
      <w:r>
        <w:rPr>
          <w:noProof/>
        </w:rPr>
        <w:t>412</w:t>
      </w:r>
      <w:r>
        <w:rPr>
          <w:noProof/>
        </w:rPr>
        <w:fldChar w:fldCharType="end"/>
      </w:r>
    </w:p>
    <w:p w14:paraId="4C6A7992" w14:textId="77777777" w:rsidR="00887218" w:rsidRDefault="00887218">
      <w:pPr>
        <w:pStyle w:val="TOC4"/>
        <w:tabs>
          <w:tab w:val="left" w:pos="1742"/>
          <w:tab w:val="right" w:leader="dot" w:pos="8296"/>
        </w:tabs>
        <w:rPr>
          <w:rFonts w:ascii="Calibri" w:hAnsi="Calibri"/>
          <w:noProof/>
          <w:color w:val="auto"/>
          <w:lang w:eastAsia="en-GB"/>
        </w:rPr>
      </w:pPr>
      <w:r>
        <w:rPr>
          <w:noProof/>
        </w:rPr>
        <w:t>4.2.17.48</w:t>
      </w:r>
      <w:r>
        <w:rPr>
          <w:rFonts w:ascii="Calibri" w:hAnsi="Calibri"/>
          <w:noProof/>
          <w:color w:val="auto"/>
          <w:lang w:eastAsia="en-GB"/>
        </w:rPr>
        <w:tab/>
      </w:r>
      <w:r>
        <w:rPr>
          <w:noProof/>
        </w:rPr>
        <w:t>Editable Thesaurus Navigator frame</w:t>
      </w:r>
      <w:r>
        <w:rPr>
          <w:noProof/>
        </w:rPr>
        <w:tab/>
      </w:r>
      <w:r>
        <w:rPr>
          <w:noProof/>
        </w:rPr>
        <w:fldChar w:fldCharType="begin"/>
      </w:r>
      <w:r>
        <w:rPr>
          <w:noProof/>
        </w:rPr>
        <w:instrText xml:space="preserve"> PAGEREF _Toc292879004 \h </w:instrText>
      </w:r>
      <w:r>
        <w:rPr>
          <w:noProof/>
        </w:rPr>
      </w:r>
      <w:r>
        <w:rPr>
          <w:noProof/>
        </w:rPr>
        <w:fldChar w:fldCharType="separate"/>
      </w:r>
      <w:r>
        <w:rPr>
          <w:noProof/>
        </w:rPr>
        <w:t>413</w:t>
      </w:r>
      <w:r>
        <w:rPr>
          <w:noProof/>
        </w:rPr>
        <w:fldChar w:fldCharType="end"/>
      </w:r>
    </w:p>
    <w:p w14:paraId="2BC6B5E0"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5.</w:t>
      </w:r>
      <w:r>
        <w:rPr>
          <w:rFonts w:ascii="Calibri" w:hAnsi="Calibri"/>
          <w:b w:val="0"/>
          <w:caps w:val="0"/>
          <w:noProof/>
          <w:color w:val="auto"/>
          <w:u w:val="none"/>
          <w:lang w:eastAsia="en-GB"/>
        </w:rPr>
        <w:tab/>
      </w:r>
      <w:r>
        <w:rPr>
          <w:noProof/>
        </w:rPr>
        <w:t>Data Details</w:t>
      </w:r>
      <w:r>
        <w:rPr>
          <w:noProof/>
        </w:rPr>
        <w:tab/>
      </w:r>
      <w:r>
        <w:rPr>
          <w:noProof/>
        </w:rPr>
        <w:fldChar w:fldCharType="begin"/>
      </w:r>
      <w:r>
        <w:rPr>
          <w:noProof/>
        </w:rPr>
        <w:instrText xml:space="preserve"> PAGEREF _Toc292879005 \h </w:instrText>
      </w:r>
      <w:r>
        <w:rPr>
          <w:noProof/>
        </w:rPr>
      </w:r>
      <w:r>
        <w:rPr>
          <w:noProof/>
        </w:rPr>
        <w:fldChar w:fldCharType="separate"/>
      </w:r>
      <w:r>
        <w:rPr>
          <w:noProof/>
        </w:rPr>
        <w:t>414</w:t>
      </w:r>
      <w:r>
        <w:rPr>
          <w:noProof/>
        </w:rPr>
        <w:fldChar w:fldCharType="end"/>
      </w:r>
    </w:p>
    <w:p w14:paraId="013C1211"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5.1</w:t>
      </w:r>
      <w:r>
        <w:rPr>
          <w:rFonts w:ascii="Calibri" w:hAnsi="Calibri"/>
          <w:b w:val="0"/>
          <w:smallCaps w:val="0"/>
          <w:noProof/>
          <w:color w:val="auto"/>
          <w:lang w:eastAsia="en-GB"/>
        </w:rPr>
        <w:tab/>
      </w:r>
      <w:r>
        <w:rPr>
          <w:noProof/>
        </w:rPr>
        <w:t>Database Overview</w:t>
      </w:r>
      <w:r>
        <w:rPr>
          <w:noProof/>
        </w:rPr>
        <w:tab/>
      </w:r>
      <w:r>
        <w:rPr>
          <w:noProof/>
        </w:rPr>
        <w:fldChar w:fldCharType="begin"/>
      </w:r>
      <w:r>
        <w:rPr>
          <w:noProof/>
        </w:rPr>
        <w:instrText xml:space="preserve"> PAGEREF _Toc292879006 \h </w:instrText>
      </w:r>
      <w:r>
        <w:rPr>
          <w:noProof/>
        </w:rPr>
      </w:r>
      <w:r>
        <w:rPr>
          <w:noProof/>
        </w:rPr>
        <w:fldChar w:fldCharType="separate"/>
      </w:r>
      <w:r>
        <w:rPr>
          <w:noProof/>
        </w:rPr>
        <w:t>414</w:t>
      </w:r>
      <w:r>
        <w:rPr>
          <w:noProof/>
        </w:rPr>
        <w:fldChar w:fldCharType="end"/>
      </w:r>
    </w:p>
    <w:p w14:paraId="788DD8C9"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5.2</w:t>
      </w:r>
      <w:r>
        <w:rPr>
          <w:rFonts w:ascii="Calibri" w:hAnsi="Calibri"/>
          <w:b w:val="0"/>
          <w:smallCaps w:val="0"/>
          <w:noProof/>
          <w:color w:val="auto"/>
          <w:lang w:eastAsia="en-GB"/>
        </w:rPr>
        <w:tab/>
      </w:r>
      <w:r>
        <w:rPr>
          <w:noProof/>
        </w:rPr>
        <w:t>Entity Relationship Diagrams</w:t>
      </w:r>
      <w:r>
        <w:rPr>
          <w:noProof/>
        </w:rPr>
        <w:tab/>
      </w:r>
      <w:r>
        <w:rPr>
          <w:noProof/>
        </w:rPr>
        <w:fldChar w:fldCharType="begin"/>
      </w:r>
      <w:r>
        <w:rPr>
          <w:noProof/>
        </w:rPr>
        <w:instrText xml:space="preserve"> PAGEREF _Toc292879007 \h </w:instrText>
      </w:r>
      <w:r>
        <w:rPr>
          <w:noProof/>
        </w:rPr>
      </w:r>
      <w:r>
        <w:rPr>
          <w:noProof/>
        </w:rPr>
        <w:fldChar w:fldCharType="separate"/>
      </w:r>
      <w:r>
        <w:rPr>
          <w:noProof/>
        </w:rPr>
        <w:t>414</w:t>
      </w:r>
      <w:r>
        <w:rPr>
          <w:noProof/>
        </w:rPr>
        <w:fldChar w:fldCharType="end"/>
      </w:r>
    </w:p>
    <w:p w14:paraId="74C2833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5.2.1</w:t>
      </w:r>
      <w:r>
        <w:rPr>
          <w:rFonts w:ascii="Calibri" w:hAnsi="Calibri"/>
          <w:smallCaps w:val="0"/>
          <w:noProof/>
          <w:color w:val="auto"/>
          <w:lang w:eastAsia="en-GB"/>
        </w:rPr>
        <w:tab/>
      </w:r>
      <w:r>
        <w:rPr>
          <w:noProof/>
        </w:rPr>
        <w:t>Overview</w:t>
      </w:r>
      <w:r>
        <w:rPr>
          <w:noProof/>
        </w:rPr>
        <w:tab/>
      </w:r>
      <w:r>
        <w:rPr>
          <w:noProof/>
        </w:rPr>
        <w:fldChar w:fldCharType="begin"/>
      </w:r>
      <w:r>
        <w:rPr>
          <w:noProof/>
        </w:rPr>
        <w:instrText xml:space="preserve"> PAGEREF _Toc292879008 \h </w:instrText>
      </w:r>
      <w:r>
        <w:rPr>
          <w:noProof/>
        </w:rPr>
      </w:r>
      <w:r>
        <w:rPr>
          <w:noProof/>
        </w:rPr>
        <w:fldChar w:fldCharType="separate"/>
      </w:r>
      <w:r>
        <w:rPr>
          <w:noProof/>
        </w:rPr>
        <w:t>414</w:t>
      </w:r>
      <w:r>
        <w:rPr>
          <w:noProof/>
        </w:rPr>
        <w:fldChar w:fldCharType="end"/>
      </w:r>
    </w:p>
    <w:p w14:paraId="6530C572"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5.2.2</w:t>
      </w:r>
      <w:r>
        <w:rPr>
          <w:rFonts w:ascii="Calibri" w:hAnsi="Calibri"/>
          <w:smallCaps w:val="0"/>
          <w:noProof/>
          <w:color w:val="auto"/>
          <w:lang w:eastAsia="en-GB"/>
        </w:rPr>
        <w:tab/>
      </w:r>
      <w:r>
        <w:rPr>
          <w:noProof/>
        </w:rPr>
        <w:t>Collection Units</w:t>
      </w:r>
      <w:r>
        <w:rPr>
          <w:noProof/>
        </w:rPr>
        <w:tab/>
      </w:r>
      <w:r>
        <w:rPr>
          <w:noProof/>
        </w:rPr>
        <w:fldChar w:fldCharType="begin"/>
      </w:r>
      <w:r>
        <w:rPr>
          <w:noProof/>
        </w:rPr>
        <w:instrText xml:space="preserve"> PAGEREF _Toc292879009 \h </w:instrText>
      </w:r>
      <w:r>
        <w:rPr>
          <w:noProof/>
        </w:rPr>
      </w:r>
      <w:r>
        <w:rPr>
          <w:noProof/>
        </w:rPr>
        <w:fldChar w:fldCharType="separate"/>
      </w:r>
      <w:r>
        <w:rPr>
          <w:noProof/>
        </w:rPr>
        <w:t>415</w:t>
      </w:r>
      <w:r>
        <w:rPr>
          <w:noProof/>
        </w:rPr>
        <w:fldChar w:fldCharType="end"/>
      </w:r>
    </w:p>
    <w:p w14:paraId="1B1398FB"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5.2.3</w:t>
      </w:r>
      <w:r>
        <w:rPr>
          <w:rFonts w:ascii="Calibri" w:hAnsi="Calibri"/>
          <w:smallCaps w:val="0"/>
          <w:noProof/>
          <w:color w:val="auto"/>
          <w:lang w:eastAsia="en-GB"/>
        </w:rPr>
        <w:tab/>
      </w:r>
      <w:r>
        <w:rPr>
          <w:noProof/>
        </w:rPr>
        <w:t>Specimens Field Data</w:t>
      </w:r>
      <w:r>
        <w:rPr>
          <w:noProof/>
        </w:rPr>
        <w:tab/>
      </w:r>
      <w:r>
        <w:rPr>
          <w:noProof/>
        </w:rPr>
        <w:fldChar w:fldCharType="begin"/>
      </w:r>
      <w:r>
        <w:rPr>
          <w:noProof/>
        </w:rPr>
        <w:instrText xml:space="preserve"> PAGEREF _Toc292879010 \h </w:instrText>
      </w:r>
      <w:r>
        <w:rPr>
          <w:noProof/>
        </w:rPr>
      </w:r>
      <w:r>
        <w:rPr>
          <w:noProof/>
        </w:rPr>
        <w:fldChar w:fldCharType="separate"/>
      </w:r>
      <w:r>
        <w:rPr>
          <w:noProof/>
        </w:rPr>
        <w:t>416</w:t>
      </w:r>
      <w:r>
        <w:rPr>
          <w:noProof/>
        </w:rPr>
        <w:fldChar w:fldCharType="end"/>
      </w:r>
    </w:p>
    <w:p w14:paraId="59E0A49B"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5.2.4</w:t>
      </w:r>
      <w:r>
        <w:rPr>
          <w:rFonts w:ascii="Calibri" w:hAnsi="Calibri"/>
          <w:smallCaps w:val="0"/>
          <w:noProof/>
          <w:color w:val="auto"/>
          <w:lang w:eastAsia="en-GB"/>
        </w:rPr>
        <w:tab/>
      </w:r>
      <w:r>
        <w:rPr>
          <w:noProof/>
        </w:rPr>
        <w:t>Movements</w:t>
      </w:r>
      <w:r>
        <w:rPr>
          <w:noProof/>
        </w:rPr>
        <w:tab/>
      </w:r>
      <w:r>
        <w:rPr>
          <w:noProof/>
        </w:rPr>
        <w:fldChar w:fldCharType="begin"/>
      </w:r>
      <w:r>
        <w:rPr>
          <w:noProof/>
        </w:rPr>
        <w:instrText xml:space="preserve"> PAGEREF _Toc292879011 \h </w:instrText>
      </w:r>
      <w:r>
        <w:rPr>
          <w:noProof/>
        </w:rPr>
      </w:r>
      <w:r>
        <w:rPr>
          <w:noProof/>
        </w:rPr>
        <w:fldChar w:fldCharType="separate"/>
      </w:r>
      <w:r>
        <w:rPr>
          <w:noProof/>
        </w:rPr>
        <w:t>417</w:t>
      </w:r>
      <w:r>
        <w:rPr>
          <w:noProof/>
        </w:rPr>
        <w:fldChar w:fldCharType="end"/>
      </w:r>
    </w:p>
    <w:p w14:paraId="1A17BCD5"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5.2.5</w:t>
      </w:r>
      <w:r>
        <w:rPr>
          <w:rFonts w:ascii="Calibri" w:hAnsi="Calibri"/>
          <w:smallCaps w:val="0"/>
          <w:noProof/>
          <w:color w:val="auto"/>
          <w:lang w:eastAsia="en-GB"/>
        </w:rPr>
        <w:tab/>
      </w:r>
      <w:r>
        <w:rPr>
          <w:noProof/>
        </w:rPr>
        <w:t>Conservation</w:t>
      </w:r>
      <w:r>
        <w:rPr>
          <w:noProof/>
        </w:rPr>
        <w:tab/>
      </w:r>
      <w:r>
        <w:rPr>
          <w:noProof/>
        </w:rPr>
        <w:fldChar w:fldCharType="begin"/>
      </w:r>
      <w:r>
        <w:rPr>
          <w:noProof/>
        </w:rPr>
        <w:instrText xml:space="preserve"> PAGEREF _Toc292879012 \h </w:instrText>
      </w:r>
      <w:r>
        <w:rPr>
          <w:noProof/>
        </w:rPr>
      </w:r>
      <w:r>
        <w:rPr>
          <w:noProof/>
        </w:rPr>
        <w:fldChar w:fldCharType="separate"/>
      </w:r>
      <w:r>
        <w:rPr>
          <w:noProof/>
        </w:rPr>
        <w:t>420</w:t>
      </w:r>
      <w:r>
        <w:rPr>
          <w:noProof/>
        </w:rPr>
        <w:fldChar w:fldCharType="end"/>
      </w:r>
    </w:p>
    <w:p w14:paraId="1BB3E7C9"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5.2.6</w:t>
      </w:r>
      <w:r>
        <w:rPr>
          <w:rFonts w:ascii="Calibri" w:hAnsi="Calibri"/>
          <w:smallCaps w:val="0"/>
          <w:noProof/>
          <w:color w:val="auto"/>
          <w:lang w:eastAsia="en-GB"/>
        </w:rPr>
        <w:tab/>
      </w:r>
      <w:r>
        <w:rPr>
          <w:noProof/>
        </w:rPr>
        <w:t>Organisation Departments</w:t>
      </w:r>
      <w:r>
        <w:rPr>
          <w:noProof/>
        </w:rPr>
        <w:tab/>
      </w:r>
      <w:r>
        <w:rPr>
          <w:noProof/>
        </w:rPr>
        <w:fldChar w:fldCharType="begin"/>
      </w:r>
      <w:r>
        <w:rPr>
          <w:noProof/>
        </w:rPr>
        <w:instrText xml:space="preserve"> PAGEREF _Toc292879013 \h </w:instrText>
      </w:r>
      <w:r>
        <w:rPr>
          <w:noProof/>
        </w:rPr>
      </w:r>
      <w:r>
        <w:rPr>
          <w:noProof/>
        </w:rPr>
        <w:fldChar w:fldCharType="separate"/>
      </w:r>
      <w:r>
        <w:rPr>
          <w:noProof/>
        </w:rPr>
        <w:t>421</w:t>
      </w:r>
      <w:r>
        <w:rPr>
          <w:noProof/>
        </w:rPr>
        <w:fldChar w:fldCharType="end"/>
      </w:r>
    </w:p>
    <w:p w14:paraId="5FCFCA8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5.2.7</w:t>
      </w:r>
      <w:r>
        <w:rPr>
          <w:rFonts w:ascii="Calibri" w:hAnsi="Calibri"/>
          <w:smallCaps w:val="0"/>
          <w:noProof/>
          <w:color w:val="auto"/>
          <w:lang w:eastAsia="en-GB"/>
        </w:rPr>
        <w:tab/>
      </w:r>
      <w:r>
        <w:rPr>
          <w:noProof/>
        </w:rPr>
        <w:t>Reports</w:t>
      </w:r>
      <w:r>
        <w:rPr>
          <w:noProof/>
        </w:rPr>
        <w:tab/>
      </w:r>
      <w:r>
        <w:rPr>
          <w:noProof/>
        </w:rPr>
        <w:fldChar w:fldCharType="begin"/>
      </w:r>
      <w:r>
        <w:rPr>
          <w:noProof/>
        </w:rPr>
        <w:instrText xml:space="preserve"> PAGEREF _Toc292879014 \h </w:instrText>
      </w:r>
      <w:r>
        <w:rPr>
          <w:noProof/>
        </w:rPr>
      </w:r>
      <w:r>
        <w:rPr>
          <w:noProof/>
        </w:rPr>
        <w:fldChar w:fldCharType="separate"/>
      </w:r>
      <w:r>
        <w:rPr>
          <w:noProof/>
        </w:rPr>
        <w:t>422</w:t>
      </w:r>
      <w:r>
        <w:rPr>
          <w:noProof/>
        </w:rPr>
        <w:fldChar w:fldCharType="end"/>
      </w:r>
    </w:p>
    <w:p w14:paraId="4199AC4E"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5.2.8</w:t>
      </w:r>
      <w:r>
        <w:rPr>
          <w:rFonts w:ascii="Calibri" w:hAnsi="Calibri"/>
          <w:smallCaps w:val="0"/>
          <w:noProof/>
          <w:color w:val="auto"/>
          <w:lang w:eastAsia="en-GB"/>
        </w:rPr>
        <w:tab/>
      </w:r>
      <w:r>
        <w:rPr>
          <w:noProof/>
        </w:rPr>
        <w:t>Quick Entry</w:t>
      </w:r>
      <w:r>
        <w:rPr>
          <w:noProof/>
        </w:rPr>
        <w:tab/>
      </w:r>
      <w:r>
        <w:rPr>
          <w:noProof/>
        </w:rPr>
        <w:fldChar w:fldCharType="begin"/>
      </w:r>
      <w:r>
        <w:rPr>
          <w:noProof/>
        </w:rPr>
        <w:instrText xml:space="preserve"> PAGEREF _Toc292879015 \h </w:instrText>
      </w:r>
      <w:r>
        <w:rPr>
          <w:noProof/>
        </w:rPr>
      </w:r>
      <w:r>
        <w:rPr>
          <w:noProof/>
        </w:rPr>
        <w:fldChar w:fldCharType="separate"/>
      </w:r>
      <w:r>
        <w:rPr>
          <w:noProof/>
        </w:rPr>
        <w:t>423</w:t>
      </w:r>
      <w:r>
        <w:rPr>
          <w:noProof/>
        </w:rPr>
        <w:fldChar w:fldCharType="end"/>
      </w:r>
    </w:p>
    <w:p w14:paraId="3F741190"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5.2.9</w:t>
      </w:r>
      <w:r>
        <w:rPr>
          <w:rFonts w:ascii="Calibri" w:hAnsi="Calibri"/>
          <w:smallCaps w:val="0"/>
          <w:noProof/>
          <w:color w:val="auto"/>
          <w:lang w:eastAsia="en-GB"/>
        </w:rPr>
        <w:tab/>
      </w:r>
      <w:r>
        <w:rPr>
          <w:noProof/>
        </w:rPr>
        <w:t>Thesaurus</w:t>
      </w:r>
      <w:r>
        <w:rPr>
          <w:noProof/>
        </w:rPr>
        <w:tab/>
      </w:r>
      <w:r>
        <w:rPr>
          <w:noProof/>
        </w:rPr>
        <w:fldChar w:fldCharType="begin"/>
      </w:r>
      <w:r>
        <w:rPr>
          <w:noProof/>
        </w:rPr>
        <w:instrText xml:space="preserve"> PAGEREF _Toc292879016 \h </w:instrText>
      </w:r>
      <w:r>
        <w:rPr>
          <w:noProof/>
        </w:rPr>
      </w:r>
      <w:r>
        <w:rPr>
          <w:noProof/>
        </w:rPr>
        <w:fldChar w:fldCharType="separate"/>
      </w:r>
      <w:r>
        <w:rPr>
          <w:noProof/>
        </w:rPr>
        <w:t>424</w:t>
      </w:r>
      <w:r>
        <w:rPr>
          <w:noProof/>
        </w:rPr>
        <w:fldChar w:fldCharType="end"/>
      </w:r>
    </w:p>
    <w:p w14:paraId="62D2AA5C"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5.2.10</w:t>
      </w:r>
      <w:r>
        <w:rPr>
          <w:rFonts w:ascii="Calibri" w:hAnsi="Calibri"/>
          <w:smallCaps w:val="0"/>
          <w:noProof/>
          <w:color w:val="auto"/>
          <w:lang w:eastAsia="en-GB"/>
        </w:rPr>
        <w:tab/>
      </w:r>
      <w:r>
        <w:rPr>
          <w:noProof/>
        </w:rPr>
        <w:t>Thesaurus Lists</w:t>
      </w:r>
      <w:r>
        <w:rPr>
          <w:noProof/>
        </w:rPr>
        <w:tab/>
      </w:r>
      <w:r>
        <w:rPr>
          <w:noProof/>
        </w:rPr>
        <w:fldChar w:fldCharType="begin"/>
      </w:r>
      <w:r>
        <w:rPr>
          <w:noProof/>
        </w:rPr>
        <w:instrText xml:space="preserve"> PAGEREF _Toc292879017 \h </w:instrText>
      </w:r>
      <w:r>
        <w:rPr>
          <w:noProof/>
        </w:rPr>
      </w:r>
      <w:r>
        <w:rPr>
          <w:noProof/>
        </w:rPr>
        <w:fldChar w:fldCharType="separate"/>
      </w:r>
      <w:r>
        <w:rPr>
          <w:noProof/>
        </w:rPr>
        <w:t>425</w:t>
      </w:r>
      <w:r>
        <w:rPr>
          <w:noProof/>
        </w:rPr>
        <w:fldChar w:fldCharType="end"/>
      </w:r>
    </w:p>
    <w:p w14:paraId="46DE7E96"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5.2.11</w:t>
      </w:r>
      <w:r>
        <w:rPr>
          <w:rFonts w:ascii="Calibri" w:hAnsi="Calibri"/>
          <w:smallCaps w:val="0"/>
          <w:noProof/>
          <w:color w:val="auto"/>
          <w:lang w:eastAsia="en-GB"/>
        </w:rPr>
        <w:tab/>
      </w:r>
      <w:r>
        <w:rPr>
          <w:noProof/>
        </w:rPr>
        <w:t>Thesaurus Concepts</w:t>
      </w:r>
      <w:r>
        <w:rPr>
          <w:noProof/>
        </w:rPr>
        <w:tab/>
      </w:r>
      <w:r>
        <w:rPr>
          <w:noProof/>
        </w:rPr>
        <w:fldChar w:fldCharType="begin"/>
      </w:r>
      <w:r>
        <w:rPr>
          <w:noProof/>
        </w:rPr>
        <w:instrText xml:space="preserve"> PAGEREF _Toc292879018 \h </w:instrText>
      </w:r>
      <w:r>
        <w:rPr>
          <w:noProof/>
        </w:rPr>
      </w:r>
      <w:r>
        <w:rPr>
          <w:noProof/>
        </w:rPr>
        <w:fldChar w:fldCharType="separate"/>
      </w:r>
      <w:r>
        <w:rPr>
          <w:noProof/>
        </w:rPr>
        <w:t>426</w:t>
      </w:r>
      <w:r>
        <w:rPr>
          <w:noProof/>
        </w:rPr>
        <w:fldChar w:fldCharType="end"/>
      </w:r>
    </w:p>
    <w:p w14:paraId="60AB214C" w14:textId="77777777" w:rsidR="00887218" w:rsidRDefault="00887218">
      <w:pPr>
        <w:pStyle w:val="TOC3"/>
        <w:tabs>
          <w:tab w:val="left" w:pos="1122"/>
          <w:tab w:val="right" w:leader="dot" w:pos="8296"/>
        </w:tabs>
        <w:rPr>
          <w:rFonts w:ascii="Calibri" w:hAnsi="Calibri"/>
          <w:smallCaps w:val="0"/>
          <w:noProof/>
          <w:color w:val="auto"/>
          <w:lang w:eastAsia="en-GB"/>
        </w:rPr>
      </w:pPr>
      <w:r>
        <w:rPr>
          <w:noProof/>
        </w:rPr>
        <w:t>5.2.12</w:t>
      </w:r>
      <w:r>
        <w:rPr>
          <w:rFonts w:ascii="Calibri" w:hAnsi="Calibri"/>
          <w:smallCaps w:val="0"/>
          <w:noProof/>
          <w:color w:val="auto"/>
          <w:lang w:eastAsia="en-GB"/>
        </w:rPr>
        <w:tab/>
      </w:r>
      <w:r>
        <w:rPr>
          <w:noProof/>
        </w:rPr>
        <w:t>Thesaurus Terms and Meanings</w:t>
      </w:r>
      <w:r>
        <w:rPr>
          <w:noProof/>
        </w:rPr>
        <w:tab/>
      </w:r>
      <w:r>
        <w:rPr>
          <w:noProof/>
        </w:rPr>
        <w:fldChar w:fldCharType="begin"/>
      </w:r>
      <w:r>
        <w:rPr>
          <w:noProof/>
        </w:rPr>
        <w:instrText xml:space="preserve"> PAGEREF _Toc292879019 \h </w:instrText>
      </w:r>
      <w:r>
        <w:rPr>
          <w:noProof/>
        </w:rPr>
      </w:r>
      <w:r>
        <w:rPr>
          <w:noProof/>
        </w:rPr>
        <w:fldChar w:fldCharType="separate"/>
      </w:r>
      <w:r>
        <w:rPr>
          <w:noProof/>
        </w:rPr>
        <w:t>427</w:t>
      </w:r>
      <w:r>
        <w:rPr>
          <w:noProof/>
        </w:rPr>
        <w:fldChar w:fldCharType="end"/>
      </w:r>
    </w:p>
    <w:p w14:paraId="20295487" w14:textId="77777777" w:rsidR="00887218" w:rsidRPr="00A104CD" w:rsidRDefault="00887218">
      <w:pPr>
        <w:pStyle w:val="TOC2"/>
        <w:tabs>
          <w:tab w:val="left" w:pos="600"/>
          <w:tab w:val="right" w:leader="dot" w:pos="8296"/>
        </w:tabs>
        <w:rPr>
          <w:rFonts w:ascii="Calibri" w:hAnsi="Calibri"/>
          <w:b w:val="0"/>
          <w:smallCaps w:val="0"/>
          <w:noProof/>
          <w:color w:val="auto"/>
          <w:lang w:val="fr-FR" w:eastAsia="en-GB"/>
        </w:rPr>
      </w:pPr>
      <w:r w:rsidRPr="00A104CD">
        <w:rPr>
          <w:noProof/>
          <w:lang w:val="fr-FR"/>
        </w:rPr>
        <w:t>5.3</w:t>
      </w:r>
      <w:r w:rsidRPr="00A104CD">
        <w:rPr>
          <w:rFonts w:ascii="Calibri" w:hAnsi="Calibri"/>
          <w:b w:val="0"/>
          <w:smallCaps w:val="0"/>
          <w:noProof/>
          <w:color w:val="auto"/>
          <w:lang w:val="fr-FR" w:eastAsia="en-GB"/>
        </w:rPr>
        <w:tab/>
      </w:r>
      <w:r w:rsidRPr="00A104CD">
        <w:rPr>
          <w:noProof/>
          <w:lang w:val="fr-FR"/>
        </w:rPr>
        <w:t>Table Descriptions</w:t>
      </w:r>
      <w:r w:rsidRPr="00A104CD">
        <w:rPr>
          <w:noProof/>
          <w:lang w:val="fr-FR"/>
        </w:rPr>
        <w:tab/>
      </w:r>
      <w:r>
        <w:rPr>
          <w:noProof/>
        </w:rPr>
        <w:fldChar w:fldCharType="begin"/>
      </w:r>
      <w:r w:rsidRPr="00A104CD">
        <w:rPr>
          <w:noProof/>
          <w:lang w:val="fr-FR"/>
        </w:rPr>
        <w:instrText xml:space="preserve"> PAGEREF _Toc292879020 \h </w:instrText>
      </w:r>
      <w:r>
        <w:rPr>
          <w:noProof/>
        </w:rPr>
      </w:r>
      <w:r>
        <w:rPr>
          <w:noProof/>
        </w:rPr>
        <w:fldChar w:fldCharType="separate"/>
      </w:r>
      <w:r w:rsidRPr="00A104CD">
        <w:rPr>
          <w:noProof/>
          <w:lang w:val="fr-FR"/>
        </w:rPr>
        <w:t>428</w:t>
      </w:r>
      <w:r>
        <w:rPr>
          <w:noProof/>
        </w:rPr>
        <w:fldChar w:fldCharType="end"/>
      </w:r>
    </w:p>
    <w:p w14:paraId="6C9C7271" w14:textId="77777777" w:rsidR="00887218" w:rsidRPr="00A104CD" w:rsidRDefault="00887218">
      <w:pPr>
        <w:pStyle w:val="TOC3"/>
        <w:tabs>
          <w:tab w:val="left" w:pos="1000"/>
          <w:tab w:val="right" w:leader="dot" w:pos="8296"/>
        </w:tabs>
        <w:rPr>
          <w:rFonts w:ascii="Calibri" w:hAnsi="Calibri"/>
          <w:smallCaps w:val="0"/>
          <w:noProof/>
          <w:color w:val="auto"/>
          <w:lang w:val="fr-FR" w:eastAsia="en-GB"/>
        </w:rPr>
      </w:pPr>
      <w:r w:rsidRPr="00A104CD">
        <w:rPr>
          <w:noProof/>
          <w:lang w:val="fr-FR"/>
        </w:rPr>
        <w:t>5.3.1</w:t>
      </w:r>
      <w:r w:rsidRPr="00A104CD">
        <w:rPr>
          <w:rFonts w:ascii="Calibri" w:hAnsi="Calibri"/>
          <w:smallCaps w:val="0"/>
          <w:noProof/>
          <w:color w:val="auto"/>
          <w:lang w:val="fr-FR" w:eastAsia="en-GB"/>
        </w:rPr>
        <w:tab/>
      </w:r>
      <w:r w:rsidRPr="00A104CD">
        <w:rPr>
          <w:noProof/>
          <w:lang w:val="fr-FR"/>
        </w:rPr>
        <w:t>Thesaurus Table Descriptions</w:t>
      </w:r>
      <w:r w:rsidRPr="00A104CD">
        <w:rPr>
          <w:noProof/>
          <w:lang w:val="fr-FR"/>
        </w:rPr>
        <w:tab/>
      </w:r>
      <w:r>
        <w:rPr>
          <w:noProof/>
        </w:rPr>
        <w:fldChar w:fldCharType="begin"/>
      </w:r>
      <w:r w:rsidRPr="00A104CD">
        <w:rPr>
          <w:noProof/>
          <w:lang w:val="fr-FR"/>
        </w:rPr>
        <w:instrText xml:space="preserve"> PAGEREF _Toc292879021 \h </w:instrText>
      </w:r>
      <w:r>
        <w:rPr>
          <w:noProof/>
        </w:rPr>
      </w:r>
      <w:r>
        <w:rPr>
          <w:noProof/>
        </w:rPr>
        <w:fldChar w:fldCharType="separate"/>
      </w:r>
      <w:r w:rsidRPr="00A104CD">
        <w:rPr>
          <w:noProof/>
          <w:lang w:val="fr-FR"/>
        </w:rPr>
        <w:t>428</w:t>
      </w:r>
      <w:r>
        <w:rPr>
          <w:noProof/>
        </w:rPr>
        <w:fldChar w:fldCharType="end"/>
      </w:r>
    </w:p>
    <w:p w14:paraId="48DF4A1E"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5.3.1.1</w:t>
      </w:r>
      <w:r w:rsidRPr="00A104CD">
        <w:rPr>
          <w:rFonts w:ascii="Calibri" w:hAnsi="Calibri"/>
          <w:noProof/>
          <w:color w:val="auto"/>
          <w:lang w:val="fr-FR" w:eastAsia="en-GB"/>
        </w:rPr>
        <w:tab/>
      </w:r>
      <w:r w:rsidRPr="00A104CD">
        <w:rPr>
          <w:noProof/>
          <w:lang w:val="fr-FR"/>
        </w:rPr>
        <w:t>Concept</w:t>
      </w:r>
      <w:r w:rsidRPr="00A104CD">
        <w:rPr>
          <w:noProof/>
          <w:lang w:val="fr-FR"/>
        </w:rPr>
        <w:tab/>
      </w:r>
      <w:r>
        <w:rPr>
          <w:noProof/>
        </w:rPr>
        <w:fldChar w:fldCharType="begin"/>
      </w:r>
      <w:r w:rsidRPr="00A104CD">
        <w:rPr>
          <w:noProof/>
          <w:lang w:val="fr-FR"/>
        </w:rPr>
        <w:instrText xml:space="preserve"> PAGEREF _Toc292879022 \h </w:instrText>
      </w:r>
      <w:r>
        <w:rPr>
          <w:noProof/>
        </w:rPr>
      </w:r>
      <w:r>
        <w:rPr>
          <w:noProof/>
        </w:rPr>
        <w:fldChar w:fldCharType="separate"/>
      </w:r>
      <w:r w:rsidRPr="00A104CD">
        <w:rPr>
          <w:noProof/>
          <w:lang w:val="fr-FR"/>
        </w:rPr>
        <w:t>428</w:t>
      </w:r>
      <w:r>
        <w:rPr>
          <w:noProof/>
        </w:rPr>
        <w:fldChar w:fldCharType="end"/>
      </w:r>
    </w:p>
    <w:p w14:paraId="392B3E7C"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5.3.1.2</w:t>
      </w:r>
      <w:r w:rsidRPr="00A104CD">
        <w:rPr>
          <w:rFonts w:ascii="Calibri" w:hAnsi="Calibri"/>
          <w:noProof/>
          <w:color w:val="auto"/>
          <w:lang w:val="fr-FR" w:eastAsia="en-GB"/>
        </w:rPr>
        <w:tab/>
      </w:r>
      <w:r w:rsidRPr="00A104CD">
        <w:rPr>
          <w:noProof/>
          <w:lang w:val="fr-FR"/>
        </w:rPr>
        <w:t>Concept_Designation</w:t>
      </w:r>
      <w:r w:rsidRPr="00A104CD">
        <w:rPr>
          <w:noProof/>
          <w:lang w:val="fr-FR"/>
        </w:rPr>
        <w:tab/>
      </w:r>
      <w:r>
        <w:rPr>
          <w:noProof/>
        </w:rPr>
        <w:fldChar w:fldCharType="begin"/>
      </w:r>
      <w:r w:rsidRPr="00A104CD">
        <w:rPr>
          <w:noProof/>
          <w:lang w:val="fr-FR"/>
        </w:rPr>
        <w:instrText xml:space="preserve"> PAGEREF _Toc292879023 \h </w:instrText>
      </w:r>
      <w:r>
        <w:rPr>
          <w:noProof/>
        </w:rPr>
      </w:r>
      <w:r>
        <w:rPr>
          <w:noProof/>
        </w:rPr>
        <w:fldChar w:fldCharType="separate"/>
      </w:r>
      <w:r w:rsidRPr="00A104CD">
        <w:rPr>
          <w:noProof/>
          <w:lang w:val="fr-FR"/>
        </w:rPr>
        <w:t>431</w:t>
      </w:r>
      <w:r>
        <w:rPr>
          <w:noProof/>
        </w:rPr>
        <w:fldChar w:fldCharType="end"/>
      </w:r>
    </w:p>
    <w:p w14:paraId="4B08EFDE"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5.3.1.3</w:t>
      </w:r>
      <w:r w:rsidRPr="00A104CD">
        <w:rPr>
          <w:rFonts w:ascii="Calibri" w:hAnsi="Calibri"/>
          <w:noProof/>
          <w:color w:val="auto"/>
          <w:lang w:val="fr-FR" w:eastAsia="en-GB"/>
        </w:rPr>
        <w:tab/>
      </w:r>
      <w:r w:rsidRPr="00A104CD">
        <w:rPr>
          <w:noProof/>
          <w:lang w:val="fr-FR"/>
        </w:rPr>
        <w:t>Concept_Group</w:t>
      </w:r>
      <w:r w:rsidRPr="00A104CD">
        <w:rPr>
          <w:noProof/>
          <w:lang w:val="fr-FR"/>
        </w:rPr>
        <w:tab/>
      </w:r>
      <w:r>
        <w:rPr>
          <w:noProof/>
        </w:rPr>
        <w:fldChar w:fldCharType="begin"/>
      </w:r>
      <w:r w:rsidRPr="00A104CD">
        <w:rPr>
          <w:noProof/>
          <w:lang w:val="fr-FR"/>
        </w:rPr>
        <w:instrText xml:space="preserve"> PAGEREF _Toc292879024 \h </w:instrText>
      </w:r>
      <w:r>
        <w:rPr>
          <w:noProof/>
        </w:rPr>
      </w:r>
      <w:r>
        <w:rPr>
          <w:noProof/>
        </w:rPr>
        <w:fldChar w:fldCharType="separate"/>
      </w:r>
      <w:r w:rsidRPr="00A104CD">
        <w:rPr>
          <w:noProof/>
          <w:lang w:val="fr-FR"/>
        </w:rPr>
        <w:t>432</w:t>
      </w:r>
      <w:r>
        <w:rPr>
          <w:noProof/>
        </w:rPr>
        <w:fldChar w:fldCharType="end"/>
      </w:r>
    </w:p>
    <w:p w14:paraId="30E6E2CE"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5.3.1.4</w:t>
      </w:r>
      <w:r w:rsidRPr="00A104CD">
        <w:rPr>
          <w:rFonts w:ascii="Calibri" w:hAnsi="Calibri"/>
          <w:noProof/>
          <w:color w:val="auto"/>
          <w:lang w:val="fr-FR" w:eastAsia="en-GB"/>
        </w:rPr>
        <w:tab/>
      </w:r>
      <w:r w:rsidRPr="00A104CD">
        <w:rPr>
          <w:noProof/>
          <w:lang w:val="fr-FR"/>
        </w:rPr>
        <w:t>Concept_Group_Version</w:t>
      </w:r>
      <w:r w:rsidRPr="00A104CD">
        <w:rPr>
          <w:noProof/>
          <w:lang w:val="fr-FR"/>
        </w:rPr>
        <w:tab/>
      </w:r>
      <w:r>
        <w:rPr>
          <w:noProof/>
        </w:rPr>
        <w:fldChar w:fldCharType="begin"/>
      </w:r>
      <w:r w:rsidRPr="00A104CD">
        <w:rPr>
          <w:noProof/>
          <w:lang w:val="fr-FR"/>
        </w:rPr>
        <w:instrText xml:space="preserve"> PAGEREF _Toc292879025 \h </w:instrText>
      </w:r>
      <w:r>
        <w:rPr>
          <w:noProof/>
        </w:rPr>
      </w:r>
      <w:r>
        <w:rPr>
          <w:noProof/>
        </w:rPr>
        <w:fldChar w:fldCharType="separate"/>
      </w:r>
      <w:r w:rsidRPr="00A104CD">
        <w:rPr>
          <w:noProof/>
          <w:lang w:val="fr-FR"/>
        </w:rPr>
        <w:t>434</w:t>
      </w:r>
      <w:r>
        <w:rPr>
          <w:noProof/>
        </w:rPr>
        <w:fldChar w:fldCharType="end"/>
      </w:r>
    </w:p>
    <w:p w14:paraId="2497B36F"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5.3.1.5</w:t>
      </w:r>
      <w:r w:rsidRPr="00A104CD">
        <w:rPr>
          <w:rFonts w:ascii="Calibri" w:hAnsi="Calibri"/>
          <w:noProof/>
          <w:color w:val="auto"/>
          <w:lang w:val="fr-FR" w:eastAsia="en-GB"/>
        </w:rPr>
        <w:tab/>
      </w:r>
      <w:r w:rsidRPr="00A104CD">
        <w:rPr>
          <w:noProof/>
          <w:lang w:val="fr-FR"/>
        </w:rPr>
        <w:t>Concept_History</w:t>
      </w:r>
      <w:r w:rsidRPr="00A104CD">
        <w:rPr>
          <w:noProof/>
          <w:lang w:val="fr-FR"/>
        </w:rPr>
        <w:tab/>
      </w:r>
      <w:r>
        <w:rPr>
          <w:noProof/>
        </w:rPr>
        <w:fldChar w:fldCharType="begin"/>
      </w:r>
      <w:r w:rsidRPr="00A104CD">
        <w:rPr>
          <w:noProof/>
          <w:lang w:val="fr-FR"/>
        </w:rPr>
        <w:instrText xml:space="preserve"> PAGEREF _Toc292879026 \h </w:instrText>
      </w:r>
      <w:r>
        <w:rPr>
          <w:noProof/>
        </w:rPr>
      </w:r>
      <w:r>
        <w:rPr>
          <w:noProof/>
        </w:rPr>
        <w:fldChar w:fldCharType="separate"/>
      </w:r>
      <w:r w:rsidRPr="00A104CD">
        <w:rPr>
          <w:noProof/>
          <w:lang w:val="fr-FR"/>
        </w:rPr>
        <w:t>436</w:t>
      </w:r>
      <w:r>
        <w:rPr>
          <w:noProof/>
        </w:rPr>
        <w:fldChar w:fldCharType="end"/>
      </w:r>
    </w:p>
    <w:p w14:paraId="6ACB5E72"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5.3.1.6</w:t>
      </w:r>
      <w:r w:rsidRPr="00A104CD">
        <w:rPr>
          <w:rFonts w:ascii="Calibri" w:hAnsi="Calibri"/>
          <w:noProof/>
          <w:color w:val="auto"/>
          <w:lang w:val="fr-FR" w:eastAsia="en-GB"/>
        </w:rPr>
        <w:tab/>
      </w:r>
      <w:r w:rsidRPr="00A104CD">
        <w:rPr>
          <w:noProof/>
          <w:lang w:val="fr-FR"/>
        </w:rPr>
        <w:t>Concept_Lineage</w:t>
      </w:r>
      <w:r w:rsidRPr="00A104CD">
        <w:rPr>
          <w:noProof/>
          <w:lang w:val="fr-FR"/>
        </w:rPr>
        <w:tab/>
      </w:r>
      <w:r>
        <w:rPr>
          <w:noProof/>
        </w:rPr>
        <w:fldChar w:fldCharType="begin"/>
      </w:r>
      <w:r w:rsidRPr="00A104CD">
        <w:rPr>
          <w:noProof/>
          <w:lang w:val="fr-FR"/>
        </w:rPr>
        <w:instrText xml:space="preserve"> PAGEREF _Toc292879027 \h </w:instrText>
      </w:r>
      <w:r>
        <w:rPr>
          <w:noProof/>
        </w:rPr>
      </w:r>
      <w:r>
        <w:rPr>
          <w:noProof/>
        </w:rPr>
        <w:fldChar w:fldCharType="separate"/>
      </w:r>
      <w:r w:rsidRPr="00A104CD">
        <w:rPr>
          <w:noProof/>
          <w:lang w:val="fr-FR"/>
        </w:rPr>
        <w:t>438</w:t>
      </w:r>
      <w:r>
        <w:rPr>
          <w:noProof/>
        </w:rPr>
        <w:fldChar w:fldCharType="end"/>
      </w:r>
    </w:p>
    <w:p w14:paraId="16F3334D"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5.3.1.7</w:t>
      </w:r>
      <w:r w:rsidRPr="00A104CD">
        <w:rPr>
          <w:rFonts w:ascii="Calibri" w:hAnsi="Calibri"/>
          <w:noProof/>
          <w:color w:val="auto"/>
          <w:lang w:val="fr-FR" w:eastAsia="en-GB"/>
        </w:rPr>
        <w:tab/>
      </w:r>
      <w:r w:rsidRPr="00A104CD">
        <w:rPr>
          <w:noProof/>
          <w:lang w:val="fr-FR"/>
        </w:rPr>
        <w:t>Concept_Rank</w:t>
      </w:r>
      <w:r w:rsidRPr="00A104CD">
        <w:rPr>
          <w:noProof/>
          <w:lang w:val="fr-FR"/>
        </w:rPr>
        <w:tab/>
      </w:r>
      <w:r>
        <w:rPr>
          <w:noProof/>
        </w:rPr>
        <w:fldChar w:fldCharType="begin"/>
      </w:r>
      <w:r w:rsidRPr="00A104CD">
        <w:rPr>
          <w:noProof/>
          <w:lang w:val="fr-FR"/>
        </w:rPr>
        <w:instrText xml:space="preserve"> PAGEREF _Toc292879028 \h </w:instrText>
      </w:r>
      <w:r>
        <w:rPr>
          <w:noProof/>
        </w:rPr>
      </w:r>
      <w:r>
        <w:rPr>
          <w:noProof/>
        </w:rPr>
        <w:fldChar w:fldCharType="separate"/>
      </w:r>
      <w:r w:rsidRPr="00A104CD">
        <w:rPr>
          <w:noProof/>
          <w:lang w:val="fr-FR"/>
        </w:rPr>
        <w:t>439</w:t>
      </w:r>
      <w:r>
        <w:rPr>
          <w:noProof/>
        </w:rPr>
        <w:fldChar w:fldCharType="end"/>
      </w:r>
    </w:p>
    <w:p w14:paraId="0B03DC6E"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5.3.1.8</w:t>
      </w:r>
      <w:r w:rsidRPr="00A104CD">
        <w:rPr>
          <w:rFonts w:ascii="Calibri" w:hAnsi="Calibri"/>
          <w:noProof/>
          <w:color w:val="auto"/>
          <w:lang w:val="fr-FR" w:eastAsia="en-GB"/>
        </w:rPr>
        <w:tab/>
      </w:r>
      <w:r w:rsidRPr="00A104CD">
        <w:rPr>
          <w:noProof/>
          <w:lang w:val="fr-FR"/>
        </w:rPr>
        <w:t>Concept_Relation</w:t>
      </w:r>
      <w:r w:rsidRPr="00A104CD">
        <w:rPr>
          <w:noProof/>
          <w:lang w:val="fr-FR"/>
        </w:rPr>
        <w:tab/>
      </w:r>
      <w:r>
        <w:rPr>
          <w:noProof/>
        </w:rPr>
        <w:fldChar w:fldCharType="begin"/>
      </w:r>
      <w:r w:rsidRPr="00A104CD">
        <w:rPr>
          <w:noProof/>
          <w:lang w:val="fr-FR"/>
        </w:rPr>
        <w:instrText xml:space="preserve"> PAGEREF _Toc292879029 \h </w:instrText>
      </w:r>
      <w:r>
        <w:rPr>
          <w:noProof/>
        </w:rPr>
      </w:r>
      <w:r>
        <w:rPr>
          <w:noProof/>
        </w:rPr>
        <w:fldChar w:fldCharType="separate"/>
      </w:r>
      <w:r w:rsidRPr="00A104CD">
        <w:rPr>
          <w:noProof/>
          <w:lang w:val="fr-FR"/>
        </w:rPr>
        <w:t>440</w:t>
      </w:r>
      <w:r>
        <w:rPr>
          <w:noProof/>
        </w:rPr>
        <w:fldChar w:fldCharType="end"/>
      </w:r>
    </w:p>
    <w:p w14:paraId="2E2C1811" w14:textId="77777777" w:rsidR="00887218" w:rsidRPr="00A104CD" w:rsidRDefault="00887218">
      <w:pPr>
        <w:pStyle w:val="TOC4"/>
        <w:tabs>
          <w:tab w:val="left" w:pos="1497"/>
          <w:tab w:val="right" w:leader="dot" w:pos="8296"/>
        </w:tabs>
        <w:rPr>
          <w:rFonts w:ascii="Calibri" w:hAnsi="Calibri"/>
          <w:noProof/>
          <w:color w:val="auto"/>
          <w:lang w:val="fr-FR" w:eastAsia="en-GB"/>
        </w:rPr>
      </w:pPr>
      <w:r w:rsidRPr="00A104CD">
        <w:rPr>
          <w:noProof/>
          <w:lang w:val="fr-FR"/>
        </w:rPr>
        <w:t>5.3.1.9</w:t>
      </w:r>
      <w:r w:rsidRPr="00A104CD">
        <w:rPr>
          <w:rFonts w:ascii="Calibri" w:hAnsi="Calibri"/>
          <w:noProof/>
          <w:color w:val="auto"/>
          <w:lang w:val="fr-FR" w:eastAsia="en-GB"/>
        </w:rPr>
        <w:tab/>
      </w:r>
      <w:r w:rsidRPr="00A104CD">
        <w:rPr>
          <w:noProof/>
          <w:lang w:val="fr-FR"/>
        </w:rPr>
        <w:t>Domain</w:t>
      </w:r>
      <w:r w:rsidRPr="00A104CD">
        <w:rPr>
          <w:noProof/>
          <w:lang w:val="fr-FR"/>
        </w:rPr>
        <w:tab/>
      </w:r>
      <w:r>
        <w:rPr>
          <w:noProof/>
        </w:rPr>
        <w:fldChar w:fldCharType="begin"/>
      </w:r>
      <w:r w:rsidRPr="00A104CD">
        <w:rPr>
          <w:noProof/>
          <w:lang w:val="fr-FR"/>
        </w:rPr>
        <w:instrText xml:space="preserve"> PAGEREF _Toc292879030 \h </w:instrText>
      </w:r>
      <w:r>
        <w:rPr>
          <w:noProof/>
        </w:rPr>
      </w:r>
      <w:r>
        <w:rPr>
          <w:noProof/>
        </w:rPr>
        <w:fldChar w:fldCharType="separate"/>
      </w:r>
      <w:r w:rsidRPr="00A104CD">
        <w:rPr>
          <w:noProof/>
          <w:lang w:val="fr-FR"/>
        </w:rPr>
        <w:t>441</w:t>
      </w:r>
      <w:r>
        <w:rPr>
          <w:noProof/>
        </w:rPr>
        <w:fldChar w:fldCharType="end"/>
      </w:r>
    </w:p>
    <w:p w14:paraId="6CA40F2D" w14:textId="77777777" w:rsidR="00887218" w:rsidRPr="00A104CD" w:rsidRDefault="00887218">
      <w:pPr>
        <w:pStyle w:val="TOC4"/>
        <w:tabs>
          <w:tab w:val="left" w:pos="1619"/>
          <w:tab w:val="right" w:leader="dot" w:pos="8296"/>
        </w:tabs>
        <w:rPr>
          <w:rFonts w:ascii="Calibri" w:hAnsi="Calibri"/>
          <w:noProof/>
          <w:color w:val="auto"/>
          <w:lang w:val="fr-FR" w:eastAsia="en-GB"/>
        </w:rPr>
      </w:pPr>
      <w:r w:rsidRPr="00A104CD">
        <w:rPr>
          <w:noProof/>
          <w:lang w:val="fr-FR"/>
        </w:rPr>
        <w:t>5.3.1.10</w:t>
      </w:r>
      <w:r w:rsidRPr="00A104CD">
        <w:rPr>
          <w:rFonts w:ascii="Calibri" w:hAnsi="Calibri"/>
          <w:noProof/>
          <w:color w:val="auto"/>
          <w:lang w:val="fr-FR" w:eastAsia="en-GB"/>
        </w:rPr>
        <w:tab/>
      </w:r>
      <w:r w:rsidRPr="00A104CD">
        <w:rPr>
          <w:noProof/>
          <w:lang w:val="fr-FR"/>
        </w:rPr>
        <w:t>Domain_Hyperlink</w:t>
      </w:r>
      <w:r w:rsidRPr="00A104CD">
        <w:rPr>
          <w:noProof/>
          <w:lang w:val="fr-FR"/>
        </w:rPr>
        <w:tab/>
      </w:r>
      <w:r>
        <w:rPr>
          <w:noProof/>
        </w:rPr>
        <w:fldChar w:fldCharType="begin"/>
      </w:r>
      <w:r w:rsidRPr="00A104CD">
        <w:rPr>
          <w:noProof/>
          <w:lang w:val="fr-FR"/>
        </w:rPr>
        <w:instrText xml:space="preserve"> PAGEREF _Toc292879031 \h </w:instrText>
      </w:r>
      <w:r>
        <w:rPr>
          <w:noProof/>
        </w:rPr>
      </w:r>
      <w:r>
        <w:rPr>
          <w:noProof/>
        </w:rPr>
        <w:fldChar w:fldCharType="separate"/>
      </w:r>
      <w:r w:rsidRPr="00A104CD">
        <w:rPr>
          <w:noProof/>
          <w:lang w:val="fr-FR"/>
        </w:rPr>
        <w:t>443</w:t>
      </w:r>
      <w:r>
        <w:rPr>
          <w:noProof/>
        </w:rPr>
        <w:fldChar w:fldCharType="end"/>
      </w:r>
    </w:p>
    <w:p w14:paraId="6CE72ABB" w14:textId="77777777" w:rsidR="00887218" w:rsidRPr="00A104CD" w:rsidRDefault="00887218">
      <w:pPr>
        <w:pStyle w:val="TOC4"/>
        <w:tabs>
          <w:tab w:val="left" w:pos="1619"/>
          <w:tab w:val="right" w:leader="dot" w:pos="8296"/>
        </w:tabs>
        <w:rPr>
          <w:rFonts w:ascii="Calibri" w:hAnsi="Calibri"/>
          <w:noProof/>
          <w:color w:val="auto"/>
          <w:lang w:val="fr-FR" w:eastAsia="en-GB"/>
        </w:rPr>
      </w:pPr>
      <w:r w:rsidRPr="00A104CD">
        <w:rPr>
          <w:noProof/>
          <w:lang w:val="fr-FR"/>
        </w:rPr>
        <w:t>5.3.1.11</w:t>
      </w:r>
      <w:r w:rsidRPr="00A104CD">
        <w:rPr>
          <w:rFonts w:ascii="Calibri" w:hAnsi="Calibri"/>
          <w:noProof/>
          <w:color w:val="auto"/>
          <w:lang w:val="fr-FR" w:eastAsia="en-GB"/>
        </w:rPr>
        <w:tab/>
      </w:r>
      <w:r w:rsidRPr="00A104CD">
        <w:rPr>
          <w:noProof/>
          <w:lang w:val="fr-FR"/>
        </w:rPr>
        <w:t>Local_Domain</w:t>
      </w:r>
      <w:r w:rsidRPr="00A104CD">
        <w:rPr>
          <w:noProof/>
          <w:lang w:val="fr-FR"/>
        </w:rPr>
        <w:tab/>
      </w:r>
      <w:r>
        <w:rPr>
          <w:noProof/>
        </w:rPr>
        <w:fldChar w:fldCharType="begin"/>
      </w:r>
      <w:r w:rsidRPr="00A104CD">
        <w:rPr>
          <w:noProof/>
          <w:lang w:val="fr-FR"/>
        </w:rPr>
        <w:instrText xml:space="preserve"> PAGEREF _Toc292879032 \h </w:instrText>
      </w:r>
      <w:r>
        <w:rPr>
          <w:noProof/>
        </w:rPr>
      </w:r>
      <w:r>
        <w:rPr>
          <w:noProof/>
        </w:rPr>
        <w:fldChar w:fldCharType="separate"/>
      </w:r>
      <w:r w:rsidRPr="00A104CD">
        <w:rPr>
          <w:noProof/>
          <w:lang w:val="fr-FR"/>
        </w:rPr>
        <w:t>444</w:t>
      </w:r>
      <w:r>
        <w:rPr>
          <w:noProof/>
        </w:rPr>
        <w:fldChar w:fldCharType="end"/>
      </w:r>
    </w:p>
    <w:p w14:paraId="7B5F2BA9" w14:textId="77777777" w:rsidR="00887218" w:rsidRDefault="00887218">
      <w:pPr>
        <w:pStyle w:val="TOC4"/>
        <w:tabs>
          <w:tab w:val="left" w:pos="1619"/>
          <w:tab w:val="right" w:leader="dot" w:pos="8296"/>
        </w:tabs>
        <w:rPr>
          <w:rFonts w:ascii="Calibri" w:hAnsi="Calibri"/>
          <w:noProof/>
          <w:color w:val="auto"/>
          <w:lang w:eastAsia="en-GB"/>
        </w:rPr>
      </w:pPr>
      <w:r>
        <w:rPr>
          <w:noProof/>
        </w:rPr>
        <w:t>5.3.1.12</w:t>
      </w:r>
      <w:r>
        <w:rPr>
          <w:rFonts w:ascii="Calibri" w:hAnsi="Calibri"/>
          <w:noProof/>
          <w:color w:val="auto"/>
          <w:lang w:eastAsia="en-GB"/>
        </w:rPr>
        <w:tab/>
      </w:r>
      <w:r>
        <w:rPr>
          <w:noProof/>
        </w:rPr>
        <w:t>Meaning_Relation</w:t>
      </w:r>
      <w:r>
        <w:rPr>
          <w:noProof/>
        </w:rPr>
        <w:tab/>
      </w:r>
      <w:r>
        <w:rPr>
          <w:noProof/>
        </w:rPr>
        <w:fldChar w:fldCharType="begin"/>
      </w:r>
      <w:r>
        <w:rPr>
          <w:noProof/>
        </w:rPr>
        <w:instrText xml:space="preserve"> PAGEREF _Toc292879033 \h </w:instrText>
      </w:r>
      <w:r>
        <w:rPr>
          <w:noProof/>
        </w:rPr>
      </w:r>
      <w:r>
        <w:rPr>
          <w:noProof/>
        </w:rPr>
        <w:fldChar w:fldCharType="separate"/>
      </w:r>
      <w:r>
        <w:rPr>
          <w:noProof/>
        </w:rPr>
        <w:t>445</w:t>
      </w:r>
      <w:r>
        <w:rPr>
          <w:noProof/>
        </w:rPr>
        <w:fldChar w:fldCharType="end"/>
      </w:r>
    </w:p>
    <w:p w14:paraId="0D1AE99C" w14:textId="77777777" w:rsidR="00887218" w:rsidRDefault="00887218">
      <w:pPr>
        <w:pStyle w:val="TOC4"/>
        <w:tabs>
          <w:tab w:val="left" w:pos="1619"/>
          <w:tab w:val="right" w:leader="dot" w:pos="8296"/>
        </w:tabs>
        <w:rPr>
          <w:rFonts w:ascii="Calibri" w:hAnsi="Calibri"/>
          <w:noProof/>
          <w:color w:val="auto"/>
          <w:lang w:eastAsia="en-GB"/>
        </w:rPr>
      </w:pPr>
      <w:r>
        <w:rPr>
          <w:noProof/>
        </w:rPr>
        <w:t>5.3.1.13</w:t>
      </w:r>
      <w:r>
        <w:rPr>
          <w:rFonts w:ascii="Calibri" w:hAnsi="Calibri"/>
          <w:noProof/>
          <w:color w:val="auto"/>
          <w:lang w:eastAsia="en-GB"/>
        </w:rPr>
        <w:tab/>
      </w:r>
      <w:r>
        <w:rPr>
          <w:noProof/>
        </w:rPr>
        <w:t>Semantic_Relation</w:t>
      </w:r>
      <w:r>
        <w:rPr>
          <w:noProof/>
        </w:rPr>
        <w:tab/>
      </w:r>
      <w:r>
        <w:rPr>
          <w:noProof/>
        </w:rPr>
        <w:fldChar w:fldCharType="begin"/>
      </w:r>
      <w:r>
        <w:rPr>
          <w:noProof/>
        </w:rPr>
        <w:instrText xml:space="preserve"> PAGEREF _Toc292879034 \h </w:instrText>
      </w:r>
      <w:r>
        <w:rPr>
          <w:noProof/>
        </w:rPr>
      </w:r>
      <w:r>
        <w:rPr>
          <w:noProof/>
        </w:rPr>
        <w:fldChar w:fldCharType="separate"/>
      </w:r>
      <w:r>
        <w:rPr>
          <w:noProof/>
        </w:rPr>
        <w:t>447</w:t>
      </w:r>
      <w:r>
        <w:rPr>
          <w:noProof/>
        </w:rPr>
        <w:fldChar w:fldCharType="end"/>
      </w:r>
    </w:p>
    <w:p w14:paraId="5C80B8D9" w14:textId="77777777" w:rsidR="00887218" w:rsidRDefault="00887218">
      <w:pPr>
        <w:pStyle w:val="TOC4"/>
        <w:tabs>
          <w:tab w:val="left" w:pos="1619"/>
          <w:tab w:val="right" w:leader="dot" w:pos="8296"/>
        </w:tabs>
        <w:rPr>
          <w:rFonts w:ascii="Calibri" w:hAnsi="Calibri"/>
          <w:noProof/>
          <w:color w:val="auto"/>
          <w:lang w:eastAsia="en-GB"/>
        </w:rPr>
      </w:pPr>
      <w:r>
        <w:rPr>
          <w:noProof/>
        </w:rPr>
        <w:t>5.3.1.14</w:t>
      </w:r>
      <w:r>
        <w:rPr>
          <w:rFonts w:ascii="Calibri" w:hAnsi="Calibri"/>
          <w:noProof/>
          <w:color w:val="auto"/>
          <w:lang w:eastAsia="en-GB"/>
        </w:rPr>
        <w:tab/>
      </w:r>
      <w:r>
        <w:rPr>
          <w:noProof/>
        </w:rPr>
        <w:t>Subject_Area</w:t>
      </w:r>
      <w:r>
        <w:rPr>
          <w:noProof/>
        </w:rPr>
        <w:tab/>
      </w:r>
      <w:r>
        <w:rPr>
          <w:noProof/>
        </w:rPr>
        <w:fldChar w:fldCharType="begin"/>
      </w:r>
      <w:r>
        <w:rPr>
          <w:noProof/>
        </w:rPr>
        <w:instrText xml:space="preserve"> PAGEREF _Toc292879035 \h </w:instrText>
      </w:r>
      <w:r>
        <w:rPr>
          <w:noProof/>
        </w:rPr>
      </w:r>
      <w:r>
        <w:rPr>
          <w:noProof/>
        </w:rPr>
        <w:fldChar w:fldCharType="separate"/>
      </w:r>
      <w:r>
        <w:rPr>
          <w:noProof/>
        </w:rPr>
        <w:t>449</w:t>
      </w:r>
      <w:r>
        <w:rPr>
          <w:noProof/>
        </w:rPr>
        <w:fldChar w:fldCharType="end"/>
      </w:r>
    </w:p>
    <w:p w14:paraId="514038FE" w14:textId="77777777" w:rsidR="00887218" w:rsidRDefault="00887218">
      <w:pPr>
        <w:pStyle w:val="TOC4"/>
        <w:tabs>
          <w:tab w:val="left" w:pos="1619"/>
          <w:tab w:val="right" w:leader="dot" w:pos="8296"/>
        </w:tabs>
        <w:rPr>
          <w:rFonts w:ascii="Calibri" w:hAnsi="Calibri"/>
          <w:noProof/>
          <w:color w:val="auto"/>
          <w:lang w:eastAsia="en-GB"/>
        </w:rPr>
      </w:pPr>
      <w:r>
        <w:rPr>
          <w:noProof/>
        </w:rPr>
        <w:t>5.3.1.15</w:t>
      </w:r>
      <w:r>
        <w:rPr>
          <w:rFonts w:ascii="Calibri" w:hAnsi="Calibri"/>
          <w:noProof/>
          <w:color w:val="auto"/>
          <w:lang w:eastAsia="en-GB"/>
        </w:rPr>
        <w:tab/>
      </w:r>
      <w:r>
        <w:rPr>
          <w:noProof/>
        </w:rPr>
        <w:t>Term</w:t>
      </w:r>
      <w:r>
        <w:rPr>
          <w:noProof/>
        </w:rPr>
        <w:tab/>
      </w:r>
      <w:r>
        <w:rPr>
          <w:noProof/>
        </w:rPr>
        <w:fldChar w:fldCharType="begin"/>
      </w:r>
      <w:r>
        <w:rPr>
          <w:noProof/>
        </w:rPr>
        <w:instrText xml:space="preserve"> PAGEREF _Toc292879036 \h </w:instrText>
      </w:r>
      <w:r>
        <w:rPr>
          <w:noProof/>
        </w:rPr>
      </w:r>
      <w:r>
        <w:rPr>
          <w:noProof/>
        </w:rPr>
        <w:fldChar w:fldCharType="separate"/>
      </w:r>
      <w:r>
        <w:rPr>
          <w:noProof/>
        </w:rPr>
        <w:t>449</w:t>
      </w:r>
      <w:r>
        <w:rPr>
          <w:noProof/>
        </w:rPr>
        <w:fldChar w:fldCharType="end"/>
      </w:r>
    </w:p>
    <w:p w14:paraId="27D75226"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5.3.1.16</w:t>
      </w:r>
      <w:r>
        <w:rPr>
          <w:rFonts w:ascii="Calibri" w:hAnsi="Calibri"/>
          <w:noProof/>
          <w:color w:val="auto"/>
          <w:lang w:eastAsia="en-GB"/>
        </w:rPr>
        <w:tab/>
      </w:r>
      <w:r>
        <w:rPr>
          <w:noProof/>
        </w:rPr>
        <w:t>Term_Version</w:t>
      </w:r>
      <w:r>
        <w:rPr>
          <w:noProof/>
        </w:rPr>
        <w:tab/>
      </w:r>
      <w:r>
        <w:rPr>
          <w:noProof/>
        </w:rPr>
        <w:fldChar w:fldCharType="begin"/>
      </w:r>
      <w:r>
        <w:rPr>
          <w:noProof/>
        </w:rPr>
        <w:instrText xml:space="preserve"> PAGEREF _Toc292879037 \h </w:instrText>
      </w:r>
      <w:r>
        <w:rPr>
          <w:noProof/>
        </w:rPr>
      </w:r>
      <w:r>
        <w:rPr>
          <w:noProof/>
        </w:rPr>
        <w:fldChar w:fldCharType="separate"/>
      </w:r>
      <w:r>
        <w:rPr>
          <w:noProof/>
        </w:rPr>
        <w:t>450</w:t>
      </w:r>
      <w:r>
        <w:rPr>
          <w:noProof/>
        </w:rPr>
        <w:fldChar w:fldCharType="end"/>
      </w:r>
    </w:p>
    <w:p w14:paraId="0A774889" w14:textId="77777777" w:rsidR="00887218" w:rsidRDefault="00887218">
      <w:pPr>
        <w:pStyle w:val="TOC4"/>
        <w:tabs>
          <w:tab w:val="left" w:pos="1619"/>
          <w:tab w:val="right" w:leader="dot" w:pos="8296"/>
        </w:tabs>
        <w:rPr>
          <w:rFonts w:ascii="Calibri" w:hAnsi="Calibri"/>
          <w:noProof/>
          <w:color w:val="auto"/>
          <w:lang w:eastAsia="en-GB"/>
        </w:rPr>
      </w:pPr>
      <w:r>
        <w:rPr>
          <w:noProof/>
        </w:rPr>
        <w:t>5.3.1.17</w:t>
      </w:r>
      <w:r>
        <w:rPr>
          <w:rFonts w:ascii="Calibri" w:hAnsi="Calibri"/>
          <w:noProof/>
          <w:color w:val="auto"/>
          <w:lang w:eastAsia="en-GB"/>
        </w:rPr>
        <w:tab/>
      </w:r>
      <w:r>
        <w:rPr>
          <w:noProof/>
        </w:rPr>
        <w:t>Term_Version_Relation</w:t>
      </w:r>
      <w:r>
        <w:rPr>
          <w:noProof/>
        </w:rPr>
        <w:tab/>
      </w:r>
      <w:r>
        <w:rPr>
          <w:noProof/>
        </w:rPr>
        <w:fldChar w:fldCharType="begin"/>
      </w:r>
      <w:r>
        <w:rPr>
          <w:noProof/>
        </w:rPr>
        <w:instrText xml:space="preserve"> PAGEREF _Toc292879038 \h </w:instrText>
      </w:r>
      <w:r>
        <w:rPr>
          <w:noProof/>
        </w:rPr>
      </w:r>
      <w:r>
        <w:rPr>
          <w:noProof/>
        </w:rPr>
        <w:fldChar w:fldCharType="separate"/>
      </w:r>
      <w:r>
        <w:rPr>
          <w:noProof/>
        </w:rPr>
        <w:t>452</w:t>
      </w:r>
      <w:r>
        <w:rPr>
          <w:noProof/>
        </w:rPr>
        <w:fldChar w:fldCharType="end"/>
      </w:r>
    </w:p>
    <w:p w14:paraId="1D26633F" w14:textId="77777777" w:rsidR="00887218" w:rsidRDefault="00887218">
      <w:pPr>
        <w:pStyle w:val="TOC4"/>
        <w:tabs>
          <w:tab w:val="left" w:pos="1619"/>
          <w:tab w:val="right" w:leader="dot" w:pos="8296"/>
        </w:tabs>
        <w:rPr>
          <w:rFonts w:ascii="Calibri" w:hAnsi="Calibri"/>
          <w:noProof/>
          <w:color w:val="auto"/>
          <w:lang w:eastAsia="en-GB"/>
        </w:rPr>
      </w:pPr>
      <w:r>
        <w:rPr>
          <w:noProof/>
        </w:rPr>
        <w:t>5.3.1.18</w:t>
      </w:r>
      <w:r>
        <w:rPr>
          <w:rFonts w:ascii="Calibri" w:hAnsi="Calibri"/>
          <w:noProof/>
          <w:color w:val="auto"/>
          <w:lang w:eastAsia="en-GB"/>
        </w:rPr>
        <w:tab/>
      </w:r>
      <w:r>
        <w:rPr>
          <w:noProof/>
        </w:rPr>
        <w:t>Thesaurus_Fact</w:t>
      </w:r>
      <w:r>
        <w:rPr>
          <w:noProof/>
        </w:rPr>
        <w:tab/>
      </w:r>
      <w:r>
        <w:rPr>
          <w:noProof/>
        </w:rPr>
        <w:fldChar w:fldCharType="begin"/>
      </w:r>
      <w:r>
        <w:rPr>
          <w:noProof/>
        </w:rPr>
        <w:instrText xml:space="preserve"> PAGEREF _Toc292879039 \h </w:instrText>
      </w:r>
      <w:r>
        <w:rPr>
          <w:noProof/>
        </w:rPr>
      </w:r>
      <w:r>
        <w:rPr>
          <w:noProof/>
        </w:rPr>
        <w:fldChar w:fldCharType="separate"/>
      </w:r>
      <w:r>
        <w:rPr>
          <w:noProof/>
        </w:rPr>
        <w:t>453</w:t>
      </w:r>
      <w:r>
        <w:rPr>
          <w:noProof/>
        </w:rPr>
        <w:fldChar w:fldCharType="end"/>
      </w:r>
    </w:p>
    <w:p w14:paraId="64BA398F" w14:textId="77777777" w:rsidR="00887218" w:rsidRDefault="00887218">
      <w:pPr>
        <w:pStyle w:val="TOC4"/>
        <w:tabs>
          <w:tab w:val="left" w:pos="1619"/>
          <w:tab w:val="right" w:leader="dot" w:pos="8296"/>
        </w:tabs>
        <w:rPr>
          <w:rFonts w:ascii="Calibri" w:hAnsi="Calibri"/>
          <w:noProof/>
          <w:color w:val="auto"/>
          <w:lang w:eastAsia="en-GB"/>
        </w:rPr>
      </w:pPr>
      <w:r>
        <w:rPr>
          <w:noProof/>
        </w:rPr>
        <w:t>5.3.1.19</w:t>
      </w:r>
      <w:r>
        <w:rPr>
          <w:rFonts w:ascii="Calibri" w:hAnsi="Calibri"/>
          <w:noProof/>
          <w:color w:val="auto"/>
          <w:lang w:eastAsia="en-GB"/>
        </w:rPr>
        <w:tab/>
      </w:r>
      <w:r>
        <w:rPr>
          <w:noProof/>
        </w:rPr>
        <w:t>Thesaurus_Relation_Type</w:t>
      </w:r>
      <w:r>
        <w:rPr>
          <w:noProof/>
        </w:rPr>
        <w:tab/>
      </w:r>
      <w:r>
        <w:rPr>
          <w:noProof/>
        </w:rPr>
        <w:fldChar w:fldCharType="begin"/>
      </w:r>
      <w:r>
        <w:rPr>
          <w:noProof/>
        </w:rPr>
        <w:instrText xml:space="preserve"> PAGEREF _Toc292879040 \h </w:instrText>
      </w:r>
      <w:r>
        <w:rPr>
          <w:noProof/>
        </w:rPr>
      </w:r>
      <w:r>
        <w:rPr>
          <w:noProof/>
        </w:rPr>
        <w:fldChar w:fldCharType="separate"/>
      </w:r>
      <w:r>
        <w:rPr>
          <w:noProof/>
        </w:rPr>
        <w:t>455</w:t>
      </w:r>
      <w:r>
        <w:rPr>
          <w:noProof/>
        </w:rPr>
        <w:fldChar w:fldCharType="end"/>
      </w:r>
    </w:p>
    <w:p w14:paraId="573EFC56" w14:textId="77777777" w:rsidR="00887218" w:rsidRDefault="00887218">
      <w:pPr>
        <w:pStyle w:val="TOC4"/>
        <w:tabs>
          <w:tab w:val="left" w:pos="1619"/>
          <w:tab w:val="right" w:leader="dot" w:pos="8296"/>
        </w:tabs>
        <w:rPr>
          <w:rFonts w:ascii="Calibri" w:hAnsi="Calibri"/>
          <w:noProof/>
          <w:color w:val="auto"/>
          <w:lang w:eastAsia="en-GB"/>
        </w:rPr>
      </w:pPr>
      <w:r>
        <w:rPr>
          <w:noProof/>
        </w:rPr>
        <w:t>5.3.1.20</w:t>
      </w:r>
      <w:r>
        <w:rPr>
          <w:rFonts w:ascii="Calibri" w:hAnsi="Calibri"/>
          <w:noProof/>
          <w:color w:val="auto"/>
          <w:lang w:eastAsia="en-GB"/>
        </w:rPr>
        <w:tab/>
      </w:r>
      <w:r>
        <w:rPr>
          <w:noProof/>
        </w:rPr>
        <w:t>Thesaurus_Relation_Type_Usage</w:t>
      </w:r>
      <w:r>
        <w:rPr>
          <w:noProof/>
        </w:rPr>
        <w:tab/>
      </w:r>
      <w:r>
        <w:rPr>
          <w:noProof/>
        </w:rPr>
        <w:fldChar w:fldCharType="begin"/>
      </w:r>
      <w:r>
        <w:rPr>
          <w:noProof/>
        </w:rPr>
        <w:instrText xml:space="preserve"> PAGEREF _Toc292879041 \h </w:instrText>
      </w:r>
      <w:r>
        <w:rPr>
          <w:noProof/>
        </w:rPr>
      </w:r>
      <w:r>
        <w:rPr>
          <w:noProof/>
        </w:rPr>
        <w:fldChar w:fldCharType="separate"/>
      </w:r>
      <w:r>
        <w:rPr>
          <w:noProof/>
        </w:rPr>
        <w:t>456</w:t>
      </w:r>
      <w:r>
        <w:rPr>
          <w:noProof/>
        </w:rPr>
        <w:fldChar w:fldCharType="end"/>
      </w:r>
    </w:p>
    <w:p w14:paraId="266363D5" w14:textId="77777777" w:rsidR="00887218" w:rsidRDefault="00887218">
      <w:pPr>
        <w:pStyle w:val="TOC4"/>
        <w:tabs>
          <w:tab w:val="left" w:pos="1619"/>
          <w:tab w:val="right" w:leader="dot" w:pos="8296"/>
        </w:tabs>
        <w:rPr>
          <w:rFonts w:ascii="Calibri" w:hAnsi="Calibri"/>
          <w:noProof/>
          <w:color w:val="auto"/>
          <w:lang w:eastAsia="en-GB"/>
        </w:rPr>
      </w:pPr>
      <w:r>
        <w:rPr>
          <w:noProof/>
        </w:rPr>
        <w:t>5.3.1.21</w:t>
      </w:r>
      <w:r>
        <w:rPr>
          <w:rFonts w:ascii="Calibri" w:hAnsi="Calibri"/>
          <w:noProof/>
          <w:color w:val="auto"/>
          <w:lang w:eastAsia="en-GB"/>
        </w:rPr>
        <w:tab/>
      </w:r>
      <w:r>
        <w:rPr>
          <w:noProof/>
        </w:rPr>
        <w:t>Concept_Group_Quality_Check</w:t>
      </w:r>
      <w:r>
        <w:rPr>
          <w:noProof/>
        </w:rPr>
        <w:tab/>
      </w:r>
      <w:r>
        <w:rPr>
          <w:noProof/>
        </w:rPr>
        <w:fldChar w:fldCharType="begin"/>
      </w:r>
      <w:r>
        <w:rPr>
          <w:noProof/>
        </w:rPr>
        <w:instrText xml:space="preserve"> PAGEREF _Toc292879042 \h </w:instrText>
      </w:r>
      <w:r>
        <w:rPr>
          <w:noProof/>
        </w:rPr>
      </w:r>
      <w:r>
        <w:rPr>
          <w:noProof/>
        </w:rPr>
        <w:fldChar w:fldCharType="separate"/>
      </w:r>
      <w:r>
        <w:rPr>
          <w:noProof/>
        </w:rPr>
        <w:t>457</w:t>
      </w:r>
      <w:r>
        <w:rPr>
          <w:noProof/>
        </w:rPr>
        <w:fldChar w:fldCharType="end"/>
      </w:r>
    </w:p>
    <w:p w14:paraId="4DF9AE22" w14:textId="77777777" w:rsidR="00887218" w:rsidRDefault="00887218">
      <w:pPr>
        <w:pStyle w:val="TOC4"/>
        <w:tabs>
          <w:tab w:val="left" w:pos="1619"/>
          <w:tab w:val="right" w:leader="dot" w:pos="8296"/>
        </w:tabs>
        <w:rPr>
          <w:rFonts w:ascii="Calibri" w:hAnsi="Calibri"/>
          <w:noProof/>
          <w:color w:val="auto"/>
          <w:lang w:eastAsia="en-GB"/>
        </w:rPr>
      </w:pPr>
      <w:r>
        <w:rPr>
          <w:noProof/>
        </w:rPr>
        <w:t>5.3.1.22</w:t>
      </w:r>
      <w:r>
        <w:rPr>
          <w:rFonts w:ascii="Calibri" w:hAnsi="Calibri"/>
          <w:noProof/>
          <w:color w:val="auto"/>
          <w:lang w:eastAsia="en-GB"/>
        </w:rPr>
        <w:tab/>
      </w:r>
      <w:r>
        <w:rPr>
          <w:noProof/>
        </w:rPr>
        <w:t>Homonym_Pair</w:t>
      </w:r>
      <w:r>
        <w:rPr>
          <w:noProof/>
        </w:rPr>
        <w:tab/>
      </w:r>
      <w:r>
        <w:rPr>
          <w:noProof/>
        </w:rPr>
        <w:fldChar w:fldCharType="begin"/>
      </w:r>
      <w:r>
        <w:rPr>
          <w:noProof/>
        </w:rPr>
        <w:instrText xml:space="preserve"> PAGEREF _Toc292879043 \h </w:instrText>
      </w:r>
      <w:r>
        <w:rPr>
          <w:noProof/>
        </w:rPr>
      </w:r>
      <w:r>
        <w:rPr>
          <w:noProof/>
        </w:rPr>
        <w:fldChar w:fldCharType="separate"/>
      </w:r>
      <w:r>
        <w:rPr>
          <w:noProof/>
        </w:rPr>
        <w:t>458</w:t>
      </w:r>
      <w:r>
        <w:rPr>
          <w:noProof/>
        </w:rPr>
        <w:fldChar w:fldCharType="end"/>
      </w:r>
    </w:p>
    <w:p w14:paraId="7E9A1A5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5.3.2</w:t>
      </w:r>
      <w:r>
        <w:rPr>
          <w:rFonts w:ascii="Calibri" w:hAnsi="Calibri"/>
          <w:smallCaps w:val="0"/>
          <w:noProof/>
          <w:color w:val="auto"/>
          <w:lang w:eastAsia="en-GB"/>
        </w:rPr>
        <w:tab/>
      </w:r>
      <w:r>
        <w:rPr>
          <w:noProof/>
        </w:rPr>
        <w:t>Collections Module General Tables</w:t>
      </w:r>
      <w:r>
        <w:rPr>
          <w:noProof/>
        </w:rPr>
        <w:tab/>
      </w:r>
      <w:r>
        <w:rPr>
          <w:noProof/>
        </w:rPr>
        <w:fldChar w:fldCharType="begin"/>
      </w:r>
      <w:r>
        <w:rPr>
          <w:noProof/>
        </w:rPr>
        <w:instrText xml:space="preserve"> PAGEREF _Toc292879044 \h </w:instrText>
      </w:r>
      <w:r>
        <w:rPr>
          <w:noProof/>
        </w:rPr>
      </w:r>
      <w:r>
        <w:rPr>
          <w:noProof/>
        </w:rPr>
        <w:fldChar w:fldCharType="separate"/>
      </w:r>
      <w:r>
        <w:rPr>
          <w:noProof/>
        </w:rPr>
        <w:t>459</w:t>
      </w:r>
      <w:r>
        <w:rPr>
          <w:noProof/>
        </w:rPr>
        <w:fldChar w:fldCharType="end"/>
      </w:r>
    </w:p>
    <w:p w14:paraId="78F0E965" w14:textId="77777777" w:rsidR="00887218" w:rsidRDefault="00887218">
      <w:pPr>
        <w:pStyle w:val="TOC4"/>
        <w:tabs>
          <w:tab w:val="left" w:pos="1497"/>
          <w:tab w:val="right" w:leader="dot" w:pos="8296"/>
        </w:tabs>
        <w:rPr>
          <w:rFonts w:ascii="Calibri" w:hAnsi="Calibri"/>
          <w:noProof/>
          <w:color w:val="auto"/>
          <w:lang w:eastAsia="en-GB"/>
        </w:rPr>
      </w:pPr>
      <w:r>
        <w:rPr>
          <w:noProof/>
        </w:rPr>
        <w:t>5.3.2.1</w:t>
      </w:r>
      <w:r>
        <w:rPr>
          <w:rFonts w:ascii="Calibri" w:hAnsi="Calibri"/>
          <w:noProof/>
          <w:color w:val="auto"/>
          <w:lang w:eastAsia="en-GB"/>
        </w:rPr>
        <w:tab/>
      </w:r>
      <w:r>
        <w:rPr>
          <w:noProof/>
        </w:rPr>
        <w:t>Collection</w:t>
      </w:r>
      <w:r>
        <w:rPr>
          <w:noProof/>
        </w:rPr>
        <w:tab/>
      </w:r>
      <w:r>
        <w:rPr>
          <w:noProof/>
        </w:rPr>
        <w:fldChar w:fldCharType="begin"/>
      </w:r>
      <w:r>
        <w:rPr>
          <w:noProof/>
        </w:rPr>
        <w:instrText xml:space="preserve"> PAGEREF _Toc292879045 \h </w:instrText>
      </w:r>
      <w:r>
        <w:rPr>
          <w:noProof/>
        </w:rPr>
      </w:r>
      <w:r>
        <w:rPr>
          <w:noProof/>
        </w:rPr>
        <w:fldChar w:fldCharType="separate"/>
      </w:r>
      <w:r>
        <w:rPr>
          <w:noProof/>
        </w:rPr>
        <w:t>459</w:t>
      </w:r>
      <w:r>
        <w:rPr>
          <w:noProof/>
        </w:rPr>
        <w:fldChar w:fldCharType="end"/>
      </w:r>
    </w:p>
    <w:p w14:paraId="4D36C2A6" w14:textId="77777777" w:rsidR="00887218" w:rsidRDefault="00887218">
      <w:pPr>
        <w:pStyle w:val="TOC4"/>
        <w:tabs>
          <w:tab w:val="left" w:pos="1497"/>
          <w:tab w:val="right" w:leader="dot" w:pos="8296"/>
        </w:tabs>
        <w:rPr>
          <w:rFonts w:ascii="Calibri" w:hAnsi="Calibri"/>
          <w:noProof/>
          <w:color w:val="auto"/>
          <w:lang w:eastAsia="en-GB"/>
        </w:rPr>
      </w:pPr>
      <w:r>
        <w:rPr>
          <w:noProof/>
        </w:rPr>
        <w:t>5.3.2.2</w:t>
      </w:r>
      <w:r>
        <w:rPr>
          <w:rFonts w:ascii="Calibri" w:hAnsi="Calibri"/>
          <w:noProof/>
          <w:color w:val="auto"/>
          <w:lang w:eastAsia="en-GB"/>
        </w:rPr>
        <w:tab/>
      </w:r>
      <w:r>
        <w:rPr>
          <w:noProof/>
        </w:rPr>
        <w:t>Collection_Unit</w:t>
      </w:r>
      <w:r>
        <w:rPr>
          <w:noProof/>
        </w:rPr>
        <w:tab/>
      </w:r>
      <w:r>
        <w:rPr>
          <w:noProof/>
        </w:rPr>
        <w:fldChar w:fldCharType="begin"/>
      </w:r>
      <w:r>
        <w:rPr>
          <w:noProof/>
        </w:rPr>
        <w:instrText xml:space="preserve"> PAGEREF _Toc292879046 \h </w:instrText>
      </w:r>
      <w:r>
        <w:rPr>
          <w:noProof/>
        </w:rPr>
      </w:r>
      <w:r>
        <w:rPr>
          <w:noProof/>
        </w:rPr>
        <w:fldChar w:fldCharType="separate"/>
      </w:r>
      <w:r>
        <w:rPr>
          <w:noProof/>
        </w:rPr>
        <w:t>461</w:t>
      </w:r>
      <w:r>
        <w:rPr>
          <w:noProof/>
        </w:rPr>
        <w:fldChar w:fldCharType="end"/>
      </w:r>
    </w:p>
    <w:p w14:paraId="48D636FE" w14:textId="77777777" w:rsidR="00887218" w:rsidRDefault="00887218">
      <w:pPr>
        <w:pStyle w:val="TOC4"/>
        <w:tabs>
          <w:tab w:val="left" w:pos="1497"/>
          <w:tab w:val="right" w:leader="dot" w:pos="8296"/>
        </w:tabs>
        <w:rPr>
          <w:rFonts w:ascii="Calibri" w:hAnsi="Calibri"/>
          <w:noProof/>
          <w:color w:val="auto"/>
          <w:lang w:eastAsia="en-GB"/>
        </w:rPr>
      </w:pPr>
      <w:r>
        <w:rPr>
          <w:noProof/>
        </w:rPr>
        <w:t>5.3.2.3</w:t>
      </w:r>
      <w:r>
        <w:rPr>
          <w:rFonts w:ascii="Calibri" w:hAnsi="Calibri"/>
          <w:noProof/>
          <w:color w:val="auto"/>
          <w:lang w:eastAsia="en-GB"/>
        </w:rPr>
        <w:tab/>
      </w:r>
      <w:r>
        <w:rPr>
          <w:noProof/>
        </w:rPr>
        <w:t>Collection_Unit_Check</w:t>
      </w:r>
      <w:r>
        <w:rPr>
          <w:noProof/>
        </w:rPr>
        <w:tab/>
      </w:r>
      <w:r>
        <w:rPr>
          <w:noProof/>
        </w:rPr>
        <w:fldChar w:fldCharType="begin"/>
      </w:r>
      <w:r>
        <w:rPr>
          <w:noProof/>
        </w:rPr>
        <w:instrText xml:space="preserve"> PAGEREF _Toc292879047 \h </w:instrText>
      </w:r>
      <w:r>
        <w:rPr>
          <w:noProof/>
        </w:rPr>
      </w:r>
      <w:r>
        <w:rPr>
          <w:noProof/>
        </w:rPr>
        <w:fldChar w:fldCharType="separate"/>
      </w:r>
      <w:r>
        <w:rPr>
          <w:noProof/>
        </w:rPr>
        <w:t>463</w:t>
      </w:r>
      <w:r>
        <w:rPr>
          <w:noProof/>
        </w:rPr>
        <w:fldChar w:fldCharType="end"/>
      </w:r>
    </w:p>
    <w:p w14:paraId="5D087C33" w14:textId="77777777" w:rsidR="00887218" w:rsidRDefault="00887218">
      <w:pPr>
        <w:pStyle w:val="TOC4"/>
        <w:tabs>
          <w:tab w:val="left" w:pos="1497"/>
          <w:tab w:val="right" w:leader="dot" w:pos="8296"/>
        </w:tabs>
        <w:rPr>
          <w:rFonts w:ascii="Calibri" w:hAnsi="Calibri"/>
          <w:noProof/>
          <w:color w:val="auto"/>
          <w:lang w:eastAsia="en-GB"/>
        </w:rPr>
      </w:pPr>
      <w:r>
        <w:rPr>
          <w:noProof/>
        </w:rPr>
        <w:t>5.3.2.4</w:t>
      </w:r>
      <w:r>
        <w:rPr>
          <w:rFonts w:ascii="Calibri" w:hAnsi="Calibri"/>
          <w:noProof/>
          <w:color w:val="auto"/>
          <w:lang w:eastAsia="en-GB"/>
        </w:rPr>
        <w:tab/>
      </w:r>
      <w:r>
        <w:rPr>
          <w:noProof/>
        </w:rPr>
        <w:t>Collection_Unit_Data</w:t>
      </w:r>
      <w:r>
        <w:rPr>
          <w:noProof/>
        </w:rPr>
        <w:tab/>
      </w:r>
      <w:r>
        <w:rPr>
          <w:noProof/>
        </w:rPr>
        <w:fldChar w:fldCharType="begin"/>
      </w:r>
      <w:r>
        <w:rPr>
          <w:noProof/>
        </w:rPr>
        <w:instrText xml:space="preserve"> PAGEREF _Toc292879048 \h </w:instrText>
      </w:r>
      <w:r>
        <w:rPr>
          <w:noProof/>
        </w:rPr>
      </w:r>
      <w:r>
        <w:rPr>
          <w:noProof/>
        </w:rPr>
        <w:fldChar w:fldCharType="separate"/>
      </w:r>
      <w:r>
        <w:rPr>
          <w:noProof/>
        </w:rPr>
        <w:t>463</w:t>
      </w:r>
      <w:r>
        <w:rPr>
          <w:noProof/>
        </w:rPr>
        <w:fldChar w:fldCharType="end"/>
      </w:r>
    </w:p>
    <w:p w14:paraId="299186C6" w14:textId="77777777" w:rsidR="00887218" w:rsidRDefault="00887218">
      <w:pPr>
        <w:pStyle w:val="TOC4"/>
        <w:tabs>
          <w:tab w:val="left" w:pos="1497"/>
          <w:tab w:val="right" w:leader="dot" w:pos="8296"/>
        </w:tabs>
        <w:rPr>
          <w:rFonts w:ascii="Calibri" w:hAnsi="Calibri"/>
          <w:noProof/>
          <w:color w:val="auto"/>
          <w:lang w:eastAsia="en-GB"/>
        </w:rPr>
      </w:pPr>
      <w:r>
        <w:rPr>
          <w:noProof/>
        </w:rPr>
        <w:t>5.3.2.5</w:t>
      </w:r>
      <w:r>
        <w:rPr>
          <w:rFonts w:ascii="Calibri" w:hAnsi="Calibri"/>
          <w:noProof/>
          <w:color w:val="auto"/>
          <w:lang w:eastAsia="en-GB"/>
        </w:rPr>
        <w:tab/>
      </w:r>
      <w:r>
        <w:rPr>
          <w:noProof/>
        </w:rPr>
        <w:t>Collection_Unit_Enquiry</w:t>
      </w:r>
      <w:r>
        <w:rPr>
          <w:noProof/>
        </w:rPr>
        <w:tab/>
      </w:r>
      <w:r>
        <w:rPr>
          <w:noProof/>
        </w:rPr>
        <w:fldChar w:fldCharType="begin"/>
      </w:r>
      <w:r>
        <w:rPr>
          <w:noProof/>
        </w:rPr>
        <w:instrText xml:space="preserve"> PAGEREF _Toc292879049 \h </w:instrText>
      </w:r>
      <w:r>
        <w:rPr>
          <w:noProof/>
        </w:rPr>
      </w:r>
      <w:r>
        <w:rPr>
          <w:noProof/>
        </w:rPr>
        <w:fldChar w:fldCharType="separate"/>
      </w:r>
      <w:r>
        <w:rPr>
          <w:noProof/>
        </w:rPr>
        <w:t>465</w:t>
      </w:r>
      <w:r>
        <w:rPr>
          <w:noProof/>
        </w:rPr>
        <w:fldChar w:fldCharType="end"/>
      </w:r>
    </w:p>
    <w:p w14:paraId="4EEC1007" w14:textId="77777777" w:rsidR="00887218" w:rsidRDefault="00887218">
      <w:pPr>
        <w:pStyle w:val="TOC4"/>
        <w:tabs>
          <w:tab w:val="left" w:pos="1497"/>
          <w:tab w:val="right" w:leader="dot" w:pos="8296"/>
        </w:tabs>
        <w:rPr>
          <w:rFonts w:ascii="Calibri" w:hAnsi="Calibri"/>
          <w:noProof/>
          <w:color w:val="auto"/>
          <w:lang w:eastAsia="en-GB"/>
        </w:rPr>
      </w:pPr>
      <w:r>
        <w:rPr>
          <w:noProof/>
        </w:rPr>
        <w:t>5.3.2.6</w:t>
      </w:r>
      <w:r>
        <w:rPr>
          <w:rFonts w:ascii="Calibri" w:hAnsi="Calibri"/>
          <w:noProof/>
          <w:color w:val="auto"/>
          <w:lang w:eastAsia="en-GB"/>
        </w:rPr>
        <w:tab/>
      </w:r>
      <w:r>
        <w:rPr>
          <w:noProof/>
        </w:rPr>
        <w:t>Collection_Unit_Funding</w:t>
      </w:r>
      <w:r>
        <w:rPr>
          <w:noProof/>
        </w:rPr>
        <w:tab/>
      </w:r>
      <w:r>
        <w:rPr>
          <w:noProof/>
        </w:rPr>
        <w:fldChar w:fldCharType="begin"/>
      </w:r>
      <w:r>
        <w:rPr>
          <w:noProof/>
        </w:rPr>
        <w:instrText xml:space="preserve"> PAGEREF _Toc292879050 \h </w:instrText>
      </w:r>
      <w:r>
        <w:rPr>
          <w:noProof/>
        </w:rPr>
      </w:r>
      <w:r>
        <w:rPr>
          <w:noProof/>
        </w:rPr>
        <w:fldChar w:fldCharType="separate"/>
      </w:r>
      <w:r>
        <w:rPr>
          <w:noProof/>
        </w:rPr>
        <w:t>466</w:t>
      </w:r>
      <w:r>
        <w:rPr>
          <w:noProof/>
        </w:rPr>
        <w:fldChar w:fldCharType="end"/>
      </w:r>
    </w:p>
    <w:p w14:paraId="512FBBED" w14:textId="77777777" w:rsidR="00887218" w:rsidRDefault="00887218">
      <w:pPr>
        <w:pStyle w:val="TOC4"/>
        <w:tabs>
          <w:tab w:val="left" w:pos="1497"/>
          <w:tab w:val="right" w:leader="dot" w:pos="8296"/>
        </w:tabs>
        <w:rPr>
          <w:rFonts w:ascii="Calibri" w:hAnsi="Calibri"/>
          <w:noProof/>
          <w:color w:val="auto"/>
          <w:lang w:eastAsia="en-GB"/>
        </w:rPr>
      </w:pPr>
      <w:r>
        <w:rPr>
          <w:noProof/>
        </w:rPr>
        <w:t>5.3.2.7</w:t>
      </w:r>
      <w:r>
        <w:rPr>
          <w:rFonts w:ascii="Calibri" w:hAnsi="Calibri"/>
          <w:noProof/>
          <w:color w:val="auto"/>
          <w:lang w:eastAsia="en-GB"/>
        </w:rPr>
        <w:tab/>
      </w:r>
      <w:r>
        <w:rPr>
          <w:noProof/>
        </w:rPr>
        <w:t>Collection_Unit_History</w:t>
      </w:r>
      <w:r>
        <w:rPr>
          <w:noProof/>
        </w:rPr>
        <w:tab/>
      </w:r>
      <w:r>
        <w:rPr>
          <w:noProof/>
        </w:rPr>
        <w:fldChar w:fldCharType="begin"/>
      </w:r>
      <w:r>
        <w:rPr>
          <w:noProof/>
        </w:rPr>
        <w:instrText xml:space="preserve"> PAGEREF _Toc292879051 \h </w:instrText>
      </w:r>
      <w:r>
        <w:rPr>
          <w:noProof/>
        </w:rPr>
      </w:r>
      <w:r>
        <w:rPr>
          <w:noProof/>
        </w:rPr>
        <w:fldChar w:fldCharType="separate"/>
      </w:r>
      <w:r>
        <w:rPr>
          <w:noProof/>
        </w:rPr>
        <w:t>467</w:t>
      </w:r>
      <w:r>
        <w:rPr>
          <w:noProof/>
        </w:rPr>
        <w:fldChar w:fldCharType="end"/>
      </w:r>
    </w:p>
    <w:p w14:paraId="2F4955B4" w14:textId="77777777" w:rsidR="00887218" w:rsidRDefault="00887218">
      <w:pPr>
        <w:pStyle w:val="TOC4"/>
        <w:tabs>
          <w:tab w:val="left" w:pos="1497"/>
          <w:tab w:val="right" w:leader="dot" w:pos="8296"/>
        </w:tabs>
        <w:rPr>
          <w:rFonts w:ascii="Calibri" w:hAnsi="Calibri"/>
          <w:noProof/>
          <w:color w:val="auto"/>
          <w:lang w:eastAsia="en-GB"/>
        </w:rPr>
      </w:pPr>
      <w:r>
        <w:rPr>
          <w:noProof/>
        </w:rPr>
        <w:t>5.3.2.8</w:t>
      </w:r>
      <w:r>
        <w:rPr>
          <w:rFonts w:ascii="Calibri" w:hAnsi="Calibri"/>
          <w:noProof/>
          <w:color w:val="auto"/>
          <w:lang w:eastAsia="en-GB"/>
        </w:rPr>
        <w:tab/>
      </w:r>
      <w:r>
        <w:rPr>
          <w:noProof/>
        </w:rPr>
        <w:t>Collection_Unit_Material</w:t>
      </w:r>
      <w:r>
        <w:rPr>
          <w:noProof/>
        </w:rPr>
        <w:tab/>
      </w:r>
      <w:r>
        <w:rPr>
          <w:noProof/>
        </w:rPr>
        <w:fldChar w:fldCharType="begin"/>
      </w:r>
      <w:r>
        <w:rPr>
          <w:noProof/>
        </w:rPr>
        <w:instrText xml:space="preserve"> PAGEREF _Toc292879052 \h </w:instrText>
      </w:r>
      <w:r>
        <w:rPr>
          <w:noProof/>
        </w:rPr>
      </w:r>
      <w:r>
        <w:rPr>
          <w:noProof/>
        </w:rPr>
        <w:fldChar w:fldCharType="separate"/>
      </w:r>
      <w:r>
        <w:rPr>
          <w:noProof/>
        </w:rPr>
        <w:t>468</w:t>
      </w:r>
      <w:r>
        <w:rPr>
          <w:noProof/>
        </w:rPr>
        <w:fldChar w:fldCharType="end"/>
      </w:r>
    </w:p>
    <w:p w14:paraId="2B69B5BB" w14:textId="77777777" w:rsidR="00887218" w:rsidRDefault="00887218">
      <w:pPr>
        <w:pStyle w:val="TOC4"/>
        <w:tabs>
          <w:tab w:val="left" w:pos="1497"/>
          <w:tab w:val="right" w:leader="dot" w:pos="8296"/>
        </w:tabs>
        <w:rPr>
          <w:rFonts w:ascii="Calibri" w:hAnsi="Calibri"/>
          <w:noProof/>
          <w:color w:val="auto"/>
          <w:lang w:eastAsia="en-GB"/>
        </w:rPr>
      </w:pPr>
      <w:r>
        <w:rPr>
          <w:noProof/>
        </w:rPr>
        <w:t>5.3.2.9</w:t>
      </w:r>
      <w:r>
        <w:rPr>
          <w:rFonts w:ascii="Calibri" w:hAnsi="Calibri"/>
          <w:noProof/>
          <w:color w:val="auto"/>
          <w:lang w:eastAsia="en-GB"/>
        </w:rPr>
        <w:tab/>
      </w:r>
      <w:r>
        <w:rPr>
          <w:noProof/>
        </w:rPr>
        <w:t>Collection_Unit_Name</w:t>
      </w:r>
      <w:r>
        <w:rPr>
          <w:noProof/>
        </w:rPr>
        <w:tab/>
      </w:r>
      <w:r>
        <w:rPr>
          <w:noProof/>
        </w:rPr>
        <w:fldChar w:fldCharType="begin"/>
      </w:r>
      <w:r>
        <w:rPr>
          <w:noProof/>
        </w:rPr>
        <w:instrText xml:space="preserve"> PAGEREF _Toc292879053 \h </w:instrText>
      </w:r>
      <w:r>
        <w:rPr>
          <w:noProof/>
        </w:rPr>
      </w:r>
      <w:r>
        <w:rPr>
          <w:noProof/>
        </w:rPr>
        <w:fldChar w:fldCharType="separate"/>
      </w:r>
      <w:r>
        <w:rPr>
          <w:noProof/>
        </w:rPr>
        <w:t>470</w:t>
      </w:r>
      <w:r>
        <w:rPr>
          <w:noProof/>
        </w:rPr>
        <w:fldChar w:fldCharType="end"/>
      </w:r>
    </w:p>
    <w:p w14:paraId="116D8A86" w14:textId="77777777" w:rsidR="00887218" w:rsidRDefault="00887218">
      <w:pPr>
        <w:pStyle w:val="TOC4"/>
        <w:tabs>
          <w:tab w:val="left" w:pos="1619"/>
          <w:tab w:val="right" w:leader="dot" w:pos="8296"/>
        </w:tabs>
        <w:rPr>
          <w:rFonts w:ascii="Calibri" w:hAnsi="Calibri"/>
          <w:noProof/>
          <w:color w:val="auto"/>
          <w:lang w:eastAsia="en-GB"/>
        </w:rPr>
      </w:pPr>
      <w:r>
        <w:rPr>
          <w:noProof/>
        </w:rPr>
        <w:t>5.3.2.10</w:t>
      </w:r>
      <w:r>
        <w:rPr>
          <w:rFonts w:ascii="Calibri" w:hAnsi="Calibri"/>
          <w:noProof/>
          <w:color w:val="auto"/>
          <w:lang w:eastAsia="en-GB"/>
        </w:rPr>
        <w:tab/>
      </w:r>
      <w:r>
        <w:rPr>
          <w:noProof/>
        </w:rPr>
        <w:t>Collection_Unit_Number</w:t>
      </w:r>
      <w:r>
        <w:rPr>
          <w:noProof/>
        </w:rPr>
        <w:tab/>
      </w:r>
      <w:r>
        <w:rPr>
          <w:noProof/>
        </w:rPr>
        <w:fldChar w:fldCharType="begin"/>
      </w:r>
      <w:r>
        <w:rPr>
          <w:noProof/>
        </w:rPr>
        <w:instrText xml:space="preserve"> PAGEREF _Toc292879054 \h </w:instrText>
      </w:r>
      <w:r>
        <w:rPr>
          <w:noProof/>
        </w:rPr>
      </w:r>
      <w:r>
        <w:rPr>
          <w:noProof/>
        </w:rPr>
        <w:fldChar w:fldCharType="separate"/>
      </w:r>
      <w:r>
        <w:rPr>
          <w:noProof/>
        </w:rPr>
        <w:t>471</w:t>
      </w:r>
      <w:r>
        <w:rPr>
          <w:noProof/>
        </w:rPr>
        <w:fldChar w:fldCharType="end"/>
      </w:r>
    </w:p>
    <w:p w14:paraId="3267E403" w14:textId="77777777" w:rsidR="00887218" w:rsidRDefault="00887218">
      <w:pPr>
        <w:pStyle w:val="TOC4"/>
        <w:tabs>
          <w:tab w:val="left" w:pos="1619"/>
          <w:tab w:val="right" w:leader="dot" w:pos="8296"/>
        </w:tabs>
        <w:rPr>
          <w:rFonts w:ascii="Calibri" w:hAnsi="Calibri"/>
          <w:noProof/>
          <w:color w:val="auto"/>
          <w:lang w:eastAsia="en-GB"/>
        </w:rPr>
      </w:pPr>
      <w:r>
        <w:rPr>
          <w:noProof/>
        </w:rPr>
        <w:t>5.3.2.11</w:t>
      </w:r>
      <w:r>
        <w:rPr>
          <w:rFonts w:ascii="Calibri" w:hAnsi="Calibri"/>
          <w:noProof/>
          <w:color w:val="auto"/>
          <w:lang w:eastAsia="en-GB"/>
        </w:rPr>
        <w:tab/>
      </w:r>
      <w:r>
        <w:rPr>
          <w:noProof/>
        </w:rPr>
        <w:t>Collection_Unit_Process</w:t>
      </w:r>
      <w:r>
        <w:rPr>
          <w:noProof/>
        </w:rPr>
        <w:tab/>
      </w:r>
      <w:r>
        <w:rPr>
          <w:noProof/>
        </w:rPr>
        <w:fldChar w:fldCharType="begin"/>
      </w:r>
      <w:r>
        <w:rPr>
          <w:noProof/>
        </w:rPr>
        <w:instrText xml:space="preserve"> PAGEREF _Toc292879055 \h </w:instrText>
      </w:r>
      <w:r>
        <w:rPr>
          <w:noProof/>
        </w:rPr>
      </w:r>
      <w:r>
        <w:rPr>
          <w:noProof/>
        </w:rPr>
        <w:fldChar w:fldCharType="separate"/>
      </w:r>
      <w:r>
        <w:rPr>
          <w:noProof/>
        </w:rPr>
        <w:t>472</w:t>
      </w:r>
      <w:r>
        <w:rPr>
          <w:noProof/>
        </w:rPr>
        <w:fldChar w:fldCharType="end"/>
      </w:r>
    </w:p>
    <w:p w14:paraId="56A31CCF" w14:textId="77777777" w:rsidR="00887218" w:rsidRDefault="00887218">
      <w:pPr>
        <w:pStyle w:val="TOC4"/>
        <w:tabs>
          <w:tab w:val="left" w:pos="1619"/>
          <w:tab w:val="right" w:leader="dot" w:pos="8296"/>
        </w:tabs>
        <w:rPr>
          <w:rFonts w:ascii="Calibri" w:hAnsi="Calibri"/>
          <w:noProof/>
          <w:color w:val="auto"/>
          <w:lang w:eastAsia="en-GB"/>
        </w:rPr>
      </w:pPr>
      <w:r>
        <w:rPr>
          <w:noProof/>
        </w:rPr>
        <w:t>5.3.2.12</w:t>
      </w:r>
      <w:r>
        <w:rPr>
          <w:rFonts w:ascii="Calibri" w:hAnsi="Calibri"/>
          <w:noProof/>
          <w:color w:val="auto"/>
          <w:lang w:eastAsia="en-GB"/>
        </w:rPr>
        <w:tab/>
      </w:r>
      <w:r>
        <w:rPr>
          <w:noProof/>
        </w:rPr>
        <w:t>Collection_Unit_Relation</w:t>
      </w:r>
      <w:r>
        <w:rPr>
          <w:noProof/>
        </w:rPr>
        <w:tab/>
      </w:r>
      <w:r>
        <w:rPr>
          <w:noProof/>
        </w:rPr>
        <w:fldChar w:fldCharType="begin"/>
      </w:r>
      <w:r>
        <w:rPr>
          <w:noProof/>
        </w:rPr>
        <w:instrText xml:space="preserve"> PAGEREF _Toc292879056 \h </w:instrText>
      </w:r>
      <w:r>
        <w:rPr>
          <w:noProof/>
        </w:rPr>
      </w:r>
      <w:r>
        <w:rPr>
          <w:noProof/>
        </w:rPr>
        <w:fldChar w:fldCharType="separate"/>
      </w:r>
      <w:r>
        <w:rPr>
          <w:noProof/>
        </w:rPr>
        <w:t>473</w:t>
      </w:r>
      <w:r>
        <w:rPr>
          <w:noProof/>
        </w:rPr>
        <w:fldChar w:fldCharType="end"/>
      </w:r>
    </w:p>
    <w:p w14:paraId="4A95033F" w14:textId="77777777" w:rsidR="00887218" w:rsidRDefault="00887218">
      <w:pPr>
        <w:pStyle w:val="TOC4"/>
        <w:tabs>
          <w:tab w:val="left" w:pos="1619"/>
          <w:tab w:val="right" w:leader="dot" w:pos="8296"/>
        </w:tabs>
        <w:rPr>
          <w:rFonts w:ascii="Calibri" w:hAnsi="Calibri"/>
          <w:noProof/>
          <w:color w:val="auto"/>
          <w:lang w:eastAsia="en-GB"/>
        </w:rPr>
      </w:pPr>
      <w:r>
        <w:rPr>
          <w:noProof/>
        </w:rPr>
        <w:t>5.3.2.13</w:t>
      </w:r>
      <w:r>
        <w:rPr>
          <w:rFonts w:ascii="Calibri" w:hAnsi="Calibri"/>
          <w:noProof/>
          <w:color w:val="auto"/>
          <w:lang w:eastAsia="en-GB"/>
        </w:rPr>
        <w:tab/>
      </w:r>
      <w:r>
        <w:rPr>
          <w:noProof/>
        </w:rPr>
        <w:t>Collection_Unit_Task</w:t>
      </w:r>
      <w:r>
        <w:rPr>
          <w:noProof/>
        </w:rPr>
        <w:tab/>
      </w:r>
      <w:r>
        <w:rPr>
          <w:noProof/>
        </w:rPr>
        <w:fldChar w:fldCharType="begin"/>
      </w:r>
      <w:r>
        <w:rPr>
          <w:noProof/>
        </w:rPr>
        <w:instrText xml:space="preserve"> PAGEREF _Toc292879057 \h </w:instrText>
      </w:r>
      <w:r>
        <w:rPr>
          <w:noProof/>
        </w:rPr>
      </w:r>
      <w:r>
        <w:rPr>
          <w:noProof/>
        </w:rPr>
        <w:fldChar w:fldCharType="separate"/>
      </w:r>
      <w:r>
        <w:rPr>
          <w:noProof/>
        </w:rPr>
        <w:t>475</w:t>
      </w:r>
      <w:r>
        <w:rPr>
          <w:noProof/>
        </w:rPr>
        <w:fldChar w:fldCharType="end"/>
      </w:r>
    </w:p>
    <w:p w14:paraId="51AA5DC1" w14:textId="77777777" w:rsidR="00887218" w:rsidRDefault="00887218">
      <w:pPr>
        <w:pStyle w:val="TOC4"/>
        <w:tabs>
          <w:tab w:val="left" w:pos="1619"/>
          <w:tab w:val="right" w:leader="dot" w:pos="8296"/>
        </w:tabs>
        <w:rPr>
          <w:rFonts w:ascii="Calibri" w:hAnsi="Calibri"/>
          <w:noProof/>
          <w:color w:val="auto"/>
          <w:lang w:eastAsia="en-GB"/>
        </w:rPr>
      </w:pPr>
      <w:r>
        <w:rPr>
          <w:noProof/>
        </w:rPr>
        <w:t>5.3.2.14</w:t>
      </w:r>
      <w:r>
        <w:rPr>
          <w:rFonts w:ascii="Calibri" w:hAnsi="Calibri"/>
          <w:noProof/>
          <w:color w:val="auto"/>
          <w:lang w:eastAsia="en-GB"/>
        </w:rPr>
        <w:tab/>
      </w:r>
      <w:r>
        <w:rPr>
          <w:noProof/>
        </w:rPr>
        <w:t>Collection_Unit_Valuation</w:t>
      </w:r>
      <w:r>
        <w:rPr>
          <w:noProof/>
        </w:rPr>
        <w:tab/>
      </w:r>
      <w:r>
        <w:rPr>
          <w:noProof/>
        </w:rPr>
        <w:fldChar w:fldCharType="begin"/>
      </w:r>
      <w:r>
        <w:rPr>
          <w:noProof/>
        </w:rPr>
        <w:instrText xml:space="preserve"> PAGEREF _Toc292879058 \h </w:instrText>
      </w:r>
      <w:r>
        <w:rPr>
          <w:noProof/>
        </w:rPr>
      </w:r>
      <w:r>
        <w:rPr>
          <w:noProof/>
        </w:rPr>
        <w:fldChar w:fldCharType="separate"/>
      </w:r>
      <w:r>
        <w:rPr>
          <w:noProof/>
        </w:rPr>
        <w:t>476</w:t>
      </w:r>
      <w:r>
        <w:rPr>
          <w:noProof/>
        </w:rPr>
        <w:fldChar w:fldCharType="end"/>
      </w:r>
    </w:p>
    <w:p w14:paraId="0FDB951A" w14:textId="77777777" w:rsidR="00887218" w:rsidRDefault="00887218">
      <w:pPr>
        <w:pStyle w:val="TOC4"/>
        <w:tabs>
          <w:tab w:val="left" w:pos="1619"/>
          <w:tab w:val="right" w:leader="dot" w:pos="8296"/>
        </w:tabs>
        <w:rPr>
          <w:rFonts w:ascii="Calibri" w:hAnsi="Calibri"/>
          <w:noProof/>
          <w:color w:val="auto"/>
          <w:lang w:eastAsia="en-GB"/>
        </w:rPr>
      </w:pPr>
      <w:r>
        <w:rPr>
          <w:noProof/>
        </w:rPr>
        <w:t>5.3.2.15</w:t>
      </w:r>
      <w:r>
        <w:rPr>
          <w:rFonts w:ascii="Calibri" w:hAnsi="Calibri"/>
          <w:noProof/>
          <w:color w:val="auto"/>
          <w:lang w:eastAsia="en-GB"/>
        </w:rPr>
        <w:tab/>
      </w:r>
      <w:r>
        <w:rPr>
          <w:noProof/>
        </w:rPr>
        <w:t>Conservation_Check</w:t>
      </w:r>
      <w:r>
        <w:rPr>
          <w:noProof/>
        </w:rPr>
        <w:tab/>
      </w:r>
      <w:r>
        <w:rPr>
          <w:noProof/>
        </w:rPr>
        <w:fldChar w:fldCharType="begin"/>
      </w:r>
      <w:r>
        <w:rPr>
          <w:noProof/>
        </w:rPr>
        <w:instrText xml:space="preserve"> PAGEREF _Toc292879059 \h </w:instrText>
      </w:r>
      <w:r>
        <w:rPr>
          <w:noProof/>
        </w:rPr>
      </w:r>
      <w:r>
        <w:rPr>
          <w:noProof/>
        </w:rPr>
        <w:fldChar w:fldCharType="separate"/>
      </w:r>
      <w:r>
        <w:rPr>
          <w:noProof/>
        </w:rPr>
        <w:t>477</w:t>
      </w:r>
      <w:r>
        <w:rPr>
          <w:noProof/>
        </w:rPr>
        <w:fldChar w:fldCharType="end"/>
      </w:r>
    </w:p>
    <w:p w14:paraId="75F3ADB4" w14:textId="77777777" w:rsidR="00887218" w:rsidRDefault="00887218">
      <w:pPr>
        <w:pStyle w:val="TOC4"/>
        <w:tabs>
          <w:tab w:val="left" w:pos="1619"/>
          <w:tab w:val="right" w:leader="dot" w:pos="8296"/>
        </w:tabs>
        <w:rPr>
          <w:rFonts w:ascii="Calibri" w:hAnsi="Calibri"/>
          <w:noProof/>
          <w:color w:val="auto"/>
          <w:lang w:eastAsia="en-GB"/>
        </w:rPr>
      </w:pPr>
      <w:r>
        <w:rPr>
          <w:noProof/>
        </w:rPr>
        <w:t>5.3.2.16</w:t>
      </w:r>
      <w:r>
        <w:rPr>
          <w:rFonts w:ascii="Calibri" w:hAnsi="Calibri"/>
          <w:noProof/>
          <w:color w:val="auto"/>
          <w:lang w:eastAsia="en-GB"/>
        </w:rPr>
        <w:tab/>
      </w:r>
      <w:r>
        <w:rPr>
          <w:noProof/>
        </w:rPr>
        <w:t>Conservation_Job</w:t>
      </w:r>
      <w:r>
        <w:rPr>
          <w:noProof/>
        </w:rPr>
        <w:tab/>
      </w:r>
      <w:r>
        <w:rPr>
          <w:noProof/>
        </w:rPr>
        <w:fldChar w:fldCharType="begin"/>
      </w:r>
      <w:r>
        <w:rPr>
          <w:noProof/>
        </w:rPr>
        <w:instrText xml:space="preserve"> PAGEREF _Toc292879060 \h </w:instrText>
      </w:r>
      <w:r>
        <w:rPr>
          <w:noProof/>
        </w:rPr>
      </w:r>
      <w:r>
        <w:rPr>
          <w:noProof/>
        </w:rPr>
        <w:fldChar w:fldCharType="separate"/>
      </w:r>
      <w:r>
        <w:rPr>
          <w:noProof/>
        </w:rPr>
        <w:t>478</w:t>
      </w:r>
      <w:r>
        <w:rPr>
          <w:noProof/>
        </w:rPr>
        <w:fldChar w:fldCharType="end"/>
      </w:r>
    </w:p>
    <w:p w14:paraId="205BD97D" w14:textId="77777777" w:rsidR="00887218" w:rsidRDefault="00887218">
      <w:pPr>
        <w:pStyle w:val="TOC4"/>
        <w:tabs>
          <w:tab w:val="left" w:pos="1619"/>
          <w:tab w:val="right" w:leader="dot" w:pos="8296"/>
        </w:tabs>
        <w:rPr>
          <w:rFonts w:ascii="Calibri" w:hAnsi="Calibri"/>
          <w:noProof/>
          <w:color w:val="auto"/>
          <w:lang w:eastAsia="en-GB"/>
        </w:rPr>
      </w:pPr>
      <w:r>
        <w:rPr>
          <w:noProof/>
        </w:rPr>
        <w:t>5.3.2.17</w:t>
      </w:r>
      <w:r>
        <w:rPr>
          <w:rFonts w:ascii="Calibri" w:hAnsi="Calibri"/>
          <w:noProof/>
          <w:color w:val="auto"/>
          <w:lang w:eastAsia="en-GB"/>
        </w:rPr>
        <w:tab/>
      </w:r>
      <w:r>
        <w:rPr>
          <w:noProof/>
        </w:rPr>
        <w:t>Conservation_Job_Funding</w:t>
      </w:r>
      <w:r>
        <w:rPr>
          <w:noProof/>
        </w:rPr>
        <w:tab/>
      </w:r>
      <w:r>
        <w:rPr>
          <w:noProof/>
        </w:rPr>
        <w:fldChar w:fldCharType="begin"/>
      </w:r>
      <w:r>
        <w:rPr>
          <w:noProof/>
        </w:rPr>
        <w:instrText xml:space="preserve"> PAGEREF _Toc292879061 \h </w:instrText>
      </w:r>
      <w:r>
        <w:rPr>
          <w:noProof/>
        </w:rPr>
      </w:r>
      <w:r>
        <w:rPr>
          <w:noProof/>
        </w:rPr>
        <w:fldChar w:fldCharType="separate"/>
      </w:r>
      <w:r>
        <w:rPr>
          <w:noProof/>
        </w:rPr>
        <w:t>480</w:t>
      </w:r>
      <w:r>
        <w:rPr>
          <w:noProof/>
        </w:rPr>
        <w:fldChar w:fldCharType="end"/>
      </w:r>
    </w:p>
    <w:p w14:paraId="7EB35710" w14:textId="77777777" w:rsidR="00887218" w:rsidRDefault="00887218">
      <w:pPr>
        <w:pStyle w:val="TOC4"/>
        <w:tabs>
          <w:tab w:val="left" w:pos="1619"/>
          <w:tab w:val="right" w:leader="dot" w:pos="8296"/>
        </w:tabs>
        <w:rPr>
          <w:rFonts w:ascii="Calibri" w:hAnsi="Calibri"/>
          <w:noProof/>
          <w:color w:val="auto"/>
          <w:lang w:eastAsia="en-GB"/>
        </w:rPr>
      </w:pPr>
      <w:r>
        <w:rPr>
          <w:noProof/>
        </w:rPr>
        <w:t>5.3.2.18</w:t>
      </w:r>
      <w:r>
        <w:rPr>
          <w:rFonts w:ascii="Calibri" w:hAnsi="Calibri"/>
          <w:noProof/>
          <w:color w:val="auto"/>
          <w:lang w:eastAsia="en-GB"/>
        </w:rPr>
        <w:tab/>
      </w:r>
      <w:r>
        <w:rPr>
          <w:noProof/>
        </w:rPr>
        <w:t>Conservation_Job_Material</w:t>
      </w:r>
      <w:r>
        <w:rPr>
          <w:noProof/>
        </w:rPr>
        <w:tab/>
      </w:r>
      <w:r>
        <w:rPr>
          <w:noProof/>
        </w:rPr>
        <w:fldChar w:fldCharType="begin"/>
      </w:r>
      <w:r>
        <w:rPr>
          <w:noProof/>
        </w:rPr>
        <w:instrText xml:space="preserve"> PAGEREF _Toc292879062 \h </w:instrText>
      </w:r>
      <w:r>
        <w:rPr>
          <w:noProof/>
        </w:rPr>
      </w:r>
      <w:r>
        <w:rPr>
          <w:noProof/>
        </w:rPr>
        <w:fldChar w:fldCharType="separate"/>
      </w:r>
      <w:r>
        <w:rPr>
          <w:noProof/>
        </w:rPr>
        <w:t>481</w:t>
      </w:r>
      <w:r>
        <w:rPr>
          <w:noProof/>
        </w:rPr>
        <w:fldChar w:fldCharType="end"/>
      </w:r>
    </w:p>
    <w:p w14:paraId="41200C08" w14:textId="77777777" w:rsidR="00887218" w:rsidRDefault="00887218">
      <w:pPr>
        <w:pStyle w:val="TOC4"/>
        <w:tabs>
          <w:tab w:val="left" w:pos="1619"/>
          <w:tab w:val="right" w:leader="dot" w:pos="8296"/>
        </w:tabs>
        <w:rPr>
          <w:rFonts w:ascii="Calibri" w:hAnsi="Calibri"/>
          <w:noProof/>
          <w:color w:val="auto"/>
          <w:lang w:eastAsia="en-GB"/>
        </w:rPr>
      </w:pPr>
      <w:r>
        <w:rPr>
          <w:noProof/>
        </w:rPr>
        <w:t>5.3.2.19</w:t>
      </w:r>
      <w:r>
        <w:rPr>
          <w:rFonts w:ascii="Calibri" w:hAnsi="Calibri"/>
          <w:noProof/>
          <w:color w:val="auto"/>
          <w:lang w:eastAsia="en-GB"/>
        </w:rPr>
        <w:tab/>
      </w:r>
      <w:r>
        <w:rPr>
          <w:noProof/>
        </w:rPr>
        <w:t>Conservation_Job_Staff</w:t>
      </w:r>
      <w:r>
        <w:rPr>
          <w:noProof/>
        </w:rPr>
        <w:tab/>
      </w:r>
      <w:r>
        <w:rPr>
          <w:noProof/>
        </w:rPr>
        <w:fldChar w:fldCharType="begin"/>
      </w:r>
      <w:r>
        <w:rPr>
          <w:noProof/>
        </w:rPr>
        <w:instrText xml:space="preserve"> PAGEREF _Toc292879063 \h </w:instrText>
      </w:r>
      <w:r>
        <w:rPr>
          <w:noProof/>
        </w:rPr>
      </w:r>
      <w:r>
        <w:rPr>
          <w:noProof/>
        </w:rPr>
        <w:fldChar w:fldCharType="separate"/>
      </w:r>
      <w:r>
        <w:rPr>
          <w:noProof/>
        </w:rPr>
        <w:t>483</w:t>
      </w:r>
      <w:r>
        <w:rPr>
          <w:noProof/>
        </w:rPr>
        <w:fldChar w:fldCharType="end"/>
      </w:r>
    </w:p>
    <w:p w14:paraId="057A5545" w14:textId="77777777" w:rsidR="00887218" w:rsidRDefault="00887218">
      <w:pPr>
        <w:pStyle w:val="TOC4"/>
        <w:tabs>
          <w:tab w:val="left" w:pos="1619"/>
          <w:tab w:val="right" w:leader="dot" w:pos="8296"/>
        </w:tabs>
        <w:rPr>
          <w:rFonts w:ascii="Calibri" w:hAnsi="Calibri"/>
          <w:noProof/>
          <w:color w:val="auto"/>
          <w:lang w:eastAsia="en-GB"/>
        </w:rPr>
      </w:pPr>
      <w:r>
        <w:rPr>
          <w:noProof/>
        </w:rPr>
        <w:t>5.3.2.20</w:t>
      </w:r>
      <w:r>
        <w:rPr>
          <w:rFonts w:ascii="Calibri" w:hAnsi="Calibri"/>
          <w:noProof/>
          <w:color w:val="auto"/>
          <w:lang w:eastAsia="en-GB"/>
        </w:rPr>
        <w:tab/>
      </w:r>
      <w:r>
        <w:rPr>
          <w:noProof/>
        </w:rPr>
        <w:t>Conservation_Task</w:t>
      </w:r>
      <w:r>
        <w:rPr>
          <w:noProof/>
        </w:rPr>
        <w:tab/>
      </w:r>
      <w:r>
        <w:rPr>
          <w:noProof/>
        </w:rPr>
        <w:fldChar w:fldCharType="begin"/>
      </w:r>
      <w:r>
        <w:rPr>
          <w:noProof/>
        </w:rPr>
        <w:instrText xml:space="preserve"> PAGEREF _Toc292879064 \h </w:instrText>
      </w:r>
      <w:r>
        <w:rPr>
          <w:noProof/>
        </w:rPr>
      </w:r>
      <w:r>
        <w:rPr>
          <w:noProof/>
        </w:rPr>
        <w:fldChar w:fldCharType="separate"/>
      </w:r>
      <w:r>
        <w:rPr>
          <w:noProof/>
        </w:rPr>
        <w:t>483</w:t>
      </w:r>
      <w:r>
        <w:rPr>
          <w:noProof/>
        </w:rPr>
        <w:fldChar w:fldCharType="end"/>
      </w:r>
    </w:p>
    <w:p w14:paraId="4125DAAF" w14:textId="77777777" w:rsidR="00887218" w:rsidRDefault="00887218">
      <w:pPr>
        <w:pStyle w:val="TOC4"/>
        <w:tabs>
          <w:tab w:val="left" w:pos="1619"/>
          <w:tab w:val="right" w:leader="dot" w:pos="8296"/>
        </w:tabs>
        <w:rPr>
          <w:rFonts w:ascii="Calibri" w:hAnsi="Calibri"/>
          <w:noProof/>
          <w:color w:val="auto"/>
          <w:lang w:eastAsia="en-GB"/>
        </w:rPr>
      </w:pPr>
      <w:r>
        <w:rPr>
          <w:noProof/>
        </w:rPr>
        <w:t>5.3.2.21</w:t>
      </w:r>
      <w:r>
        <w:rPr>
          <w:rFonts w:ascii="Calibri" w:hAnsi="Calibri"/>
          <w:noProof/>
          <w:color w:val="auto"/>
          <w:lang w:eastAsia="en-GB"/>
        </w:rPr>
        <w:tab/>
      </w:r>
      <w:r>
        <w:rPr>
          <w:noProof/>
        </w:rPr>
        <w:t>Currency</w:t>
      </w:r>
      <w:r>
        <w:rPr>
          <w:noProof/>
        </w:rPr>
        <w:tab/>
      </w:r>
      <w:r>
        <w:rPr>
          <w:noProof/>
        </w:rPr>
        <w:fldChar w:fldCharType="begin"/>
      </w:r>
      <w:r>
        <w:rPr>
          <w:noProof/>
        </w:rPr>
        <w:instrText xml:space="preserve"> PAGEREF _Toc292879065 \h </w:instrText>
      </w:r>
      <w:r>
        <w:rPr>
          <w:noProof/>
        </w:rPr>
      </w:r>
      <w:r>
        <w:rPr>
          <w:noProof/>
        </w:rPr>
        <w:fldChar w:fldCharType="separate"/>
      </w:r>
      <w:r>
        <w:rPr>
          <w:noProof/>
        </w:rPr>
        <w:t>486</w:t>
      </w:r>
      <w:r>
        <w:rPr>
          <w:noProof/>
        </w:rPr>
        <w:fldChar w:fldCharType="end"/>
      </w:r>
    </w:p>
    <w:p w14:paraId="64434244" w14:textId="77777777" w:rsidR="00887218" w:rsidRDefault="00887218">
      <w:pPr>
        <w:pStyle w:val="TOC4"/>
        <w:tabs>
          <w:tab w:val="left" w:pos="1619"/>
          <w:tab w:val="right" w:leader="dot" w:pos="8296"/>
        </w:tabs>
        <w:rPr>
          <w:rFonts w:ascii="Calibri" w:hAnsi="Calibri"/>
          <w:noProof/>
          <w:color w:val="auto"/>
          <w:lang w:eastAsia="en-GB"/>
        </w:rPr>
      </w:pPr>
      <w:r>
        <w:rPr>
          <w:noProof/>
        </w:rPr>
        <w:t>5.3.2.22</w:t>
      </w:r>
      <w:r>
        <w:rPr>
          <w:rFonts w:ascii="Calibri" w:hAnsi="Calibri"/>
          <w:noProof/>
          <w:color w:val="auto"/>
          <w:lang w:eastAsia="en-GB"/>
        </w:rPr>
        <w:tab/>
      </w:r>
      <w:r>
        <w:rPr>
          <w:noProof/>
        </w:rPr>
        <w:t>Details_Report</w:t>
      </w:r>
      <w:r>
        <w:rPr>
          <w:noProof/>
        </w:rPr>
        <w:tab/>
      </w:r>
      <w:r>
        <w:rPr>
          <w:noProof/>
        </w:rPr>
        <w:fldChar w:fldCharType="begin"/>
      </w:r>
      <w:r>
        <w:rPr>
          <w:noProof/>
        </w:rPr>
        <w:instrText xml:space="preserve"> PAGEREF _Toc292879066 \h </w:instrText>
      </w:r>
      <w:r>
        <w:rPr>
          <w:noProof/>
        </w:rPr>
      </w:r>
      <w:r>
        <w:rPr>
          <w:noProof/>
        </w:rPr>
        <w:fldChar w:fldCharType="separate"/>
      </w:r>
      <w:r>
        <w:rPr>
          <w:noProof/>
        </w:rPr>
        <w:t>486</w:t>
      </w:r>
      <w:r>
        <w:rPr>
          <w:noProof/>
        </w:rPr>
        <w:fldChar w:fldCharType="end"/>
      </w:r>
    </w:p>
    <w:p w14:paraId="03520A9E" w14:textId="77777777" w:rsidR="00887218" w:rsidRDefault="00887218">
      <w:pPr>
        <w:pStyle w:val="TOC4"/>
        <w:tabs>
          <w:tab w:val="left" w:pos="1619"/>
          <w:tab w:val="right" w:leader="dot" w:pos="8296"/>
        </w:tabs>
        <w:rPr>
          <w:rFonts w:ascii="Calibri" w:hAnsi="Calibri"/>
          <w:noProof/>
          <w:color w:val="auto"/>
          <w:lang w:eastAsia="en-GB"/>
        </w:rPr>
      </w:pPr>
      <w:r>
        <w:rPr>
          <w:noProof/>
        </w:rPr>
        <w:t>5.3.2.23</w:t>
      </w:r>
      <w:r>
        <w:rPr>
          <w:rFonts w:ascii="Calibri" w:hAnsi="Calibri"/>
          <w:noProof/>
          <w:color w:val="auto"/>
          <w:lang w:eastAsia="en-GB"/>
        </w:rPr>
        <w:tab/>
      </w:r>
      <w:r>
        <w:rPr>
          <w:noProof/>
        </w:rPr>
        <w:t>Determination</w:t>
      </w:r>
      <w:r>
        <w:rPr>
          <w:noProof/>
        </w:rPr>
        <w:tab/>
      </w:r>
      <w:r>
        <w:rPr>
          <w:noProof/>
        </w:rPr>
        <w:fldChar w:fldCharType="begin"/>
      </w:r>
      <w:r>
        <w:rPr>
          <w:noProof/>
        </w:rPr>
        <w:instrText xml:space="preserve"> PAGEREF _Toc292879067 \h </w:instrText>
      </w:r>
      <w:r>
        <w:rPr>
          <w:noProof/>
        </w:rPr>
      </w:r>
      <w:r>
        <w:rPr>
          <w:noProof/>
        </w:rPr>
        <w:fldChar w:fldCharType="separate"/>
      </w:r>
      <w:r>
        <w:rPr>
          <w:noProof/>
        </w:rPr>
        <w:t>487</w:t>
      </w:r>
      <w:r>
        <w:rPr>
          <w:noProof/>
        </w:rPr>
        <w:fldChar w:fldCharType="end"/>
      </w:r>
    </w:p>
    <w:p w14:paraId="7D6DEFB0" w14:textId="77777777" w:rsidR="00887218" w:rsidRDefault="00887218">
      <w:pPr>
        <w:pStyle w:val="TOC4"/>
        <w:tabs>
          <w:tab w:val="left" w:pos="1619"/>
          <w:tab w:val="right" w:leader="dot" w:pos="8296"/>
        </w:tabs>
        <w:rPr>
          <w:rFonts w:ascii="Calibri" w:hAnsi="Calibri"/>
          <w:noProof/>
          <w:color w:val="auto"/>
          <w:lang w:eastAsia="en-GB"/>
        </w:rPr>
      </w:pPr>
      <w:r>
        <w:rPr>
          <w:noProof/>
        </w:rPr>
        <w:t>5.3.2.24</w:t>
      </w:r>
      <w:r>
        <w:rPr>
          <w:rFonts w:ascii="Calibri" w:hAnsi="Calibri"/>
          <w:noProof/>
          <w:color w:val="auto"/>
          <w:lang w:eastAsia="en-GB"/>
        </w:rPr>
        <w:tab/>
      </w:r>
      <w:r>
        <w:rPr>
          <w:noProof/>
        </w:rPr>
        <w:t>Enquiry</w:t>
      </w:r>
      <w:r>
        <w:rPr>
          <w:noProof/>
        </w:rPr>
        <w:tab/>
      </w:r>
      <w:r>
        <w:rPr>
          <w:noProof/>
        </w:rPr>
        <w:fldChar w:fldCharType="begin"/>
      </w:r>
      <w:r>
        <w:rPr>
          <w:noProof/>
        </w:rPr>
        <w:instrText xml:space="preserve"> PAGEREF _Toc292879068 \h </w:instrText>
      </w:r>
      <w:r>
        <w:rPr>
          <w:noProof/>
        </w:rPr>
      </w:r>
      <w:r>
        <w:rPr>
          <w:noProof/>
        </w:rPr>
        <w:fldChar w:fldCharType="separate"/>
      </w:r>
      <w:r>
        <w:rPr>
          <w:noProof/>
        </w:rPr>
        <w:t>489</w:t>
      </w:r>
      <w:r>
        <w:rPr>
          <w:noProof/>
        </w:rPr>
        <w:fldChar w:fldCharType="end"/>
      </w:r>
    </w:p>
    <w:p w14:paraId="7D913E27" w14:textId="77777777" w:rsidR="00887218" w:rsidRDefault="00887218">
      <w:pPr>
        <w:pStyle w:val="TOC4"/>
        <w:tabs>
          <w:tab w:val="left" w:pos="1619"/>
          <w:tab w:val="right" w:leader="dot" w:pos="8296"/>
        </w:tabs>
        <w:rPr>
          <w:rFonts w:ascii="Calibri" w:hAnsi="Calibri"/>
          <w:noProof/>
          <w:color w:val="auto"/>
          <w:lang w:eastAsia="en-GB"/>
        </w:rPr>
      </w:pPr>
      <w:r>
        <w:rPr>
          <w:noProof/>
        </w:rPr>
        <w:t>5.3.2.25</w:t>
      </w:r>
      <w:r>
        <w:rPr>
          <w:rFonts w:ascii="Calibri" w:hAnsi="Calibri"/>
          <w:noProof/>
          <w:color w:val="auto"/>
          <w:lang w:eastAsia="en-GB"/>
        </w:rPr>
        <w:tab/>
      </w:r>
      <w:r>
        <w:rPr>
          <w:noProof/>
        </w:rPr>
        <w:t>Enquiry_Concept</w:t>
      </w:r>
      <w:r>
        <w:rPr>
          <w:noProof/>
        </w:rPr>
        <w:tab/>
      </w:r>
      <w:r>
        <w:rPr>
          <w:noProof/>
        </w:rPr>
        <w:fldChar w:fldCharType="begin"/>
      </w:r>
      <w:r>
        <w:rPr>
          <w:noProof/>
        </w:rPr>
        <w:instrText xml:space="preserve"> PAGEREF _Toc292879069 \h </w:instrText>
      </w:r>
      <w:r>
        <w:rPr>
          <w:noProof/>
        </w:rPr>
      </w:r>
      <w:r>
        <w:rPr>
          <w:noProof/>
        </w:rPr>
        <w:fldChar w:fldCharType="separate"/>
      </w:r>
      <w:r>
        <w:rPr>
          <w:noProof/>
        </w:rPr>
        <w:t>491</w:t>
      </w:r>
      <w:r>
        <w:rPr>
          <w:noProof/>
        </w:rPr>
        <w:fldChar w:fldCharType="end"/>
      </w:r>
    </w:p>
    <w:p w14:paraId="480A61D1" w14:textId="77777777" w:rsidR="00887218" w:rsidRDefault="00887218">
      <w:pPr>
        <w:pStyle w:val="TOC4"/>
        <w:tabs>
          <w:tab w:val="left" w:pos="1619"/>
          <w:tab w:val="right" w:leader="dot" w:pos="8296"/>
        </w:tabs>
        <w:rPr>
          <w:rFonts w:ascii="Calibri" w:hAnsi="Calibri"/>
          <w:noProof/>
          <w:color w:val="auto"/>
          <w:lang w:eastAsia="en-GB"/>
        </w:rPr>
      </w:pPr>
      <w:r>
        <w:rPr>
          <w:noProof/>
        </w:rPr>
        <w:t>5.3.2.26</w:t>
      </w:r>
      <w:r>
        <w:rPr>
          <w:rFonts w:ascii="Calibri" w:hAnsi="Calibri"/>
          <w:noProof/>
          <w:color w:val="auto"/>
          <w:lang w:eastAsia="en-GB"/>
        </w:rPr>
        <w:tab/>
      </w:r>
      <w:r>
        <w:rPr>
          <w:noProof/>
        </w:rPr>
        <w:t>Individual</w:t>
      </w:r>
      <w:r>
        <w:rPr>
          <w:noProof/>
        </w:rPr>
        <w:tab/>
      </w:r>
      <w:r>
        <w:rPr>
          <w:noProof/>
        </w:rPr>
        <w:fldChar w:fldCharType="begin"/>
      </w:r>
      <w:r>
        <w:rPr>
          <w:noProof/>
        </w:rPr>
        <w:instrText xml:space="preserve"> PAGEREF _Toc292879070 \h </w:instrText>
      </w:r>
      <w:r>
        <w:rPr>
          <w:noProof/>
        </w:rPr>
      </w:r>
      <w:r>
        <w:rPr>
          <w:noProof/>
        </w:rPr>
        <w:fldChar w:fldCharType="separate"/>
      </w:r>
      <w:r>
        <w:rPr>
          <w:noProof/>
        </w:rPr>
        <w:t>492</w:t>
      </w:r>
      <w:r>
        <w:rPr>
          <w:noProof/>
        </w:rPr>
        <w:fldChar w:fldCharType="end"/>
      </w:r>
    </w:p>
    <w:p w14:paraId="51576E4F" w14:textId="77777777" w:rsidR="00887218" w:rsidRDefault="00887218">
      <w:pPr>
        <w:pStyle w:val="TOC4"/>
        <w:tabs>
          <w:tab w:val="left" w:pos="1619"/>
          <w:tab w:val="right" w:leader="dot" w:pos="8296"/>
        </w:tabs>
        <w:rPr>
          <w:rFonts w:ascii="Calibri" w:hAnsi="Calibri"/>
          <w:noProof/>
          <w:color w:val="auto"/>
          <w:lang w:eastAsia="en-GB"/>
        </w:rPr>
      </w:pPr>
      <w:r>
        <w:rPr>
          <w:noProof/>
        </w:rPr>
        <w:t>5.3.2.27</w:t>
      </w:r>
      <w:r>
        <w:rPr>
          <w:rFonts w:ascii="Calibri" w:hAnsi="Calibri"/>
          <w:noProof/>
          <w:color w:val="auto"/>
          <w:lang w:eastAsia="en-GB"/>
        </w:rPr>
        <w:tab/>
      </w:r>
      <w:r>
        <w:rPr>
          <w:noProof/>
        </w:rPr>
        <w:t>Language</w:t>
      </w:r>
      <w:r>
        <w:rPr>
          <w:noProof/>
        </w:rPr>
        <w:tab/>
      </w:r>
      <w:r>
        <w:rPr>
          <w:noProof/>
        </w:rPr>
        <w:fldChar w:fldCharType="begin"/>
      </w:r>
      <w:r>
        <w:rPr>
          <w:noProof/>
        </w:rPr>
        <w:instrText xml:space="preserve"> PAGEREF _Toc292879071 \h </w:instrText>
      </w:r>
      <w:r>
        <w:rPr>
          <w:noProof/>
        </w:rPr>
      </w:r>
      <w:r>
        <w:rPr>
          <w:noProof/>
        </w:rPr>
        <w:fldChar w:fldCharType="separate"/>
      </w:r>
      <w:r>
        <w:rPr>
          <w:noProof/>
        </w:rPr>
        <w:t>493</w:t>
      </w:r>
      <w:r>
        <w:rPr>
          <w:noProof/>
        </w:rPr>
        <w:fldChar w:fldCharType="end"/>
      </w:r>
    </w:p>
    <w:p w14:paraId="222FAF4F" w14:textId="77777777" w:rsidR="00887218" w:rsidRDefault="00887218">
      <w:pPr>
        <w:pStyle w:val="TOC4"/>
        <w:tabs>
          <w:tab w:val="left" w:pos="1619"/>
          <w:tab w:val="right" w:leader="dot" w:pos="8296"/>
        </w:tabs>
        <w:rPr>
          <w:rFonts w:ascii="Calibri" w:hAnsi="Calibri"/>
          <w:noProof/>
          <w:color w:val="auto"/>
          <w:lang w:eastAsia="en-GB"/>
        </w:rPr>
      </w:pPr>
      <w:r>
        <w:rPr>
          <w:noProof/>
        </w:rPr>
        <w:t>5.3.2.28</w:t>
      </w:r>
      <w:r>
        <w:rPr>
          <w:rFonts w:ascii="Calibri" w:hAnsi="Calibri"/>
          <w:noProof/>
          <w:color w:val="auto"/>
          <w:lang w:eastAsia="en-GB"/>
        </w:rPr>
        <w:tab/>
      </w:r>
      <w:r>
        <w:rPr>
          <w:noProof/>
        </w:rPr>
        <w:t>List_Report</w:t>
      </w:r>
      <w:r>
        <w:rPr>
          <w:noProof/>
        </w:rPr>
        <w:tab/>
      </w:r>
      <w:r>
        <w:rPr>
          <w:noProof/>
        </w:rPr>
        <w:fldChar w:fldCharType="begin"/>
      </w:r>
      <w:r>
        <w:rPr>
          <w:noProof/>
        </w:rPr>
        <w:instrText xml:space="preserve"> PAGEREF _Toc292879072 \h </w:instrText>
      </w:r>
      <w:r>
        <w:rPr>
          <w:noProof/>
        </w:rPr>
      </w:r>
      <w:r>
        <w:rPr>
          <w:noProof/>
        </w:rPr>
        <w:fldChar w:fldCharType="separate"/>
      </w:r>
      <w:r>
        <w:rPr>
          <w:noProof/>
        </w:rPr>
        <w:t>493</w:t>
      </w:r>
      <w:r>
        <w:rPr>
          <w:noProof/>
        </w:rPr>
        <w:fldChar w:fldCharType="end"/>
      </w:r>
    </w:p>
    <w:p w14:paraId="1A651EAD" w14:textId="77777777" w:rsidR="00887218" w:rsidRDefault="00887218">
      <w:pPr>
        <w:pStyle w:val="TOC4"/>
        <w:tabs>
          <w:tab w:val="left" w:pos="1619"/>
          <w:tab w:val="right" w:leader="dot" w:pos="8296"/>
        </w:tabs>
        <w:rPr>
          <w:rFonts w:ascii="Calibri" w:hAnsi="Calibri"/>
          <w:noProof/>
          <w:color w:val="auto"/>
          <w:lang w:eastAsia="en-GB"/>
        </w:rPr>
      </w:pPr>
      <w:r>
        <w:rPr>
          <w:noProof/>
        </w:rPr>
        <w:t>5.3.2.29</w:t>
      </w:r>
      <w:r>
        <w:rPr>
          <w:rFonts w:ascii="Calibri" w:hAnsi="Calibri"/>
          <w:noProof/>
          <w:color w:val="auto"/>
          <w:lang w:eastAsia="en-GB"/>
        </w:rPr>
        <w:tab/>
      </w:r>
      <w:r>
        <w:rPr>
          <w:noProof/>
        </w:rPr>
        <w:t>Location_Feature_Data</w:t>
      </w:r>
      <w:r>
        <w:rPr>
          <w:noProof/>
        </w:rPr>
        <w:tab/>
      </w:r>
      <w:r>
        <w:rPr>
          <w:noProof/>
        </w:rPr>
        <w:fldChar w:fldCharType="begin"/>
      </w:r>
      <w:r>
        <w:rPr>
          <w:noProof/>
        </w:rPr>
        <w:instrText xml:space="preserve"> PAGEREF _Toc292879073 \h </w:instrText>
      </w:r>
      <w:r>
        <w:rPr>
          <w:noProof/>
        </w:rPr>
      </w:r>
      <w:r>
        <w:rPr>
          <w:noProof/>
        </w:rPr>
        <w:fldChar w:fldCharType="separate"/>
      </w:r>
      <w:r>
        <w:rPr>
          <w:noProof/>
        </w:rPr>
        <w:t>494</w:t>
      </w:r>
      <w:r>
        <w:rPr>
          <w:noProof/>
        </w:rPr>
        <w:fldChar w:fldCharType="end"/>
      </w:r>
    </w:p>
    <w:p w14:paraId="3456966F" w14:textId="77777777" w:rsidR="00887218" w:rsidRDefault="00887218">
      <w:pPr>
        <w:pStyle w:val="TOC4"/>
        <w:tabs>
          <w:tab w:val="left" w:pos="1619"/>
          <w:tab w:val="right" w:leader="dot" w:pos="8296"/>
        </w:tabs>
        <w:rPr>
          <w:rFonts w:ascii="Calibri" w:hAnsi="Calibri"/>
          <w:noProof/>
          <w:color w:val="auto"/>
          <w:lang w:eastAsia="en-GB"/>
        </w:rPr>
      </w:pPr>
      <w:r>
        <w:rPr>
          <w:noProof/>
        </w:rPr>
        <w:t>5.3.2.30</w:t>
      </w:r>
      <w:r>
        <w:rPr>
          <w:rFonts w:ascii="Calibri" w:hAnsi="Calibri"/>
          <w:noProof/>
          <w:color w:val="auto"/>
          <w:lang w:eastAsia="en-GB"/>
        </w:rPr>
        <w:tab/>
      </w:r>
      <w:r>
        <w:rPr>
          <w:noProof/>
        </w:rPr>
        <w:t>Macro</w:t>
      </w:r>
      <w:r>
        <w:rPr>
          <w:noProof/>
        </w:rPr>
        <w:tab/>
      </w:r>
      <w:r>
        <w:rPr>
          <w:noProof/>
        </w:rPr>
        <w:fldChar w:fldCharType="begin"/>
      </w:r>
      <w:r>
        <w:rPr>
          <w:noProof/>
        </w:rPr>
        <w:instrText xml:space="preserve"> PAGEREF _Toc292879074 \h </w:instrText>
      </w:r>
      <w:r>
        <w:rPr>
          <w:noProof/>
        </w:rPr>
      </w:r>
      <w:r>
        <w:rPr>
          <w:noProof/>
        </w:rPr>
        <w:fldChar w:fldCharType="separate"/>
      </w:r>
      <w:r>
        <w:rPr>
          <w:noProof/>
        </w:rPr>
        <w:t>496</w:t>
      </w:r>
      <w:r>
        <w:rPr>
          <w:noProof/>
        </w:rPr>
        <w:fldChar w:fldCharType="end"/>
      </w:r>
    </w:p>
    <w:p w14:paraId="78D5F404" w14:textId="77777777" w:rsidR="00887218" w:rsidRDefault="00887218">
      <w:pPr>
        <w:pStyle w:val="TOC4"/>
        <w:tabs>
          <w:tab w:val="left" w:pos="1619"/>
          <w:tab w:val="right" w:leader="dot" w:pos="8296"/>
        </w:tabs>
        <w:rPr>
          <w:rFonts w:ascii="Calibri" w:hAnsi="Calibri"/>
          <w:noProof/>
          <w:color w:val="auto"/>
          <w:lang w:eastAsia="en-GB"/>
        </w:rPr>
      </w:pPr>
      <w:r>
        <w:rPr>
          <w:noProof/>
        </w:rPr>
        <w:t>5.3.2.31</w:t>
      </w:r>
      <w:r>
        <w:rPr>
          <w:rFonts w:ascii="Calibri" w:hAnsi="Calibri"/>
          <w:noProof/>
          <w:color w:val="auto"/>
          <w:lang w:eastAsia="en-GB"/>
        </w:rPr>
        <w:tab/>
      </w:r>
      <w:r>
        <w:rPr>
          <w:noProof/>
        </w:rPr>
        <w:t>Macro_Generated_ID</w:t>
      </w:r>
      <w:r>
        <w:rPr>
          <w:noProof/>
        </w:rPr>
        <w:tab/>
      </w:r>
      <w:r>
        <w:rPr>
          <w:noProof/>
        </w:rPr>
        <w:fldChar w:fldCharType="begin"/>
      </w:r>
      <w:r>
        <w:rPr>
          <w:noProof/>
        </w:rPr>
        <w:instrText xml:space="preserve"> PAGEREF _Toc292879075 \h </w:instrText>
      </w:r>
      <w:r>
        <w:rPr>
          <w:noProof/>
        </w:rPr>
      </w:r>
      <w:r>
        <w:rPr>
          <w:noProof/>
        </w:rPr>
        <w:fldChar w:fldCharType="separate"/>
      </w:r>
      <w:r>
        <w:rPr>
          <w:noProof/>
        </w:rPr>
        <w:t>496</w:t>
      </w:r>
      <w:r>
        <w:rPr>
          <w:noProof/>
        </w:rPr>
        <w:fldChar w:fldCharType="end"/>
      </w:r>
    </w:p>
    <w:p w14:paraId="42FF3989" w14:textId="77777777" w:rsidR="00887218" w:rsidRDefault="00887218">
      <w:pPr>
        <w:pStyle w:val="TOC4"/>
        <w:tabs>
          <w:tab w:val="left" w:pos="1619"/>
          <w:tab w:val="right" w:leader="dot" w:pos="8296"/>
        </w:tabs>
        <w:rPr>
          <w:rFonts w:ascii="Calibri" w:hAnsi="Calibri"/>
          <w:noProof/>
          <w:color w:val="auto"/>
          <w:lang w:eastAsia="en-GB"/>
        </w:rPr>
      </w:pPr>
      <w:r>
        <w:rPr>
          <w:noProof/>
        </w:rPr>
        <w:t>5.3.2.32</w:t>
      </w:r>
      <w:r>
        <w:rPr>
          <w:rFonts w:ascii="Calibri" w:hAnsi="Calibri"/>
          <w:noProof/>
          <w:color w:val="auto"/>
          <w:lang w:eastAsia="en-GB"/>
        </w:rPr>
        <w:tab/>
      </w:r>
      <w:r>
        <w:rPr>
          <w:noProof/>
        </w:rPr>
        <w:t>Meaning</w:t>
      </w:r>
      <w:r>
        <w:rPr>
          <w:noProof/>
        </w:rPr>
        <w:tab/>
      </w:r>
      <w:r>
        <w:rPr>
          <w:noProof/>
        </w:rPr>
        <w:fldChar w:fldCharType="begin"/>
      </w:r>
      <w:r>
        <w:rPr>
          <w:noProof/>
        </w:rPr>
        <w:instrText xml:space="preserve"> PAGEREF _Toc292879076 \h </w:instrText>
      </w:r>
      <w:r>
        <w:rPr>
          <w:noProof/>
        </w:rPr>
      </w:r>
      <w:r>
        <w:rPr>
          <w:noProof/>
        </w:rPr>
        <w:fldChar w:fldCharType="separate"/>
      </w:r>
      <w:r>
        <w:rPr>
          <w:noProof/>
        </w:rPr>
        <w:t>497</w:t>
      </w:r>
      <w:r>
        <w:rPr>
          <w:noProof/>
        </w:rPr>
        <w:fldChar w:fldCharType="end"/>
      </w:r>
    </w:p>
    <w:p w14:paraId="544F0ED1" w14:textId="77777777" w:rsidR="00887218" w:rsidRDefault="00887218">
      <w:pPr>
        <w:pStyle w:val="TOC4"/>
        <w:tabs>
          <w:tab w:val="left" w:pos="1619"/>
          <w:tab w:val="right" w:leader="dot" w:pos="8296"/>
        </w:tabs>
        <w:rPr>
          <w:rFonts w:ascii="Calibri" w:hAnsi="Calibri"/>
          <w:noProof/>
          <w:color w:val="auto"/>
          <w:lang w:eastAsia="en-GB"/>
        </w:rPr>
      </w:pPr>
      <w:r>
        <w:rPr>
          <w:noProof/>
        </w:rPr>
        <w:t>5.3.2.33</w:t>
      </w:r>
      <w:r>
        <w:rPr>
          <w:rFonts w:ascii="Calibri" w:hAnsi="Calibri"/>
          <w:noProof/>
          <w:color w:val="auto"/>
          <w:lang w:eastAsia="en-GB"/>
        </w:rPr>
        <w:tab/>
      </w:r>
      <w:r>
        <w:rPr>
          <w:noProof/>
        </w:rPr>
        <w:t>Metadata</w:t>
      </w:r>
      <w:r>
        <w:rPr>
          <w:noProof/>
        </w:rPr>
        <w:tab/>
      </w:r>
      <w:r>
        <w:rPr>
          <w:noProof/>
        </w:rPr>
        <w:fldChar w:fldCharType="begin"/>
      </w:r>
      <w:r>
        <w:rPr>
          <w:noProof/>
        </w:rPr>
        <w:instrText xml:space="preserve"> PAGEREF _Toc292879077 \h </w:instrText>
      </w:r>
      <w:r>
        <w:rPr>
          <w:noProof/>
        </w:rPr>
      </w:r>
      <w:r>
        <w:rPr>
          <w:noProof/>
        </w:rPr>
        <w:fldChar w:fldCharType="separate"/>
      </w:r>
      <w:r>
        <w:rPr>
          <w:noProof/>
        </w:rPr>
        <w:t>497</w:t>
      </w:r>
      <w:r>
        <w:rPr>
          <w:noProof/>
        </w:rPr>
        <w:fldChar w:fldCharType="end"/>
      </w:r>
    </w:p>
    <w:p w14:paraId="77F83DCA" w14:textId="77777777" w:rsidR="00887218" w:rsidRDefault="00887218">
      <w:pPr>
        <w:pStyle w:val="TOC4"/>
        <w:tabs>
          <w:tab w:val="left" w:pos="1619"/>
          <w:tab w:val="right" w:leader="dot" w:pos="8296"/>
        </w:tabs>
        <w:rPr>
          <w:rFonts w:ascii="Calibri" w:hAnsi="Calibri"/>
          <w:noProof/>
          <w:color w:val="auto"/>
          <w:lang w:eastAsia="en-GB"/>
        </w:rPr>
      </w:pPr>
      <w:r>
        <w:rPr>
          <w:noProof/>
        </w:rPr>
        <w:t>5.3.2.34</w:t>
      </w:r>
      <w:r>
        <w:rPr>
          <w:rFonts w:ascii="Calibri" w:hAnsi="Calibri"/>
          <w:noProof/>
          <w:color w:val="auto"/>
          <w:lang w:eastAsia="en-GB"/>
        </w:rPr>
        <w:tab/>
      </w:r>
      <w:r>
        <w:rPr>
          <w:noProof/>
        </w:rPr>
        <w:t>Metadata_Type</w:t>
      </w:r>
      <w:r>
        <w:rPr>
          <w:noProof/>
        </w:rPr>
        <w:tab/>
      </w:r>
      <w:r>
        <w:rPr>
          <w:noProof/>
        </w:rPr>
        <w:fldChar w:fldCharType="begin"/>
      </w:r>
      <w:r>
        <w:rPr>
          <w:noProof/>
        </w:rPr>
        <w:instrText xml:space="preserve"> PAGEREF _Toc292879078 \h </w:instrText>
      </w:r>
      <w:r>
        <w:rPr>
          <w:noProof/>
        </w:rPr>
      </w:r>
      <w:r>
        <w:rPr>
          <w:noProof/>
        </w:rPr>
        <w:fldChar w:fldCharType="separate"/>
      </w:r>
      <w:r>
        <w:rPr>
          <w:noProof/>
        </w:rPr>
        <w:t>498</w:t>
      </w:r>
      <w:r>
        <w:rPr>
          <w:noProof/>
        </w:rPr>
        <w:fldChar w:fldCharType="end"/>
      </w:r>
    </w:p>
    <w:p w14:paraId="096774BC" w14:textId="77777777" w:rsidR="00887218" w:rsidRDefault="00887218">
      <w:pPr>
        <w:pStyle w:val="TOC4"/>
        <w:tabs>
          <w:tab w:val="left" w:pos="1619"/>
          <w:tab w:val="right" w:leader="dot" w:pos="8296"/>
        </w:tabs>
        <w:rPr>
          <w:rFonts w:ascii="Calibri" w:hAnsi="Calibri"/>
          <w:noProof/>
          <w:color w:val="auto"/>
          <w:lang w:eastAsia="en-GB"/>
        </w:rPr>
      </w:pPr>
      <w:r>
        <w:rPr>
          <w:noProof/>
        </w:rPr>
        <w:t>5.3.2.35</w:t>
      </w:r>
      <w:r>
        <w:rPr>
          <w:rFonts w:ascii="Calibri" w:hAnsi="Calibri"/>
          <w:noProof/>
          <w:color w:val="auto"/>
          <w:lang w:eastAsia="en-GB"/>
        </w:rPr>
        <w:tab/>
      </w:r>
      <w:r>
        <w:rPr>
          <w:noProof/>
        </w:rPr>
        <w:t>Movement</w:t>
      </w:r>
      <w:r>
        <w:rPr>
          <w:noProof/>
        </w:rPr>
        <w:tab/>
      </w:r>
      <w:r>
        <w:rPr>
          <w:noProof/>
        </w:rPr>
        <w:fldChar w:fldCharType="begin"/>
      </w:r>
      <w:r>
        <w:rPr>
          <w:noProof/>
        </w:rPr>
        <w:instrText xml:space="preserve"> PAGEREF _Toc292879079 \h </w:instrText>
      </w:r>
      <w:r>
        <w:rPr>
          <w:noProof/>
        </w:rPr>
      </w:r>
      <w:r>
        <w:rPr>
          <w:noProof/>
        </w:rPr>
        <w:fldChar w:fldCharType="separate"/>
      </w:r>
      <w:r>
        <w:rPr>
          <w:noProof/>
        </w:rPr>
        <w:t>499</w:t>
      </w:r>
      <w:r>
        <w:rPr>
          <w:noProof/>
        </w:rPr>
        <w:fldChar w:fldCharType="end"/>
      </w:r>
    </w:p>
    <w:p w14:paraId="60F5F7A2" w14:textId="77777777" w:rsidR="00887218" w:rsidRDefault="00887218">
      <w:pPr>
        <w:pStyle w:val="TOC4"/>
        <w:tabs>
          <w:tab w:val="left" w:pos="1619"/>
          <w:tab w:val="right" w:leader="dot" w:pos="8296"/>
        </w:tabs>
        <w:rPr>
          <w:rFonts w:ascii="Calibri" w:hAnsi="Calibri"/>
          <w:noProof/>
          <w:color w:val="auto"/>
          <w:lang w:eastAsia="en-GB"/>
        </w:rPr>
      </w:pPr>
      <w:r>
        <w:rPr>
          <w:noProof/>
        </w:rPr>
        <w:t>5.3.2.36</w:t>
      </w:r>
      <w:r>
        <w:rPr>
          <w:rFonts w:ascii="Calibri" w:hAnsi="Calibri"/>
          <w:noProof/>
          <w:color w:val="auto"/>
          <w:lang w:eastAsia="en-GB"/>
        </w:rPr>
        <w:tab/>
      </w:r>
      <w:r>
        <w:rPr>
          <w:noProof/>
        </w:rPr>
        <w:t>Movement_Collection_Unit</w:t>
      </w:r>
      <w:r>
        <w:rPr>
          <w:noProof/>
        </w:rPr>
        <w:tab/>
      </w:r>
      <w:r>
        <w:rPr>
          <w:noProof/>
        </w:rPr>
        <w:fldChar w:fldCharType="begin"/>
      </w:r>
      <w:r>
        <w:rPr>
          <w:noProof/>
        </w:rPr>
        <w:instrText xml:space="preserve"> PAGEREF _Toc292879080 \h </w:instrText>
      </w:r>
      <w:r>
        <w:rPr>
          <w:noProof/>
        </w:rPr>
      </w:r>
      <w:r>
        <w:rPr>
          <w:noProof/>
        </w:rPr>
        <w:fldChar w:fldCharType="separate"/>
      </w:r>
      <w:r>
        <w:rPr>
          <w:noProof/>
        </w:rPr>
        <w:t>501</w:t>
      </w:r>
      <w:r>
        <w:rPr>
          <w:noProof/>
        </w:rPr>
        <w:fldChar w:fldCharType="end"/>
      </w:r>
    </w:p>
    <w:p w14:paraId="5729E98D" w14:textId="77777777" w:rsidR="00887218" w:rsidRDefault="00887218">
      <w:pPr>
        <w:pStyle w:val="TOC4"/>
        <w:tabs>
          <w:tab w:val="left" w:pos="1619"/>
          <w:tab w:val="right" w:leader="dot" w:pos="8296"/>
        </w:tabs>
        <w:rPr>
          <w:rFonts w:ascii="Calibri" w:hAnsi="Calibri"/>
          <w:noProof/>
          <w:color w:val="auto"/>
          <w:lang w:eastAsia="en-GB"/>
        </w:rPr>
      </w:pPr>
      <w:r>
        <w:rPr>
          <w:noProof/>
        </w:rPr>
        <w:t>5.3.2.37</w:t>
      </w:r>
      <w:r>
        <w:rPr>
          <w:rFonts w:ascii="Calibri" w:hAnsi="Calibri"/>
          <w:noProof/>
          <w:color w:val="auto"/>
          <w:lang w:eastAsia="en-GB"/>
        </w:rPr>
        <w:tab/>
      </w:r>
      <w:r>
        <w:rPr>
          <w:noProof/>
        </w:rPr>
        <w:t>Movement_Communication</w:t>
      </w:r>
      <w:r>
        <w:rPr>
          <w:noProof/>
        </w:rPr>
        <w:tab/>
      </w:r>
      <w:r>
        <w:rPr>
          <w:noProof/>
        </w:rPr>
        <w:fldChar w:fldCharType="begin"/>
      </w:r>
      <w:r>
        <w:rPr>
          <w:noProof/>
        </w:rPr>
        <w:instrText xml:space="preserve"> PAGEREF _Toc292879081 \h </w:instrText>
      </w:r>
      <w:r>
        <w:rPr>
          <w:noProof/>
        </w:rPr>
      </w:r>
      <w:r>
        <w:rPr>
          <w:noProof/>
        </w:rPr>
        <w:fldChar w:fldCharType="separate"/>
      </w:r>
      <w:r>
        <w:rPr>
          <w:noProof/>
        </w:rPr>
        <w:t>503</w:t>
      </w:r>
      <w:r>
        <w:rPr>
          <w:noProof/>
        </w:rPr>
        <w:fldChar w:fldCharType="end"/>
      </w:r>
    </w:p>
    <w:p w14:paraId="7DF1AF0B" w14:textId="77777777" w:rsidR="00887218" w:rsidRDefault="00887218">
      <w:pPr>
        <w:pStyle w:val="TOC4"/>
        <w:tabs>
          <w:tab w:val="left" w:pos="1619"/>
          <w:tab w:val="right" w:leader="dot" w:pos="8296"/>
        </w:tabs>
        <w:rPr>
          <w:rFonts w:ascii="Calibri" w:hAnsi="Calibri"/>
          <w:noProof/>
          <w:color w:val="auto"/>
          <w:lang w:eastAsia="en-GB"/>
        </w:rPr>
      </w:pPr>
      <w:r>
        <w:rPr>
          <w:noProof/>
        </w:rPr>
        <w:t>5.3.2.38</w:t>
      </w:r>
      <w:r>
        <w:rPr>
          <w:rFonts w:ascii="Calibri" w:hAnsi="Calibri"/>
          <w:noProof/>
          <w:color w:val="auto"/>
          <w:lang w:eastAsia="en-GB"/>
        </w:rPr>
        <w:tab/>
      </w:r>
      <w:r>
        <w:rPr>
          <w:noProof/>
        </w:rPr>
        <w:t>Movement_Conservation_Check</w:t>
      </w:r>
      <w:r>
        <w:rPr>
          <w:noProof/>
        </w:rPr>
        <w:tab/>
      </w:r>
      <w:r>
        <w:rPr>
          <w:noProof/>
        </w:rPr>
        <w:fldChar w:fldCharType="begin"/>
      </w:r>
      <w:r>
        <w:rPr>
          <w:noProof/>
        </w:rPr>
        <w:instrText xml:space="preserve"> PAGEREF _Toc292879082 \h </w:instrText>
      </w:r>
      <w:r>
        <w:rPr>
          <w:noProof/>
        </w:rPr>
      </w:r>
      <w:r>
        <w:rPr>
          <w:noProof/>
        </w:rPr>
        <w:fldChar w:fldCharType="separate"/>
      </w:r>
      <w:r>
        <w:rPr>
          <w:noProof/>
        </w:rPr>
        <w:t>505</w:t>
      </w:r>
      <w:r>
        <w:rPr>
          <w:noProof/>
        </w:rPr>
        <w:fldChar w:fldCharType="end"/>
      </w:r>
    </w:p>
    <w:p w14:paraId="3BD53D9F" w14:textId="77777777" w:rsidR="00887218" w:rsidRDefault="00887218">
      <w:pPr>
        <w:pStyle w:val="TOC4"/>
        <w:tabs>
          <w:tab w:val="left" w:pos="1619"/>
          <w:tab w:val="right" w:leader="dot" w:pos="8296"/>
        </w:tabs>
        <w:rPr>
          <w:rFonts w:ascii="Calibri" w:hAnsi="Calibri"/>
          <w:noProof/>
          <w:color w:val="auto"/>
          <w:lang w:eastAsia="en-GB"/>
        </w:rPr>
      </w:pPr>
      <w:r>
        <w:rPr>
          <w:noProof/>
        </w:rPr>
        <w:t>5.3.2.39</w:t>
      </w:r>
      <w:r>
        <w:rPr>
          <w:rFonts w:ascii="Calibri" w:hAnsi="Calibri"/>
          <w:noProof/>
          <w:color w:val="auto"/>
          <w:lang w:eastAsia="en-GB"/>
        </w:rPr>
        <w:tab/>
      </w:r>
      <w:r>
        <w:rPr>
          <w:noProof/>
        </w:rPr>
        <w:t>Movement_Direction</w:t>
      </w:r>
      <w:r>
        <w:rPr>
          <w:noProof/>
        </w:rPr>
        <w:tab/>
      </w:r>
      <w:r>
        <w:rPr>
          <w:noProof/>
        </w:rPr>
        <w:fldChar w:fldCharType="begin"/>
      </w:r>
      <w:r>
        <w:rPr>
          <w:noProof/>
        </w:rPr>
        <w:instrText xml:space="preserve"> PAGEREF _Toc292879083 \h </w:instrText>
      </w:r>
      <w:r>
        <w:rPr>
          <w:noProof/>
        </w:rPr>
      </w:r>
      <w:r>
        <w:rPr>
          <w:noProof/>
        </w:rPr>
        <w:fldChar w:fldCharType="separate"/>
      </w:r>
      <w:r>
        <w:rPr>
          <w:noProof/>
        </w:rPr>
        <w:t>505</w:t>
      </w:r>
      <w:r>
        <w:rPr>
          <w:noProof/>
        </w:rPr>
        <w:fldChar w:fldCharType="end"/>
      </w:r>
    </w:p>
    <w:p w14:paraId="7EA9C3B7" w14:textId="77777777" w:rsidR="00887218" w:rsidRDefault="00887218">
      <w:pPr>
        <w:pStyle w:val="TOC4"/>
        <w:tabs>
          <w:tab w:val="left" w:pos="1619"/>
          <w:tab w:val="right" w:leader="dot" w:pos="8296"/>
        </w:tabs>
        <w:rPr>
          <w:rFonts w:ascii="Calibri" w:hAnsi="Calibri"/>
          <w:noProof/>
          <w:color w:val="auto"/>
          <w:lang w:eastAsia="en-GB"/>
        </w:rPr>
      </w:pPr>
      <w:r>
        <w:rPr>
          <w:noProof/>
        </w:rPr>
        <w:t>5.3.2.40</w:t>
      </w:r>
      <w:r>
        <w:rPr>
          <w:rFonts w:ascii="Calibri" w:hAnsi="Calibri"/>
          <w:noProof/>
          <w:color w:val="auto"/>
          <w:lang w:eastAsia="en-GB"/>
        </w:rPr>
        <w:tab/>
      </w:r>
      <w:r>
        <w:rPr>
          <w:noProof/>
        </w:rPr>
        <w:t>Movement_Enquiry</w:t>
      </w:r>
      <w:r>
        <w:rPr>
          <w:noProof/>
        </w:rPr>
        <w:tab/>
      </w:r>
      <w:r>
        <w:rPr>
          <w:noProof/>
        </w:rPr>
        <w:fldChar w:fldCharType="begin"/>
      </w:r>
      <w:r>
        <w:rPr>
          <w:noProof/>
        </w:rPr>
        <w:instrText xml:space="preserve"> PAGEREF _Toc292879084 \h </w:instrText>
      </w:r>
      <w:r>
        <w:rPr>
          <w:noProof/>
        </w:rPr>
      </w:r>
      <w:r>
        <w:rPr>
          <w:noProof/>
        </w:rPr>
        <w:fldChar w:fldCharType="separate"/>
      </w:r>
      <w:r>
        <w:rPr>
          <w:noProof/>
        </w:rPr>
        <w:t>507</w:t>
      </w:r>
      <w:r>
        <w:rPr>
          <w:noProof/>
        </w:rPr>
        <w:fldChar w:fldCharType="end"/>
      </w:r>
    </w:p>
    <w:p w14:paraId="51C64435" w14:textId="77777777" w:rsidR="00887218" w:rsidRDefault="00887218">
      <w:pPr>
        <w:pStyle w:val="TOC4"/>
        <w:tabs>
          <w:tab w:val="left" w:pos="1619"/>
          <w:tab w:val="right" w:leader="dot" w:pos="8296"/>
        </w:tabs>
        <w:rPr>
          <w:rFonts w:ascii="Calibri" w:hAnsi="Calibri"/>
          <w:noProof/>
          <w:color w:val="auto"/>
          <w:lang w:eastAsia="en-GB"/>
        </w:rPr>
      </w:pPr>
      <w:r>
        <w:rPr>
          <w:noProof/>
        </w:rPr>
        <w:lastRenderedPageBreak/>
        <w:t>5.3.2.41</w:t>
      </w:r>
      <w:r>
        <w:rPr>
          <w:rFonts w:ascii="Calibri" w:hAnsi="Calibri"/>
          <w:noProof/>
          <w:color w:val="auto"/>
          <w:lang w:eastAsia="en-GB"/>
        </w:rPr>
        <w:tab/>
      </w:r>
      <w:r>
        <w:rPr>
          <w:noProof/>
        </w:rPr>
        <w:t>Movement_Funding</w:t>
      </w:r>
      <w:r>
        <w:rPr>
          <w:noProof/>
        </w:rPr>
        <w:tab/>
      </w:r>
      <w:r>
        <w:rPr>
          <w:noProof/>
        </w:rPr>
        <w:fldChar w:fldCharType="begin"/>
      </w:r>
      <w:r>
        <w:rPr>
          <w:noProof/>
        </w:rPr>
        <w:instrText xml:space="preserve"> PAGEREF _Toc292879085 \h </w:instrText>
      </w:r>
      <w:r>
        <w:rPr>
          <w:noProof/>
        </w:rPr>
      </w:r>
      <w:r>
        <w:rPr>
          <w:noProof/>
        </w:rPr>
        <w:fldChar w:fldCharType="separate"/>
      </w:r>
      <w:r>
        <w:rPr>
          <w:noProof/>
        </w:rPr>
        <w:t>507</w:t>
      </w:r>
      <w:r>
        <w:rPr>
          <w:noProof/>
        </w:rPr>
        <w:fldChar w:fldCharType="end"/>
      </w:r>
    </w:p>
    <w:p w14:paraId="3E33817E" w14:textId="77777777" w:rsidR="00887218" w:rsidRDefault="00887218">
      <w:pPr>
        <w:pStyle w:val="TOC4"/>
        <w:tabs>
          <w:tab w:val="left" w:pos="1619"/>
          <w:tab w:val="right" w:leader="dot" w:pos="8296"/>
        </w:tabs>
        <w:rPr>
          <w:rFonts w:ascii="Calibri" w:hAnsi="Calibri"/>
          <w:noProof/>
          <w:color w:val="auto"/>
          <w:lang w:eastAsia="en-GB"/>
        </w:rPr>
      </w:pPr>
      <w:r>
        <w:rPr>
          <w:noProof/>
        </w:rPr>
        <w:t>5.3.2.42</w:t>
      </w:r>
      <w:r>
        <w:rPr>
          <w:rFonts w:ascii="Calibri" w:hAnsi="Calibri"/>
          <w:noProof/>
          <w:color w:val="auto"/>
          <w:lang w:eastAsia="en-GB"/>
        </w:rPr>
        <w:tab/>
      </w:r>
      <w:r>
        <w:rPr>
          <w:noProof/>
        </w:rPr>
        <w:t>Movement_Of_Material</w:t>
      </w:r>
      <w:r>
        <w:rPr>
          <w:noProof/>
        </w:rPr>
        <w:tab/>
      </w:r>
      <w:r>
        <w:rPr>
          <w:noProof/>
        </w:rPr>
        <w:fldChar w:fldCharType="begin"/>
      </w:r>
      <w:r>
        <w:rPr>
          <w:noProof/>
        </w:rPr>
        <w:instrText xml:space="preserve"> PAGEREF _Toc292879086 \h </w:instrText>
      </w:r>
      <w:r>
        <w:rPr>
          <w:noProof/>
        </w:rPr>
      </w:r>
      <w:r>
        <w:rPr>
          <w:noProof/>
        </w:rPr>
        <w:fldChar w:fldCharType="separate"/>
      </w:r>
      <w:r>
        <w:rPr>
          <w:noProof/>
        </w:rPr>
        <w:t>509</w:t>
      </w:r>
      <w:r>
        <w:rPr>
          <w:noProof/>
        </w:rPr>
        <w:fldChar w:fldCharType="end"/>
      </w:r>
    </w:p>
    <w:p w14:paraId="58FB8940" w14:textId="77777777" w:rsidR="00887218" w:rsidRDefault="00887218">
      <w:pPr>
        <w:pStyle w:val="TOC4"/>
        <w:tabs>
          <w:tab w:val="left" w:pos="1619"/>
          <w:tab w:val="right" w:leader="dot" w:pos="8296"/>
        </w:tabs>
        <w:rPr>
          <w:rFonts w:ascii="Calibri" w:hAnsi="Calibri"/>
          <w:noProof/>
          <w:color w:val="auto"/>
          <w:lang w:eastAsia="en-GB"/>
        </w:rPr>
      </w:pPr>
      <w:r>
        <w:rPr>
          <w:noProof/>
        </w:rPr>
        <w:t>5.3.2.43</w:t>
      </w:r>
      <w:r>
        <w:rPr>
          <w:rFonts w:ascii="Calibri" w:hAnsi="Calibri"/>
          <w:noProof/>
          <w:color w:val="auto"/>
          <w:lang w:eastAsia="en-GB"/>
        </w:rPr>
        <w:tab/>
      </w:r>
      <w:r>
        <w:rPr>
          <w:noProof/>
        </w:rPr>
        <w:t>Movement_Of_Material_Exclusion</w:t>
      </w:r>
      <w:r>
        <w:rPr>
          <w:noProof/>
        </w:rPr>
        <w:tab/>
      </w:r>
      <w:r>
        <w:rPr>
          <w:noProof/>
        </w:rPr>
        <w:fldChar w:fldCharType="begin"/>
      </w:r>
      <w:r>
        <w:rPr>
          <w:noProof/>
        </w:rPr>
        <w:instrText xml:space="preserve"> PAGEREF _Toc292879087 \h </w:instrText>
      </w:r>
      <w:r>
        <w:rPr>
          <w:noProof/>
        </w:rPr>
      </w:r>
      <w:r>
        <w:rPr>
          <w:noProof/>
        </w:rPr>
        <w:fldChar w:fldCharType="separate"/>
      </w:r>
      <w:r>
        <w:rPr>
          <w:noProof/>
        </w:rPr>
        <w:t>511</w:t>
      </w:r>
      <w:r>
        <w:rPr>
          <w:noProof/>
        </w:rPr>
        <w:fldChar w:fldCharType="end"/>
      </w:r>
    </w:p>
    <w:p w14:paraId="44CD4B38" w14:textId="77777777" w:rsidR="00887218" w:rsidRDefault="00887218">
      <w:pPr>
        <w:pStyle w:val="TOC4"/>
        <w:tabs>
          <w:tab w:val="left" w:pos="1619"/>
          <w:tab w:val="right" w:leader="dot" w:pos="8296"/>
        </w:tabs>
        <w:rPr>
          <w:rFonts w:ascii="Calibri" w:hAnsi="Calibri"/>
          <w:noProof/>
          <w:color w:val="auto"/>
          <w:lang w:eastAsia="en-GB"/>
        </w:rPr>
      </w:pPr>
      <w:r>
        <w:rPr>
          <w:noProof/>
        </w:rPr>
        <w:t>5.3.2.44</w:t>
      </w:r>
      <w:r>
        <w:rPr>
          <w:rFonts w:ascii="Calibri" w:hAnsi="Calibri"/>
          <w:noProof/>
          <w:color w:val="auto"/>
          <w:lang w:eastAsia="en-GB"/>
        </w:rPr>
        <w:tab/>
      </w:r>
      <w:r>
        <w:rPr>
          <w:noProof/>
        </w:rPr>
        <w:t>Movement_Of_Ownership</w:t>
      </w:r>
      <w:r>
        <w:rPr>
          <w:noProof/>
        </w:rPr>
        <w:tab/>
      </w:r>
      <w:r>
        <w:rPr>
          <w:noProof/>
        </w:rPr>
        <w:fldChar w:fldCharType="begin"/>
      </w:r>
      <w:r>
        <w:rPr>
          <w:noProof/>
        </w:rPr>
        <w:instrText xml:space="preserve"> PAGEREF _Toc292879088 \h </w:instrText>
      </w:r>
      <w:r>
        <w:rPr>
          <w:noProof/>
        </w:rPr>
      </w:r>
      <w:r>
        <w:rPr>
          <w:noProof/>
        </w:rPr>
        <w:fldChar w:fldCharType="separate"/>
      </w:r>
      <w:r>
        <w:rPr>
          <w:noProof/>
        </w:rPr>
        <w:t>512</w:t>
      </w:r>
      <w:r>
        <w:rPr>
          <w:noProof/>
        </w:rPr>
        <w:fldChar w:fldCharType="end"/>
      </w:r>
    </w:p>
    <w:p w14:paraId="12CB7D8F" w14:textId="77777777" w:rsidR="00887218" w:rsidRDefault="00887218">
      <w:pPr>
        <w:pStyle w:val="TOC4"/>
        <w:tabs>
          <w:tab w:val="left" w:pos="1619"/>
          <w:tab w:val="right" w:leader="dot" w:pos="8296"/>
        </w:tabs>
        <w:rPr>
          <w:rFonts w:ascii="Calibri" w:hAnsi="Calibri"/>
          <w:noProof/>
          <w:color w:val="auto"/>
          <w:lang w:eastAsia="en-GB"/>
        </w:rPr>
      </w:pPr>
      <w:r>
        <w:rPr>
          <w:noProof/>
        </w:rPr>
        <w:t>5.3.2.45</w:t>
      </w:r>
      <w:r>
        <w:rPr>
          <w:rFonts w:ascii="Calibri" w:hAnsi="Calibri"/>
          <w:noProof/>
          <w:color w:val="auto"/>
          <w:lang w:eastAsia="en-GB"/>
        </w:rPr>
        <w:tab/>
      </w:r>
      <w:r>
        <w:rPr>
          <w:noProof/>
        </w:rPr>
        <w:t>Movement_Of_Ownership_Exclusion</w:t>
      </w:r>
      <w:r>
        <w:rPr>
          <w:noProof/>
        </w:rPr>
        <w:tab/>
      </w:r>
      <w:r>
        <w:rPr>
          <w:noProof/>
        </w:rPr>
        <w:fldChar w:fldCharType="begin"/>
      </w:r>
      <w:r>
        <w:rPr>
          <w:noProof/>
        </w:rPr>
        <w:instrText xml:space="preserve"> PAGEREF _Toc292879089 \h </w:instrText>
      </w:r>
      <w:r>
        <w:rPr>
          <w:noProof/>
        </w:rPr>
      </w:r>
      <w:r>
        <w:rPr>
          <w:noProof/>
        </w:rPr>
        <w:fldChar w:fldCharType="separate"/>
      </w:r>
      <w:r>
        <w:rPr>
          <w:noProof/>
        </w:rPr>
        <w:t>513</w:t>
      </w:r>
      <w:r>
        <w:rPr>
          <w:noProof/>
        </w:rPr>
        <w:fldChar w:fldCharType="end"/>
      </w:r>
    </w:p>
    <w:p w14:paraId="239CA51A" w14:textId="77777777" w:rsidR="00887218" w:rsidRDefault="00887218">
      <w:pPr>
        <w:pStyle w:val="TOC4"/>
        <w:tabs>
          <w:tab w:val="left" w:pos="1619"/>
          <w:tab w:val="right" w:leader="dot" w:pos="8296"/>
        </w:tabs>
        <w:rPr>
          <w:rFonts w:ascii="Calibri" w:hAnsi="Calibri"/>
          <w:noProof/>
          <w:color w:val="auto"/>
          <w:lang w:eastAsia="en-GB"/>
        </w:rPr>
      </w:pPr>
      <w:r>
        <w:rPr>
          <w:noProof/>
        </w:rPr>
        <w:t>5.3.2.46</w:t>
      </w:r>
      <w:r>
        <w:rPr>
          <w:rFonts w:ascii="Calibri" w:hAnsi="Calibri"/>
          <w:noProof/>
          <w:color w:val="auto"/>
          <w:lang w:eastAsia="en-GB"/>
        </w:rPr>
        <w:tab/>
      </w:r>
      <w:r>
        <w:rPr>
          <w:noProof/>
        </w:rPr>
        <w:t>Movement_Valuation</w:t>
      </w:r>
      <w:r>
        <w:rPr>
          <w:noProof/>
        </w:rPr>
        <w:tab/>
      </w:r>
      <w:r>
        <w:rPr>
          <w:noProof/>
        </w:rPr>
        <w:fldChar w:fldCharType="begin"/>
      </w:r>
      <w:r>
        <w:rPr>
          <w:noProof/>
        </w:rPr>
        <w:instrText xml:space="preserve"> PAGEREF _Toc292879090 \h </w:instrText>
      </w:r>
      <w:r>
        <w:rPr>
          <w:noProof/>
        </w:rPr>
      </w:r>
      <w:r>
        <w:rPr>
          <w:noProof/>
        </w:rPr>
        <w:fldChar w:fldCharType="separate"/>
      </w:r>
      <w:r>
        <w:rPr>
          <w:noProof/>
        </w:rPr>
        <w:t>514</w:t>
      </w:r>
      <w:r>
        <w:rPr>
          <w:noProof/>
        </w:rPr>
        <w:fldChar w:fldCharType="end"/>
      </w:r>
    </w:p>
    <w:p w14:paraId="4B769B3B" w14:textId="77777777" w:rsidR="00887218" w:rsidRDefault="00887218">
      <w:pPr>
        <w:pStyle w:val="TOC4"/>
        <w:tabs>
          <w:tab w:val="left" w:pos="1619"/>
          <w:tab w:val="right" w:leader="dot" w:pos="8296"/>
        </w:tabs>
        <w:rPr>
          <w:rFonts w:ascii="Calibri" w:hAnsi="Calibri"/>
          <w:noProof/>
          <w:color w:val="auto"/>
          <w:lang w:eastAsia="en-GB"/>
        </w:rPr>
      </w:pPr>
      <w:r>
        <w:rPr>
          <w:noProof/>
        </w:rPr>
        <w:t>5.3.2.47</w:t>
      </w:r>
      <w:r>
        <w:rPr>
          <w:rFonts w:ascii="Calibri" w:hAnsi="Calibri"/>
          <w:noProof/>
          <w:color w:val="auto"/>
          <w:lang w:eastAsia="en-GB"/>
        </w:rPr>
        <w:tab/>
      </w:r>
      <w:r>
        <w:rPr>
          <w:noProof/>
        </w:rPr>
        <w:t>Occurrence</w:t>
      </w:r>
      <w:r>
        <w:rPr>
          <w:noProof/>
        </w:rPr>
        <w:tab/>
      </w:r>
      <w:r>
        <w:rPr>
          <w:noProof/>
        </w:rPr>
        <w:fldChar w:fldCharType="begin"/>
      </w:r>
      <w:r>
        <w:rPr>
          <w:noProof/>
        </w:rPr>
        <w:instrText xml:space="preserve"> PAGEREF _Toc292879091 \h </w:instrText>
      </w:r>
      <w:r>
        <w:rPr>
          <w:noProof/>
        </w:rPr>
      </w:r>
      <w:r>
        <w:rPr>
          <w:noProof/>
        </w:rPr>
        <w:fldChar w:fldCharType="separate"/>
      </w:r>
      <w:r>
        <w:rPr>
          <w:noProof/>
        </w:rPr>
        <w:t>514</w:t>
      </w:r>
      <w:r>
        <w:rPr>
          <w:noProof/>
        </w:rPr>
        <w:fldChar w:fldCharType="end"/>
      </w:r>
    </w:p>
    <w:p w14:paraId="202DF689" w14:textId="77777777" w:rsidR="00887218" w:rsidRDefault="00887218">
      <w:pPr>
        <w:pStyle w:val="TOC4"/>
        <w:tabs>
          <w:tab w:val="left" w:pos="1619"/>
          <w:tab w:val="right" w:leader="dot" w:pos="8296"/>
        </w:tabs>
        <w:rPr>
          <w:rFonts w:ascii="Calibri" w:hAnsi="Calibri"/>
          <w:noProof/>
          <w:color w:val="auto"/>
          <w:lang w:eastAsia="en-GB"/>
        </w:rPr>
      </w:pPr>
      <w:r>
        <w:rPr>
          <w:noProof/>
        </w:rPr>
        <w:t>5.3.2.48</w:t>
      </w:r>
      <w:r>
        <w:rPr>
          <w:rFonts w:ascii="Calibri" w:hAnsi="Calibri"/>
          <w:noProof/>
          <w:color w:val="auto"/>
          <w:lang w:eastAsia="en-GB"/>
        </w:rPr>
        <w:tab/>
      </w:r>
      <w:r>
        <w:rPr>
          <w:noProof/>
        </w:rPr>
        <w:t>Occurrence_Data</w:t>
      </w:r>
      <w:r>
        <w:rPr>
          <w:noProof/>
        </w:rPr>
        <w:tab/>
      </w:r>
      <w:r>
        <w:rPr>
          <w:noProof/>
        </w:rPr>
        <w:fldChar w:fldCharType="begin"/>
      </w:r>
      <w:r>
        <w:rPr>
          <w:noProof/>
        </w:rPr>
        <w:instrText xml:space="preserve"> PAGEREF _Toc292879092 \h </w:instrText>
      </w:r>
      <w:r>
        <w:rPr>
          <w:noProof/>
        </w:rPr>
      </w:r>
      <w:r>
        <w:rPr>
          <w:noProof/>
        </w:rPr>
        <w:fldChar w:fldCharType="separate"/>
      </w:r>
      <w:r>
        <w:rPr>
          <w:noProof/>
        </w:rPr>
        <w:t>516</w:t>
      </w:r>
      <w:r>
        <w:rPr>
          <w:noProof/>
        </w:rPr>
        <w:fldChar w:fldCharType="end"/>
      </w:r>
    </w:p>
    <w:p w14:paraId="1E579FEB" w14:textId="77777777" w:rsidR="00887218" w:rsidRDefault="00887218">
      <w:pPr>
        <w:pStyle w:val="TOC4"/>
        <w:tabs>
          <w:tab w:val="left" w:pos="1619"/>
          <w:tab w:val="right" w:leader="dot" w:pos="8296"/>
        </w:tabs>
        <w:rPr>
          <w:rFonts w:ascii="Calibri" w:hAnsi="Calibri"/>
          <w:noProof/>
          <w:color w:val="auto"/>
          <w:lang w:eastAsia="en-GB"/>
        </w:rPr>
      </w:pPr>
      <w:r>
        <w:rPr>
          <w:noProof/>
        </w:rPr>
        <w:t>5.3.2.49</w:t>
      </w:r>
      <w:r>
        <w:rPr>
          <w:rFonts w:ascii="Calibri" w:hAnsi="Calibri"/>
          <w:noProof/>
          <w:color w:val="auto"/>
          <w:lang w:eastAsia="en-GB"/>
        </w:rPr>
        <w:tab/>
      </w:r>
      <w:r>
        <w:rPr>
          <w:noProof/>
        </w:rPr>
        <w:t>Occurrence_Relation</w:t>
      </w:r>
      <w:r>
        <w:rPr>
          <w:noProof/>
        </w:rPr>
        <w:tab/>
      </w:r>
      <w:r>
        <w:rPr>
          <w:noProof/>
        </w:rPr>
        <w:fldChar w:fldCharType="begin"/>
      </w:r>
      <w:r>
        <w:rPr>
          <w:noProof/>
        </w:rPr>
        <w:instrText xml:space="preserve"> PAGEREF _Toc292879093 \h </w:instrText>
      </w:r>
      <w:r>
        <w:rPr>
          <w:noProof/>
        </w:rPr>
      </w:r>
      <w:r>
        <w:rPr>
          <w:noProof/>
        </w:rPr>
        <w:fldChar w:fldCharType="separate"/>
      </w:r>
      <w:r>
        <w:rPr>
          <w:noProof/>
        </w:rPr>
        <w:t>518</w:t>
      </w:r>
      <w:r>
        <w:rPr>
          <w:noProof/>
        </w:rPr>
        <w:fldChar w:fldCharType="end"/>
      </w:r>
    </w:p>
    <w:p w14:paraId="229EAC0D" w14:textId="77777777" w:rsidR="00887218" w:rsidRDefault="00887218">
      <w:pPr>
        <w:pStyle w:val="TOC4"/>
        <w:tabs>
          <w:tab w:val="left" w:pos="1619"/>
          <w:tab w:val="right" w:leader="dot" w:pos="8296"/>
        </w:tabs>
        <w:rPr>
          <w:rFonts w:ascii="Calibri" w:hAnsi="Calibri"/>
          <w:noProof/>
          <w:color w:val="auto"/>
          <w:lang w:eastAsia="en-GB"/>
        </w:rPr>
      </w:pPr>
      <w:r>
        <w:rPr>
          <w:noProof/>
        </w:rPr>
        <w:t>5.3.2.50</w:t>
      </w:r>
      <w:r>
        <w:rPr>
          <w:rFonts w:ascii="Calibri" w:hAnsi="Calibri"/>
          <w:noProof/>
          <w:color w:val="auto"/>
          <w:lang w:eastAsia="en-GB"/>
        </w:rPr>
        <w:tab/>
      </w:r>
      <w:r>
        <w:rPr>
          <w:noProof/>
        </w:rPr>
        <w:t>Organisation_Department</w:t>
      </w:r>
      <w:r>
        <w:rPr>
          <w:noProof/>
        </w:rPr>
        <w:tab/>
      </w:r>
      <w:r>
        <w:rPr>
          <w:noProof/>
        </w:rPr>
        <w:fldChar w:fldCharType="begin"/>
      </w:r>
      <w:r>
        <w:rPr>
          <w:noProof/>
        </w:rPr>
        <w:instrText xml:space="preserve"> PAGEREF _Toc292879094 \h </w:instrText>
      </w:r>
      <w:r>
        <w:rPr>
          <w:noProof/>
        </w:rPr>
      </w:r>
      <w:r>
        <w:rPr>
          <w:noProof/>
        </w:rPr>
        <w:fldChar w:fldCharType="separate"/>
      </w:r>
      <w:r>
        <w:rPr>
          <w:noProof/>
        </w:rPr>
        <w:t>519</w:t>
      </w:r>
      <w:r>
        <w:rPr>
          <w:noProof/>
        </w:rPr>
        <w:fldChar w:fldCharType="end"/>
      </w:r>
    </w:p>
    <w:p w14:paraId="3C3B329C" w14:textId="77777777" w:rsidR="00887218" w:rsidRDefault="00887218">
      <w:pPr>
        <w:pStyle w:val="TOC4"/>
        <w:tabs>
          <w:tab w:val="left" w:pos="1619"/>
          <w:tab w:val="right" w:leader="dot" w:pos="8296"/>
        </w:tabs>
        <w:rPr>
          <w:rFonts w:ascii="Calibri" w:hAnsi="Calibri"/>
          <w:noProof/>
          <w:color w:val="auto"/>
          <w:lang w:eastAsia="en-GB"/>
        </w:rPr>
      </w:pPr>
      <w:r>
        <w:rPr>
          <w:noProof/>
        </w:rPr>
        <w:t>5.3.2.51</w:t>
      </w:r>
      <w:r>
        <w:rPr>
          <w:rFonts w:ascii="Calibri" w:hAnsi="Calibri"/>
          <w:noProof/>
          <w:color w:val="auto"/>
          <w:lang w:eastAsia="en-GB"/>
        </w:rPr>
        <w:tab/>
      </w:r>
      <w:r>
        <w:rPr>
          <w:noProof/>
        </w:rPr>
        <w:t>QE_Data_Item</w:t>
      </w:r>
      <w:r>
        <w:rPr>
          <w:noProof/>
        </w:rPr>
        <w:tab/>
      </w:r>
      <w:r>
        <w:rPr>
          <w:noProof/>
        </w:rPr>
        <w:fldChar w:fldCharType="begin"/>
      </w:r>
      <w:r>
        <w:rPr>
          <w:noProof/>
        </w:rPr>
        <w:instrText xml:space="preserve"> PAGEREF _Toc292879095 \h </w:instrText>
      </w:r>
      <w:r>
        <w:rPr>
          <w:noProof/>
        </w:rPr>
      </w:r>
      <w:r>
        <w:rPr>
          <w:noProof/>
        </w:rPr>
        <w:fldChar w:fldCharType="separate"/>
      </w:r>
      <w:r>
        <w:rPr>
          <w:noProof/>
        </w:rPr>
        <w:t>520</w:t>
      </w:r>
      <w:r>
        <w:rPr>
          <w:noProof/>
        </w:rPr>
        <w:fldChar w:fldCharType="end"/>
      </w:r>
    </w:p>
    <w:p w14:paraId="461153E0" w14:textId="77777777" w:rsidR="00887218" w:rsidRDefault="00887218">
      <w:pPr>
        <w:pStyle w:val="TOC4"/>
        <w:tabs>
          <w:tab w:val="left" w:pos="1619"/>
          <w:tab w:val="right" w:leader="dot" w:pos="8296"/>
        </w:tabs>
        <w:rPr>
          <w:rFonts w:ascii="Calibri" w:hAnsi="Calibri"/>
          <w:noProof/>
          <w:color w:val="auto"/>
          <w:lang w:eastAsia="en-GB"/>
        </w:rPr>
      </w:pPr>
      <w:r>
        <w:rPr>
          <w:noProof/>
        </w:rPr>
        <w:t>5.3.2.52</w:t>
      </w:r>
      <w:r>
        <w:rPr>
          <w:rFonts w:ascii="Calibri" w:hAnsi="Calibri"/>
          <w:noProof/>
          <w:color w:val="auto"/>
          <w:lang w:eastAsia="en-GB"/>
        </w:rPr>
        <w:tab/>
      </w:r>
      <w:r>
        <w:rPr>
          <w:noProof/>
        </w:rPr>
        <w:t>QE_Data_Row</w:t>
      </w:r>
      <w:r>
        <w:rPr>
          <w:noProof/>
        </w:rPr>
        <w:tab/>
      </w:r>
      <w:r>
        <w:rPr>
          <w:noProof/>
        </w:rPr>
        <w:fldChar w:fldCharType="begin"/>
      </w:r>
      <w:r>
        <w:rPr>
          <w:noProof/>
        </w:rPr>
        <w:instrText xml:space="preserve"> PAGEREF _Toc292879096 \h </w:instrText>
      </w:r>
      <w:r>
        <w:rPr>
          <w:noProof/>
        </w:rPr>
      </w:r>
      <w:r>
        <w:rPr>
          <w:noProof/>
        </w:rPr>
        <w:fldChar w:fldCharType="separate"/>
      </w:r>
      <w:r>
        <w:rPr>
          <w:noProof/>
        </w:rPr>
        <w:t>521</w:t>
      </w:r>
      <w:r>
        <w:rPr>
          <w:noProof/>
        </w:rPr>
        <w:fldChar w:fldCharType="end"/>
      </w:r>
    </w:p>
    <w:p w14:paraId="21CBA3F9" w14:textId="77777777" w:rsidR="00887218" w:rsidRDefault="00887218">
      <w:pPr>
        <w:pStyle w:val="TOC4"/>
        <w:tabs>
          <w:tab w:val="left" w:pos="1619"/>
          <w:tab w:val="right" w:leader="dot" w:pos="8296"/>
        </w:tabs>
        <w:rPr>
          <w:rFonts w:ascii="Calibri" w:hAnsi="Calibri"/>
          <w:noProof/>
          <w:color w:val="auto"/>
          <w:lang w:eastAsia="en-GB"/>
        </w:rPr>
      </w:pPr>
      <w:r>
        <w:rPr>
          <w:noProof/>
        </w:rPr>
        <w:t>5.3.2.53</w:t>
      </w:r>
      <w:r>
        <w:rPr>
          <w:rFonts w:ascii="Calibri" w:hAnsi="Calibri"/>
          <w:noProof/>
          <w:color w:val="auto"/>
          <w:lang w:eastAsia="en-GB"/>
        </w:rPr>
        <w:tab/>
      </w:r>
      <w:r>
        <w:rPr>
          <w:noProof/>
        </w:rPr>
        <w:t>QE_Field</w:t>
      </w:r>
      <w:r>
        <w:rPr>
          <w:noProof/>
        </w:rPr>
        <w:tab/>
      </w:r>
      <w:r>
        <w:rPr>
          <w:noProof/>
        </w:rPr>
        <w:fldChar w:fldCharType="begin"/>
      </w:r>
      <w:r>
        <w:rPr>
          <w:noProof/>
        </w:rPr>
        <w:instrText xml:space="preserve"> PAGEREF _Toc292879097 \h </w:instrText>
      </w:r>
      <w:r>
        <w:rPr>
          <w:noProof/>
        </w:rPr>
      </w:r>
      <w:r>
        <w:rPr>
          <w:noProof/>
        </w:rPr>
        <w:fldChar w:fldCharType="separate"/>
      </w:r>
      <w:r>
        <w:rPr>
          <w:noProof/>
        </w:rPr>
        <w:t>522</w:t>
      </w:r>
      <w:r>
        <w:rPr>
          <w:noProof/>
        </w:rPr>
        <w:fldChar w:fldCharType="end"/>
      </w:r>
    </w:p>
    <w:p w14:paraId="1C5E5B01" w14:textId="77777777" w:rsidR="00887218" w:rsidRDefault="00887218">
      <w:pPr>
        <w:pStyle w:val="TOC4"/>
        <w:tabs>
          <w:tab w:val="left" w:pos="1619"/>
          <w:tab w:val="right" w:leader="dot" w:pos="8296"/>
        </w:tabs>
        <w:rPr>
          <w:rFonts w:ascii="Calibri" w:hAnsi="Calibri"/>
          <w:noProof/>
          <w:color w:val="auto"/>
          <w:lang w:eastAsia="en-GB"/>
        </w:rPr>
      </w:pPr>
      <w:r>
        <w:rPr>
          <w:noProof/>
        </w:rPr>
        <w:t>5.3.2.54</w:t>
      </w:r>
      <w:r>
        <w:rPr>
          <w:rFonts w:ascii="Calibri" w:hAnsi="Calibri"/>
          <w:noProof/>
          <w:color w:val="auto"/>
          <w:lang w:eastAsia="en-GB"/>
        </w:rPr>
        <w:tab/>
      </w:r>
      <w:r>
        <w:rPr>
          <w:noProof/>
        </w:rPr>
        <w:t>QE_Session</w:t>
      </w:r>
      <w:r>
        <w:rPr>
          <w:noProof/>
        </w:rPr>
        <w:tab/>
      </w:r>
      <w:r>
        <w:rPr>
          <w:noProof/>
        </w:rPr>
        <w:fldChar w:fldCharType="begin"/>
      </w:r>
      <w:r>
        <w:rPr>
          <w:noProof/>
        </w:rPr>
        <w:instrText xml:space="preserve"> PAGEREF _Toc292879098 \h </w:instrText>
      </w:r>
      <w:r>
        <w:rPr>
          <w:noProof/>
        </w:rPr>
      </w:r>
      <w:r>
        <w:rPr>
          <w:noProof/>
        </w:rPr>
        <w:fldChar w:fldCharType="separate"/>
      </w:r>
      <w:r>
        <w:rPr>
          <w:noProof/>
        </w:rPr>
        <w:t>524</w:t>
      </w:r>
      <w:r>
        <w:rPr>
          <w:noProof/>
        </w:rPr>
        <w:fldChar w:fldCharType="end"/>
      </w:r>
    </w:p>
    <w:p w14:paraId="6AD5FD24" w14:textId="77777777" w:rsidR="00887218" w:rsidRDefault="00887218">
      <w:pPr>
        <w:pStyle w:val="TOC4"/>
        <w:tabs>
          <w:tab w:val="left" w:pos="1619"/>
          <w:tab w:val="right" w:leader="dot" w:pos="8296"/>
        </w:tabs>
        <w:rPr>
          <w:rFonts w:ascii="Calibri" w:hAnsi="Calibri"/>
          <w:noProof/>
          <w:color w:val="auto"/>
          <w:lang w:eastAsia="en-GB"/>
        </w:rPr>
      </w:pPr>
      <w:r>
        <w:rPr>
          <w:noProof/>
        </w:rPr>
        <w:t>5.3.2.55</w:t>
      </w:r>
      <w:r>
        <w:rPr>
          <w:rFonts w:ascii="Calibri" w:hAnsi="Calibri"/>
          <w:noProof/>
          <w:color w:val="auto"/>
          <w:lang w:eastAsia="en-GB"/>
        </w:rPr>
        <w:tab/>
      </w:r>
      <w:r>
        <w:rPr>
          <w:noProof/>
        </w:rPr>
        <w:t>QE_Template</w:t>
      </w:r>
      <w:r>
        <w:rPr>
          <w:noProof/>
        </w:rPr>
        <w:tab/>
      </w:r>
      <w:r>
        <w:rPr>
          <w:noProof/>
        </w:rPr>
        <w:fldChar w:fldCharType="begin"/>
      </w:r>
      <w:r>
        <w:rPr>
          <w:noProof/>
        </w:rPr>
        <w:instrText xml:space="preserve"> PAGEREF _Toc292879099 \h </w:instrText>
      </w:r>
      <w:r>
        <w:rPr>
          <w:noProof/>
        </w:rPr>
      </w:r>
      <w:r>
        <w:rPr>
          <w:noProof/>
        </w:rPr>
        <w:fldChar w:fldCharType="separate"/>
      </w:r>
      <w:r>
        <w:rPr>
          <w:noProof/>
        </w:rPr>
        <w:t>525</w:t>
      </w:r>
      <w:r>
        <w:rPr>
          <w:noProof/>
        </w:rPr>
        <w:fldChar w:fldCharType="end"/>
      </w:r>
    </w:p>
    <w:p w14:paraId="2E5D4EBB" w14:textId="77777777" w:rsidR="00887218" w:rsidRDefault="00887218">
      <w:pPr>
        <w:pStyle w:val="TOC4"/>
        <w:tabs>
          <w:tab w:val="left" w:pos="1619"/>
          <w:tab w:val="right" w:leader="dot" w:pos="8296"/>
        </w:tabs>
        <w:rPr>
          <w:rFonts w:ascii="Calibri" w:hAnsi="Calibri"/>
          <w:noProof/>
          <w:color w:val="auto"/>
          <w:lang w:eastAsia="en-GB"/>
        </w:rPr>
      </w:pPr>
      <w:r>
        <w:rPr>
          <w:noProof/>
        </w:rPr>
        <w:t>5.3.2.56</w:t>
      </w:r>
      <w:r>
        <w:rPr>
          <w:rFonts w:ascii="Calibri" w:hAnsi="Calibri"/>
          <w:noProof/>
          <w:color w:val="auto"/>
          <w:lang w:eastAsia="en-GB"/>
        </w:rPr>
        <w:tab/>
      </w:r>
      <w:r>
        <w:rPr>
          <w:noProof/>
        </w:rPr>
        <w:t>QE_Template_Field</w:t>
      </w:r>
      <w:r>
        <w:rPr>
          <w:noProof/>
        </w:rPr>
        <w:tab/>
      </w:r>
      <w:r>
        <w:rPr>
          <w:noProof/>
        </w:rPr>
        <w:fldChar w:fldCharType="begin"/>
      </w:r>
      <w:r>
        <w:rPr>
          <w:noProof/>
        </w:rPr>
        <w:instrText xml:space="preserve"> PAGEREF _Toc292879100 \h </w:instrText>
      </w:r>
      <w:r>
        <w:rPr>
          <w:noProof/>
        </w:rPr>
      </w:r>
      <w:r>
        <w:rPr>
          <w:noProof/>
        </w:rPr>
        <w:fldChar w:fldCharType="separate"/>
      </w:r>
      <w:r>
        <w:rPr>
          <w:noProof/>
        </w:rPr>
        <w:t>526</w:t>
      </w:r>
      <w:r>
        <w:rPr>
          <w:noProof/>
        </w:rPr>
        <w:fldChar w:fldCharType="end"/>
      </w:r>
    </w:p>
    <w:p w14:paraId="4CA23120" w14:textId="77777777" w:rsidR="00887218" w:rsidRDefault="00887218">
      <w:pPr>
        <w:pStyle w:val="TOC4"/>
        <w:tabs>
          <w:tab w:val="left" w:pos="1619"/>
          <w:tab w:val="right" w:leader="dot" w:pos="8296"/>
        </w:tabs>
        <w:rPr>
          <w:rFonts w:ascii="Calibri" w:hAnsi="Calibri"/>
          <w:noProof/>
          <w:color w:val="auto"/>
          <w:lang w:eastAsia="en-GB"/>
        </w:rPr>
      </w:pPr>
      <w:r>
        <w:rPr>
          <w:noProof/>
        </w:rPr>
        <w:t>5.3.2.57</w:t>
      </w:r>
      <w:r>
        <w:rPr>
          <w:rFonts w:ascii="Calibri" w:hAnsi="Calibri"/>
          <w:noProof/>
          <w:color w:val="auto"/>
          <w:lang w:eastAsia="en-GB"/>
        </w:rPr>
        <w:tab/>
      </w:r>
      <w:r>
        <w:rPr>
          <w:noProof/>
        </w:rPr>
        <w:t>Report_Block</w:t>
      </w:r>
      <w:r>
        <w:rPr>
          <w:noProof/>
        </w:rPr>
        <w:tab/>
      </w:r>
      <w:r>
        <w:rPr>
          <w:noProof/>
        </w:rPr>
        <w:fldChar w:fldCharType="begin"/>
      </w:r>
      <w:r>
        <w:rPr>
          <w:noProof/>
        </w:rPr>
        <w:instrText xml:space="preserve"> PAGEREF _Toc292879101 \h </w:instrText>
      </w:r>
      <w:r>
        <w:rPr>
          <w:noProof/>
        </w:rPr>
      </w:r>
      <w:r>
        <w:rPr>
          <w:noProof/>
        </w:rPr>
        <w:fldChar w:fldCharType="separate"/>
      </w:r>
      <w:r>
        <w:rPr>
          <w:noProof/>
        </w:rPr>
        <w:t>528</w:t>
      </w:r>
      <w:r>
        <w:rPr>
          <w:noProof/>
        </w:rPr>
        <w:fldChar w:fldCharType="end"/>
      </w:r>
    </w:p>
    <w:p w14:paraId="054386A0" w14:textId="77777777" w:rsidR="00887218" w:rsidRDefault="00887218">
      <w:pPr>
        <w:pStyle w:val="TOC4"/>
        <w:tabs>
          <w:tab w:val="left" w:pos="1619"/>
          <w:tab w:val="right" w:leader="dot" w:pos="8296"/>
        </w:tabs>
        <w:rPr>
          <w:rFonts w:ascii="Calibri" w:hAnsi="Calibri"/>
          <w:noProof/>
          <w:color w:val="auto"/>
          <w:lang w:eastAsia="en-GB"/>
        </w:rPr>
      </w:pPr>
      <w:r>
        <w:rPr>
          <w:noProof/>
        </w:rPr>
        <w:t>5.3.2.58</w:t>
      </w:r>
      <w:r>
        <w:rPr>
          <w:rFonts w:ascii="Calibri" w:hAnsi="Calibri"/>
          <w:noProof/>
          <w:color w:val="auto"/>
          <w:lang w:eastAsia="en-GB"/>
        </w:rPr>
        <w:tab/>
      </w:r>
      <w:r>
        <w:rPr>
          <w:noProof/>
        </w:rPr>
        <w:t>Report_Block_In_Section</w:t>
      </w:r>
      <w:r>
        <w:rPr>
          <w:noProof/>
        </w:rPr>
        <w:tab/>
      </w:r>
      <w:r>
        <w:rPr>
          <w:noProof/>
        </w:rPr>
        <w:fldChar w:fldCharType="begin"/>
      </w:r>
      <w:r>
        <w:rPr>
          <w:noProof/>
        </w:rPr>
        <w:instrText xml:space="preserve"> PAGEREF _Toc292879102 \h </w:instrText>
      </w:r>
      <w:r>
        <w:rPr>
          <w:noProof/>
        </w:rPr>
      </w:r>
      <w:r>
        <w:rPr>
          <w:noProof/>
        </w:rPr>
        <w:fldChar w:fldCharType="separate"/>
      </w:r>
      <w:r>
        <w:rPr>
          <w:noProof/>
        </w:rPr>
        <w:t>530</w:t>
      </w:r>
      <w:r>
        <w:rPr>
          <w:noProof/>
        </w:rPr>
        <w:fldChar w:fldCharType="end"/>
      </w:r>
    </w:p>
    <w:p w14:paraId="0A904E1E" w14:textId="77777777" w:rsidR="00887218" w:rsidRDefault="00887218">
      <w:pPr>
        <w:pStyle w:val="TOC4"/>
        <w:tabs>
          <w:tab w:val="left" w:pos="1619"/>
          <w:tab w:val="right" w:leader="dot" w:pos="8296"/>
        </w:tabs>
        <w:rPr>
          <w:rFonts w:ascii="Calibri" w:hAnsi="Calibri"/>
          <w:noProof/>
          <w:color w:val="auto"/>
          <w:lang w:eastAsia="en-GB"/>
        </w:rPr>
      </w:pPr>
      <w:r>
        <w:rPr>
          <w:noProof/>
        </w:rPr>
        <w:t>5.3.2.59</w:t>
      </w:r>
      <w:r>
        <w:rPr>
          <w:rFonts w:ascii="Calibri" w:hAnsi="Calibri"/>
          <w:noProof/>
          <w:color w:val="auto"/>
          <w:lang w:eastAsia="en-GB"/>
        </w:rPr>
        <w:tab/>
      </w:r>
      <w:r>
        <w:rPr>
          <w:noProof/>
        </w:rPr>
        <w:t>Report_Block_Order</w:t>
      </w:r>
      <w:r>
        <w:rPr>
          <w:noProof/>
        </w:rPr>
        <w:tab/>
      </w:r>
      <w:r>
        <w:rPr>
          <w:noProof/>
        </w:rPr>
        <w:fldChar w:fldCharType="begin"/>
      </w:r>
      <w:r>
        <w:rPr>
          <w:noProof/>
        </w:rPr>
        <w:instrText xml:space="preserve"> PAGEREF _Toc292879103 \h </w:instrText>
      </w:r>
      <w:r>
        <w:rPr>
          <w:noProof/>
        </w:rPr>
      </w:r>
      <w:r>
        <w:rPr>
          <w:noProof/>
        </w:rPr>
        <w:fldChar w:fldCharType="separate"/>
      </w:r>
      <w:r>
        <w:rPr>
          <w:noProof/>
        </w:rPr>
        <w:t>531</w:t>
      </w:r>
      <w:r>
        <w:rPr>
          <w:noProof/>
        </w:rPr>
        <w:fldChar w:fldCharType="end"/>
      </w:r>
    </w:p>
    <w:p w14:paraId="5D118BE5" w14:textId="77777777" w:rsidR="00887218" w:rsidRDefault="00887218">
      <w:pPr>
        <w:pStyle w:val="TOC4"/>
        <w:tabs>
          <w:tab w:val="left" w:pos="1619"/>
          <w:tab w:val="right" w:leader="dot" w:pos="8296"/>
        </w:tabs>
        <w:rPr>
          <w:rFonts w:ascii="Calibri" w:hAnsi="Calibri"/>
          <w:noProof/>
          <w:color w:val="auto"/>
          <w:lang w:eastAsia="en-GB"/>
        </w:rPr>
      </w:pPr>
      <w:r>
        <w:rPr>
          <w:noProof/>
        </w:rPr>
        <w:t>5.3.2.60</w:t>
      </w:r>
      <w:r>
        <w:rPr>
          <w:rFonts w:ascii="Calibri" w:hAnsi="Calibri"/>
          <w:noProof/>
          <w:color w:val="auto"/>
          <w:lang w:eastAsia="en-GB"/>
        </w:rPr>
        <w:tab/>
      </w:r>
      <w:r>
        <w:rPr>
          <w:noProof/>
        </w:rPr>
        <w:t>Report_Section</w:t>
      </w:r>
      <w:r>
        <w:rPr>
          <w:noProof/>
        </w:rPr>
        <w:tab/>
      </w:r>
      <w:r>
        <w:rPr>
          <w:noProof/>
        </w:rPr>
        <w:fldChar w:fldCharType="begin"/>
      </w:r>
      <w:r>
        <w:rPr>
          <w:noProof/>
        </w:rPr>
        <w:instrText xml:space="preserve"> PAGEREF _Toc292879104 \h </w:instrText>
      </w:r>
      <w:r>
        <w:rPr>
          <w:noProof/>
        </w:rPr>
      </w:r>
      <w:r>
        <w:rPr>
          <w:noProof/>
        </w:rPr>
        <w:fldChar w:fldCharType="separate"/>
      </w:r>
      <w:r>
        <w:rPr>
          <w:noProof/>
        </w:rPr>
        <w:t>532</w:t>
      </w:r>
      <w:r>
        <w:rPr>
          <w:noProof/>
        </w:rPr>
        <w:fldChar w:fldCharType="end"/>
      </w:r>
    </w:p>
    <w:p w14:paraId="0530B679" w14:textId="77777777" w:rsidR="00887218" w:rsidRDefault="00887218">
      <w:pPr>
        <w:pStyle w:val="TOC4"/>
        <w:tabs>
          <w:tab w:val="left" w:pos="1619"/>
          <w:tab w:val="right" w:leader="dot" w:pos="8296"/>
        </w:tabs>
        <w:rPr>
          <w:rFonts w:ascii="Calibri" w:hAnsi="Calibri"/>
          <w:noProof/>
          <w:color w:val="auto"/>
          <w:lang w:eastAsia="en-GB"/>
        </w:rPr>
      </w:pPr>
      <w:r>
        <w:rPr>
          <w:noProof/>
        </w:rPr>
        <w:t>5.3.2.61</w:t>
      </w:r>
      <w:r>
        <w:rPr>
          <w:rFonts w:ascii="Calibri" w:hAnsi="Calibri"/>
          <w:noProof/>
          <w:color w:val="auto"/>
          <w:lang w:eastAsia="en-GB"/>
        </w:rPr>
        <w:tab/>
      </w:r>
      <w:r>
        <w:rPr>
          <w:noProof/>
        </w:rPr>
        <w:t>Session</w:t>
      </w:r>
      <w:r>
        <w:rPr>
          <w:noProof/>
        </w:rPr>
        <w:tab/>
      </w:r>
      <w:r>
        <w:rPr>
          <w:noProof/>
        </w:rPr>
        <w:fldChar w:fldCharType="begin"/>
      </w:r>
      <w:r>
        <w:rPr>
          <w:noProof/>
        </w:rPr>
        <w:instrText xml:space="preserve"> PAGEREF _Toc292879105 \h </w:instrText>
      </w:r>
      <w:r>
        <w:rPr>
          <w:noProof/>
        </w:rPr>
      </w:r>
      <w:r>
        <w:rPr>
          <w:noProof/>
        </w:rPr>
        <w:fldChar w:fldCharType="separate"/>
      </w:r>
      <w:r>
        <w:rPr>
          <w:noProof/>
        </w:rPr>
        <w:t>533</w:t>
      </w:r>
      <w:r>
        <w:rPr>
          <w:noProof/>
        </w:rPr>
        <w:fldChar w:fldCharType="end"/>
      </w:r>
    </w:p>
    <w:p w14:paraId="38D4F11C" w14:textId="77777777" w:rsidR="00887218" w:rsidRDefault="00887218">
      <w:pPr>
        <w:pStyle w:val="TOC4"/>
        <w:tabs>
          <w:tab w:val="left" w:pos="1619"/>
          <w:tab w:val="right" w:leader="dot" w:pos="8296"/>
        </w:tabs>
        <w:rPr>
          <w:rFonts w:ascii="Calibri" w:hAnsi="Calibri"/>
          <w:noProof/>
          <w:color w:val="auto"/>
          <w:lang w:eastAsia="en-GB"/>
        </w:rPr>
      </w:pPr>
      <w:r>
        <w:rPr>
          <w:noProof/>
        </w:rPr>
        <w:t>5.3.2.62</w:t>
      </w:r>
      <w:r>
        <w:rPr>
          <w:rFonts w:ascii="Calibri" w:hAnsi="Calibri"/>
          <w:noProof/>
          <w:color w:val="auto"/>
          <w:lang w:eastAsia="en-GB"/>
        </w:rPr>
        <w:tab/>
      </w:r>
      <w:r>
        <w:rPr>
          <w:noProof/>
        </w:rPr>
        <w:t>Source_File</w:t>
      </w:r>
      <w:r>
        <w:rPr>
          <w:noProof/>
        </w:rPr>
        <w:tab/>
      </w:r>
      <w:r>
        <w:rPr>
          <w:noProof/>
        </w:rPr>
        <w:fldChar w:fldCharType="begin"/>
      </w:r>
      <w:r>
        <w:rPr>
          <w:noProof/>
        </w:rPr>
        <w:instrText xml:space="preserve"> PAGEREF _Toc292879106 \h </w:instrText>
      </w:r>
      <w:r>
        <w:rPr>
          <w:noProof/>
        </w:rPr>
      </w:r>
      <w:r>
        <w:rPr>
          <w:noProof/>
        </w:rPr>
        <w:fldChar w:fldCharType="separate"/>
      </w:r>
      <w:r>
        <w:rPr>
          <w:noProof/>
        </w:rPr>
        <w:t>534</w:t>
      </w:r>
      <w:r>
        <w:rPr>
          <w:noProof/>
        </w:rPr>
        <w:fldChar w:fldCharType="end"/>
      </w:r>
    </w:p>
    <w:p w14:paraId="5C329F01" w14:textId="77777777" w:rsidR="00887218" w:rsidRDefault="00887218">
      <w:pPr>
        <w:pStyle w:val="TOC4"/>
        <w:tabs>
          <w:tab w:val="left" w:pos="1619"/>
          <w:tab w:val="right" w:leader="dot" w:pos="8296"/>
        </w:tabs>
        <w:rPr>
          <w:rFonts w:ascii="Calibri" w:hAnsi="Calibri"/>
          <w:noProof/>
          <w:color w:val="auto"/>
          <w:lang w:eastAsia="en-GB"/>
        </w:rPr>
      </w:pPr>
      <w:r>
        <w:rPr>
          <w:noProof/>
        </w:rPr>
        <w:t>5.3.2.63</w:t>
      </w:r>
      <w:r>
        <w:rPr>
          <w:rFonts w:ascii="Calibri" w:hAnsi="Calibri"/>
          <w:noProof/>
          <w:color w:val="auto"/>
          <w:lang w:eastAsia="en-GB"/>
        </w:rPr>
        <w:tab/>
      </w:r>
      <w:r>
        <w:rPr>
          <w:noProof/>
        </w:rPr>
        <w:t>Source_Join</w:t>
      </w:r>
      <w:r>
        <w:rPr>
          <w:noProof/>
        </w:rPr>
        <w:tab/>
      </w:r>
      <w:r>
        <w:rPr>
          <w:noProof/>
        </w:rPr>
        <w:fldChar w:fldCharType="begin"/>
      </w:r>
      <w:r>
        <w:rPr>
          <w:noProof/>
        </w:rPr>
        <w:instrText xml:space="preserve"> PAGEREF _Toc292879107 \h </w:instrText>
      </w:r>
      <w:r>
        <w:rPr>
          <w:noProof/>
        </w:rPr>
      </w:r>
      <w:r>
        <w:rPr>
          <w:noProof/>
        </w:rPr>
        <w:fldChar w:fldCharType="separate"/>
      </w:r>
      <w:r>
        <w:rPr>
          <w:noProof/>
        </w:rPr>
        <w:t>534</w:t>
      </w:r>
      <w:r>
        <w:rPr>
          <w:noProof/>
        </w:rPr>
        <w:fldChar w:fldCharType="end"/>
      </w:r>
    </w:p>
    <w:p w14:paraId="1D0ACF6B" w14:textId="77777777" w:rsidR="00887218" w:rsidRDefault="00887218">
      <w:pPr>
        <w:pStyle w:val="TOC4"/>
        <w:tabs>
          <w:tab w:val="left" w:pos="1619"/>
          <w:tab w:val="right" w:leader="dot" w:pos="8296"/>
        </w:tabs>
        <w:rPr>
          <w:rFonts w:ascii="Calibri" w:hAnsi="Calibri"/>
          <w:noProof/>
          <w:color w:val="auto"/>
          <w:lang w:eastAsia="en-GB"/>
        </w:rPr>
      </w:pPr>
      <w:r>
        <w:rPr>
          <w:noProof/>
        </w:rPr>
        <w:t>5.3.2.64</w:t>
      </w:r>
      <w:r>
        <w:rPr>
          <w:rFonts w:ascii="Calibri" w:hAnsi="Calibri"/>
          <w:noProof/>
          <w:color w:val="auto"/>
          <w:lang w:eastAsia="en-GB"/>
        </w:rPr>
        <w:tab/>
      </w:r>
      <w:r>
        <w:rPr>
          <w:noProof/>
        </w:rPr>
        <w:t>Specimen_Field_Data</w:t>
      </w:r>
      <w:r>
        <w:rPr>
          <w:noProof/>
        </w:rPr>
        <w:tab/>
      </w:r>
      <w:r>
        <w:rPr>
          <w:noProof/>
        </w:rPr>
        <w:fldChar w:fldCharType="begin"/>
      </w:r>
      <w:r>
        <w:rPr>
          <w:noProof/>
        </w:rPr>
        <w:instrText xml:space="preserve"> PAGEREF _Toc292879108 \h </w:instrText>
      </w:r>
      <w:r>
        <w:rPr>
          <w:noProof/>
        </w:rPr>
      </w:r>
      <w:r>
        <w:rPr>
          <w:noProof/>
        </w:rPr>
        <w:fldChar w:fldCharType="separate"/>
      </w:r>
      <w:r>
        <w:rPr>
          <w:noProof/>
        </w:rPr>
        <w:t>535</w:t>
      </w:r>
      <w:r>
        <w:rPr>
          <w:noProof/>
        </w:rPr>
        <w:fldChar w:fldCharType="end"/>
      </w:r>
    </w:p>
    <w:p w14:paraId="42C3FE7C"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5.3.2.65</w:t>
      </w:r>
      <w:r w:rsidRPr="00A104CD">
        <w:rPr>
          <w:rFonts w:ascii="Calibri" w:hAnsi="Calibri"/>
          <w:noProof/>
          <w:color w:val="auto"/>
          <w:lang w:val="da-DK" w:eastAsia="en-GB"/>
        </w:rPr>
        <w:tab/>
      </w:r>
      <w:r w:rsidRPr="00A104CD">
        <w:rPr>
          <w:noProof/>
          <w:lang w:val="da-DK"/>
        </w:rPr>
        <w:t>Specimen_Label</w:t>
      </w:r>
      <w:r w:rsidRPr="00A104CD">
        <w:rPr>
          <w:noProof/>
          <w:lang w:val="da-DK"/>
        </w:rPr>
        <w:tab/>
      </w:r>
      <w:r>
        <w:rPr>
          <w:noProof/>
        </w:rPr>
        <w:fldChar w:fldCharType="begin"/>
      </w:r>
      <w:r w:rsidRPr="00A104CD">
        <w:rPr>
          <w:noProof/>
          <w:lang w:val="da-DK"/>
        </w:rPr>
        <w:instrText xml:space="preserve"> PAGEREF _Toc292879109 \h </w:instrText>
      </w:r>
      <w:r>
        <w:rPr>
          <w:noProof/>
        </w:rPr>
      </w:r>
      <w:r>
        <w:rPr>
          <w:noProof/>
        </w:rPr>
        <w:fldChar w:fldCharType="separate"/>
      </w:r>
      <w:r w:rsidRPr="00A104CD">
        <w:rPr>
          <w:noProof/>
          <w:lang w:val="da-DK"/>
        </w:rPr>
        <w:t>538</w:t>
      </w:r>
      <w:r>
        <w:rPr>
          <w:noProof/>
        </w:rPr>
        <w:fldChar w:fldCharType="end"/>
      </w:r>
    </w:p>
    <w:p w14:paraId="7406A0E1"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5.3.2.66</w:t>
      </w:r>
      <w:r w:rsidRPr="00A104CD">
        <w:rPr>
          <w:rFonts w:ascii="Calibri" w:hAnsi="Calibri"/>
          <w:noProof/>
          <w:color w:val="auto"/>
          <w:lang w:val="da-DK" w:eastAsia="en-GB"/>
        </w:rPr>
        <w:tab/>
      </w:r>
      <w:r w:rsidRPr="00A104CD">
        <w:rPr>
          <w:noProof/>
          <w:lang w:val="da-DK"/>
        </w:rPr>
        <w:t>Specimen_Unit</w:t>
      </w:r>
      <w:r w:rsidRPr="00A104CD">
        <w:rPr>
          <w:noProof/>
          <w:lang w:val="da-DK"/>
        </w:rPr>
        <w:tab/>
      </w:r>
      <w:r>
        <w:rPr>
          <w:noProof/>
        </w:rPr>
        <w:fldChar w:fldCharType="begin"/>
      </w:r>
      <w:r w:rsidRPr="00A104CD">
        <w:rPr>
          <w:noProof/>
          <w:lang w:val="da-DK"/>
        </w:rPr>
        <w:instrText xml:space="preserve"> PAGEREF _Toc292879110 \h </w:instrText>
      </w:r>
      <w:r>
        <w:rPr>
          <w:noProof/>
        </w:rPr>
      </w:r>
      <w:r>
        <w:rPr>
          <w:noProof/>
        </w:rPr>
        <w:fldChar w:fldCharType="separate"/>
      </w:r>
      <w:r w:rsidRPr="00A104CD">
        <w:rPr>
          <w:noProof/>
          <w:lang w:val="da-DK"/>
        </w:rPr>
        <w:t>539</w:t>
      </w:r>
      <w:r>
        <w:rPr>
          <w:noProof/>
        </w:rPr>
        <w:fldChar w:fldCharType="end"/>
      </w:r>
    </w:p>
    <w:p w14:paraId="3D56BCAB" w14:textId="77777777" w:rsidR="00887218" w:rsidRPr="00A104CD" w:rsidRDefault="00887218">
      <w:pPr>
        <w:pStyle w:val="TOC4"/>
        <w:tabs>
          <w:tab w:val="left" w:pos="1619"/>
          <w:tab w:val="right" w:leader="dot" w:pos="8296"/>
        </w:tabs>
        <w:rPr>
          <w:rFonts w:ascii="Calibri" w:hAnsi="Calibri"/>
          <w:noProof/>
          <w:color w:val="auto"/>
          <w:lang w:val="da-DK" w:eastAsia="en-GB"/>
        </w:rPr>
      </w:pPr>
      <w:r w:rsidRPr="00A104CD">
        <w:rPr>
          <w:noProof/>
          <w:lang w:val="da-DK"/>
        </w:rPr>
        <w:t>5.3.2.67</w:t>
      </w:r>
      <w:r w:rsidRPr="00A104CD">
        <w:rPr>
          <w:rFonts w:ascii="Calibri" w:hAnsi="Calibri"/>
          <w:noProof/>
          <w:color w:val="auto"/>
          <w:lang w:val="da-DK" w:eastAsia="en-GB"/>
        </w:rPr>
        <w:tab/>
      </w:r>
      <w:r w:rsidRPr="00A104CD">
        <w:rPr>
          <w:noProof/>
          <w:lang w:val="da-DK"/>
        </w:rPr>
        <w:t>Store</w:t>
      </w:r>
      <w:r w:rsidRPr="00A104CD">
        <w:rPr>
          <w:noProof/>
          <w:lang w:val="da-DK"/>
        </w:rPr>
        <w:tab/>
      </w:r>
      <w:r>
        <w:rPr>
          <w:noProof/>
        </w:rPr>
        <w:fldChar w:fldCharType="begin"/>
      </w:r>
      <w:r w:rsidRPr="00A104CD">
        <w:rPr>
          <w:noProof/>
          <w:lang w:val="da-DK"/>
        </w:rPr>
        <w:instrText xml:space="preserve"> PAGEREF _Toc292879111 \h </w:instrText>
      </w:r>
      <w:r>
        <w:rPr>
          <w:noProof/>
        </w:rPr>
      </w:r>
      <w:r>
        <w:rPr>
          <w:noProof/>
        </w:rPr>
        <w:fldChar w:fldCharType="separate"/>
      </w:r>
      <w:r w:rsidRPr="00A104CD">
        <w:rPr>
          <w:noProof/>
          <w:lang w:val="da-DK"/>
        </w:rPr>
        <w:t>541</w:t>
      </w:r>
      <w:r>
        <w:rPr>
          <w:noProof/>
        </w:rPr>
        <w:fldChar w:fldCharType="end"/>
      </w:r>
    </w:p>
    <w:p w14:paraId="4390B95F" w14:textId="77777777" w:rsidR="00887218" w:rsidRDefault="00887218">
      <w:pPr>
        <w:pStyle w:val="TOC4"/>
        <w:tabs>
          <w:tab w:val="left" w:pos="1619"/>
          <w:tab w:val="right" w:leader="dot" w:pos="8296"/>
        </w:tabs>
        <w:rPr>
          <w:rFonts w:ascii="Calibri" w:hAnsi="Calibri"/>
          <w:noProof/>
          <w:color w:val="auto"/>
          <w:lang w:eastAsia="en-GB"/>
        </w:rPr>
      </w:pPr>
      <w:r>
        <w:rPr>
          <w:noProof/>
        </w:rPr>
        <w:t>5.3.2.68</w:t>
      </w:r>
      <w:r>
        <w:rPr>
          <w:rFonts w:ascii="Calibri" w:hAnsi="Calibri"/>
          <w:noProof/>
          <w:color w:val="auto"/>
          <w:lang w:eastAsia="en-GB"/>
        </w:rPr>
        <w:tab/>
      </w:r>
      <w:r>
        <w:rPr>
          <w:noProof/>
        </w:rPr>
        <w:t>Survey_Event_Geo_Area</w:t>
      </w:r>
      <w:r>
        <w:rPr>
          <w:noProof/>
        </w:rPr>
        <w:tab/>
      </w:r>
      <w:r>
        <w:rPr>
          <w:noProof/>
        </w:rPr>
        <w:fldChar w:fldCharType="begin"/>
      </w:r>
      <w:r>
        <w:rPr>
          <w:noProof/>
        </w:rPr>
        <w:instrText xml:space="preserve"> PAGEREF _Toc292879112 \h </w:instrText>
      </w:r>
      <w:r>
        <w:rPr>
          <w:noProof/>
        </w:rPr>
      </w:r>
      <w:r>
        <w:rPr>
          <w:noProof/>
        </w:rPr>
        <w:fldChar w:fldCharType="separate"/>
      </w:r>
      <w:r>
        <w:rPr>
          <w:noProof/>
        </w:rPr>
        <w:t>542</w:t>
      </w:r>
      <w:r>
        <w:rPr>
          <w:noProof/>
        </w:rPr>
        <w:fldChar w:fldCharType="end"/>
      </w:r>
    </w:p>
    <w:p w14:paraId="222455C5" w14:textId="77777777" w:rsidR="00887218" w:rsidRDefault="00887218">
      <w:pPr>
        <w:pStyle w:val="TOC4"/>
        <w:tabs>
          <w:tab w:val="left" w:pos="1619"/>
          <w:tab w:val="right" w:leader="dot" w:pos="8296"/>
        </w:tabs>
        <w:rPr>
          <w:rFonts w:ascii="Calibri" w:hAnsi="Calibri"/>
          <w:noProof/>
          <w:color w:val="auto"/>
          <w:lang w:eastAsia="en-GB"/>
        </w:rPr>
      </w:pPr>
      <w:r>
        <w:rPr>
          <w:noProof/>
        </w:rPr>
        <w:t>5.3.2.69</w:t>
      </w:r>
      <w:r>
        <w:rPr>
          <w:rFonts w:ascii="Calibri" w:hAnsi="Calibri"/>
          <w:noProof/>
          <w:color w:val="auto"/>
          <w:lang w:eastAsia="en-GB"/>
        </w:rPr>
        <w:tab/>
      </w:r>
      <w:r>
        <w:rPr>
          <w:noProof/>
        </w:rPr>
        <w:t>TAXON_DETERMINATION</w:t>
      </w:r>
      <w:r>
        <w:rPr>
          <w:noProof/>
        </w:rPr>
        <w:tab/>
      </w:r>
      <w:r>
        <w:rPr>
          <w:noProof/>
        </w:rPr>
        <w:fldChar w:fldCharType="begin"/>
      </w:r>
      <w:r>
        <w:rPr>
          <w:noProof/>
        </w:rPr>
        <w:instrText xml:space="preserve"> PAGEREF _Toc292879113 \h </w:instrText>
      </w:r>
      <w:r>
        <w:rPr>
          <w:noProof/>
        </w:rPr>
      </w:r>
      <w:r>
        <w:rPr>
          <w:noProof/>
        </w:rPr>
        <w:fldChar w:fldCharType="separate"/>
      </w:r>
      <w:r>
        <w:rPr>
          <w:noProof/>
        </w:rPr>
        <w:t>543</w:t>
      </w:r>
      <w:r>
        <w:rPr>
          <w:noProof/>
        </w:rPr>
        <w:fldChar w:fldCharType="end"/>
      </w:r>
    </w:p>
    <w:p w14:paraId="66FB1B64" w14:textId="77777777" w:rsidR="00887218" w:rsidRDefault="00887218">
      <w:pPr>
        <w:pStyle w:val="TOC4"/>
        <w:tabs>
          <w:tab w:val="left" w:pos="1619"/>
          <w:tab w:val="right" w:leader="dot" w:pos="8296"/>
        </w:tabs>
        <w:rPr>
          <w:rFonts w:ascii="Calibri" w:hAnsi="Calibri"/>
          <w:noProof/>
          <w:color w:val="auto"/>
          <w:lang w:eastAsia="en-GB"/>
        </w:rPr>
      </w:pPr>
      <w:r>
        <w:rPr>
          <w:noProof/>
        </w:rPr>
        <w:t>5.3.2.70</w:t>
      </w:r>
      <w:r>
        <w:rPr>
          <w:rFonts w:ascii="Calibri" w:hAnsi="Calibri"/>
          <w:noProof/>
          <w:color w:val="auto"/>
          <w:lang w:eastAsia="en-GB"/>
        </w:rPr>
        <w:tab/>
      </w:r>
      <w:r>
        <w:rPr>
          <w:noProof/>
        </w:rPr>
        <w:t>Taxon_Dictionary_Concept_Designation_Mapping</w:t>
      </w:r>
      <w:r>
        <w:rPr>
          <w:noProof/>
        </w:rPr>
        <w:tab/>
      </w:r>
      <w:r>
        <w:rPr>
          <w:noProof/>
        </w:rPr>
        <w:fldChar w:fldCharType="begin"/>
      </w:r>
      <w:r>
        <w:rPr>
          <w:noProof/>
        </w:rPr>
        <w:instrText xml:space="preserve"> PAGEREF _Toc292879114 \h </w:instrText>
      </w:r>
      <w:r>
        <w:rPr>
          <w:noProof/>
        </w:rPr>
      </w:r>
      <w:r>
        <w:rPr>
          <w:noProof/>
        </w:rPr>
        <w:fldChar w:fldCharType="separate"/>
      </w:r>
      <w:r>
        <w:rPr>
          <w:noProof/>
        </w:rPr>
        <w:t>544</w:t>
      </w:r>
      <w:r>
        <w:rPr>
          <w:noProof/>
        </w:rPr>
        <w:fldChar w:fldCharType="end"/>
      </w:r>
    </w:p>
    <w:p w14:paraId="4A56A757" w14:textId="77777777" w:rsidR="00887218" w:rsidRDefault="00887218">
      <w:pPr>
        <w:pStyle w:val="TOC4"/>
        <w:tabs>
          <w:tab w:val="left" w:pos="1619"/>
          <w:tab w:val="right" w:leader="dot" w:pos="8296"/>
        </w:tabs>
        <w:rPr>
          <w:rFonts w:ascii="Calibri" w:hAnsi="Calibri"/>
          <w:noProof/>
          <w:color w:val="auto"/>
          <w:lang w:eastAsia="en-GB"/>
        </w:rPr>
      </w:pPr>
      <w:r>
        <w:rPr>
          <w:noProof/>
        </w:rPr>
        <w:t>5.3.2.71</w:t>
      </w:r>
      <w:r>
        <w:rPr>
          <w:rFonts w:ascii="Calibri" w:hAnsi="Calibri"/>
          <w:noProof/>
          <w:color w:val="auto"/>
          <w:lang w:eastAsia="en-GB"/>
        </w:rPr>
        <w:tab/>
      </w:r>
      <w:r>
        <w:rPr>
          <w:noProof/>
        </w:rPr>
        <w:t>Taxon_Dictionary_Concept_Group_Mapping</w:t>
      </w:r>
      <w:r>
        <w:rPr>
          <w:noProof/>
        </w:rPr>
        <w:tab/>
      </w:r>
      <w:r>
        <w:rPr>
          <w:noProof/>
        </w:rPr>
        <w:fldChar w:fldCharType="begin"/>
      </w:r>
      <w:r>
        <w:rPr>
          <w:noProof/>
        </w:rPr>
        <w:instrText xml:space="preserve"> PAGEREF _Toc292879115 \h </w:instrText>
      </w:r>
      <w:r>
        <w:rPr>
          <w:noProof/>
        </w:rPr>
      </w:r>
      <w:r>
        <w:rPr>
          <w:noProof/>
        </w:rPr>
        <w:fldChar w:fldCharType="separate"/>
      </w:r>
      <w:r>
        <w:rPr>
          <w:noProof/>
        </w:rPr>
        <w:t>544</w:t>
      </w:r>
      <w:r>
        <w:rPr>
          <w:noProof/>
        </w:rPr>
        <w:fldChar w:fldCharType="end"/>
      </w:r>
    </w:p>
    <w:p w14:paraId="795E908A" w14:textId="77777777" w:rsidR="00887218" w:rsidRDefault="00887218">
      <w:pPr>
        <w:pStyle w:val="TOC4"/>
        <w:tabs>
          <w:tab w:val="left" w:pos="1619"/>
          <w:tab w:val="right" w:leader="dot" w:pos="8296"/>
        </w:tabs>
        <w:rPr>
          <w:rFonts w:ascii="Calibri" w:hAnsi="Calibri"/>
          <w:noProof/>
          <w:color w:val="auto"/>
          <w:lang w:eastAsia="en-GB"/>
        </w:rPr>
      </w:pPr>
      <w:r>
        <w:rPr>
          <w:noProof/>
        </w:rPr>
        <w:t>5.3.2.72</w:t>
      </w:r>
      <w:r>
        <w:rPr>
          <w:rFonts w:ascii="Calibri" w:hAnsi="Calibri"/>
          <w:noProof/>
          <w:color w:val="auto"/>
          <w:lang w:eastAsia="en-GB"/>
        </w:rPr>
        <w:tab/>
      </w:r>
      <w:r>
        <w:rPr>
          <w:noProof/>
        </w:rPr>
        <w:t>Taxon_Dictionary_Concept_Group_Version_Mapping</w:t>
      </w:r>
      <w:r>
        <w:rPr>
          <w:noProof/>
        </w:rPr>
        <w:tab/>
      </w:r>
      <w:r>
        <w:rPr>
          <w:noProof/>
        </w:rPr>
        <w:fldChar w:fldCharType="begin"/>
      </w:r>
      <w:r>
        <w:rPr>
          <w:noProof/>
        </w:rPr>
        <w:instrText xml:space="preserve"> PAGEREF _Toc292879116 \h </w:instrText>
      </w:r>
      <w:r>
        <w:rPr>
          <w:noProof/>
        </w:rPr>
      </w:r>
      <w:r>
        <w:rPr>
          <w:noProof/>
        </w:rPr>
        <w:fldChar w:fldCharType="separate"/>
      </w:r>
      <w:r>
        <w:rPr>
          <w:noProof/>
        </w:rPr>
        <w:t>545</w:t>
      </w:r>
      <w:r>
        <w:rPr>
          <w:noProof/>
        </w:rPr>
        <w:fldChar w:fldCharType="end"/>
      </w:r>
    </w:p>
    <w:p w14:paraId="3BDBF977" w14:textId="77777777" w:rsidR="00887218" w:rsidRDefault="00887218">
      <w:pPr>
        <w:pStyle w:val="TOC4"/>
        <w:tabs>
          <w:tab w:val="left" w:pos="1619"/>
          <w:tab w:val="right" w:leader="dot" w:pos="8296"/>
        </w:tabs>
        <w:rPr>
          <w:rFonts w:ascii="Calibri" w:hAnsi="Calibri"/>
          <w:noProof/>
          <w:color w:val="auto"/>
          <w:lang w:eastAsia="en-GB"/>
        </w:rPr>
      </w:pPr>
      <w:r>
        <w:rPr>
          <w:noProof/>
        </w:rPr>
        <w:t>5.3.2.73</w:t>
      </w:r>
      <w:r>
        <w:rPr>
          <w:rFonts w:ascii="Calibri" w:hAnsi="Calibri"/>
          <w:noProof/>
          <w:color w:val="auto"/>
          <w:lang w:eastAsia="en-GB"/>
        </w:rPr>
        <w:tab/>
      </w:r>
      <w:r>
        <w:rPr>
          <w:noProof/>
        </w:rPr>
        <w:t>Taxon_Dictionary_Concept_Mapping</w:t>
      </w:r>
      <w:r>
        <w:rPr>
          <w:noProof/>
        </w:rPr>
        <w:tab/>
      </w:r>
      <w:r>
        <w:rPr>
          <w:noProof/>
        </w:rPr>
        <w:fldChar w:fldCharType="begin"/>
      </w:r>
      <w:r>
        <w:rPr>
          <w:noProof/>
        </w:rPr>
        <w:instrText xml:space="preserve"> PAGEREF _Toc292879117 \h </w:instrText>
      </w:r>
      <w:r>
        <w:rPr>
          <w:noProof/>
        </w:rPr>
      </w:r>
      <w:r>
        <w:rPr>
          <w:noProof/>
        </w:rPr>
        <w:fldChar w:fldCharType="separate"/>
      </w:r>
      <w:r>
        <w:rPr>
          <w:noProof/>
        </w:rPr>
        <w:t>545</w:t>
      </w:r>
      <w:r>
        <w:rPr>
          <w:noProof/>
        </w:rPr>
        <w:fldChar w:fldCharType="end"/>
      </w:r>
    </w:p>
    <w:p w14:paraId="00FE2379" w14:textId="77777777" w:rsidR="00887218" w:rsidRDefault="00887218">
      <w:pPr>
        <w:pStyle w:val="TOC4"/>
        <w:tabs>
          <w:tab w:val="left" w:pos="1619"/>
          <w:tab w:val="right" w:leader="dot" w:pos="8296"/>
        </w:tabs>
        <w:rPr>
          <w:rFonts w:ascii="Calibri" w:hAnsi="Calibri"/>
          <w:noProof/>
          <w:color w:val="auto"/>
          <w:lang w:eastAsia="en-GB"/>
        </w:rPr>
      </w:pPr>
      <w:r>
        <w:rPr>
          <w:noProof/>
        </w:rPr>
        <w:t>5.3.2.74</w:t>
      </w:r>
      <w:r>
        <w:rPr>
          <w:rFonts w:ascii="Calibri" w:hAnsi="Calibri"/>
          <w:noProof/>
          <w:color w:val="auto"/>
          <w:lang w:eastAsia="en-GB"/>
        </w:rPr>
        <w:tab/>
      </w:r>
      <w:r>
        <w:rPr>
          <w:noProof/>
        </w:rPr>
        <w:t>Taxon_Dictionary_Concept_Rank_Mapping</w:t>
      </w:r>
      <w:r>
        <w:rPr>
          <w:noProof/>
        </w:rPr>
        <w:tab/>
      </w:r>
      <w:r>
        <w:rPr>
          <w:noProof/>
        </w:rPr>
        <w:fldChar w:fldCharType="begin"/>
      </w:r>
      <w:r>
        <w:rPr>
          <w:noProof/>
        </w:rPr>
        <w:instrText xml:space="preserve"> PAGEREF _Toc292879118 \h </w:instrText>
      </w:r>
      <w:r>
        <w:rPr>
          <w:noProof/>
        </w:rPr>
      </w:r>
      <w:r>
        <w:rPr>
          <w:noProof/>
        </w:rPr>
        <w:fldChar w:fldCharType="separate"/>
      </w:r>
      <w:r>
        <w:rPr>
          <w:noProof/>
        </w:rPr>
        <w:t>546</w:t>
      </w:r>
      <w:r>
        <w:rPr>
          <w:noProof/>
        </w:rPr>
        <w:fldChar w:fldCharType="end"/>
      </w:r>
    </w:p>
    <w:p w14:paraId="30A3993F" w14:textId="77777777" w:rsidR="00887218" w:rsidRDefault="00887218">
      <w:pPr>
        <w:pStyle w:val="TOC4"/>
        <w:tabs>
          <w:tab w:val="left" w:pos="1619"/>
          <w:tab w:val="right" w:leader="dot" w:pos="8296"/>
        </w:tabs>
        <w:rPr>
          <w:rFonts w:ascii="Calibri" w:hAnsi="Calibri"/>
          <w:noProof/>
          <w:color w:val="auto"/>
          <w:lang w:eastAsia="en-GB"/>
        </w:rPr>
      </w:pPr>
      <w:r>
        <w:rPr>
          <w:noProof/>
        </w:rPr>
        <w:t>5.3.2.75</w:t>
      </w:r>
      <w:r>
        <w:rPr>
          <w:rFonts w:ascii="Calibri" w:hAnsi="Calibri"/>
          <w:noProof/>
          <w:color w:val="auto"/>
          <w:lang w:eastAsia="en-GB"/>
        </w:rPr>
        <w:tab/>
      </w:r>
      <w:r>
        <w:rPr>
          <w:noProof/>
        </w:rPr>
        <w:t>Taxon_Dictionary_Designation_Type_Mapping</w:t>
      </w:r>
      <w:r>
        <w:rPr>
          <w:noProof/>
        </w:rPr>
        <w:tab/>
      </w:r>
      <w:r>
        <w:rPr>
          <w:noProof/>
        </w:rPr>
        <w:fldChar w:fldCharType="begin"/>
      </w:r>
      <w:r>
        <w:rPr>
          <w:noProof/>
        </w:rPr>
        <w:instrText xml:space="preserve"> PAGEREF _Toc292879119 \h </w:instrText>
      </w:r>
      <w:r>
        <w:rPr>
          <w:noProof/>
        </w:rPr>
      </w:r>
      <w:r>
        <w:rPr>
          <w:noProof/>
        </w:rPr>
        <w:fldChar w:fldCharType="separate"/>
      </w:r>
      <w:r>
        <w:rPr>
          <w:noProof/>
        </w:rPr>
        <w:t>546</w:t>
      </w:r>
      <w:r>
        <w:rPr>
          <w:noProof/>
        </w:rPr>
        <w:fldChar w:fldCharType="end"/>
      </w:r>
    </w:p>
    <w:p w14:paraId="0F3AD9E3" w14:textId="77777777" w:rsidR="00887218" w:rsidRDefault="00887218">
      <w:pPr>
        <w:pStyle w:val="TOC4"/>
        <w:tabs>
          <w:tab w:val="left" w:pos="1619"/>
          <w:tab w:val="right" w:leader="dot" w:pos="8296"/>
        </w:tabs>
        <w:rPr>
          <w:rFonts w:ascii="Calibri" w:hAnsi="Calibri"/>
          <w:noProof/>
          <w:color w:val="auto"/>
          <w:lang w:eastAsia="en-GB"/>
        </w:rPr>
      </w:pPr>
      <w:r>
        <w:rPr>
          <w:noProof/>
        </w:rPr>
        <w:t>5.3.2.76</w:t>
      </w:r>
      <w:r>
        <w:rPr>
          <w:rFonts w:ascii="Calibri" w:hAnsi="Calibri"/>
          <w:noProof/>
          <w:color w:val="auto"/>
          <w:lang w:eastAsia="en-GB"/>
        </w:rPr>
        <w:tab/>
      </w:r>
      <w:r>
        <w:rPr>
          <w:noProof/>
        </w:rPr>
        <w:t>Taxon_Dictionary_Meaning_Mapping</w:t>
      </w:r>
      <w:r>
        <w:rPr>
          <w:noProof/>
        </w:rPr>
        <w:tab/>
      </w:r>
      <w:r>
        <w:rPr>
          <w:noProof/>
        </w:rPr>
        <w:fldChar w:fldCharType="begin"/>
      </w:r>
      <w:r>
        <w:rPr>
          <w:noProof/>
        </w:rPr>
        <w:instrText xml:space="preserve"> PAGEREF _Toc292879120 \h </w:instrText>
      </w:r>
      <w:r>
        <w:rPr>
          <w:noProof/>
        </w:rPr>
      </w:r>
      <w:r>
        <w:rPr>
          <w:noProof/>
        </w:rPr>
        <w:fldChar w:fldCharType="separate"/>
      </w:r>
      <w:r>
        <w:rPr>
          <w:noProof/>
        </w:rPr>
        <w:t>546</w:t>
      </w:r>
      <w:r>
        <w:rPr>
          <w:noProof/>
        </w:rPr>
        <w:fldChar w:fldCharType="end"/>
      </w:r>
    </w:p>
    <w:p w14:paraId="5FC589D4" w14:textId="77777777" w:rsidR="00887218" w:rsidRDefault="00887218">
      <w:pPr>
        <w:pStyle w:val="TOC4"/>
        <w:tabs>
          <w:tab w:val="left" w:pos="1619"/>
          <w:tab w:val="right" w:leader="dot" w:pos="8296"/>
        </w:tabs>
        <w:rPr>
          <w:rFonts w:ascii="Calibri" w:hAnsi="Calibri"/>
          <w:noProof/>
          <w:color w:val="auto"/>
          <w:lang w:eastAsia="en-GB"/>
        </w:rPr>
      </w:pPr>
      <w:r>
        <w:rPr>
          <w:noProof/>
        </w:rPr>
        <w:t>5.3.2.77</w:t>
      </w:r>
      <w:r>
        <w:rPr>
          <w:rFonts w:ascii="Calibri" w:hAnsi="Calibri"/>
          <w:noProof/>
          <w:color w:val="auto"/>
          <w:lang w:eastAsia="en-GB"/>
        </w:rPr>
        <w:tab/>
      </w:r>
      <w:r>
        <w:rPr>
          <w:noProof/>
        </w:rPr>
        <w:t>Taxon_Dictionary_Name_Type_Mapping</w:t>
      </w:r>
      <w:r>
        <w:rPr>
          <w:noProof/>
        </w:rPr>
        <w:tab/>
      </w:r>
      <w:r>
        <w:rPr>
          <w:noProof/>
        </w:rPr>
        <w:fldChar w:fldCharType="begin"/>
      </w:r>
      <w:r>
        <w:rPr>
          <w:noProof/>
        </w:rPr>
        <w:instrText xml:space="preserve"> PAGEREF _Toc292879121 \h </w:instrText>
      </w:r>
      <w:r>
        <w:rPr>
          <w:noProof/>
        </w:rPr>
      </w:r>
      <w:r>
        <w:rPr>
          <w:noProof/>
        </w:rPr>
        <w:fldChar w:fldCharType="separate"/>
      </w:r>
      <w:r>
        <w:rPr>
          <w:noProof/>
        </w:rPr>
        <w:t>546</w:t>
      </w:r>
      <w:r>
        <w:rPr>
          <w:noProof/>
        </w:rPr>
        <w:fldChar w:fldCharType="end"/>
      </w:r>
    </w:p>
    <w:p w14:paraId="38458097" w14:textId="77777777" w:rsidR="00887218" w:rsidRDefault="00887218">
      <w:pPr>
        <w:pStyle w:val="TOC4"/>
        <w:tabs>
          <w:tab w:val="left" w:pos="1619"/>
          <w:tab w:val="right" w:leader="dot" w:pos="8296"/>
        </w:tabs>
        <w:rPr>
          <w:rFonts w:ascii="Calibri" w:hAnsi="Calibri"/>
          <w:noProof/>
          <w:color w:val="auto"/>
          <w:lang w:eastAsia="en-GB"/>
        </w:rPr>
      </w:pPr>
      <w:r>
        <w:rPr>
          <w:noProof/>
        </w:rPr>
        <w:t>5.3.2.78</w:t>
      </w:r>
      <w:r>
        <w:rPr>
          <w:rFonts w:ascii="Calibri" w:hAnsi="Calibri"/>
          <w:noProof/>
          <w:color w:val="auto"/>
          <w:lang w:eastAsia="en-GB"/>
        </w:rPr>
        <w:tab/>
      </w:r>
      <w:r>
        <w:rPr>
          <w:noProof/>
        </w:rPr>
        <w:t>Taxon_Dictionary_Term_Mapping</w:t>
      </w:r>
      <w:r>
        <w:rPr>
          <w:noProof/>
        </w:rPr>
        <w:tab/>
      </w:r>
      <w:r>
        <w:rPr>
          <w:noProof/>
        </w:rPr>
        <w:fldChar w:fldCharType="begin"/>
      </w:r>
      <w:r>
        <w:rPr>
          <w:noProof/>
        </w:rPr>
        <w:instrText xml:space="preserve"> PAGEREF _Toc292879122 \h </w:instrText>
      </w:r>
      <w:r>
        <w:rPr>
          <w:noProof/>
        </w:rPr>
      </w:r>
      <w:r>
        <w:rPr>
          <w:noProof/>
        </w:rPr>
        <w:fldChar w:fldCharType="separate"/>
      </w:r>
      <w:r>
        <w:rPr>
          <w:noProof/>
        </w:rPr>
        <w:t>547</w:t>
      </w:r>
      <w:r>
        <w:rPr>
          <w:noProof/>
        </w:rPr>
        <w:fldChar w:fldCharType="end"/>
      </w:r>
    </w:p>
    <w:p w14:paraId="5D62F8AC" w14:textId="77777777" w:rsidR="00887218" w:rsidRDefault="00887218">
      <w:pPr>
        <w:pStyle w:val="TOC4"/>
        <w:tabs>
          <w:tab w:val="left" w:pos="1619"/>
          <w:tab w:val="right" w:leader="dot" w:pos="8296"/>
        </w:tabs>
        <w:rPr>
          <w:rFonts w:ascii="Calibri" w:hAnsi="Calibri"/>
          <w:noProof/>
          <w:color w:val="auto"/>
          <w:lang w:eastAsia="en-GB"/>
        </w:rPr>
      </w:pPr>
      <w:r>
        <w:rPr>
          <w:noProof/>
        </w:rPr>
        <w:t>5.3.2.79</w:t>
      </w:r>
      <w:r>
        <w:rPr>
          <w:rFonts w:ascii="Calibri" w:hAnsi="Calibri"/>
          <w:noProof/>
          <w:color w:val="auto"/>
          <w:lang w:eastAsia="en-GB"/>
        </w:rPr>
        <w:tab/>
      </w:r>
      <w:r>
        <w:rPr>
          <w:noProof/>
        </w:rPr>
        <w:t>Taxon_Dictionary_Term_Sources_Mapping</w:t>
      </w:r>
      <w:r>
        <w:rPr>
          <w:noProof/>
        </w:rPr>
        <w:tab/>
      </w:r>
      <w:r>
        <w:rPr>
          <w:noProof/>
        </w:rPr>
        <w:fldChar w:fldCharType="begin"/>
      </w:r>
      <w:r>
        <w:rPr>
          <w:noProof/>
        </w:rPr>
        <w:instrText xml:space="preserve"> PAGEREF _Toc292879123 \h </w:instrText>
      </w:r>
      <w:r>
        <w:rPr>
          <w:noProof/>
        </w:rPr>
      </w:r>
      <w:r>
        <w:rPr>
          <w:noProof/>
        </w:rPr>
        <w:fldChar w:fldCharType="separate"/>
      </w:r>
      <w:r>
        <w:rPr>
          <w:noProof/>
        </w:rPr>
        <w:t>547</w:t>
      </w:r>
      <w:r>
        <w:rPr>
          <w:noProof/>
        </w:rPr>
        <w:fldChar w:fldCharType="end"/>
      </w:r>
    </w:p>
    <w:p w14:paraId="38EAB3D4" w14:textId="77777777" w:rsidR="00887218" w:rsidRDefault="00887218">
      <w:pPr>
        <w:pStyle w:val="TOC4"/>
        <w:tabs>
          <w:tab w:val="left" w:pos="1619"/>
          <w:tab w:val="right" w:leader="dot" w:pos="8296"/>
        </w:tabs>
        <w:rPr>
          <w:rFonts w:ascii="Calibri" w:hAnsi="Calibri"/>
          <w:noProof/>
          <w:color w:val="auto"/>
          <w:lang w:eastAsia="en-GB"/>
        </w:rPr>
      </w:pPr>
      <w:r>
        <w:rPr>
          <w:noProof/>
        </w:rPr>
        <w:t>5.3.2.80</w:t>
      </w:r>
      <w:r>
        <w:rPr>
          <w:rFonts w:ascii="Calibri" w:hAnsi="Calibri"/>
          <w:noProof/>
          <w:color w:val="auto"/>
          <w:lang w:eastAsia="en-GB"/>
        </w:rPr>
        <w:tab/>
      </w:r>
      <w:r>
        <w:rPr>
          <w:noProof/>
        </w:rPr>
        <w:t>Taxon_Dictionary_Term_Version_Mapping</w:t>
      </w:r>
      <w:r>
        <w:rPr>
          <w:noProof/>
        </w:rPr>
        <w:tab/>
      </w:r>
      <w:r>
        <w:rPr>
          <w:noProof/>
        </w:rPr>
        <w:fldChar w:fldCharType="begin"/>
      </w:r>
      <w:r>
        <w:rPr>
          <w:noProof/>
        </w:rPr>
        <w:instrText xml:space="preserve"> PAGEREF _Toc292879124 \h </w:instrText>
      </w:r>
      <w:r>
        <w:rPr>
          <w:noProof/>
        </w:rPr>
      </w:r>
      <w:r>
        <w:rPr>
          <w:noProof/>
        </w:rPr>
        <w:fldChar w:fldCharType="separate"/>
      </w:r>
      <w:r>
        <w:rPr>
          <w:noProof/>
        </w:rPr>
        <w:t>547</w:t>
      </w:r>
      <w:r>
        <w:rPr>
          <w:noProof/>
        </w:rPr>
        <w:fldChar w:fldCharType="end"/>
      </w:r>
    </w:p>
    <w:p w14:paraId="1F01A196" w14:textId="77777777" w:rsidR="00887218" w:rsidRDefault="00887218">
      <w:pPr>
        <w:pStyle w:val="TOC4"/>
        <w:tabs>
          <w:tab w:val="left" w:pos="1619"/>
          <w:tab w:val="right" w:leader="dot" w:pos="8296"/>
        </w:tabs>
        <w:rPr>
          <w:rFonts w:ascii="Calibri" w:hAnsi="Calibri"/>
          <w:noProof/>
          <w:color w:val="auto"/>
          <w:lang w:eastAsia="en-GB"/>
        </w:rPr>
      </w:pPr>
      <w:r>
        <w:rPr>
          <w:noProof/>
        </w:rPr>
        <w:t>5.3.2.81</w:t>
      </w:r>
      <w:r>
        <w:rPr>
          <w:rFonts w:ascii="Calibri" w:hAnsi="Calibri"/>
          <w:noProof/>
          <w:color w:val="auto"/>
          <w:lang w:eastAsia="en-GB"/>
        </w:rPr>
        <w:tab/>
      </w:r>
      <w:r>
        <w:rPr>
          <w:noProof/>
        </w:rPr>
        <w:t>Taxon_Dictionary_Thesaurus_Fact_Mapping</w:t>
      </w:r>
      <w:r>
        <w:rPr>
          <w:noProof/>
        </w:rPr>
        <w:tab/>
      </w:r>
      <w:r>
        <w:rPr>
          <w:noProof/>
        </w:rPr>
        <w:fldChar w:fldCharType="begin"/>
      </w:r>
      <w:r>
        <w:rPr>
          <w:noProof/>
        </w:rPr>
        <w:instrText xml:space="preserve"> PAGEREF _Toc292879125 \h </w:instrText>
      </w:r>
      <w:r>
        <w:rPr>
          <w:noProof/>
        </w:rPr>
      </w:r>
      <w:r>
        <w:rPr>
          <w:noProof/>
        </w:rPr>
        <w:fldChar w:fldCharType="separate"/>
      </w:r>
      <w:r>
        <w:rPr>
          <w:noProof/>
        </w:rPr>
        <w:t>547</w:t>
      </w:r>
      <w:r>
        <w:rPr>
          <w:noProof/>
        </w:rPr>
        <w:fldChar w:fldCharType="end"/>
      </w:r>
    </w:p>
    <w:p w14:paraId="1CA0BB9B" w14:textId="77777777" w:rsidR="00887218" w:rsidRDefault="00887218">
      <w:pPr>
        <w:pStyle w:val="TOC4"/>
        <w:tabs>
          <w:tab w:val="left" w:pos="1619"/>
          <w:tab w:val="right" w:leader="dot" w:pos="8296"/>
        </w:tabs>
        <w:rPr>
          <w:rFonts w:ascii="Calibri" w:hAnsi="Calibri"/>
          <w:noProof/>
          <w:color w:val="auto"/>
          <w:lang w:eastAsia="en-GB"/>
        </w:rPr>
      </w:pPr>
      <w:r>
        <w:rPr>
          <w:noProof/>
        </w:rPr>
        <w:t>5.3.2.82</w:t>
      </w:r>
      <w:r>
        <w:rPr>
          <w:rFonts w:ascii="Calibri" w:hAnsi="Calibri"/>
          <w:noProof/>
          <w:color w:val="auto"/>
          <w:lang w:eastAsia="en-GB"/>
        </w:rPr>
        <w:tab/>
      </w:r>
      <w:r>
        <w:rPr>
          <w:noProof/>
        </w:rPr>
        <w:t>USER</w:t>
      </w:r>
      <w:r>
        <w:rPr>
          <w:noProof/>
        </w:rPr>
        <w:tab/>
      </w:r>
      <w:r>
        <w:rPr>
          <w:noProof/>
        </w:rPr>
        <w:fldChar w:fldCharType="begin"/>
      </w:r>
      <w:r>
        <w:rPr>
          <w:noProof/>
        </w:rPr>
        <w:instrText xml:space="preserve"> PAGEREF _Toc292879126 \h </w:instrText>
      </w:r>
      <w:r>
        <w:rPr>
          <w:noProof/>
        </w:rPr>
      </w:r>
      <w:r>
        <w:rPr>
          <w:noProof/>
        </w:rPr>
        <w:fldChar w:fldCharType="separate"/>
      </w:r>
      <w:r>
        <w:rPr>
          <w:noProof/>
        </w:rPr>
        <w:t>548</w:t>
      </w:r>
      <w:r>
        <w:rPr>
          <w:noProof/>
        </w:rPr>
        <w:fldChar w:fldCharType="end"/>
      </w:r>
    </w:p>
    <w:p w14:paraId="5D49E10E" w14:textId="77777777" w:rsidR="00887218" w:rsidRDefault="00887218">
      <w:pPr>
        <w:pStyle w:val="TOC4"/>
        <w:tabs>
          <w:tab w:val="left" w:pos="1619"/>
          <w:tab w:val="right" w:leader="dot" w:pos="8296"/>
        </w:tabs>
        <w:rPr>
          <w:rFonts w:ascii="Calibri" w:hAnsi="Calibri"/>
          <w:noProof/>
          <w:color w:val="auto"/>
          <w:lang w:eastAsia="en-GB"/>
        </w:rPr>
      </w:pPr>
      <w:r>
        <w:rPr>
          <w:noProof/>
        </w:rPr>
        <w:t>5.3.2.83</w:t>
      </w:r>
      <w:r>
        <w:rPr>
          <w:rFonts w:ascii="Calibri" w:hAnsi="Calibri"/>
          <w:noProof/>
          <w:color w:val="auto"/>
          <w:lang w:eastAsia="en-GB"/>
        </w:rPr>
        <w:tab/>
      </w:r>
      <w:r>
        <w:rPr>
          <w:noProof/>
        </w:rPr>
        <w:t>User_Domain_Access</w:t>
      </w:r>
      <w:r>
        <w:rPr>
          <w:noProof/>
        </w:rPr>
        <w:tab/>
      </w:r>
      <w:r>
        <w:rPr>
          <w:noProof/>
        </w:rPr>
        <w:fldChar w:fldCharType="begin"/>
      </w:r>
      <w:r>
        <w:rPr>
          <w:noProof/>
        </w:rPr>
        <w:instrText xml:space="preserve"> PAGEREF _Toc292879127 \h </w:instrText>
      </w:r>
      <w:r>
        <w:rPr>
          <w:noProof/>
        </w:rPr>
      </w:r>
      <w:r>
        <w:rPr>
          <w:noProof/>
        </w:rPr>
        <w:fldChar w:fldCharType="separate"/>
      </w:r>
      <w:r>
        <w:rPr>
          <w:noProof/>
        </w:rPr>
        <w:t>548</w:t>
      </w:r>
      <w:r>
        <w:rPr>
          <w:noProof/>
        </w:rPr>
        <w:fldChar w:fldCharType="end"/>
      </w:r>
    </w:p>
    <w:p w14:paraId="764BB551" w14:textId="77777777" w:rsidR="00887218" w:rsidRDefault="00887218">
      <w:pPr>
        <w:pStyle w:val="TOC4"/>
        <w:tabs>
          <w:tab w:val="left" w:pos="1619"/>
          <w:tab w:val="right" w:leader="dot" w:pos="8296"/>
        </w:tabs>
        <w:rPr>
          <w:rFonts w:ascii="Calibri" w:hAnsi="Calibri"/>
          <w:noProof/>
          <w:color w:val="auto"/>
          <w:lang w:eastAsia="en-GB"/>
        </w:rPr>
      </w:pPr>
      <w:r>
        <w:rPr>
          <w:noProof/>
        </w:rPr>
        <w:t>5.3.2.84</w:t>
      </w:r>
      <w:r>
        <w:rPr>
          <w:rFonts w:ascii="Calibri" w:hAnsi="Calibri"/>
          <w:noProof/>
          <w:color w:val="auto"/>
          <w:lang w:eastAsia="en-GB"/>
        </w:rPr>
        <w:tab/>
      </w:r>
      <w:r>
        <w:rPr>
          <w:noProof/>
        </w:rPr>
        <w:t>Valuation</w:t>
      </w:r>
      <w:r>
        <w:rPr>
          <w:noProof/>
        </w:rPr>
        <w:tab/>
      </w:r>
      <w:r>
        <w:rPr>
          <w:noProof/>
        </w:rPr>
        <w:fldChar w:fldCharType="begin"/>
      </w:r>
      <w:r>
        <w:rPr>
          <w:noProof/>
        </w:rPr>
        <w:instrText xml:space="preserve"> PAGEREF _Toc292879128 \h </w:instrText>
      </w:r>
      <w:r>
        <w:rPr>
          <w:noProof/>
        </w:rPr>
      </w:r>
      <w:r>
        <w:rPr>
          <w:noProof/>
        </w:rPr>
        <w:fldChar w:fldCharType="separate"/>
      </w:r>
      <w:r>
        <w:rPr>
          <w:noProof/>
        </w:rPr>
        <w:t>549</w:t>
      </w:r>
      <w:r>
        <w:rPr>
          <w:noProof/>
        </w:rPr>
        <w:fldChar w:fldCharType="end"/>
      </w:r>
    </w:p>
    <w:p w14:paraId="5177DF75" w14:textId="77777777" w:rsidR="00887218" w:rsidRDefault="00887218">
      <w:pPr>
        <w:pStyle w:val="TOC4"/>
        <w:tabs>
          <w:tab w:val="left" w:pos="1619"/>
          <w:tab w:val="right" w:leader="dot" w:pos="8296"/>
        </w:tabs>
        <w:rPr>
          <w:rFonts w:ascii="Calibri" w:hAnsi="Calibri"/>
          <w:noProof/>
          <w:color w:val="auto"/>
          <w:lang w:eastAsia="en-GB"/>
        </w:rPr>
      </w:pPr>
      <w:r>
        <w:rPr>
          <w:noProof/>
        </w:rPr>
        <w:t>5.3.2.85</w:t>
      </w:r>
      <w:r>
        <w:rPr>
          <w:rFonts w:ascii="Calibri" w:hAnsi="Calibri"/>
          <w:noProof/>
          <w:color w:val="auto"/>
          <w:lang w:eastAsia="en-GB"/>
        </w:rPr>
        <w:tab/>
      </w:r>
      <w:r>
        <w:rPr>
          <w:noProof/>
        </w:rPr>
        <w:t>Concept_Group_Preferred_Taxon_List</w:t>
      </w:r>
      <w:r>
        <w:rPr>
          <w:noProof/>
        </w:rPr>
        <w:tab/>
      </w:r>
      <w:r>
        <w:rPr>
          <w:noProof/>
        </w:rPr>
        <w:fldChar w:fldCharType="begin"/>
      </w:r>
      <w:r>
        <w:rPr>
          <w:noProof/>
        </w:rPr>
        <w:instrText xml:space="preserve"> PAGEREF _Toc292879129 \h </w:instrText>
      </w:r>
      <w:r>
        <w:rPr>
          <w:noProof/>
        </w:rPr>
      </w:r>
      <w:r>
        <w:rPr>
          <w:noProof/>
        </w:rPr>
        <w:fldChar w:fldCharType="separate"/>
      </w:r>
      <w:r>
        <w:rPr>
          <w:noProof/>
        </w:rPr>
        <w:t>551</w:t>
      </w:r>
      <w:r>
        <w:rPr>
          <w:noProof/>
        </w:rPr>
        <w:fldChar w:fldCharType="end"/>
      </w:r>
    </w:p>
    <w:p w14:paraId="7EC46F3B"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5.4</w:t>
      </w:r>
      <w:r>
        <w:rPr>
          <w:rFonts w:ascii="Calibri" w:hAnsi="Calibri"/>
          <w:b w:val="0"/>
          <w:smallCaps w:val="0"/>
          <w:noProof/>
          <w:color w:val="auto"/>
          <w:lang w:eastAsia="en-GB"/>
        </w:rPr>
        <w:tab/>
      </w:r>
      <w:r>
        <w:rPr>
          <w:noProof/>
        </w:rPr>
        <w:t>Views</w:t>
      </w:r>
      <w:r>
        <w:rPr>
          <w:noProof/>
        </w:rPr>
        <w:tab/>
      </w:r>
      <w:r>
        <w:rPr>
          <w:noProof/>
        </w:rPr>
        <w:fldChar w:fldCharType="begin"/>
      </w:r>
      <w:r>
        <w:rPr>
          <w:noProof/>
        </w:rPr>
        <w:instrText xml:space="preserve"> PAGEREF _Toc292879130 \h </w:instrText>
      </w:r>
      <w:r>
        <w:rPr>
          <w:noProof/>
        </w:rPr>
      </w:r>
      <w:r>
        <w:rPr>
          <w:noProof/>
        </w:rPr>
        <w:fldChar w:fldCharType="separate"/>
      </w:r>
      <w:r>
        <w:rPr>
          <w:noProof/>
        </w:rPr>
        <w:t>553</w:t>
      </w:r>
      <w:r>
        <w:rPr>
          <w:noProof/>
        </w:rPr>
        <w:fldChar w:fldCharType="end"/>
      </w:r>
    </w:p>
    <w:p w14:paraId="50EC2192"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5.4.1</w:t>
      </w:r>
      <w:r>
        <w:rPr>
          <w:rFonts w:ascii="Calibri" w:hAnsi="Calibri"/>
          <w:smallCaps w:val="0"/>
          <w:noProof/>
          <w:color w:val="auto"/>
          <w:lang w:eastAsia="en-GB"/>
        </w:rPr>
        <w:tab/>
      </w:r>
      <w:r>
        <w:rPr>
          <w:noProof/>
        </w:rPr>
        <w:t>VW_CollectionUnitAccessionNumber</w:t>
      </w:r>
      <w:r>
        <w:rPr>
          <w:noProof/>
        </w:rPr>
        <w:tab/>
      </w:r>
      <w:r>
        <w:rPr>
          <w:noProof/>
        </w:rPr>
        <w:fldChar w:fldCharType="begin"/>
      </w:r>
      <w:r>
        <w:rPr>
          <w:noProof/>
        </w:rPr>
        <w:instrText xml:space="preserve"> PAGEREF _Toc292879131 \h </w:instrText>
      </w:r>
      <w:r>
        <w:rPr>
          <w:noProof/>
        </w:rPr>
      </w:r>
      <w:r>
        <w:rPr>
          <w:noProof/>
        </w:rPr>
        <w:fldChar w:fldCharType="separate"/>
      </w:r>
      <w:r>
        <w:rPr>
          <w:noProof/>
        </w:rPr>
        <w:t>553</w:t>
      </w:r>
      <w:r>
        <w:rPr>
          <w:noProof/>
        </w:rPr>
        <w:fldChar w:fldCharType="end"/>
      </w:r>
    </w:p>
    <w:p w14:paraId="0DD0B0B0"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5.4.2</w:t>
      </w:r>
      <w:r>
        <w:rPr>
          <w:rFonts w:ascii="Calibri" w:hAnsi="Calibri"/>
          <w:smallCaps w:val="0"/>
          <w:noProof/>
          <w:color w:val="auto"/>
          <w:lang w:eastAsia="en-GB"/>
        </w:rPr>
        <w:tab/>
      </w:r>
      <w:r>
        <w:rPr>
          <w:noProof/>
        </w:rPr>
        <w:t>VW_ConceptChildren</w:t>
      </w:r>
      <w:r>
        <w:rPr>
          <w:noProof/>
        </w:rPr>
        <w:tab/>
      </w:r>
      <w:r>
        <w:rPr>
          <w:noProof/>
        </w:rPr>
        <w:fldChar w:fldCharType="begin"/>
      </w:r>
      <w:r>
        <w:rPr>
          <w:noProof/>
        </w:rPr>
        <w:instrText xml:space="preserve"> PAGEREF _Toc292879132 \h </w:instrText>
      </w:r>
      <w:r>
        <w:rPr>
          <w:noProof/>
        </w:rPr>
      </w:r>
      <w:r>
        <w:rPr>
          <w:noProof/>
        </w:rPr>
        <w:fldChar w:fldCharType="separate"/>
      </w:r>
      <w:r>
        <w:rPr>
          <w:noProof/>
        </w:rPr>
        <w:t>553</w:t>
      </w:r>
      <w:r>
        <w:rPr>
          <w:noProof/>
        </w:rPr>
        <w:fldChar w:fldCharType="end"/>
      </w:r>
    </w:p>
    <w:p w14:paraId="1A1710D4"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lastRenderedPageBreak/>
        <w:t>5.4.3</w:t>
      </w:r>
      <w:r>
        <w:rPr>
          <w:rFonts w:ascii="Calibri" w:hAnsi="Calibri"/>
          <w:smallCaps w:val="0"/>
          <w:noProof/>
          <w:color w:val="auto"/>
          <w:lang w:eastAsia="en-GB"/>
        </w:rPr>
        <w:tab/>
      </w:r>
      <w:r>
        <w:rPr>
          <w:noProof/>
        </w:rPr>
        <w:t>VW_ConceptTerm</w:t>
      </w:r>
      <w:r>
        <w:rPr>
          <w:noProof/>
        </w:rPr>
        <w:tab/>
      </w:r>
      <w:r>
        <w:rPr>
          <w:noProof/>
        </w:rPr>
        <w:fldChar w:fldCharType="begin"/>
      </w:r>
      <w:r>
        <w:rPr>
          <w:noProof/>
        </w:rPr>
        <w:instrText xml:space="preserve"> PAGEREF _Toc292879133 \h </w:instrText>
      </w:r>
      <w:r>
        <w:rPr>
          <w:noProof/>
        </w:rPr>
      </w:r>
      <w:r>
        <w:rPr>
          <w:noProof/>
        </w:rPr>
        <w:fldChar w:fldCharType="separate"/>
      </w:r>
      <w:r>
        <w:rPr>
          <w:noProof/>
        </w:rPr>
        <w:t>553</w:t>
      </w:r>
      <w:r>
        <w:rPr>
          <w:noProof/>
        </w:rPr>
        <w:fldChar w:fldCharType="end"/>
      </w:r>
    </w:p>
    <w:p w14:paraId="01ED5409"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5.4.4</w:t>
      </w:r>
      <w:r>
        <w:rPr>
          <w:rFonts w:ascii="Calibri" w:hAnsi="Calibri"/>
          <w:smallCaps w:val="0"/>
          <w:noProof/>
          <w:color w:val="auto"/>
          <w:lang w:eastAsia="en-GB"/>
        </w:rPr>
        <w:tab/>
      </w:r>
      <w:r>
        <w:rPr>
          <w:noProof/>
        </w:rPr>
        <w:t>VW_ConceptTermPreferred</w:t>
      </w:r>
      <w:r>
        <w:rPr>
          <w:noProof/>
        </w:rPr>
        <w:tab/>
      </w:r>
      <w:r>
        <w:rPr>
          <w:noProof/>
        </w:rPr>
        <w:fldChar w:fldCharType="begin"/>
      </w:r>
      <w:r>
        <w:rPr>
          <w:noProof/>
        </w:rPr>
        <w:instrText xml:space="preserve"> PAGEREF _Toc292879134 \h </w:instrText>
      </w:r>
      <w:r>
        <w:rPr>
          <w:noProof/>
        </w:rPr>
      </w:r>
      <w:r>
        <w:rPr>
          <w:noProof/>
        </w:rPr>
        <w:fldChar w:fldCharType="separate"/>
      </w:r>
      <w:r>
        <w:rPr>
          <w:noProof/>
        </w:rPr>
        <w:t>554</w:t>
      </w:r>
      <w:r>
        <w:rPr>
          <w:noProof/>
        </w:rPr>
        <w:fldChar w:fldCharType="end"/>
      </w:r>
    </w:p>
    <w:p w14:paraId="08BD878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5.4.5</w:t>
      </w:r>
      <w:r>
        <w:rPr>
          <w:rFonts w:ascii="Calibri" w:hAnsi="Calibri"/>
          <w:smallCaps w:val="0"/>
          <w:noProof/>
          <w:color w:val="auto"/>
          <w:lang w:eastAsia="en-GB"/>
        </w:rPr>
        <w:tab/>
      </w:r>
      <w:r>
        <w:rPr>
          <w:noProof/>
        </w:rPr>
        <w:t>VW_ConceptTermCommon</w:t>
      </w:r>
      <w:r>
        <w:rPr>
          <w:noProof/>
        </w:rPr>
        <w:tab/>
      </w:r>
      <w:r>
        <w:rPr>
          <w:noProof/>
        </w:rPr>
        <w:fldChar w:fldCharType="begin"/>
      </w:r>
      <w:r>
        <w:rPr>
          <w:noProof/>
        </w:rPr>
        <w:instrText xml:space="preserve"> PAGEREF _Toc292879135 \h </w:instrText>
      </w:r>
      <w:r>
        <w:rPr>
          <w:noProof/>
        </w:rPr>
      </w:r>
      <w:r>
        <w:rPr>
          <w:noProof/>
        </w:rPr>
        <w:fldChar w:fldCharType="separate"/>
      </w:r>
      <w:r>
        <w:rPr>
          <w:noProof/>
        </w:rPr>
        <w:t>554</w:t>
      </w:r>
      <w:r>
        <w:rPr>
          <w:noProof/>
        </w:rPr>
        <w:fldChar w:fldCharType="end"/>
      </w:r>
    </w:p>
    <w:p w14:paraId="6A0530F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5.4.6</w:t>
      </w:r>
      <w:r>
        <w:rPr>
          <w:rFonts w:ascii="Calibri" w:hAnsi="Calibri"/>
          <w:smallCaps w:val="0"/>
          <w:noProof/>
          <w:color w:val="auto"/>
          <w:lang w:eastAsia="en-GB"/>
        </w:rPr>
        <w:tab/>
      </w:r>
      <w:r>
        <w:rPr>
          <w:noProof/>
        </w:rPr>
        <w:t>VW_SpecimenDetsLife</w:t>
      </w:r>
      <w:r>
        <w:rPr>
          <w:noProof/>
        </w:rPr>
        <w:tab/>
      </w:r>
      <w:r>
        <w:rPr>
          <w:noProof/>
        </w:rPr>
        <w:fldChar w:fldCharType="begin"/>
      </w:r>
      <w:r>
        <w:rPr>
          <w:noProof/>
        </w:rPr>
        <w:instrText xml:space="preserve"> PAGEREF _Toc292879136 \h </w:instrText>
      </w:r>
      <w:r>
        <w:rPr>
          <w:noProof/>
        </w:rPr>
      </w:r>
      <w:r>
        <w:rPr>
          <w:noProof/>
        </w:rPr>
        <w:fldChar w:fldCharType="separate"/>
      </w:r>
      <w:r>
        <w:rPr>
          <w:noProof/>
        </w:rPr>
        <w:t>554</w:t>
      </w:r>
      <w:r>
        <w:rPr>
          <w:noProof/>
        </w:rPr>
        <w:fldChar w:fldCharType="end"/>
      </w:r>
    </w:p>
    <w:p w14:paraId="64346C4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5.4.7</w:t>
      </w:r>
      <w:r>
        <w:rPr>
          <w:rFonts w:ascii="Calibri" w:hAnsi="Calibri"/>
          <w:smallCaps w:val="0"/>
          <w:noProof/>
          <w:color w:val="auto"/>
          <w:lang w:eastAsia="en-GB"/>
        </w:rPr>
        <w:tab/>
      </w:r>
      <w:r>
        <w:rPr>
          <w:noProof/>
        </w:rPr>
        <w:t>VW_SpecimenDetsEarth</w:t>
      </w:r>
      <w:r>
        <w:rPr>
          <w:noProof/>
        </w:rPr>
        <w:tab/>
      </w:r>
      <w:r>
        <w:rPr>
          <w:noProof/>
        </w:rPr>
        <w:fldChar w:fldCharType="begin"/>
      </w:r>
      <w:r>
        <w:rPr>
          <w:noProof/>
        </w:rPr>
        <w:instrText xml:space="preserve"> PAGEREF _Toc292879137 \h </w:instrText>
      </w:r>
      <w:r>
        <w:rPr>
          <w:noProof/>
        </w:rPr>
      </w:r>
      <w:r>
        <w:rPr>
          <w:noProof/>
        </w:rPr>
        <w:fldChar w:fldCharType="separate"/>
      </w:r>
      <w:r>
        <w:rPr>
          <w:noProof/>
        </w:rPr>
        <w:t>554</w:t>
      </w:r>
      <w:r>
        <w:rPr>
          <w:noProof/>
        </w:rPr>
        <w:fldChar w:fldCharType="end"/>
      </w:r>
    </w:p>
    <w:p w14:paraId="4A2ADAAD"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5.5</w:t>
      </w:r>
      <w:r>
        <w:rPr>
          <w:rFonts w:ascii="Calibri" w:hAnsi="Calibri"/>
          <w:b w:val="0"/>
          <w:smallCaps w:val="0"/>
          <w:noProof/>
          <w:color w:val="auto"/>
          <w:lang w:eastAsia="en-GB"/>
        </w:rPr>
        <w:tab/>
      </w:r>
      <w:r>
        <w:rPr>
          <w:noProof/>
        </w:rPr>
        <w:t>System Supplied Concept Groups</w:t>
      </w:r>
      <w:r>
        <w:rPr>
          <w:noProof/>
        </w:rPr>
        <w:tab/>
      </w:r>
      <w:r>
        <w:rPr>
          <w:noProof/>
        </w:rPr>
        <w:fldChar w:fldCharType="begin"/>
      </w:r>
      <w:r>
        <w:rPr>
          <w:noProof/>
        </w:rPr>
        <w:instrText xml:space="preserve"> PAGEREF _Toc292879138 \h </w:instrText>
      </w:r>
      <w:r>
        <w:rPr>
          <w:noProof/>
        </w:rPr>
      </w:r>
      <w:r>
        <w:rPr>
          <w:noProof/>
        </w:rPr>
        <w:fldChar w:fldCharType="separate"/>
      </w:r>
      <w:r>
        <w:rPr>
          <w:noProof/>
        </w:rPr>
        <w:t>555</w:t>
      </w:r>
      <w:r>
        <w:rPr>
          <w:noProof/>
        </w:rPr>
        <w:fldChar w:fldCharType="end"/>
      </w:r>
    </w:p>
    <w:p w14:paraId="6913F47D"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6.</w:t>
      </w:r>
      <w:r>
        <w:rPr>
          <w:rFonts w:ascii="Calibri" w:hAnsi="Calibri"/>
          <w:b w:val="0"/>
          <w:caps w:val="0"/>
          <w:noProof/>
          <w:color w:val="auto"/>
          <w:u w:val="none"/>
          <w:lang w:eastAsia="en-GB"/>
        </w:rPr>
        <w:tab/>
      </w:r>
      <w:r>
        <w:rPr>
          <w:noProof/>
        </w:rPr>
        <w:t>Installation Kit</w:t>
      </w:r>
      <w:r>
        <w:rPr>
          <w:noProof/>
        </w:rPr>
        <w:tab/>
      </w:r>
      <w:r>
        <w:rPr>
          <w:noProof/>
        </w:rPr>
        <w:fldChar w:fldCharType="begin"/>
      </w:r>
      <w:r>
        <w:rPr>
          <w:noProof/>
        </w:rPr>
        <w:instrText xml:space="preserve"> PAGEREF _Toc292879139 \h </w:instrText>
      </w:r>
      <w:r>
        <w:rPr>
          <w:noProof/>
        </w:rPr>
      </w:r>
      <w:r>
        <w:rPr>
          <w:noProof/>
        </w:rPr>
        <w:fldChar w:fldCharType="separate"/>
      </w:r>
      <w:r>
        <w:rPr>
          <w:noProof/>
        </w:rPr>
        <w:t>560</w:t>
      </w:r>
      <w:r>
        <w:rPr>
          <w:noProof/>
        </w:rPr>
        <w:fldChar w:fldCharType="end"/>
      </w:r>
    </w:p>
    <w:p w14:paraId="3D9750DA"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6.1</w:t>
      </w:r>
      <w:r>
        <w:rPr>
          <w:rFonts w:ascii="Calibri" w:hAnsi="Calibri"/>
          <w:b w:val="0"/>
          <w:smallCaps w:val="0"/>
          <w:noProof/>
          <w:color w:val="auto"/>
          <w:lang w:eastAsia="en-GB"/>
        </w:rPr>
        <w:tab/>
      </w:r>
      <w:r>
        <w:rPr>
          <w:noProof/>
        </w:rPr>
        <w:t>Overview</w:t>
      </w:r>
      <w:r>
        <w:rPr>
          <w:noProof/>
        </w:rPr>
        <w:tab/>
      </w:r>
      <w:r>
        <w:rPr>
          <w:noProof/>
        </w:rPr>
        <w:fldChar w:fldCharType="begin"/>
      </w:r>
      <w:r>
        <w:rPr>
          <w:noProof/>
        </w:rPr>
        <w:instrText xml:space="preserve"> PAGEREF _Toc292879140 \h </w:instrText>
      </w:r>
      <w:r>
        <w:rPr>
          <w:noProof/>
        </w:rPr>
      </w:r>
      <w:r>
        <w:rPr>
          <w:noProof/>
        </w:rPr>
        <w:fldChar w:fldCharType="separate"/>
      </w:r>
      <w:r>
        <w:rPr>
          <w:noProof/>
        </w:rPr>
        <w:t>560</w:t>
      </w:r>
      <w:r>
        <w:rPr>
          <w:noProof/>
        </w:rPr>
        <w:fldChar w:fldCharType="end"/>
      </w:r>
    </w:p>
    <w:p w14:paraId="7105952E"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6.2</w:t>
      </w:r>
      <w:r>
        <w:rPr>
          <w:rFonts w:ascii="Calibri" w:hAnsi="Calibri"/>
          <w:b w:val="0"/>
          <w:smallCaps w:val="0"/>
          <w:noProof/>
          <w:color w:val="auto"/>
          <w:lang w:eastAsia="en-GB"/>
        </w:rPr>
        <w:tab/>
      </w:r>
      <w:r>
        <w:rPr>
          <w:noProof/>
        </w:rPr>
        <w:t>Steps</w:t>
      </w:r>
      <w:r>
        <w:rPr>
          <w:noProof/>
        </w:rPr>
        <w:tab/>
      </w:r>
      <w:r>
        <w:rPr>
          <w:noProof/>
        </w:rPr>
        <w:fldChar w:fldCharType="begin"/>
      </w:r>
      <w:r>
        <w:rPr>
          <w:noProof/>
        </w:rPr>
        <w:instrText xml:space="preserve"> PAGEREF _Toc292879141 \h </w:instrText>
      </w:r>
      <w:r>
        <w:rPr>
          <w:noProof/>
        </w:rPr>
      </w:r>
      <w:r>
        <w:rPr>
          <w:noProof/>
        </w:rPr>
        <w:fldChar w:fldCharType="separate"/>
      </w:r>
      <w:r>
        <w:rPr>
          <w:noProof/>
        </w:rPr>
        <w:t>560</w:t>
      </w:r>
      <w:r>
        <w:rPr>
          <w:noProof/>
        </w:rPr>
        <w:fldChar w:fldCharType="end"/>
      </w:r>
    </w:p>
    <w:p w14:paraId="7E390BAE"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6.3</w:t>
      </w:r>
      <w:r>
        <w:rPr>
          <w:rFonts w:ascii="Calibri" w:hAnsi="Calibri"/>
          <w:b w:val="0"/>
          <w:smallCaps w:val="0"/>
          <w:noProof/>
          <w:color w:val="auto"/>
          <w:lang w:eastAsia="en-GB"/>
        </w:rPr>
        <w:tab/>
      </w:r>
      <w:r>
        <w:rPr>
          <w:noProof/>
        </w:rPr>
        <w:t>Thesaurus Editor Installation</w:t>
      </w:r>
      <w:r>
        <w:rPr>
          <w:noProof/>
        </w:rPr>
        <w:tab/>
      </w:r>
      <w:r>
        <w:rPr>
          <w:noProof/>
        </w:rPr>
        <w:fldChar w:fldCharType="begin"/>
      </w:r>
      <w:r>
        <w:rPr>
          <w:noProof/>
        </w:rPr>
        <w:instrText xml:space="preserve"> PAGEREF _Toc292879142 \h </w:instrText>
      </w:r>
      <w:r>
        <w:rPr>
          <w:noProof/>
        </w:rPr>
      </w:r>
      <w:r>
        <w:rPr>
          <w:noProof/>
        </w:rPr>
        <w:fldChar w:fldCharType="separate"/>
      </w:r>
      <w:r>
        <w:rPr>
          <w:noProof/>
        </w:rPr>
        <w:t>560</w:t>
      </w:r>
      <w:r>
        <w:rPr>
          <w:noProof/>
        </w:rPr>
        <w:fldChar w:fldCharType="end"/>
      </w:r>
    </w:p>
    <w:p w14:paraId="6D8209B8"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6.4</w:t>
      </w:r>
      <w:r>
        <w:rPr>
          <w:rFonts w:ascii="Calibri" w:hAnsi="Calibri"/>
          <w:b w:val="0"/>
          <w:smallCaps w:val="0"/>
          <w:noProof/>
          <w:color w:val="auto"/>
          <w:lang w:eastAsia="en-GB"/>
        </w:rPr>
        <w:tab/>
      </w:r>
      <w:r>
        <w:rPr>
          <w:noProof/>
        </w:rPr>
        <w:t>Installation Instructions</w:t>
      </w:r>
      <w:r>
        <w:rPr>
          <w:noProof/>
        </w:rPr>
        <w:tab/>
      </w:r>
      <w:r>
        <w:rPr>
          <w:noProof/>
        </w:rPr>
        <w:fldChar w:fldCharType="begin"/>
      </w:r>
      <w:r>
        <w:rPr>
          <w:noProof/>
        </w:rPr>
        <w:instrText xml:space="preserve"> PAGEREF _Toc292879143 \h </w:instrText>
      </w:r>
      <w:r>
        <w:rPr>
          <w:noProof/>
        </w:rPr>
      </w:r>
      <w:r>
        <w:rPr>
          <w:noProof/>
        </w:rPr>
        <w:fldChar w:fldCharType="separate"/>
      </w:r>
      <w:r>
        <w:rPr>
          <w:noProof/>
        </w:rPr>
        <w:t>560</w:t>
      </w:r>
      <w:r>
        <w:rPr>
          <w:noProof/>
        </w:rPr>
        <w:fldChar w:fldCharType="end"/>
      </w:r>
    </w:p>
    <w:p w14:paraId="30BBCD42"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7.</w:t>
      </w:r>
      <w:r>
        <w:rPr>
          <w:rFonts w:ascii="Calibri" w:hAnsi="Calibri"/>
          <w:b w:val="0"/>
          <w:caps w:val="0"/>
          <w:noProof/>
          <w:color w:val="auto"/>
          <w:u w:val="none"/>
          <w:lang w:eastAsia="en-GB"/>
        </w:rPr>
        <w:tab/>
      </w:r>
      <w:r>
        <w:rPr>
          <w:noProof/>
        </w:rPr>
        <w:t>Development Solutions</w:t>
      </w:r>
      <w:r>
        <w:rPr>
          <w:noProof/>
        </w:rPr>
        <w:tab/>
      </w:r>
      <w:r>
        <w:rPr>
          <w:noProof/>
        </w:rPr>
        <w:fldChar w:fldCharType="begin"/>
      </w:r>
      <w:r>
        <w:rPr>
          <w:noProof/>
        </w:rPr>
        <w:instrText xml:space="preserve"> PAGEREF _Toc292879144 \h </w:instrText>
      </w:r>
      <w:r>
        <w:rPr>
          <w:noProof/>
        </w:rPr>
      </w:r>
      <w:r>
        <w:rPr>
          <w:noProof/>
        </w:rPr>
        <w:fldChar w:fldCharType="separate"/>
      </w:r>
      <w:r>
        <w:rPr>
          <w:noProof/>
        </w:rPr>
        <w:t>561</w:t>
      </w:r>
      <w:r>
        <w:rPr>
          <w:noProof/>
        </w:rPr>
        <w:fldChar w:fldCharType="end"/>
      </w:r>
    </w:p>
    <w:p w14:paraId="2FBE28BB"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7.1</w:t>
      </w:r>
      <w:r>
        <w:rPr>
          <w:rFonts w:ascii="Calibri" w:hAnsi="Calibri"/>
          <w:b w:val="0"/>
          <w:smallCaps w:val="0"/>
          <w:noProof/>
          <w:color w:val="auto"/>
          <w:lang w:eastAsia="en-GB"/>
        </w:rPr>
        <w:tab/>
      </w:r>
      <w:r>
        <w:rPr>
          <w:noProof/>
        </w:rPr>
        <w:t>System Configuration</w:t>
      </w:r>
      <w:r>
        <w:rPr>
          <w:noProof/>
        </w:rPr>
        <w:tab/>
      </w:r>
      <w:r>
        <w:rPr>
          <w:noProof/>
        </w:rPr>
        <w:fldChar w:fldCharType="begin"/>
      </w:r>
      <w:r>
        <w:rPr>
          <w:noProof/>
        </w:rPr>
        <w:instrText xml:space="preserve"> PAGEREF _Toc292879145 \h </w:instrText>
      </w:r>
      <w:r>
        <w:rPr>
          <w:noProof/>
        </w:rPr>
      </w:r>
      <w:r>
        <w:rPr>
          <w:noProof/>
        </w:rPr>
        <w:fldChar w:fldCharType="separate"/>
      </w:r>
      <w:r>
        <w:rPr>
          <w:noProof/>
        </w:rPr>
        <w:t>561</w:t>
      </w:r>
      <w:r>
        <w:rPr>
          <w:noProof/>
        </w:rPr>
        <w:fldChar w:fldCharType="end"/>
      </w:r>
    </w:p>
    <w:p w14:paraId="2D2D59EA"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7.1.1</w:t>
      </w:r>
      <w:r>
        <w:rPr>
          <w:rFonts w:ascii="Calibri" w:hAnsi="Calibri"/>
          <w:smallCaps w:val="0"/>
          <w:noProof/>
          <w:color w:val="auto"/>
          <w:lang w:eastAsia="en-GB"/>
        </w:rPr>
        <w:tab/>
      </w:r>
      <w:r>
        <w:rPr>
          <w:noProof/>
        </w:rPr>
        <w:t>Registry Settings</w:t>
      </w:r>
      <w:r>
        <w:rPr>
          <w:noProof/>
        </w:rPr>
        <w:tab/>
      </w:r>
      <w:r>
        <w:rPr>
          <w:noProof/>
        </w:rPr>
        <w:fldChar w:fldCharType="begin"/>
      </w:r>
      <w:r>
        <w:rPr>
          <w:noProof/>
        </w:rPr>
        <w:instrText xml:space="preserve"> PAGEREF _Toc292879146 \h </w:instrText>
      </w:r>
      <w:r>
        <w:rPr>
          <w:noProof/>
        </w:rPr>
      </w:r>
      <w:r>
        <w:rPr>
          <w:noProof/>
        </w:rPr>
        <w:fldChar w:fldCharType="separate"/>
      </w:r>
      <w:r>
        <w:rPr>
          <w:noProof/>
        </w:rPr>
        <w:t>561</w:t>
      </w:r>
      <w:r>
        <w:rPr>
          <w:noProof/>
        </w:rPr>
        <w:fldChar w:fldCharType="end"/>
      </w:r>
    </w:p>
    <w:p w14:paraId="3FDF208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7.1.2</w:t>
      </w:r>
      <w:r>
        <w:rPr>
          <w:rFonts w:ascii="Calibri" w:hAnsi="Calibri"/>
          <w:smallCaps w:val="0"/>
          <w:noProof/>
          <w:color w:val="auto"/>
          <w:lang w:eastAsia="en-GB"/>
        </w:rPr>
        <w:tab/>
      </w:r>
      <w:r>
        <w:rPr>
          <w:noProof/>
        </w:rPr>
        <w:t>Setting Table contents</w:t>
      </w:r>
      <w:r>
        <w:rPr>
          <w:noProof/>
        </w:rPr>
        <w:tab/>
      </w:r>
      <w:r>
        <w:rPr>
          <w:noProof/>
        </w:rPr>
        <w:fldChar w:fldCharType="begin"/>
      </w:r>
      <w:r>
        <w:rPr>
          <w:noProof/>
        </w:rPr>
        <w:instrText xml:space="preserve"> PAGEREF _Toc292879147 \h </w:instrText>
      </w:r>
      <w:r>
        <w:rPr>
          <w:noProof/>
        </w:rPr>
      </w:r>
      <w:r>
        <w:rPr>
          <w:noProof/>
        </w:rPr>
        <w:fldChar w:fldCharType="separate"/>
      </w:r>
      <w:r>
        <w:rPr>
          <w:noProof/>
        </w:rPr>
        <w:t>562</w:t>
      </w:r>
      <w:r>
        <w:rPr>
          <w:noProof/>
        </w:rPr>
        <w:fldChar w:fldCharType="end"/>
      </w:r>
    </w:p>
    <w:p w14:paraId="6DEFAF8F"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7.2</w:t>
      </w:r>
      <w:r>
        <w:rPr>
          <w:rFonts w:ascii="Calibri" w:hAnsi="Calibri"/>
          <w:b w:val="0"/>
          <w:smallCaps w:val="0"/>
          <w:noProof/>
          <w:color w:val="auto"/>
          <w:lang w:eastAsia="en-GB"/>
        </w:rPr>
        <w:tab/>
      </w:r>
      <w:r>
        <w:rPr>
          <w:noProof/>
        </w:rPr>
        <w:t>Global Class Instances</w:t>
      </w:r>
      <w:r>
        <w:rPr>
          <w:noProof/>
        </w:rPr>
        <w:tab/>
      </w:r>
      <w:r>
        <w:rPr>
          <w:noProof/>
        </w:rPr>
        <w:fldChar w:fldCharType="begin"/>
      </w:r>
      <w:r>
        <w:rPr>
          <w:noProof/>
        </w:rPr>
        <w:instrText xml:space="preserve"> PAGEREF _Toc292879148 \h </w:instrText>
      </w:r>
      <w:r>
        <w:rPr>
          <w:noProof/>
        </w:rPr>
      </w:r>
      <w:r>
        <w:rPr>
          <w:noProof/>
        </w:rPr>
        <w:fldChar w:fldCharType="separate"/>
      </w:r>
      <w:r>
        <w:rPr>
          <w:noProof/>
        </w:rPr>
        <w:t>563</w:t>
      </w:r>
      <w:r>
        <w:rPr>
          <w:noProof/>
        </w:rPr>
        <w:fldChar w:fldCharType="end"/>
      </w:r>
    </w:p>
    <w:p w14:paraId="1F2EFCF5"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7.2.1</w:t>
      </w:r>
      <w:r>
        <w:rPr>
          <w:rFonts w:ascii="Calibri" w:hAnsi="Calibri"/>
          <w:smallCaps w:val="0"/>
          <w:noProof/>
          <w:color w:val="auto"/>
          <w:lang w:eastAsia="en-GB"/>
        </w:rPr>
        <w:tab/>
      </w:r>
      <w:r>
        <w:rPr>
          <w:noProof/>
        </w:rPr>
        <w:t>Overview</w:t>
      </w:r>
      <w:r>
        <w:rPr>
          <w:noProof/>
        </w:rPr>
        <w:tab/>
      </w:r>
      <w:r>
        <w:rPr>
          <w:noProof/>
        </w:rPr>
        <w:fldChar w:fldCharType="begin"/>
      </w:r>
      <w:r>
        <w:rPr>
          <w:noProof/>
        </w:rPr>
        <w:instrText xml:space="preserve"> PAGEREF _Toc292879149 \h </w:instrText>
      </w:r>
      <w:r>
        <w:rPr>
          <w:noProof/>
        </w:rPr>
      </w:r>
      <w:r>
        <w:rPr>
          <w:noProof/>
        </w:rPr>
        <w:fldChar w:fldCharType="separate"/>
      </w:r>
      <w:r>
        <w:rPr>
          <w:noProof/>
        </w:rPr>
        <w:t>563</w:t>
      </w:r>
      <w:r>
        <w:rPr>
          <w:noProof/>
        </w:rPr>
        <w:fldChar w:fldCharType="end"/>
      </w:r>
    </w:p>
    <w:p w14:paraId="68AB0E28"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7.2.2</w:t>
      </w:r>
      <w:r>
        <w:rPr>
          <w:rFonts w:ascii="Calibri" w:hAnsi="Calibri"/>
          <w:smallCaps w:val="0"/>
          <w:noProof/>
          <w:color w:val="auto"/>
          <w:lang w:eastAsia="en-GB"/>
        </w:rPr>
        <w:tab/>
      </w:r>
      <w:r>
        <w:rPr>
          <w:noProof/>
        </w:rPr>
        <w:t>Details</w:t>
      </w:r>
      <w:r>
        <w:rPr>
          <w:noProof/>
        </w:rPr>
        <w:tab/>
      </w:r>
      <w:r>
        <w:rPr>
          <w:noProof/>
        </w:rPr>
        <w:fldChar w:fldCharType="begin"/>
      </w:r>
      <w:r>
        <w:rPr>
          <w:noProof/>
        </w:rPr>
        <w:instrText xml:space="preserve"> PAGEREF _Toc292879150 \h </w:instrText>
      </w:r>
      <w:r>
        <w:rPr>
          <w:noProof/>
        </w:rPr>
      </w:r>
      <w:r>
        <w:rPr>
          <w:noProof/>
        </w:rPr>
        <w:fldChar w:fldCharType="separate"/>
      </w:r>
      <w:r>
        <w:rPr>
          <w:noProof/>
        </w:rPr>
        <w:t>563</w:t>
      </w:r>
      <w:r>
        <w:rPr>
          <w:noProof/>
        </w:rPr>
        <w:fldChar w:fldCharType="end"/>
      </w:r>
    </w:p>
    <w:p w14:paraId="054AF57E"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7.2.3</w:t>
      </w:r>
      <w:r>
        <w:rPr>
          <w:rFonts w:ascii="Calibri" w:hAnsi="Calibri"/>
          <w:smallCaps w:val="0"/>
          <w:noProof/>
          <w:color w:val="auto"/>
          <w:lang w:eastAsia="en-GB"/>
        </w:rPr>
        <w:tab/>
      </w:r>
      <w:r>
        <w:rPr>
          <w:noProof/>
        </w:rPr>
        <w:t>Class Summaries</w:t>
      </w:r>
      <w:r>
        <w:rPr>
          <w:noProof/>
        </w:rPr>
        <w:tab/>
      </w:r>
      <w:r>
        <w:rPr>
          <w:noProof/>
        </w:rPr>
        <w:fldChar w:fldCharType="begin"/>
      </w:r>
      <w:r>
        <w:rPr>
          <w:noProof/>
        </w:rPr>
        <w:instrText xml:space="preserve"> PAGEREF _Toc292879151 \h </w:instrText>
      </w:r>
      <w:r>
        <w:rPr>
          <w:noProof/>
        </w:rPr>
      </w:r>
      <w:r>
        <w:rPr>
          <w:noProof/>
        </w:rPr>
        <w:fldChar w:fldCharType="separate"/>
      </w:r>
      <w:r>
        <w:rPr>
          <w:noProof/>
        </w:rPr>
        <w:t>563</w:t>
      </w:r>
      <w:r>
        <w:rPr>
          <w:noProof/>
        </w:rPr>
        <w:fldChar w:fldCharType="end"/>
      </w:r>
    </w:p>
    <w:p w14:paraId="27B897E6"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7.3</w:t>
      </w:r>
      <w:r>
        <w:rPr>
          <w:rFonts w:ascii="Calibri" w:hAnsi="Calibri"/>
          <w:b w:val="0"/>
          <w:smallCaps w:val="0"/>
          <w:noProof/>
          <w:color w:val="auto"/>
          <w:lang w:eastAsia="en-GB"/>
        </w:rPr>
        <w:tab/>
      </w:r>
      <w:r>
        <w:rPr>
          <w:noProof/>
        </w:rPr>
        <w:t>System Optimisations</w:t>
      </w:r>
      <w:r>
        <w:rPr>
          <w:noProof/>
        </w:rPr>
        <w:tab/>
      </w:r>
      <w:r>
        <w:rPr>
          <w:noProof/>
        </w:rPr>
        <w:fldChar w:fldCharType="begin"/>
      </w:r>
      <w:r>
        <w:rPr>
          <w:noProof/>
        </w:rPr>
        <w:instrText xml:space="preserve"> PAGEREF _Toc292879152 \h </w:instrText>
      </w:r>
      <w:r>
        <w:rPr>
          <w:noProof/>
        </w:rPr>
      </w:r>
      <w:r>
        <w:rPr>
          <w:noProof/>
        </w:rPr>
        <w:fldChar w:fldCharType="separate"/>
      </w:r>
      <w:r>
        <w:rPr>
          <w:noProof/>
        </w:rPr>
        <w:t>563</w:t>
      </w:r>
      <w:r>
        <w:rPr>
          <w:noProof/>
        </w:rPr>
        <w:fldChar w:fldCharType="end"/>
      </w:r>
    </w:p>
    <w:p w14:paraId="6FA82413"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7.3.1</w:t>
      </w:r>
      <w:r>
        <w:rPr>
          <w:rFonts w:ascii="Calibri" w:hAnsi="Calibri"/>
          <w:smallCaps w:val="0"/>
          <w:noProof/>
          <w:color w:val="auto"/>
          <w:lang w:eastAsia="en-GB"/>
        </w:rPr>
        <w:tab/>
      </w:r>
      <w:r>
        <w:rPr>
          <w:noProof/>
        </w:rPr>
        <w:t>Data Entry Screen Loading Sequence</w:t>
      </w:r>
      <w:r>
        <w:rPr>
          <w:noProof/>
        </w:rPr>
        <w:tab/>
      </w:r>
      <w:r>
        <w:rPr>
          <w:noProof/>
        </w:rPr>
        <w:fldChar w:fldCharType="begin"/>
      </w:r>
      <w:r>
        <w:rPr>
          <w:noProof/>
        </w:rPr>
        <w:instrText xml:space="preserve"> PAGEREF _Toc292879153 \h </w:instrText>
      </w:r>
      <w:r>
        <w:rPr>
          <w:noProof/>
        </w:rPr>
      </w:r>
      <w:r>
        <w:rPr>
          <w:noProof/>
        </w:rPr>
        <w:fldChar w:fldCharType="separate"/>
      </w:r>
      <w:r>
        <w:rPr>
          <w:noProof/>
        </w:rPr>
        <w:t>563</w:t>
      </w:r>
      <w:r>
        <w:rPr>
          <w:noProof/>
        </w:rPr>
        <w:fldChar w:fldCharType="end"/>
      </w:r>
    </w:p>
    <w:p w14:paraId="207CDEB8" w14:textId="77777777" w:rsidR="00887218" w:rsidRDefault="00887218">
      <w:pPr>
        <w:pStyle w:val="TOC4"/>
        <w:tabs>
          <w:tab w:val="left" w:pos="1497"/>
          <w:tab w:val="right" w:leader="dot" w:pos="8296"/>
        </w:tabs>
        <w:rPr>
          <w:rFonts w:ascii="Calibri" w:hAnsi="Calibri"/>
          <w:noProof/>
          <w:color w:val="auto"/>
          <w:lang w:eastAsia="en-GB"/>
        </w:rPr>
      </w:pPr>
      <w:r>
        <w:rPr>
          <w:noProof/>
        </w:rPr>
        <w:t>7.3.1.1</w:t>
      </w:r>
      <w:r>
        <w:rPr>
          <w:rFonts w:ascii="Calibri" w:hAnsi="Calibri"/>
          <w:noProof/>
          <w:color w:val="auto"/>
          <w:lang w:eastAsia="en-GB"/>
        </w:rPr>
        <w:tab/>
      </w:r>
      <w:r>
        <w:rPr>
          <w:noProof/>
        </w:rPr>
        <w:t>Loading Labels Asynchronously</w:t>
      </w:r>
      <w:r>
        <w:rPr>
          <w:noProof/>
        </w:rPr>
        <w:tab/>
      </w:r>
      <w:r>
        <w:rPr>
          <w:noProof/>
        </w:rPr>
        <w:fldChar w:fldCharType="begin"/>
      </w:r>
      <w:r>
        <w:rPr>
          <w:noProof/>
        </w:rPr>
        <w:instrText xml:space="preserve"> PAGEREF _Toc292879154 \h </w:instrText>
      </w:r>
      <w:r>
        <w:rPr>
          <w:noProof/>
        </w:rPr>
      </w:r>
      <w:r>
        <w:rPr>
          <w:noProof/>
        </w:rPr>
        <w:fldChar w:fldCharType="separate"/>
      </w:r>
      <w:r>
        <w:rPr>
          <w:noProof/>
        </w:rPr>
        <w:t>563</w:t>
      </w:r>
      <w:r>
        <w:rPr>
          <w:noProof/>
        </w:rPr>
        <w:fldChar w:fldCharType="end"/>
      </w:r>
    </w:p>
    <w:p w14:paraId="71790F62" w14:textId="77777777" w:rsidR="00887218" w:rsidRDefault="00887218">
      <w:pPr>
        <w:pStyle w:val="TOC4"/>
        <w:tabs>
          <w:tab w:val="left" w:pos="1497"/>
          <w:tab w:val="right" w:leader="dot" w:pos="8296"/>
        </w:tabs>
        <w:rPr>
          <w:rFonts w:ascii="Calibri" w:hAnsi="Calibri"/>
          <w:noProof/>
          <w:color w:val="auto"/>
          <w:lang w:eastAsia="en-GB"/>
        </w:rPr>
      </w:pPr>
      <w:r>
        <w:rPr>
          <w:noProof/>
        </w:rPr>
        <w:t>7.3.1.2</w:t>
      </w:r>
      <w:r>
        <w:rPr>
          <w:rFonts w:ascii="Calibri" w:hAnsi="Calibri"/>
          <w:noProof/>
          <w:color w:val="auto"/>
          <w:lang w:eastAsia="en-GB"/>
        </w:rPr>
        <w:tab/>
      </w:r>
      <w:r>
        <w:rPr>
          <w:noProof/>
        </w:rPr>
        <w:t>Loading Tab Pages</w:t>
      </w:r>
      <w:r>
        <w:rPr>
          <w:noProof/>
        </w:rPr>
        <w:tab/>
      </w:r>
      <w:r>
        <w:rPr>
          <w:noProof/>
        </w:rPr>
        <w:fldChar w:fldCharType="begin"/>
      </w:r>
      <w:r>
        <w:rPr>
          <w:noProof/>
        </w:rPr>
        <w:instrText xml:space="preserve"> PAGEREF _Toc292879155 \h </w:instrText>
      </w:r>
      <w:r>
        <w:rPr>
          <w:noProof/>
        </w:rPr>
      </w:r>
      <w:r>
        <w:rPr>
          <w:noProof/>
        </w:rPr>
        <w:fldChar w:fldCharType="separate"/>
      </w:r>
      <w:r>
        <w:rPr>
          <w:noProof/>
        </w:rPr>
        <w:t>563</w:t>
      </w:r>
      <w:r>
        <w:rPr>
          <w:noProof/>
        </w:rPr>
        <w:fldChar w:fldCharType="end"/>
      </w:r>
    </w:p>
    <w:p w14:paraId="4C501AF0" w14:textId="77777777" w:rsidR="00887218" w:rsidRDefault="00887218">
      <w:pPr>
        <w:pStyle w:val="TOC4"/>
        <w:tabs>
          <w:tab w:val="left" w:pos="1497"/>
          <w:tab w:val="right" w:leader="dot" w:pos="8296"/>
        </w:tabs>
        <w:rPr>
          <w:rFonts w:ascii="Calibri" w:hAnsi="Calibri"/>
          <w:noProof/>
          <w:color w:val="auto"/>
          <w:lang w:eastAsia="en-GB"/>
        </w:rPr>
      </w:pPr>
      <w:r>
        <w:rPr>
          <w:noProof/>
        </w:rPr>
        <w:t>7.3.1.3</w:t>
      </w:r>
      <w:r>
        <w:rPr>
          <w:rFonts w:ascii="Calibri" w:hAnsi="Calibri"/>
          <w:noProof/>
          <w:color w:val="auto"/>
          <w:lang w:eastAsia="en-GB"/>
        </w:rPr>
        <w:tab/>
      </w:r>
      <w:r>
        <w:rPr>
          <w:noProof/>
        </w:rPr>
        <w:t>Loading Thesaurus Common Names</w:t>
      </w:r>
      <w:r>
        <w:rPr>
          <w:noProof/>
        </w:rPr>
        <w:tab/>
      </w:r>
      <w:r>
        <w:rPr>
          <w:noProof/>
        </w:rPr>
        <w:fldChar w:fldCharType="begin"/>
      </w:r>
      <w:r>
        <w:rPr>
          <w:noProof/>
        </w:rPr>
        <w:instrText xml:space="preserve"> PAGEREF _Toc292879156 \h </w:instrText>
      </w:r>
      <w:r>
        <w:rPr>
          <w:noProof/>
        </w:rPr>
      </w:r>
      <w:r>
        <w:rPr>
          <w:noProof/>
        </w:rPr>
        <w:fldChar w:fldCharType="separate"/>
      </w:r>
      <w:r>
        <w:rPr>
          <w:noProof/>
        </w:rPr>
        <w:t>564</w:t>
      </w:r>
      <w:r>
        <w:rPr>
          <w:noProof/>
        </w:rPr>
        <w:fldChar w:fldCharType="end"/>
      </w:r>
    </w:p>
    <w:p w14:paraId="3826383D" w14:textId="77777777" w:rsidR="00887218" w:rsidRDefault="00887218">
      <w:pPr>
        <w:pStyle w:val="TOC4"/>
        <w:tabs>
          <w:tab w:val="left" w:pos="1497"/>
          <w:tab w:val="right" w:leader="dot" w:pos="8296"/>
        </w:tabs>
        <w:rPr>
          <w:rFonts w:ascii="Calibri" w:hAnsi="Calibri"/>
          <w:noProof/>
          <w:color w:val="auto"/>
          <w:lang w:eastAsia="en-GB"/>
        </w:rPr>
      </w:pPr>
      <w:r>
        <w:rPr>
          <w:noProof/>
        </w:rPr>
        <w:t>7.3.1.4</w:t>
      </w:r>
      <w:r>
        <w:rPr>
          <w:rFonts w:ascii="Calibri" w:hAnsi="Calibri"/>
          <w:noProof/>
          <w:color w:val="auto"/>
          <w:lang w:eastAsia="en-GB"/>
        </w:rPr>
        <w:tab/>
      </w:r>
      <w:r>
        <w:rPr>
          <w:noProof/>
        </w:rPr>
        <w:t>Overview</w:t>
      </w:r>
      <w:r>
        <w:rPr>
          <w:noProof/>
        </w:rPr>
        <w:tab/>
      </w:r>
      <w:r>
        <w:rPr>
          <w:noProof/>
        </w:rPr>
        <w:fldChar w:fldCharType="begin"/>
      </w:r>
      <w:r>
        <w:rPr>
          <w:noProof/>
        </w:rPr>
        <w:instrText xml:space="preserve"> PAGEREF _Toc292879157 \h </w:instrText>
      </w:r>
      <w:r>
        <w:rPr>
          <w:noProof/>
        </w:rPr>
      </w:r>
      <w:r>
        <w:rPr>
          <w:noProof/>
        </w:rPr>
        <w:fldChar w:fldCharType="separate"/>
      </w:r>
      <w:r>
        <w:rPr>
          <w:noProof/>
        </w:rPr>
        <w:t>564</w:t>
      </w:r>
      <w:r>
        <w:rPr>
          <w:noProof/>
        </w:rPr>
        <w:fldChar w:fldCharType="end"/>
      </w:r>
    </w:p>
    <w:p w14:paraId="2D4847D7" w14:textId="77777777" w:rsidR="00887218" w:rsidRDefault="00887218">
      <w:pPr>
        <w:pStyle w:val="TOC3"/>
        <w:tabs>
          <w:tab w:val="left" w:pos="1000"/>
          <w:tab w:val="right" w:leader="dot" w:pos="8296"/>
        </w:tabs>
        <w:rPr>
          <w:rFonts w:ascii="Calibri" w:hAnsi="Calibri"/>
          <w:smallCaps w:val="0"/>
          <w:noProof/>
          <w:color w:val="auto"/>
          <w:lang w:eastAsia="en-GB"/>
        </w:rPr>
      </w:pPr>
      <w:r>
        <w:rPr>
          <w:noProof/>
        </w:rPr>
        <w:t>7.3.2</w:t>
      </w:r>
      <w:r>
        <w:rPr>
          <w:rFonts w:ascii="Calibri" w:hAnsi="Calibri"/>
          <w:smallCaps w:val="0"/>
          <w:noProof/>
          <w:color w:val="auto"/>
          <w:lang w:eastAsia="en-GB"/>
        </w:rPr>
        <w:tab/>
      </w:r>
      <w:r>
        <w:rPr>
          <w:noProof/>
        </w:rPr>
        <w:t>Search Functionality</w:t>
      </w:r>
      <w:r>
        <w:rPr>
          <w:noProof/>
        </w:rPr>
        <w:tab/>
      </w:r>
      <w:r>
        <w:rPr>
          <w:noProof/>
        </w:rPr>
        <w:fldChar w:fldCharType="begin"/>
      </w:r>
      <w:r>
        <w:rPr>
          <w:noProof/>
        </w:rPr>
        <w:instrText xml:space="preserve"> PAGEREF _Toc292879158 \h </w:instrText>
      </w:r>
      <w:r>
        <w:rPr>
          <w:noProof/>
        </w:rPr>
      </w:r>
      <w:r>
        <w:rPr>
          <w:noProof/>
        </w:rPr>
        <w:fldChar w:fldCharType="separate"/>
      </w:r>
      <w:r>
        <w:rPr>
          <w:noProof/>
        </w:rPr>
        <w:t>566</w:t>
      </w:r>
      <w:r>
        <w:rPr>
          <w:noProof/>
        </w:rPr>
        <w:fldChar w:fldCharType="end"/>
      </w:r>
    </w:p>
    <w:p w14:paraId="48F8C81D" w14:textId="77777777" w:rsidR="00887218" w:rsidRDefault="00887218">
      <w:pPr>
        <w:pStyle w:val="TOC4"/>
        <w:tabs>
          <w:tab w:val="left" w:pos="1497"/>
          <w:tab w:val="right" w:leader="dot" w:pos="8296"/>
        </w:tabs>
        <w:rPr>
          <w:rFonts w:ascii="Calibri" w:hAnsi="Calibri"/>
          <w:noProof/>
          <w:color w:val="auto"/>
          <w:lang w:eastAsia="en-GB"/>
        </w:rPr>
      </w:pPr>
      <w:r>
        <w:rPr>
          <w:noProof/>
        </w:rPr>
        <w:t>7.3.2.1</w:t>
      </w:r>
      <w:r>
        <w:rPr>
          <w:rFonts w:ascii="Calibri" w:hAnsi="Calibri"/>
          <w:noProof/>
          <w:color w:val="auto"/>
          <w:lang w:eastAsia="en-GB"/>
        </w:rPr>
        <w:tab/>
      </w:r>
      <w:r>
        <w:rPr>
          <w:noProof/>
        </w:rPr>
        <w:t>TSearchManager</w:t>
      </w:r>
      <w:r>
        <w:rPr>
          <w:noProof/>
        </w:rPr>
        <w:tab/>
      </w:r>
      <w:r>
        <w:rPr>
          <w:noProof/>
        </w:rPr>
        <w:fldChar w:fldCharType="begin"/>
      </w:r>
      <w:r>
        <w:rPr>
          <w:noProof/>
        </w:rPr>
        <w:instrText xml:space="preserve"> PAGEREF _Toc292879159 \h </w:instrText>
      </w:r>
      <w:r>
        <w:rPr>
          <w:noProof/>
        </w:rPr>
      </w:r>
      <w:r>
        <w:rPr>
          <w:noProof/>
        </w:rPr>
        <w:fldChar w:fldCharType="separate"/>
      </w:r>
      <w:r>
        <w:rPr>
          <w:noProof/>
        </w:rPr>
        <w:t>566</w:t>
      </w:r>
      <w:r>
        <w:rPr>
          <w:noProof/>
        </w:rPr>
        <w:fldChar w:fldCharType="end"/>
      </w:r>
    </w:p>
    <w:p w14:paraId="0B21E58B" w14:textId="77777777" w:rsidR="00887218" w:rsidRDefault="00887218">
      <w:pPr>
        <w:pStyle w:val="TOC4"/>
        <w:tabs>
          <w:tab w:val="left" w:pos="1497"/>
          <w:tab w:val="right" w:leader="dot" w:pos="8296"/>
        </w:tabs>
        <w:rPr>
          <w:rFonts w:ascii="Calibri" w:hAnsi="Calibri"/>
          <w:noProof/>
          <w:color w:val="auto"/>
          <w:lang w:eastAsia="en-GB"/>
        </w:rPr>
      </w:pPr>
      <w:r>
        <w:rPr>
          <w:noProof/>
        </w:rPr>
        <w:t>7.3.2.2</w:t>
      </w:r>
      <w:r>
        <w:rPr>
          <w:rFonts w:ascii="Calibri" w:hAnsi="Calibri"/>
          <w:noProof/>
          <w:color w:val="auto"/>
          <w:lang w:eastAsia="en-GB"/>
        </w:rPr>
        <w:tab/>
      </w:r>
      <w:r>
        <w:rPr>
          <w:noProof/>
        </w:rPr>
        <w:t>TdlgFind</w:t>
      </w:r>
      <w:r>
        <w:rPr>
          <w:noProof/>
        </w:rPr>
        <w:tab/>
      </w:r>
      <w:r>
        <w:rPr>
          <w:noProof/>
        </w:rPr>
        <w:fldChar w:fldCharType="begin"/>
      </w:r>
      <w:r>
        <w:rPr>
          <w:noProof/>
        </w:rPr>
        <w:instrText xml:space="preserve"> PAGEREF _Toc292879160 \h </w:instrText>
      </w:r>
      <w:r>
        <w:rPr>
          <w:noProof/>
        </w:rPr>
      </w:r>
      <w:r>
        <w:rPr>
          <w:noProof/>
        </w:rPr>
        <w:fldChar w:fldCharType="separate"/>
      </w:r>
      <w:r>
        <w:rPr>
          <w:noProof/>
        </w:rPr>
        <w:t>566</w:t>
      </w:r>
      <w:r>
        <w:rPr>
          <w:noProof/>
        </w:rPr>
        <w:fldChar w:fldCharType="end"/>
      </w:r>
    </w:p>
    <w:p w14:paraId="2E6FB347" w14:textId="77777777" w:rsidR="00887218" w:rsidRDefault="00887218">
      <w:pPr>
        <w:pStyle w:val="TOC4"/>
        <w:tabs>
          <w:tab w:val="left" w:pos="1497"/>
          <w:tab w:val="right" w:leader="dot" w:pos="8296"/>
        </w:tabs>
        <w:rPr>
          <w:rFonts w:ascii="Calibri" w:hAnsi="Calibri"/>
          <w:noProof/>
          <w:color w:val="auto"/>
          <w:lang w:eastAsia="en-GB"/>
        </w:rPr>
      </w:pPr>
      <w:r>
        <w:rPr>
          <w:noProof/>
        </w:rPr>
        <w:t>7.3.2.3</w:t>
      </w:r>
      <w:r>
        <w:rPr>
          <w:rFonts w:ascii="Calibri" w:hAnsi="Calibri"/>
          <w:noProof/>
          <w:color w:val="auto"/>
          <w:lang w:eastAsia="en-GB"/>
        </w:rPr>
        <w:tab/>
      </w:r>
      <w:r>
        <w:rPr>
          <w:noProof/>
        </w:rPr>
        <w:t>Identifying User Entered Text</w:t>
      </w:r>
      <w:r>
        <w:rPr>
          <w:noProof/>
        </w:rPr>
        <w:tab/>
      </w:r>
      <w:r>
        <w:rPr>
          <w:noProof/>
        </w:rPr>
        <w:fldChar w:fldCharType="begin"/>
      </w:r>
      <w:r>
        <w:rPr>
          <w:noProof/>
        </w:rPr>
        <w:instrText xml:space="preserve"> PAGEREF _Toc292879161 \h </w:instrText>
      </w:r>
      <w:r>
        <w:rPr>
          <w:noProof/>
        </w:rPr>
      </w:r>
      <w:r>
        <w:rPr>
          <w:noProof/>
        </w:rPr>
        <w:fldChar w:fldCharType="separate"/>
      </w:r>
      <w:r>
        <w:rPr>
          <w:noProof/>
        </w:rPr>
        <w:t>566</w:t>
      </w:r>
      <w:r>
        <w:rPr>
          <w:noProof/>
        </w:rPr>
        <w:fldChar w:fldCharType="end"/>
      </w:r>
    </w:p>
    <w:p w14:paraId="0E3D83F6"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7.4</w:t>
      </w:r>
      <w:r>
        <w:rPr>
          <w:rFonts w:ascii="Calibri" w:hAnsi="Calibri"/>
          <w:b w:val="0"/>
          <w:smallCaps w:val="0"/>
          <w:noProof/>
          <w:color w:val="auto"/>
          <w:lang w:eastAsia="en-GB"/>
        </w:rPr>
        <w:tab/>
      </w:r>
      <w:r>
        <w:rPr>
          <w:noProof/>
        </w:rPr>
        <w:t>Bar Code Component</w:t>
      </w:r>
      <w:r>
        <w:rPr>
          <w:noProof/>
        </w:rPr>
        <w:tab/>
      </w:r>
      <w:r>
        <w:rPr>
          <w:noProof/>
        </w:rPr>
        <w:fldChar w:fldCharType="begin"/>
      </w:r>
      <w:r>
        <w:rPr>
          <w:noProof/>
        </w:rPr>
        <w:instrText xml:space="preserve"> PAGEREF _Toc292879162 \h </w:instrText>
      </w:r>
      <w:r>
        <w:rPr>
          <w:noProof/>
        </w:rPr>
      </w:r>
      <w:r>
        <w:rPr>
          <w:noProof/>
        </w:rPr>
        <w:fldChar w:fldCharType="separate"/>
      </w:r>
      <w:r>
        <w:rPr>
          <w:noProof/>
        </w:rPr>
        <w:t>567</w:t>
      </w:r>
      <w:r>
        <w:rPr>
          <w:noProof/>
        </w:rPr>
        <w:fldChar w:fldCharType="end"/>
      </w:r>
    </w:p>
    <w:p w14:paraId="68FC2DAF"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7.5</w:t>
      </w:r>
      <w:r>
        <w:rPr>
          <w:rFonts w:ascii="Calibri" w:hAnsi="Calibri"/>
          <w:b w:val="0"/>
          <w:smallCaps w:val="0"/>
          <w:noProof/>
          <w:color w:val="auto"/>
          <w:lang w:eastAsia="en-GB"/>
        </w:rPr>
        <w:tab/>
      </w:r>
      <w:r>
        <w:rPr>
          <w:noProof/>
        </w:rPr>
        <w:t>GIF Image File component</w:t>
      </w:r>
      <w:r>
        <w:rPr>
          <w:noProof/>
        </w:rPr>
        <w:tab/>
      </w:r>
      <w:r>
        <w:rPr>
          <w:noProof/>
        </w:rPr>
        <w:fldChar w:fldCharType="begin"/>
      </w:r>
      <w:r>
        <w:rPr>
          <w:noProof/>
        </w:rPr>
        <w:instrText xml:space="preserve"> PAGEREF _Toc292879163 \h </w:instrText>
      </w:r>
      <w:r>
        <w:rPr>
          <w:noProof/>
        </w:rPr>
      </w:r>
      <w:r>
        <w:rPr>
          <w:noProof/>
        </w:rPr>
        <w:fldChar w:fldCharType="separate"/>
      </w:r>
      <w:r>
        <w:rPr>
          <w:noProof/>
        </w:rPr>
        <w:t>567</w:t>
      </w:r>
      <w:r>
        <w:rPr>
          <w:noProof/>
        </w:rPr>
        <w:fldChar w:fldCharType="end"/>
      </w:r>
    </w:p>
    <w:p w14:paraId="2D71910E"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7.6</w:t>
      </w:r>
      <w:r>
        <w:rPr>
          <w:rFonts w:ascii="Calibri" w:hAnsi="Calibri"/>
          <w:b w:val="0"/>
          <w:smallCaps w:val="0"/>
          <w:noProof/>
          <w:color w:val="auto"/>
          <w:lang w:eastAsia="en-GB"/>
        </w:rPr>
        <w:tab/>
      </w:r>
      <w:r>
        <w:rPr>
          <w:noProof/>
        </w:rPr>
        <w:t>Tab and Arrow Keystrokes in ActiveX components</w:t>
      </w:r>
      <w:r>
        <w:rPr>
          <w:noProof/>
        </w:rPr>
        <w:tab/>
      </w:r>
      <w:r>
        <w:rPr>
          <w:noProof/>
        </w:rPr>
        <w:fldChar w:fldCharType="begin"/>
      </w:r>
      <w:r>
        <w:rPr>
          <w:noProof/>
        </w:rPr>
        <w:instrText xml:space="preserve"> PAGEREF _Toc292879164 \h </w:instrText>
      </w:r>
      <w:r>
        <w:rPr>
          <w:noProof/>
        </w:rPr>
      </w:r>
      <w:r>
        <w:rPr>
          <w:noProof/>
        </w:rPr>
        <w:fldChar w:fldCharType="separate"/>
      </w:r>
      <w:r>
        <w:rPr>
          <w:noProof/>
        </w:rPr>
        <w:t>567</w:t>
      </w:r>
      <w:r>
        <w:rPr>
          <w:noProof/>
        </w:rPr>
        <w:fldChar w:fldCharType="end"/>
      </w:r>
    </w:p>
    <w:p w14:paraId="78D690F0"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7.7</w:t>
      </w:r>
      <w:r>
        <w:rPr>
          <w:rFonts w:ascii="Calibri" w:hAnsi="Calibri"/>
          <w:b w:val="0"/>
          <w:smallCaps w:val="0"/>
          <w:noProof/>
          <w:color w:val="auto"/>
          <w:lang w:eastAsia="en-GB"/>
        </w:rPr>
        <w:tab/>
      </w:r>
      <w:r>
        <w:rPr>
          <w:noProof/>
        </w:rPr>
        <w:t>Meaning Key Reassignment</w:t>
      </w:r>
      <w:r>
        <w:rPr>
          <w:noProof/>
        </w:rPr>
        <w:tab/>
      </w:r>
      <w:r>
        <w:rPr>
          <w:noProof/>
        </w:rPr>
        <w:fldChar w:fldCharType="begin"/>
      </w:r>
      <w:r>
        <w:rPr>
          <w:noProof/>
        </w:rPr>
        <w:instrText xml:space="preserve"> PAGEREF _Toc292879165 \h </w:instrText>
      </w:r>
      <w:r>
        <w:rPr>
          <w:noProof/>
        </w:rPr>
      </w:r>
      <w:r>
        <w:rPr>
          <w:noProof/>
        </w:rPr>
        <w:fldChar w:fldCharType="separate"/>
      </w:r>
      <w:r>
        <w:rPr>
          <w:noProof/>
        </w:rPr>
        <w:t>567</w:t>
      </w:r>
      <w:r>
        <w:rPr>
          <w:noProof/>
        </w:rPr>
        <w:fldChar w:fldCharType="end"/>
      </w:r>
    </w:p>
    <w:p w14:paraId="5A8332A2"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7.8</w:t>
      </w:r>
      <w:r>
        <w:rPr>
          <w:rFonts w:ascii="Calibri" w:hAnsi="Calibri"/>
          <w:b w:val="0"/>
          <w:smallCaps w:val="0"/>
          <w:noProof/>
          <w:color w:val="auto"/>
          <w:lang w:eastAsia="en-GB"/>
        </w:rPr>
        <w:tab/>
      </w:r>
      <w:r>
        <w:rPr>
          <w:noProof/>
        </w:rPr>
        <w:t>Lineage Generation</w:t>
      </w:r>
      <w:r>
        <w:rPr>
          <w:noProof/>
        </w:rPr>
        <w:tab/>
      </w:r>
      <w:r>
        <w:rPr>
          <w:noProof/>
        </w:rPr>
        <w:fldChar w:fldCharType="begin"/>
      </w:r>
      <w:r>
        <w:rPr>
          <w:noProof/>
        </w:rPr>
        <w:instrText xml:space="preserve"> PAGEREF _Toc292879166 \h </w:instrText>
      </w:r>
      <w:r>
        <w:rPr>
          <w:noProof/>
        </w:rPr>
      </w:r>
      <w:r>
        <w:rPr>
          <w:noProof/>
        </w:rPr>
        <w:fldChar w:fldCharType="separate"/>
      </w:r>
      <w:r>
        <w:rPr>
          <w:noProof/>
        </w:rPr>
        <w:t>568</w:t>
      </w:r>
      <w:r>
        <w:rPr>
          <w:noProof/>
        </w:rPr>
        <w:fldChar w:fldCharType="end"/>
      </w:r>
    </w:p>
    <w:p w14:paraId="763A5CF8"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Pr>
          <w:noProof/>
        </w:rPr>
        <w:t>8.</w:t>
      </w:r>
      <w:r>
        <w:rPr>
          <w:rFonts w:ascii="Calibri" w:hAnsi="Calibri"/>
          <w:b w:val="0"/>
          <w:caps w:val="0"/>
          <w:noProof/>
          <w:color w:val="auto"/>
          <w:u w:val="none"/>
          <w:lang w:eastAsia="en-GB"/>
        </w:rPr>
        <w:tab/>
      </w:r>
      <w:r>
        <w:rPr>
          <w:noProof/>
        </w:rPr>
        <w:t>Operational Requirements</w:t>
      </w:r>
      <w:r>
        <w:rPr>
          <w:noProof/>
        </w:rPr>
        <w:tab/>
      </w:r>
      <w:r>
        <w:rPr>
          <w:noProof/>
        </w:rPr>
        <w:fldChar w:fldCharType="begin"/>
      </w:r>
      <w:r>
        <w:rPr>
          <w:noProof/>
        </w:rPr>
        <w:instrText xml:space="preserve"> PAGEREF _Toc292879167 \h </w:instrText>
      </w:r>
      <w:r>
        <w:rPr>
          <w:noProof/>
        </w:rPr>
      </w:r>
      <w:r>
        <w:rPr>
          <w:noProof/>
        </w:rPr>
        <w:fldChar w:fldCharType="separate"/>
      </w:r>
      <w:r>
        <w:rPr>
          <w:noProof/>
        </w:rPr>
        <w:t>570</w:t>
      </w:r>
      <w:r>
        <w:rPr>
          <w:noProof/>
        </w:rPr>
        <w:fldChar w:fldCharType="end"/>
      </w:r>
    </w:p>
    <w:p w14:paraId="380D9A6B" w14:textId="77777777" w:rsidR="00887218" w:rsidRDefault="00887218">
      <w:pPr>
        <w:pStyle w:val="TOC1"/>
        <w:tabs>
          <w:tab w:val="left" w:pos="600"/>
          <w:tab w:val="right" w:leader="dot" w:pos="8296"/>
        </w:tabs>
        <w:rPr>
          <w:rFonts w:ascii="Calibri" w:hAnsi="Calibri"/>
          <w:b w:val="0"/>
          <w:caps w:val="0"/>
          <w:noProof/>
          <w:color w:val="auto"/>
          <w:u w:val="none"/>
          <w:lang w:eastAsia="en-GB"/>
        </w:rPr>
      </w:pPr>
      <w:r w:rsidRPr="00CE201A">
        <w:rPr>
          <w:rFonts w:eastAsia="SimSun"/>
          <w:noProof/>
          <w:lang w:eastAsia="zh-SG"/>
        </w:rPr>
        <w:t>9.</w:t>
      </w:r>
      <w:r>
        <w:rPr>
          <w:rFonts w:ascii="Calibri" w:hAnsi="Calibri"/>
          <w:b w:val="0"/>
          <w:caps w:val="0"/>
          <w:noProof/>
          <w:color w:val="auto"/>
          <w:u w:val="none"/>
          <w:lang w:eastAsia="en-GB"/>
        </w:rPr>
        <w:tab/>
      </w:r>
      <w:r>
        <w:rPr>
          <w:noProof/>
        </w:rPr>
        <w:t>Test Procedures</w:t>
      </w:r>
      <w:r>
        <w:rPr>
          <w:noProof/>
        </w:rPr>
        <w:tab/>
      </w:r>
      <w:r>
        <w:rPr>
          <w:noProof/>
        </w:rPr>
        <w:fldChar w:fldCharType="begin"/>
      </w:r>
      <w:r>
        <w:rPr>
          <w:noProof/>
        </w:rPr>
        <w:instrText xml:space="preserve"> PAGEREF _Toc292879168 \h </w:instrText>
      </w:r>
      <w:r>
        <w:rPr>
          <w:noProof/>
        </w:rPr>
      </w:r>
      <w:r>
        <w:rPr>
          <w:noProof/>
        </w:rPr>
        <w:fldChar w:fldCharType="separate"/>
      </w:r>
      <w:r>
        <w:rPr>
          <w:noProof/>
        </w:rPr>
        <w:t>571</w:t>
      </w:r>
      <w:r>
        <w:rPr>
          <w:noProof/>
        </w:rPr>
        <w:fldChar w:fldCharType="end"/>
      </w:r>
    </w:p>
    <w:p w14:paraId="7CE9CC51" w14:textId="77777777" w:rsidR="00887218" w:rsidRDefault="00887218">
      <w:pPr>
        <w:pStyle w:val="TOC2"/>
        <w:tabs>
          <w:tab w:val="left" w:pos="600"/>
          <w:tab w:val="right" w:leader="dot" w:pos="8296"/>
        </w:tabs>
        <w:rPr>
          <w:rFonts w:ascii="Calibri" w:hAnsi="Calibri"/>
          <w:b w:val="0"/>
          <w:smallCaps w:val="0"/>
          <w:noProof/>
          <w:color w:val="auto"/>
          <w:lang w:eastAsia="en-GB"/>
        </w:rPr>
      </w:pPr>
      <w:r>
        <w:rPr>
          <w:noProof/>
        </w:rPr>
        <w:t>9.1</w:t>
      </w:r>
      <w:r>
        <w:rPr>
          <w:rFonts w:ascii="Calibri" w:hAnsi="Calibri"/>
          <w:b w:val="0"/>
          <w:smallCaps w:val="0"/>
          <w:noProof/>
          <w:color w:val="auto"/>
          <w:lang w:eastAsia="en-GB"/>
        </w:rPr>
        <w:tab/>
      </w:r>
      <w:r>
        <w:rPr>
          <w:noProof/>
        </w:rPr>
        <w:t>E-Mail: sales@dorsetsoftware.com</w:t>
      </w:r>
      <w:r>
        <w:rPr>
          <w:noProof/>
        </w:rPr>
        <w:tab/>
      </w:r>
      <w:r>
        <w:rPr>
          <w:noProof/>
        </w:rPr>
        <w:fldChar w:fldCharType="begin"/>
      </w:r>
      <w:r>
        <w:rPr>
          <w:noProof/>
        </w:rPr>
        <w:instrText xml:space="preserve"> PAGEREF _Toc292879169 \h </w:instrText>
      </w:r>
      <w:r>
        <w:rPr>
          <w:noProof/>
        </w:rPr>
      </w:r>
      <w:r>
        <w:rPr>
          <w:noProof/>
        </w:rPr>
        <w:fldChar w:fldCharType="separate"/>
      </w:r>
      <w:r>
        <w:rPr>
          <w:noProof/>
        </w:rPr>
        <w:t>573</w:t>
      </w:r>
      <w:r>
        <w:rPr>
          <w:noProof/>
        </w:rPr>
        <w:fldChar w:fldCharType="end"/>
      </w:r>
    </w:p>
    <w:p w14:paraId="30502A46" w14:textId="77777777" w:rsidR="001E28AB" w:rsidRDefault="001E28AB" w:rsidP="00142A8D">
      <w:pPr>
        <w:rPr>
          <w:rFonts w:ascii="Times New Roman" w:hAnsi="Times New Roman"/>
        </w:rPr>
      </w:pPr>
      <w:r>
        <w:fldChar w:fldCharType="end"/>
      </w:r>
    </w:p>
    <w:p w14:paraId="0E729A2C" w14:textId="77777777" w:rsidR="001E28AB" w:rsidRDefault="001E28AB" w:rsidP="00840903">
      <w:pPr>
        <w:pStyle w:val="MainTitles"/>
        <w:outlineLvl w:val="0"/>
      </w:pPr>
      <w:r>
        <w:br w:type="page"/>
      </w:r>
      <w:r>
        <w:lastRenderedPageBreak/>
        <w:t>Glossary</w:t>
      </w:r>
    </w:p>
    <w:tbl>
      <w:tblPr>
        <w:tblW w:w="0" w:type="auto"/>
        <w:tblLook w:val="01E0" w:firstRow="1" w:lastRow="1" w:firstColumn="1" w:lastColumn="1" w:noHBand="0" w:noVBand="0"/>
      </w:tblPr>
      <w:tblGrid>
        <w:gridCol w:w="2518"/>
        <w:gridCol w:w="5788"/>
      </w:tblGrid>
      <w:tr w:rsidR="001E28AB" w14:paraId="5D9AE461" w14:textId="77777777" w:rsidTr="00D87EF4">
        <w:tc>
          <w:tcPr>
            <w:tcW w:w="2543" w:type="dxa"/>
          </w:tcPr>
          <w:p w14:paraId="5D913C2F" w14:textId="77777777" w:rsidR="001E28AB" w:rsidRDefault="001E28AB" w:rsidP="00F92680">
            <w:pPr>
              <w:pStyle w:val="TableRow"/>
            </w:pPr>
            <w:r>
              <w:t>Accession</w:t>
            </w:r>
          </w:p>
        </w:tc>
        <w:tc>
          <w:tcPr>
            <w:tcW w:w="5979" w:type="dxa"/>
          </w:tcPr>
          <w:p w14:paraId="27BECBBD" w14:textId="77777777" w:rsidR="001E28AB" w:rsidRDefault="001E28AB" w:rsidP="00F92680">
            <w:pPr>
              <w:pStyle w:val="TableRow"/>
            </w:pPr>
            <w:r>
              <w:t>Relates to the acquisition and transfer of ownership of objects and collections into a museum.</w:t>
            </w:r>
          </w:p>
        </w:tc>
      </w:tr>
      <w:tr w:rsidR="00722633" w14:paraId="135E11D7" w14:textId="77777777" w:rsidTr="00D87EF4">
        <w:tc>
          <w:tcPr>
            <w:tcW w:w="2543" w:type="dxa"/>
          </w:tcPr>
          <w:p w14:paraId="1A384B76" w14:textId="77777777" w:rsidR="00722633" w:rsidRPr="00D87EF4" w:rsidRDefault="00722633" w:rsidP="00F92680">
            <w:pPr>
              <w:pStyle w:val="TableRow"/>
              <w:rPr>
                <w:rFonts w:eastAsia="SimSun"/>
                <w:lang w:eastAsia="zh-SG"/>
              </w:rPr>
            </w:pPr>
            <w:r w:rsidRPr="00D87EF4">
              <w:rPr>
                <w:rFonts w:eastAsia="SimSun" w:hint="eastAsia"/>
                <w:lang w:eastAsia="zh-SG"/>
              </w:rPr>
              <w:t>Base Map</w:t>
            </w:r>
          </w:p>
        </w:tc>
        <w:tc>
          <w:tcPr>
            <w:tcW w:w="5979" w:type="dxa"/>
          </w:tcPr>
          <w:p w14:paraId="7CB3A8C2" w14:textId="77777777" w:rsidR="00722633" w:rsidRPr="00D87EF4" w:rsidRDefault="00722633" w:rsidP="00164AD9">
            <w:pPr>
              <w:pStyle w:val="TableRow"/>
              <w:rPr>
                <w:rFonts w:eastAsia="SimSun"/>
                <w:lang w:eastAsia="zh-SG"/>
              </w:rPr>
            </w:pPr>
            <w:r w:rsidRPr="00D87EF4">
              <w:rPr>
                <w:rFonts w:eastAsia="SimSun" w:hint="eastAsia"/>
                <w:lang w:eastAsia="zh-SG"/>
              </w:rPr>
              <w:t>A map that forms the underlying base on which other map tiles, polygons and distribution points are drawn.</w:t>
            </w:r>
          </w:p>
        </w:tc>
      </w:tr>
      <w:tr w:rsidR="001E28AB" w14:paraId="4A5F22F6" w14:textId="77777777" w:rsidTr="00D87EF4">
        <w:tc>
          <w:tcPr>
            <w:tcW w:w="2543" w:type="dxa"/>
          </w:tcPr>
          <w:p w14:paraId="1ADF2639" w14:textId="77777777" w:rsidR="001E28AB" w:rsidRDefault="001E28AB" w:rsidP="00F92680">
            <w:pPr>
              <w:pStyle w:val="TableRow"/>
            </w:pPr>
            <w:r>
              <w:t>Chronostratigraphy</w:t>
            </w:r>
          </w:p>
        </w:tc>
        <w:tc>
          <w:tcPr>
            <w:tcW w:w="5979" w:type="dxa"/>
          </w:tcPr>
          <w:p w14:paraId="7DCA0643" w14:textId="77777777" w:rsidR="001E28AB" w:rsidRDefault="001E28AB" w:rsidP="00164AD9">
            <w:pPr>
              <w:pStyle w:val="TableRow"/>
            </w:pPr>
            <w:r>
              <w:t>Interpretation of the time interval information from layering of sedimentary rocks.</w:t>
            </w:r>
          </w:p>
        </w:tc>
      </w:tr>
      <w:tr w:rsidR="001E28AB" w14:paraId="05331DD0" w14:textId="77777777" w:rsidTr="00D87EF4">
        <w:tc>
          <w:tcPr>
            <w:tcW w:w="2543" w:type="dxa"/>
          </w:tcPr>
          <w:p w14:paraId="3ECD237D" w14:textId="77777777" w:rsidR="001E28AB" w:rsidRDefault="001E28AB" w:rsidP="0064321F">
            <w:pPr>
              <w:pStyle w:val="TableRow"/>
            </w:pPr>
            <w:r>
              <w:t>Collection</w:t>
            </w:r>
          </w:p>
        </w:tc>
        <w:tc>
          <w:tcPr>
            <w:tcW w:w="5979" w:type="dxa"/>
          </w:tcPr>
          <w:p w14:paraId="5ED7505E" w14:textId="77777777" w:rsidR="001E28AB" w:rsidRDefault="00C970C1" w:rsidP="0064321F">
            <w:pPr>
              <w:pStyle w:val="TableRow"/>
            </w:pPr>
            <w:r>
              <w:t>A logical grouping of specimens and other collections.</w:t>
            </w:r>
          </w:p>
        </w:tc>
      </w:tr>
      <w:tr w:rsidR="00255157" w14:paraId="4255943E" w14:textId="77777777" w:rsidTr="00D87EF4">
        <w:tc>
          <w:tcPr>
            <w:tcW w:w="2543" w:type="dxa"/>
          </w:tcPr>
          <w:p w14:paraId="150B6B1D" w14:textId="77777777" w:rsidR="00255157" w:rsidRDefault="00255157" w:rsidP="00F92680">
            <w:pPr>
              <w:pStyle w:val="TableRow"/>
            </w:pPr>
            <w:r>
              <w:t>Collection Unit</w:t>
            </w:r>
          </w:p>
        </w:tc>
        <w:tc>
          <w:tcPr>
            <w:tcW w:w="5979" w:type="dxa"/>
          </w:tcPr>
          <w:p w14:paraId="7218F400" w14:textId="77777777" w:rsidR="00255157" w:rsidRPr="00D87EF4" w:rsidRDefault="00D80295" w:rsidP="00F92680">
            <w:pPr>
              <w:pStyle w:val="TableRow"/>
              <w:rPr>
                <w:rFonts w:eastAsia="SimSun"/>
                <w:lang w:eastAsia="zh-SG"/>
              </w:rPr>
            </w:pPr>
            <w:r w:rsidRPr="00D87EF4">
              <w:rPr>
                <w:rFonts w:eastAsia="SimSun" w:hint="eastAsia"/>
                <w:lang w:eastAsia="zh-SG"/>
              </w:rPr>
              <w:t>A generic term for a specimen, collection or store.  This concept is used to allow common areas of functionality to apply to all 3 concepts (for example movements).</w:t>
            </w:r>
          </w:p>
        </w:tc>
      </w:tr>
      <w:tr w:rsidR="00C82CFC" w14:paraId="6F0C2935" w14:textId="77777777" w:rsidTr="00D87EF4">
        <w:tc>
          <w:tcPr>
            <w:tcW w:w="2543" w:type="dxa"/>
          </w:tcPr>
          <w:p w14:paraId="6824EC42" w14:textId="77777777" w:rsidR="00C82CFC" w:rsidRDefault="00C82CFC" w:rsidP="00F92680">
            <w:pPr>
              <w:pStyle w:val="TableRow"/>
            </w:pPr>
            <w:r>
              <w:t>COM</w:t>
            </w:r>
          </w:p>
        </w:tc>
        <w:tc>
          <w:tcPr>
            <w:tcW w:w="5979" w:type="dxa"/>
          </w:tcPr>
          <w:p w14:paraId="6B8882BB" w14:textId="77777777" w:rsidR="00C82CFC" w:rsidRPr="0034654A" w:rsidRDefault="00C82CFC" w:rsidP="00F92680">
            <w:pPr>
              <w:pStyle w:val="TableRow"/>
            </w:pPr>
            <w:r>
              <w:t xml:space="preserve">Component Object Model, a technology developed by Microsoft enabling code objects developed in </w:t>
            </w:r>
            <w:r w:rsidR="001E3354">
              <w:t>different</w:t>
            </w:r>
            <w:r>
              <w:t xml:space="preserve"> development tools to be accessed by other Windows applications.</w:t>
            </w:r>
          </w:p>
        </w:tc>
      </w:tr>
      <w:tr w:rsidR="001E28AB" w14:paraId="11704000" w14:textId="77777777" w:rsidTr="00D87EF4">
        <w:tc>
          <w:tcPr>
            <w:tcW w:w="2543" w:type="dxa"/>
          </w:tcPr>
          <w:p w14:paraId="4095B809" w14:textId="77777777" w:rsidR="001E28AB" w:rsidRDefault="001E28AB" w:rsidP="00F92680">
            <w:pPr>
              <w:pStyle w:val="TableRow"/>
            </w:pPr>
            <w:r>
              <w:t>Concept</w:t>
            </w:r>
          </w:p>
        </w:tc>
        <w:tc>
          <w:tcPr>
            <w:tcW w:w="5979" w:type="dxa"/>
          </w:tcPr>
          <w:p w14:paraId="4AC20CC2" w14:textId="77777777" w:rsidR="001E28AB" w:rsidRPr="00D87EF4" w:rsidRDefault="00D80295" w:rsidP="00F92680">
            <w:pPr>
              <w:pStyle w:val="TableRow"/>
              <w:rPr>
                <w:rFonts w:eastAsia="SimSun"/>
                <w:lang w:eastAsia="zh-SG"/>
              </w:rPr>
            </w:pPr>
            <w:r w:rsidRPr="00D87EF4">
              <w:rPr>
                <w:rFonts w:eastAsia="SimSun" w:hint="eastAsia"/>
                <w:lang w:eastAsia="zh-SG"/>
              </w:rPr>
              <w:t>A record in the Thesaurus that identifies the term, the meaning and the concept group from which it was selected.</w:t>
            </w:r>
          </w:p>
        </w:tc>
      </w:tr>
      <w:tr w:rsidR="001E28AB" w14:paraId="5E8A26AC" w14:textId="77777777" w:rsidTr="00D87EF4">
        <w:tc>
          <w:tcPr>
            <w:tcW w:w="2543" w:type="dxa"/>
          </w:tcPr>
          <w:p w14:paraId="1A540B75" w14:textId="77777777" w:rsidR="001E28AB" w:rsidRDefault="001E28AB" w:rsidP="00F92680">
            <w:pPr>
              <w:pStyle w:val="TableRow"/>
            </w:pPr>
            <w:r>
              <w:t>Concept Group</w:t>
            </w:r>
          </w:p>
        </w:tc>
        <w:tc>
          <w:tcPr>
            <w:tcW w:w="5979" w:type="dxa"/>
          </w:tcPr>
          <w:p w14:paraId="2548379C" w14:textId="77777777" w:rsidR="001E28AB" w:rsidRPr="0034654A" w:rsidRDefault="001E28AB" w:rsidP="00F92680">
            <w:pPr>
              <w:pStyle w:val="TableRow"/>
            </w:pPr>
            <w:r>
              <w:t>Generic term for a single hierarchical collection of terms within the thesaurus.  For example, in taxonomy this refers to a checklist and in the biotope domain this refers to a classification.</w:t>
            </w:r>
          </w:p>
        </w:tc>
      </w:tr>
      <w:tr w:rsidR="0067407F" w14:paraId="5AA19716" w14:textId="77777777" w:rsidTr="00D87EF4">
        <w:tc>
          <w:tcPr>
            <w:tcW w:w="2543" w:type="dxa"/>
          </w:tcPr>
          <w:p w14:paraId="74FA8DDE" w14:textId="77777777" w:rsidR="0067407F" w:rsidRDefault="0067407F" w:rsidP="00F92680">
            <w:pPr>
              <w:pStyle w:val="TableRow"/>
            </w:pPr>
            <w:r>
              <w:t>Condition Check</w:t>
            </w:r>
          </w:p>
        </w:tc>
        <w:tc>
          <w:tcPr>
            <w:tcW w:w="5979" w:type="dxa"/>
          </w:tcPr>
          <w:p w14:paraId="4B216161" w14:textId="77777777" w:rsidR="0067407F" w:rsidRDefault="0067407F" w:rsidP="00F92680">
            <w:pPr>
              <w:pStyle w:val="TableRow"/>
            </w:pPr>
            <w:r>
              <w:t>A check performed of the condition of one or more specimens, stores and collections.  Condition checks lead to the identification of tasks.</w:t>
            </w:r>
          </w:p>
        </w:tc>
      </w:tr>
      <w:tr w:rsidR="001E28AB" w14:paraId="351B63A9" w14:textId="77777777" w:rsidTr="00D87EF4">
        <w:tc>
          <w:tcPr>
            <w:tcW w:w="2543" w:type="dxa"/>
          </w:tcPr>
          <w:p w14:paraId="042E0076" w14:textId="77777777" w:rsidR="001E28AB" w:rsidRDefault="001E28AB" w:rsidP="00F92680">
            <w:pPr>
              <w:pStyle w:val="TableRow"/>
            </w:pPr>
            <w:r>
              <w:t>Domain</w:t>
            </w:r>
          </w:p>
        </w:tc>
        <w:tc>
          <w:tcPr>
            <w:tcW w:w="5979" w:type="dxa"/>
          </w:tcPr>
          <w:p w14:paraId="73D45DB2" w14:textId="77777777" w:rsidR="001E28AB" w:rsidRPr="0034654A" w:rsidRDefault="00C970C1" w:rsidP="00F92680">
            <w:pPr>
              <w:pStyle w:val="TableRow"/>
            </w:pPr>
            <w:r>
              <w:t>A topic domain within the Thesaurus.</w:t>
            </w:r>
          </w:p>
        </w:tc>
      </w:tr>
      <w:tr w:rsidR="001E28AB" w14:paraId="4055D7D0" w14:textId="77777777" w:rsidTr="00D87EF4">
        <w:tc>
          <w:tcPr>
            <w:tcW w:w="2543" w:type="dxa"/>
          </w:tcPr>
          <w:p w14:paraId="76CB16BE" w14:textId="77777777" w:rsidR="001E28AB" w:rsidRDefault="001E28AB" w:rsidP="00F92680">
            <w:pPr>
              <w:pStyle w:val="TableRow"/>
            </w:pPr>
            <w:r>
              <w:t>Figured Specimen</w:t>
            </w:r>
          </w:p>
        </w:tc>
        <w:tc>
          <w:tcPr>
            <w:tcW w:w="5979" w:type="dxa"/>
          </w:tcPr>
          <w:p w14:paraId="68347ABF" w14:textId="77777777" w:rsidR="001E28AB" w:rsidRPr="00D87EF4" w:rsidRDefault="00D80295" w:rsidP="00F92680">
            <w:pPr>
              <w:pStyle w:val="TableRow"/>
              <w:rPr>
                <w:rFonts w:eastAsia="SimSun"/>
                <w:lang w:eastAsia="zh-SG"/>
              </w:rPr>
            </w:pPr>
            <w:r w:rsidRPr="00D87EF4">
              <w:rPr>
                <w:rFonts w:eastAsia="SimSun" w:hint="eastAsia"/>
                <w:lang w:eastAsia="zh-SG"/>
              </w:rPr>
              <w:t>A specimen that is referred to in a published document as the reference point for determining a species.</w:t>
            </w:r>
          </w:p>
        </w:tc>
      </w:tr>
      <w:tr w:rsidR="00BD7689" w14:paraId="018225CD" w14:textId="77777777" w:rsidTr="00D87EF4">
        <w:tc>
          <w:tcPr>
            <w:tcW w:w="2543" w:type="dxa"/>
          </w:tcPr>
          <w:p w14:paraId="38452C04" w14:textId="77777777" w:rsidR="00BD7689" w:rsidRDefault="00BD7689" w:rsidP="00F92680">
            <w:pPr>
              <w:pStyle w:val="TableRow"/>
            </w:pPr>
            <w:r>
              <w:t>Gathering event</w:t>
            </w:r>
          </w:p>
        </w:tc>
        <w:tc>
          <w:tcPr>
            <w:tcW w:w="5979" w:type="dxa"/>
          </w:tcPr>
          <w:p w14:paraId="50B66D0B" w14:textId="77777777" w:rsidR="00BD7689" w:rsidRDefault="00C970C1" w:rsidP="00F92680">
            <w:pPr>
              <w:pStyle w:val="TableRow"/>
            </w:pPr>
            <w:r>
              <w:t>The site visit and sample associated with the gathering of a specimen from the field.</w:t>
            </w:r>
          </w:p>
        </w:tc>
      </w:tr>
      <w:tr w:rsidR="0067407F" w14:paraId="3C132666" w14:textId="77777777" w:rsidTr="00D87EF4">
        <w:tc>
          <w:tcPr>
            <w:tcW w:w="2543" w:type="dxa"/>
          </w:tcPr>
          <w:p w14:paraId="78F0E50A" w14:textId="77777777" w:rsidR="0067407F" w:rsidRDefault="002E0D6E" w:rsidP="00944E80">
            <w:pPr>
              <w:pStyle w:val="TableRow"/>
            </w:pPr>
            <w:hyperlink r:id="rId15" w:tgtFrame="_top" w:history="1">
              <w:r w:rsidR="0067407F" w:rsidRPr="0034654A">
                <w:t>Geologist</w:t>
              </w:r>
            </w:hyperlink>
          </w:p>
        </w:tc>
        <w:tc>
          <w:tcPr>
            <w:tcW w:w="5979" w:type="dxa"/>
          </w:tcPr>
          <w:p w14:paraId="4C8F99FC" w14:textId="77777777" w:rsidR="0067407F" w:rsidRDefault="0067407F" w:rsidP="00944E80">
            <w:pPr>
              <w:pStyle w:val="TableRow"/>
            </w:pPr>
            <w:r w:rsidRPr="0034654A">
              <w:t>Someone who is involved with a science dealing with the scientific study of the origin, history, and structure of the earth.</w:t>
            </w:r>
          </w:p>
        </w:tc>
      </w:tr>
      <w:tr w:rsidR="001E28AB" w14:paraId="1DD16F18" w14:textId="77777777" w:rsidTr="00D87EF4">
        <w:tc>
          <w:tcPr>
            <w:tcW w:w="2543" w:type="dxa"/>
          </w:tcPr>
          <w:p w14:paraId="45B4E654" w14:textId="77777777" w:rsidR="001E28AB" w:rsidRPr="0034654A" w:rsidRDefault="001E28AB" w:rsidP="00F92680">
            <w:pPr>
              <w:pStyle w:val="TableRow"/>
            </w:pPr>
            <w:r>
              <w:t>Holotype</w:t>
            </w:r>
          </w:p>
        </w:tc>
        <w:tc>
          <w:tcPr>
            <w:tcW w:w="5979" w:type="dxa"/>
          </w:tcPr>
          <w:p w14:paraId="47F50519" w14:textId="77777777" w:rsidR="001E28AB" w:rsidRPr="0034654A" w:rsidRDefault="001E28AB" w:rsidP="00F92680">
            <w:pPr>
              <w:pStyle w:val="TableRow"/>
            </w:pPr>
            <w:r>
              <w:t>The single specimen that is internationally recognised as the reference specimen that identifies a species.</w:t>
            </w:r>
          </w:p>
        </w:tc>
      </w:tr>
      <w:tr w:rsidR="001E28AB" w14:paraId="471A4B33" w14:textId="77777777" w:rsidTr="00D87EF4">
        <w:tc>
          <w:tcPr>
            <w:tcW w:w="2543" w:type="dxa"/>
          </w:tcPr>
          <w:p w14:paraId="069FAB7D" w14:textId="77777777" w:rsidR="001E28AB" w:rsidRDefault="001E28AB" w:rsidP="00F92680">
            <w:pPr>
              <w:pStyle w:val="TableRow"/>
            </w:pPr>
            <w:r>
              <w:lastRenderedPageBreak/>
              <w:t>Homonym</w:t>
            </w:r>
          </w:p>
        </w:tc>
        <w:tc>
          <w:tcPr>
            <w:tcW w:w="5979" w:type="dxa"/>
          </w:tcPr>
          <w:p w14:paraId="36827DA1" w14:textId="77777777" w:rsidR="001E28AB" w:rsidRDefault="001E28AB" w:rsidP="00F92680">
            <w:pPr>
              <w:pStyle w:val="TableRow"/>
            </w:pPr>
            <w:r>
              <w:t>A single term that has more than one meaning.</w:t>
            </w:r>
          </w:p>
        </w:tc>
      </w:tr>
      <w:tr w:rsidR="00BD7689" w14:paraId="7F89EAF2" w14:textId="77777777" w:rsidTr="00D87EF4">
        <w:tc>
          <w:tcPr>
            <w:tcW w:w="2543" w:type="dxa"/>
          </w:tcPr>
          <w:p w14:paraId="56C3C8D4" w14:textId="77777777" w:rsidR="00BD7689" w:rsidRDefault="00BD7689" w:rsidP="00F92680">
            <w:pPr>
              <w:pStyle w:val="TableRow"/>
            </w:pPr>
            <w:r>
              <w:t>Inferred</w:t>
            </w:r>
          </w:p>
        </w:tc>
        <w:tc>
          <w:tcPr>
            <w:tcW w:w="5979" w:type="dxa"/>
          </w:tcPr>
          <w:p w14:paraId="2FFC5D09" w14:textId="77777777" w:rsidR="00BD7689" w:rsidRDefault="00C970C1" w:rsidP="00F92680">
            <w:pPr>
              <w:pStyle w:val="TableRow"/>
            </w:pPr>
            <w:r>
              <w:t>Indication that an item of data has been inferred from other information.  For example it may be known that a particularly species only occurs in one place, therefore it can be inferred that all specimens of the species were gathered at that place.</w:t>
            </w:r>
          </w:p>
        </w:tc>
      </w:tr>
      <w:tr w:rsidR="00D0326D" w14:paraId="48A82995" w14:textId="77777777" w:rsidTr="00D87EF4">
        <w:tc>
          <w:tcPr>
            <w:tcW w:w="2543" w:type="dxa"/>
          </w:tcPr>
          <w:p w14:paraId="69074D75" w14:textId="77777777" w:rsidR="00D0326D" w:rsidRDefault="00D0326D" w:rsidP="00F92680">
            <w:pPr>
              <w:pStyle w:val="TableRow"/>
            </w:pPr>
            <w:r>
              <w:t>JNCC</w:t>
            </w:r>
          </w:p>
        </w:tc>
        <w:tc>
          <w:tcPr>
            <w:tcW w:w="5979" w:type="dxa"/>
          </w:tcPr>
          <w:p w14:paraId="583371F8" w14:textId="77777777" w:rsidR="00D0326D" w:rsidRDefault="00D0326D" w:rsidP="00F92680">
            <w:pPr>
              <w:pStyle w:val="TableRow"/>
            </w:pPr>
            <w:r>
              <w:t>Joint Nature Conservation Committee</w:t>
            </w:r>
          </w:p>
        </w:tc>
      </w:tr>
      <w:tr w:rsidR="001E28AB" w14:paraId="74C05B20" w14:textId="77777777" w:rsidTr="00D87EF4">
        <w:tc>
          <w:tcPr>
            <w:tcW w:w="2543" w:type="dxa"/>
          </w:tcPr>
          <w:p w14:paraId="765027F2" w14:textId="77777777" w:rsidR="001E28AB" w:rsidRPr="0034654A" w:rsidRDefault="001E28AB" w:rsidP="00F92680">
            <w:pPr>
              <w:pStyle w:val="TableRow"/>
            </w:pPr>
            <w:r>
              <w:t>Job</w:t>
            </w:r>
          </w:p>
        </w:tc>
        <w:tc>
          <w:tcPr>
            <w:tcW w:w="5979" w:type="dxa"/>
          </w:tcPr>
          <w:p w14:paraId="7C19618D" w14:textId="77777777" w:rsidR="001E28AB" w:rsidRPr="0034654A" w:rsidRDefault="001E28AB" w:rsidP="00F92680">
            <w:pPr>
              <w:pStyle w:val="TableRow"/>
            </w:pPr>
            <w:r>
              <w:t xml:space="preserve">The action of performing a job that </w:t>
            </w:r>
            <w:r w:rsidR="0067407F">
              <w:t>implements</w:t>
            </w:r>
            <w:r>
              <w:t xml:space="preserve"> one or more tasks.</w:t>
            </w:r>
          </w:p>
        </w:tc>
      </w:tr>
      <w:tr w:rsidR="001E28AB" w14:paraId="34B6BC92" w14:textId="77777777" w:rsidTr="00D87EF4">
        <w:tc>
          <w:tcPr>
            <w:tcW w:w="2543" w:type="dxa"/>
          </w:tcPr>
          <w:p w14:paraId="1274D30A" w14:textId="77777777" w:rsidR="001E28AB" w:rsidRDefault="001E28AB" w:rsidP="00F92680">
            <w:pPr>
              <w:pStyle w:val="TableRow"/>
            </w:pPr>
            <w:r>
              <w:t>Lectotype</w:t>
            </w:r>
          </w:p>
        </w:tc>
        <w:tc>
          <w:tcPr>
            <w:tcW w:w="5979" w:type="dxa"/>
          </w:tcPr>
          <w:p w14:paraId="26D0D637" w14:textId="77777777" w:rsidR="001E28AB" w:rsidRDefault="00820D20" w:rsidP="00F92680">
            <w:pPr>
              <w:pStyle w:val="TableRow"/>
            </w:pPr>
            <w:r>
              <w:t>The specimen or illustration selected as the type of a taxon when the original author of the name did not designate a type</w:t>
            </w:r>
          </w:p>
        </w:tc>
      </w:tr>
      <w:tr w:rsidR="001E28AB" w14:paraId="716BE45E" w14:textId="77777777" w:rsidTr="00D87EF4">
        <w:tc>
          <w:tcPr>
            <w:tcW w:w="2543" w:type="dxa"/>
          </w:tcPr>
          <w:p w14:paraId="616CF68B" w14:textId="77777777" w:rsidR="001E28AB" w:rsidRDefault="001E28AB" w:rsidP="00F92680">
            <w:pPr>
              <w:pStyle w:val="TableRow"/>
            </w:pPr>
            <w:r>
              <w:t>Lithostratigraphy</w:t>
            </w:r>
          </w:p>
        </w:tc>
        <w:tc>
          <w:tcPr>
            <w:tcW w:w="5979" w:type="dxa"/>
          </w:tcPr>
          <w:p w14:paraId="2C3B139B" w14:textId="77777777" w:rsidR="001E28AB" w:rsidRDefault="001E28AB" w:rsidP="00F92680">
            <w:pPr>
              <w:pStyle w:val="TableRow"/>
            </w:pPr>
            <w:r>
              <w:t>Interpretation of the physical characters of sedimentary rocks.</w:t>
            </w:r>
          </w:p>
        </w:tc>
      </w:tr>
      <w:tr w:rsidR="0067407F" w14:paraId="47375571" w14:textId="77777777" w:rsidTr="00D87EF4">
        <w:tc>
          <w:tcPr>
            <w:tcW w:w="2543" w:type="dxa"/>
          </w:tcPr>
          <w:p w14:paraId="5324D9CA" w14:textId="77777777" w:rsidR="0067407F" w:rsidRDefault="002E0D6E" w:rsidP="00944E80">
            <w:pPr>
              <w:pStyle w:val="TableRow"/>
            </w:pPr>
            <w:hyperlink r:id="rId16" w:tgtFrame="_top" w:history="1">
              <w:r w:rsidR="001E3354" w:rsidRPr="0034654A">
                <w:t>Palaeontologist</w:t>
              </w:r>
            </w:hyperlink>
          </w:p>
        </w:tc>
        <w:tc>
          <w:tcPr>
            <w:tcW w:w="5979" w:type="dxa"/>
          </w:tcPr>
          <w:p w14:paraId="47C40D19" w14:textId="77777777" w:rsidR="0067407F" w:rsidRDefault="0067407F" w:rsidP="00944E80">
            <w:pPr>
              <w:pStyle w:val="TableRow"/>
            </w:pPr>
            <w:r w:rsidRPr="0034654A">
              <w:t xml:space="preserve">Someone who is involved with a science dealing with the study of the forms of life existing in prehistoric or geologic times, as represented by the fossils of plants, animals, and other organisms. </w:t>
            </w:r>
          </w:p>
        </w:tc>
      </w:tr>
      <w:tr w:rsidR="001E28AB" w14:paraId="22C8EEBE" w14:textId="77777777" w:rsidTr="00D87EF4">
        <w:tc>
          <w:tcPr>
            <w:tcW w:w="2543" w:type="dxa"/>
          </w:tcPr>
          <w:p w14:paraId="30D5B654" w14:textId="77777777" w:rsidR="001E28AB" w:rsidRDefault="001E28AB" w:rsidP="00F92680">
            <w:pPr>
              <w:pStyle w:val="TableRow"/>
            </w:pPr>
            <w:r>
              <w:t>Specimen</w:t>
            </w:r>
          </w:p>
        </w:tc>
        <w:tc>
          <w:tcPr>
            <w:tcW w:w="5979" w:type="dxa"/>
          </w:tcPr>
          <w:p w14:paraId="11C08C09" w14:textId="77777777" w:rsidR="001E28AB" w:rsidRDefault="00C970C1" w:rsidP="00F92680">
            <w:pPr>
              <w:pStyle w:val="TableRow"/>
            </w:pPr>
            <w:r>
              <w:t>Any physical item that forms an item of interest within a collection.</w:t>
            </w:r>
          </w:p>
        </w:tc>
      </w:tr>
      <w:tr w:rsidR="001E28AB" w14:paraId="4B350F8D" w14:textId="77777777" w:rsidTr="00D87EF4">
        <w:tc>
          <w:tcPr>
            <w:tcW w:w="2543" w:type="dxa"/>
          </w:tcPr>
          <w:p w14:paraId="117BAEB7" w14:textId="77777777" w:rsidR="001E28AB" w:rsidRDefault="001E28AB" w:rsidP="00F92680">
            <w:pPr>
              <w:pStyle w:val="TableRow"/>
            </w:pPr>
            <w:r>
              <w:t>Stratigraphy</w:t>
            </w:r>
          </w:p>
        </w:tc>
        <w:tc>
          <w:tcPr>
            <w:tcW w:w="5979" w:type="dxa"/>
          </w:tcPr>
          <w:p w14:paraId="50EA6517" w14:textId="77777777" w:rsidR="001E28AB" w:rsidRDefault="001E28AB" w:rsidP="00F92680">
            <w:pPr>
              <w:pStyle w:val="TableRow"/>
            </w:pPr>
            <w:r>
              <w:t>The study of rock strata, especially the distribution, deposition, and age of sedimentary rocks.</w:t>
            </w:r>
          </w:p>
        </w:tc>
      </w:tr>
      <w:tr w:rsidR="001E28AB" w14:paraId="6443FF41" w14:textId="77777777" w:rsidTr="00D87EF4">
        <w:tc>
          <w:tcPr>
            <w:tcW w:w="2543" w:type="dxa"/>
          </w:tcPr>
          <w:p w14:paraId="4DA27927" w14:textId="77777777" w:rsidR="001E28AB" w:rsidRDefault="001E28AB" w:rsidP="00F92680">
            <w:pPr>
              <w:pStyle w:val="TableRow"/>
            </w:pPr>
            <w:r>
              <w:t>Syntype</w:t>
            </w:r>
          </w:p>
        </w:tc>
        <w:tc>
          <w:tcPr>
            <w:tcW w:w="5979" w:type="dxa"/>
          </w:tcPr>
          <w:p w14:paraId="6D0E9A57" w14:textId="77777777" w:rsidR="001E28AB" w:rsidRDefault="00820D20" w:rsidP="00F92680">
            <w:pPr>
              <w:pStyle w:val="TableRow"/>
            </w:pPr>
            <w:r>
              <w:t>One of two or more specimens cited by the author of a name of a taxon when no single specimen was selected as the holotype.</w:t>
            </w:r>
          </w:p>
        </w:tc>
      </w:tr>
      <w:tr w:rsidR="001E28AB" w14:paraId="2DD4B1DD" w14:textId="77777777" w:rsidTr="00D87EF4">
        <w:tc>
          <w:tcPr>
            <w:tcW w:w="2543" w:type="dxa"/>
          </w:tcPr>
          <w:p w14:paraId="1FA44000" w14:textId="77777777" w:rsidR="001E28AB" w:rsidRDefault="001E28AB" w:rsidP="00F92680">
            <w:pPr>
              <w:pStyle w:val="TableRow"/>
            </w:pPr>
            <w:r>
              <w:t>Task</w:t>
            </w:r>
          </w:p>
        </w:tc>
        <w:tc>
          <w:tcPr>
            <w:tcW w:w="5979" w:type="dxa"/>
          </w:tcPr>
          <w:p w14:paraId="7B37FC3D" w14:textId="77777777" w:rsidR="001E28AB" w:rsidRDefault="001E28AB" w:rsidP="00F92680">
            <w:pPr>
              <w:pStyle w:val="TableRow"/>
            </w:pPr>
            <w:r>
              <w:t>The identification of a conservation task required as a result of a condition check on one or more specimens, stores or collections.</w:t>
            </w:r>
          </w:p>
        </w:tc>
      </w:tr>
      <w:tr w:rsidR="00FD4FB0" w14:paraId="4E01035D" w14:textId="77777777" w:rsidTr="00D87EF4">
        <w:tc>
          <w:tcPr>
            <w:tcW w:w="2543" w:type="dxa"/>
          </w:tcPr>
          <w:p w14:paraId="53B82EF2" w14:textId="77777777" w:rsidR="00FD4FB0" w:rsidRDefault="00FD4FB0" w:rsidP="00F92680">
            <w:pPr>
              <w:pStyle w:val="TableRow"/>
            </w:pPr>
            <w:r>
              <w:t>Typed Specimen</w:t>
            </w:r>
          </w:p>
        </w:tc>
        <w:tc>
          <w:tcPr>
            <w:tcW w:w="5979" w:type="dxa"/>
          </w:tcPr>
          <w:p w14:paraId="5BEDD493" w14:textId="77777777" w:rsidR="00FD4FB0" w:rsidRDefault="00FD4FB0" w:rsidP="00F92680">
            <w:pPr>
              <w:pStyle w:val="TableRow"/>
            </w:pPr>
            <w:r>
              <w:t>Specimen that has been determined as a type (see holotype or lectotype).</w:t>
            </w:r>
          </w:p>
        </w:tc>
      </w:tr>
      <w:tr w:rsidR="00FA728A" w14:paraId="173A1753" w14:textId="77777777" w:rsidTr="00D87EF4">
        <w:tc>
          <w:tcPr>
            <w:tcW w:w="2543" w:type="dxa"/>
          </w:tcPr>
          <w:p w14:paraId="17EAD936" w14:textId="77777777" w:rsidR="00FA728A" w:rsidRDefault="00FA728A" w:rsidP="00F92680">
            <w:pPr>
              <w:pStyle w:val="TableRow"/>
            </w:pPr>
            <w:r>
              <w:t>UML</w:t>
            </w:r>
          </w:p>
        </w:tc>
        <w:tc>
          <w:tcPr>
            <w:tcW w:w="5979" w:type="dxa"/>
          </w:tcPr>
          <w:p w14:paraId="279B989A" w14:textId="77777777" w:rsidR="00FA728A" w:rsidRDefault="00FA728A" w:rsidP="00F92680">
            <w:pPr>
              <w:pStyle w:val="TableRow"/>
            </w:pPr>
            <w:r>
              <w:t xml:space="preserve">Unified </w:t>
            </w:r>
            <w:r w:rsidR="001E3354">
              <w:t>Modelling</w:t>
            </w:r>
            <w:r>
              <w:t xml:space="preserve"> Language, a standard for diagram notation.</w:t>
            </w:r>
          </w:p>
        </w:tc>
      </w:tr>
    </w:tbl>
    <w:p w14:paraId="2A9D9AA7" w14:textId="77777777" w:rsidR="001E28AB" w:rsidRDefault="001E28AB" w:rsidP="00CC6B4D">
      <w:pPr>
        <w:pStyle w:val="Heading1"/>
        <w:numPr>
          <w:ilvl w:val="0"/>
          <w:numId w:val="25"/>
        </w:numPr>
      </w:pPr>
      <w:bookmarkStart w:id="88" w:name="_Toc292878621"/>
      <w:r>
        <w:lastRenderedPageBreak/>
        <w:t>System Overview</w:t>
      </w:r>
      <w:bookmarkEnd w:id="88"/>
    </w:p>
    <w:p w14:paraId="7B42C7CA" w14:textId="77777777" w:rsidR="00C970C1" w:rsidRDefault="00C970C1" w:rsidP="00840903">
      <w:pPr>
        <w:pStyle w:val="Heading2"/>
      </w:pPr>
      <w:bookmarkStart w:id="89" w:name="_Toc292878622"/>
      <w:r>
        <w:t>Business Summary</w:t>
      </w:r>
      <w:bookmarkEnd w:id="89"/>
    </w:p>
    <w:p w14:paraId="4BF78964" w14:textId="77777777" w:rsidR="00C970C1" w:rsidRDefault="00C970C1" w:rsidP="00EA7D9B">
      <w:pPr>
        <w:pStyle w:val="NormalIndent"/>
      </w:pPr>
      <w:r>
        <w:t xml:space="preserve">The Collections Module aims to provide collectors of natural history </w:t>
      </w:r>
      <w:r w:rsidR="00EA7D9B">
        <w:t>and biodiversity objects</w:t>
      </w:r>
      <w:r>
        <w:t xml:space="preserve"> with a system allowing them to </w:t>
      </w:r>
      <w:r w:rsidR="001E3354">
        <w:t>catalogue</w:t>
      </w:r>
      <w:r>
        <w:t xml:space="preserve">, describe and track specimens within their collections.  The development is primarily aimed at meeting the requirements of </w:t>
      </w:r>
      <w:r w:rsidR="002E0D6E">
        <w:fldChar w:fldCharType="begin"/>
      </w:r>
      <w:r w:rsidR="002E0D6E">
        <w:instrText xml:space="preserve"> DOCPROPERTY "Company</w:instrText>
      </w:r>
      <w:r w:rsidR="002E0D6E">
        <w:instrText xml:space="preserve">" \* MERGEFORMAT </w:instrText>
      </w:r>
      <w:r w:rsidR="002E0D6E">
        <w:fldChar w:fldCharType="separate"/>
      </w:r>
      <w:r w:rsidR="00734B4C">
        <w:t>Musee national d'histore naturelle</w:t>
      </w:r>
      <w:r w:rsidR="002E0D6E">
        <w:fldChar w:fldCharType="end"/>
      </w:r>
      <w:r>
        <w:t xml:space="preserve"> and their collaborators but is also intended to provide the basis for a generic product in future revisions.</w:t>
      </w:r>
    </w:p>
    <w:p w14:paraId="725EA8A7" w14:textId="77777777" w:rsidR="00FD4FB0" w:rsidRDefault="00C970C1" w:rsidP="00C970C1">
      <w:pPr>
        <w:pStyle w:val="NormalIndent"/>
      </w:pPr>
      <w:r>
        <w:t>The system allows users to add, edit and delete data for collections and specimens that have been accessioned into the museum or by the collaborator (i.e. have been documented as in their ownership).  It also allows information regarding specimens and collections at other sites</w:t>
      </w:r>
      <w:r w:rsidR="00D0326D">
        <w:t xml:space="preserve"> or owned by other individuals and organisations to be maintained.  As well as collections and specimens, information regarding stores is maintained for the purposes of organisation and location of specimens.</w:t>
      </w:r>
      <w:r w:rsidR="002A5E94">
        <w:t xml:space="preserve">  </w:t>
      </w:r>
    </w:p>
    <w:p w14:paraId="3478FB04" w14:textId="77777777" w:rsidR="00C970C1" w:rsidRDefault="002A5E94" w:rsidP="00C970C1">
      <w:pPr>
        <w:pStyle w:val="NormalIndent"/>
      </w:pPr>
      <w:r>
        <w:t>The system is designed for use by museum staff.</w:t>
      </w:r>
      <w:r w:rsidR="00FD4FB0">
        <w:t xml:space="preserve">  Data gathered by the system is likely to form the underlying dataset for future web-portals and front end museum software used by visitors to the museum.</w:t>
      </w:r>
    </w:p>
    <w:p w14:paraId="2042951B" w14:textId="77777777" w:rsidR="00D0326D" w:rsidRPr="00C970C1" w:rsidRDefault="00D0326D" w:rsidP="00C970C1">
      <w:pPr>
        <w:pStyle w:val="NormalIndent"/>
      </w:pPr>
      <w:r>
        <w:t>The system provides facilities for rapid data entry and reporting of this data.</w:t>
      </w:r>
    </w:p>
    <w:p w14:paraId="355EFFAE" w14:textId="77777777" w:rsidR="001E28AB" w:rsidRDefault="001E28AB" w:rsidP="00840903">
      <w:pPr>
        <w:pStyle w:val="Heading2"/>
      </w:pPr>
      <w:bookmarkStart w:id="90" w:name="_Toc292878623"/>
      <w:r>
        <w:t>Recorder System Introduction</w:t>
      </w:r>
      <w:bookmarkEnd w:id="90"/>
    </w:p>
    <w:p w14:paraId="18838C02" w14:textId="77777777" w:rsidR="00D0326D" w:rsidRDefault="00D0326D" w:rsidP="00C970C1">
      <w:pPr>
        <w:pStyle w:val="NormalIndent"/>
      </w:pPr>
      <w:r>
        <w:t>In order to properly record information regarding specimens and collections, it is also necessary to maintain information regarding the field data associated with the specimen, for example where it was gathered, who gathered it and when.  There are several advantages to enhancing an existing system rather than write a complete collections management system as a standalone product:</w:t>
      </w:r>
    </w:p>
    <w:p w14:paraId="099EDB62" w14:textId="77777777" w:rsidR="00D0326D" w:rsidRDefault="00D0326D" w:rsidP="00C82CFC">
      <w:pPr>
        <w:pStyle w:val="NormalIndent"/>
        <w:numPr>
          <w:ilvl w:val="0"/>
          <w:numId w:val="6"/>
        </w:numPr>
      </w:pPr>
      <w:r>
        <w:t>Reduced total cost of the project as much of the data required is already in the system.</w:t>
      </w:r>
    </w:p>
    <w:p w14:paraId="2E52E9FD" w14:textId="77777777" w:rsidR="00D0326D" w:rsidRDefault="00D0326D" w:rsidP="00C82CFC">
      <w:pPr>
        <w:pStyle w:val="NormalIndent"/>
        <w:numPr>
          <w:ilvl w:val="0"/>
          <w:numId w:val="6"/>
        </w:numPr>
      </w:pPr>
      <w:r>
        <w:t>Joining an existing community of users and support.</w:t>
      </w:r>
    </w:p>
    <w:p w14:paraId="3DE748E8" w14:textId="77777777" w:rsidR="00C970C1" w:rsidRDefault="00D0326D" w:rsidP="00C82CFC">
      <w:pPr>
        <w:pStyle w:val="NormalIndent"/>
      </w:pPr>
      <w:r>
        <w:t>The Recorder application, developed by Dorset Software in conjunction with JNCC, provides a means by which this information can be maintained.  It is selected as the underlying product for the Collections Module for the following reasons:</w:t>
      </w:r>
    </w:p>
    <w:p w14:paraId="6CE4B662" w14:textId="77777777" w:rsidR="00D0326D" w:rsidRDefault="00D0326D" w:rsidP="00C82CFC">
      <w:pPr>
        <w:pStyle w:val="NormalIndent"/>
        <w:numPr>
          <w:ilvl w:val="0"/>
          <w:numId w:val="6"/>
        </w:numPr>
      </w:pPr>
      <w:r>
        <w:t>It is oriented towards complete and scientifically accurate recording of biological observations.</w:t>
      </w:r>
    </w:p>
    <w:p w14:paraId="1D35C018" w14:textId="77777777" w:rsidR="00D0326D" w:rsidRDefault="00D0326D" w:rsidP="00C82CFC">
      <w:pPr>
        <w:pStyle w:val="NormalIndent"/>
        <w:numPr>
          <w:ilvl w:val="0"/>
          <w:numId w:val="6"/>
        </w:numPr>
      </w:pPr>
      <w:r>
        <w:t>It supports addins, which are code objects that can be added to the existing system without rebuilding the original code.</w:t>
      </w:r>
    </w:p>
    <w:p w14:paraId="3217212D" w14:textId="77777777" w:rsidR="00C82CFC" w:rsidRDefault="00C82CFC" w:rsidP="00C82CFC">
      <w:pPr>
        <w:pStyle w:val="NormalIndent"/>
        <w:numPr>
          <w:ilvl w:val="0"/>
          <w:numId w:val="6"/>
        </w:numPr>
      </w:pPr>
      <w:r>
        <w:t xml:space="preserve">It is already in use at </w:t>
      </w:r>
      <w:r w:rsidR="002E0D6E">
        <w:fldChar w:fldCharType="begin"/>
      </w:r>
      <w:r w:rsidR="002E0D6E">
        <w:instrText xml:space="preserve"> DOCPROPERTY "Company" \* MERGEFORMAT </w:instrText>
      </w:r>
      <w:r w:rsidR="002E0D6E">
        <w:fldChar w:fldCharType="separate"/>
      </w:r>
      <w:r w:rsidR="00734B4C">
        <w:t>Musee national d'histore naturelle</w:t>
      </w:r>
      <w:r w:rsidR="002E0D6E">
        <w:fldChar w:fldCharType="end"/>
      </w:r>
      <w:r>
        <w:t>.</w:t>
      </w:r>
    </w:p>
    <w:p w14:paraId="3C6087A0" w14:textId="77777777" w:rsidR="00C82CFC" w:rsidRDefault="00C82CFC" w:rsidP="00C82CFC">
      <w:pPr>
        <w:pStyle w:val="NormalIndent"/>
      </w:pPr>
      <w:r>
        <w:t>The Recorder application supports biological records in a hierarchical data fashion.  Observations are organised into the following entit</w:t>
      </w:r>
      <w:r w:rsidR="00E335E5">
        <w:t>i</w:t>
      </w:r>
      <w:r>
        <w:t>es:</w:t>
      </w:r>
    </w:p>
    <w:p w14:paraId="5E3FDB84" w14:textId="77777777" w:rsidR="00C82CFC" w:rsidRDefault="00C82CFC" w:rsidP="00C82CFC">
      <w:pPr>
        <w:pStyle w:val="NormalIndent"/>
        <w:numPr>
          <w:ilvl w:val="0"/>
          <w:numId w:val="7"/>
        </w:numPr>
      </w:pPr>
      <w:r>
        <w:t>Surveys (containing information about the reason why the data was gathered, the scope and the organisers)</w:t>
      </w:r>
    </w:p>
    <w:p w14:paraId="52D5415A" w14:textId="77777777" w:rsidR="00C82CFC" w:rsidRDefault="00C82CFC" w:rsidP="00C82CFC">
      <w:pPr>
        <w:pStyle w:val="NormalIndent"/>
        <w:numPr>
          <w:ilvl w:val="0"/>
          <w:numId w:val="7"/>
        </w:numPr>
      </w:pPr>
      <w:r>
        <w:lastRenderedPageBreak/>
        <w:t>Survey Events (visits to sites by a group of people at a particular time)</w:t>
      </w:r>
    </w:p>
    <w:p w14:paraId="5A38F0D6" w14:textId="77777777" w:rsidR="00C82CFC" w:rsidRDefault="00C82CFC" w:rsidP="00C82CFC">
      <w:pPr>
        <w:pStyle w:val="NormalIndent"/>
        <w:numPr>
          <w:ilvl w:val="0"/>
          <w:numId w:val="7"/>
        </w:numPr>
      </w:pPr>
      <w:r>
        <w:t>Samples (samples taken during the Survey Event, e.g. field observations or traps)</w:t>
      </w:r>
    </w:p>
    <w:p w14:paraId="557C2519" w14:textId="77777777" w:rsidR="00C82CFC" w:rsidRDefault="00C82CFC" w:rsidP="00C82CFC">
      <w:pPr>
        <w:pStyle w:val="NormalIndent"/>
        <w:numPr>
          <w:ilvl w:val="0"/>
          <w:numId w:val="7"/>
        </w:numPr>
      </w:pPr>
      <w:r>
        <w:t>Occurrences (currently supports taxon occurrences which represent observations of an organism and biotope occurrences which represent observations of a habitat).</w:t>
      </w:r>
    </w:p>
    <w:p w14:paraId="16A80461" w14:textId="77777777" w:rsidR="00A4756E" w:rsidRDefault="00E335E5" w:rsidP="00C82CFC">
      <w:pPr>
        <w:pStyle w:val="NormalIndent"/>
        <w:numPr>
          <w:ilvl w:val="0"/>
          <w:numId w:val="7"/>
        </w:numPr>
      </w:pPr>
      <w:r>
        <w:t>Determinations (i</w:t>
      </w:r>
      <w:r w:rsidR="00A4756E">
        <w:t>dentifications made for an occurrence.  An occurrence may have more than one determination).</w:t>
      </w:r>
    </w:p>
    <w:p w14:paraId="46BCBDFA" w14:textId="77777777" w:rsidR="00A4756E" w:rsidRDefault="00A4756E" w:rsidP="00255157">
      <w:pPr>
        <w:pStyle w:val="NormalIndent"/>
        <w:keepNext/>
      </w:pPr>
      <w:r>
        <w:t xml:space="preserve">This </w:t>
      </w:r>
      <w:r w:rsidR="00255157">
        <w:t xml:space="preserve">hierarchical </w:t>
      </w:r>
      <w:r>
        <w:t xml:space="preserve">data structure is illustrated by the following </w:t>
      </w:r>
      <w:r w:rsidR="00255157">
        <w:t xml:space="preserve">logical UML </w:t>
      </w:r>
      <w:r>
        <w:t>class diagram</w:t>
      </w:r>
      <w:r w:rsidR="00255157">
        <w:t>.  The diamond symbols indicate aggregation, for example a survey aggregates a number of survey events.</w:t>
      </w:r>
    </w:p>
    <w:p w14:paraId="51D0F743" w14:textId="32723490" w:rsidR="00A4756E" w:rsidRPr="00255157" w:rsidRDefault="005550DB" w:rsidP="00255157">
      <w:pPr>
        <w:pStyle w:val="NormalIndent"/>
        <w:jc w:val="center"/>
      </w:pPr>
      <w:r w:rsidRPr="00255157">
        <w:rPr>
          <w:noProof/>
          <w:lang w:eastAsia="en-GB"/>
        </w:rPr>
        <w:drawing>
          <wp:inline distT="0" distB="0" distL="0" distR="0" wp14:anchorId="6ACAD1CC" wp14:editId="343A0F85">
            <wp:extent cx="305752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3514725"/>
                    </a:xfrm>
                    <a:prstGeom prst="rect">
                      <a:avLst/>
                    </a:prstGeom>
                    <a:noFill/>
                    <a:ln>
                      <a:noFill/>
                    </a:ln>
                  </pic:spPr>
                </pic:pic>
              </a:graphicData>
            </a:graphic>
          </wp:inline>
        </w:drawing>
      </w:r>
    </w:p>
    <w:p w14:paraId="58AA9E34" w14:textId="77777777" w:rsidR="00D0326D" w:rsidRDefault="00D0326D" w:rsidP="00C82CFC">
      <w:pPr>
        <w:pStyle w:val="NormalIndent"/>
      </w:pPr>
      <w:r>
        <w:t xml:space="preserve">In addition, Recorder supports other data entities which are useful </w:t>
      </w:r>
      <w:r w:rsidR="00C82CFC">
        <w:t>for the Collections Module project:</w:t>
      </w:r>
    </w:p>
    <w:p w14:paraId="24841B11" w14:textId="77777777" w:rsidR="00C82CFC" w:rsidRDefault="00C82CFC" w:rsidP="00C82CFC">
      <w:pPr>
        <w:pStyle w:val="NormalIndent"/>
        <w:numPr>
          <w:ilvl w:val="0"/>
          <w:numId w:val="8"/>
        </w:numPr>
      </w:pPr>
      <w:r>
        <w:t>Documents and References</w:t>
      </w:r>
    </w:p>
    <w:p w14:paraId="7B0F1D69" w14:textId="77777777" w:rsidR="00C82CFC" w:rsidRDefault="00C82CFC" w:rsidP="00C82CFC">
      <w:pPr>
        <w:pStyle w:val="NormalIndent"/>
        <w:numPr>
          <w:ilvl w:val="0"/>
          <w:numId w:val="8"/>
        </w:numPr>
      </w:pPr>
      <w:r>
        <w:t>Individuals and Organisations</w:t>
      </w:r>
    </w:p>
    <w:p w14:paraId="0DE834DE" w14:textId="77777777" w:rsidR="00C82CFC" w:rsidRPr="00C970C1" w:rsidRDefault="00C82CFC" w:rsidP="00C82CFC">
      <w:pPr>
        <w:pStyle w:val="NormalIndent"/>
        <w:numPr>
          <w:ilvl w:val="0"/>
          <w:numId w:val="8"/>
        </w:numPr>
      </w:pPr>
      <w:r>
        <w:t>Locations</w:t>
      </w:r>
    </w:p>
    <w:p w14:paraId="2040D588" w14:textId="77777777" w:rsidR="001E28AB" w:rsidRDefault="001E28AB" w:rsidP="00840903">
      <w:pPr>
        <w:pStyle w:val="Heading2"/>
      </w:pPr>
      <w:bookmarkStart w:id="91" w:name="_Toc292878624"/>
      <w:r>
        <w:t>Collections Module Introduction</w:t>
      </w:r>
      <w:bookmarkEnd w:id="91"/>
    </w:p>
    <w:p w14:paraId="724C94AD" w14:textId="77777777" w:rsidR="00255157" w:rsidRDefault="00C82CFC" w:rsidP="00C82CFC">
      <w:pPr>
        <w:pStyle w:val="NormalIndent"/>
      </w:pPr>
      <w:r>
        <w:t xml:space="preserve">The Collections Module is formed of a number of COM addins to the existing Recorder Project.  In addition, several changes are made to the core product.  </w:t>
      </w:r>
    </w:p>
    <w:p w14:paraId="7EF09B9E" w14:textId="77777777" w:rsidR="00255157" w:rsidRDefault="00255157" w:rsidP="00255157">
      <w:pPr>
        <w:pStyle w:val="NormalIndent"/>
        <w:keepNext/>
      </w:pPr>
      <w:r>
        <w:t xml:space="preserve">The Collections Module adds a number of data entities to the existing Recorder data model.  The key entities are those for specimens, collections and stores, collectively </w:t>
      </w:r>
      <w:r>
        <w:lastRenderedPageBreak/>
        <w:t>known as collection units.  The following class diagram illustrates how these entities relate to the existing Recorder Observations hierarchy:</w:t>
      </w:r>
    </w:p>
    <w:p w14:paraId="6F8EF674" w14:textId="45A2F96B" w:rsidR="00255157" w:rsidRPr="00255157" w:rsidRDefault="005550DB" w:rsidP="00255157">
      <w:pPr>
        <w:pStyle w:val="NormalIndent"/>
        <w:keepNext/>
        <w:jc w:val="center"/>
      </w:pPr>
      <w:r w:rsidRPr="00255157">
        <w:rPr>
          <w:noProof/>
          <w:lang w:eastAsia="en-GB"/>
        </w:rPr>
        <w:drawing>
          <wp:inline distT="0" distB="0" distL="0" distR="0" wp14:anchorId="01DF65EA" wp14:editId="47BD5642">
            <wp:extent cx="52673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14:paraId="5A91BC4C" w14:textId="77777777" w:rsidR="002A5E94" w:rsidRDefault="002A5E94" w:rsidP="00C82CFC">
      <w:pPr>
        <w:pStyle w:val="NormalIndent"/>
      </w:pPr>
      <w:r>
        <w:t>The additional entities in this diagram are summarised by the following statements:</w:t>
      </w:r>
    </w:p>
    <w:p w14:paraId="23F188B3" w14:textId="77777777" w:rsidR="002A5E94" w:rsidRDefault="002A5E94" w:rsidP="002A5E94">
      <w:pPr>
        <w:pStyle w:val="NormalIndent"/>
        <w:numPr>
          <w:ilvl w:val="0"/>
          <w:numId w:val="10"/>
        </w:numPr>
      </w:pPr>
      <w:r>
        <w:t>Specimens can be associated with any number of field occurrences.  Only one of these is flagged as the gathering event.</w:t>
      </w:r>
    </w:p>
    <w:p w14:paraId="041613BF" w14:textId="77777777" w:rsidR="002A5E94" w:rsidRDefault="002A5E94" w:rsidP="002A5E94">
      <w:pPr>
        <w:pStyle w:val="NormalIndent"/>
        <w:numPr>
          <w:ilvl w:val="0"/>
          <w:numId w:val="10"/>
        </w:numPr>
      </w:pPr>
      <w:r>
        <w:t>Specimens have one or more associated determinations.  This may or may not confirm determinations made in the field.</w:t>
      </w:r>
    </w:p>
    <w:p w14:paraId="5E003C42" w14:textId="77777777" w:rsidR="002A5E94" w:rsidRDefault="002A5E94" w:rsidP="002A5E94">
      <w:pPr>
        <w:pStyle w:val="NormalIndent"/>
        <w:numPr>
          <w:ilvl w:val="0"/>
          <w:numId w:val="10"/>
        </w:numPr>
      </w:pPr>
      <w:r>
        <w:t xml:space="preserve">Specimens can aggregate other specimens (e.g. a rock can contain an </w:t>
      </w:r>
      <w:r w:rsidR="001E3354">
        <w:t>ammonite</w:t>
      </w:r>
      <w:r>
        <w:t>).</w:t>
      </w:r>
    </w:p>
    <w:p w14:paraId="4A14A0D1" w14:textId="77777777" w:rsidR="002A5E94" w:rsidRDefault="002A5E94" w:rsidP="002A5E94">
      <w:pPr>
        <w:pStyle w:val="NormalIndent"/>
        <w:numPr>
          <w:ilvl w:val="0"/>
          <w:numId w:val="10"/>
        </w:numPr>
      </w:pPr>
      <w:r>
        <w:t>Stores can aggregate specimens (e.g. a tray can contain a butterfly specimen).</w:t>
      </w:r>
    </w:p>
    <w:p w14:paraId="146A60E6" w14:textId="77777777" w:rsidR="002A5E94" w:rsidRDefault="002A5E94" w:rsidP="002A5E94">
      <w:pPr>
        <w:pStyle w:val="NormalIndent"/>
        <w:numPr>
          <w:ilvl w:val="0"/>
          <w:numId w:val="10"/>
        </w:numPr>
      </w:pPr>
      <w:r>
        <w:t>Stores can aggregate other stores (e.g. a room contains cabinets, a cabinet contains shelves).</w:t>
      </w:r>
    </w:p>
    <w:p w14:paraId="50140B68" w14:textId="77777777" w:rsidR="002A5E94" w:rsidRDefault="002A5E94" w:rsidP="002A5E94">
      <w:pPr>
        <w:pStyle w:val="NormalIndent"/>
        <w:numPr>
          <w:ilvl w:val="0"/>
          <w:numId w:val="10"/>
        </w:numPr>
      </w:pPr>
      <w:r>
        <w:t>Collections aggregate specimens.</w:t>
      </w:r>
    </w:p>
    <w:p w14:paraId="2C0662EF" w14:textId="77777777" w:rsidR="002A5E94" w:rsidRDefault="002A5E94" w:rsidP="002A5E94">
      <w:pPr>
        <w:pStyle w:val="NormalIndent"/>
        <w:numPr>
          <w:ilvl w:val="0"/>
          <w:numId w:val="10"/>
        </w:numPr>
      </w:pPr>
      <w:r>
        <w:t>Collections can aggregate other collections (e.g. a shell collection is a sub-collection of the zoology collection at a museum).</w:t>
      </w:r>
    </w:p>
    <w:p w14:paraId="0C0E2F9D" w14:textId="77777777" w:rsidR="002A5E94" w:rsidRDefault="002A5E94" w:rsidP="002A5E94">
      <w:pPr>
        <w:pStyle w:val="NormalIndent"/>
      </w:pPr>
      <w:r>
        <w:t>There are a number of associated entities not described in this diagram such as those concerning movements, accessions, enquiries and relationships.</w:t>
      </w:r>
    </w:p>
    <w:p w14:paraId="174543C6" w14:textId="77777777" w:rsidR="00C82CFC" w:rsidRDefault="00C82CFC" w:rsidP="002A5E94">
      <w:pPr>
        <w:pStyle w:val="NormalIndent"/>
        <w:keepNext/>
      </w:pPr>
      <w:r>
        <w:t xml:space="preserve">The </w:t>
      </w:r>
      <w:r w:rsidR="00255157">
        <w:t xml:space="preserve">scope of the </w:t>
      </w:r>
      <w:r>
        <w:t>Collections Module can be summarised by the following components:</w:t>
      </w:r>
    </w:p>
    <w:p w14:paraId="5745BD13" w14:textId="77777777" w:rsidR="00C82CFC" w:rsidRDefault="00C82CFC" w:rsidP="00C82CFC">
      <w:pPr>
        <w:pStyle w:val="NormalIndent"/>
        <w:numPr>
          <w:ilvl w:val="0"/>
          <w:numId w:val="9"/>
        </w:numPr>
      </w:pPr>
      <w:r>
        <w:t>Collections Browser (an addin screen designed to allow the user to navigate through collections, specimens and the related data.  The screen is also used for data entry of individual records).</w:t>
      </w:r>
    </w:p>
    <w:p w14:paraId="297359F2" w14:textId="77777777" w:rsidR="00C82CFC" w:rsidRDefault="00C82CFC" w:rsidP="00871465">
      <w:pPr>
        <w:pStyle w:val="NormalIndent"/>
        <w:numPr>
          <w:ilvl w:val="0"/>
          <w:numId w:val="9"/>
        </w:numPr>
      </w:pPr>
      <w:r>
        <w:lastRenderedPageBreak/>
        <w:t>Thesaurus Browser</w:t>
      </w:r>
      <w:r w:rsidR="00871465">
        <w:t xml:space="preserve"> (an addin screen allowing the user to navigate the Thesaurus.  The Thesaurus is a repository of terms and their relationships used throughout the Collections Module</w:t>
      </w:r>
      <w:r w:rsidR="0061473D">
        <w:rPr>
          <w:rFonts w:eastAsia="SimSun" w:hint="eastAsia"/>
          <w:lang w:eastAsia="zh-SG"/>
        </w:rPr>
        <w:t xml:space="preserve">.  This </w:t>
      </w:r>
      <w:r w:rsidR="001E3354">
        <w:rPr>
          <w:rFonts w:eastAsia="SimSun"/>
          <w:lang w:eastAsia="zh-SG"/>
        </w:rPr>
        <w:t>supersedes</w:t>
      </w:r>
      <w:r w:rsidR="0061473D">
        <w:rPr>
          <w:rFonts w:eastAsia="SimSun" w:hint="eastAsia"/>
          <w:lang w:eastAsia="zh-SG"/>
        </w:rPr>
        <w:t xml:space="preserve"> the dictionaries and term lists models used in Recorder although to minimise the impact on the Recorder sys</w:t>
      </w:r>
      <w:r w:rsidR="00E335E5">
        <w:rPr>
          <w:rFonts w:eastAsia="SimSun" w:hint="eastAsia"/>
          <w:lang w:eastAsia="zh-SG"/>
        </w:rPr>
        <w:t>tem the existing dictionaries a</w:t>
      </w:r>
      <w:r w:rsidR="00E335E5">
        <w:rPr>
          <w:rFonts w:eastAsia="SimSun"/>
          <w:lang w:eastAsia="zh-SG"/>
        </w:rPr>
        <w:t>n</w:t>
      </w:r>
      <w:r w:rsidR="0061473D">
        <w:rPr>
          <w:rFonts w:eastAsia="SimSun" w:hint="eastAsia"/>
          <w:lang w:eastAsia="zh-SG"/>
        </w:rPr>
        <w:t xml:space="preserve">d term lists are not converted into the Thesaurus. The Thesaurus provides terms in domains such as Fossil </w:t>
      </w:r>
      <w:r w:rsidR="001E3354">
        <w:rPr>
          <w:rFonts w:eastAsia="SimSun"/>
          <w:lang w:eastAsia="zh-SG"/>
        </w:rPr>
        <w:t>Taxi</w:t>
      </w:r>
      <w:r w:rsidR="0061473D">
        <w:rPr>
          <w:rFonts w:eastAsia="SimSun" w:hint="eastAsia"/>
          <w:lang w:eastAsia="zh-SG"/>
        </w:rPr>
        <w:t>, Soil Types, Rock Types, as well as lists linked to specific controls in the application</w:t>
      </w:r>
      <w:r w:rsidR="00871465">
        <w:t>).</w:t>
      </w:r>
    </w:p>
    <w:p w14:paraId="494E5CCD" w14:textId="77777777" w:rsidR="00C82CFC" w:rsidRDefault="00C82CFC" w:rsidP="00C82CFC">
      <w:pPr>
        <w:pStyle w:val="NormalIndent"/>
        <w:numPr>
          <w:ilvl w:val="0"/>
          <w:numId w:val="9"/>
        </w:numPr>
      </w:pPr>
      <w:r>
        <w:t xml:space="preserve">Quick Entry </w:t>
      </w:r>
      <w:r w:rsidR="00871465">
        <w:t>(addin screens that facilitate rapid data entry of specimens and observations data).</w:t>
      </w:r>
    </w:p>
    <w:p w14:paraId="5E4AEDAD" w14:textId="77777777" w:rsidR="00C82CFC" w:rsidRDefault="00C82CFC" w:rsidP="001E3354">
      <w:pPr>
        <w:pStyle w:val="NormalIndent"/>
        <w:numPr>
          <w:ilvl w:val="0"/>
          <w:numId w:val="9"/>
        </w:numPr>
      </w:pPr>
      <w:r>
        <w:t>Recorder Observations Changes</w:t>
      </w:r>
      <w:r w:rsidR="00A4756E">
        <w:t xml:space="preserve"> (adds new types of occurrence to the existing Recorder Observations hierarchy.  For example, fossil </w:t>
      </w:r>
      <w:r w:rsidR="001E3354">
        <w:t>taxa</w:t>
      </w:r>
      <w:r w:rsidR="00A4756E">
        <w:t>, stratigraphy, rocks and soil types.  These occurrences are linked to terms within the Thesaurus).</w:t>
      </w:r>
    </w:p>
    <w:p w14:paraId="7B8CF171" w14:textId="77777777" w:rsidR="00C82CFC" w:rsidRDefault="00871465" w:rsidP="00C82CFC">
      <w:pPr>
        <w:pStyle w:val="NormalIndent"/>
        <w:numPr>
          <w:ilvl w:val="0"/>
          <w:numId w:val="9"/>
        </w:numPr>
      </w:pPr>
      <w:r>
        <w:t>Multi</w:t>
      </w:r>
      <w:r w:rsidR="00C82CFC">
        <w:t>ple Maps</w:t>
      </w:r>
      <w:r w:rsidR="00A4756E">
        <w:t xml:space="preserve"> (allows the user to maintain more than one base map simultaneously in </w:t>
      </w:r>
      <w:r w:rsidR="001E3354">
        <w:t>Recorder</w:t>
      </w:r>
      <w:r w:rsidR="00A4756E">
        <w:t>)</w:t>
      </w:r>
    </w:p>
    <w:p w14:paraId="691775F5" w14:textId="77777777" w:rsidR="00871465" w:rsidRDefault="00871465" w:rsidP="00C82CFC">
      <w:pPr>
        <w:pStyle w:val="NormalIndent"/>
        <w:numPr>
          <w:ilvl w:val="0"/>
          <w:numId w:val="9"/>
        </w:numPr>
      </w:pPr>
      <w:r>
        <w:t>Installation Kit</w:t>
      </w:r>
      <w:r w:rsidR="00A4756E">
        <w:t xml:space="preserve"> (includes upgrading an existing Recorder installation to add the Collections Module)</w:t>
      </w:r>
    </w:p>
    <w:p w14:paraId="44152639" w14:textId="77777777" w:rsidR="00871465" w:rsidRDefault="00871465" w:rsidP="00C82CFC">
      <w:pPr>
        <w:pStyle w:val="NormalIndent"/>
        <w:numPr>
          <w:ilvl w:val="0"/>
          <w:numId w:val="9"/>
        </w:numPr>
      </w:pPr>
      <w:r>
        <w:t>Reports</w:t>
      </w:r>
      <w:r w:rsidR="00A4756E">
        <w:t xml:space="preserve"> (includes a number of standard reports available for entities within the Collections Module)</w:t>
      </w:r>
    </w:p>
    <w:p w14:paraId="7A6839F6" w14:textId="77777777" w:rsidR="00871465" w:rsidRDefault="00871465" w:rsidP="00A4756E">
      <w:pPr>
        <w:pStyle w:val="NormalIndent"/>
        <w:numPr>
          <w:ilvl w:val="0"/>
          <w:numId w:val="9"/>
        </w:numPr>
      </w:pPr>
      <w:r>
        <w:t>Organisation Departments Addin</w:t>
      </w:r>
      <w:r w:rsidR="00A4756E">
        <w:t xml:space="preserve"> (allows the user to create departments in organisations and link individuals to them.  This is an addin that enhances the existing Recorder screens.</w:t>
      </w:r>
    </w:p>
    <w:p w14:paraId="0B8489BB" w14:textId="77777777" w:rsidR="00871465" w:rsidRPr="00C82CFC" w:rsidRDefault="00871465" w:rsidP="00C82CFC">
      <w:pPr>
        <w:pStyle w:val="NormalIndent"/>
        <w:numPr>
          <w:ilvl w:val="0"/>
          <w:numId w:val="9"/>
        </w:numPr>
      </w:pPr>
      <w:r>
        <w:t>Specimen Finder Addin</w:t>
      </w:r>
      <w:r w:rsidR="00A4756E">
        <w:t xml:space="preserve"> (screen that allows users to build queries to locate specimens in the system by drag and drop).</w:t>
      </w:r>
    </w:p>
    <w:p w14:paraId="76A48C0B" w14:textId="77777777" w:rsidR="001E28AB" w:rsidRDefault="001E28AB" w:rsidP="00840903">
      <w:pPr>
        <w:pStyle w:val="Heading2"/>
      </w:pPr>
      <w:bookmarkStart w:id="92" w:name="_Toc292878625"/>
      <w:r>
        <w:t>System Use Cases</w:t>
      </w:r>
      <w:bookmarkEnd w:id="92"/>
    </w:p>
    <w:p w14:paraId="219D7C48" w14:textId="77777777" w:rsidR="00307AC7" w:rsidRDefault="00307AC7" w:rsidP="00840903">
      <w:pPr>
        <w:pStyle w:val="Heading3"/>
        <w:rPr>
          <w:rFonts w:eastAsia="SimSun"/>
          <w:lang w:eastAsia="zh-SG"/>
        </w:rPr>
      </w:pPr>
      <w:bookmarkStart w:id="93" w:name="_Toc292878626"/>
      <w:r>
        <w:rPr>
          <w:rFonts w:eastAsia="SimSun" w:hint="eastAsia"/>
          <w:lang w:eastAsia="zh-SG"/>
        </w:rPr>
        <w:t>Overview</w:t>
      </w:r>
      <w:bookmarkEnd w:id="93"/>
    </w:p>
    <w:p w14:paraId="31B59A6B" w14:textId="77777777" w:rsidR="00307AC7" w:rsidRPr="00307AC7" w:rsidRDefault="00307AC7" w:rsidP="00307AC7">
      <w:pPr>
        <w:pStyle w:val="NormalIndent"/>
        <w:rPr>
          <w:rFonts w:eastAsia="SimSun"/>
          <w:lang w:eastAsia="zh-SG"/>
        </w:rPr>
      </w:pPr>
      <w:r>
        <w:rPr>
          <w:rFonts w:eastAsia="SimSun" w:hint="eastAsia"/>
          <w:lang w:eastAsia="zh-SG"/>
        </w:rPr>
        <w:t>The following use case diagrams provide a very high level view of the components of the system and how they interact with the actors (users) of the system.</w:t>
      </w:r>
    </w:p>
    <w:p w14:paraId="1EF1C08F" w14:textId="77777777" w:rsidR="00307AC7" w:rsidRDefault="00307AC7" w:rsidP="00840903">
      <w:pPr>
        <w:pStyle w:val="Heading3"/>
        <w:rPr>
          <w:rFonts w:eastAsia="SimSun"/>
          <w:lang w:eastAsia="zh-SG"/>
        </w:rPr>
      </w:pPr>
      <w:bookmarkStart w:id="94" w:name="_Toc292878627"/>
      <w:r>
        <w:lastRenderedPageBreak/>
        <w:t>Overview Use Case</w:t>
      </w:r>
      <w:bookmarkEnd w:id="94"/>
    </w:p>
    <w:p w14:paraId="3B74DE94" w14:textId="77777777" w:rsidR="00307AC7" w:rsidRPr="00307AC7" w:rsidRDefault="00307AC7" w:rsidP="00307AC7">
      <w:pPr>
        <w:pStyle w:val="NormalIndent"/>
        <w:keepNext/>
        <w:rPr>
          <w:rFonts w:eastAsia="SimSun"/>
          <w:lang w:eastAsia="zh-SG"/>
        </w:rPr>
      </w:pPr>
      <w:r>
        <w:rPr>
          <w:rFonts w:eastAsia="SimSun" w:hint="eastAsia"/>
          <w:lang w:eastAsia="zh-SG"/>
        </w:rPr>
        <w:t>The following diagram illustrates the scope of the system.</w:t>
      </w:r>
    </w:p>
    <w:p w14:paraId="0D8BA930" w14:textId="40AC3D3A" w:rsidR="00307AC7" w:rsidRPr="00722633" w:rsidRDefault="005550DB" w:rsidP="002C2E8F">
      <w:pPr>
        <w:keepNext/>
        <w:rPr>
          <w:rFonts w:eastAsia="SimSun"/>
          <w:lang w:eastAsia="zh-SG"/>
        </w:rPr>
      </w:pPr>
      <w:r w:rsidRPr="002C2E8F">
        <w:rPr>
          <w:noProof/>
          <w:lang w:eastAsia="en-GB"/>
        </w:rPr>
        <w:drawing>
          <wp:inline distT="0" distB="0" distL="0" distR="0" wp14:anchorId="72557D93" wp14:editId="03391A22">
            <wp:extent cx="5267325" cy="488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886325"/>
                    </a:xfrm>
                    <a:prstGeom prst="rect">
                      <a:avLst/>
                    </a:prstGeom>
                    <a:noFill/>
                    <a:ln>
                      <a:noFill/>
                    </a:ln>
                  </pic:spPr>
                </pic:pic>
              </a:graphicData>
            </a:graphic>
          </wp:inline>
        </w:drawing>
      </w:r>
    </w:p>
    <w:p w14:paraId="41E64C9C" w14:textId="77777777" w:rsidR="00307AC7" w:rsidRDefault="00722633" w:rsidP="00307AC7">
      <w:pPr>
        <w:pStyle w:val="NormalIndent"/>
        <w:rPr>
          <w:rFonts w:eastAsia="SimSun"/>
          <w:lang w:eastAsia="zh-SG"/>
        </w:rPr>
      </w:pPr>
      <w:r w:rsidRPr="00722633">
        <w:rPr>
          <w:rFonts w:eastAsia="SimSun" w:hint="eastAsia"/>
          <w:b/>
          <w:bCs/>
          <w:lang w:eastAsia="zh-SG"/>
        </w:rPr>
        <w:t>Browse/Edit Observations</w:t>
      </w:r>
      <w:r>
        <w:rPr>
          <w:rFonts w:eastAsia="SimSun" w:hint="eastAsia"/>
          <w:lang w:eastAsia="zh-SG"/>
        </w:rPr>
        <w:t xml:space="preserve"> - this entails the use of the existing Recorder screens to edit field observation data.</w:t>
      </w:r>
    </w:p>
    <w:p w14:paraId="3B15E306" w14:textId="77777777" w:rsidR="00722633" w:rsidRDefault="00722633" w:rsidP="00722633">
      <w:pPr>
        <w:pStyle w:val="NormalIndent"/>
        <w:rPr>
          <w:rFonts w:eastAsia="SimSun"/>
          <w:lang w:eastAsia="zh-SG"/>
        </w:rPr>
      </w:pPr>
      <w:r w:rsidRPr="00722633">
        <w:rPr>
          <w:rFonts w:eastAsia="SimSun" w:hint="eastAsia"/>
          <w:b/>
          <w:bCs/>
          <w:lang w:eastAsia="zh-SG"/>
        </w:rPr>
        <w:t xml:space="preserve">Generate </w:t>
      </w:r>
      <w:r w:rsidR="001E3354" w:rsidRPr="00722633">
        <w:rPr>
          <w:rFonts w:eastAsia="SimSun"/>
          <w:b/>
          <w:bCs/>
          <w:lang w:eastAsia="zh-SG"/>
        </w:rPr>
        <w:t>Distribution</w:t>
      </w:r>
      <w:r w:rsidRPr="00722633">
        <w:rPr>
          <w:rFonts w:eastAsia="SimSun" w:hint="eastAsia"/>
          <w:b/>
          <w:bCs/>
          <w:lang w:eastAsia="zh-SG"/>
        </w:rPr>
        <w:t xml:space="preserve"> Maps</w:t>
      </w:r>
      <w:r>
        <w:rPr>
          <w:rFonts w:eastAsia="SimSun" w:hint="eastAsia"/>
          <w:lang w:eastAsia="zh-SG"/>
        </w:rPr>
        <w:t xml:space="preserve"> - this involves the display of </w:t>
      </w:r>
      <w:r w:rsidR="001E3354">
        <w:rPr>
          <w:rFonts w:eastAsia="SimSun"/>
          <w:lang w:eastAsia="zh-SG"/>
        </w:rPr>
        <w:t>distribution</w:t>
      </w:r>
      <w:r>
        <w:rPr>
          <w:rFonts w:eastAsia="SimSun" w:hint="eastAsia"/>
          <w:lang w:eastAsia="zh-SG"/>
        </w:rPr>
        <w:t xml:space="preserve"> maps for field data using the existing Recorder Map screens, enhanced to allow </w:t>
      </w:r>
      <w:r w:rsidR="001E3354">
        <w:rPr>
          <w:rFonts w:eastAsia="SimSun"/>
          <w:lang w:eastAsia="zh-SG"/>
        </w:rPr>
        <w:t>simultaneous</w:t>
      </w:r>
      <w:r>
        <w:rPr>
          <w:rFonts w:eastAsia="SimSun" w:hint="eastAsia"/>
          <w:lang w:eastAsia="zh-SG"/>
        </w:rPr>
        <w:t xml:space="preserve"> access to more than one base map.</w:t>
      </w:r>
    </w:p>
    <w:p w14:paraId="51B33BAA" w14:textId="77777777" w:rsidR="00722633" w:rsidRDefault="00722633" w:rsidP="00722633">
      <w:pPr>
        <w:pStyle w:val="NormalIndent"/>
        <w:rPr>
          <w:rFonts w:eastAsia="SimSun"/>
          <w:lang w:eastAsia="zh-SG"/>
        </w:rPr>
      </w:pPr>
      <w:r w:rsidRPr="00722633">
        <w:rPr>
          <w:rFonts w:eastAsia="SimSun" w:hint="eastAsia"/>
          <w:b/>
          <w:bCs/>
          <w:lang w:eastAsia="zh-SG"/>
        </w:rPr>
        <w:t>Record Enquiry</w:t>
      </w:r>
      <w:r>
        <w:rPr>
          <w:rFonts w:eastAsia="SimSun" w:hint="eastAsia"/>
          <w:lang w:eastAsia="zh-SG"/>
        </w:rPr>
        <w:t xml:space="preserve"> - museum staff receiving enquiries from visitors or other members of the public enter details of the enquiry into the Collections Browser.  The enquiry is associated with the collection, specimen, store or Thesaurus term is regards.</w:t>
      </w:r>
    </w:p>
    <w:p w14:paraId="6404C478" w14:textId="77777777" w:rsidR="00722633" w:rsidRDefault="00722633" w:rsidP="00722633">
      <w:pPr>
        <w:pStyle w:val="NormalIndent"/>
        <w:rPr>
          <w:rFonts w:eastAsia="SimSun"/>
          <w:lang w:eastAsia="zh-SG"/>
        </w:rPr>
      </w:pPr>
      <w:r w:rsidRPr="00722633">
        <w:rPr>
          <w:rFonts w:eastAsia="SimSun" w:hint="eastAsia"/>
          <w:b/>
          <w:bCs/>
          <w:lang w:eastAsia="zh-SG"/>
        </w:rPr>
        <w:t>Browse/Edit Collections and Specimens</w:t>
      </w:r>
      <w:r>
        <w:rPr>
          <w:rFonts w:eastAsia="SimSun" w:hint="eastAsia"/>
          <w:lang w:eastAsia="zh-SG"/>
        </w:rPr>
        <w:t xml:space="preserve"> - museum staff navigate, add, edit and delete collections data using the Collections Browser.  The Specimen Finder provides a further facility for locating specimen records.</w:t>
      </w:r>
    </w:p>
    <w:p w14:paraId="25F21606" w14:textId="77777777" w:rsidR="00722633" w:rsidRDefault="00722633" w:rsidP="00722633">
      <w:pPr>
        <w:pStyle w:val="NormalIndent"/>
        <w:rPr>
          <w:rFonts w:eastAsia="SimSun"/>
          <w:lang w:eastAsia="zh-SG"/>
        </w:rPr>
      </w:pPr>
      <w:r w:rsidRPr="00722633">
        <w:rPr>
          <w:rFonts w:eastAsia="SimSun" w:hint="eastAsia"/>
          <w:b/>
          <w:bCs/>
          <w:lang w:eastAsia="zh-SG"/>
        </w:rPr>
        <w:t>Rapid Data Entry</w:t>
      </w:r>
      <w:r>
        <w:rPr>
          <w:rFonts w:eastAsia="SimSun" w:hint="eastAsia"/>
          <w:lang w:eastAsia="zh-SG"/>
        </w:rPr>
        <w:t xml:space="preserve"> - the Quick Entry screens allow users to create templates for data entry screens.  When they use a template within a data entry session, data is not stored in the main database until they request that the update occurs.</w:t>
      </w:r>
    </w:p>
    <w:p w14:paraId="5343A345" w14:textId="77777777" w:rsidR="00722633" w:rsidRDefault="00722633" w:rsidP="00722633">
      <w:pPr>
        <w:pStyle w:val="NormalIndent"/>
        <w:rPr>
          <w:rFonts w:eastAsia="SimSun"/>
          <w:lang w:eastAsia="zh-SG"/>
        </w:rPr>
      </w:pPr>
      <w:r>
        <w:rPr>
          <w:rFonts w:eastAsia="SimSun" w:hint="eastAsia"/>
          <w:b/>
          <w:bCs/>
          <w:lang w:eastAsia="zh-SG"/>
        </w:rPr>
        <w:lastRenderedPageBreak/>
        <w:t xml:space="preserve">Browse </w:t>
      </w:r>
      <w:r w:rsidR="001E3354">
        <w:rPr>
          <w:rFonts w:eastAsia="SimSun"/>
          <w:b/>
          <w:bCs/>
          <w:lang w:eastAsia="zh-SG"/>
        </w:rPr>
        <w:t xml:space="preserve">Thesaurus </w:t>
      </w:r>
      <w:r w:rsidR="001E3354">
        <w:rPr>
          <w:rFonts w:eastAsia="SimSun"/>
          <w:lang w:eastAsia="zh-SG"/>
        </w:rPr>
        <w:t>-</w:t>
      </w:r>
      <w:r>
        <w:rPr>
          <w:rFonts w:eastAsia="SimSun" w:hint="eastAsia"/>
          <w:lang w:eastAsia="zh-SG"/>
        </w:rPr>
        <w:t xml:space="preserve"> the Thesaurus Browser addin allows the user to navigate through terms in the Thesaurus.  Terms are organised into hierarchies or lists (called concept groups) and terms are related to any other term.  These relationships are navigable.</w:t>
      </w:r>
    </w:p>
    <w:p w14:paraId="64DB65A8" w14:textId="77777777" w:rsidR="00722633" w:rsidRPr="00722633" w:rsidRDefault="00722633" w:rsidP="00722633">
      <w:pPr>
        <w:pStyle w:val="NormalIndent"/>
        <w:rPr>
          <w:rFonts w:eastAsia="SimSun"/>
          <w:lang w:eastAsia="zh-SG"/>
        </w:rPr>
      </w:pPr>
      <w:r w:rsidRPr="00722633">
        <w:rPr>
          <w:rFonts w:eastAsia="SimSun" w:hint="eastAsia"/>
          <w:b/>
          <w:bCs/>
          <w:lang w:eastAsia="zh-SG"/>
        </w:rPr>
        <w:t>Edit Thesaurus</w:t>
      </w:r>
      <w:r>
        <w:rPr>
          <w:rFonts w:eastAsia="SimSun" w:hint="eastAsia"/>
          <w:lang w:eastAsia="zh-SG"/>
        </w:rPr>
        <w:t xml:space="preserve"> - the List Manager (normally a member of the museum st</w:t>
      </w:r>
      <w:r w:rsidR="0061473D">
        <w:rPr>
          <w:rFonts w:eastAsia="SimSun" w:hint="eastAsia"/>
          <w:lang w:eastAsia="zh-SG"/>
        </w:rPr>
        <w:t>aff) is responsible for entering and maintaining the terms in the Thesaurus.  For example, they are responsible for maintaining the hierarchies of stratigraphy and fossil taxa known to the Thesaurus.</w:t>
      </w:r>
    </w:p>
    <w:p w14:paraId="4FD7C4D5" w14:textId="77777777" w:rsidR="00307AC7" w:rsidRDefault="00307AC7" w:rsidP="00840903">
      <w:pPr>
        <w:pStyle w:val="Heading3"/>
        <w:rPr>
          <w:rFonts w:eastAsia="SimSun"/>
          <w:lang w:eastAsia="zh-SG"/>
        </w:rPr>
      </w:pPr>
      <w:bookmarkStart w:id="95" w:name="_Toc292878628"/>
      <w:r>
        <w:t>Collections Browser Use Case</w:t>
      </w:r>
      <w:bookmarkEnd w:id="95"/>
    </w:p>
    <w:p w14:paraId="23A70150" w14:textId="77777777" w:rsidR="0061473D" w:rsidRPr="0061473D" w:rsidRDefault="0061473D" w:rsidP="0061473D">
      <w:pPr>
        <w:pStyle w:val="NormalIndent"/>
        <w:rPr>
          <w:rFonts w:eastAsia="SimSun"/>
          <w:lang w:eastAsia="zh-SG"/>
        </w:rPr>
      </w:pPr>
      <w:r>
        <w:rPr>
          <w:rFonts w:eastAsia="SimSun" w:hint="eastAsia"/>
          <w:lang w:eastAsia="zh-SG"/>
        </w:rPr>
        <w:t>The following Use Case Diagram illustrates the uses of the Collections Browser component of the Collections Module.</w:t>
      </w:r>
    </w:p>
    <w:p w14:paraId="58EA1D0C" w14:textId="1D844562" w:rsidR="00307AC7" w:rsidRDefault="005550DB" w:rsidP="00307AC7">
      <w:pPr>
        <w:jc w:val="center"/>
        <w:rPr>
          <w:rFonts w:eastAsia="SimSun"/>
          <w:lang w:eastAsia="zh-SG"/>
        </w:rPr>
      </w:pPr>
      <w:r w:rsidRPr="00307AC7">
        <w:rPr>
          <w:noProof/>
          <w:lang w:eastAsia="en-GB"/>
        </w:rPr>
        <w:drawing>
          <wp:inline distT="0" distB="0" distL="0" distR="0" wp14:anchorId="54BF59C1" wp14:editId="3E74AFAD">
            <wp:extent cx="5267325" cy="543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438775"/>
                    </a:xfrm>
                    <a:prstGeom prst="rect">
                      <a:avLst/>
                    </a:prstGeom>
                    <a:noFill/>
                    <a:ln>
                      <a:noFill/>
                    </a:ln>
                  </pic:spPr>
                </pic:pic>
              </a:graphicData>
            </a:graphic>
          </wp:inline>
        </w:drawing>
      </w:r>
    </w:p>
    <w:p w14:paraId="28693E09" w14:textId="77777777" w:rsidR="0061473D" w:rsidRDefault="0061473D" w:rsidP="0061473D">
      <w:pPr>
        <w:pStyle w:val="NormalIndent"/>
        <w:rPr>
          <w:rFonts w:eastAsia="SimSun"/>
          <w:lang w:eastAsia="zh-SG"/>
        </w:rPr>
      </w:pPr>
      <w:r w:rsidRPr="0061473D">
        <w:rPr>
          <w:rFonts w:eastAsia="SimSun" w:hint="eastAsia"/>
          <w:b/>
          <w:bCs/>
          <w:lang w:eastAsia="zh-SG"/>
        </w:rPr>
        <w:t>Accession Specimens and Collections</w:t>
      </w:r>
      <w:r>
        <w:rPr>
          <w:rFonts w:eastAsia="SimSun" w:hint="eastAsia"/>
          <w:lang w:eastAsia="zh-SG"/>
        </w:rPr>
        <w:t xml:space="preserve"> - Museum Staff document the ownership of a collection or specimen as an Accession.</w:t>
      </w:r>
    </w:p>
    <w:p w14:paraId="687DAF97" w14:textId="77777777" w:rsidR="0061473D" w:rsidRDefault="0061473D" w:rsidP="0061473D">
      <w:pPr>
        <w:pStyle w:val="NormalIndent"/>
        <w:rPr>
          <w:rFonts w:eastAsia="SimSun"/>
          <w:lang w:eastAsia="zh-SG"/>
        </w:rPr>
      </w:pPr>
      <w:r w:rsidRPr="0061473D">
        <w:rPr>
          <w:rFonts w:eastAsia="SimSun" w:hint="eastAsia"/>
          <w:b/>
          <w:bCs/>
          <w:lang w:eastAsia="zh-SG"/>
        </w:rPr>
        <w:t>Manage Collections</w:t>
      </w:r>
      <w:r>
        <w:rPr>
          <w:rFonts w:eastAsia="SimSun" w:hint="eastAsia"/>
          <w:lang w:eastAsia="zh-SG"/>
        </w:rPr>
        <w:t xml:space="preserve"> - the user is able to document details regarding a collection, including its history and other metadata.</w:t>
      </w:r>
    </w:p>
    <w:p w14:paraId="38C62945" w14:textId="77777777" w:rsidR="0061473D" w:rsidRDefault="0061473D" w:rsidP="0061473D">
      <w:pPr>
        <w:pStyle w:val="NormalIndent"/>
        <w:rPr>
          <w:rFonts w:eastAsia="SimSun"/>
          <w:lang w:eastAsia="zh-SG"/>
        </w:rPr>
      </w:pPr>
      <w:r w:rsidRPr="0061473D">
        <w:rPr>
          <w:rFonts w:eastAsia="SimSun" w:hint="eastAsia"/>
          <w:b/>
          <w:bCs/>
          <w:lang w:eastAsia="zh-SG"/>
        </w:rPr>
        <w:lastRenderedPageBreak/>
        <w:t>Manage Specimens</w:t>
      </w:r>
      <w:r>
        <w:rPr>
          <w:rFonts w:eastAsia="SimSun" w:hint="eastAsia"/>
          <w:lang w:eastAsia="zh-SG"/>
        </w:rPr>
        <w:t xml:space="preserve"> - the user is able to document the details regarding specimens, including determinations and field data (links to the Recorder Observations hierarchy).</w:t>
      </w:r>
    </w:p>
    <w:p w14:paraId="252A07BF" w14:textId="77777777" w:rsidR="0061473D" w:rsidRDefault="0061473D" w:rsidP="0061473D">
      <w:pPr>
        <w:pStyle w:val="NormalIndent"/>
        <w:rPr>
          <w:rFonts w:eastAsia="SimSun"/>
          <w:lang w:eastAsia="zh-SG"/>
        </w:rPr>
      </w:pPr>
      <w:r w:rsidRPr="0061473D">
        <w:rPr>
          <w:rFonts w:eastAsia="SimSun" w:hint="eastAsia"/>
          <w:b/>
          <w:bCs/>
          <w:lang w:eastAsia="zh-SG"/>
        </w:rPr>
        <w:t>Manage Documents and Images</w:t>
      </w:r>
      <w:r>
        <w:rPr>
          <w:rFonts w:eastAsia="SimSun" w:hint="eastAsia"/>
          <w:lang w:eastAsia="zh-SG"/>
        </w:rPr>
        <w:t xml:space="preserve"> - the user can associate documents and images with items in the database.  In addition, specimens themselves can be documents or images.</w:t>
      </w:r>
    </w:p>
    <w:p w14:paraId="5877EF65" w14:textId="77777777" w:rsidR="0061473D" w:rsidRDefault="0061473D" w:rsidP="0061473D">
      <w:pPr>
        <w:pStyle w:val="NormalIndent"/>
        <w:rPr>
          <w:rFonts w:eastAsia="SimSun"/>
          <w:lang w:eastAsia="zh-SG"/>
        </w:rPr>
      </w:pPr>
      <w:r w:rsidRPr="0061473D">
        <w:rPr>
          <w:rFonts w:eastAsia="SimSun" w:hint="eastAsia"/>
          <w:b/>
          <w:bCs/>
          <w:lang w:eastAsia="zh-SG"/>
        </w:rPr>
        <w:t>Manage Enquiries</w:t>
      </w:r>
      <w:r>
        <w:rPr>
          <w:rFonts w:eastAsia="SimSun" w:hint="eastAsia"/>
          <w:lang w:eastAsia="zh-SG"/>
        </w:rPr>
        <w:t xml:space="preserve"> - museum staff receiving enquiries from visitors or other members of the public enter details of the enquiry into the Collections Browser.  The enquiry is associated with the collection, specimen, store or Thesaurus term it regards.  Enquiry responses are recorded and enquiries are used to prompt for the creation of observations in the system.</w:t>
      </w:r>
    </w:p>
    <w:p w14:paraId="0C27DAB3" w14:textId="77777777" w:rsidR="0061473D" w:rsidRDefault="0061473D" w:rsidP="0061473D">
      <w:pPr>
        <w:pStyle w:val="NormalIndent"/>
        <w:rPr>
          <w:rFonts w:eastAsia="SimSun"/>
          <w:lang w:eastAsia="zh-SG"/>
        </w:rPr>
      </w:pPr>
      <w:r w:rsidRPr="0061473D">
        <w:rPr>
          <w:rFonts w:eastAsia="SimSun" w:hint="eastAsia"/>
          <w:b/>
          <w:bCs/>
          <w:lang w:eastAsia="zh-SG"/>
        </w:rPr>
        <w:t>Manage Valuations</w:t>
      </w:r>
      <w:r>
        <w:rPr>
          <w:rFonts w:eastAsia="SimSun" w:hint="eastAsia"/>
          <w:lang w:eastAsia="zh-SG"/>
        </w:rPr>
        <w:t xml:space="preserve"> - </w:t>
      </w:r>
      <w:r w:rsidR="00AF2739">
        <w:rPr>
          <w:rFonts w:eastAsia="SimSun" w:hint="eastAsia"/>
          <w:lang w:eastAsia="zh-SG"/>
        </w:rPr>
        <w:t xml:space="preserve">valuations of collections and specimens are recorded </w:t>
      </w:r>
      <w:r w:rsidR="007F6A1E">
        <w:rPr>
          <w:rFonts w:eastAsia="SimSun" w:hint="eastAsia"/>
          <w:lang w:eastAsia="zh-SG"/>
        </w:rPr>
        <w:t>(formal and informal).  In addition, valuations can relate to a specific movement of materials for example when receiving a loan the valuation is for insurance purposes).</w:t>
      </w:r>
    </w:p>
    <w:p w14:paraId="6FFDB2CE" w14:textId="77777777" w:rsidR="0061473D" w:rsidRDefault="0061473D" w:rsidP="0061473D">
      <w:pPr>
        <w:pStyle w:val="NormalIndent"/>
        <w:rPr>
          <w:rFonts w:eastAsia="SimSun"/>
          <w:lang w:eastAsia="zh-SG"/>
        </w:rPr>
      </w:pPr>
      <w:r w:rsidRPr="0061473D">
        <w:rPr>
          <w:rFonts w:eastAsia="SimSun" w:hint="eastAsia"/>
          <w:b/>
          <w:bCs/>
          <w:lang w:eastAsia="zh-SG"/>
        </w:rPr>
        <w:t>Manage Conservation Information</w:t>
      </w:r>
      <w:r>
        <w:rPr>
          <w:rFonts w:eastAsia="SimSun" w:hint="eastAsia"/>
          <w:lang w:eastAsia="zh-SG"/>
        </w:rPr>
        <w:t xml:space="preserve"> -</w:t>
      </w:r>
      <w:r w:rsidR="007F6A1E">
        <w:rPr>
          <w:rFonts w:eastAsia="SimSun" w:hint="eastAsia"/>
          <w:lang w:eastAsia="zh-SG"/>
        </w:rPr>
        <w:t xml:space="preserve"> museum staff record condition checks performed.  These give rise to tasks being identifies.  Jobs are undertaken </w:t>
      </w:r>
      <w:r w:rsidR="007F6A1E">
        <w:rPr>
          <w:rFonts w:eastAsia="SimSun"/>
          <w:lang w:eastAsia="zh-SG"/>
        </w:rPr>
        <w:t>which</w:t>
      </w:r>
      <w:r w:rsidR="007F6A1E">
        <w:rPr>
          <w:rFonts w:eastAsia="SimSun" w:hint="eastAsia"/>
          <w:lang w:eastAsia="zh-SG"/>
        </w:rPr>
        <w:t xml:space="preserve"> implement one or more of the identified tasks.</w:t>
      </w:r>
    </w:p>
    <w:p w14:paraId="72C1885C" w14:textId="77777777" w:rsidR="0061473D" w:rsidRDefault="0061473D" w:rsidP="0061473D">
      <w:pPr>
        <w:pStyle w:val="NormalIndent"/>
        <w:rPr>
          <w:rFonts w:eastAsia="SimSun"/>
          <w:lang w:eastAsia="zh-SG"/>
        </w:rPr>
      </w:pPr>
      <w:r w:rsidRPr="0061473D">
        <w:rPr>
          <w:rFonts w:eastAsia="SimSun" w:hint="eastAsia"/>
          <w:b/>
          <w:bCs/>
          <w:lang w:eastAsia="zh-SG"/>
        </w:rPr>
        <w:t>Manage Loans</w:t>
      </w:r>
      <w:r>
        <w:rPr>
          <w:rFonts w:eastAsia="SimSun" w:hint="eastAsia"/>
          <w:lang w:eastAsia="zh-SG"/>
        </w:rPr>
        <w:t xml:space="preserve"> -</w:t>
      </w:r>
      <w:r w:rsidR="007F6A1E">
        <w:rPr>
          <w:rFonts w:eastAsia="SimSun" w:hint="eastAsia"/>
          <w:lang w:eastAsia="zh-SG"/>
        </w:rPr>
        <w:t xml:space="preserve"> materials received or issued as part of a loan are tracked.</w:t>
      </w:r>
    </w:p>
    <w:p w14:paraId="0599379F" w14:textId="77777777" w:rsidR="0061473D" w:rsidRPr="0061473D" w:rsidRDefault="0061473D" w:rsidP="007F6A1E">
      <w:pPr>
        <w:pStyle w:val="NormalIndent"/>
        <w:rPr>
          <w:rFonts w:eastAsia="SimSun"/>
          <w:lang w:eastAsia="zh-SG"/>
        </w:rPr>
      </w:pPr>
      <w:r w:rsidRPr="0061473D">
        <w:rPr>
          <w:rFonts w:eastAsia="SimSun" w:hint="eastAsia"/>
          <w:b/>
          <w:bCs/>
          <w:lang w:eastAsia="zh-SG"/>
        </w:rPr>
        <w:t>Track Object Movements</w:t>
      </w:r>
      <w:r>
        <w:rPr>
          <w:rFonts w:eastAsia="SimSun" w:hint="eastAsia"/>
          <w:lang w:eastAsia="zh-SG"/>
        </w:rPr>
        <w:t xml:space="preserve"> -</w:t>
      </w:r>
      <w:r w:rsidR="00E335E5">
        <w:rPr>
          <w:rFonts w:eastAsia="SimSun" w:hint="eastAsia"/>
          <w:lang w:eastAsia="zh-SG"/>
        </w:rPr>
        <w:t xml:space="preserve"> other types of event that </w:t>
      </w:r>
      <w:r w:rsidR="00E335E5">
        <w:rPr>
          <w:rFonts w:eastAsia="SimSun"/>
          <w:lang w:eastAsia="zh-SG"/>
        </w:rPr>
        <w:t>a</w:t>
      </w:r>
      <w:r w:rsidR="007F6A1E">
        <w:rPr>
          <w:rFonts w:eastAsia="SimSun" w:hint="eastAsia"/>
          <w:lang w:eastAsia="zh-SG"/>
        </w:rPr>
        <w:t>ffect the department holding an object are tracked (acquisition, disposal, sale etc).  This allows the system to calculate the department and organisation holding an item at any point in time.</w:t>
      </w:r>
    </w:p>
    <w:p w14:paraId="61F78E86" w14:textId="77777777" w:rsidR="001E28AB" w:rsidRDefault="001E28AB" w:rsidP="00840903">
      <w:pPr>
        <w:pStyle w:val="Heading1"/>
      </w:pPr>
      <w:bookmarkStart w:id="96" w:name="TechFramework"/>
      <w:bookmarkStart w:id="97" w:name="_Toc403527555"/>
      <w:bookmarkStart w:id="98" w:name="_Toc292878629"/>
      <w:bookmarkEnd w:id="96"/>
      <w:r>
        <w:lastRenderedPageBreak/>
        <w:t>Technical Framework</w:t>
      </w:r>
      <w:bookmarkEnd w:id="97"/>
      <w:bookmarkEnd w:id="98"/>
    </w:p>
    <w:p w14:paraId="71239A9F" w14:textId="77777777" w:rsidR="001E28AB" w:rsidRDefault="001E28AB" w:rsidP="00840903">
      <w:pPr>
        <w:pStyle w:val="Heading2"/>
      </w:pPr>
      <w:bookmarkStart w:id="99" w:name="_Toc403527556"/>
      <w:bookmarkStart w:id="100" w:name="_Toc292878630"/>
      <w:r>
        <w:t>Technical Environment</w:t>
      </w:r>
      <w:bookmarkEnd w:id="99"/>
      <w:bookmarkEnd w:id="100"/>
    </w:p>
    <w:p w14:paraId="7DEFADD5" w14:textId="77777777" w:rsidR="001E28AB" w:rsidRDefault="001E28AB" w:rsidP="00840903">
      <w:pPr>
        <w:pStyle w:val="Heading3"/>
      </w:pPr>
      <w:bookmarkStart w:id="101" w:name="_Toc292878631"/>
      <w:r>
        <w:t>Development Environment</w:t>
      </w:r>
      <w:bookmarkEnd w:id="101"/>
    </w:p>
    <w:p w14:paraId="6EECD01E" w14:textId="77777777" w:rsidR="001E28AB" w:rsidRDefault="001E28AB" w:rsidP="007F183E">
      <w:pPr>
        <w:numPr>
          <w:ilvl w:val="0"/>
          <w:numId w:val="2"/>
        </w:numPr>
      </w:pPr>
      <w:smartTag w:uri="urn:schemas-microsoft-com:office:smarttags" w:element="place">
        <w:r>
          <w:t>Delphi</w:t>
        </w:r>
      </w:smartTag>
      <w:r>
        <w:t xml:space="preserve"> 7 with latest service pack applied</w:t>
      </w:r>
    </w:p>
    <w:p w14:paraId="0DF905F6" w14:textId="77777777" w:rsidR="001E28AB" w:rsidRDefault="001E28AB" w:rsidP="007F183E">
      <w:pPr>
        <w:numPr>
          <w:ilvl w:val="0"/>
          <w:numId w:val="2"/>
        </w:numPr>
      </w:pPr>
      <w:r>
        <w:t>Modelmaker 7.05</w:t>
      </w:r>
    </w:p>
    <w:p w14:paraId="256679F9" w14:textId="77777777" w:rsidR="001E28AB" w:rsidRDefault="001E28AB" w:rsidP="007F183E">
      <w:pPr>
        <w:numPr>
          <w:ilvl w:val="0"/>
          <w:numId w:val="2"/>
        </w:numPr>
      </w:pPr>
      <w:r>
        <w:t>Connection to DSDEV1\SQL2000 SQL Server 2000 (Service Pack 3)</w:t>
      </w:r>
    </w:p>
    <w:p w14:paraId="6762037F" w14:textId="77777777" w:rsidR="001E28AB" w:rsidRDefault="001E28AB" w:rsidP="007F183E">
      <w:pPr>
        <w:numPr>
          <w:ilvl w:val="0"/>
          <w:numId w:val="2"/>
        </w:numPr>
      </w:pPr>
      <w:r>
        <w:t>Windows XP Service Pack 1</w:t>
      </w:r>
    </w:p>
    <w:p w14:paraId="362D0843" w14:textId="77777777" w:rsidR="001E28AB" w:rsidRPr="007F183E" w:rsidRDefault="001E28AB" w:rsidP="007F6A1E">
      <w:pPr>
        <w:numPr>
          <w:ilvl w:val="0"/>
          <w:numId w:val="2"/>
        </w:numPr>
      </w:pPr>
      <w:r>
        <w:t>256MB R</w:t>
      </w:r>
      <w:r w:rsidR="007F6A1E">
        <w:rPr>
          <w:rFonts w:eastAsia="SimSun" w:hint="eastAsia"/>
          <w:lang w:eastAsia="zh-SG"/>
        </w:rPr>
        <w:t>AM</w:t>
      </w:r>
    </w:p>
    <w:p w14:paraId="78A2C61B" w14:textId="77777777" w:rsidR="001E28AB" w:rsidRDefault="001E28AB" w:rsidP="00840903">
      <w:pPr>
        <w:pStyle w:val="Heading3"/>
      </w:pPr>
      <w:bookmarkStart w:id="102" w:name="_Toc292878632"/>
      <w:r>
        <w:t>Minimum User Environment</w:t>
      </w:r>
      <w:bookmarkEnd w:id="102"/>
    </w:p>
    <w:p w14:paraId="1796FCDC" w14:textId="77777777" w:rsidR="001E28AB" w:rsidRPr="00606F5D" w:rsidRDefault="001E28AB" w:rsidP="00AD4B91">
      <w:pPr>
        <w:pStyle w:val="BodyText2"/>
        <w:numPr>
          <w:ilvl w:val="0"/>
          <w:numId w:val="3"/>
        </w:numPr>
      </w:pPr>
      <w:r>
        <w:rPr>
          <w:i w:val="0"/>
          <w:iCs/>
        </w:rPr>
        <w:t>Windows 98SE, ME, 2000 or XP with the latest service pack applied.</w:t>
      </w:r>
    </w:p>
    <w:p w14:paraId="166F51ED" w14:textId="77777777" w:rsidR="001E28AB" w:rsidRPr="007F6A1E" w:rsidRDefault="00AD4B91" w:rsidP="00606F5D">
      <w:pPr>
        <w:pStyle w:val="BodyText2"/>
        <w:numPr>
          <w:ilvl w:val="0"/>
          <w:numId w:val="3"/>
        </w:numPr>
      </w:pPr>
      <w:r>
        <w:rPr>
          <w:i w:val="0"/>
          <w:iCs/>
        </w:rPr>
        <w:t>Installation of Recorder 6</w:t>
      </w:r>
    </w:p>
    <w:p w14:paraId="47A6A7F2" w14:textId="77777777" w:rsidR="007F6A1E" w:rsidRDefault="007F6A1E" w:rsidP="00606F5D">
      <w:pPr>
        <w:pStyle w:val="BodyText2"/>
        <w:numPr>
          <w:ilvl w:val="0"/>
          <w:numId w:val="3"/>
        </w:numPr>
      </w:pPr>
      <w:r>
        <w:rPr>
          <w:rFonts w:eastAsia="SimSun" w:hint="eastAsia"/>
          <w:i w:val="0"/>
          <w:iCs/>
          <w:lang w:eastAsia="zh-SG"/>
        </w:rPr>
        <w:t>Sufficient RAM to operate Recorder 6 (128MB recommended, but depends on the operating system and if the Recorder 6 installation uses a local MSDE instance or a networked server).</w:t>
      </w:r>
    </w:p>
    <w:p w14:paraId="5F85C741" w14:textId="77777777" w:rsidR="001E28AB" w:rsidRDefault="001E28AB" w:rsidP="00840903">
      <w:pPr>
        <w:pStyle w:val="Heading2"/>
      </w:pPr>
      <w:bookmarkStart w:id="103" w:name="_Toc403527557"/>
      <w:bookmarkStart w:id="104" w:name="_Toc292878633"/>
      <w:r>
        <w:t>System Standards</w:t>
      </w:r>
      <w:bookmarkEnd w:id="103"/>
      <w:bookmarkEnd w:id="104"/>
    </w:p>
    <w:p w14:paraId="2A39E860" w14:textId="77777777" w:rsidR="001E28AB" w:rsidRDefault="00AD4B91" w:rsidP="00AD4B91">
      <w:pPr>
        <w:pStyle w:val="NormalIndent"/>
      </w:pPr>
      <w:r>
        <w:t xml:space="preserve">The system is developed according to the </w:t>
      </w:r>
      <w:r w:rsidR="001E3354">
        <w:t>Dorset</w:t>
      </w:r>
      <w:r>
        <w:t xml:space="preserve"> Software</w:t>
      </w:r>
      <w:r w:rsidR="001E3354">
        <w:t xml:space="preserve"> Software</w:t>
      </w:r>
      <w:r>
        <w:t xml:space="preserve"> Development Standards, namely the Delphi Programming Standards version 1.3 and the Database Programming Standards version 1.3.  Both standards documents are available on the Dorset Software Intranet.</w:t>
      </w:r>
    </w:p>
    <w:p w14:paraId="0A946399" w14:textId="77777777" w:rsidR="00AD4B91" w:rsidRDefault="00AD4B91" w:rsidP="00AD4B91">
      <w:pPr>
        <w:pStyle w:val="NormalIndent"/>
      </w:pPr>
      <w:r>
        <w:t>Due to the need to integrate with an existing system, database entity and attribute naming conventions have been modified for consistency with the existing NBN data model.  Entity and attributes are named with underscore word separation and no prefixes.</w:t>
      </w:r>
    </w:p>
    <w:p w14:paraId="79BDAB50" w14:textId="77777777" w:rsidR="001E28AB" w:rsidRDefault="00AD4B91" w:rsidP="00AD4B91">
      <w:pPr>
        <w:pStyle w:val="NormalIndent"/>
      </w:pPr>
      <w:r>
        <w:t xml:space="preserve">Additional standards for the use of ModelMaker were developed for this project and are in the file </w:t>
      </w:r>
      <w:r w:rsidRPr="00AD4B91">
        <w:t>P:\Luxembourg NHM\Collections\Documents\Technical\Standards</w:t>
      </w:r>
      <w:r>
        <w:t>\ Recommendations for use of ModelMaker.Doc.</w:t>
      </w:r>
    </w:p>
    <w:p w14:paraId="7C6207E2" w14:textId="77777777" w:rsidR="001E28AB" w:rsidRDefault="00E346B3" w:rsidP="00840903">
      <w:pPr>
        <w:pStyle w:val="Heading1"/>
      </w:pPr>
      <w:bookmarkStart w:id="105" w:name="SystFramework"/>
      <w:bookmarkStart w:id="106" w:name="_Toc403527558"/>
      <w:bookmarkStart w:id="107" w:name="_Toc292878634"/>
      <w:bookmarkEnd w:id="105"/>
      <w:r>
        <w:lastRenderedPageBreak/>
        <w:t>S</w:t>
      </w:r>
      <w:r w:rsidR="001E28AB">
        <w:t>ystem Framework</w:t>
      </w:r>
      <w:bookmarkEnd w:id="106"/>
      <w:bookmarkEnd w:id="107"/>
    </w:p>
    <w:p w14:paraId="57D551A0" w14:textId="77777777" w:rsidR="001E28AB" w:rsidRDefault="001E28AB" w:rsidP="00840903">
      <w:pPr>
        <w:pStyle w:val="Heading2"/>
      </w:pPr>
      <w:bookmarkStart w:id="108" w:name="_Ref399833541"/>
      <w:bookmarkStart w:id="109" w:name="_Toc403527559"/>
      <w:bookmarkStart w:id="110" w:name="_Toc292878635"/>
      <w:r>
        <w:t>Implementation Units</w:t>
      </w:r>
      <w:bookmarkEnd w:id="108"/>
      <w:bookmarkEnd w:id="109"/>
      <w:bookmarkEnd w:id="110"/>
    </w:p>
    <w:p w14:paraId="2DA94FF3" w14:textId="77777777" w:rsidR="00CA3740" w:rsidRPr="00CA3740" w:rsidRDefault="00CA3740" w:rsidP="00840903">
      <w:pPr>
        <w:pStyle w:val="Heading3"/>
      </w:pPr>
      <w:bookmarkStart w:id="111" w:name="_Toc292878636"/>
      <w:r>
        <w:t>Overview</w:t>
      </w:r>
      <w:bookmarkEnd w:id="111"/>
    </w:p>
    <w:p w14:paraId="536CFB89" w14:textId="77777777" w:rsidR="001E28AB" w:rsidRDefault="001E28AB" w:rsidP="002930B4">
      <w:pPr>
        <w:pStyle w:val="NormalIndent"/>
      </w:pPr>
      <w:r>
        <w:t>The Collections Module is defined by a number of addins to the existing Recorder system, as well as a number of changes to the Recorder core product.  Changes to the Recorder core product are limited to those which provide generic functionality improvements that are not specific to the Collections Module, and changes that enhance the capability of addins to the system.</w:t>
      </w:r>
    </w:p>
    <w:p w14:paraId="16FAA3F1" w14:textId="77777777" w:rsidR="001E28AB" w:rsidRPr="00B7470D" w:rsidRDefault="001E28AB" w:rsidP="00CA3740">
      <w:pPr>
        <w:pStyle w:val="NormalIndent"/>
      </w:pPr>
      <w:r>
        <w:t>The following diagram illustrates the system components and the dependencies between them.  The Recorder System and each Addin file are represented as separate boxes on the diagram and an overview of the content is given</w:t>
      </w:r>
      <w:r w:rsidR="00FD4FB0">
        <w:t xml:space="preserve">.  </w:t>
      </w:r>
      <w:r w:rsidR="00CA3740">
        <w:t>Each item is summarised in the following sections.</w:t>
      </w:r>
    </w:p>
    <w:p w14:paraId="287020FB" w14:textId="2CA41B37" w:rsidR="001E28AB" w:rsidRPr="00CA3740" w:rsidRDefault="005550DB" w:rsidP="00CC548C">
      <w:r w:rsidRPr="002C2E8F">
        <w:rPr>
          <w:noProof/>
          <w:lang w:eastAsia="en-GB"/>
        </w:rPr>
        <w:drawing>
          <wp:inline distT="0" distB="0" distL="0" distR="0" wp14:anchorId="4BE31A81" wp14:editId="493C62B8">
            <wp:extent cx="5267325" cy="4772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70ADFB26" w14:textId="77777777" w:rsidR="001E28AB" w:rsidRPr="00D80295" w:rsidRDefault="00D80295" w:rsidP="00D80295">
      <w:pPr>
        <w:pStyle w:val="NormalIndent"/>
        <w:rPr>
          <w:rFonts w:eastAsia="SimSun"/>
          <w:lang w:eastAsia="zh-SG"/>
        </w:rPr>
      </w:pPr>
      <w:r>
        <w:rPr>
          <w:rFonts w:eastAsia="SimSun" w:hint="eastAsia"/>
          <w:lang w:eastAsia="zh-SG"/>
        </w:rPr>
        <w:t xml:space="preserve">The Collections Browser is a single screen addin that allows the user to navigate and edit a wide variety of data types within the Collections Module.  Due to the complex nature of this screen, the details part of the screen (displayed on the right side and used for data viewing and entry as opposed to navigation) is implemented by separating each data type out into separate frames.  Frames are effectively screens </w:t>
      </w:r>
      <w:r>
        <w:rPr>
          <w:rFonts w:eastAsia="SimSun" w:hint="eastAsia"/>
          <w:lang w:eastAsia="zh-SG"/>
        </w:rPr>
        <w:lastRenderedPageBreak/>
        <w:t>that are suitable for embedding onto other screens.  Within each details screen that contained a page control (tabbed notebook), the structure is further subdivided into tab components, also implemented as frames.  This approach ensures that each unit of code is relatively simple and self contained, improving the ease of development and maintenance of the system.</w:t>
      </w:r>
    </w:p>
    <w:p w14:paraId="5D88C2F6" w14:textId="77777777" w:rsidR="00CA3740" w:rsidRDefault="00CA3740" w:rsidP="00840903">
      <w:pPr>
        <w:pStyle w:val="Heading3"/>
      </w:pPr>
      <w:bookmarkStart w:id="112" w:name="_Toc292878637"/>
      <w:bookmarkStart w:id="113" w:name="_Toc403527560"/>
      <w:r>
        <w:t>Recorder</w:t>
      </w:r>
      <w:bookmarkEnd w:id="112"/>
    </w:p>
    <w:p w14:paraId="62AC2F68" w14:textId="77777777" w:rsidR="00CA3740" w:rsidRDefault="00CA3740" w:rsidP="00CA3740">
      <w:pPr>
        <w:pStyle w:val="NormalIndent"/>
      </w:pPr>
      <w:r>
        <w:t>The Recorder application used by the Collections module is enhanced in the following ways:</w:t>
      </w:r>
    </w:p>
    <w:p w14:paraId="02A39309" w14:textId="77777777" w:rsidR="00CA3740" w:rsidRDefault="00A65CA1" w:rsidP="00A65CA1">
      <w:pPr>
        <w:pStyle w:val="NormalIndent"/>
        <w:numPr>
          <w:ilvl w:val="0"/>
          <w:numId w:val="20"/>
        </w:numPr>
      </w:pPr>
      <w:r>
        <w:t>Additional COM interfaces are supported, enhancing the capabilities of the addins.  These include menu management interfaces, support for additional map dataset types, and support for enhancements to the observation hierarchy structure.</w:t>
      </w:r>
    </w:p>
    <w:p w14:paraId="584C631C" w14:textId="77777777" w:rsidR="00A65CA1" w:rsidRDefault="007F65CE" w:rsidP="00A65CA1">
      <w:pPr>
        <w:pStyle w:val="NormalIndent"/>
        <w:numPr>
          <w:ilvl w:val="0"/>
          <w:numId w:val="20"/>
        </w:numPr>
      </w:pPr>
      <w:r>
        <w:t xml:space="preserve">The Map system is enhanced to allow the </w:t>
      </w:r>
      <w:r w:rsidR="001E3354">
        <w:t>simultaneous</w:t>
      </w:r>
      <w:r>
        <w:t xml:space="preserve"> use of multiple base maps.</w:t>
      </w:r>
    </w:p>
    <w:p w14:paraId="058314C6" w14:textId="77777777" w:rsidR="00E35DDE" w:rsidRPr="00CA3740" w:rsidRDefault="00E35DDE" w:rsidP="00A65CA1">
      <w:pPr>
        <w:pStyle w:val="NormalIndent"/>
        <w:numPr>
          <w:ilvl w:val="0"/>
          <w:numId w:val="20"/>
        </w:numPr>
      </w:pPr>
      <w:r>
        <w:t xml:space="preserve">The data export functionality is enhanced to </w:t>
      </w:r>
      <w:r w:rsidR="001E3354">
        <w:t>allow</w:t>
      </w:r>
      <w:r>
        <w:t xml:space="preserve"> Collections data to be exported as Access zip format.</w:t>
      </w:r>
    </w:p>
    <w:p w14:paraId="10C0B41E" w14:textId="77777777" w:rsidR="00461DAE" w:rsidRDefault="00461DAE" w:rsidP="00840903">
      <w:pPr>
        <w:pStyle w:val="Heading3"/>
      </w:pPr>
      <w:bookmarkStart w:id="114" w:name="_Ref278805708"/>
      <w:bookmarkStart w:id="115" w:name="_Toc292878638"/>
      <w:r>
        <w:t>Collections Module Manager</w:t>
      </w:r>
      <w:bookmarkEnd w:id="114"/>
      <w:bookmarkEnd w:id="115"/>
    </w:p>
    <w:p w14:paraId="4BCAA19D" w14:textId="77777777" w:rsidR="00461DAE" w:rsidRPr="00461DAE" w:rsidRDefault="00461DAE" w:rsidP="00461DAE">
      <w:pPr>
        <w:pStyle w:val="NormalIndent"/>
      </w:pPr>
      <w:r>
        <w:t>The Collections Module Manager is an addin that integrates the other assemblies in the Collections Module library with the Recorder executable file. It provides a single point for managing database connections, menu integration as well as providing a class that can be dropped into Recorder to provide map distribution points for collections data.</w:t>
      </w:r>
    </w:p>
    <w:p w14:paraId="37A6DF26" w14:textId="77777777" w:rsidR="00CA3740" w:rsidRDefault="00CA3740" w:rsidP="00840903">
      <w:pPr>
        <w:pStyle w:val="Heading3"/>
      </w:pPr>
      <w:bookmarkStart w:id="116" w:name="_Toc292878639"/>
      <w:r>
        <w:t>Collections Browser</w:t>
      </w:r>
      <w:bookmarkEnd w:id="116"/>
    </w:p>
    <w:p w14:paraId="17CB89DA" w14:textId="77777777" w:rsidR="00CA3740" w:rsidRPr="00CA3740" w:rsidRDefault="00CA3740" w:rsidP="00CA3740">
      <w:pPr>
        <w:pStyle w:val="NormalIndent"/>
      </w:pPr>
      <w:r>
        <w:t>The Collections Browser addin provides a new data entry screen in Recorder’s Data Entry menu.  It allows the user to browse and edit all collections data.  It also includes a reporting module for generation of standard reports.</w:t>
      </w:r>
    </w:p>
    <w:p w14:paraId="767429E3" w14:textId="77777777" w:rsidR="00CA3740" w:rsidRDefault="00CA3740" w:rsidP="00840903">
      <w:pPr>
        <w:pStyle w:val="Heading3"/>
      </w:pPr>
      <w:bookmarkStart w:id="117" w:name="_Ref278808061"/>
      <w:bookmarkStart w:id="118" w:name="_Toc292878640"/>
      <w:r>
        <w:t>Collections Occurrences</w:t>
      </w:r>
      <w:bookmarkEnd w:id="117"/>
      <w:bookmarkEnd w:id="118"/>
    </w:p>
    <w:p w14:paraId="6177E46C" w14:textId="77777777" w:rsidR="00CA3740" w:rsidRPr="00CA3740" w:rsidRDefault="00CA3740" w:rsidP="00CA3740">
      <w:pPr>
        <w:pStyle w:val="NormalIndent"/>
      </w:pPr>
      <w:r>
        <w:t>The Collections Occurrences addin enhances the Recorder Observations screen to allow occurrences determined using the Thesaurus to be created and edited.</w:t>
      </w:r>
    </w:p>
    <w:p w14:paraId="4F82DFEC" w14:textId="77777777" w:rsidR="00CA3740" w:rsidRDefault="00CA3740" w:rsidP="00840903">
      <w:pPr>
        <w:pStyle w:val="Heading3"/>
      </w:pPr>
      <w:bookmarkStart w:id="119" w:name="_Toc292878641"/>
      <w:r>
        <w:t>Quick Entry</w:t>
      </w:r>
      <w:bookmarkEnd w:id="119"/>
    </w:p>
    <w:p w14:paraId="6AD52EA8" w14:textId="77777777" w:rsidR="00CA3740" w:rsidRPr="00CA3740" w:rsidRDefault="00CA3740" w:rsidP="00CA3740">
      <w:pPr>
        <w:pStyle w:val="NormalIndent"/>
      </w:pPr>
      <w:r>
        <w:t>The Quick Entry addin includes a Quick Entry Manager screen that allows the user to maintain templates for rapid data entry, and the Quick Entry screen itself.  In addition, this addin manages the menu structure used to access the Quick Entry screens.</w:t>
      </w:r>
    </w:p>
    <w:p w14:paraId="0F6BDFA4" w14:textId="77777777" w:rsidR="00CA3740" w:rsidRDefault="00CA3740" w:rsidP="00840903">
      <w:pPr>
        <w:pStyle w:val="Heading3"/>
      </w:pPr>
      <w:bookmarkStart w:id="120" w:name="_Toc292878642"/>
      <w:r>
        <w:t>Collections User Configuration</w:t>
      </w:r>
      <w:bookmarkEnd w:id="120"/>
    </w:p>
    <w:p w14:paraId="386F4CC1" w14:textId="77777777" w:rsidR="00CA3740" w:rsidRPr="00CA3740" w:rsidRDefault="00CA3740" w:rsidP="00CA3740">
      <w:pPr>
        <w:pStyle w:val="NormalIndent"/>
      </w:pPr>
      <w:r>
        <w:t>The Collections User Configuration addin provides an additional screen for managing user security that pertains specifically to the Collections module.</w:t>
      </w:r>
    </w:p>
    <w:p w14:paraId="20E0481B" w14:textId="77777777" w:rsidR="00CA3740" w:rsidRDefault="00CA3740" w:rsidP="00840903">
      <w:pPr>
        <w:pStyle w:val="Heading3"/>
      </w:pPr>
      <w:bookmarkStart w:id="121" w:name="_Toc292878643"/>
      <w:r>
        <w:lastRenderedPageBreak/>
        <w:t>Thesaurus Browser</w:t>
      </w:r>
      <w:bookmarkEnd w:id="121"/>
    </w:p>
    <w:p w14:paraId="573AEBEE" w14:textId="77777777" w:rsidR="00CA3740" w:rsidRPr="00CA3740" w:rsidRDefault="00CA3740" w:rsidP="00CA3740">
      <w:pPr>
        <w:pStyle w:val="NormalIndent"/>
      </w:pPr>
      <w:r>
        <w:t xml:space="preserve">The </w:t>
      </w:r>
      <w:r w:rsidR="001E3354">
        <w:t>Thesaurus</w:t>
      </w:r>
      <w:r>
        <w:t xml:space="preserve"> Browser addin provides a browser screen for the Thesaurus available from the Dictionaries menu option.</w:t>
      </w:r>
    </w:p>
    <w:p w14:paraId="0A79E52D" w14:textId="77777777" w:rsidR="00CA3740" w:rsidRDefault="00CA3740" w:rsidP="00840903">
      <w:pPr>
        <w:pStyle w:val="Heading3"/>
      </w:pPr>
      <w:bookmarkStart w:id="122" w:name="_Toc292878644"/>
      <w:r>
        <w:t>Thesaurus Editor</w:t>
      </w:r>
      <w:bookmarkEnd w:id="122"/>
    </w:p>
    <w:p w14:paraId="0159AF6A" w14:textId="77777777" w:rsidR="00CA3740" w:rsidRPr="00CA3740" w:rsidRDefault="00CA3740" w:rsidP="00CA3740">
      <w:pPr>
        <w:pStyle w:val="NormalIndent"/>
      </w:pPr>
      <w:r>
        <w:t>The Thesaurus Editor application provides a standalone system for maintaining the Thesaurus and exporting concept groups to previous dictionary formats.</w:t>
      </w:r>
    </w:p>
    <w:p w14:paraId="68AB3498" w14:textId="77777777" w:rsidR="00CA3740" w:rsidRDefault="00CA3740" w:rsidP="00840903">
      <w:pPr>
        <w:pStyle w:val="Heading3"/>
      </w:pPr>
      <w:bookmarkStart w:id="123" w:name="_Toc292878645"/>
      <w:r>
        <w:t>Organisation Departments</w:t>
      </w:r>
      <w:bookmarkEnd w:id="123"/>
    </w:p>
    <w:p w14:paraId="0B0DA92E" w14:textId="77777777" w:rsidR="00CA3740" w:rsidRDefault="00CA3740" w:rsidP="00CA3740">
      <w:pPr>
        <w:pStyle w:val="NormalIndent"/>
      </w:pPr>
      <w:r>
        <w:t xml:space="preserve">The Organisation Departments addin provides a tab on the Organisation details in Recorder allowing a list of </w:t>
      </w:r>
      <w:r w:rsidR="001E3354">
        <w:t>departments</w:t>
      </w:r>
      <w:r>
        <w:t xml:space="preserve"> to be entered for the organisation.</w:t>
      </w:r>
    </w:p>
    <w:p w14:paraId="261FEF40" w14:textId="77777777" w:rsidR="00CA3740" w:rsidRPr="00CA3740" w:rsidRDefault="00CA3740" w:rsidP="00CA3740">
      <w:pPr>
        <w:pStyle w:val="NormalIndent"/>
      </w:pPr>
      <w:r>
        <w:t>In addition, a field is provided on the Individual details allowing an individual to be associated with an organisation department.</w:t>
      </w:r>
    </w:p>
    <w:p w14:paraId="322A442A" w14:textId="77777777" w:rsidR="00E13A83" w:rsidRDefault="00E13A83" w:rsidP="00840903">
      <w:pPr>
        <w:pStyle w:val="Heading3"/>
      </w:pPr>
      <w:bookmarkStart w:id="124" w:name="_Toc292878646"/>
      <w:r>
        <w:t>Reports</w:t>
      </w:r>
      <w:bookmarkEnd w:id="124"/>
    </w:p>
    <w:p w14:paraId="1A85D7E7" w14:textId="77777777" w:rsidR="00E13A83" w:rsidRPr="00E13A83" w:rsidRDefault="00E13A83" w:rsidP="00E13A83">
      <w:pPr>
        <w:pStyle w:val="NormalIndent"/>
      </w:pPr>
      <w:r>
        <w:t>The Reports module consists of a dll file that is used by other modules to produce text reports.  All reports available are configured through the data model (which determines the data content of the report) and a number of text files (which determine the layout and structure of the report).</w:t>
      </w:r>
    </w:p>
    <w:p w14:paraId="1BB867D3" w14:textId="77777777" w:rsidR="00CA3740" w:rsidRDefault="00CA3740" w:rsidP="00840903">
      <w:pPr>
        <w:pStyle w:val="Heading3"/>
      </w:pPr>
      <w:bookmarkStart w:id="125" w:name="_Ref273608791"/>
      <w:bookmarkStart w:id="126" w:name="_Toc292878647"/>
      <w:r>
        <w:t>Specimen Finder</w:t>
      </w:r>
      <w:bookmarkEnd w:id="125"/>
      <w:bookmarkEnd w:id="126"/>
    </w:p>
    <w:p w14:paraId="0C73D841" w14:textId="77777777" w:rsidR="00CA3740" w:rsidRDefault="00CA3740" w:rsidP="00CA3740">
      <w:pPr>
        <w:pStyle w:val="NormalIndent"/>
      </w:pPr>
      <w:r>
        <w:t xml:space="preserve">The Specimen Finder provides </w:t>
      </w:r>
      <w:r w:rsidR="00AB71AD" w:rsidRPr="00AB71AD">
        <w:t>an interface that combines drag and drop with the construction of Boolean expressions on a selection of pre-defined properties</w:t>
      </w:r>
      <w:r w:rsidR="00AB71AD">
        <w:t xml:space="preserve"> </w:t>
      </w:r>
      <w:r>
        <w:t>for building queries that identify lists of specimens.</w:t>
      </w:r>
    </w:p>
    <w:p w14:paraId="533BFDD8" w14:textId="77777777" w:rsidR="00461DAE" w:rsidRDefault="00461DAE" w:rsidP="00461DAE">
      <w:pPr>
        <w:pStyle w:val="Heading3"/>
      </w:pPr>
      <w:bookmarkStart w:id="127" w:name="_Toc292878648"/>
      <w:r>
        <w:t>Geographic Areas</w:t>
      </w:r>
      <w:bookmarkEnd w:id="127"/>
    </w:p>
    <w:p w14:paraId="3F862534" w14:textId="77777777" w:rsidR="00461DAE" w:rsidRPr="00461DAE" w:rsidRDefault="00461DAE" w:rsidP="00461DAE">
      <w:pPr>
        <w:pStyle w:val="NormalIndent"/>
      </w:pPr>
      <w:r>
        <w:t>The Geographic Areas addin extends the details available for a Survey Event to include a list of geographic areas loaded from the Thesaurus. These are presented on a new tab on the Survey Event Details.</w:t>
      </w:r>
    </w:p>
    <w:p w14:paraId="184E1EA6" w14:textId="77777777" w:rsidR="001E28AB" w:rsidRDefault="001E28AB" w:rsidP="00840903">
      <w:pPr>
        <w:pStyle w:val="Heading2"/>
      </w:pPr>
      <w:bookmarkStart w:id="128" w:name="_Toc292878649"/>
      <w:r>
        <w:t>Inter-Unit Interfaces</w:t>
      </w:r>
      <w:bookmarkEnd w:id="113"/>
      <w:bookmarkEnd w:id="128"/>
    </w:p>
    <w:p w14:paraId="07FA8938" w14:textId="77777777" w:rsidR="00724BDF" w:rsidRPr="00804D2A" w:rsidRDefault="00804D2A" w:rsidP="00804D2A">
      <w:pPr>
        <w:pStyle w:val="NormalIndent"/>
      </w:pPr>
      <w:r>
        <w:t>Each unit (addin) within the Collections module communicates with other addins via the Recorder application interfaces or via the database only.  No direct communication exists between addins.</w:t>
      </w:r>
    </w:p>
    <w:p w14:paraId="316EE4B0" w14:textId="77777777" w:rsidR="001E28AB" w:rsidRDefault="001E28AB" w:rsidP="00840903">
      <w:pPr>
        <w:pStyle w:val="Heading2"/>
      </w:pPr>
      <w:bookmarkStart w:id="129" w:name="_Toc403527561"/>
      <w:bookmarkStart w:id="130" w:name="_Toc292878650"/>
      <w:r>
        <w:t>External Interfaces</w:t>
      </w:r>
      <w:bookmarkEnd w:id="129"/>
      <w:bookmarkEnd w:id="130"/>
    </w:p>
    <w:p w14:paraId="06480863" w14:textId="77777777" w:rsidR="006C422D" w:rsidRDefault="006C422D" w:rsidP="00840903">
      <w:pPr>
        <w:pStyle w:val="Heading3"/>
      </w:pPr>
      <w:bookmarkStart w:id="131" w:name="_Toc292878651"/>
      <w:r>
        <w:t>COM Interfaces</w:t>
      </w:r>
      <w:bookmarkEnd w:id="131"/>
    </w:p>
    <w:p w14:paraId="14766647" w14:textId="77777777" w:rsidR="006C422D" w:rsidRDefault="006C422D" w:rsidP="006C422D">
      <w:pPr>
        <w:pStyle w:val="NormalIndent"/>
      </w:pPr>
      <w:r>
        <w:t xml:space="preserve">The Collections Module consists of a number of addins to the Recorder core product.  Addins use interfaces as a means of communicating with the Recorder executable.  </w:t>
      </w:r>
      <w:r w:rsidR="001E3354">
        <w:t>Interfaces are declarations of one or more methods that are implemented by code objects, in effect if a module of code implements an interface known to Recorder then Recorder is able to interact with that module in a standard way.</w:t>
      </w:r>
    </w:p>
    <w:p w14:paraId="1D3E80FF" w14:textId="77777777" w:rsidR="006C422D" w:rsidRPr="006C422D" w:rsidRDefault="006C422D" w:rsidP="006C422D">
      <w:pPr>
        <w:pStyle w:val="NormalIndent"/>
      </w:pPr>
      <w:r>
        <w:lastRenderedPageBreak/>
        <w:t xml:space="preserve">The Collections Module implements a number of standard interfaces declared within the existing Recorder core product.  These interfaces are documented in the document </w:t>
      </w:r>
      <w:r w:rsidRPr="006C422D">
        <w:t>COM Specification for Recorder.doc</w:t>
      </w:r>
      <w:r>
        <w:t>.  In addition, the following interfaces are added to the Recorder core product to facilitate the requirements of the Collections Module and other addins.</w:t>
      </w:r>
    </w:p>
    <w:p w14:paraId="01E769E4" w14:textId="77777777" w:rsidR="006C422D" w:rsidRDefault="006C422D" w:rsidP="00840903">
      <w:pPr>
        <w:pStyle w:val="Heading4"/>
      </w:pPr>
      <w:bookmarkStart w:id="132" w:name="_Toc292878652"/>
      <w:r>
        <w:t>ICurrentSettings6</w:t>
      </w:r>
      <w:bookmarkEnd w:id="132"/>
    </w:p>
    <w:p w14:paraId="25D60C99" w14:textId="77777777" w:rsidR="00724BDF" w:rsidRDefault="00724BDF" w:rsidP="00724BDF">
      <w:pPr>
        <w:pStyle w:val="NormalIndent"/>
      </w:pPr>
      <w:r>
        <w:t>The ICurrentSettings6 interface extends the ICurrentSettings interface to provide information about user preferences, for example for drag-drop frames.</w:t>
      </w:r>
      <w:r w:rsidR="00424AC7">
        <w:t xml:space="preserve">  It is detailed in the COM Specification for Recorder documentation.</w:t>
      </w:r>
    </w:p>
    <w:p w14:paraId="1FAE08FA" w14:textId="77777777" w:rsidR="00A42219" w:rsidRDefault="00A42219" w:rsidP="00840903">
      <w:pPr>
        <w:pStyle w:val="Heading4"/>
      </w:pPr>
      <w:bookmarkStart w:id="133" w:name="_Ref278804039"/>
      <w:bookmarkStart w:id="134" w:name="_Toc292878653"/>
      <w:r>
        <w:t>Menu Management Interfaces</w:t>
      </w:r>
      <w:bookmarkEnd w:id="133"/>
      <w:bookmarkEnd w:id="134"/>
    </w:p>
    <w:p w14:paraId="729B1C8F" w14:textId="77777777" w:rsidR="00A42219" w:rsidRDefault="00A42219" w:rsidP="00A42219">
      <w:pPr>
        <w:pStyle w:val="NormalIndent"/>
      </w:pPr>
      <w:r>
        <w:t>The Recorder core product’s existing interfaces allow addins to create single additional menu items that are always present.  The following interfaces allow more powerful control over the menus, including sub menu management, menus that are dynamic in their content, and menus that are loaded linked to the active screen.</w:t>
      </w:r>
    </w:p>
    <w:p w14:paraId="43A38D90" w14:textId="77777777" w:rsidR="00724BDF" w:rsidRDefault="00724BDF" w:rsidP="00A42219">
      <w:pPr>
        <w:pStyle w:val="NormalIndent"/>
      </w:pPr>
      <w:r>
        <w:t xml:space="preserve">IMergeMenuManager allows addins to provide menus that apply to one specific MDI child (e.g. the Collections Browser).  </w:t>
      </w:r>
      <w:r w:rsidR="00470B3B">
        <w:t xml:space="preserve">It is implemented by ActiveX addins that provide MDI screens embedded into Recorder. </w:t>
      </w:r>
      <w:r w:rsidR="00485ED3">
        <w:t>INodeMenuManager allows add-ins to merge items into the pop-up menus on observations hierarchy nodes.</w:t>
      </w:r>
      <w:r w:rsidR="00470B3B">
        <w:t xml:space="preserve"> </w:t>
      </w:r>
      <w:r>
        <w:t>IDynamicMenu</w:t>
      </w:r>
      <w:r w:rsidR="00996A26">
        <w:t>List</w:t>
      </w:r>
      <w:r>
        <w:t xml:space="preserve"> allows addins to create menu options that are always available</w:t>
      </w:r>
      <w:r w:rsidR="00996A26">
        <w:t xml:space="preserve"> and is also used as the vehicle for declaring merged menu items to Recorder from IMergeMenuManager</w:t>
      </w:r>
      <w:r>
        <w:t>.</w:t>
      </w:r>
      <w:r w:rsidR="00996A26">
        <w:t xml:space="preserve">  IDynamicMenu defines a single menu item within a dynamic menu list.</w:t>
      </w:r>
    </w:p>
    <w:p w14:paraId="747AB1A3" w14:textId="77777777" w:rsidR="00A42219" w:rsidRDefault="00996A26" w:rsidP="00996A26">
      <w:pPr>
        <w:pStyle w:val="NormalIndent"/>
      </w:pPr>
      <w:r>
        <w:t>These interfaces are</w:t>
      </w:r>
      <w:r w:rsidR="00424AC7">
        <w:t xml:space="preserve"> documented in the COM Specification for Recorder documentation.</w:t>
      </w:r>
    </w:p>
    <w:p w14:paraId="21FDC2BD" w14:textId="77777777" w:rsidR="006C422D" w:rsidRDefault="00A42219" w:rsidP="00840903">
      <w:pPr>
        <w:pStyle w:val="Heading4"/>
      </w:pPr>
      <w:bookmarkStart w:id="135" w:name="_Toc292878654"/>
      <w:r>
        <w:t>Observation Nodes Interface</w:t>
      </w:r>
      <w:bookmarkEnd w:id="135"/>
    </w:p>
    <w:p w14:paraId="1F247E57" w14:textId="77777777" w:rsidR="006C422D" w:rsidRDefault="006C422D" w:rsidP="006C422D">
      <w:pPr>
        <w:pStyle w:val="NormalIndent"/>
      </w:pPr>
      <w:r>
        <w:t>The observations hierarchy is able to list and allow data entry for additional types of occurrences.</w:t>
      </w:r>
    </w:p>
    <w:p w14:paraId="560F937D" w14:textId="77777777" w:rsidR="006C422D" w:rsidRDefault="006C422D" w:rsidP="006C422D">
      <w:pPr>
        <w:pStyle w:val="NormalIndent"/>
      </w:pPr>
      <w:r>
        <w:t>Additional occurrences nodes are able to contain child nodes for contained data items such as measurements and determinations.</w:t>
      </w:r>
    </w:p>
    <w:p w14:paraId="2E9A11FB" w14:textId="77777777" w:rsidR="00A42219" w:rsidRDefault="00A42219" w:rsidP="00A42219">
      <w:pPr>
        <w:pStyle w:val="NormalIndent"/>
      </w:pPr>
      <w:r>
        <w:t>The following interface is added to the Recorder core product type library and are implemented by the  Collections Module in order to add thesaurus occurrence nodes to the Observations hierarchy.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178"/>
        <w:gridCol w:w="1350"/>
        <w:gridCol w:w="1350"/>
        <w:gridCol w:w="3510"/>
      </w:tblGrid>
      <w:tr w:rsidR="006C422D" w14:paraId="7B7ACF6A" w14:textId="77777777">
        <w:tc>
          <w:tcPr>
            <w:tcW w:w="8388" w:type="dxa"/>
            <w:gridSpan w:val="4"/>
          </w:tcPr>
          <w:p w14:paraId="67B08F6A" w14:textId="77777777" w:rsidR="006C422D" w:rsidRDefault="006C422D" w:rsidP="006C422D">
            <w:pPr>
              <w:pStyle w:val="tabletitle1"/>
            </w:pPr>
            <w:r>
              <w:t>INodeManager Interface</w:t>
            </w:r>
          </w:p>
        </w:tc>
      </w:tr>
      <w:tr w:rsidR="006C422D" w14:paraId="1FC422C3" w14:textId="77777777">
        <w:tc>
          <w:tcPr>
            <w:tcW w:w="2178" w:type="dxa"/>
          </w:tcPr>
          <w:p w14:paraId="317403A7" w14:textId="77777777" w:rsidR="006C422D" w:rsidRDefault="006C422D" w:rsidP="006C422D">
            <w:pPr>
              <w:pStyle w:val="TableColumnTitle"/>
            </w:pPr>
            <w:r>
              <w:t>Attribute</w:t>
            </w:r>
          </w:p>
        </w:tc>
        <w:tc>
          <w:tcPr>
            <w:tcW w:w="1350" w:type="dxa"/>
          </w:tcPr>
          <w:p w14:paraId="4ABCF81B" w14:textId="77777777" w:rsidR="006C422D" w:rsidRDefault="006C422D" w:rsidP="006C422D">
            <w:pPr>
              <w:pStyle w:val="TableColumnTitle"/>
            </w:pPr>
            <w:r>
              <w:t>Type</w:t>
            </w:r>
          </w:p>
        </w:tc>
        <w:tc>
          <w:tcPr>
            <w:tcW w:w="1350" w:type="dxa"/>
          </w:tcPr>
          <w:p w14:paraId="4E8706DD" w14:textId="77777777" w:rsidR="006C422D" w:rsidRDefault="006C422D" w:rsidP="006C422D">
            <w:pPr>
              <w:pStyle w:val="TableColumnTitle"/>
            </w:pPr>
            <w:r>
              <w:t>Data Type</w:t>
            </w:r>
          </w:p>
        </w:tc>
        <w:tc>
          <w:tcPr>
            <w:tcW w:w="3510" w:type="dxa"/>
          </w:tcPr>
          <w:p w14:paraId="2D1F2B12" w14:textId="77777777" w:rsidR="006C422D" w:rsidRDefault="006C422D" w:rsidP="006C422D">
            <w:pPr>
              <w:pStyle w:val="TableColumnTitle"/>
            </w:pPr>
            <w:r>
              <w:t>Description</w:t>
            </w:r>
          </w:p>
        </w:tc>
      </w:tr>
      <w:tr w:rsidR="006C422D" w14:paraId="4F07696B" w14:textId="77777777">
        <w:tc>
          <w:tcPr>
            <w:tcW w:w="2178" w:type="dxa"/>
          </w:tcPr>
          <w:p w14:paraId="427668C8" w14:textId="77777777" w:rsidR="006C422D" w:rsidRDefault="006C422D" w:rsidP="006C422D">
            <w:pPr>
              <w:pStyle w:val="TableRow"/>
            </w:pPr>
            <w:r>
              <w:t>AddNode</w:t>
            </w:r>
          </w:p>
        </w:tc>
        <w:tc>
          <w:tcPr>
            <w:tcW w:w="1350" w:type="dxa"/>
          </w:tcPr>
          <w:p w14:paraId="539EA79B" w14:textId="77777777" w:rsidR="006C422D" w:rsidRDefault="006C422D" w:rsidP="006C422D">
            <w:pPr>
              <w:pStyle w:val="TableRow"/>
            </w:pPr>
            <w:r>
              <w:t>function</w:t>
            </w:r>
          </w:p>
        </w:tc>
        <w:tc>
          <w:tcPr>
            <w:tcW w:w="1350" w:type="dxa"/>
          </w:tcPr>
          <w:p w14:paraId="0890D52E" w14:textId="77777777" w:rsidR="006C422D" w:rsidRDefault="006C422D" w:rsidP="006C422D">
            <w:pPr>
              <w:pStyle w:val="TableRow"/>
            </w:pPr>
            <w:r>
              <w:t>boolean</w:t>
            </w:r>
          </w:p>
        </w:tc>
        <w:tc>
          <w:tcPr>
            <w:tcW w:w="3510" w:type="dxa"/>
          </w:tcPr>
          <w:p w14:paraId="374F0075" w14:textId="77777777" w:rsidR="006C422D" w:rsidRDefault="006C422D" w:rsidP="006C422D">
            <w:pPr>
              <w:pStyle w:val="TableRow"/>
            </w:pPr>
            <w:r>
              <w:t>Called when a request to add a node managed by the addin is made.</w:t>
            </w:r>
          </w:p>
          <w:p w14:paraId="6CD14B90" w14:textId="77777777" w:rsidR="006C422D" w:rsidRDefault="006C422D" w:rsidP="006C422D">
            <w:pPr>
              <w:pStyle w:val="TableRow"/>
            </w:pPr>
            <w:r>
              <w:lastRenderedPageBreak/>
              <w:t>TypeID parameter is the type of node to add.</w:t>
            </w:r>
          </w:p>
          <w:p w14:paraId="344CC2F5" w14:textId="77777777" w:rsidR="006C422D" w:rsidRDefault="006C422D" w:rsidP="006C422D">
            <w:pPr>
              <w:pStyle w:val="TableRow"/>
            </w:pPr>
            <w:r>
              <w:t>NodeInfo parameter should be updated with the necessary information for the node to be properly displayed in the tree.</w:t>
            </w:r>
          </w:p>
          <w:p w14:paraId="7FDFFD5A" w14:textId="77777777" w:rsidR="006C422D" w:rsidRDefault="006C422D" w:rsidP="006C422D">
            <w:pPr>
              <w:pStyle w:val="TableRow"/>
            </w:pPr>
            <w:r>
              <w:t>Set the result value to False to prevent the node being added.</w:t>
            </w:r>
          </w:p>
        </w:tc>
      </w:tr>
      <w:tr w:rsidR="006C422D" w14:paraId="2507C31F" w14:textId="77777777">
        <w:tc>
          <w:tcPr>
            <w:tcW w:w="2178" w:type="dxa"/>
          </w:tcPr>
          <w:p w14:paraId="6A64144C" w14:textId="77777777" w:rsidR="006C422D" w:rsidRDefault="006C422D" w:rsidP="006C422D">
            <w:pPr>
              <w:pStyle w:val="TableRow"/>
            </w:pPr>
            <w:r>
              <w:lastRenderedPageBreak/>
              <w:t>DeleteNode</w:t>
            </w:r>
          </w:p>
        </w:tc>
        <w:tc>
          <w:tcPr>
            <w:tcW w:w="1350" w:type="dxa"/>
          </w:tcPr>
          <w:p w14:paraId="1C6B8D11" w14:textId="77777777" w:rsidR="006C422D" w:rsidRDefault="006C422D" w:rsidP="006C422D">
            <w:pPr>
              <w:pStyle w:val="TableRow"/>
            </w:pPr>
            <w:r w:rsidRPr="00D10128">
              <w:t>function</w:t>
            </w:r>
          </w:p>
        </w:tc>
        <w:tc>
          <w:tcPr>
            <w:tcW w:w="1350" w:type="dxa"/>
          </w:tcPr>
          <w:p w14:paraId="650F7667" w14:textId="77777777" w:rsidR="006C422D" w:rsidRDefault="006C422D" w:rsidP="006C422D">
            <w:pPr>
              <w:pStyle w:val="TableRow"/>
            </w:pPr>
            <w:r>
              <w:t>boolean</w:t>
            </w:r>
          </w:p>
        </w:tc>
        <w:tc>
          <w:tcPr>
            <w:tcW w:w="3510" w:type="dxa"/>
          </w:tcPr>
          <w:p w14:paraId="1D3E3439" w14:textId="77777777" w:rsidR="006C422D" w:rsidRDefault="006C422D" w:rsidP="006C422D">
            <w:pPr>
              <w:pStyle w:val="TableRow"/>
            </w:pPr>
            <w:r>
              <w:t>Called when a request to delete a node managed by the addin is made.</w:t>
            </w:r>
          </w:p>
          <w:p w14:paraId="76662A46" w14:textId="77777777" w:rsidR="006C422D" w:rsidRDefault="006C422D" w:rsidP="006C422D">
            <w:pPr>
              <w:pStyle w:val="TableRow"/>
            </w:pPr>
            <w:r>
              <w:t>NodeInfo parameter contains the information about the node about to be deleted.</w:t>
            </w:r>
          </w:p>
          <w:p w14:paraId="4870A8C7" w14:textId="77777777" w:rsidR="006C422D" w:rsidRDefault="006C422D" w:rsidP="006C422D">
            <w:pPr>
              <w:pStyle w:val="TableRow"/>
            </w:pPr>
            <w:r>
              <w:t>Set the result value to False to prevent the node being deleted.</w:t>
            </w:r>
          </w:p>
        </w:tc>
      </w:tr>
      <w:tr w:rsidR="006C422D" w14:paraId="6B678AE3" w14:textId="77777777">
        <w:tc>
          <w:tcPr>
            <w:tcW w:w="2178" w:type="dxa"/>
          </w:tcPr>
          <w:p w14:paraId="35D53429" w14:textId="77777777" w:rsidR="006C422D" w:rsidRDefault="006C422D" w:rsidP="006C422D">
            <w:pPr>
              <w:pStyle w:val="TableRow"/>
            </w:pPr>
            <w:r>
              <w:t>EditNode</w:t>
            </w:r>
          </w:p>
        </w:tc>
        <w:tc>
          <w:tcPr>
            <w:tcW w:w="1350" w:type="dxa"/>
          </w:tcPr>
          <w:p w14:paraId="4F3ECFB3" w14:textId="77777777" w:rsidR="006C422D" w:rsidRDefault="006C422D" w:rsidP="006C422D">
            <w:pPr>
              <w:pStyle w:val="TableRow"/>
            </w:pPr>
            <w:r w:rsidRPr="00D10128">
              <w:t>function</w:t>
            </w:r>
          </w:p>
        </w:tc>
        <w:tc>
          <w:tcPr>
            <w:tcW w:w="1350" w:type="dxa"/>
          </w:tcPr>
          <w:p w14:paraId="37B2F8D1" w14:textId="77777777" w:rsidR="006C422D" w:rsidRDefault="006C422D" w:rsidP="006C422D">
            <w:pPr>
              <w:pStyle w:val="TableRow"/>
            </w:pPr>
            <w:r>
              <w:t>boolean</w:t>
            </w:r>
          </w:p>
        </w:tc>
        <w:tc>
          <w:tcPr>
            <w:tcW w:w="3510" w:type="dxa"/>
          </w:tcPr>
          <w:p w14:paraId="68004E41" w14:textId="77777777" w:rsidR="006C422D" w:rsidRDefault="006C422D" w:rsidP="006C422D">
            <w:pPr>
              <w:pStyle w:val="TableRow"/>
            </w:pPr>
            <w:r>
              <w:t>Called when a request to edit a node managed by the addin is made.</w:t>
            </w:r>
          </w:p>
          <w:p w14:paraId="6EC6F5C4" w14:textId="77777777" w:rsidR="006C422D" w:rsidRDefault="006C422D" w:rsidP="006C422D">
            <w:pPr>
              <w:pStyle w:val="TableRow"/>
            </w:pPr>
            <w:r>
              <w:t>NodeInfo parameter contains the current information about the node, and should be updated for the node to be properly refreshed.</w:t>
            </w:r>
          </w:p>
          <w:p w14:paraId="61CF5E75" w14:textId="77777777" w:rsidR="006C422D" w:rsidRDefault="006C422D" w:rsidP="006C422D">
            <w:pPr>
              <w:pStyle w:val="TableRow"/>
            </w:pPr>
            <w:r>
              <w:t>Set the result value to False to cancel any changes.</w:t>
            </w:r>
          </w:p>
        </w:tc>
      </w:tr>
      <w:tr w:rsidR="006C422D" w14:paraId="0CA73E11" w14:textId="77777777">
        <w:tc>
          <w:tcPr>
            <w:tcW w:w="2178" w:type="dxa"/>
          </w:tcPr>
          <w:p w14:paraId="7E48253D" w14:textId="77777777" w:rsidR="006C422D" w:rsidRDefault="006C422D" w:rsidP="006C422D">
            <w:pPr>
              <w:pStyle w:val="TableRow"/>
            </w:pPr>
            <w:r>
              <w:t>GetAddSubType</w:t>
            </w:r>
          </w:p>
        </w:tc>
        <w:tc>
          <w:tcPr>
            <w:tcW w:w="1350" w:type="dxa"/>
          </w:tcPr>
          <w:p w14:paraId="30C9A240" w14:textId="77777777" w:rsidR="006C422D" w:rsidRDefault="006C422D" w:rsidP="006C422D">
            <w:pPr>
              <w:pStyle w:val="TableRow"/>
            </w:pPr>
            <w:r w:rsidRPr="00D10128">
              <w:t>function</w:t>
            </w:r>
          </w:p>
        </w:tc>
        <w:tc>
          <w:tcPr>
            <w:tcW w:w="1350" w:type="dxa"/>
          </w:tcPr>
          <w:p w14:paraId="42624C4A" w14:textId="77777777" w:rsidR="006C422D" w:rsidRDefault="006C422D" w:rsidP="006C422D">
            <w:pPr>
              <w:pStyle w:val="TableRow"/>
            </w:pPr>
            <w:r>
              <w:t>boolean</w:t>
            </w:r>
          </w:p>
        </w:tc>
        <w:tc>
          <w:tcPr>
            <w:tcW w:w="3510" w:type="dxa"/>
          </w:tcPr>
          <w:p w14:paraId="501580F5" w14:textId="77777777" w:rsidR="006C422D" w:rsidRDefault="006C422D" w:rsidP="006C422D">
            <w:pPr>
              <w:pStyle w:val="TableRow"/>
            </w:pPr>
            <w:r>
              <w:t>Called when updating menus for as long as there are items returned.</w:t>
            </w:r>
          </w:p>
          <w:p w14:paraId="64011B2E" w14:textId="77777777" w:rsidR="006C422D" w:rsidRDefault="006C422D" w:rsidP="006C422D">
            <w:pPr>
              <w:pStyle w:val="TableRow"/>
            </w:pPr>
            <w:r>
              <w:t>This function lets the addin choose the items to appear in a separated section of the menu depending in the value of ParentTypeID. Any item returned is considered to correspond to a type belonging exclusively to the specified ParentTypeID.</w:t>
            </w:r>
          </w:p>
          <w:p w14:paraId="197CAE4C" w14:textId="77777777" w:rsidR="006C422D" w:rsidRDefault="006C422D" w:rsidP="006C422D">
            <w:pPr>
              <w:pStyle w:val="TableRow"/>
            </w:pPr>
            <w:r>
              <w:lastRenderedPageBreak/>
              <w:t>ParentTypeID parameter is the type associated with the node currenly selected in the tree. A value of -1 indicates the selected node is entirely managed by the application. Any other value should match one type managed by the addin.</w:t>
            </w:r>
          </w:p>
          <w:p w14:paraId="5F375361" w14:textId="77777777" w:rsidR="006C422D" w:rsidRDefault="006C422D" w:rsidP="006C422D">
            <w:pPr>
              <w:pStyle w:val="TableRow"/>
            </w:pPr>
            <w:r>
              <w:t>Index parameter is incremented from 0 each time after this function is called.</w:t>
            </w:r>
          </w:p>
          <w:p w14:paraId="68868BCC" w14:textId="77777777" w:rsidR="006C422D" w:rsidRDefault="006C422D" w:rsidP="006C422D">
            <w:pPr>
              <w:pStyle w:val="TableRow"/>
            </w:pPr>
            <w:r>
              <w:t>If the function returns True, the TypeID parameter should be set to the type to appear in the menus at the specified Index. The caption displayed in the menu will be retrieved by using this TypeID with the GetTypeName function.</w:t>
            </w:r>
          </w:p>
          <w:p w14:paraId="0CAE0FF7" w14:textId="77777777" w:rsidR="006C422D" w:rsidRDefault="006C422D" w:rsidP="006C422D">
            <w:pPr>
              <w:pStyle w:val="TableRow"/>
            </w:pPr>
            <w:r>
              <w:t>Set the result to False to indicate there are no more menu items for the specified ParentTypeID.</w:t>
            </w:r>
          </w:p>
        </w:tc>
      </w:tr>
      <w:tr w:rsidR="006C422D" w14:paraId="4AD033C6" w14:textId="77777777">
        <w:tc>
          <w:tcPr>
            <w:tcW w:w="2178" w:type="dxa"/>
          </w:tcPr>
          <w:p w14:paraId="0704C2A8" w14:textId="77777777" w:rsidR="006C422D" w:rsidRDefault="006C422D" w:rsidP="006C422D">
            <w:pPr>
              <w:pStyle w:val="TableRow"/>
            </w:pPr>
            <w:r>
              <w:lastRenderedPageBreak/>
              <w:t>GetAddType</w:t>
            </w:r>
          </w:p>
        </w:tc>
        <w:tc>
          <w:tcPr>
            <w:tcW w:w="1350" w:type="dxa"/>
          </w:tcPr>
          <w:p w14:paraId="5CAC6E83" w14:textId="77777777" w:rsidR="006C422D" w:rsidRDefault="006C422D" w:rsidP="006C422D">
            <w:pPr>
              <w:pStyle w:val="TableRow"/>
            </w:pPr>
            <w:r w:rsidRPr="00D10128">
              <w:t>function</w:t>
            </w:r>
          </w:p>
        </w:tc>
        <w:tc>
          <w:tcPr>
            <w:tcW w:w="1350" w:type="dxa"/>
          </w:tcPr>
          <w:p w14:paraId="5E187C5E" w14:textId="77777777" w:rsidR="006C422D" w:rsidRDefault="006C422D" w:rsidP="006C422D">
            <w:pPr>
              <w:pStyle w:val="TableRow"/>
            </w:pPr>
            <w:r>
              <w:t>boolean</w:t>
            </w:r>
          </w:p>
        </w:tc>
        <w:tc>
          <w:tcPr>
            <w:tcW w:w="3510" w:type="dxa"/>
          </w:tcPr>
          <w:p w14:paraId="6C6807C0" w14:textId="77777777" w:rsidR="006C422D" w:rsidRDefault="006C422D" w:rsidP="006C422D">
            <w:pPr>
              <w:pStyle w:val="TableRow"/>
            </w:pPr>
            <w:r>
              <w:t>Called when updating menus for as long as there are items returned.</w:t>
            </w:r>
          </w:p>
          <w:p w14:paraId="6DFE3646" w14:textId="77777777" w:rsidR="006C422D" w:rsidRDefault="006C422D" w:rsidP="006C422D">
            <w:pPr>
              <w:pStyle w:val="TableRow"/>
            </w:pPr>
            <w:r>
              <w:t>This function lets the addin choose the items that will be appearing on the menus depending on the value of ParentTypeID.</w:t>
            </w:r>
          </w:p>
          <w:p w14:paraId="4C75206D" w14:textId="77777777" w:rsidR="006C422D" w:rsidRDefault="006C422D" w:rsidP="006C422D">
            <w:pPr>
              <w:pStyle w:val="TableRow"/>
            </w:pPr>
            <w:r>
              <w:t>ParentTypeID parameter is the type associated with the node currenly selected in the tree. A value of -1 indicates the selected node is entirely managed by the application. Any other value should match one type managed by the addin.</w:t>
            </w:r>
          </w:p>
          <w:p w14:paraId="4469DF52" w14:textId="77777777" w:rsidR="006C422D" w:rsidRDefault="006C422D" w:rsidP="006C422D">
            <w:pPr>
              <w:pStyle w:val="TableRow"/>
            </w:pPr>
            <w:r>
              <w:t xml:space="preserve">Index parameter is incremented from 0 each time after this function is called. </w:t>
            </w:r>
          </w:p>
          <w:p w14:paraId="2CA931F2" w14:textId="77777777" w:rsidR="006C422D" w:rsidRDefault="006C422D" w:rsidP="006C422D">
            <w:pPr>
              <w:pStyle w:val="TableRow"/>
            </w:pPr>
            <w:r>
              <w:lastRenderedPageBreak/>
              <w:t>If the function returns True, the TypeID parameter should be set to the type to appear in the menus at the specified Index. The caption displayed in the menu will be retrieved by using this TypeID with the GetTypeName function.</w:t>
            </w:r>
          </w:p>
          <w:p w14:paraId="71EDCCA1" w14:textId="77777777" w:rsidR="006C422D" w:rsidRDefault="006C422D" w:rsidP="006C422D">
            <w:pPr>
              <w:pStyle w:val="TableRow"/>
            </w:pPr>
            <w:r>
              <w:t>Set the result to False to indicate there are no more menu items for the specified ParentTypeID.</w:t>
            </w:r>
          </w:p>
        </w:tc>
      </w:tr>
      <w:tr w:rsidR="006C422D" w14:paraId="16C36216" w14:textId="77777777">
        <w:tc>
          <w:tcPr>
            <w:tcW w:w="2178" w:type="dxa"/>
          </w:tcPr>
          <w:p w14:paraId="305F135D" w14:textId="77777777" w:rsidR="006C422D" w:rsidRDefault="006C422D" w:rsidP="006C422D">
            <w:pPr>
              <w:pStyle w:val="TableRow"/>
            </w:pPr>
            <w:r>
              <w:lastRenderedPageBreak/>
              <w:t>GetData</w:t>
            </w:r>
          </w:p>
        </w:tc>
        <w:tc>
          <w:tcPr>
            <w:tcW w:w="1350" w:type="dxa"/>
          </w:tcPr>
          <w:p w14:paraId="4A76A7DB" w14:textId="77777777" w:rsidR="006C422D" w:rsidRDefault="006C422D" w:rsidP="006C422D">
            <w:pPr>
              <w:pStyle w:val="TableRow"/>
            </w:pPr>
            <w:r w:rsidRPr="00FC417C">
              <w:t>function</w:t>
            </w:r>
          </w:p>
        </w:tc>
        <w:tc>
          <w:tcPr>
            <w:tcW w:w="1350" w:type="dxa"/>
          </w:tcPr>
          <w:p w14:paraId="45126AEE" w14:textId="77777777" w:rsidR="006C422D" w:rsidRDefault="006C422D" w:rsidP="006C422D">
            <w:pPr>
              <w:pStyle w:val="TableRow"/>
            </w:pPr>
            <w:r>
              <w:t>boolean</w:t>
            </w:r>
          </w:p>
        </w:tc>
        <w:tc>
          <w:tcPr>
            <w:tcW w:w="3510" w:type="dxa"/>
          </w:tcPr>
          <w:p w14:paraId="6E9CF54A" w14:textId="77777777" w:rsidR="006C422D" w:rsidRDefault="006C422D" w:rsidP="006C422D">
            <w:pPr>
              <w:pStyle w:val="TableRow"/>
            </w:pPr>
            <w:r>
              <w:t>Called when a node is expanded.</w:t>
            </w:r>
          </w:p>
          <w:p w14:paraId="167B0701" w14:textId="77777777" w:rsidR="006C422D" w:rsidRDefault="006C422D" w:rsidP="006C422D">
            <w:pPr>
              <w:pStyle w:val="TableRow"/>
            </w:pPr>
            <w:r>
              <w:t>This function lets the addin set the SQL statement that will be used to query the database and populate the target tree.</w:t>
            </w:r>
          </w:p>
          <w:p w14:paraId="08C8733B" w14:textId="77777777" w:rsidR="006C422D" w:rsidRDefault="006C422D" w:rsidP="006C422D">
            <w:pPr>
              <w:pStyle w:val="TableRow"/>
            </w:pPr>
            <w:r>
              <w:t>ParentTypeID parameter is the type associated with the parent node of the currenly selected one in the tree. A value of -1 indicates the selected node is entirely managed by the application. Any other value should match one type managed by the addin.</w:t>
            </w:r>
          </w:p>
          <w:p w14:paraId="0CF944F3" w14:textId="77777777" w:rsidR="006C422D" w:rsidRDefault="006C422D" w:rsidP="006C422D">
            <w:pPr>
              <w:pStyle w:val="TableRow"/>
            </w:pPr>
            <w:r>
              <w:t>TypeID parameter is the type of node for which the data is requested.</w:t>
            </w:r>
          </w:p>
          <w:p w14:paraId="51D6DFB0" w14:textId="77777777" w:rsidR="006C422D" w:rsidRDefault="006C422D" w:rsidP="006C422D">
            <w:pPr>
              <w:pStyle w:val="TableRow"/>
            </w:pPr>
            <w:r>
              <w:t>ParentKey parameter is the database key of the parent node.</w:t>
            </w:r>
          </w:p>
          <w:p w14:paraId="3B5052BB" w14:textId="77777777" w:rsidR="006C422D" w:rsidRDefault="006C422D" w:rsidP="006C422D">
            <w:pPr>
              <w:pStyle w:val="TableRow"/>
            </w:pPr>
            <w:r>
              <w:t>SQL parameter should be set to a valid SQL statement that will be run against the database.</w:t>
            </w:r>
          </w:p>
          <w:p w14:paraId="1382AA13" w14:textId="77777777" w:rsidR="006C422D" w:rsidRDefault="006C422D" w:rsidP="006C422D">
            <w:pPr>
              <w:pStyle w:val="TableRow"/>
            </w:pPr>
            <w:r>
              <w:t>Set the result to False to indicate nothing to do.</w:t>
            </w:r>
          </w:p>
        </w:tc>
      </w:tr>
      <w:tr w:rsidR="006C422D" w14:paraId="58BF4312" w14:textId="77777777">
        <w:tc>
          <w:tcPr>
            <w:tcW w:w="2178" w:type="dxa"/>
          </w:tcPr>
          <w:p w14:paraId="6096AEE5" w14:textId="77777777" w:rsidR="006C422D" w:rsidRDefault="006C422D" w:rsidP="006C422D">
            <w:pPr>
              <w:pStyle w:val="TableRow"/>
            </w:pPr>
            <w:r>
              <w:t>GetNodeInfo</w:t>
            </w:r>
          </w:p>
        </w:tc>
        <w:tc>
          <w:tcPr>
            <w:tcW w:w="1350" w:type="dxa"/>
          </w:tcPr>
          <w:p w14:paraId="0FC07D48" w14:textId="77777777" w:rsidR="006C422D" w:rsidRDefault="006C422D" w:rsidP="006C422D">
            <w:pPr>
              <w:pStyle w:val="TableRow"/>
            </w:pPr>
            <w:r w:rsidRPr="00FC417C">
              <w:t>function</w:t>
            </w:r>
          </w:p>
        </w:tc>
        <w:tc>
          <w:tcPr>
            <w:tcW w:w="1350" w:type="dxa"/>
          </w:tcPr>
          <w:p w14:paraId="6692F0D2" w14:textId="77777777" w:rsidR="006C422D" w:rsidRDefault="006C422D" w:rsidP="006C422D">
            <w:pPr>
              <w:pStyle w:val="TableRow"/>
            </w:pPr>
            <w:r>
              <w:t>boolean</w:t>
            </w:r>
          </w:p>
        </w:tc>
        <w:tc>
          <w:tcPr>
            <w:tcW w:w="3510" w:type="dxa"/>
          </w:tcPr>
          <w:p w14:paraId="2E2D94F0" w14:textId="77777777" w:rsidR="006C422D" w:rsidRDefault="006C422D" w:rsidP="006C422D">
            <w:pPr>
              <w:pStyle w:val="TableRow"/>
            </w:pPr>
            <w:r>
              <w:t>Called for each record in the dataset resulting from querying the database with the SQL statement provided by GetData.</w:t>
            </w:r>
          </w:p>
          <w:p w14:paraId="25B77D34" w14:textId="77777777" w:rsidR="006C422D" w:rsidRDefault="006C422D" w:rsidP="006C422D">
            <w:pPr>
              <w:pStyle w:val="TableRow"/>
            </w:pPr>
            <w:r>
              <w:t>TypeID parameter is the type of the nodes being added.</w:t>
            </w:r>
          </w:p>
          <w:p w14:paraId="0B4AE858" w14:textId="77777777" w:rsidR="006C422D" w:rsidRDefault="006C422D" w:rsidP="006C422D">
            <w:pPr>
              <w:pStyle w:val="TableRow"/>
            </w:pPr>
            <w:r>
              <w:lastRenderedPageBreak/>
              <w:t>DataFields parameter is the current record being processed, and can be used to set the properties of the node, using NodeInfo.</w:t>
            </w:r>
          </w:p>
          <w:p w14:paraId="53C03123" w14:textId="77777777" w:rsidR="006C422D" w:rsidRDefault="006C422D" w:rsidP="006C422D">
            <w:pPr>
              <w:pStyle w:val="TableRow"/>
            </w:pPr>
            <w:r>
              <w:t>NodeInfo parameter is initialised to default values on entry.</w:t>
            </w:r>
          </w:p>
          <w:p w14:paraId="0F29FC43" w14:textId="77777777" w:rsidR="006C422D" w:rsidRDefault="006C422D" w:rsidP="006C422D">
            <w:pPr>
              <w:pStyle w:val="TableRow"/>
            </w:pPr>
            <w:r>
              <w:t>Set the result value to False to prevent a node being added to the tree.</w:t>
            </w:r>
          </w:p>
        </w:tc>
      </w:tr>
      <w:tr w:rsidR="006C422D" w14:paraId="183BC46F" w14:textId="77777777">
        <w:tc>
          <w:tcPr>
            <w:tcW w:w="2178" w:type="dxa"/>
          </w:tcPr>
          <w:p w14:paraId="3C7CF43D" w14:textId="77777777" w:rsidR="006C422D" w:rsidRDefault="006C422D" w:rsidP="006C422D">
            <w:pPr>
              <w:pStyle w:val="TableRow"/>
            </w:pPr>
            <w:r>
              <w:lastRenderedPageBreak/>
              <w:t>GetSubNodeInfo</w:t>
            </w:r>
          </w:p>
        </w:tc>
        <w:tc>
          <w:tcPr>
            <w:tcW w:w="1350" w:type="dxa"/>
          </w:tcPr>
          <w:p w14:paraId="20B294D0" w14:textId="77777777" w:rsidR="006C422D" w:rsidRDefault="006C422D" w:rsidP="006C422D">
            <w:pPr>
              <w:pStyle w:val="TableRow"/>
            </w:pPr>
            <w:r w:rsidRPr="00FC417C">
              <w:t>function</w:t>
            </w:r>
          </w:p>
        </w:tc>
        <w:tc>
          <w:tcPr>
            <w:tcW w:w="1350" w:type="dxa"/>
          </w:tcPr>
          <w:p w14:paraId="7E03C26E" w14:textId="77777777" w:rsidR="006C422D" w:rsidRDefault="006C422D" w:rsidP="006C422D">
            <w:pPr>
              <w:pStyle w:val="TableRow"/>
            </w:pPr>
            <w:r>
              <w:t>boolean</w:t>
            </w:r>
          </w:p>
        </w:tc>
        <w:tc>
          <w:tcPr>
            <w:tcW w:w="3510" w:type="dxa"/>
          </w:tcPr>
          <w:p w14:paraId="7146F21D" w14:textId="77777777" w:rsidR="006C422D" w:rsidRDefault="006C422D" w:rsidP="006C422D">
            <w:pPr>
              <w:pStyle w:val="TableRow"/>
            </w:pPr>
            <w:r>
              <w:t>Called for each node returned by GetNodeInfo.</w:t>
            </w:r>
          </w:p>
          <w:p w14:paraId="49C341FD" w14:textId="77777777" w:rsidR="006C422D" w:rsidRDefault="006C422D" w:rsidP="006C422D">
            <w:pPr>
              <w:pStyle w:val="TableRow"/>
            </w:pPr>
            <w:r>
              <w:t>This function lets the addin choose the types to appear below the specified ParentTypeID. These can be as many or as few as required.</w:t>
            </w:r>
          </w:p>
          <w:p w14:paraId="62C75FB3" w14:textId="77777777" w:rsidR="006C422D" w:rsidRDefault="006C422D" w:rsidP="006C422D">
            <w:pPr>
              <w:pStyle w:val="TableRow"/>
            </w:pPr>
            <w:r>
              <w:t xml:space="preserve">ParentTypeID </w:t>
            </w:r>
            <w:r w:rsidR="00A42219">
              <w:t xml:space="preserve">parameter </w:t>
            </w:r>
            <w:r>
              <w:t>is the type associated with the node for which the items are requested.</w:t>
            </w:r>
          </w:p>
          <w:p w14:paraId="15AF393C" w14:textId="77777777" w:rsidR="006C422D" w:rsidRDefault="006C422D" w:rsidP="006C422D">
            <w:pPr>
              <w:pStyle w:val="TableRow"/>
            </w:pPr>
            <w:r>
              <w:t xml:space="preserve">Index </w:t>
            </w:r>
            <w:r w:rsidR="00A42219">
              <w:t xml:space="preserve">parameter </w:t>
            </w:r>
            <w:r>
              <w:t>is incremented from 0 each time after this function is called.</w:t>
            </w:r>
          </w:p>
          <w:p w14:paraId="7E337927" w14:textId="77777777" w:rsidR="006C422D" w:rsidRDefault="006C422D" w:rsidP="006C422D">
            <w:pPr>
              <w:pStyle w:val="TableRow"/>
            </w:pPr>
            <w:r>
              <w:t xml:space="preserve">NodeInfo </w:t>
            </w:r>
            <w:r w:rsidR="00A42219">
              <w:t xml:space="preserve">parameter </w:t>
            </w:r>
            <w:r>
              <w:t>is initialised to default values and should be updated for the sub-nodes to be displayed properly.</w:t>
            </w:r>
          </w:p>
          <w:p w14:paraId="17BBBC84" w14:textId="77777777" w:rsidR="006C422D" w:rsidRDefault="006C422D" w:rsidP="006C422D">
            <w:pPr>
              <w:pStyle w:val="TableRow"/>
            </w:pPr>
            <w:r>
              <w:t>Set the result value to False to prevent a node being added to the tree.</w:t>
            </w:r>
          </w:p>
        </w:tc>
      </w:tr>
      <w:tr w:rsidR="006C422D" w14:paraId="5DF1E995" w14:textId="77777777">
        <w:tc>
          <w:tcPr>
            <w:tcW w:w="2178" w:type="dxa"/>
          </w:tcPr>
          <w:p w14:paraId="47EB9DCE" w14:textId="77777777" w:rsidR="006C422D" w:rsidRDefault="006C422D" w:rsidP="006C422D">
            <w:pPr>
              <w:pStyle w:val="TableRow"/>
            </w:pPr>
            <w:r>
              <w:t>GetTypeName</w:t>
            </w:r>
          </w:p>
        </w:tc>
        <w:tc>
          <w:tcPr>
            <w:tcW w:w="1350" w:type="dxa"/>
          </w:tcPr>
          <w:p w14:paraId="3511CC9E" w14:textId="77777777" w:rsidR="006C422D" w:rsidRDefault="006C422D" w:rsidP="006C422D">
            <w:pPr>
              <w:pStyle w:val="TableRow"/>
            </w:pPr>
            <w:r>
              <w:t>function</w:t>
            </w:r>
          </w:p>
        </w:tc>
        <w:tc>
          <w:tcPr>
            <w:tcW w:w="1350" w:type="dxa"/>
          </w:tcPr>
          <w:p w14:paraId="06E388A4" w14:textId="77777777" w:rsidR="006C422D" w:rsidRDefault="006C422D" w:rsidP="006C422D">
            <w:pPr>
              <w:pStyle w:val="TableRow"/>
            </w:pPr>
            <w:r>
              <w:t>boolean</w:t>
            </w:r>
          </w:p>
        </w:tc>
        <w:tc>
          <w:tcPr>
            <w:tcW w:w="3510" w:type="dxa"/>
          </w:tcPr>
          <w:p w14:paraId="61FDBABE" w14:textId="77777777" w:rsidR="006C422D" w:rsidRPr="00A42219" w:rsidRDefault="00A42219" w:rsidP="006C422D">
            <w:pPr>
              <w:pStyle w:val="TableRow"/>
            </w:pPr>
            <w:r w:rsidRPr="00A42219">
              <w:t>Returns the name of the node identified by the specified TypeID parameter.</w:t>
            </w:r>
          </w:p>
        </w:tc>
      </w:tr>
      <w:tr w:rsidR="006C422D" w14:paraId="76BF98DB" w14:textId="77777777">
        <w:tc>
          <w:tcPr>
            <w:tcW w:w="2178" w:type="dxa"/>
          </w:tcPr>
          <w:p w14:paraId="249ADBD0" w14:textId="77777777" w:rsidR="006C422D" w:rsidRDefault="006C422D" w:rsidP="006C422D">
            <w:pPr>
              <w:pStyle w:val="TableRow"/>
            </w:pPr>
            <w:r>
              <w:t>ImageList</w:t>
            </w:r>
          </w:p>
        </w:tc>
        <w:tc>
          <w:tcPr>
            <w:tcW w:w="1350" w:type="dxa"/>
          </w:tcPr>
          <w:p w14:paraId="63EF7681" w14:textId="77777777" w:rsidR="006C422D" w:rsidRDefault="006C422D" w:rsidP="006C422D">
            <w:pPr>
              <w:pStyle w:val="TableRow"/>
            </w:pPr>
            <w:r>
              <w:t>read only property</w:t>
            </w:r>
          </w:p>
        </w:tc>
        <w:tc>
          <w:tcPr>
            <w:tcW w:w="1350" w:type="dxa"/>
          </w:tcPr>
          <w:p w14:paraId="74A218B0" w14:textId="77777777" w:rsidR="006C422D" w:rsidRDefault="006C422D" w:rsidP="006C422D">
            <w:pPr>
              <w:pStyle w:val="TableRow"/>
            </w:pPr>
            <w:r>
              <w:t>handle</w:t>
            </w:r>
          </w:p>
        </w:tc>
        <w:tc>
          <w:tcPr>
            <w:tcW w:w="3510" w:type="dxa"/>
          </w:tcPr>
          <w:p w14:paraId="099A1260" w14:textId="77777777" w:rsidR="006C422D" w:rsidRPr="00A42219" w:rsidRDefault="00A42219" w:rsidP="006C422D">
            <w:pPr>
              <w:pStyle w:val="TableRow"/>
            </w:pPr>
            <w:r w:rsidRPr="00A42219">
              <w:t>Returns the handle of the imagelist holding the node images.</w:t>
            </w:r>
          </w:p>
        </w:tc>
      </w:tr>
      <w:tr w:rsidR="006C422D" w14:paraId="1C57FE2A" w14:textId="77777777">
        <w:tc>
          <w:tcPr>
            <w:tcW w:w="2178" w:type="dxa"/>
          </w:tcPr>
          <w:p w14:paraId="2F57FB4D" w14:textId="77777777" w:rsidR="006C422D" w:rsidRDefault="006C422D" w:rsidP="006C422D">
            <w:pPr>
              <w:pStyle w:val="TableRow"/>
            </w:pPr>
            <w:r>
              <w:t>StateImageList</w:t>
            </w:r>
          </w:p>
        </w:tc>
        <w:tc>
          <w:tcPr>
            <w:tcW w:w="1350" w:type="dxa"/>
          </w:tcPr>
          <w:p w14:paraId="5D50889F" w14:textId="77777777" w:rsidR="006C422D" w:rsidRDefault="006C422D" w:rsidP="006C422D">
            <w:pPr>
              <w:pStyle w:val="TableRow"/>
            </w:pPr>
            <w:r>
              <w:t>read only property</w:t>
            </w:r>
          </w:p>
        </w:tc>
        <w:tc>
          <w:tcPr>
            <w:tcW w:w="1350" w:type="dxa"/>
          </w:tcPr>
          <w:p w14:paraId="759618D2" w14:textId="77777777" w:rsidR="006C422D" w:rsidRDefault="006C422D" w:rsidP="006C422D">
            <w:pPr>
              <w:pStyle w:val="TableRow"/>
            </w:pPr>
            <w:r>
              <w:t>handle</w:t>
            </w:r>
          </w:p>
        </w:tc>
        <w:tc>
          <w:tcPr>
            <w:tcW w:w="3510" w:type="dxa"/>
          </w:tcPr>
          <w:p w14:paraId="1A43210F" w14:textId="77777777" w:rsidR="006C422D" w:rsidRPr="00A42219" w:rsidRDefault="00A42219" w:rsidP="006C422D">
            <w:pPr>
              <w:pStyle w:val="TableRow"/>
            </w:pPr>
            <w:r w:rsidRPr="00A42219">
              <w:t>Returns the handle of the imagelist holding the</w:t>
            </w:r>
            <w:r>
              <w:t xml:space="preserve"> treeview</w:t>
            </w:r>
            <w:r w:rsidRPr="00A42219">
              <w:t xml:space="preserve"> state images.</w:t>
            </w:r>
          </w:p>
        </w:tc>
      </w:tr>
      <w:tr w:rsidR="006C422D" w14:paraId="193C1167" w14:textId="77777777">
        <w:tc>
          <w:tcPr>
            <w:tcW w:w="2178" w:type="dxa"/>
          </w:tcPr>
          <w:p w14:paraId="76BE5032" w14:textId="77777777" w:rsidR="006C422D" w:rsidRDefault="006C422D" w:rsidP="006C422D">
            <w:pPr>
              <w:pStyle w:val="TableRow"/>
            </w:pPr>
            <w:r>
              <w:t>TypeCount</w:t>
            </w:r>
          </w:p>
        </w:tc>
        <w:tc>
          <w:tcPr>
            <w:tcW w:w="1350" w:type="dxa"/>
          </w:tcPr>
          <w:p w14:paraId="7E177E2E" w14:textId="77777777" w:rsidR="006C422D" w:rsidRDefault="006C422D" w:rsidP="006C422D">
            <w:pPr>
              <w:pStyle w:val="TableRow"/>
            </w:pPr>
            <w:r>
              <w:t>read only property</w:t>
            </w:r>
          </w:p>
        </w:tc>
        <w:tc>
          <w:tcPr>
            <w:tcW w:w="1350" w:type="dxa"/>
          </w:tcPr>
          <w:p w14:paraId="665099D4" w14:textId="77777777" w:rsidR="006C422D" w:rsidRDefault="006C422D" w:rsidP="006C422D">
            <w:pPr>
              <w:pStyle w:val="TableRow"/>
            </w:pPr>
            <w:r>
              <w:t>handle</w:t>
            </w:r>
          </w:p>
        </w:tc>
        <w:tc>
          <w:tcPr>
            <w:tcW w:w="3510" w:type="dxa"/>
          </w:tcPr>
          <w:p w14:paraId="3D2A423E" w14:textId="77777777" w:rsidR="006C422D" w:rsidRPr="00A42219" w:rsidRDefault="00A42219" w:rsidP="006C422D">
            <w:pPr>
              <w:pStyle w:val="TableRow"/>
            </w:pPr>
            <w:r w:rsidRPr="00A42219">
              <w:t xml:space="preserve">Returns the number of different </w:t>
            </w:r>
            <w:r>
              <w:t xml:space="preserve">node </w:t>
            </w:r>
            <w:r w:rsidRPr="00A42219">
              <w:t>types supported by the addin.</w:t>
            </w:r>
          </w:p>
        </w:tc>
      </w:tr>
      <w:tr w:rsidR="006C422D" w14:paraId="336E063C" w14:textId="77777777">
        <w:tc>
          <w:tcPr>
            <w:tcW w:w="2178" w:type="dxa"/>
          </w:tcPr>
          <w:p w14:paraId="30745DD5" w14:textId="77777777" w:rsidR="006C422D" w:rsidRDefault="006C422D" w:rsidP="006C422D">
            <w:pPr>
              <w:pStyle w:val="TableRow"/>
            </w:pPr>
            <w:r>
              <w:lastRenderedPageBreak/>
              <w:t>TypeID</w:t>
            </w:r>
          </w:p>
        </w:tc>
        <w:tc>
          <w:tcPr>
            <w:tcW w:w="1350" w:type="dxa"/>
          </w:tcPr>
          <w:p w14:paraId="7B407DCE" w14:textId="77777777" w:rsidR="006C422D" w:rsidRDefault="006C422D" w:rsidP="006C422D">
            <w:pPr>
              <w:pStyle w:val="TableRow"/>
            </w:pPr>
            <w:r>
              <w:t>read only property</w:t>
            </w:r>
          </w:p>
        </w:tc>
        <w:tc>
          <w:tcPr>
            <w:tcW w:w="1350" w:type="dxa"/>
          </w:tcPr>
          <w:p w14:paraId="74274856" w14:textId="77777777" w:rsidR="006C422D" w:rsidRDefault="006C422D" w:rsidP="006C422D">
            <w:pPr>
              <w:pStyle w:val="TableRow"/>
            </w:pPr>
            <w:r>
              <w:t>handle</w:t>
            </w:r>
          </w:p>
        </w:tc>
        <w:tc>
          <w:tcPr>
            <w:tcW w:w="3510" w:type="dxa"/>
          </w:tcPr>
          <w:p w14:paraId="220EF8DD" w14:textId="77777777" w:rsidR="006C422D" w:rsidRPr="00A42219" w:rsidRDefault="00A42219" w:rsidP="006C422D">
            <w:pPr>
              <w:pStyle w:val="TableRow"/>
            </w:pPr>
            <w:r>
              <w:t xml:space="preserve">Takes an index parameter.  </w:t>
            </w:r>
            <w:r w:rsidRPr="00A42219">
              <w:t>Returns the proper TypeID of each supported type, as specified by GetTypeCount. -1 is a reserved value and should not be used.</w:t>
            </w:r>
          </w:p>
        </w:tc>
      </w:tr>
    </w:tbl>
    <w:p w14:paraId="1EF1FE5F" w14:textId="77777777" w:rsidR="006C422D" w:rsidRDefault="006C422D" w:rsidP="006C422D">
      <w:pPr>
        <w:pStyle w:val="NormalIndent"/>
      </w:pPr>
    </w:p>
    <w:p w14:paraId="44B83C6E" w14:textId="77777777" w:rsidR="006C422D" w:rsidRDefault="006C422D" w:rsidP="00840903">
      <w:pPr>
        <w:pStyle w:val="Heading4"/>
      </w:pPr>
      <w:r>
        <w:t xml:space="preserve"> </w:t>
      </w:r>
      <w:bookmarkStart w:id="136" w:name="_Toc292878655"/>
      <w:r>
        <w:t>Map Drop Interfaces</w:t>
      </w:r>
      <w:bookmarkEnd w:id="136"/>
    </w:p>
    <w:p w14:paraId="6AF33175" w14:textId="77777777" w:rsidR="006C422D" w:rsidRDefault="006C422D" w:rsidP="006C422D">
      <w:pPr>
        <w:pStyle w:val="NormalIndent"/>
      </w:pPr>
      <w:r>
        <w:t>In version 6.2, Recorder’s map accepts drag and drop of surveys, events, samples and taxa (from the dictionary).</w:t>
      </w:r>
    </w:p>
    <w:p w14:paraId="0EBD4C1E" w14:textId="77777777" w:rsidR="006C422D" w:rsidRDefault="006C422D" w:rsidP="006C422D">
      <w:pPr>
        <w:pStyle w:val="NormalIndent"/>
      </w:pPr>
      <w:r>
        <w:t>The map is modified so that if the user drops an unrecognised format onto the map, then an addin is able to determine the list of points to display.  This allows a list of specimens or collections to be dropped onto the map.  The list is passed to the addin using the ImapDropFormat and IMapPoints interface which converts the list into a set of distribution points for the specimen field data.</w:t>
      </w:r>
    </w:p>
    <w:p w14:paraId="0F1DE30F" w14:textId="77777777" w:rsidR="006C422D" w:rsidRDefault="006C422D" w:rsidP="00424AC7">
      <w:pPr>
        <w:pStyle w:val="NormalIndent"/>
      </w:pPr>
      <w:r>
        <w:t xml:space="preserve">The </w:t>
      </w:r>
      <w:r w:rsidR="006F035A">
        <w:t>IMapDropFormat and IMapPoint</w:t>
      </w:r>
      <w:r>
        <w:t xml:space="preserve"> interface</w:t>
      </w:r>
      <w:r w:rsidR="006F035A">
        <w:t>s</w:t>
      </w:r>
      <w:r>
        <w:t xml:space="preserve"> </w:t>
      </w:r>
      <w:r w:rsidR="006F035A">
        <w:t>are</w:t>
      </w:r>
      <w:r>
        <w:t xml:space="preserve"> declared in the Recorder type library allowing addins to support new drop formats on the map.</w:t>
      </w:r>
      <w:r w:rsidR="00424AC7">
        <w:t xml:space="preserve">  They</w:t>
      </w:r>
      <w:r w:rsidR="006F035A">
        <w:t xml:space="preserve"> </w:t>
      </w:r>
      <w:r w:rsidR="00424AC7">
        <w:t>are</w:t>
      </w:r>
      <w:r w:rsidR="006F035A">
        <w:t xml:space="preserve"> detailed in the COM Specification for Recorder documentation.</w:t>
      </w:r>
    </w:p>
    <w:p w14:paraId="089C66DB" w14:textId="77777777" w:rsidR="00FE66FB" w:rsidRDefault="00FE66FB" w:rsidP="00840903">
      <w:pPr>
        <w:pStyle w:val="Heading4"/>
      </w:pPr>
      <w:bookmarkStart w:id="137" w:name="_Toc292878656"/>
      <w:r>
        <w:t>Options Dialog Interfaces</w:t>
      </w:r>
      <w:bookmarkEnd w:id="137"/>
    </w:p>
    <w:p w14:paraId="7322A012" w14:textId="77777777" w:rsidR="00FE66FB" w:rsidRDefault="00FE66FB" w:rsidP="00FE66FB">
      <w:pPr>
        <w:pStyle w:val="NormalIndent"/>
      </w:pPr>
      <w:r>
        <w:t>The following interfaces allow addins to register one or more pages on the Options dialog.  The addin class implements IOptionsPages, which returns one or more ActiveX controls implementing the IOptionsPage interface.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178"/>
        <w:gridCol w:w="1350"/>
        <w:gridCol w:w="1350"/>
        <w:gridCol w:w="3510"/>
      </w:tblGrid>
      <w:tr w:rsidR="00FE66FB" w14:paraId="171A9CEB" w14:textId="77777777">
        <w:tc>
          <w:tcPr>
            <w:tcW w:w="8388" w:type="dxa"/>
            <w:gridSpan w:val="4"/>
          </w:tcPr>
          <w:p w14:paraId="1263BB71" w14:textId="77777777" w:rsidR="00FE66FB" w:rsidRDefault="00FE66FB" w:rsidP="00FE66FB">
            <w:pPr>
              <w:pStyle w:val="tabletitle1"/>
            </w:pPr>
            <w:r>
              <w:t>IOptionsPages Interface</w:t>
            </w:r>
          </w:p>
        </w:tc>
      </w:tr>
      <w:tr w:rsidR="00FE66FB" w14:paraId="5F93F6A7" w14:textId="77777777">
        <w:tc>
          <w:tcPr>
            <w:tcW w:w="2178" w:type="dxa"/>
          </w:tcPr>
          <w:p w14:paraId="7302A60E" w14:textId="77777777" w:rsidR="00FE66FB" w:rsidRDefault="00FE66FB" w:rsidP="00FE66FB">
            <w:pPr>
              <w:pStyle w:val="TableColumnTitle"/>
            </w:pPr>
            <w:r>
              <w:t>Attribute</w:t>
            </w:r>
          </w:p>
        </w:tc>
        <w:tc>
          <w:tcPr>
            <w:tcW w:w="1350" w:type="dxa"/>
          </w:tcPr>
          <w:p w14:paraId="47A95A40" w14:textId="77777777" w:rsidR="00FE66FB" w:rsidRDefault="00FE66FB" w:rsidP="00FE66FB">
            <w:pPr>
              <w:pStyle w:val="TableColumnTitle"/>
            </w:pPr>
            <w:r>
              <w:t>Type</w:t>
            </w:r>
          </w:p>
        </w:tc>
        <w:tc>
          <w:tcPr>
            <w:tcW w:w="1350" w:type="dxa"/>
          </w:tcPr>
          <w:p w14:paraId="46F82A22" w14:textId="77777777" w:rsidR="00FE66FB" w:rsidRDefault="00FE66FB" w:rsidP="00FE66FB">
            <w:pPr>
              <w:pStyle w:val="TableColumnTitle"/>
            </w:pPr>
            <w:r>
              <w:t>Data Type</w:t>
            </w:r>
          </w:p>
        </w:tc>
        <w:tc>
          <w:tcPr>
            <w:tcW w:w="3510" w:type="dxa"/>
          </w:tcPr>
          <w:p w14:paraId="39752EDF" w14:textId="77777777" w:rsidR="00FE66FB" w:rsidRDefault="00FE66FB" w:rsidP="00FE66FB">
            <w:pPr>
              <w:pStyle w:val="TableColumnTitle"/>
            </w:pPr>
            <w:r>
              <w:t>Description</w:t>
            </w:r>
          </w:p>
        </w:tc>
      </w:tr>
      <w:tr w:rsidR="00FE66FB" w14:paraId="0960A611" w14:textId="77777777">
        <w:tc>
          <w:tcPr>
            <w:tcW w:w="2178" w:type="dxa"/>
          </w:tcPr>
          <w:p w14:paraId="4A6A561C" w14:textId="77777777" w:rsidR="00FE66FB" w:rsidRDefault="00FE66FB" w:rsidP="00FE66FB">
            <w:pPr>
              <w:pStyle w:val="TableRow"/>
            </w:pPr>
            <w:r>
              <w:t>Count</w:t>
            </w:r>
          </w:p>
        </w:tc>
        <w:tc>
          <w:tcPr>
            <w:tcW w:w="1350" w:type="dxa"/>
          </w:tcPr>
          <w:p w14:paraId="6C764A29" w14:textId="77777777" w:rsidR="00FE66FB" w:rsidRDefault="00FE66FB" w:rsidP="00FE66FB">
            <w:pPr>
              <w:pStyle w:val="TableRow"/>
            </w:pPr>
            <w:r>
              <w:t>read only property</w:t>
            </w:r>
          </w:p>
        </w:tc>
        <w:tc>
          <w:tcPr>
            <w:tcW w:w="1350" w:type="dxa"/>
          </w:tcPr>
          <w:p w14:paraId="1107E682" w14:textId="77777777" w:rsidR="00FE66FB" w:rsidRDefault="00FE66FB" w:rsidP="00FE66FB">
            <w:pPr>
              <w:pStyle w:val="TableRow"/>
            </w:pPr>
            <w:r>
              <w:t>Integer</w:t>
            </w:r>
          </w:p>
        </w:tc>
        <w:tc>
          <w:tcPr>
            <w:tcW w:w="3510" w:type="dxa"/>
          </w:tcPr>
          <w:p w14:paraId="7722B402" w14:textId="77777777" w:rsidR="00FE66FB" w:rsidRDefault="00FE66FB" w:rsidP="00FE66FB">
            <w:pPr>
              <w:pStyle w:val="TableRow"/>
            </w:pPr>
            <w:r>
              <w:t>Returns the count of options pages that the addin provides.</w:t>
            </w:r>
          </w:p>
        </w:tc>
      </w:tr>
      <w:tr w:rsidR="00FE66FB" w14:paraId="48E852A5" w14:textId="77777777">
        <w:tc>
          <w:tcPr>
            <w:tcW w:w="2178" w:type="dxa"/>
          </w:tcPr>
          <w:p w14:paraId="5BCF9F09" w14:textId="77777777" w:rsidR="00FE66FB" w:rsidRDefault="00FE66FB" w:rsidP="00FE66FB">
            <w:pPr>
              <w:pStyle w:val="TableRow"/>
            </w:pPr>
            <w:r>
              <w:t>Items</w:t>
            </w:r>
          </w:p>
        </w:tc>
        <w:tc>
          <w:tcPr>
            <w:tcW w:w="1350" w:type="dxa"/>
          </w:tcPr>
          <w:p w14:paraId="4714F356" w14:textId="77777777" w:rsidR="00FE66FB" w:rsidRDefault="00FE66FB" w:rsidP="00FE66FB">
            <w:pPr>
              <w:pStyle w:val="TableRow"/>
            </w:pPr>
            <w:r>
              <w:t>read only property</w:t>
            </w:r>
          </w:p>
        </w:tc>
        <w:tc>
          <w:tcPr>
            <w:tcW w:w="1350" w:type="dxa"/>
          </w:tcPr>
          <w:p w14:paraId="09C806A2" w14:textId="77777777" w:rsidR="00FE66FB" w:rsidRDefault="00FE66FB" w:rsidP="00FE66FB">
            <w:pPr>
              <w:pStyle w:val="TableRow"/>
            </w:pPr>
            <w:r>
              <w:t>IOptionsPage</w:t>
            </w:r>
          </w:p>
        </w:tc>
        <w:tc>
          <w:tcPr>
            <w:tcW w:w="3510" w:type="dxa"/>
          </w:tcPr>
          <w:p w14:paraId="59B326E7" w14:textId="77777777" w:rsidR="00FE66FB" w:rsidRDefault="00FE66FB" w:rsidP="00FE66FB">
            <w:pPr>
              <w:pStyle w:val="TableRow"/>
            </w:pPr>
            <w:r>
              <w:t>Takes an index parameter, returns the o</w:t>
            </w:r>
            <w:r w:rsidR="0091133F">
              <w:t>#</w:t>
            </w:r>
            <w:r>
              <w:t>ptions page instance for that index.</w:t>
            </w:r>
          </w:p>
        </w:tc>
      </w:tr>
    </w:tbl>
    <w:p w14:paraId="13B75EE8" w14:textId="77777777" w:rsidR="00FE66FB" w:rsidRDefault="00FE66FB" w:rsidP="00FE66FB">
      <w:pPr>
        <w:pStyle w:val="NormalInden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178"/>
        <w:gridCol w:w="1350"/>
        <w:gridCol w:w="1350"/>
        <w:gridCol w:w="3510"/>
      </w:tblGrid>
      <w:tr w:rsidR="00FE66FB" w14:paraId="07620B45" w14:textId="77777777">
        <w:tc>
          <w:tcPr>
            <w:tcW w:w="8388" w:type="dxa"/>
            <w:gridSpan w:val="4"/>
          </w:tcPr>
          <w:p w14:paraId="7CC0B163" w14:textId="77777777" w:rsidR="00FE66FB" w:rsidRDefault="00FE66FB" w:rsidP="00FE66FB">
            <w:pPr>
              <w:pStyle w:val="tabletitle1"/>
            </w:pPr>
            <w:r>
              <w:t>IOptionsPage Interface</w:t>
            </w:r>
          </w:p>
        </w:tc>
      </w:tr>
      <w:tr w:rsidR="00FE66FB" w14:paraId="5FD6B8A8" w14:textId="77777777">
        <w:tc>
          <w:tcPr>
            <w:tcW w:w="2178" w:type="dxa"/>
          </w:tcPr>
          <w:p w14:paraId="5757038C" w14:textId="77777777" w:rsidR="00FE66FB" w:rsidRDefault="00FE66FB" w:rsidP="00FE66FB">
            <w:pPr>
              <w:pStyle w:val="TableColumnTitle"/>
            </w:pPr>
            <w:r>
              <w:t>Attribute</w:t>
            </w:r>
          </w:p>
        </w:tc>
        <w:tc>
          <w:tcPr>
            <w:tcW w:w="1350" w:type="dxa"/>
          </w:tcPr>
          <w:p w14:paraId="402FF584" w14:textId="77777777" w:rsidR="00FE66FB" w:rsidRDefault="00FE66FB" w:rsidP="00FE66FB">
            <w:pPr>
              <w:pStyle w:val="TableColumnTitle"/>
            </w:pPr>
            <w:r>
              <w:t>Type</w:t>
            </w:r>
          </w:p>
        </w:tc>
        <w:tc>
          <w:tcPr>
            <w:tcW w:w="1350" w:type="dxa"/>
          </w:tcPr>
          <w:p w14:paraId="0AEA92C3" w14:textId="77777777" w:rsidR="00FE66FB" w:rsidRDefault="00FE66FB" w:rsidP="00FE66FB">
            <w:pPr>
              <w:pStyle w:val="TableColumnTitle"/>
            </w:pPr>
            <w:r>
              <w:t>Data Type</w:t>
            </w:r>
          </w:p>
        </w:tc>
        <w:tc>
          <w:tcPr>
            <w:tcW w:w="3510" w:type="dxa"/>
          </w:tcPr>
          <w:p w14:paraId="640CF317" w14:textId="77777777" w:rsidR="00FE66FB" w:rsidRDefault="00FE66FB" w:rsidP="00FE66FB">
            <w:pPr>
              <w:pStyle w:val="TableColumnTitle"/>
            </w:pPr>
            <w:r>
              <w:t>Description</w:t>
            </w:r>
          </w:p>
        </w:tc>
      </w:tr>
      <w:tr w:rsidR="00FE66FB" w14:paraId="50D19F97" w14:textId="77777777">
        <w:tc>
          <w:tcPr>
            <w:tcW w:w="2178" w:type="dxa"/>
          </w:tcPr>
          <w:p w14:paraId="4B76F62C" w14:textId="77777777" w:rsidR="00FE66FB" w:rsidRDefault="00FE66FB" w:rsidP="00FE66FB">
            <w:pPr>
              <w:pStyle w:val="TableRow"/>
            </w:pPr>
            <w:r>
              <w:t>Title</w:t>
            </w:r>
          </w:p>
        </w:tc>
        <w:tc>
          <w:tcPr>
            <w:tcW w:w="1350" w:type="dxa"/>
          </w:tcPr>
          <w:p w14:paraId="2DCEDA77" w14:textId="77777777" w:rsidR="00FE66FB" w:rsidRDefault="00FE66FB" w:rsidP="00FE66FB">
            <w:pPr>
              <w:pStyle w:val="TableRow"/>
            </w:pPr>
            <w:r>
              <w:t>read only property</w:t>
            </w:r>
          </w:p>
        </w:tc>
        <w:tc>
          <w:tcPr>
            <w:tcW w:w="1350" w:type="dxa"/>
          </w:tcPr>
          <w:p w14:paraId="739FD0F5" w14:textId="77777777" w:rsidR="00FE66FB" w:rsidRDefault="00FE66FB" w:rsidP="00FE66FB">
            <w:pPr>
              <w:pStyle w:val="TableRow"/>
            </w:pPr>
            <w:r>
              <w:t>Widestring</w:t>
            </w:r>
          </w:p>
        </w:tc>
        <w:tc>
          <w:tcPr>
            <w:tcW w:w="3510" w:type="dxa"/>
          </w:tcPr>
          <w:p w14:paraId="55203D04" w14:textId="77777777" w:rsidR="00FE66FB" w:rsidRDefault="00FE66FB" w:rsidP="00FE66FB">
            <w:pPr>
              <w:pStyle w:val="TableRow"/>
            </w:pPr>
            <w:r>
              <w:t>Returns the title of the page.</w:t>
            </w:r>
          </w:p>
        </w:tc>
      </w:tr>
      <w:tr w:rsidR="00FE66FB" w14:paraId="55BE3A52" w14:textId="77777777">
        <w:tc>
          <w:tcPr>
            <w:tcW w:w="2178" w:type="dxa"/>
          </w:tcPr>
          <w:p w14:paraId="14E4353B" w14:textId="77777777" w:rsidR="00FE66FB" w:rsidRDefault="00FE66FB" w:rsidP="00FE66FB">
            <w:pPr>
              <w:pStyle w:val="TableRow"/>
            </w:pPr>
            <w:r>
              <w:t>Load</w:t>
            </w:r>
          </w:p>
        </w:tc>
        <w:tc>
          <w:tcPr>
            <w:tcW w:w="1350" w:type="dxa"/>
          </w:tcPr>
          <w:p w14:paraId="11DAD5F4" w14:textId="77777777" w:rsidR="00FE66FB" w:rsidRDefault="00FE66FB" w:rsidP="00FE66FB">
            <w:pPr>
              <w:pStyle w:val="TableRow"/>
            </w:pPr>
            <w:r>
              <w:t>procedure</w:t>
            </w:r>
          </w:p>
        </w:tc>
        <w:tc>
          <w:tcPr>
            <w:tcW w:w="1350" w:type="dxa"/>
          </w:tcPr>
          <w:p w14:paraId="134EA9FD" w14:textId="77777777" w:rsidR="00FE66FB" w:rsidRDefault="00FE66FB" w:rsidP="00FE66FB">
            <w:pPr>
              <w:pStyle w:val="TableRow"/>
            </w:pPr>
            <w:r>
              <w:t>None</w:t>
            </w:r>
          </w:p>
        </w:tc>
        <w:tc>
          <w:tcPr>
            <w:tcW w:w="3510" w:type="dxa"/>
          </w:tcPr>
          <w:p w14:paraId="4BDC192A" w14:textId="77777777" w:rsidR="00FE66FB" w:rsidRDefault="00FE66FB" w:rsidP="00FE66FB">
            <w:pPr>
              <w:pStyle w:val="TableRow"/>
            </w:pPr>
            <w:r>
              <w:t>Instructs the page to load its data from the current persisted settings.</w:t>
            </w:r>
          </w:p>
        </w:tc>
      </w:tr>
      <w:tr w:rsidR="00FE66FB" w14:paraId="2052E2DF" w14:textId="77777777">
        <w:tc>
          <w:tcPr>
            <w:tcW w:w="2178" w:type="dxa"/>
          </w:tcPr>
          <w:p w14:paraId="7DD0425D" w14:textId="77777777" w:rsidR="00FE66FB" w:rsidRDefault="00FE66FB" w:rsidP="00FE66FB">
            <w:pPr>
              <w:pStyle w:val="TableRow"/>
            </w:pPr>
            <w:r>
              <w:lastRenderedPageBreak/>
              <w:t>Save</w:t>
            </w:r>
          </w:p>
        </w:tc>
        <w:tc>
          <w:tcPr>
            <w:tcW w:w="1350" w:type="dxa"/>
          </w:tcPr>
          <w:p w14:paraId="398EDD2D" w14:textId="77777777" w:rsidR="00FE66FB" w:rsidRDefault="00FE66FB" w:rsidP="00FE66FB">
            <w:pPr>
              <w:pStyle w:val="TableRow"/>
            </w:pPr>
            <w:r>
              <w:t>procedure</w:t>
            </w:r>
          </w:p>
        </w:tc>
        <w:tc>
          <w:tcPr>
            <w:tcW w:w="1350" w:type="dxa"/>
          </w:tcPr>
          <w:p w14:paraId="38C7D6B3" w14:textId="77777777" w:rsidR="00FE66FB" w:rsidRDefault="00FE66FB" w:rsidP="00FE66FB">
            <w:pPr>
              <w:pStyle w:val="TableRow"/>
            </w:pPr>
            <w:r>
              <w:t>None</w:t>
            </w:r>
          </w:p>
        </w:tc>
        <w:tc>
          <w:tcPr>
            <w:tcW w:w="3510" w:type="dxa"/>
          </w:tcPr>
          <w:p w14:paraId="65845237" w14:textId="77777777" w:rsidR="00FE66FB" w:rsidRDefault="00FE66FB" w:rsidP="00FE66FB">
            <w:pPr>
              <w:pStyle w:val="TableRow"/>
            </w:pPr>
            <w:r>
              <w:t>Instructs the page to save its data.</w:t>
            </w:r>
          </w:p>
        </w:tc>
      </w:tr>
      <w:tr w:rsidR="00FE66FB" w14:paraId="6C40E51B" w14:textId="77777777">
        <w:tc>
          <w:tcPr>
            <w:tcW w:w="2178" w:type="dxa"/>
          </w:tcPr>
          <w:p w14:paraId="26D64527" w14:textId="77777777" w:rsidR="00FE66FB" w:rsidRDefault="00FE66FB" w:rsidP="00FE66FB">
            <w:pPr>
              <w:pStyle w:val="TableRow"/>
            </w:pPr>
            <w:r>
              <w:t>Default</w:t>
            </w:r>
          </w:p>
        </w:tc>
        <w:tc>
          <w:tcPr>
            <w:tcW w:w="1350" w:type="dxa"/>
          </w:tcPr>
          <w:p w14:paraId="0527AF3B" w14:textId="77777777" w:rsidR="00FE66FB" w:rsidRDefault="00FE66FB" w:rsidP="00FE66FB">
            <w:pPr>
              <w:pStyle w:val="TableRow"/>
            </w:pPr>
            <w:r>
              <w:t>procedure</w:t>
            </w:r>
          </w:p>
        </w:tc>
        <w:tc>
          <w:tcPr>
            <w:tcW w:w="1350" w:type="dxa"/>
          </w:tcPr>
          <w:p w14:paraId="5E7A178A" w14:textId="77777777" w:rsidR="00FE66FB" w:rsidRDefault="00FE66FB" w:rsidP="00FE66FB">
            <w:pPr>
              <w:pStyle w:val="TableRow"/>
            </w:pPr>
            <w:r>
              <w:t>None</w:t>
            </w:r>
          </w:p>
        </w:tc>
        <w:tc>
          <w:tcPr>
            <w:tcW w:w="3510" w:type="dxa"/>
          </w:tcPr>
          <w:p w14:paraId="0CE5F050" w14:textId="77777777" w:rsidR="00FE66FB" w:rsidRDefault="00FE66FB" w:rsidP="00FE66FB">
            <w:pPr>
              <w:pStyle w:val="TableRow"/>
            </w:pPr>
            <w:r>
              <w:t>Instructs the page to reload its default settings.</w:t>
            </w:r>
          </w:p>
        </w:tc>
      </w:tr>
    </w:tbl>
    <w:p w14:paraId="10A237EB" w14:textId="77777777" w:rsidR="00FE66FB" w:rsidRDefault="00FE66FB" w:rsidP="00FE66FB">
      <w:pPr>
        <w:pStyle w:val="NormalIndent"/>
      </w:pPr>
    </w:p>
    <w:p w14:paraId="3A47F6A2" w14:textId="77777777" w:rsidR="001E28AB" w:rsidRDefault="001E28AB" w:rsidP="00840903">
      <w:pPr>
        <w:pStyle w:val="Heading2"/>
      </w:pPr>
      <w:bookmarkStart w:id="138" w:name="_Toc292878657"/>
      <w:r>
        <w:t>System Behaviour</w:t>
      </w:r>
      <w:bookmarkEnd w:id="138"/>
    </w:p>
    <w:p w14:paraId="75CD6A88" w14:textId="77777777" w:rsidR="00D14F20" w:rsidRDefault="00D14F20" w:rsidP="00840903">
      <w:pPr>
        <w:pStyle w:val="Heading3"/>
        <w:rPr>
          <w:rFonts w:eastAsia="SimSun"/>
          <w:lang w:eastAsia="zh-SG"/>
        </w:rPr>
      </w:pPr>
      <w:bookmarkStart w:id="139" w:name="_Toc292878658"/>
      <w:r>
        <w:t>Collections Browser Navigation</w:t>
      </w:r>
      <w:bookmarkEnd w:id="139"/>
    </w:p>
    <w:p w14:paraId="647CE0C2" w14:textId="77777777" w:rsidR="007F6A1E" w:rsidRDefault="007F6A1E" w:rsidP="00840903">
      <w:pPr>
        <w:pStyle w:val="Heading4"/>
        <w:rPr>
          <w:rFonts w:eastAsia="SimSun"/>
          <w:lang w:eastAsia="zh-SG"/>
        </w:rPr>
      </w:pPr>
      <w:bookmarkStart w:id="140" w:name="_Toc292878659"/>
      <w:r>
        <w:rPr>
          <w:rFonts w:eastAsia="SimSun" w:hint="eastAsia"/>
          <w:lang w:eastAsia="zh-SG"/>
        </w:rPr>
        <w:t>Overview</w:t>
      </w:r>
      <w:bookmarkEnd w:id="140"/>
    </w:p>
    <w:p w14:paraId="25C76E56" w14:textId="77777777" w:rsidR="007F6A1E" w:rsidRDefault="007F6A1E" w:rsidP="007F6A1E">
      <w:pPr>
        <w:pStyle w:val="NormalIndent"/>
        <w:rPr>
          <w:rFonts w:eastAsia="SimSun"/>
          <w:lang w:eastAsia="zh-SG"/>
        </w:rPr>
      </w:pPr>
      <w:r>
        <w:rPr>
          <w:rFonts w:eastAsia="SimSun" w:hint="eastAsia"/>
          <w:lang w:eastAsia="zh-SG"/>
        </w:rPr>
        <w:t>The following section details each type of node that appears in the Collections Browser hierarchy.  The following key is used:</w:t>
      </w:r>
    </w:p>
    <w:p w14:paraId="6EE09662" w14:textId="77777777" w:rsidR="007F6A1E" w:rsidRDefault="007F6A1E" w:rsidP="007F6A1E">
      <w:pPr>
        <w:pStyle w:val="NormalIndent"/>
        <w:rPr>
          <w:rFonts w:eastAsia="SimSun"/>
          <w:lang w:eastAsia="zh-SG"/>
        </w:rPr>
      </w:pPr>
      <w:r w:rsidRPr="007F6A1E">
        <w:rPr>
          <w:rFonts w:eastAsia="SimSun" w:hint="eastAsia"/>
          <w:b/>
          <w:bCs/>
          <w:lang w:eastAsia="zh-SG"/>
        </w:rPr>
        <w:t>Node Type</w:t>
      </w:r>
      <w:r>
        <w:rPr>
          <w:rFonts w:eastAsia="SimSun" w:hint="eastAsia"/>
          <w:lang w:eastAsia="zh-SG"/>
        </w:rPr>
        <w:t xml:space="preserve"> - Top Level (appears as a root node in the hierarchy), Folder (not a root node, but contains child nodes), Leaf Node (a node that never contains child nodes).</w:t>
      </w:r>
    </w:p>
    <w:p w14:paraId="38F60FD5" w14:textId="77777777" w:rsidR="007F6A1E" w:rsidRDefault="007F6A1E" w:rsidP="007F6A1E">
      <w:pPr>
        <w:pStyle w:val="NormalIndent"/>
        <w:rPr>
          <w:rFonts w:eastAsia="SimSun"/>
          <w:lang w:eastAsia="zh-SG"/>
        </w:rPr>
      </w:pPr>
      <w:r w:rsidRPr="007F6A1E">
        <w:rPr>
          <w:rFonts w:eastAsia="SimSun" w:hint="eastAsia"/>
          <w:b/>
          <w:bCs/>
          <w:lang w:eastAsia="zh-SG"/>
        </w:rPr>
        <w:t>Caption</w:t>
      </w:r>
      <w:r>
        <w:rPr>
          <w:rFonts w:eastAsia="SimSun" w:hint="eastAsia"/>
          <w:lang w:eastAsia="zh-SG"/>
        </w:rPr>
        <w:t xml:space="preserve"> - text displayed in the hierarchy for the node.  Text contained inside &lt;&gt; indicates information read from the database depending on the specific record the node is associated with.</w:t>
      </w:r>
    </w:p>
    <w:p w14:paraId="52CA3D50" w14:textId="77777777" w:rsidR="007F6A1E" w:rsidRDefault="007F6A1E" w:rsidP="007F6A1E">
      <w:pPr>
        <w:pStyle w:val="NormalIndent"/>
        <w:rPr>
          <w:rFonts w:eastAsia="SimSun"/>
          <w:lang w:eastAsia="zh-SG"/>
        </w:rPr>
      </w:pPr>
      <w:r w:rsidRPr="007F6A1E">
        <w:rPr>
          <w:rFonts w:eastAsia="SimSun" w:hint="eastAsia"/>
          <w:b/>
          <w:bCs/>
          <w:lang w:eastAsia="zh-SG"/>
        </w:rPr>
        <w:t>Details Screen</w:t>
      </w:r>
      <w:r>
        <w:rPr>
          <w:rFonts w:eastAsia="SimSun" w:hint="eastAsia"/>
          <w:lang w:eastAsia="zh-SG"/>
        </w:rPr>
        <w:t xml:space="preserve"> - records the screen class that is loaded into the right hand side of the browser when the node is selected.</w:t>
      </w:r>
    </w:p>
    <w:p w14:paraId="339F0539" w14:textId="77777777" w:rsidR="007F6A1E" w:rsidRDefault="007F6A1E" w:rsidP="007F6A1E">
      <w:pPr>
        <w:pStyle w:val="NormalIndent"/>
        <w:rPr>
          <w:rFonts w:eastAsia="SimSun"/>
          <w:lang w:eastAsia="zh-SG"/>
        </w:rPr>
      </w:pPr>
      <w:r>
        <w:rPr>
          <w:rFonts w:eastAsia="SimSun" w:hint="eastAsia"/>
          <w:b/>
          <w:bCs/>
          <w:lang w:eastAsia="zh-SG"/>
        </w:rPr>
        <w:t xml:space="preserve">Child </w:t>
      </w:r>
      <w:r w:rsidR="001E3354">
        <w:rPr>
          <w:rFonts w:eastAsia="SimSun"/>
          <w:b/>
          <w:bCs/>
          <w:lang w:eastAsia="zh-SG"/>
        </w:rPr>
        <w:t xml:space="preserve">Nodes </w:t>
      </w:r>
      <w:r w:rsidR="001E3354">
        <w:rPr>
          <w:rFonts w:eastAsia="SimSun"/>
          <w:lang w:eastAsia="zh-SG"/>
        </w:rPr>
        <w:t>-</w:t>
      </w:r>
      <w:r>
        <w:rPr>
          <w:rFonts w:eastAsia="SimSun" w:hint="eastAsia"/>
          <w:lang w:eastAsia="zh-SG"/>
        </w:rPr>
        <w:t xml:space="preserve"> records the other nodes that appear within this node when it is expanded</w:t>
      </w:r>
      <w:r w:rsidR="0006053B">
        <w:rPr>
          <w:rFonts w:eastAsia="SimSun"/>
          <w:lang w:eastAsia="zh-SG"/>
        </w:rPr>
        <w:t>; nodes are listed in the described order</w:t>
      </w:r>
      <w:r>
        <w:rPr>
          <w:rFonts w:eastAsia="SimSun" w:hint="eastAsia"/>
          <w:lang w:eastAsia="zh-SG"/>
        </w:rPr>
        <w:t>.</w:t>
      </w:r>
    </w:p>
    <w:p w14:paraId="76982968" w14:textId="77777777" w:rsidR="007F6A1E" w:rsidRDefault="007F6A1E" w:rsidP="007F6A1E">
      <w:pPr>
        <w:pStyle w:val="NormalIndent"/>
        <w:rPr>
          <w:rFonts w:eastAsia="SimSun"/>
          <w:lang w:eastAsia="zh-SG"/>
        </w:rPr>
      </w:pPr>
      <w:r w:rsidRPr="007F6A1E">
        <w:rPr>
          <w:rFonts w:eastAsia="SimSun" w:hint="eastAsia"/>
          <w:b/>
          <w:bCs/>
          <w:lang w:eastAsia="zh-SG"/>
        </w:rPr>
        <w:t>Search Types</w:t>
      </w:r>
      <w:r>
        <w:rPr>
          <w:rFonts w:eastAsia="SimSun" w:hint="eastAsia"/>
          <w:lang w:eastAsia="zh-SG"/>
        </w:rPr>
        <w:t xml:space="preserve"> - describes the list of search options available in the Collections Browser.  These are selectable when the user drops down the menu to the right of the Find edit box.  Details of how the search is performed in the database are given.</w:t>
      </w:r>
    </w:p>
    <w:p w14:paraId="4679627B" w14:textId="77777777" w:rsidR="0074681A" w:rsidRPr="00606A76" w:rsidRDefault="0074681A" w:rsidP="0074681A">
      <w:pPr>
        <w:pStyle w:val="NormalIndent"/>
        <w:rPr>
          <w:rFonts w:eastAsia="SimSun"/>
          <w:lang w:eastAsia="zh-SG"/>
        </w:rPr>
      </w:pPr>
      <w:r w:rsidRPr="00606A76">
        <w:rPr>
          <w:rFonts w:eastAsia="SimSun"/>
          <w:lang w:eastAsia="zh-SG"/>
        </w:rPr>
        <w:t>Within</w:t>
      </w:r>
      <w:r>
        <w:rPr>
          <w:rFonts w:eastAsia="SimSun"/>
          <w:lang w:eastAsia="zh-SG"/>
        </w:rPr>
        <w:t xml:space="preserve"> the Search Types listed, all vague date searches are handled by converting the entered date to a vague date, and checking for overlap between the entered vague date and the date range specified by the database Vague_Date_Start and Vague_Date_End fields.</w:t>
      </w:r>
    </w:p>
    <w:p w14:paraId="39C3F182" w14:textId="77777777" w:rsidR="00467F08" w:rsidRDefault="0074681A" w:rsidP="00467F08">
      <w:pPr>
        <w:pStyle w:val="NormalIndent"/>
        <w:rPr>
          <w:rFonts w:eastAsia="SimSun"/>
          <w:lang w:eastAsia="zh-SG"/>
        </w:rPr>
      </w:pPr>
      <w:r>
        <w:rPr>
          <w:rFonts w:eastAsia="SimSun"/>
          <w:b/>
          <w:bCs/>
          <w:lang w:eastAsia="zh-SG"/>
        </w:rPr>
        <w:t xml:space="preserve">Sort Order </w:t>
      </w:r>
      <w:r w:rsidRPr="0074681A">
        <w:rPr>
          <w:rFonts w:eastAsia="SimSun"/>
          <w:lang w:eastAsia="zh-SG"/>
        </w:rPr>
        <w:t>-</w:t>
      </w:r>
      <w:r>
        <w:rPr>
          <w:rFonts w:eastAsia="SimSun"/>
          <w:lang w:eastAsia="zh-SG"/>
        </w:rPr>
        <w:t xml:space="preserve"> describes the sort orders </w:t>
      </w:r>
      <w:r w:rsidR="00467F08">
        <w:rPr>
          <w:rFonts w:eastAsia="SimSun"/>
          <w:lang w:eastAsia="zh-SG"/>
        </w:rPr>
        <w:t xml:space="preserve">options </w:t>
      </w:r>
      <w:r>
        <w:rPr>
          <w:rFonts w:eastAsia="SimSun"/>
          <w:lang w:eastAsia="zh-SG"/>
        </w:rPr>
        <w:t xml:space="preserve">available </w:t>
      </w:r>
      <w:r w:rsidR="00467F08">
        <w:rPr>
          <w:rFonts w:eastAsia="SimSun"/>
          <w:lang w:eastAsia="zh-SG"/>
        </w:rPr>
        <w:t>for displaying lists of the given node type.  The sort orders are available from a Sort Order menu item (containing sub-menu items for each option) on the Edit menu.  This menu item is disabled when in Edit mode.</w:t>
      </w:r>
    </w:p>
    <w:p w14:paraId="2D14E67D" w14:textId="77777777" w:rsidR="00467F08" w:rsidRDefault="00467F08" w:rsidP="00467F08">
      <w:pPr>
        <w:pStyle w:val="NormalIndent"/>
        <w:rPr>
          <w:rFonts w:eastAsia="SimSun"/>
          <w:lang w:eastAsia="zh-SG"/>
        </w:rPr>
      </w:pPr>
      <w:r w:rsidRPr="00467F08">
        <w:rPr>
          <w:rFonts w:eastAsia="SimSun"/>
          <w:lang w:eastAsia="zh-SG"/>
        </w:rPr>
        <w:t xml:space="preserve">When </w:t>
      </w:r>
      <w:r>
        <w:rPr>
          <w:rFonts w:eastAsia="SimSun"/>
          <w:lang w:eastAsia="zh-SG"/>
        </w:rPr>
        <w:t>a top level item is selected, or no item is selected, the sort order options available are those for the current top-level node type</w:t>
      </w:r>
      <w:r w:rsidR="00F75C2D">
        <w:rPr>
          <w:rFonts w:eastAsia="SimSun"/>
          <w:lang w:eastAsia="zh-SG"/>
        </w:rPr>
        <w:t xml:space="preserve"> defined by the selected item in the View combo box</w:t>
      </w:r>
      <w:r>
        <w:rPr>
          <w:rFonts w:eastAsia="SimSun"/>
          <w:lang w:eastAsia="zh-SG"/>
        </w:rPr>
        <w:t>.  Changing the sort order immediately repopulates the top level list with the chosen sort order.</w:t>
      </w:r>
    </w:p>
    <w:p w14:paraId="15DB1038" w14:textId="77777777" w:rsidR="00467F08" w:rsidRDefault="00467F08" w:rsidP="00467F08">
      <w:pPr>
        <w:pStyle w:val="NormalIndent"/>
        <w:rPr>
          <w:rFonts w:eastAsia="SimSun"/>
          <w:lang w:eastAsia="zh-SG"/>
        </w:rPr>
      </w:pPr>
      <w:r>
        <w:rPr>
          <w:rFonts w:eastAsia="SimSun"/>
          <w:lang w:eastAsia="zh-SG"/>
        </w:rPr>
        <w:t xml:space="preserve">When a leaf node is selected, or a folder containing leaf nodes is selected, the sort order options available are those listed for the folder node.  Folder nodes always have the same sort order options as the equivalent top level node type and share the current setting with the top level node type.  For example, the Specimen folder node has the same sort options as the Specimen top level node, and changing the </w:t>
      </w:r>
      <w:r>
        <w:rPr>
          <w:rFonts w:eastAsia="SimSun"/>
          <w:lang w:eastAsia="zh-SG"/>
        </w:rPr>
        <w:lastRenderedPageBreak/>
        <w:t>sort order for the Specimen top level node affects the sort order the next time a Specimen folder node is loaded.  Changing the sort order immediately applies the sort order to the current folder node’s content only, other folder nodes are resorted only when reloaded.</w:t>
      </w:r>
    </w:p>
    <w:p w14:paraId="100A00C6" w14:textId="77777777" w:rsidR="00D6221A" w:rsidRPr="00606A76" w:rsidRDefault="00467F08" w:rsidP="00467F08">
      <w:pPr>
        <w:pStyle w:val="NormalIndent"/>
        <w:rPr>
          <w:rFonts w:eastAsia="SimSun"/>
          <w:lang w:eastAsia="zh-SG"/>
        </w:rPr>
      </w:pPr>
      <w:r>
        <w:rPr>
          <w:rFonts w:eastAsia="SimSun"/>
          <w:lang w:eastAsia="zh-SG"/>
        </w:rPr>
        <w:t>Folder nodes that have no equivalent top level node have no sort order options.  The Sort Order menu item is disabled.</w:t>
      </w:r>
      <w:r w:rsidR="00D6221A">
        <w:rPr>
          <w:rFonts w:eastAsia="SimSun"/>
          <w:lang w:eastAsia="zh-SG"/>
        </w:rPr>
        <w:t>Sort orders are persisted between sessions in the user’s registry settings.</w:t>
      </w:r>
    </w:p>
    <w:p w14:paraId="6ACC69E5" w14:textId="77777777" w:rsidR="007F6A1E" w:rsidRDefault="007F6A1E" w:rsidP="00467F08">
      <w:pPr>
        <w:pStyle w:val="NormalIndent"/>
        <w:rPr>
          <w:rFonts w:eastAsia="SimSun"/>
          <w:lang w:eastAsia="zh-SG"/>
        </w:rPr>
      </w:pPr>
      <w:r w:rsidRPr="007F6A1E">
        <w:rPr>
          <w:rFonts w:eastAsia="SimSun" w:hint="eastAsia"/>
          <w:b/>
          <w:bCs/>
          <w:lang w:eastAsia="zh-SG"/>
        </w:rPr>
        <w:t>Add Button Options</w:t>
      </w:r>
      <w:r>
        <w:rPr>
          <w:rFonts w:eastAsia="SimSun" w:hint="eastAsia"/>
          <w:lang w:eastAsia="zh-SG"/>
        </w:rPr>
        <w:t xml:space="preserve"> - </w:t>
      </w:r>
      <w:r w:rsidR="00BE3B2C">
        <w:rPr>
          <w:rFonts w:eastAsia="SimSun" w:hint="eastAsia"/>
          <w:lang w:eastAsia="zh-SG"/>
        </w:rPr>
        <w:t xml:space="preserve">Details the </w:t>
      </w:r>
      <w:r w:rsidR="001E3354">
        <w:rPr>
          <w:rFonts w:eastAsia="SimSun"/>
          <w:lang w:eastAsia="zh-SG"/>
        </w:rPr>
        <w:t>behaviour</w:t>
      </w:r>
      <w:r w:rsidR="00BE3B2C">
        <w:rPr>
          <w:rFonts w:eastAsia="SimSun" w:hint="eastAsia"/>
          <w:lang w:eastAsia="zh-SG"/>
        </w:rPr>
        <w:t xml:space="preserve"> of the Add button.  In many cases, a popup menu is displayed when the button is clicked with a number of options.</w:t>
      </w:r>
    </w:p>
    <w:p w14:paraId="3F075859" w14:textId="77777777" w:rsidR="007F6A1E" w:rsidRDefault="007F6A1E" w:rsidP="007F6A1E">
      <w:pPr>
        <w:pStyle w:val="NormalIndent"/>
        <w:rPr>
          <w:rFonts w:eastAsia="SimSun"/>
          <w:lang w:eastAsia="zh-SG"/>
        </w:rPr>
      </w:pPr>
      <w:r w:rsidRPr="007F6A1E">
        <w:rPr>
          <w:rFonts w:eastAsia="SimSun" w:hint="eastAsia"/>
          <w:b/>
          <w:bCs/>
          <w:lang w:eastAsia="zh-SG"/>
        </w:rPr>
        <w:t>Navigation</w:t>
      </w:r>
      <w:r>
        <w:rPr>
          <w:rFonts w:eastAsia="SimSun" w:hint="eastAsia"/>
          <w:lang w:eastAsia="zh-SG"/>
        </w:rPr>
        <w:t xml:space="preserve"> - </w:t>
      </w:r>
      <w:r w:rsidR="00BE3B2C">
        <w:rPr>
          <w:rFonts w:eastAsia="SimSun" w:hint="eastAsia"/>
          <w:lang w:eastAsia="zh-SG"/>
        </w:rPr>
        <w:t>For leaf nodes, details what the user is able to navigate to by double clicking the item.</w:t>
      </w:r>
    </w:p>
    <w:p w14:paraId="17D52660" w14:textId="77777777" w:rsidR="008E16EB" w:rsidRPr="008E16EB" w:rsidRDefault="008E16EB" w:rsidP="008E16EB">
      <w:pPr>
        <w:pStyle w:val="NormalIndent"/>
        <w:rPr>
          <w:rFonts w:eastAsia="SimSun"/>
          <w:lang w:eastAsia="zh-SG"/>
        </w:rPr>
      </w:pPr>
      <w:r w:rsidRPr="008E16EB">
        <w:rPr>
          <w:rFonts w:eastAsia="SimSun"/>
          <w:lang w:eastAsia="zh-SG"/>
        </w:rPr>
        <w:t>When populating nodes</w:t>
      </w:r>
      <w:r>
        <w:rPr>
          <w:rFonts w:eastAsia="SimSun"/>
          <w:lang w:eastAsia="zh-SG"/>
        </w:rPr>
        <w:t xml:space="preserve"> read from the database, the user’s current domain filter is tested against the record domain mask (if it has one) using a boolean and operation.  If the result is zero (no overlap of domains) then the record is not displayed as a node.</w:t>
      </w:r>
    </w:p>
    <w:p w14:paraId="672DF4C2" w14:textId="77777777" w:rsidR="004610F7" w:rsidRDefault="004610F7" w:rsidP="00840903">
      <w:pPr>
        <w:pStyle w:val="Heading4"/>
      </w:pPr>
      <w:bookmarkStart w:id="141" w:name="_Toc292878660"/>
      <w:r>
        <w:t>Accessions</w:t>
      </w:r>
      <w:r w:rsidR="00DA1E7F">
        <w:t xml:space="preserve"> </w:t>
      </w:r>
      <w:r>
        <w:t>(Top Level)</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600"/>
      </w:tblGrid>
      <w:tr w:rsidR="004610F7" w14:paraId="74EF9DC3" w14:textId="77777777" w:rsidTr="00D87EF4">
        <w:tc>
          <w:tcPr>
            <w:tcW w:w="1728" w:type="dxa"/>
          </w:tcPr>
          <w:p w14:paraId="6913A60B" w14:textId="77777777" w:rsidR="004610F7" w:rsidRPr="00D87EF4" w:rsidRDefault="004610F7" w:rsidP="004610F7">
            <w:pPr>
              <w:pStyle w:val="TableRow"/>
              <w:rPr>
                <w:b/>
                <w:bCs/>
              </w:rPr>
            </w:pPr>
            <w:r w:rsidRPr="00D87EF4">
              <w:rPr>
                <w:b/>
                <w:bCs/>
              </w:rPr>
              <w:t>Node Type</w:t>
            </w:r>
          </w:p>
        </w:tc>
        <w:tc>
          <w:tcPr>
            <w:tcW w:w="6794" w:type="dxa"/>
          </w:tcPr>
          <w:p w14:paraId="31D5DF98" w14:textId="77777777" w:rsidR="004610F7" w:rsidRDefault="004610F7" w:rsidP="004610F7">
            <w:pPr>
              <w:pStyle w:val="TableRow"/>
            </w:pPr>
            <w:r>
              <w:t>Top Level</w:t>
            </w:r>
          </w:p>
        </w:tc>
      </w:tr>
      <w:tr w:rsidR="00A17111" w14:paraId="26C3DF7A" w14:textId="77777777" w:rsidTr="00D87EF4">
        <w:tc>
          <w:tcPr>
            <w:tcW w:w="1728" w:type="dxa"/>
          </w:tcPr>
          <w:p w14:paraId="27842FFC" w14:textId="77777777" w:rsidR="00A17111" w:rsidRPr="00D87EF4" w:rsidRDefault="00A17111" w:rsidP="003D3B4F">
            <w:pPr>
              <w:pStyle w:val="TableRow"/>
              <w:rPr>
                <w:b/>
                <w:bCs/>
              </w:rPr>
            </w:pPr>
            <w:r w:rsidRPr="00D87EF4">
              <w:rPr>
                <w:b/>
                <w:bCs/>
              </w:rPr>
              <w:t>Caption</w:t>
            </w:r>
          </w:p>
        </w:tc>
        <w:tc>
          <w:tcPr>
            <w:tcW w:w="6794" w:type="dxa"/>
          </w:tcPr>
          <w:p w14:paraId="1531B0FD" w14:textId="77777777" w:rsidR="00A17111" w:rsidRDefault="00A17111" w:rsidP="003D3B4F">
            <w:pPr>
              <w:pStyle w:val="TableRow"/>
            </w:pPr>
            <w:r>
              <w:t>Accession (&lt;Movement.Number&gt;) - &lt;Movement vague date&gt;</w:t>
            </w:r>
          </w:p>
          <w:p w14:paraId="2E5F969A" w14:textId="77777777" w:rsidR="004E6F6B" w:rsidRDefault="004E6F6B" w:rsidP="003D3B4F">
            <w:pPr>
              <w:pStyle w:val="TableRow"/>
            </w:pPr>
            <w:r>
              <w:t>or</w:t>
            </w:r>
          </w:p>
          <w:p w14:paraId="242170BB" w14:textId="77777777" w:rsidR="004E6F6B" w:rsidRDefault="004E6F6B" w:rsidP="003D3B4F">
            <w:pPr>
              <w:pStyle w:val="TableRow"/>
            </w:pPr>
            <w:r>
              <w:t>Exchange (&lt;Movement.Number&gt;) - &lt;Movement vague date&gt;</w:t>
            </w:r>
          </w:p>
          <w:p w14:paraId="31EE8728" w14:textId="77777777" w:rsidR="004E6F6B" w:rsidRDefault="004E6F6B" w:rsidP="003D3B4F">
            <w:pPr>
              <w:pStyle w:val="TableRow"/>
            </w:pPr>
            <w:r>
              <w:t xml:space="preserve">The Exchange option is used where the Movement.Movement_Type field indicates that the node is an </w:t>
            </w:r>
            <w:r w:rsidR="00AE09F2">
              <w:t>Exchange</w:t>
            </w:r>
          </w:p>
        </w:tc>
      </w:tr>
      <w:tr w:rsidR="004610F7" w14:paraId="41706912" w14:textId="77777777" w:rsidTr="00D87EF4">
        <w:tc>
          <w:tcPr>
            <w:tcW w:w="1728" w:type="dxa"/>
          </w:tcPr>
          <w:p w14:paraId="43610BE9" w14:textId="77777777" w:rsidR="004610F7" w:rsidRPr="00D87EF4" w:rsidRDefault="004610F7" w:rsidP="004610F7">
            <w:pPr>
              <w:pStyle w:val="TableRow"/>
              <w:rPr>
                <w:b/>
                <w:bCs/>
              </w:rPr>
            </w:pPr>
            <w:r w:rsidRPr="00D87EF4">
              <w:rPr>
                <w:b/>
                <w:bCs/>
              </w:rPr>
              <w:t>Description</w:t>
            </w:r>
          </w:p>
        </w:tc>
        <w:tc>
          <w:tcPr>
            <w:tcW w:w="6794" w:type="dxa"/>
          </w:tcPr>
          <w:p w14:paraId="7D12B325" w14:textId="77777777" w:rsidR="004610F7" w:rsidRDefault="004610F7" w:rsidP="004610F7">
            <w:pPr>
              <w:pStyle w:val="TableRow"/>
            </w:pPr>
            <w:r>
              <w:t>Top level node for an accession</w:t>
            </w:r>
            <w:r w:rsidR="00DA1E7F">
              <w:t xml:space="preserve">, accession and acquisition </w:t>
            </w:r>
            <w:r w:rsidR="004E6F6B">
              <w:t>or an exchange</w:t>
            </w:r>
            <w:r w:rsidR="00DA1E7F">
              <w:t xml:space="preserve"> movement.</w:t>
            </w:r>
          </w:p>
          <w:p w14:paraId="516F99E9" w14:textId="77777777" w:rsidR="00BD7E8A" w:rsidRDefault="00BD7E8A" w:rsidP="004610F7">
            <w:pPr>
              <w:pStyle w:val="TableRow"/>
            </w:pPr>
            <w:r>
              <w:t>Accessions are only listed if they are linked to collection units that match the user’s current domain mask.</w:t>
            </w:r>
          </w:p>
        </w:tc>
      </w:tr>
      <w:tr w:rsidR="004610F7" w14:paraId="227D0533" w14:textId="77777777" w:rsidTr="00D87EF4">
        <w:tc>
          <w:tcPr>
            <w:tcW w:w="1728" w:type="dxa"/>
          </w:tcPr>
          <w:p w14:paraId="107BA0D2" w14:textId="77777777" w:rsidR="004610F7" w:rsidRPr="00D87EF4" w:rsidRDefault="004610F7" w:rsidP="004610F7">
            <w:pPr>
              <w:pStyle w:val="TableRow"/>
              <w:rPr>
                <w:b/>
                <w:bCs/>
              </w:rPr>
            </w:pPr>
            <w:r w:rsidRPr="00D87EF4">
              <w:rPr>
                <w:b/>
                <w:bCs/>
              </w:rPr>
              <w:t>Details Screen</w:t>
            </w:r>
          </w:p>
        </w:tc>
        <w:tc>
          <w:tcPr>
            <w:tcW w:w="6794" w:type="dxa"/>
          </w:tcPr>
          <w:p w14:paraId="71D5647D" w14:textId="77777777" w:rsidR="004610F7" w:rsidRDefault="004610F7" w:rsidP="004610F7">
            <w:pPr>
              <w:pStyle w:val="TableRow"/>
            </w:pPr>
            <w:r>
              <w:t>TfraMovement</w:t>
            </w:r>
          </w:p>
        </w:tc>
      </w:tr>
      <w:tr w:rsidR="004610F7" w:rsidRPr="00D87EF4" w14:paraId="661EAED4" w14:textId="77777777" w:rsidTr="00D87EF4">
        <w:tc>
          <w:tcPr>
            <w:tcW w:w="1728" w:type="dxa"/>
          </w:tcPr>
          <w:p w14:paraId="313D3DAF" w14:textId="77777777" w:rsidR="004610F7" w:rsidRPr="00D87EF4" w:rsidRDefault="004610F7" w:rsidP="004610F7">
            <w:pPr>
              <w:pStyle w:val="TableRow"/>
              <w:rPr>
                <w:b/>
                <w:bCs/>
              </w:rPr>
            </w:pPr>
            <w:r w:rsidRPr="00D87EF4">
              <w:rPr>
                <w:b/>
                <w:bCs/>
              </w:rPr>
              <w:t>Child Nodes</w:t>
            </w:r>
          </w:p>
        </w:tc>
        <w:tc>
          <w:tcPr>
            <w:tcW w:w="6794" w:type="dxa"/>
          </w:tcPr>
          <w:p w14:paraId="15743958" w14:textId="77777777" w:rsidR="00DA1E7F" w:rsidRDefault="00DA1E7F" w:rsidP="004610F7">
            <w:pPr>
              <w:pStyle w:val="TableRow"/>
            </w:pPr>
            <w:r>
              <w:t>If the movement is an exchange:</w:t>
            </w:r>
          </w:p>
          <w:p w14:paraId="26C8A57C" w14:textId="77777777" w:rsidR="00DA1E7F" w:rsidRDefault="00DA1E7F" w:rsidP="00D87EF4">
            <w:pPr>
              <w:pStyle w:val="TableRow"/>
              <w:ind w:left="432"/>
            </w:pPr>
            <w:r>
              <w:t>Movement</w:t>
            </w:r>
            <w:r w:rsidR="0006053B">
              <w:t xml:space="preserve"> Inbound</w:t>
            </w:r>
            <w:r>
              <w:t xml:space="preserve"> Folder</w:t>
            </w:r>
          </w:p>
          <w:p w14:paraId="7A814894" w14:textId="77777777" w:rsidR="00DA1E7F" w:rsidRDefault="00DA1E7F" w:rsidP="00D87EF4">
            <w:pPr>
              <w:pStyle w:val="TableRow"/>
              <w:ind w:left="432"/>
            </w:pPr>
            <w:r>
              <w:t>Movement</w:t>
            </w:r>
            <w:r w:rsidR="0006053B">
              <w:t xml:space="preserve"> Outbound</w:t>
            </w:r>
            <w:r>
              <w:t xml:space="preserve"> Folder</w:t>
            </w:r>
          </w:p>
          <w:p w14:paraId="4CCA615B" w14:textId="77777777" w:rsidR="00DA1E7F" w:rsidRDefault="00DA1E7F" w:rsidP="00D87EF4">
            <w:pPr>
              <w:pStyle w:val="TableRow"/>
              <w:ind w:left="432"/>
            </w:pPr>
            <w:r>
              <w:t>Condition Checks Folder</w:t>
            </w:r>
          </w:p>
          <w:p w14:paraId="0B05C930" w14:textId="77777777" w:rsidR="00625944" w:rsidRDefault="00625944" w:rsidP="00D87EF4">
            <w:pPr>
              <w:pStyle w:val="TableRow"/>
              <w:ind w:left="432"/>
            </w:pPr>
            <w:r>
              <w:t>Enquiries Folder</w:t>
            </w:r>
          </w:p>
          <w:p w14:paraId="7803E3D7" w14:textId="77777777" w:rsidR="00DA1E7F" w:rsidRDefault="00DA1E7F" w:rsidP="00D87EF4">
            <w:pPr>
              <w:pStyle w:val="TableRow"/>
              <w:ind w:left="432"/>
            </w:pPr>
            <w:r>
              <w:lastRenderedPageBreak/>
              <w:t>Multimedia Folder</w:t>
            </w:r>
          </w:p>
          <w:p w14:paraId="4848B228" w14:textId="77777777" w:rsidR="00DA1E7F" w:rsidRDefault="00DA1E7F" w:rsidP="00D87EF4">
            <w:pPr>
              <w:pStyle w:val="TableRow"/>
              <w:ind w:left="432"/>
            </w:pPr>
            <w:r>
              <w:t>Valuations Folder</w:t>
            </w:r>
          </w:p>
          <w:p w14:paraId="27E77689" w14:textId="77777777" w:rsidR="00625944" w:rsidRDefault="00625944" w:rsidP="00D87EF4">
            <w:pPr>
              <w:pStyle w:val="TableRow"/>
              <w:ind w:left="432"/>
            </w:pPr>
            <w:r>
              <w:t>Funding Folder</w:t>
            </w:r>
          </w:p>
          <w:p w14:paraId="75BB1C9D" w14:textId="77777777" w:rsidR="00DA1E7F" w:rsidRDefault="00DA1E7F" w:rsidP="00DA1E7F">
            <w:pPr>
              <w:pStyle w:val="TableRow"/>
            </w:pPr>
            <w:r>
              <w:t>For accessions or accessions and acquisitions:</w:t>
            </w:r>
          </w:p>
          <w:p w14:paraId="2645B1BE" w14:textId="77777777" w:rsidR="004610F7" w:rsidRDefault="00DA1E7F" w:rsidP="00D87EF4">
            <w:pPr>
              <w:pStyle w:val="TableRow"/>
              <w:ind w:left="432"/>
            </w:pPr>
            <w:r>
              <w:t>Movement of Ownership Leaf Node</w:t>
            </w:r>
          </w:p>
          <w:p w14:paraId="5AC07F7E" w14:textId="77777777" w:rsidR="00A17111" w:rsidRDefault="00DA1E7F" w:rsidP="00D87EF4">
            <w:pPr>
              <w:pStyle w:val="TableRow"/>
              <w:ind w:left="432"/>
            </w:pPr>
            <w:r>
              <w:t>Movement of Material Leaf Nodes (optional)</w:t>
            </w:r>
          </w:p>
          <w:p w14:paraId="25E7EAD4" w14:textId="77777777" w:rsidR="0006053B" w:rsidRDefault="0006053B" w:rsidP="00D87EF4">
            <w:pPr>
              <w:pStyle w:val="TableRow"/>
              <w:ind w:left="432"/>
            </w:pPr>
            <w:r>
              <w:t>Objects Folder</w:t>
            </w:r>
          </w:p>
          <w:p w14:paraId="4D2889A0" w14:textId="77777777" w:rsidR="00A17111" w:rsidRDefault="00A17111" w:rsidP="00D87EF4">
            <w:pPr>
              <w:pStyle w:val="TableRow"/>
              <w:ind w:left="432"/>
            </w:pPr>
            <w:r>
              <w:t>Condition Checks Folder</w:t>
            </w:r>
          </w:p>
          <w:p w14:paraId="2734AB53" w14:textId="77777777" w:rsidR="003735F7" w:rsidRDefault="003735F7" w:rsidP="00D87EF4">
            <w:pPr>
              <w:pStyle w:val="TableRow"/>
              <w:ind w:left="432"/>
            </w:pPr>
            <w:r>
              <w:t>Enquiries Folder</w:t>
            </w:r>
          </w:p>
          <w:p w14:paraId="2A9D4DB8" w14:textId="77777777" w:rsidR="00A17111" w:rsidRPr="00D87EF4" w:rsidRDefault="00A17111" w:rsidP="00D87EF4">
            <w:pPr>
              <w:pStyle w:val="TableRow"/>
              <w:ind w:left="432"/>
              <w:rPr>
                <w:lang w:val="da-DK"/>
              </w:rPr>
            </w:pPr>
            <w:r w:rsidRPr="00D87EF4">
              <w:rPr>
                <w:lang w:val="da-DK"/>
              </w:rPr>
              <w:t>Multimedia Folder</w:t>
            </w:r>
          </w:p>
          <w:p w14:paraId="6FBB5904" w14:textId="77777777" w:rsidR="00A17111" w:rsidRPr="00D87EF4" w:rsidRDefault="00A17111" w:rsidP="00D87EF4">
            <w:pPr>
              <w:pStyle w:val="TableRow"/>
              <w:ind w:left="432"/>
              <w:rPr>
                <w:lang w:val="da-DK"/>
              </w:rPr>
            </w:pPr>
            <w:r w:rsidRPr="00D87EF4">
              <w:rPr>
                <w:lang w:val="da-DK"/>
              </w:rPr>
              <w:t>Valuations Folder</w:t>
            </w:r>
          </w:p>
          <w:p w14:paraId="0152F21B" w14:textId="77777777" w:rsidR="0006053B" w:rsidRPr="00D87EF4" w:rsidRDefault="0006053B" w:rsidP="00D87EF4">
            <w:pPr>
              <w:pStyle w:val="TableRow"/>
              <w:ind w:left="432"/>
              <w:rPr>
                <w:lang w:val="da-DK"/>
              </w:rPr>
            </w:pPr>
            <w:r w:rsidRPr="00D87EF4">
              <w:rPr>
                <w:lang w:val="da-DK"/>
              </w:rPr>
              <w:t>Funding Folder</w:t>
            </w:r>
          </w:p>
        </w:tc>
      </w:tr>
      <w:tr w:rsidR="00F50FBB" w14:paraId="4DAC6CDF" w14:textId="77777777" w:rsidTr="00D87EF4">
        <w:tc>
          <w:tcPr>
            <w:tcW w:w="1728" w:type="dxa"/>
          </w:tcPr>
          <w:p w14:paraId="4225DD9F" w14:textId="77777777" w:rsidR="00F50FBB" w:rsidRPr="00D87EF4" w:rsidRDefault="00F50FBB" w:rsidP="004610F7">
            <w:pPr>
              <w:pStyle w:val="TableRow"/>
              <w:rPr>
                <w:b/>
                <w:bCs/>
              </w:rPr>
            </w:pPr>
            <w:r w:rsidRPr="00D87EF4">
              <w:rPr>
                <w:b/>
                <w:bCs/>
              </w:rPr>
              <w:lastRenderedPageBreak/>
              <w:t>Sort Order</w:t>
            </w:r>
          </w:p>
        </w:tc>
        <w:tc>
          <w:tcPr>
            <w:tcW w:w="6794" w:type="dxa"/>
          </w:tcPr>
          <w:p w14:paraId="41B40390" w14:textId="77777777" w:rsidR="00933CBC" w:rsidRDefault="00933CBC" w:rsidP="004610F7">
            <w:pPr>
              <w:pStyle w:val="TableRow"/>
            </w:pPr>
            <w:r>
              <w:t xml:space="preserve">“Type” - </w:t>
            </w:r>
            <w:r w:rsidR="00F50FBB">
              <w:t>Accessions First, then Exchanges, each sorted by accession number.</w:t>
            </w:r>
          </w:p>
          <w:p w14:paraId="31F98D3F" w14:textId="77777777" w:rsidR="00F50FBB" w:rsidRDefault="00933CBC" w:rsidP="004610F7">
            <w:pPr>
              <w:pStyle w:val="TableRow"/>
            </w:pPr>
            <w:r>
              <w:t xml:space="preserve">“Date” - sort by Movement expected completion date, most recent first.  </w:t>
            </w:r>
          </w:p>
        </w:tc>
      </w:tr>
      <w:tr w:rsidR="004610F7" w14:paraId="28492449" w14:textId="77777777" w:rsidTr="00D87EF4">
        <w:tc>
          <w:tcPr>
            <w:tcW w:w="1728" w:type="dxa"/>
          </w:tcPr>
          <w:p w14:paraId="6AD98FAF" w14:textId="77777777" w:rsidR="004610F7" w:rsidRPr="00D87EF4" w:rsidRDefault="004610F7" w:rsidP="004610F7">
            <w:pPr>
              <w:pStyle w:val="TableRow"/>
              <w:rPr>
                <w:b/>
                <w:bCs/>
              </w:rPr>
            </w:pPr>
            <w:r w:rsidRPr="00D87EF4">
              <w:rPr>
                <w:b/>
                <w:bCs/>
              </w:rPr>
              <w:t>Search Types</w:t>
            </w:r>
          </w:p>
        </w:tc>
        <w:tc>
          <w:tcPr>
            <w:tcW w:w="6794" w:type="dxa"/>
          </w:tcPr>
          <w:p w14:paraId="376A2343" w14:textId="77777777" w:rsidR="00DB38D5" w:rsidRDefault="00DB38D5" w:rsidP="004610F7">
            <w:pPr>
              <w:pStyle w:val="TableRow"/>
            </w:pPr>
            <w:r>
              <w:t>All searches are performed within the Movements table where the Movement.Movement_Type field indicates an accession, an accession with acquisition or an exchange.</w:t>
            </w:r>
          </w:p>
          <w:p w14:paraId="7DD79063" w14:textId="77777777" w:rsidR="004610F7" w:rsidRDefault="00DB38D5" w:rsidP="004610F7">
            <w:pPr>
              <w:pStyle w:val="TableRow"/>
            </w:pPr>
            <w:r>
              <w:t>Accessioned By (search on individuals linked to Movement.Staff_Responsible_Name_Key)</w:t>
            </w:r>
          </w:p>
          <w:p w14:paraId="51CB1801" w14:textId="77777777" w:rsidR="00DB38D5" w:rsidRDefault="00DB38D5" w:rsidP="004610F7">
            <w:pPr>
              <w:pStyle w:val="TableRow"/>
            </w:pPr>
            <w:r>
              <w:t>Accession Number (search on Movement.Number)</w:t>
            </w:r>
            <w:r w:rsidR="006C52B1">
              <w:t xml:space="preserve"> (initial default search type)</w:t>
            </w:r>
          </w:p>
          <w:p w14:paraId="7764C9E2" w14:textId="77777777" w:rsidR="00DB38D5" w:rsidRDefault="00DB38D5" w:rsidP="00606A76">
            <w:pPr>
              <w:pStyle w:val="TableRow"/>
            </w:pPr>
            <w:r>
              <w:t>Accessioned Date (</w:t>
            </w:r>
            <w:r w:rsidR="00606A76">
              <w:t>search on Movement_Of_Ownership vague date</w:t>
            </w:r>
            <w:r>
              <w:t xml:space="preserve"> and the New_Owner_Name_Key points to the organisation record linked to this installation</w:t>
            </w:r>
          </w:p>
          <w:p w14:paraId="70A1D60A" w14:textId="77777777" w:rsidR="00DB38D5" w:rsidRDefault="00DB38D5" w:rsidP="004610F7">
            <w:pPr>
              <w:pStyle w:val="TableRow"/>
            </w:pPr>
            <w:r>
              <w:t>Subject Area</w:t>
            </w:r>
            <w:r w:rsidR="00121301">
              <w:t xml:space="preserve"> (search on subject areas linked to all specimens linked to the movement)</w:t>
            </w:r>
          </w:p>
          <w:p w14:paraId="0B9D300D" w14:textId="77777777" w:rsidR="00DB38D5" w:rsidRDefault="00DB38D5" w:rsidP="004610F7">
            <w:pPr>
              <w:pStyle w:val="TableRow"/>
            </w:pPr>
            <w:r>
              <w:t>Accessioned From</w:t>
            </w:r>
            <w:r w:rsidR="00121301">
              <w:t xml:space="preserve">  (search on individuals and organisations linked to Movement.Other_Party_Name_Key)</w:t>
            </w:r>
          </w:p>
        </w:tc>
      </w:tr>
      <w:tr w:rsidR="004610F7" w14:paraId="10703D5D" w14:textId="77777777" w:rsidTr="00D87EF4">
        <w:tc>
          <w:tcPr>
            <w:tcW w:w="1728" w:type="dxa"/>
          </w:tcPr>
          <w:p w14:paraId="1901DBE3" w14:textId="77777777" w:rsidR="004610F7" w:rsidRPr="00D87EF4" w:rsidRDefault="004610F7" w:rsidP="004610F7">
            <w:pPr>
              <w:pStyle w:val="TableRow"/>
              <w:rPr>
                <w:b/>
                <w:bCs/>
              </w:rPr>
            </w:pPr>
            <w:r w:rsidRPr="00D87EF4">
              <w:rPr>
                <w:b/>
                <w:bCs/>
              </w:rPr>
              <w:lastRenderedPageBreak/>
              <w:t>Add Button Options</w:t>
            </w:r>
          </w:p>
        </w:tc>
        <w:tc>
          <w:tcPr>
            <w:tcW w:w="6794" w:type="dxa"/>
          </w:tcPr>
          <w:p w14:paraId="775D655C" w14:textId="77777777" w:rsidR="00DB276C" w:rsidRDefault="00DB276C" w:rsidP="00DB276C">
            <w:pPr>
              <w:pStyle w:val="TableRow"/>
            </w:pPr>
            <w:r>
              <w:t>The following options are enabled whenever Accessions &amp; Exchanges is selected in the View combo box</w:t>
            </w:r>
            <w:r w:rsidR="00E66DB6">
              <w:t>:</w:t>
            </w:r>
          </w:p>
          <w:p w14:paraId="550668B7" w14:textId="77777777" w:rsidR="00305703" w:rsidRDefault="00121301" w:rsidP="00D87EF4">
            <w:pPr>
              <w:pStyle w:val="TableRow"/>
              <w:ind w:left="432"/>
            </w:pPr>
            <w:r>
              <w:t>Add Accession</w:t>
            </w:r>
            <w:r w:rsidR="004E6F6B">
              <w:t xml:space="preserve"> - </w:t>
            </w:r>
            <w:r w:rsidR="00F81BE9">
              <w:t xml:space="preserve">creates a new Accession (Top Level) node of type Accession.  Creates a new Movement of </w:t>
            </w:r>
            <w:r w:rsidR="002F7C84">
              <w:t>Ownership</w:t>
            </w:r>
            <w:r w:rsidR="00F81BE9">
              <w:t xml:space="preserve"> leaf node within the top level node title ‘Accession Details’.</w:t>
            </w:r>
            <w:r w:rsidR="002F7C84">
              <w:t xml:space="preserve">  </w:t>
            </w:r>
            <w:r w:rsidR="00305703">
              <w:t>The new top level item</w:t>
            </w:r>
            <w:r w:rsidR="004035FE">
              <w:t xml:space="preserve"> (TfraMovement)</w:t>
            </w:r>
            <w:r w:rsidR="00305703">
              <w:t xml:space="preserve"> is selected.</w:t>
            </w:r>
          </w:p>
          <w:p w14:paraId="71EC1CB4" w14:textId="77777777" w:rsidR="004E6F6B" w:rsidRDefault="00121301" w:rsidP="00D87EF4">
            <w:pPr>
              <w:pStyle w:val="TableRow"/>
              <w:ind w:left="432"/>
            </w:pPr>
            <w:r>
              <w:t>Add Accession and Acquisition</w:t>
            </w:r>
            <w:r w:rsidR="004E6F6B">
              <w:t xml:space="preserve"> - creates a new Accession </w:t>
            </w:r>
            <w:r w:rsidR="00F81BE9">
              <w:t xml:space="preserve">(Top Level) node of type Accession and Acquisition.  Creates a new Movement of </w:t>
            </w:r>
            <w:r w:rsidR="002F7C84">
              <w:t>Ownership</w:t>
            </w:r>
            <w:r w:rsidR="00F81BE9">
              <w:t xml:space="preserve"> leaf node within the top level node title ‘Accession Details’</w:t>
            </w:r>
            <w:r w:rsidR="002F7C84">
              <w:t xml:space="preserve">.  Creates a new Movement of Material leaf node within the top level node title ‘Acquisition Details’.  </w:t>
            </w:r>
            <w:r w:rsidR="00305703">
              <w:t>The new top level  item is selected.</w:t>
            </w:r>
            <w:r>
              <w:t>Add Exchange</w:t>
            </w:r>
            <w:r w:rsidR="004E6F6B">
              <w:t xml:space="preserve"> - </w:t>
            </w:r>
            <w:r w:rsidR="00F81BE9">
              <w:t xml:space="preserve">creates a new Accession (Top Level) node of type Exchange.  </w:t>
            </w:r>
            <w:r w:rsidR="00871CCE">
              <w:t xml:space="preserve">Creates a new Movement Outbound and a new Movement Inbound folder node inside the new top level node.  </w:t>
            </w:r>
            <w:r w:rsidR="004E6F6B">
              <w:t xml:space="preserve">The new </w:t>
            </w:r>
            <w:r w:rsidR="00305703">
              <w:t>top level  item</w:t>
            </w:r>
            <w:r w:rsidR="004E6F6B">
              <w:t xml:space="preserve"> is selected.</w:t>
            </w:r>
          </w:p>
          <w:p w14:paraId="0A1618A2" w14:textId="77777777" w:rsidR="004035FE" w:rsidRDefault="0052069C" w:rsidP="00D87EF4">
            <w:pPr>
              <w:spacing w:before="60"/>
            </w:pPr>
            <w:r>
              <w:t>The following options are enabled whenever an Accessions top level node is selected in the hierarchy:</w:t>
            </w:r>
          </w:p>
          <w:p w14:paraId="0CBBC06B" w14:textId="77777777" w:rsidR="00121301" w:rsidRDefault="00121301" w:rsidP="00D87EF4">
            <w:pPr>
              <w:spacing w:before="60"/>
              <w:ind w:left="432"/>
            </w:pPr>
            <w:r>
              <w:t>Add Acquisition to Selected Item</w:t>
            </w:r>
            <w:r w:rsidR="004E6F6B">
              <w:t xml:space="preserve"> - adds an Acquisition details node to the selected item and selects it</w:t>
            </w:r>
            <w:r w:rsidR="004035FE">
              <w:t>.  If an Acquisition already exists for the movement, the Movement_Of_Material records are created so that no Acquired Material is initially included in the new acquisition (Movement_Of_Material) record.  If an Acquisition doesn’t exist for the movement, then all the Material is included.</w:t>
            </w:r>
          </w:p>
          <w:p w14:paraId="19D179E0" w14:textId="77777777" w:rsidR="00814F41" w:rsidRDefault="00814F41" w:rsidP="00D87EF4">
            <w:pPr>
              <w:spacing w:before="60"/>
            </w:pPr>
            <w:r>
              <w:t>The following options are enabled whenever an Accessions top level node that refers to an exchange is selected in the hierarchy:</w:t>
            </w:r>
          </w:p>
          <w:p w14:paraId="143D5846" w14:textId="77777777" w:rsidR="00814F41" w:rsidRDefault="00814F41" w:rsidP="00D87EF4">
            <w:pPr>
              <w:spacing w:before="60"/>
              <w:ind w:left="432"/>
            </w:pPr>
            <w:r>
              <w:t>Add Disposal to Selected Item - adds a Movement of Materials Leaf Node of type Disposal Details to the Exchange and selects it.</w:t>
            </w:r>
          </w:p>
        </w:tc>
      </w:tr>
    </w:tbl>
    <w:p w14:paraId="3CEEDAA6" w14:textId="77777777" w:rsidR="004610F7" w:rsidRPr="004610F7" w:rsidRDefault="004610F7" w:rsidP="004610F7"/>
    <w:p w14:paraId="3246DF2F" w14:textId="77777777" w:rsidR="00C2054C" w:rsidRDefault="00C2054C" w:rsidP="00840903">
      <w:pPr>
        <w:pStyle w:val="Heading4"/>
      </w:pPr>
      <w:bookmarkStart w:id="142" w:name="_Toc292878661"/>
      <w:r>
        <w:t>Accessions</w:t>
      </w:r>
      <w:r w:rsidR="00F50FBB">
        <w:t xml:space="preserve"> &amp; Exchanges</w:t>
      </w:r>
      <w:r>
        <w:t xml:space="preserve"> Folder</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6589"/>
      </w:tblGrid>
      <w:tr w:rsidR="00C2054C" w14:paraId="5DF98D3E" w14:textId="77777777" w:rsidTr="00D87EF4">
        <w:tc>
          <w:tcPr>
            <w:tcW w:w="1728" w:type="dxa"/>
          </w:tcPr>
          <w:p w14:paraId="63ECCF7C" w14:textId="77777777" w:rsidR="00C2054C" w:rsidRPr="00D87EF4" w:rsidRDefault="00C2054C" w:rsidP="003D3B4F">
            <w:pPr>
              <w:pStyle w:val="TableRow"/>
              <w:rPr>
                <w:b/>
                <w:bCs/>
              </w:rPr>
            </w:pPr>
            <w:r w:rsidRPr="00D87EF4">
              <w:rPr>
                <w:b/>
                <w:bCs/>
              </w:rPr>
              <w:t>Node Type</w:t>
            </w:r>
          </w:p>
        </w:tc>
        <w:tc>
          <w:tcPr>
            <w:tcW w:w="6794" w:type="dxa"/>
          </w:tcPr>
          <w:p w14:paraId="0EE0B7D8" w14:textId="77777777" w:rsidR="00C2054C" w:rsidRDefault="00C2054C" w:rsidP="003D3B4F">
            <w:pPr>
              <w:pStyle w:val="TableRow"/>
            </w:pPr>
            <w:r>
              <w:t>Folder</w:t>
            </w:r>
          </w:p>
        </w:tc>
      </w:tr>
      <w:tr w:rsidR="00C2054C" w14:paraId="32D14D24" w14:textId="77777777" w:rsidTr="00D87EF4">
        <w:tc>
          <w:tcPr>
            <w:tcW w:w="1728" w:type="dxa"/>
          </w:tcPr>
          <w:p w14:paraId="49AC7111" w14:textId="77777777" w:rsidR="00C2054C" w:rsidRPr="00D87EF4" w:rsidRDefault="00C2054C" w:rsidP="003D3B4F">
            <w:pPr>
              <w:pStyle w:val="TableRow"/>
              <w:rPr>
                <w:b/>
                <w:bCs/>
              </w:rPr>
            </w:pPr>
            <w:r w:rsidRPr="00D87EF4">
              <w:rPr>
                <w:b/>
                <w:bCs/>
              </w:rPr>
              <w:t>Caption</w:t>
            </w:r>
          </w:p>
        </w:tc>
        <w:tc>
          <w:tcPr>
            <w:tcW w:w="6794" w:type="dxa"/>
          </w:tcPr>
          <w:p w14:paraId="777A8871" w14:textId="77777777" w:rsidR="00C2054C" w:rsidRDefault="00C2054C" w:rsidP="003D3B4F">
            <w:pPr>
              <w:pStyle w:val="TableRow"/>
            </w:pPr>
            <w:r>
              <w:t>Accessions</w:t>
            </w:r>
            <w:r w:rsidR="00F50FBB">
              <w:t xml:space="preserve"> &amp; Exchanges</w:t>
            </w:r>
          </w:p>
        </w:tc>
      </w:tr>
      <w:tr w:rsidR="00C2054C" w14:paraId="79261EF3" w14:textId="77777777" w:rsidTr="00D87EF4">
        <w:tc>
          <w:tcPr>
            <w:tcW w:w="1728" w:type="dxa"/>
          </w:tcPr>
          <w:p w14:paraId="22891BBF" w14:textId="77777777" w:rsidR="00C2054C" w:rsidRPr="00D87EF4" w:rsidRDefault="00C2054C" w:rsidP="003D3B4F">
            <w:pPr>
              <w:pStyle w:val="TableRow"/>
              <w:rPr>
                <w:b/>
                <w:bCs/>
              </w:rPr>
            </w:pPr>
            <w:r w:rsidRPr="00D87EF4">
              <w:rPr>
                <w:b/>
                <w:bCs/>
              </w:rPr>
              <w:t>Description</w:t>
            </w:r>
          </w:p>
        </w:tc>
        <w:tc>
          <w:tcPr>
            <w:tcW w:w="6794" w:type="dxa"/>
          </w:tcPr>
          <w:p w14:paraId="00FA34AC" w14:textId="77777777" w:rsidR="00C2054C" w:rsidRDefault="00C2054C" w:rsidP="003D3B4F">
            <w:pPr>
              <w:pStyle w:val="TableRow"/>
            </w:pPr>
            <w:r>
              <w:t>Folder that contains the list of accessions linked to a top level node (e.g. a specimen).</w:t>
            </w:r>
          </w:p>
          <w:p w14:paraId="19C36C80" w14:textId="77777777" w:rsidR="007633EB" w:rsidRDefault="007633EB" w:rsidP="003D3B4F">
            <w:pPr>
              <w:pStyle w:val="TableRow"/>
            </w:pPr>
            <w:r>
              <w:t>Accepts drag and drop of existing Accessions, Accessions and Acquisitions or Exchanges from the Collections Browser - behaviour is the same as the Link to Existing option on the Add button.</w:t>
            </w:r>
          </w:p>
        </w:tc>
      </w:tr>
      <w:tr w:rsidR="00C2054C" w14:paraId="32820225" w14:textId="77777777" w:rsidTr="00D87EF4">
        <w:tc>
          <w:tcPr>
            <w:tcW w:w="1728" w:type="dxa"/>
          </w:tcPr>
          <w:p w14:paraId="467E3B50" w14:textId="77777777" w:rsidR="00C2054C" w:rsidRPr="00D87EF4" w:rsidRDefault="00C2054C" w:rsidP="003D3B4F">
            <w:pPr>
              <w:pStyle w:val="TableRow"/>
              <w:rPr>
                <w:b/>
                <w:bCs/>
              </w:rPr>
            </w:pPr>
            <w:r w:rsidRPr="00D87EF4">
              <w:rPr>
                <w:b/>
                <w:bCs/>
              </w:rPr>
              <w:lastRenderedPageBreak/>
              <w:t>Details Screen</w:t>
            </w:r>
          </w:p>
        </w:tc>
        <w:tc>
          <w:tcPr>
            <w:tcW w:w="6794" w:type="dxa"/>
          </w:tcPr>
          <w:p w14:paraId="73B64500" w14:textId="77777777" w:rsidR="00C2054C" w:rsidRDefault="00C2054C" w:rsidP="003D3B4F">
            <w:pPr>
              <w:pStyle w:val="TableRow"/>
            </w:pPr>
            <w:r>
              <w:t>TfraListViewer</w:t>
            </w:r>
          </w:p>
        </w:tc>
      </w:tr>
      <w:tr w:rsidR="00C2054C" w14:paraId="53A60CA4" w14:textId="77777777" w:rsidTr="00D87EF4">
        <w:tc>
          <w:tcPr>
            <w:tcW w:w="1728" w:type="dxa"/>
          </w:tcPr>
          <w:p w14:paraId="409903B5" w14:textId="77777777" w:rsidR="00C2054C" w:rsidRPr="00D87EF4" w:rsidRDefault="00C2054C" w:rsidP="003D3B4F">
            <w:pPr>
              <w:pStyle w:val="TableRow"/>
              <w:rPr>
                <w:b/>
                <w:bCs/>
              </w:rPr>
            </w:pPr>
            <w:r w:rsidRPr="00D87EF4">
              <w:rPr>
                <w:b/>
                <w:bCs/>
              </w:rPr>
              <w:t>Child Nodes</w:t>
            </w:r>
          </w:p>
        </w:tc>
        <w:tc>
          <w:tcPr>
            <w:tcW w:w="6794" w:type="dxa"/>
          </w:tcPr>
          <w:p w14:paraId="49300E6B" w14:textId="77777777" w:rsidR="00C2054C" w:rsidRDefault="00DA1E7F" w:rsidP="003D3B4F">
            <w:pPr>
              <w:pStyle w:val="TableRow"/>
            </w:pPr>
            <w:r>
              <w:t xml:space="preserve">Accessions </w:t>
            </w:r>
            <w:r w:rsidR="00C2054C">
              <w:t>Leaf Node</w:t>
            </w:r>
          </w:p>
        </w:tc>
      </w:tr>
      <w:tr w:rsidR="00C2054C" w14:paraId="5339DB1B" w14:textId="77777777" w:rsidTr="00D87EF4">
        <w:tc>
          <w:tcPr>
            <w:tcW w:w="1728" w:type="dxa"/>
          </w:tcPr>
          <w:p w14:paraId="243FCD64" w14:textId="77777777" w:rsidR="00C2054C" w:rsidRPr="00D87EF4" w:rsidRDefault="00C2054C" w:rsidP="003D3B4F">
            <w:pPr>
              <w:pStyle w:val="TableRow"/>
              <w:rPr>
                <w:b/>
                <w:bCs/>
              </w:rPr>
            </w:pPr>
            <w:r w:rsidRPr="00D87EF4">
              <w:rPr>
                <w:b/>
                <w:bCs/>
              </w:rPr>
              <w:t>Add Button Options</w:t>
            </w:r>
          </w:p>
        </w:tc>
        <w:tc>
          <w:tcPr>
            <w:tcW w:w="6794" w:type="dxa"/>
          </w:tcPr>
          <w:p w14:paraId="3EB738B0" w14:textId="77777777" w:rsidR="00C2054C" w:rsidRDefault="00C2054C" w:rsidP="00AE09F2">
            <w:pPr>
              <w:pStyle w:val="TableRow"/>
            </w:pPr>
            <w:r>
              <w:t>Add Accession - creates a new</w:t>
            </w:r>
            <w:r w:rsidR="00DA1E7F">
              <w:t xml:space="preserve"> Accessions Leaf Node with Movement_Type=</w:t>
            </w:r>
            <w:r w:rsidR="00AE09F2">
              <w:t>0</w:t>
            </w:r>
            <w:r w:rsidR="00F574B1">
              <w:t xml:space="preserve">.  The node is placed inside the folder and selected in Edit mode. </w:t>
            </w:r>
            <w:r w:rsidR="00AE09F2">
              <w:t>The node has an Accession Detail node created within it.</w:t>
            </w:r>
            <w:r w:rsidR="00F574B1">
              <w:t xml:space="preserve"> When saved, the current top-level node is linked to the new Accession</w:t>
            </w:r>
            <w:r w:rsidR="007846D4">
              <w:t xml:space="preserve"> (it appears in the appropriate sub folder within the Objects folder when the new Accession’s top level node is viewed).</w:t>
            </w:r>
          </w:p>
          <w:p w14:paraId="16069D18" w14:textId="77777777" w:rsidR="00F574B1" w:rsidRDefault="001E3354" w:rsidP="00F574B1">
            <w:pPr>
              <w:pStyle w:val="TableRow"/>
            </w:pPr>
            <w:r>
              <w:t>Add Accession and Acquisition - creates a new Accession</w:t>
            </w:r>
            <w:r w:rsidR="00AE09F2">
              <w:t>s Leaf Node with Movement_Type=0</w:t>
            </w:r>
            <w:r>
              <w:t xml:space="preserve">.  </w:t>
            </w:r>
            <w:r w:rsidR="00AE09F2">
              <w:t xml:space="preserve">The node has an Acuisition Detail node created within it (as well as the Accession Detail node).  </w:t>
            </w:r>
            <w:r w:rsidR="00F574B1">
              <w:t>The node is placed inside the folder and selected in Edit mode.  When saved, the current top-level node is linked to the new Accession</w:t>
            </w:r>
            <w:r w:rsidR="007846D4">
              <w:t xml:space="preserve"> (it appears in the appropriate sub folder within the Objects folder when the new Accession’s top level node is viewed).</w:t>
            </w:r>
          </w:p>
          <w:p w14:paraId="16C55D70" w14:textId="77777777" w:rsidR="00F574B1" w:rsidRDefault="00DA1E7F" w:rsidP="00BF0D41">
            <w:pPr>
              <w:pStyle w:val="TableRow"/>
            </w:pPr>
            <w:r>
              <w:t>Add Exchange</w:t>
            </w:r>
            <w:r w:rsidR="00F574B1">
              <w:t xml:space="preserve"> - creates a new Accessions Leaf Node with Movement_Type=</w:t>
            </w:r>
            <w:r w:rsidR="00BF0D41">
              <w:t>1</w:t>
            </w:r>
            <w:r w:rsidR="00F574B1">
              <w:t>.  The node is placed inside the folder and selected in Edit mode.  When saved, the current top-level node is linked to the new Exchange (outbound Movement_Direction)</w:t>
            </w:r>
            <w:r w:rsidR="007846D4">
              <w:t xml:space="preserve"> (it appears in the appropriate sub folder within the Movement Out\Objects folder when the new Accession’s top level node is viewed).</w:t>
            </w:r>
          </w:p>
          <w:p w14:paraId="2C9E629D" w14:textId="77777777" w:rsidR="00C2054C" w:rsidRDefault="00C2054C" w:rsidP="003D3B4F">
            <w:pPr>
              <w:pStyle w:val="TableRow"/>
            </w:pPr>
            <w:r>
              <w:t>Link to Existing</w:t>
            </w:r>
            <w:r w:rsidR="008912D0">
              <w:t xml:space="preserve"> - displays a Find dialog for accessions (including exchanges).  If the user selects an accession and clicks Ok then the accession is added to the folder and linked to the current top-level collection unit.  The newly linked accession is then selected.</w:t>
            </w:r>
          </w:p>
        </w:tc>
      </w:tr>
    </w:tbl>
    <w:p w14:paraId="6D976BE1" w14:textId="77777777" w:rsidR="00C2054C" w:rsidRPr="004610F7" w:rsidRDefault="00C2054C" w:rsidP="00C2054C"/>
    <w:p w14:paraId="6512851B" w14:textId="77777777" w:rsidR="008912D0" w:rsidRDefault="00DA1E7F" w:rsidP="00840903">
      <w:pPr>
        <w:pStyle w:val="Heading4"/>
      </w:pPr>
      <w:bookmarkStart w:id="143" w:name="_Toc292878662"/>
      <w:r>
        <w:t xml:space="preserve">Accessions </w:t>
      </w:r>
      <w:r w:rsidR="008912D0">
        <w:t>Leaf Node</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8912D0" w14:paraId="676D4FF0" w14:textId="77777777" w:rsidTr="00D87EF4">
        <w:tc>
          <w:tcPr>
            <w:tcW w:w="1728" w:type="dxa"/>
          </w:tcPr>
          <w:p w14:paraId="12894C15" w14:textId="77777777" w:rsidR="008912D0" w:rsidRPr="00D87EF4" w:rsidRDefault="008912D0" w:rsidP="003D3B4F">
            <w:pPr>
              <w:pStyle w:val="TableRow"/>
              <w:rPr>
                <w:b/>
                <w:bCs/>
              </w:rPr>
            </w:pPr>
            <w:r w:rsidRPr="00D87EF4">
              <w:rPr>
                <w:b/>
                <w:bCs/>
              </w:rPr>
              <w:t>Node Type</w:t>
            </w:r>
          </w:p>
        </w:tc>
        <w:tc>
          <w:tcPr>
            <w:tcW w:w="6794" w:type="dxa"/>
          </w:tcPr>
          <w:p w14:paraId="38386AFD" w14:textId="77777777" w:rsidR="008912D0" w:rsidRDefault="008912D0" w:rsidP="003D3B4F">
            <w:pPr>
              <w:pStyle w:val="TableRow"/>
            </w:pPr>
            <w:r>
              <w:t>Leaf node</w:t>
            </w:r>
          </w:p>
        </w:tc>
      </w:tr>
      <w:tr w:rsidR="008912D0" w14:paraId="2DF3CCE0" w14:textId="77777777" w:rsidTr="00D87EF4">
        <w:tc>
          <w:tcPr>
            <w:tcW w:w="1728" w:type="dxa"/>
          </w:tcPr>
          <w:p w14:paraId="67A096D5" w14:textId="77777777" w:rsidR="008912D0" w:rsidRPr="00D87EF4" w:rsidRDefault="008912D0" w:rsidP="003D3B4F">
            <w:pPr>
              <w:pStyle w:val="TableRow"/>
              <w:rPr>
                <w:b/>
                <w:bCs/>
              </w:rPr>
            </w:pPr>
            <w:r w:rsidRPr="00D87EF4">
              <w:rPr>
                <w:b/>
                <w:bCs/>
              </w:rPr>
              <w:t>Caption</w:t>
            </w:r>
          </w:p>
        </w:tc>
        <w:tc>
          <w:tcPr>
            <w:tcW w:w="6794" w:type="dxa"/>
          </w:tcPr>
          <w:p w14:paraId="16C751C2" w14:textId="77777777" w:rsidR="008912D0" w:rsidRDefault="008912D0" w:rsidP="008912D0">
            <w:pPr>
              <w:pStyle w:val="TableRow"/>
            </w:pPr>
            <w:r>
              <w:t>Accession (&lt;Movement.Number&gt;) - &lt;Movement vague date&gt;</w:t>
            </w:r>
          </w:p>
          <w:p w14:paraId="779833EC" w14:textId="77777777" w:rsidR="008912D0" w:rsidRDefault="008912D0" w:rsidP="008912D0">
            <w:pPr>
              <w:pStyle w:val="TableRow"/>
            </w:pPr>
            <w:r>
              <w:t>or</w:t>
            </w:r>
          </w:p>
          <w:p w14:paraId="250CEAA2" w14:textId="77777777" w:rsidR="008912D0" w:rsidRDefault="008912D0" w:rsidP="008912D0">
            <w:pPr>
              <w:pStyle w:val="TableRow"/>
            </w:pPr>
            <w:r>
              <w:t>Exchange (&lt;Movement.Number&gt;) - &lt;Movement vague date&gt;</w:t>
            </w:r>
          </w:p>
          <w:p w14:paraId="7B92131A" w14:textId="77777777" w:rsidR="008912D0" w:rsidRDefault="008912D0" w:rsidP="008912D0">
            <w:pPr>
              <w:pStyle w:val="TableRow"/>
            </w:pPr>
            <w:r>
              <w:t>The Exchange option is used where the Movement.Movement_Type field indicates that the node is an Exchange.</w:t>
            </w:r>
          </w:p>
        </w:tc>
      </w:tr>
      <w:tr w:rsidR="008912D0" w14:paraId="0F15AF63" w14:textId="77777777" w:rsidTr="00D87EF4">
        <w:tc>
          <w:tcPr>
            <w:tcW w:w="1728" w:type="dxa"/>
          </w:tcPr>
          <w:p w14:paraId="7D076DBC" w14:textId="77777777" w:rsidR="008912D0" w:rsidRPr="00D87EF4" w:rsidRDefault="008912D0" w:rsidP="003D3B4F">
            <w:pPr>
              <w:pStyle w:val="TableRow"/>
              <w:rPr>
                <w:b/>
                <w:bCs/>
              </w:rPr>
            </w:pPr>
            <w:r w:rsidRPr="00D87EF4">
              <w:rPr>
                <w:b/>
                <w:bCs/>
              </w:rPr>
              <w:t>Description</w:t>
            </w:r>
          </w:p>
        </w:tc>
        <w:tc>
          <w:tcPr>
            <w:tcW w:w="6794" w:type="dxa"/>
          </w:tcPr>
          <w:p w14:paraId="2109C6A0" w14:textId="77777777" w:rsidR="008912D0" w:rsidRDefault="008912D0" w:rsidP="003D3B4F">
            <w:pPr>
              <w:pStyle w:val="TableRow"/>
            </w:pPr>
            <w:r>
              <w:t>Leaf node for displaying the details of an accession, accession with acquisition or and exchange.  Contained within an Accessions</w:t>
            </w:r>
            <w:r w:rsidR="00F50FBB">
              <w:t xml:space="preserve"> &amp; Exchanges</w:t>
            </w:r>
            <w:r>
              <w:t xml:space="preserve"> Folder node.</w:t>
            </w:r>
          </w:p>
        </w:tc>
      </w:tr>
      <w:tr w:rsidR="008912D0" w14:paraId="61CA4B23" w14:textId="77777777" w:rsidTr="00D87EF4">
        <w:tc>
          <w:tcPr>
            <w:tcW w:w="1728" w:type="dxa"/>
          </w:tcPr>
          <w:p w14:paraId="4DF61279" w14:textId="77777777" w:rsidR="008912D0" w:rsidRPr="00D87EF4" w:rsidRDefault="008912D0" w:rsidP="003D3B4F">
            <w:pPr>
              <w:pStyle w:val="TableRow"/>
              <w:rPr>
                <w:b/>
                <w:bCs/>
              </w:rPr>
            </w:pPr>
            <w:r w:rsidRPr="00D87EF4">
              <w:rPr>
                <w:b/>
                <w:bCs/>
              </w:rPr>
              <w:lastRenderedPageBreak/>
              <w:t>Details Screen</w:t>
            </w:r>
          </w:p>
        </w:tc>
        <w:tc>
          <w:tcPr>
            <w:tcW w:w="6794" w:type="dxa"/>
          </w:tcPr>
          <w:p w14:paraId="742F9DEC" w14:textId="77777777" w:rsidR="008912D0" w:rsidRDefault="008912D0" w:rsidP="003D3B4F">
            <w:pPr>
              <w:pStyle w:val="TableRow"/>
            </w:pPr>
            <w:r>
              <w:t>TfraMovement</w:t>
            </w:r>
          </w:p>
        </w:tc>
      </w:tr>
      <w:tr w:rsidR="008912D0" w14:paraId="2FC48310" w14:textId="77777777" w:rsidTr="00D87EF4">
        <w:tc>
          <w:tcPr>
            <w:tcW w:w="1728" w:type="dxa"/>
          </w:tcPr>
          <w:p w14:paraId="28B166D7" w14:textId="77777777" w:rsidR="008912D0" w:rsidRPr="00D87EF4" w:rsidRDefault="008912D0" w:rsidP="003D3B4F">
            <w:pPr>
              <w:pStyle w:val="TableRow"/>
              <w:rPr>
                <w:b/>
                <w:bCs/>
              </w:rPr>
            </w:pPr>
            <w:r w:rsidRPr="00D87EF4">
              <w:rPr>
                <w:b/>
                <w:bCs/>
              </w:rPr>
              <w:t>Add Button Options</w:t>
            </w:r>
          </w:p>
        </w:tc>
        <w:tc>
          <w:tcPr>
            <w:tcW w:w="6794" w:type="dxa"/>
          </w:tcPr>
          <w:p w14:paraId="38C319E0" w14:textId="77777777" w:rsidR="008912D0" w:rsidRDefault="008912D0" w:rsidP="003D3B4F">
            <w:pPr>
              <w:pStyle w:val="TableRow"/>
            </w:pPr>
            <w:r>
              <w:t xml:space="preserve">Add Button options are the same as the </w:t>
            </w:r>
            <w:r w:rsidR="003D3B4F">
              <w:t xml:space="preserve">parent Accessions </w:t>
            </w:r>
            <w:r w:rsidR="00F50FBB">
              <w:t xml:space="preserve">&amp; Exchanges </w:t>
            </w:r>
            <w:r w:rsidR="003D3B4F">
              <w:t>Folder node.</w:t>
            </w:r>
          </w:p>
        </w:tc>
      </w:tr>
      <w:tr w:rsidR="00704E80" w14:paraId="07D79C62" w14:textId="77777777" w:rsidTr="00D87EF4">
        <w:tc>
          <w:tcPr>
            <w:tcW w:w="1728" w:type="dxa"/>
          </w:tcPr>
          <w:p w14:paraId="20E4CABD" w14:textId="77777777" w:rsidR="00704E80" w:rsidRPr="00D87EF4" w:rsidRDefault="00704E80" w:rsidP="003D3B4F">
            <w:pPr>
              <w:pStyle w:val="TableRow"/>
              <w:rPr>
                <w:b/>
                <w:bCs/>
              </w:rPr>
            </w:pPr>
            <w:r w:rsidRPr="00D87EF4">
              <w:rPr>
                <w:b/>
                <w:bCs/>
              </w:rPr>
              <w:t>Navigation</w:t>
            </w:r>
          </w:p>
        </w:tc>
        <w:tc>
          <w:tcPr>
            <w:tcW w:w="6794" w:type="dxa"/>
          </w:tcPr>
          <w:p w14:paraId="04428AE8" w14:textId="77777777" w:rsidR="00704E80" w:rsidRDefault="00195FC3" w:rsidP="003D3B4F">
            <w:pPr>
              <w:pStyle w:val="TableRow"/>
            </w:pPr>
            <w:r>
              <w:t>When double cli</w:t>
            </w:r>
            <w:r w:rsidR="00DA1E7F">
              <w:t xml:space="preserve">cked displays an Accessions </w:t>
            </w:r>
            <w:r>
              <w:t>(Top Level) node for the selected item.</w:t>
            </w:r>
          </w:p>
        </w:tc>
      </w:tr>
    </w:tbl>
    <w:p w14:paraId="7597149E" w14:textId="77777777" w:rsidR="008912D0" w:rsidRDefault="008912D0" w:rsidP="008912D0"/>
    <w:p w14:paraId="3FFEFA5E" w14:textId="77777777" w:rsidR="00CE0CB3" w:rsidRDefault="00CE0CB3" w:rsidP="00840903">
      <w:pPr>
        <w:pStyle w:val="Heading4"/>
      </w:pPr>
      <w:bookmarkStart w:id="144" w:name="_Toc292878663"/>
      <w:r>
        <w:t>Collection Unit Included In Folder</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6620"/>
      </w:tblGrid>
      <w:tr w:rsidR="00CE0CB3" w14:paraId="1EB6EB56" w14:textId="77777777" w:rsidTr="00D87EF4">
        <w:tc>
          <w:tcPr>
            <w:tcW w:w="1728" w:type="dxa"/>
          </w:tcPr>
          <w:p w14:paraId="33D7C37D" w14:textId="77777777" w:rsidR="00CE0CB3" w:rsidRPr="00D87EF4" w:rsidRDefault="00CE0CB3" w:rsidP="005946FC">
            <w:pPr>
              <w:pStyle w:val="TableRow"/>
              <w:rPr>
                <w:b/>
                <w:bCs/>
              </w:rPr>
            </w:pPr>
            <w:r w:rsidRPr="00D87EF4">
              <w:rPr>
                <w:b/>
                <w:bCs/>
              </w:rPr>
              <w:t>Node Type</w:t>
            </w:r>
          </w:p>
        </w:tc>
        <w:tc>
          <w:tcPr>
            <w:tcW w:w="6794" w:type="dxa"/>
          </w:tcPr>
          <w:p w14:paraId="777355FE" w14:textId="77777777" w:rsidR="00CE0CB3" w:rsidRDefault="00CE0CB3" w:rsidP="005946FC">
            <w:pPr>
              <w:pStyle w:val="TableRow"/>
            </w:pPr>
            <w:r>
              <w:t>Folder</w:t>
            </w:r>
          </w:p>
        </w:tc>
      </w:tr>
      <w:tr w:rsidR="00CE0CB3" w14:paraId="7BC9FC3E" w14:textId="77777777" w:rsidTr="00D87EF4">
        <w:tc>
          <w:tcPr>
            <w:tcW w:w="1728" w:type="dxa"/>
          </w:tcPr>
          <w:p w14:paraId="6A6EF1AB" w14:textId="77777777" w:rsidR="00CE0CB3" w:rsidRPr="00D87EF4" w:rsidRDefault="00CE0CB3" w:rsidP="005946FC">
            <w:pPr>
              <w:pStyle w:val="TableRow"/>
              <w:rPr>
                <w:b/>
                <w:bCs/>
              </w:rPr>
            </w:pPr>
            <w:r w:rsidRPr="00D87EF4">
              <w:rPr>
                <w:b/>
                <w:bCs/>
              </w:rPr>
              <w:t>Caption</w:t>
            </w:r>
          </w:p>
        </w:tc>
        <w:tc>
          <w:tcPr>
            <w:tcW w:w="6794" w:type="dxa"/>
          </w:tcPr>
          <w:p w14:paraId="3D3A2C80" w14:textId="77777777" w:rsidR="00CE0CB3" w:rsidRDefault="00CE0CB3" w:rsidP="005946FC">
            <w:pPr>
              <w:pStyle w:val="TableRow"/>
            </w:pPr>
            <w:r>
              <w:t>Included In</w:t>
            </w:r>
          </w:p>
        </w:tc>
      </w:tr>
      <w:tr w:rsidR="00CE0CB3" w14:paraId="5828440E" w14:textId="77777777" w:rsidTr="00D87EF4">
        <w:tc>
          <w:tcPr>
            <w:tcW w:w="1728" w:type="dxa"/>
          </w:tcPr>
          <w:p w14:paraId="0EDEDD3F" w14:textId="77777777" w:rsidR="00CE0CB3" w:rsidRPr="00D87EF4" w:rsidRDefault="00CE0CB3" w:rsidP="005946FC">
            <w:pPr>
              <w:pStyle w:val="TableRow"/>
              <w:rPr>
                <w:b/>
                <w:bCs/>
              </w:rPr>
            </w:pPr>
            <w:r w:rsidRPr="00D87EF4">
              <w:rPr>
                <w:b/>
                <w:bCs/>
              </w:rPr>
              <w:t>Description</w:t>
            </w:r>
          </w:p>
        </w:tc>
        <w:tc>
          <w:tcPr>
            <w:tcW w:w="6794" w:type="dxa"/>
          </w:tcPr>
          <w:p w14:paraId="16DA8425" w14:textId="77777777" w:rsidR="00305703" w:rsidRDefault="00305703" w:rsidP="00305703">
            <w:pPr>
              <w:pStyle w:val="TableRow"/>
            </w:pPr>
            <w:r>
              <w:t>For collection top level nodes</w:t>
            </w:r>
          </w:p>
          <w:p w14:paraId="580C3324" w14:textId="77777777" w:rsidR="0006053B" w:rsidRDefault="00305703" w:rsidP="00D87EF4">
            <w:pPr>
              <w:pStyle w:val="TableRow"/>
              <w:ind w:left="432"/>
            </w:pPr>
            <w:r>
              <w:t xml:space="preserve">Folder containing the collection holding this collection as a </w:t>
            </w:r>
            <w:r w:rsidR="002641BD">
              <w:t>sub-collection</w:t>
            </w:r>
            <w:r>
              <w:t xml:space="preserve"> if one exists.  This is the item referred to by the Collection.</w:t>
            </w:r>
            <w:r w:rsidRPr="00305703">
              <w:t>Parent_Collection_Collection_Unit_Key</w:t>
            </w:r>
            <w:r>
              <w:t xml:space="preserve"> field.</w:t>
            </w:r>
          </w:p>
          <w:p w14:paraId="6712D2A7" w14:textId="77777777" w:rsidR="00BF289A" w:rsidRDefault="00BF289A" w:rsidP="00BF289A">
            <w:pPr>
              <w:pStyle w:val="TableRow"/>
            </w:pPr>
            <w:r>
              <w:t>The container of an item is identified through the Current Location field on its General Tab.</w:t>
            </w:r>
          </w:p>
        </w:tc>
      </w:tr>
      <w:tr w:rsidR="00CE0CB3" w14:paraId="75F87548" w14:textId="77777777" w:rsidTr="00D87EF4">
        <w:tc>
          <w:tcPr>
            <w:tcW w:w="1728" w:type="dxa"/>
          </w:tcPr>
          <w:p w14:paraId="1BC7C2CD" w14:textId="77777777" w:rsidR="00CE0CB3" w:rsidRPr="00D87EF4" w:rsidRDefault="00CE0CB3" w:rsidP="005946FC">
            <w:pPr>
              <w:pStyle w:val="TableRow"/>
              <w:rPr>
                <w:b/>
                <w:bCs/>
              </w:rPr>
            </w:pPr>
            <w:r w:rsidRPr="00D87EF4">
              <w:rPr>
                <w:b/>
                <w:bCs/>
              </w:rPr>
              <w:t>Details Screen</w:t>
            </w:r>
          </w:p>
        </w:tc>
        <w:tc>
          <w:tcPr>
            <w:tcW w:w="6794" w:type="dxa"/>
          </w:tcPr>
          <w:p w14:paraId="5988F3A9" w14:textId="77777777" w:rsidR="00CE0CB3" w:rsidRDefault="00CE0CB3" w:rsidP="005946FC">
            <w:pPr>
              <w:pStyle w:val="TableRow"/>
            </w:pPr>
            <w:r>
              <w:t>TfraListViewer</w:t>
            </w:r>
          </w:p>
        </w:tc>
      </w:tr>
      <w:tr w:rsidR="00CE0CB3" w14:paraId="093B1EDA" w14:textId="77777777" w:rsidTr="00D87EF4">
        <w:tc>
          <w:tcPr>
            <w:tcW w:w="1728" w:type="dxa"/>
          </w:tcPr>
          <w:p w14:paraId="57B831A8" w14:textId="77777777" w:rsidR="00CE0CB3" w:rsidRPr="00D87EF4" w:rsidRDefault="00CE0CB3" w:rsidP="005946FC">
            <w:pPr>
              <w:pStyle w:val="TableRow"/>
              <w:rPr>
                <w:b/>
                <w:bCs/>
              </w:rPr>
            </w:pPr>
            <w:r w:rsidRPr="00D87EF4">
              <w:rPr>
                <w:b/>
                <w:bCs/>
              </w:rPr>
              <w:t>Child Nodes</w:t>
            </w:r>
          </w:p>
        </w:tc>
        <w:tc>
          <w:tcPr>
            <w:tcW w:w="6794" w:type="dxa"/>
          </w:tcPr>
          <w:p w14:paraId="5055E674" w14:textId="77777777" w:rsidR="00CE0CB3" w:rsidRDefault="00CE0CB3" w:rsidP="009031F2">
            <w:pPr>
              <w:pStyle w:val="TableRow"/>
            </w:pPr>
            <w:r>
              <w:t>Store Leaf Node</w:t>
            </w:r>
          </w:p>
          <w:p w14:paraId="0A76C39D" w14:textId="77777777" w:rsidR="00CE0CB3" w:rsidRDefault="00CE0CB3" w:rsidP="00CE0CB3">
            <w:pPr>
              <w:pStyle w:val="TableRow"/>
            </w:pPr>
            <w:r>
              <w:t>or Collection Leaf Node</w:t>
            </w:r>
          </w:p>
        </w:tc>
      </w:tr>
      <w:tr w:rsidR="00CE0CB3" w14:paraId="4B11A45F" w14:textId="77777777" w:rsidTr="00D87EF4">
        <w:tc>
          <w:tcPr>
            <w:tcW w:w="1728" w:type="dxa"/>
          </w:tcPr>
          <w:p w14:paraId="3C1B493E" w14:textId="77777777" w:rsidR="00CE0CB3" w:rsidRPr="00D87EF4" w:rsidRDefault="00CE0CB3" w:rsidP="005946FC">
            <w:pPr>
              <w:pStyle w:val="TableRow"/>
              <w:rPr>
                <w:b/>
                <w:bCs/>
              </w:rPr>
            </w:pPr>
            <w:r w:rsidRPr="00D87EF4">
              <w:rPr>
                <w:b/>
                <w:bCs/>
              </w:rPr>
              <w:t>Add Button Options</w:t>
            </w:r>
          </w:p>
        </w:tc>
        <w:tc>
          <w:tcPr>
            <w:tcW w:w="6794" w:type="dxa"/>
          </w:tcPr>
          <w:p w14:paraId="7DD5A444" w14:textId="77777777" w:rsidR="00E97302" w:rsidRDefault="00CE0CB3" w:rsidP="005946FC">
            <w:pPr>
              <w:pStyle w:val="TableRow"/>
            </w:pPr>
            <w:r>
              <w:t>Add button caption changed to Link.  Displays a Find dialog for the selected collection unit type.  If an item is selected, then the existing item inside this folder (if there is one) is replaced with the new item.</w:t>
            </w:r>
            <w:r w:rsidR="00E97302">
              <w:t xml:space="preserve"> </w:t>
            </w:r>
          </w:p>
          <w:p w14:paraId="080BAF41" w14:textId="77777777" w:rsidR="00E97302" w:rsidRDefault="00E97302" w:rsidP="009031F2">
            <w:pPr>
              <w:pStyle w:val="TableRow"/>
            </w:pPr>
            <w:r>
              <w:t>For stores, a dialog is displayed ‘Is this a permanent move?’ with Yes and No option buttons.  If Yes is selected, then the selected top-level node’s Collection_Unit.Current_Container_Collection_Unit_Key and Usual_Container_Collection_Unit_Key are updated to point to the collection unit added to the folder.  The Current_Location_Code and Usual_Location_Code are updated to the Usual_Location_Code of the collection unit added to the folder.  If No is selected, then only the Current_Container_Collection_Unit_Key and Current_Location_Code fields are updated.</w:t>
            </w:r>
          </w:p>
          <w:p w14:paraId="434F0F7A" w14:textId="77777777" w:rsidR="00E97302" w:rsidRDefault="00E97302" w:rsidP="00E97302">
            <w:pPr>
              <w:pStyle w:val="TableRow"/>
            </w:pPr>
            <w:r>
              <w:t>For collections, the selected Collection_Unit.</w:t>
            </w:r>
            <w:r w:rsidR="009D04B0">
              <w:t>Parent_Collection_Unit_Key is updated to point to the collection unit added to the folder.</w:t>
            </w:r>
          </w:p>
        </w:tc>
      </w:tr>
    </w:tbl>
    <w:p w14:paraId="7EDB9D4F" w14:textId="77777777" w:rsidR="00CE0CB3" w:rsidRPr="004610F7" w:rsidRDefault="00CE0CB3" w:rsidP="00CE0CB3"/>
    <w:p w14:paraId="4A2EE6DF" w14:textId="77777777" w:rsidR="00CE0CB3" w:rsidRDefault="00CE0CB3" w:rsidP="00840903">
      <w:pPr>
        <w:pStyle w:val="Heading4"/>
      </w:pPr>
      <w:bookmarkStart w:id="145" w:name="_Toc292878664"/>
      <w:r>
        <w:lastRenderedPageBreak/>
        <w:t>Collection Units Includes Folder</w:t>
      </w:r>
      <w:bookmarkEnd w:id="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6614"/>
      </w:tblGrid>
      <w:tr w:rsidR="00CE0CB3" w14:paraId="7A2235F7" w14:textId="77777777" w:rsidTr="00D87EF4">
        <w:tc>
          <w:tcPr>
            <w:tcW w:w="1014" w:type="pct"/>
          </w:tcPr>
          <w:p w14:paraId="045BC691" w14:textId="77777777" w:rsidR="00CE0CB3" w:rsidRPr="00D87EF4" w:rsidRDefault="00CE0CB3" w:rsidP="005946FC">
            <w:pPr>
              <w:pStyle w:val="TableRow"/>
              <w:rPr>
                <w:b/>
                <w:bCs/>
              </w:rPr>
            </w:pPr>
            <w:r w:rsidRPr="00D87EF4">
              <w:rPr>
                <w:b/>
                <w:bCs/>
              </w:rPr>
              <w:t>Node Type</w:t>
            </w:r>
          </w:p>
        </w:tc>
        <w:tc>
          <w:tcPr>
            <w:tcW w:w="3986" w:type="pct"/>
          </w:tcPr>
          <w:p w14:paraId="4FDD5C13" w14:textId="77777777" w:rsidR="00CE0CB3" w:rsidRDefault="00CE0CB3" w:rsidP="005946FC">
            <w:pPr>
              <w:pStyle w:val="TableRow"/>
            </w:pPr>
            <w:r>
              <w:t>Folder</w:t>
            </w:r>
          </w:p>
        </w:tc>
      </w:tr>
      <w:tr w:rsidR="00CE0CB3" w14:paraId="1DDF642C" w14:textId="77777777" w:rsidTr="00D87EF4">
        <w:tc>
          <w:tcPr>
            <w:tcW w:w="1014" w:type="pct"/>
          </w:tcPr>
          <w:p w14:paraId="0D7D489C" w14:textId="77777777" w:rsidR="00CE0CB3" w:rsidRPr="00D87EF4" w:rsidRDefault="00CE0CB3" w:rsidP="005946FC">
            <w:pPr>
              <w:pStyle w:val="TableRow"/>
              <w:rPr>
                <w:b/>
                <w:bCs/>
              </w:rPr>
            </w:pPr>
            <w:r w:rsidRPr="00D87EF4">
              <w:rPr>
                <w:b/>
                <w:bCs/>
              </w:rPr>
              <w:t>Caption</w:t>
            </w:r>
          </w:p>
        </w:tc>
        <w:tc>
          <w:tcPr>
            <w:tcW w:w="3986" w:type="pct"/>
          </w:tcPr>
          <w:p w14:paraId="1A573029" w14:textId="77777777" w:rsidR="00CE0CB3" w:rsidRDefault="00E97302" w:rsidP="005946FC">
            <w:pPr>
              <w:pStyle w:val="TableRow"/>
            </w:pPr>
            <w:r>
              <w:t>Includes</w:t>
            </w:r>
          </w:p>
        </w:tc>
      </w:tr>
      <w:tr w:rsidR="00CE0CB3" w14:paraId="3DF918AF" w14:textId="77777777" w:rsidTr="00D87EF4">
        <w:tc>
          <w:tcPr>
            <w:tcW w:w="1014" w:type="pct"/>
          </w:tcPr>
          <w:p w14:paraId="1E12A635" w14:textId="77777777" w:rsidR="00CE0CB3" w:rsidRPr="00D87EF4" w:rsidRDefault="00CE0CB3" w:rsidP="005946FC">
            <w:pPr>
              <w:pStyle w:val="TableRow"/>
              <w:rPr>
                <w:b/>
                <w:bCs/>
              </w:rPr>
            </w:pPr>
            <w:r w:rsidRPr="00D87EF4">
              <w:rPr>
                <w:b/>
                <w:bCs/>
              </w:rPr>
              <w:t>Description</w:t>
            </w:r>
          </w:p>
        </w:tc>
        <w:tc>
          <w:tcPr>
            <w:tcW w:w="3986" w:type="pct"/>
          </w:tcPr>
          <w:p w14:paraId="4C7EF7E6" w14:textId="77777777" w:rsidR="00CE0CB3" w:rsidRDefault="00E97302" w:rsidP="005946FC">
            <w:pPr>
              <w:pStyle w:val="TableRow"/>
            </w:pPr>
            <w:r>
              <w:t>List of collection units included inside a top-level collection unit node that are of the same type as the top-level node.</w:t>
            </w:r>
          </w:p>
        </w:tc>
      </w:tr>
      <w:tr w:rsidR="00CE0CB3" w14:paraId="2DDBC2D4" w14:textId="77777777" w:rsidTr="00D87EF4">
        <w:tc>
          <w:tcPr>
            <w:tcW w:w="1014" w:type="pct"/>
          </w:tcPr>
          <w:p w14:paraId="1834BB28" w14:textId="77777777" w:rsidR="00CE0CB3" w:rsidRPr="00D87EF4" w:rsidRDefault="00CE0CB3" w:rsidP="005946FC">
            <w:pPr>
              <w:pStyle w:val="TableRow"/>
              <w:rPr>
                <w:b/>
                <w:bCs/>
              </w:rPr>
            </w:pPr>
            <w:r w:rsidRPr="00D87EF4">
              <w:rPr>
                <w:b/>
                <w:bCs/>
              </w:rPr>
              <w:t>Details Screen</w:t>
            </w:r>
          </w:p>
        </w:tc>
        <w:tc>
          <w:tcPr>
            <w:tcW w:w="3986" w:type="pct"/>
          </w:tcPr>
          <w:p w14:paraId="39FCAF3E" w14:textId="77777777" w:rsidR="00CE0CB3" w:rsidRDefault="00E97302" w:rsidP="005946FC">
            <w:pPr>
              <w:pStyle w:val="TableRow"/>
            </w:pPr>
            <w:r>
              <w:t>TfraListViewer</w:t>
            </w:r>
          </w:p>
        </w:tc>
      </w:tr>
      <w:tr w:rsidR="00CE0CB3" w14:paraId="2FC0FECA" w14:textId="77777777" w:rsidTr="00D87EF4">
        <w:tc>
          <w:tcPr>
            <w:tcW w:w="1014" w:type="pct"/>
          </w:tcPr>
          <w:p w14:paraId="62CE08AB" w14:textId="77777777" w:rsidR="00CE0CB3" w:rsidRPr="00D87EF4" w:rsidRDefault="00CE0CB3" w:rsidP="005946FC">
            <w:pPr>
              <w:pStyle w:val="TableRow"/>
              <w:rPr>
                <w:b/>
                <w:bCs/>
              </w:rPr>
            </w:pPr>
            <w:r w:rsidRPr="00D87EF4">
              <w:rPr>
                <w:b/>
                <w:bCs/>
              </w:rPr>
              <w:t>Child Nodes</w:t>
            </w:r>
          </w:p>
        </w:tc>
        <w:tc>
          <w:tcPr>
            <w:tcW w:w="3986" w:type="pct"/>
          </w:tcPr>
          <w:p w14:paraId="152F772B" w14:textId="77777777" w:rsidR="00E97302" w:rsidRDefault="00E97302" w:rsidP="00B43B78">
            <w:pPr>
              <w:pStyle w:val="TableRow"/>
            </w:pPr>
            <w:r>
              <w:t>Store Leaf Nodes</w:t>
            </w:r>
          </w:p>
          <w:p w14:paraId="58FB6770" w14:textId="77777777" w:rsidR="00CE0CB3" w:rsidRDefault="00E97302" w:rsidP="00E97302">
            <w:pPr>
              <w:pStyle w:val="TableRow"/>
            </w:pPr>
            <w:r>
              <w:t>or Collection Leaf Nodes</w:t>
            </w:r>
          </w:p>
          <w:p w14:paraId="3FBC2415" w14:textId="77777777" w:rsidR="009D04B0" w:rsidRDefault="009D04B0" w:rsidP="00E97302">
            <w:pPr>
              <w:pStyle w:val="TableRow"/>
            </w:pPr>
            <w:r>
              <w:t>For stores, child nodes are selected by finding collection units of the same type where the Current_Container_Collection_Unit_Key points to the current selected collection unit.  For collections, lists the collections where Parent_Collection_Unit_Key points to the selected collection.</w:t>
            </w:r>
          </w:p>
        </w:tc>
      </w:tr>
      <w:tr w:rsidR="00CE0CB3" w14:paraId="39C9E4FB" w14:textId="77777777" w:rsidTr="00D87EF4">
        <w:tc>
          <w:tcPr>
            <w:tcW w:w="1014" w:type="pct"/>
          </w:tcPr>
          <w:p w14:paraId="19FB57F6" w14:textId="77777777" w:rsidR="00CE0CB3" w:rsidRPr="00D87EF4" w:rsidRDefault="00CE0CB3" w:rsidP="005946FC">
            <w:pPr>
              <w:pStyle w:val="TableRow"/>
              <w:rPr>
                <w:b/>
                <w:bCs/>
              </w:rPr>
            </w:pPr>
            <w:r w:rsidRPr="00D87EF4">
              <w:rPr>
                <w:b/>
                <w:bCs/>
              </w:rPr>
              <w:t>Add Button Options</w:t>
            </w:r>
          </w:p>
        </w:tc>
        <w:tc>
          <w:tcPr>
            <w:tcW w:w="3986" w:type="pct"/>
          </w:tcPr>
          <w:p w14:paraId="5A6A4445" w14:textId="77777777" w:rsidR="00CE0CB3" w:rsidRDefault="009D04B0" w:rsidP="009D04B0">
            <w:pPr>
              <w:pStyle w:val="TableRow"/>
            </w:pPr>
            <w:r>
              <w:t>Add button caption changed to Link.  Displays a Find dialog for the selected collection unit type.  If an item is selected, then the new item is added to the folder and the database list that populated the folder.</w:t>
            </w:r>
          </w:p>
        </w:tc>
      </w:tr>
    </w:tbl>
    <w:p w14:paraId="116249D4" w14:textId="77777777" w:rsidR="00CE0CB3" w:rsidRPr="004610F7" w:rsidRDefault="00CE0CB3" w:rsidP="00CE0CB3"/>
    <w:p w14:paraId="02B6F8ED" w14:textId="77777777" w:rsidR="00CE0CB3" w:rsidRDefault="00CE0CB3" w:rsidP="00840903">
      <w:pPr>
        <w:pStyle w:val="Heading4"/>
      </w:pPr>
      <w:bookmarkStart w:id="146" w:name="_Toc292878665"/>
      <w:r>
        <w:t>Collection Units Other Links Folder</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6614"/>
      </w:tblGrid>
      <w:tr w:rsidR="00CE0CB3" w14:paraId="677599B1" w14:textId="77777777" w:rsidTr="00D87EF4">
        <w:tc>
          <w:tcPr>
            <w:tcW w:w="1014" w:type="pct"/>
          </w:tcPr>
          <w:p w14:paraId="40784456" w14:textId="77777777" w:rsidR="00CE0CB3" w:rsidRPr="00D87EF4" w:rsidRDefault="00CE0CB3" w:rsidP="005946FC">
            <w:pPr>
              <w:pStyle w:val="TableRow"/>
              <w:rPr>
                <w:b/>
                <w:bCs/>
              </w:rPr>
            </w:pPr>
            <w:r w:rsidRPr="00D87EF4">
              <w:rPr>
                <w:b/>
                <w:bCs/>
              </w:rPr>
              <w:t>Node Type</w:t>
            </w:r>
          </w:p>
        </w:tc>
        <w:tc>
          <w:tcPr>
            <w:tcW w:w="3986" w:type="pct"/>
          </w:tcPr>
          <w:p w14:paraId="60E25F79" w14:textId="77777777" w:rsidR="00CE0CB3" w:rsidRDefault="00CE0CB3" w:rsidP="005946FC">
            <w:pPr>
              <w:pStyle w:val="TableRow"/>
            </w:pPr>
            <w:r>
              <w:t>Folder</w:t>
            </w:r>
          </w:p>
        </w:tc>
      </w:tr>
      <w:tr w:rsidR="00CE0CB3" w14:paraId="58B08E60" w14:textId="77777777" w:rsidTr="00D87EF4">
        <w:tc>
          <w:tcPr>
            <w:tcW w:w="1014" w:type="pct"/>
          </w:tcPr>
          <w:p w14:paraId="25961B5B" w14:textId="77777777" w:rsidR="00CE0CB3" w:rsidRPr="00D87EF4" w:rsidRDefault="00CE0CB3" w:rsidP="005946FC">
            <w:pPr>
              <w:pStyle w:val="TableRow"/>
              <w:rPr>
                <w:b/>
                <w:bCs/>
              </w:rPr>
            </w:pPr>
            <w:r w:rsidRPr="00D87EF4">
              <w:rPr>
                <w:b/>
                <w:bCs/>
              </w:rPr>
              <w:t>Caption</w:t>
            </w:r>
          </w:p>
        </w:tc>
        <w:tc>
          <w:tcPr>
            <w:tcW w:w="3986" w:type="pct"/>
          </w:tcPr>
          <w:p w14:paraId="0AA435CC" w14:textId="77777777" w:rsidR="00CE0CB3" w:rsidRDefault="00CE0CB3" w:rsidP="005946FC">
            <w:pPr>
              <w:pStyle w:val="TableRow"/>
            </w:pPr>
            <w:r>
              <w:t>Other</w:t>
            </w:r>
            <w:r w:rsidR="004227F7">
              <w:t xml:space="preserve"> Relationships</w:t>
            </w:r>
          </w:p>
        </w:tc>
      </w:tr>
      <w:tr w:rsidR="00CE0CB3" w14:paraId="69578174" w14:textId="77777777" w:rsidTr="00D87EF4">
        <w:tc>
          <w:tcPr>
            <w:tcW w:w="1014" w:type="pct"/>
          </w:tcPr>
          <w:p w14:paraId="0852ECB8" w14:textId="77777777" w:rsidR="00CE0CB3" w:rsidRPr="00D87EF4" w:rsidRDefault="00CE0CB3" w:rsidP="005946FC">
            <w:pPr>
              <w:pStyle w:val="TableRow"/>
              <w:rPr>
                <w:b/>
                <w:bCs/>
              </w:rPr>
            </w:pPr>
            <w:r w:rsidRPr="00D87EF4">
              <w:rPr>
                <w:b/>
                <w:bCs/>
              </w:rPr>
              <w:t>Description</w:t>
            </w:r>
          </w:p>
        </w:tc>
        <w:tc>
          <w:tcPr>
            <w:tcW w:w="3986" w:type="pct"/>
          </w:tcPr>
          <w:p w14:paraId="704FFB46" w14:textId="77777777" w:rsidR="00CE0CB3" w:rsidRDefault="0007692E" w:rsidP="005946FC">
            <w:pPr>
              <w:pStyle w:val="TableRow"/>
            </w:pPr>
            <w:r>
              <w:t>Lists collection units that are related to the selected collection unit by an arbitrary relationship (detailed in Collection_Unit_Relation).  Related collection units are always of the same type as the selected collection unit top-level node.</w:t>
            </w:r>
          </w:p>
          <w:p w14:paraId="4767A19E" w14:textId="77777777" w:rsidR="008576AD" w:rsidRDefault="008576AD" w:rsidP="008576AD">
            <w:pPr>
              <w:pStyle w:val="TableRow"/>
            </w:pPr>
            <w:r>
              <w:t xml:space="preserve">Related collection units are included in the list if the following is true: </w:t>
            </w:r>
          </w:p>
          <w:p w14:paraId="6DB00788" w14:textId="77777777" w:rsidR="008576AD" w:rsidRDefault="008576AD" w:rsidP="008576AD">
            <w:pPr>
              <w:pStyle w:val="TableRow"/>
            </w:pPr>
            <w:r>
              <w:t>Collection_Unit_Relation.From_Collection_Unit_Key points to the current selected collection unit</w:t>
            </w:r>
          </w:p>
          <w:p w14:paraId="151DE425" w14:textId="77777777" w:rsidR="008576AD" w:rsidRDefault="008576AD" w:rsidP="008576AD">
            <w:pPr>
              <w:pStyle w:val="TableRow"/>
            </w:pPr>
            <w:r>
              <w:t>or</w:t>
            </w:r>
          </w:p>
          <w:p w14:paraId="36C61D1C" w14:textId="77777777" w:rsidR="008576AD" w:rsidRDefault="008576AD" w:rsidP="005946FC">
            <w:pPr>
              <w:pStyle w:val="TableRow"/>
            </w:pPr>
            <w:r>
              <w:t xml:space="preserve">Collection_Unit_Relation.To_Collection_Unit_Key points to the current selected collection unit and </w:t>
            </w:r>
            <w:r w:rsidR="00BD7E8A">
              <w:t>Semantic</w:t>
            </w:r>
            <w:r>
              <w:t>_Relation.Unidirectional=0 (</w:t>
            </w:r>
            <w:r w:rsidR="00BD7E8A">
              <w:t xml:space="preserve">i.e. </w:t>
            </w:r>
            <w:r>
              <w:t>not a one-way relationship).</w:t>
            </w:r>
          </w:p>
        </w:tc>
      </w:tr>
      <w:tr w:rsidR="00CE0CB3" w14:paraId="69F8B7BC" w14:textId="77777777" w:rsidTr="00D87EF4">
        <w:tc>
          <w:tcPr>
            <w:tcW w:w="1014" w:type="pct"/>
          </w:tcPr>
          <w:p w14:paraId="5D0E2784" w14:textId="77777777" w:rsidR="00CE0CB3" w:rsidRPr="00D87EF4" w:rsidRDefault="00CE0CB3" w:rsidP="005946FC">
            <w:pPr>
              <w:pStyle w:val="TableRow"/>
              <w:rPr>
                <w:b/>
                <w:bCs/>
              </w:rPr>
            </w:pPr>
            <w:r w:rsidRPr="00D87EF4">
              <w:rPr>
                <w:b/>
                <w:bCs/>
              </w:rPr>
              <w:t>Details Screen</w:t>
            </w:r>
          </w:p>
        </w:tc>
        <w:tc>
          <w:tcPr>
            <w:tcW w:w="3986" w:type="pct"/>
          </w:tcPr>
          <w:p w14:paraId="030ECDC5" w14:textId="77777777" w:rsidR="00CE0CB3" w:rsidRDefault="0007692E" w:rsidP="005946FC">
            <w:pPr>
              <w:pStyle w:val="TableRow"/>
            </w:pPr>
            <w:r>
              <w:t>TfraListViewer</w:t>
            </w:r>
          </w:p>
        </w:tc>
      </w:tr>
      <w:tr w:rsidR="00CE0CB3" w14:paraId="744C9585" w14:textId="77777777" w:rsidTr="00D87EF4">
        <w:tc>
          <w:tcPr>
            <w:tcW w:w="1014" w:type="pct"/>
          </w:tcPr>
          <w:p w14:paraId="05AD97D8" w14:textId="77777777" w:rsidR="00CE0CB3" w:rsidRPr="00D87EF4" w:rsidRDefault="00CE0CB3" w:rsidP="005946FC">
            <w:pPr>
              <w:pStyle w:val="TableRow"/>
              <w:rPr>
                <w:b/>
                <w:bCs/>
              </w:rPr>
            </w:pPr>
            <w:r w:rsidRPr="00D87EF4">
              <w:rPr>
                <w:b/>
                <w:bCs/>
              </w:rPr>
              <w:lastRenderedPageBreak/>
              <w:t>Child Nodes</w:t>
            </w:r>
          </w:p>
        </w:tc>
        <w:tc>
          <w:tcPr>
            <w:tcW w:w="3986" w:type="pct"/>
          </w:tcPr>
          <w:p w14:paraId="6FA6FD34" w14:textId="77777777" w:rsidR="00CE0CB3" w:rsidRDefault="0007692E" w:rsidP="0007692E">
            <w:pPr>
              <w:pStyle w:val="TableRow"/>
            </w:pPr>
            <w:r>
              <w:t>Collection Units Other Links Leaf Node</w:t>
            </w:r>
          </w:p>
        </w:tc>
      </w:tr>
      <w:tr w:rsidR="00CE0CB3" w14:paraId="44D0F71A" w14:textId="77777777" w:rsidTr="00D87EF4">
        <w:tc>
          <w:tcPr>
            <w:tcW w:w="1014" w:type="pct"/>
          </w:tcPr>
          <w:p w14:paraId="3911033B" w14:textId="77777777" w:rsidR="00CE0CB3" w:rsidRPr="00D87EF4" w:rsidRDefault="00CE0CB3" w:rsidP="005946FC">
            <w:pPr>
              <w:pStyle w:val="TableRow"/>
              <w:rPr>
                <w:b/>
                <w:bCs/>
              </w:rPr>
            </w:pPr>
            <w:r w:rsidRPr="00D87EF4">
              <w:rPr>
                <w:b/>
                <w:bCs/>
              </w:rPr>
              <w:t>Add Button Options</w:t>
            </w:r>
          </w:p>
        </w:tc>
        <w:tc>
          <w:tcPr>
            <w:tcW w:w="3986" w:type="pct"/>
          </w:tcPr>
          <w:p w14:paraId="5CB5C845" w14:textId="77777777" w:rsidR="00CE0CB3" w:rsidRDefault="002B192F" w:rsidP="005946FC">
            <w:pPr>
              <w:pStyle w:val="TableRow"/>
            </w:pPr>
            <w:r>
              <w:t>Creates a new Collection Units Other Links Leaf Node inside the folder and selects it.  When saved, the new item is related to the current selected collection unit.</w:t>
            </w:r>
          </w:p>
        </w:tc>
      </w:tr>
    </w:tbl>
    <w:p w14:paraId="1FA479D6" w14:textId="77777777" w:rsidR="00CE0CB3" w:rsidRPr="004610F7" w:rsidRDefault="00CE0CB3" w:rsidP="00CE0CB3"/>
    <w:p w14:paraId="03E2D4F9" w14:textId="77777777" w:rsidR="0007692E" w:rsidRDefault="0007692E" w:rsidP="00840903">
      <w:pPr>
        <w:pStyle w:val="Heading4"/>
      </w:pPr>
      <w:bookmarkStart w:id="147" w:name="_Toc292878666"/>
      <w:r>
        <w:t>Collection Units Other Links Leaf Node</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07692E" w14:paraId="40AA7715" w14:textId="77777777" w:rsidTr="00D87EF4">
        <w:tc>
          <w:tcPr>
            <w:tcW w:w="1728" w:type="dxa"/>
          </w:tcPr>
          <w:p w14:paraId="3010F9D9" w14:textId="77777777" w:rsidR="0007692E" w:rsidRPr="00D87EF4" w:rsidRDefault="0007692E" w:rsidP="005946FC">
            <w:pPr>
              <w:pStyle w:val="TableRow"/>
              <w:rPr>
                <w:b/>
                <w:bCs/>
              </w:rPr>
            </w:pPr>
            <w:r w:rsidRPr="00D87EF4">
              <w:rPr>
                <w:b/>
                <w:bCs/>
              </w:rPr>
              <w:t>Node Type</w:t>
            </w:r>
          </w:p>
        </w:tc>
        <w:tc>
          <w:tcPr>
            <w:tcW w:w="6794" w:type="dxa"/>
          </w:tcPr>
          <w:p w14:paraId="164DC5D0" w14:textId="77777777" w:rsidR="0007692E" w:rsidRDefault="0007692E" w:rsidP="005946FC">
            <w:pPr>
              <w:pStyle w:val="TableRow"/>
            </w:pPr>
            <w:r>
              <w:t>Leaf Node</w:t>
            </w:r>
          </w:p>
        </w:tc>
      </w:tr>
      <w:tr w:rsidR="0007692E" w14:paraId="474CAEDB" w14:textId="77777777" w:rsidTr="00D87EF4">
        <w:tc>
          <w:tcPr>
            <w:tcW w:w="1728" w:type="dxa"/>
          </w:tcPr>
          <w:p w14:paraId="66A73525" w14:textId="77777777" w:rsidR="0007692E" w:rsidRPr="00D87EF4" w:rsidRDefault="0007692E" w:rsidP="005946FC">
            <w:pPr>
              <w:pStyle w:val="TableRow"/>
              <w:rPr>
                <w:b/>
                <w:bCs/>
              </w:rPr>
            </w:pPr>
            <w:r w:rsidRPr="00D87EF4">
              <w:rPr>
                <w:b/>
                <w:bCs/>
              </w:rPr>
              <w:t>Caption</w:t>
            </w:r>
          </w:p>
        </w:tc>
        <w:tc>
          <w:tcPr>
            <w:tcW w:w="6794" w:type="dxa"/>
          </w:tcPr>
          <w:p w14:paraId="37AEC873" w14:textId="77777777" w:rsidR="0007692E" w:rsidRDefault="002B192F" w:rsidP="005946FC">
            <w:pPr>
              <w:pStyle w:val="TableRow"/>
            </w:pPr>
            <w:r>
              <w:t>Standard caption for the related collection unit (as used when the collection unit is displayed in the browser hierarchy).</w:t>
            </w:r>
          </w:p>
        </w:tc>
      </w:tr>
      <w:tr w:rsidR="0007692E" w14:paraId="5650A7BD" w14:textId="77777777" w:rsidTr="00D87EF4">
        <w:tc>
          <w:tcPr>
            <w:tcW w:w="1728" w:type="dxa"/>
          </w:tcPr>
          <w:p w14:paraId="63DCE18C" w14:textId="77777777" w:rsidR="0007692E" w:rsidRPr="00D87EF4" w:rsidRDefault="0007692E" w:rsidP="005946FC">
            <w:pPr>
              <w:pStyle w:val="TableRow"/>
              <w:rPr>
                <w:b/>
                <w:bCs/>
              </w:rPr>
            </w:pPr>
            <w:r w:rsidRPr="00D87EF4">
              <w:rPr>
                <w:b/>
                <w:bCs/>
              </w:rPr>
              <w:t>Description</w:t>
            </w:r>
          </w:p>
        </w:tc>
        <w:tc>
          <w:tcPr>
            <w:tcW w:w="6794" w:type="dxa"/>
          </w:tcPr>
          <w:p w14:paraId="2BC59778" w14:textId="77777777" w:rsidR="0007692E" w:rsidRDefault="002B192F" w:rsidP="005946FC">
            <w:pPr>
              <w:pStyle w:val="TableRow"/>
            </w:pPr>
            <w:r>
              <w:t>Details node for a single arbitrary relationship between 2 collection units of the same type.</w:t>
            </w:r>
          </w:p>
        </w:tc>
      </w:tr>
      <w:tr w:rsidR="0007692E" w14:paraId="30800E53" w14:textId="77777777" w:rsidTr="00D87EF4">
        <w:tc>
          <w:tcPr>
            <w:tcW w:w="1728" w:type="dxa"/>
          </w:tcPr>
          <w:p w14:paraId="6F3FF2FF" w14:textId="77777777" w:rsidR="0007692E" w:rsidRPr="00D87EF4" w:rsidRDefault="0007692E" w:rsidP="005946FC">
            <w:pPr>
              <w:pStyle w:val="TableRow"/>
              <w:rPr>
                <w:b/>
                <w:bCs/>
              </w:rPr>
            </w:pPr>
            <w:r w:rsidRPr="00D87EF4">
              <w:rPr>
                <w:b/>
                <w:bCs/>
              </w:rPr>
              <w:t>Details Screen</w:t>
            </w:r>
          </w:p>
        </w:tc>
        <w:tc>
          <w:tcPr>
            <w:tcW w:w="6794" w:type="dxa"/>
          </w:tcPr>
          <w:p w14:paraId="035A0BB7" w14:textId="77777777" w:rsidR="0007692E" w:rsidRDefault="008576AD" w:rsidP="005946FC">
            <w:pPr>
              <w:pStyle w:val="TableRow"/>
            </w:pPr>
            <w:r>
              <w:t>TfraRelated</w:t>
            </w:r>
          </w:p>
        </w:tc>
      </w:tr>
      <w:tr w:rsidR="0007692E" w14:paraId="049EB160" w14:textId="77777777" w:rsidTr="00D87EF4">
        <w:tc>
          <w:tcPr>
            <w:tcW w:w="1728" w:type="dxa"/>
          </w:tcPr>
          <w:p w14:paraId="3BB24B63" w14:textId="77777777" w:rsidR="0007692E" w:rsidRPr="00D87EF4" w:rsidRDefault="0007692E" w:rsidP="005946FC">
            <w:pPr>
              <w:pStyle w:val="TableRow"/>
              <w:rPr>
                <w:b/>
                <w:bCs/>
              </w:rPr>
            </w:pPr>
            <w:r w:rsidRPr="00D87EF4">
              <w:rPr>
                <w:b/>
                <w:bCs/>
              </w:rPr>
              <w:t>Add Button Options</w:t>
            </w:r>
          </w:p>
        </w:tc>
        <w:tc>
          <w:tcPr>
            <w:tcW w:w="6794" w:type="dxa"/>
          </w:tcPr>
          <w:p w14:paraId="4202E883" w14:textId="77777777" w:rsidR="0007692E" w:rsidRDefault="0007692E" w:rsidP="005946FC">
            <w:pPr>
              <w:pStyle w:val="TableRow"/>
            </w:pPr>
            <w:r>
              <w:t>Add Button options are the same as the parent folder node.</w:t>
            </w:r>
          </w:p>
        </w:tc>
      </w:tr>
      <w:tr w:rsidR="0007692E" w14:paraId="16C77BE2" w14:textId="77777777" w:rsidTr="00D87EF4">
        <w:tc>
          <w:tcPr>
            <w:tcW w:w="1728" w:type="dxa"/>
          </w:tcPr>
          <w:p w14:paraId="570763CD" w14:textId="77777777" w:rsidR="0007692E" w:rsidRPr="00D87EF4" w:rsidRDefault="0007692E" w:rsidP="005946FC">
            <w:pPr>
              <w:pStyle w:val="TableRow"/>
              <w:rPr>
                <w:b/>
                <w:bCs/>
              </w:rPr>
            </w:pPr>
            <w:r w:rsidRPr="00D87EF4">
              <w:rPr>
                <w:b/>
                <w:bCs/>
              </w:rPr>
              <w:t>Navigation</w:t>
            </w:r>
          </w:p>
        </w:tc>
        <w:tc>
          <w:tcPr>
            <w:tcW w:w="6794" w:type="dxa"/>
          </w:tcPr>
          <w:p w14:paraId="518C8497" w14:textId="77777777" w:rsidR="0007692E" w:rsidRDefault="008576AD" w:rsidP="005946FC">
            <w:pPr>
              <w:pStyle w:val="TableRow"/>
            </w:pPr>
            <w:r>
              <w:t>Double click the item to display the collection unit top-level node.</w:t>
            </w:r>
          </w:p>
        </w:tc>
      </w:tr>
    </w:tbl>
    <w:p w14:paraId="7DE85D92" w14:textId="77777777" w:rsidR="0007692E" w:rsidRPr="006F678B" w:rsidRDefault="0007692E" w:rsidP="0007692E"/>
    <w:p w14:paraId="565AAD63" w14:textId="77777777" w:rsidR="006F678B" w:rsidRDefault="006F678B" w:rsidP="00840903">
      <w:pPr>
        <w:pStyle w:val="Heading4"/>
      </w:pPr>
      <w:bookmarkStart w:id="148" w:name="_Toc292878667"/>
      <w:r>
        <w:t>Collections (Top Level)</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6594"/>
      </w:tblGrid>
      <w:tr w:rsidR="006F678B" w14:paraId="0CD89139" w14:textId="77777777" w:rsidTr="00D87EF4">
        <w:tc>
          <w:tcPr>
            <w:tcW w:w="1728" w:type="dxa"/>
          </w:tcPr>
          <w:p w14:paraId="6FBA98D6" w14:textId="77777777" w:rsidR="006F678B" w:rsidRPr="00D87EF4" w:rsidRDefault="006F678B" w:rsidP="006F678B">
            <w:pPr>
              <w:pStyle w:val="TableRow"/>
              <w:rPr>
                <w:b/>
                <w:bCs/>
              </w:rPr>
            </w:pPr>
            <w:r w:rsidRPr="00D87EF4">
              <w:rPr>
                <w:b/>
                <w:bCs/>
              </w:rPr>
              <w:t>Node Type</w:t>
            </w:r>
          </w:p>
        </w:tc>
        <w:tc>
          <w:tcPr>
            <w:tcW w:w="6794" w:type="dxa"/>
          </w:tcPr>
          <w:p w14:paraId="64863CD5" w14:textId="77777777" w:rsidR="006F678B" w:rsidRDefault="006F678B" w:rsidP="006F678B">
            <w:pPr>
              <w:pStyle w:val="TableRow"/>
            </w:pPr>
            <w:r>
              <w:t>Top Level</w:t>
            </w:r>
          </w:p>
        </w:tc>
      </w:tr>
      <w:tr w:rsidR="00A17111" w14:paraId="1903D1C6" w14:textId="77777777" w:rsidTr="00D87EF4">
        <w:tc>
          <w:tcPr>
            <w:tcW w:w="1728" w:type="dxa"/>
          </w:tcPr>
          <w:p w14:paraId="6B47E303" w14:textId="77777777" w:rsidR="00A17111" w:rsidRPr="00D87EF4" w:rsidRDefault="00A17111" w:rsidP="006F678B">
            <w:pPr>
              <w:pStyle w:val="TableRow"/>
              <w:rPr>
                <w:b/>
                <w:bCs/>
              </w:rPr>
            </w:pPr>
            <w:r w:rsidRPr="00D87EF4">
              <w:rPr>
                <w:b/>
                <w:bCs/>
              </w:rPr>
              <w:t>Caption</w:t>
            </w:r>
          </w:p>
        </w:tc>
        <w:tc>
          <w:tcPr>
            <w:tcW w:w="6794" w:type="dxa"/>
          </w:tcPr>
          <w:p w14:paraId="3FDCE9D8" w14:textId="77777777" w:rsidR="00A17111" w:rsidRDefault="00382444" w:rsidP="006F678B">
            <w:pPr>
              <w:pStyle w:val="TableRow"/>
            </w:pPr>
            <w:r>
              <w:t>Collection.Item_Name + ‘ - ‘ + Accession Number (Movement.Number where the collection is involved in an inbound movement of type Accession or Exchange).</w:t>
            </w:r>
          </w:p>
        </w:tc>
      </w:tr>
      <w:tr w:rsidR="006F678B" w14:paraId="785B06EA" w14:textId="77777777" w:rsidTr="00D87EF4">
        <w:tc>
          <w:tcPr>
            <w:tcW w:w="1728" w:type="dxa"/>
          </w:tcPr>
          <w:p w14:paraId="4293454A" w14:textId="77777777" w:rsidR="006F678B" w:rsidRPr="00D87EF4" w:rsidRDefault="006F678B" w:rsidP="006F678B">
            <w:pPr>
              <w:pStyle w:val="TableRow"/>
              <w:rPr>
                <w:b/>
                <w:bCs/>
              </w:rPr>
            </w:pPr>
            <w:r w:rsidRPr="00D87EF4">
              <w:rPr>
                <w:b/>
                <w:bCs/>
              </w:rPr>
              <w:t>Description</w:t>
            </w:r>
          </w:p>
        </w:tc>
        <w:tc>
          <w:tcPr>
            <w:tcW w:w="6794" w:type="dxa"/>
          </w:tcPr>
          <w:p w14:paraId="26D5EFBE" w14:textId="77777777" w:rsidR="006F678B" w:rsidRDefault="006F678B" w:rsidP="006F678B">
            <w:pPr>
              <w:pStyle w:val="TableRow"/>
            </w:pPr>
            <w:r>
              <w:t>Top level node for a collection</w:t>
            </w:r>
          </w:p>
        </w:tc>
      </w:tr>
      <w:tr w:rsidR="006F678B" w14:paraId="24961D0C" w14:textId="77777777" w:rsidTr="00D87EF4">
        <w:tc>
          <w:tcPr>
            <w:tcW w:w="1728" w:type="dxa"/>
          </w:tcPr>
          <w:p w14:paraId="5725365E" w14:textId="77777777" w:rsidR="006F678B" w:rsidRPr="00D87EF4" w:rsidRDefault="006F678B" w:rsidP="006F678B">
            <w:pPr>
              <w:pStyle w:val="TableRow"/>
              <w:rPr>
                <w:b/>
                <w:bCs/>
              </w:rPr>
            </w:pPr>
            <w:r w:rsidRPr="00D87EF4">
              <w:rPr>
                <w:b/>
                <w:bCs/>
              </w:rPr>
              <w:t>Details Screen</w:t>
            </w:r>
          </w:p>
        </w:tc>
        <w:tc>
          <w:tcPr>
            <w:tcW w:w="6794" w:type="dxa"/>
          </w:tcPr>
          <w:p w14:paraId="49A39BA0" w14:textId="77777777" w:rsidR="006F678B" w:rsidRDefault="006F678B" w:rsidP="006F678B">
            <w:pPr>
              <w:pStyle w:val="TableRow"/>
            </w:pPr>
            <w:r>
              <w:t>TfraCollection</w:t>
            </w:r>
          </w:p>
        </w:tc>
      </w:tr>
      <w:tr w:rsidR="006F678B" w14:paraId="38F909AD" w14:textId="77777777" w:rsidTr="00D87EF4">
        <w:tc>
          <w:tcPr>
            <w:tcW w:w="1728" w:type="dxa"/>
          </w:tcPr>
          <w:p w14:paraId="2DE5199F" w14:textId="77777777" w:rsidR="006F678B" w:rsidRPr="00D87EF4" w:rsidRDefault="006F678B" w:rsidP="006F678B">
            <w:pPr>
              <w:pStyle w:val="TableRow"/>
              <w:rPr>
                <w:b/>
                <w:bCs/>
              </w:rPr>
            </w:pPr>
            <w:r w:rsidRPr="00D87EF4">
              <w:rPr>
                <w:b/>
                <w:bCs/>
              </w:rPr>
              <w:t>Child Nodes</w:t>
            </w:r>
          </w:p>
        </w:tc>
        <w:tc>
          <w:tcPr>
            <w:tcW w:w="6794" w:type="dxa"/>
          </w:tcPr>
          <w:p w14:paraId="4914AE72" w14:textId="77777777" w:rsidR="006F678B" w:rsidRDefault="006F678B" w:rsidP="00D87EF4">
            <w:pPr>
              <w:pStyle w:val="TableRow"/>
              <w:spacing w:before="60" w:after="60"/>
            </w:pPr>
            <w:r>
              <w:t>Accessions</w:t>
            </w:r>
            <w:r w:rsidR="00F50FBB">
              <w:t xml:space="preserve"> and Exchanges</w:t>
            </w:r>
            <w:r>
              <w:t xml:space="preserve"> </w:t>
            </w:r>
            <w:r w:rsidR="00A17111">
              <w:t>Folder</w:t>
            </w:r>
          </w:p>
          <w:p w14:paraId="39752268" w14:textId="77777777" w:rsidR="006F678B" w:rsidRDefault="006F678B" w:rsidP="00D87EF4">
            <w:pPr>
              <w:pStyle w:val="TableRow"/>
              <w:spacing w:before="60" w:after="60"/>
            </w:pPr>
            <w:r>
              <w:t xml:space="preserve">Condition Checks </w:t>
            </w:r>
            <w:r w:rsidR="00A17111">
              <w:t>Folder</w:t>
            </w:r>
          </w:p>
          <w:p w14:paraId="5DB5C533" w14:textId="77777777" w:rsidR="006F678B" w:rsidRDefault="006F678B" w:rsidP="00D87EF4">
            <w:pPr>
              <w:pStyle w:val="TableRow"/>
              <w:spacing w:before="60" w:after="60"/>
            </w:pPr>
            <w:r>
              <w:t xml:space="preserve">Enquiries </w:t>
            </w:r>
            <w:r w:rsidR="00A17111">
              <w:t>Folder</w:t>
            </w:r>
          </w:p>
          <w:p w14:paraId="215B1211" w14:textId="77777777" w:rsidR="006F678B" w:rsidRDefault="006F678B" w:rsidP="00D87EF4">
            <w:pPr>
              <w:pStyle w:val="TableRow"/>
              <w:spacing w:before="60" w:after="60"/>
            </w:pPr>
            <w:r>
              <w:t xml:space="preserve">History </w:t>
            </w:r>
            <w:r w:rsidR="00A17111">
              <w:t>Folder</w:t>
            </w:r>
          </w:p>
          <w:p w14:paraId="3DD0D62A" w14:textId="77777777" w:rsidR="006F678B" w:rsidRDefault="006F678B" w:rsidP="00D87EF4">
            <w:pPr>
              <w:pStyle w:val="TableRow"/>
              <w:spacing w:before="60" w:after="60"/>
            </w:pPr>
            <w:r>
              <w:t>Linked Collections</w:t>
            </w:r>
          </w:p>
          <w:p w14:paraId="0FB4E7BF" w14:textId="77777777" w:rsidR="006F678B" w:rsidRDefault="006F678B" w:rsidP="00D87EF4">
            <w:pPr>
              <w:pStyle w:val="TableRow"/>
              <w:spacing w:before="60" w:after="60"/>
            </w:pPr>
            <w:r>
              <w:t xml:space="preserve">Loans </w:t>
            </w:r>
            <w:r w:rsidR="00A17111">
              <w:t>Folder</w:t>
            </w:r>
          </w:p>
          <w:p w14:paraId="2A2B3FBD" w14:textId="77777777" w:rsidR="006F678B" w:rsidRDefault="006F678B" w:rsidP="00D87EF4">
            <w:pPr>
              <w:pStyle w:val="TableRow"/>
              <w:spacing w:before="60" w:after="60"/>
            </w:pPr>
            <w:r>
              <w:t xml:space="preserve">Measurements </w:t>
            </w:r>
            <w:r w:rsidR="00A17111">
              <w:t>Folder</w:t>
            </w:r>
          </w:p>
          <w:p w14:paraId="5838F5B9" w14:textId="77777777" w:rsidR="006F678B" w:rsidRDefault="006F678B" w:rsidP="00D87EF4">
            <w:pPr>
              <w:pStyle w:val="TableRow"/>
              <w:spacing w:before="60" w:after="60"/>
            </w:pPr>
            <w:r>
              <w:t xml:space="preserve">Movements </w:t>
            </w:r>
            <w:r w:rsidR="00A17111">
              <w:t>Folder</w:t>
            </w:r>
          </w:p>
          <w:p w14:paraId="1C379FAA" w14:textId="77777777" w:rsidR="006F678B" w:rsidRDefault="006F678B" w:rsidP="00D87EF4">
            <w:pPr>
              <w:pStyle w:val="TableRow"/>
              <w:spacing w:before="60" w:after="60"/>
            </w:pPr>
            <w:r>
              <w:lastRenderedPageBreak/>
              <w:t xml:space="preserve">Multimedia </w:t>
            </w:r>
            <w:r w:rsidR="00A17111">
              <w:t>Folder</w:t>
            </w:r>
          </w:p>
          <w:p w14:paraId="1CF4EDFD" w14:textId="77777777" w:rsidR="006F678B" w:rsidRDefault="006F678B" w:rsidP="00D87EF4">
            <w:pPr>
              <w:pStyle w:val="TableRow"/>
              <w:spacing w:before="60" w:after="60"/>
            </w:pPr>
            <w:r>
              <w:t xml:space="preserve">Numbering History </w:t>
            </w:r>
            <w:r w:rsidR="00A17111">
              <w:t>Folder</w:t>
            </w:r>
          </w:p>
          <w:p w14:paraId="7B5AC358" w14:textId="77777777" w:rsidR="006F678B" w:rsidRDefault="006F678B" w:rsidP="00D87EF4">
            <w:pPr>
              <w:pStyle w:val="TableRow"/>
              <w:spacing w:before="60" w:after="60"/>
            </w:pPr>
            <w:r>
              <w:t>People &amp; Organisations</w:t>
            </w:r>
            <w:r w:rsidR="00A17111">
              <w:t xml:space="preserve"> Folder </w:t>
            </w:r>
            <w:r>
              <w:t>(Col</w:t>
            </w:r>
            <w:r w:rsidR="00A17111">
              <w:t>lections</w:t>
            </w:r>
            <w:r>
              <w:t>)</w:t>
            </w:r>
          </w:p>
          <w:p w14:paraId="64050F43" w14:textId="77777777" w:rsidR="006F678B" w:rsidRPr="00D87EF4" w:rsidRDefault="006F678B" w:rsidP="00D87EF4">
            <w:pPr>
              <w:pStyle w:val="TableRow"/>
              <w:spacing w:before="60" w:after="60"/>
              <w:rPr>
                <w:lang w:val="da-DK"/>
              </w:rPr>
            </w:pPr>
            <w:r w:rsidRPr="00D87EF4">
              <w:rPr>
                <w:lang w:val="da-DK"/>
              </w:rPr>
              <w:t xml:space="preserve">Processes </w:t>
            </w:r>
            <w:r w:rsidR="00A17111" w:rsidRPr="00D87EF4">
              <w:rPr>
                <w:lang w:val="da-DK"/>
              </w:rPr>
              <w:t>Folder</w:t>
            </w:r>
          </w:p>
          <w:p w14:paraId="312766C4" w14:textId="77777777" w:rsidR="006F678B" w:rsidRPr="00D87EF4" w:rsidRDefault="006F678B" w:rsidP="00D87EF4">
            <w:pPr>
              <w:pStyle w:val="TableRow"/>
              <w:spacing w:before="60" w:after="60"/>
              <w:rPr>
                <w:lang w:val="da-DK"/>
              </w:rPr>
            </w:pPr>
            <w:r w:rsidRPr="00D87EF4">
              <w:rPr>
                <w:lang w:val="da-DK"/>
              </w:rPr>
              <w:t xml:space="preserve">Specimens </w:t>
            </w:r>
            <w:r w:rsidR="00A17111" w:rsidRPr="00D87EF4">
              <w:rPr>
                <w:lang w:val="da-DK"/>
              </w:rPr>
              <w:t>Folder</w:t>
            </w:r>
          </w:p>
          <w:p w14:paraId="4F9E367B" w14:textId="77777777" w:rsidR="006F678B" w:rsidRPr="00D87EF4" w:rsidRDefault="006F678B" w:rsidP="00D87EF4">
            <w:pPr>
              <w:pStyle w:val="TableRow"/>
              <w:spacing w:before="60" w:after="60"/>
              <w:rPr>
                <w:lang w:val="da-DK"/>
              </w:rPr>
            </w:pPr>
            <w:r w:rsidRPr="00D87EF4">
              <w:rPr>
                <w:lang w:val="da-DK"/>
              </w:rPr>
              <w:t xml:space="preserve">Stores </w:t>
            </w:r>
            <w:r w:rsidR="00A17111" w:rsidRPr="00D87EF4">
              <w:rPr>
                <w:lang w:val="da-DK"/>
              </w:rPr>
              <w:t>Folder</w:t>
            </w:r>
          </w:p>
          <w:p w14:paraId="039CFF41" w14:textId="77777777" w:rsidR="006F678B" w:rsidRDefault="006F678B" w:rsidP="006F678B">
            <w:pPr>
              <w:pStyle w:val="TableRow"/>
            </w:pPr>
            <w:r>
              <w:t xml:space="preserve">Valuations </w:t>
            </w:r>
            <w:r w:rsidR="00A17111">
              <w:t>Folder</w:t>
            </w:r>
          </w:p>
        </w:tc>
      </w:tr>
      <w:tr w:rsidR="0073598C" w14:paraId="35D01E4E" w14:textId="77777777" w:rsidTr="00D87EF4">
        <w:tc>
          <w:tcPr>
            <w:tcW w:w="1728" w:type="dxa"/>
          </w:tcPr>
          <w:p w14:paraId="44F4FA01" w14:textId="77777777" w:rsidR="0073598C" w:rsidRPr="00D87EF4" w:rsidRDefault="0073598C" w:rsidP="00130AF0">
            <w:pPr>
              <w:pStyle w:val="TableRow"/>
              <w:rPr>
                <w:b/>
                <w:bCs/>
              </w:rPr>
            </w:pPr>
            <w:r w:rsidRPr="00D87EF4">
              <w:rPr>
                <w:b/>
                <w:bCs/>
              </w:rPr>
              <w:lastRenderedPageBreak/>
              <w:t>Sort Order</w:t>
            </w:r>
          </w:p>
        </w:tc>
        <w:tc>
          <w:tcPr>
            <w:tcW w:w="6794" w:type="dxa"/>
          </w:tcPr>
          <w:p w14:paraId="0527CF22" w14:textId="77777777" w:rsidR="0073598C" w:rsidRDefault="00933CBC" w:rsidP="00130AF0">
            <w:pPr>
              <w:pStyle w:val="TableRow"/>
            </w:pPr>
            <w:r>
              <w:t xml:space="preserve">“Assembled Date” - </w:t>
            </w:r>
            <w:r w:rsidR="006522DC">
              <w:t>Collection Assembled date start.</w:t>
            </w:r>
          </w:p>
          <w:p w14:paraId="63420BDD" w14:textId="77777777" w:rsidR="00933CBC" w:rsidRDefault="00933CBC" w:rsidP="00130AF0">
            <w:pPr>
              <w:pStyle w:val="TableRow"/>
            </w:pPr>
            <w:r>
              <w:t>“Name” - Collection.Item_Name</w:t>
            </w:r>
          </w:p>
          <w:p w14:paraId="77CE062F" w14:textId="77777777" w:rsidR="00933CBC" w:rsidRDefault="00933CBC" w:rsidP="00130AF0">
            <w:pPr>
              <w:pStyle w:val="TableRow"/>
            </w:pPr>
            <w:r>
              <w:t>“Accession Number” - Movement.Number for the accession that includes the collection.</w:t>
            </w:r>
          </w:p>
        </w:tc>
      </w:tr>
      <w:tr w:rsidR="006F678B" w14:paraId="6FB4A1AB" w14:textId="77777777" w:rsidTr="00D87EF4">
        <w:tc>
          <w:tcPr>
            <w:tcW w:w="1728" w:type="dxa"/>
          </w:tcPr>
          <w:p w14:paraId="0C27591A" w14:textId="77777777" w:rsidR="006F678B" w:rsidRPr="00D87EF4" w:rsidRDefault="006F678B" w:rsidP="006F678B">
            <w:pPr>
              <w:pStyle w:val="TableRow"/>
              <w:rPr>
                <w:b/>
                <w:bCs/>
              </w:rPr>
            </w:pPr>
            <w:r w:rsidRPr="00D87EF4">
              <w:rPr>
                <w:b/>
                <w:bCs/>
              </w:rPr>
              <w:t>Search Types</w:t>
            </w:r>
          </w:p>
        </w:tc>
        <w:tc>
          <w:tcPr>
            <w:tcW w:w="6794" w:type="dxa"/>
          </w:tcPr>
          <w:p w14:paraId="5C91E7DA" w14:textId="77777777" w:rsidR="00CD7946" w:rsidRDefault="00CD7946" w:rsidP="005F7906">
            <w:pPr>
              <w:pStyle w:val="TableRow"/>
            </w:pPr>
            <w:r>
              <w:t>Accession Number (search on Movement.Number for accessions or accessions and exchanges that include the collection in the inbound material).</w:t>
            </w:r>
          </w:p>
          <w:p w14:paraId="647872E1" w14:textId="77777777" w:rsidR="005F7906" w:rsidRDefault="005F7906" w:rsidP="005F7906">
            <w:pPr>
              <w:pStyle w:val="TableRow"/>
            </w:pPr>
            <w:r>
              <w:t>Assembled By (search on individuals and organisations linked to Collection.Assembler_Name_Key)</w:t>
            </w:r>
          </w:p>
          <w:p w14:paraId="7BDC1606" w14:textId="77777777" w:rsidR="006F678B" w:rsidRDefault="006F678B" w:rsidP="006F678B">
            <w:pPr>
              <w:pStyle w:val="TableRow"/>
            </w:pPr>
            <w:r>
              <w:t>Description (search on Metadata.Text where Metadata_Type is for Description and the metadata is linked to this record in the Collection table).</w:t>
            </w:r>
          </w:p>
          <w:p w14:paraId="4545E0C9" w14:textId="77777777" w:rsidR="006F678B" w:rsidRDefault="006F678B" w:rsidP="006F678B">
            <w:pPr>
              <w:pStyle w:val="TableRow"/>
            </w:pPr>
            <w:r>
              <w:t>Geographic Information (search on Metadata.Text where Metadata_Type is for Geographic Information and the metadata is linked to this record in the Collection table).</w:t>
            </w:r>
          </w:p>
          <w:p w14:paraId="24CD5B8F" w14:textId="77777777" w:rsidR="006F678B" w:rsidRDefault="006F678B" w:rsidP="006F678B">
            <w:pPr>
              <w:pStyle w:val="TableRow"/>
            </w:pPr>
            <w:r>
              <w:t>Collection Name (search on Collection.Item_Name)</w:t>
            </w:r>
          </w:p>
          <w:p w14:paraId="753E3CEF" w14:textId="77777777" w:rsidR="006F678B" w:rsidRDefault="006F678B" w:rsidP="006F678B">
            <w:pPr>
              <w:pStyle w:val="TableRow"/>
            </w:pPr>
            <w:r>
              <w:t>Collection Topic (search on Collection.Topic)</w:t>
            </w:r>
          </w:p>
        </w:tc>
      </w:tr>
      <w:tr w:rsidR="004E6F6B" w14:paraId="1AEB7B26" w14:textId="77777777" w:rsidTr="00D87EF4">
        <w:tc>
          <w:tcPr>
            <w:tcW w:w="1728" w:type="dxa"/>
          </w:tcPr>
          <w:p w14:paraId="7FAB1F45" w14:textId="77777777" w:rsidR="004E6F6B" w:rsidRPr="00D87EF4" w:rsidRDefault="004E6F6B" w:rsidP="006F678B">
            <w:pPr>
              <w:pStyle w:val="TableRow"/>
              <w:rPr>
                <w:b/>
                <w:bCs/>
              </w:rPr>
            </w:pPr>
            <w:r w:rsidRPr="00D87EF4">
              <w:rPr>
                <w:b/>
                <w:bCs/>
              </w:rPr>
              <w:t>Add Button Options</w:t>
            </w:r>
          </w:p>
        </w:tc>
        <w:tc>
          <w:tcPr>
            <w:tcW w:w="6794" w:type="dxa"/>
          </w:tcPr>
          <w:p w14:paraId="62DB8789" w14:textId="77777777" w:rsidR="00E30D3E" w:rsidRDefault="00E30D3E" w:rsidP="00FE6703">
            <w:pPr>
              <w:pStyle w:val="TableRow"/>
            </w:pPr>
            <w:r>
              <w:t>Add New Item - creates a new Collection_Unit and Collection record and selects it</w:t>
            </w:r>
            <w:r w:rsidR="00FE6703">
              <w:t>.</w:t>
            </w:r>
          </w:p>
        </w:tc>
      </w:tr>
    </w:tbl>
    <w:p w14:paraId="56E01541" w14:textId="77777777" w:rsidR="006F678B" w:rsidRPr="006F678B" w:rsidRDefault="006F678B" w:rsidP="006F678B"/>
    <w:p w14:paraId="6D9C3E25" w14:textId="77777777" w:rsidR="00B46AA0" w:rsidRDefault="00B46AA0" w:rsidP="00840903">
      <w:pPr>
        <w:pStyle w:val="Heading4"/>
      </w:pPr>
      <w:bookmarkStart w:id="149" w:name="_Toc292878668"/>
      <w:r>
        <w:t>Collections Folder</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6596"/>
      </w:tblGrid>
      <w:tr w:rsidR="00B46AA0" w14:paraId="789E8504" w14:textId="77777777" w:rsidTr="00D87EF4">
        <w:tc>
          <w:tcPr>
            <w:tcW w:w="1728" w:type="dxa"/>
          </w:tcPr>
          <w:p w14:paraId="1E0901FC" w14:textId="77777777" w:rsidR="00B46AA0" w:rsidRPr="00D87EF4" w:rsidRDefault="00B46AA0" w:rsidP="002E60B2">
            <w:pPr>
              <w:pStyle w:val="TableRow"/>
              <w:rPr>
                <w:b/>
                <w:bCs/>
              </w:rPr>
            </w:pPr>
            <w:r w:rsidRPr="00D87EF4">
              <w:rPr>
                <w:b/>
                <w:bCs/>
              </w:rPr>
              <w:t>Node Type</w:t>
            </w:r>
          </w:p>
        </w:tc>
        <w:tc>
          <w:tcPr>
            <w:tcW w:w="6794" w:type="dxa"/>
          </w:tcPr>
          <w:p w14:paraId="5A9DF3CA" w14:textId="77777777" w:rsidR="00B46AA0" w:rsidRDefault="00B46AA0" w:rsidP="002E60B2">
            <w:pPr>
              <w:pStyle w:val="TableRow"/>
            </w:pPr>
            <w:r>
              <w:t>Folder</w:t>
            </w:r>
          </w:p>
        </w:tc>
      </w:tr>
      <w:tr w:rsidR="00B46AA0" w14:paraId="22E9C0A7" w14:textId="77777777" w:rsidTr="00D87EF4">
        <w:tc>
          <w:tcPr>
            <w:tcW w:w="1728" w:type="dxa"/>
          </w:tcPr>
          <w:p w14:paraId="7461D539" w14:textId="77777777" w:rsidR="00B46AA0" w:rsidRPr="00D87EF4" w:rsidRDefault="00B46AA0" w:rsidP="002E60B2">
            <w:pPr>
              <w:pStyle w:val="TableRow"/>
              <w:rPr>
                <w:b/>
                <w:bCs/>
              </w:rPr>
            </w:pPr>
            <w:r w:rsidRPr="00D87EF4">
              <w:rPr>
                <w:b/>
                <w:bCs/>
              </w:rPr>
              <w:t>Caption</w:t>
            </w:r>
          </w:p>
        </w:tc>
        <w:tc>
          <w:tcPr>
            <w:tcW w:w="6794" w:type="dxa"/>
          </w:tcPr>
          <w:p w14:paraId="683DE5C3" w14:textId="77777777" w:rsidR="00B46AA0" w:rsidRDefault="00B46AA0" w:rsidP="002E60B2">
            <w:pPr>
              <w:pStyle w:val="TableRow"/>
            </w:pPr>
            <w:r>
              <w:t>Collections</w:t>
            </w:r>
          </w:p>
          <w:p w14:paraId="29A465FF" w14:textId="77777777" w:rsidR="0073598C" w:rsidRDefault="0073598C" w:rsidP="002E60B2">
            <w:pPr>
              <w:pStyle w:val="TableRow"/>
            </w:pPr>
            <w:r>
              <w:t>When in a Condition Check top level node, the caption is Collections Checked</w:t>
            </w:r>
          </w:p>
        </w:tc>
      </w:tr>
      <w:tr w:rsidR="00B46AA0" w14:paraId="7AF06BDD" w14:textId="77777777" w:rsidTr="00D87EF4">
        <w:tc>
          <w:tcPr>
            <w:tcW w:w="1728" w:type="dxa"/>
          </w:tcPr>
          <w:p w14:paraId="7C909869" w14:textId="77777777" w:rsidR="00B46AA0" w:rsidRPr="00D87EF4" w:rsidRDefault="00B46AA0" w:rsidP="002E60B2">
            <w:pPr>
              <w:pStyle w:val="TableRow"/>
              <w:rPr>
                <w:b/>
                <w:bCs/>
              </w:rPr>
            </w:pPr>
            <w:r w:rsidRPr="00D87EF4">
              <w:rPr>
                <w:b/>
                <w:bCs/>
              </w:rPr>
              <w:lastRenderedPageBreak/>
              <w:t>Description</w:t>
            </w:r>
          </w:p>
        </w:tc>
        <w:tc>
          <w:tcPr>
            <w:tcW w:w="6794" w:type="dxa"/>
          </w:tcPr>
          <w:p w14:paraId="5233FADD" w14:textId="77777777" w:rsidR="00B46AA0" w:rsidRDefault="00B46AA0" w:rsidP="002E60B2">
            <w:pPr>
              <w:pStyle w:val="TableRow"/>
            </w:pPr>
            <w:r>
              <w:t>Folder that contains the list of collections linked to a top level node (e.g. a specimen).</w:t>
            </w:r>
          </w:p>
          <w:p w14:paraId="2F2BE0E7" w14:textId="77777777" w:rsidR="00A2131F" w:rsidRDefault="00A2131F" w:rsidP="002E60B2">
            <w:pPr>
              <w:pStyle w:val="TableRow"/>
            </w:pPr>
            <w:r>
              <w:t>When the top level node is a store, the list of collections is determined from the specimens in the store.</w:t>
            </w:r>
          </w:p>
          <w:p w14:paraId="415FD7FB" w14:textId="77777777" w:rsidR="007633EB" w:rsidRDefault="007633EB" w:rsidP="00593C7C">
            <w:pPr>
              <w:pStyle w:val="TableRow"/>
            </w:pPr>
            <w:r>
              <w:t>When the top-level node is a move</w:t>
            </w:r>
            <w:r w:rsidR="00593C7C">
              <w:t>ment, condition check, enquiry or</w:t>
            </w:r>
            <w:r>
              <w:t xml:space="preserve"> valuation, accepts drag and drop of existing Collections from the Collections Browser - behaviour is the same as the Link to Existing option on the Add button.</w:t>
            </w:r>
          </w:p>
          <w:p w14:paraId="14ED9EC3" w14:textId="77777777" w:rsidR="00492B9F" w:rsidRDefault="00492B9F" w:rsidP="007633EB">
            <w:pPr>
              <w:pStyle w:val="TableRow"/>
            </w:pPr>
            <w:r>
              <w:t xml:space="preserve">When the top level node is a Job, the list of items is identified as the total list of all </w:t>
            </w:r>
            <w:r w:rsidR="005B3878">
              <w:t>collections</w:t>
            </w:r>
            <w:r>
              <w:t xml:space="preserve"> linked to the tasks linked to the job.</w:t>
            </w:r>
          </w:p>
        </w:tc>
      </w:tr>
      <w:tr w:rsidR="00B46AA0" w14:paraId="069AD446" w14:textId="77777777" w:rsidTr="00D87EF4">
        <w:tc>
          <w:tcPr>
            <w:tcW w:w="1728" w:type="dxa"/>
          </w:tcPr>
          <w:p w14:paraId="7466F2FF" w14:textId="77777777" w:rsidR="00B46AA0" w:rsidRPr="00D87EF4" w:rsidRDefault="00B46AA0" w:rsidP="002E60B2">
            <w:pPr>
              <w:pStyle w:val="TableRow"/>
              <w:rPr>
                <w:b/>
                <w:bCs/>
              </w:rPr>
            </w:pPr>
            <w:r w:rsidRPr="00D87EF4">
              <w:rPr>
                <w:b/>
                <w:bCs/>
              </w:rPr>
              <w:t>Details Screen</w:t>
            </w:r>
          </w:p>
        </w:tc>
        <w:tc>
          <w:tcPr>
            <w:tcW w:w="6794" w:type="dxa"/>
          </w:tcPr>
          <w:p w14:paraId="2C850844" w14:textId="77777777" w:rsidR="00B46AA0" w:rsidRDefault="00B46AA0" w:rsidP="002E60B2">
            <w:pPr>
              <w:pStyle w:val="TableRow"/>
            </w:pPr>
            <w:r>
              <w:t>TfraListViewer</w:t>
            </w:r>
          </w:p>
        </w:tc>
      </w:tr>
      <w:tr w:rsidR="00B46AA0" w14:paraId="3CD2FE79" w14:textId="77777777" w:rsidTr="00D87EF4">
        <w:tc>
          <w:tcPr>
            <w:tcW w:w="1728" w:type="dxa"/>
          </w:tcPr>
          <w:p w14:paraId="7CCE446A" w14:textId="77777777" w:rsidR="00B46AA0" w:rsidRPr="00D87EF4" w:rsidRDefault="00B46AA0" w:rsidP="002E60B2">
            <w:pPr>
              <w:pStyle w:val="TableRow"/>
              <w:rPr>
                <w:b/>
                <w:bCs/>
              </w:rPr>
            </w:pPr>
            <w:r w:rsidRPr="00D87EF4">
              <w:rPr>
                <w:b/>
                <w:bCs/>
              </w:rPr>
              <w:t>Child Nodes</w:t>
            </w:r>
          </w:p>
        </w:tc>
        <w:tc>
          <w:tcPr>
            <w:tcW w:w="6794" w:type="dxa"/>
          </w:tcPr>
          <w:p w14:paraId="10237F30" w14:textId="77777777" w:rsidR="00B46AA0" w:rsidRDefault="00B46AA0" w:rsidP="002E60B2">
            <w:pPr>
              <w:pStyle w:val="TableRow"/>
            </w:pPr>
            <w:r>
              <w:t>Collections Leaf Node</w:t>
            </w:r>
          </w:p>
        </w:tc>
      </w:tr>
      <w:tr w:rsidR="00B46AA0" w14:paraId="38FF9A16" w14:textId="77777777" w:rsidTr="00D87EF4">
        <w:tc>
          <w:tcPr>
            <w:tcW w:w="1728" w:type="dxa"/>
          </w:tcPr>
          <w:p w14:paraId="05793DFB" w14:textId="77777777" w:rsidR="00B46AA0" w:rsidRPr="00D87EF4" w:rsidRDefault="00B46AA0" w:rsidP="002E60B2">
            <w:pPr>
              <w:pStyle w:val="TableRow"/>
              <w:rPr>
                <w:b/>
                <w:bCs/>
              </w:rPr>
            </w:pPr>
            <w:r w:rsidRPr="00D87EF4">
              <w:rPr>
                <w:b/>
                <w:bCs/>
              </w:rPr>
              <w:t>Add Button Options</w:t>
            </w:r>
          </w:p>
        </w:tc>
        <w:tc>
          <w:tcPr>
            <w:tcW w:w="6794" w:type="dxa"/>
          </w:tcPr>
          <w:p w14:paraId="174B6761" w14:textId="77777777" w:rsidR="000D7055" w:rsidRDefault="000D7055" w:rsidP="000D7055">
            <w:pPr>
              <w:pStyle w:val="TableRow"/>
            </w:pPr>
            <w:r>
              <w:t>When the top level node is a Job the Add Button is disabled.</w:t>
            </w:r>
          </w:p>
          <w:p w14:paraId="42C9B99F" w14:textId="77777777" w:rsidR="00B46AA0" w:rsidRDefault="00B46AA0" w:rsidP="002E60B2">
            <w:pPr>
              <w:pStyle w:val="TableRow"/>
            </w:pPr>
            <w:r>
              <w:t>When the top-level node is a specimen</w:t>
            </w:r>
          </w:p>
          <w:p w14:paraId="4FE2EA3E" w14:textId="77777777" w:rsidR="00B46AA0" w:rsidRDefault="00B46AA0" w:rsidP="00D87EF4">
            <w:pPr>
              <w:pStyle w:val="TableRow"/>
              <w:ind w:left="432"/>
            </w:pPr>
            <w:r>
              <w:t xml:space="preserve">Add button caption is changed to Link. </w:t>
            </w:r>
            <w:r w:rsidR="00EC1D7E">
              <w:t xml:space="preserve"> No popup menu is displayed, d</w:t>
            </w:r>
            <w:r>
              <w:t>isplays a Find dialog for collections</w:t>
            </w:r>
            <w:r w:rsidR="00EC1D7E">
              <w:t xml:space="preserve"> when clicked</w:t>
            </w:r>
            <w:r w:rsidR="00A2131F">
              <w:t>.  If the user selects a</w:t>
            </w:r>
            <w:r>
              <w:t xml:space="preserve"> </w:t>
            </w:r>
            <w:r w:rsidR="00A2131F">
              <w:t>collection</w:t>
            </w:r>
            <w:r>
              <w:t xml:space="preserve"> and clicks Ok then the specimen’s existing collection is replaced with the new one and the folder is updated to reflect this (Specimen</w:t>
            </w:r>
            <w:r w:rsidR="00432939">
              <w:t>_Unit</w:t>
            </w:r>
            <w:r>
              <w:t>.Collection_Key is updated).</w:t>
            </w:r>
          </w:p>
          <w:p w14:paraId="4F41326D" w14:textId="77777777" w:rsidR="00B46AA0" w:rsidRDefault="00B46AA0" w:rsidP="00F657E0">
            <w:pPr>
              <w:pStyle w:val="TableRow"/>
            </w:pPr>
            <w:r>
              <w:t xml:space="preserve">When the top-level node is a </w:t>
            </w:r>
            <w:r w:rsidR="00464485">
              <w:t xml:space="preserve">condition check, enquiry </w:t>
            </w:r>
            <w:r w:rsidR="004D24FD">
              <w:t>or valuation</w:t>
            </w:r>
          </w:p>
          <w:p w14:paraId="13385AA3" w14:textId="77777777" w:rsidR="00D34F8E" w:rsidRDefault="00D34F8E" w:rsidP="00D87EF4">
            <w:pPr>
              <w:pStyle w:val="TableRow"/>
              <w:ind w:left="432"/>
            </w:pPr>
            <w:r>
              <w:t>Add button caption is changed to Link.  No popup menu is displayed, displays a Find dialog for collections.  If the user selects a collection and clicks Ok then the collection is added to the folder and the database list that the folder was populated from.</w:t>
            </w:r>
          </w:p>
          <w:p w14:paraId="73F9ED4A" w14:textId="77777777" w:rsidR="00A2131F" w:rsidRDefault="00A2131F" w:rsidP="00DB2890">
            <w:pPr>
              <w:pStyle w:val="TableRow"/>
            </w:pPr>
            <w:r>
              <w:t>When the top-level node is a movement the following options are present:</w:t>
            </w:r>
          </w:p>
          <w:p w14:paraId="56111410" w14:textId="77777777" w:rsidR="00D34F8E" w:rsidRDefault="00D34F8E" w:rsidP="00D87EF4">
            <w:pPr>
              <w:pStyle w:val="TableRow"/>
              <w:ind w:left="432"/>
            </w:pPr>
            <w:r>
              <w:t>Link to existing - Displays a Find dialog for collections.  If the user selects a collections and clicks Ok then the collection is added to the folder and the database list that the folder was populated from.</w:t>
            </w:r>
          </w:p>
          <w:p w14:paraId="683B7E1B" w14:textId="77777777" w:rsidR="00A2131F" w:rsidRDefault="00A2131F" w:rsidP="00D87EF4">
            <w:pPr>
              <w:pStyle w:val="TableRow"/>
              <w:ind w:left="432"/>
            </w:pPr>
            <w:r>
              <w:t>Add New - creates a new Collection inside the folder and selects it.  The collection is saved to the same database list the folder was populated from when it is saved to the database.  For accessions, this means that the collection inherits the accession number automatically.</w:t>
            </w:r>
          </w:p>
          <w:p w14:paraId="4D61B8E9" w14:textId="77777777" w:rsidR="00B46AA0" w:rsidRDefault="00A2131F" w:rsidP="004D24FD">
            <w:pPr>
              <w:pStyle w:val="TableRow"/>
            </w:pPr>
            <w:r>
              <w:lastRenderedPageBreak/>
              <w:t>When the top level node is a store, the list of collections is determined from the specimens in the store.  Therefore the Add and Delete buttons are not applicable and are disabled.</w:t>
            </w:r>
          </w:p>
        </w:tc>
      </w:tr>
    </w:tbl>
    <w:p w14:paraId="40C716DB" w14:textId="77777777" w:rsidR="00B46AA0" w:rsidRPr="004610F7" w:rsidRDefault="00B46AA0" w:rsidP="00B46AA0"/>
    <w:p w14:paraId="30C4B9BC" w14:textId="77777777" w:rsidR="001204AA" w:rsidRDefault="001204AA" w:rsidP="00840903">
      <w:pPr>
        <w:pStyle w:val="Heading4"/>
      </w:pPr>
      <w:bookmarkStart w:id="150" w:name="_Ref272159009"/>
      <w:bookmarkStart w:id="151" w:name="_Toc292878669"/>
      <w:r>
        <w:t>Collections Leaf Node</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6589"/>
      </w:tblGrid>
      <w:tr w:rsidR="001204AA" w14:paraId="246A86CC" w14:textId="77777777" w:rsidTr="00D87EF4">
        <w:tc>
          <w:tcPr>
            <w:tcW w:w="1728" w:type="dxa"/>
          </w:tcPr>
          <w:p w14:paraId="0616238A" w14:textId="77777777" w:rsidR="001204AA" w:rsidRPr="00D87EF4" w:rsidRDefault="001204AA" w:rsidP="002E60B2">
            <w:pPr>
              <w:pStyle w:val="TableRow"/>
              <w:rPr>
                <w:b/>
                <w:bCs/>
              </w:rPr>
            </w:pPr>
            <w:r w:rsidRPr="00D87EF4">
              <w:rPr>
                <w:b/>
                <w:bCs/>
              </w:rPr>
              <w:t>Node Type</w:t>
            </w:r>
          </w:p>
        </w:tc>
        <w:tc>
          <w:tcPr>
            <w:tcW w:w="6794" w:type="dxa"/>
          </w:tcPr>
          <w:p w14:paraId="1A5E0821" w14:textId="77777777" w:rsidR="001204AA" w:rsidRDefault="0007692E" w:rsidP="002E60B2">
            <w:pPr>
              <w:pStyle w:val="TableRow"/>
            </w:pPr>
            <w:r>
              <w:t>Leaf Node</w:t>
            </w:r>
          </w:p>
        </w:tc>
      </w:tr>
      <w:tr w:rsidR="001204AA" w14:paraId="525414E1" w14:textId="77777777" w:rsidTr="00D87EF4">
        <w:tc>
          <w:tcPr>
            <w:tcW w:w="1728" w:type="dxa"/>
          </w:tcPr>
          <w:p w14:paraId="25C20B6A" w14:textId="77777777" w:rsidR="001204AA" w:rsidRPr="00D87EF4" w:rsidRDefault="001204AA" w:rsidP="002E60B2">
            <w:pPr>
              <w:pStyle w:val="TableRow"/>
              <w:rPr>
                <w:b/>
                <w:bCs/>
              </w:rPr>
            </w:pPr>
            <w:r w:rsidRPr="00D87EF4">
              <w:rPr>
                <w:b/>
                <w:bCs/>
              </w:rPr>
              <w:t>Caption</w:t>
            </w:r>
          </w:p>
        </w:tc>
        <w:tc>
          <w:tcPr>
            <w:tcW w:w="6794" w:type="dxa"/>
          </w:tcPr>
          <w:p w14:paraId="203CAA0A" w14:textId="77777777" w:rsidR="001204AA" w:rsidRDefault="001204AA" w:rsidP="002E60B2">
            <w:pPr>
              <w:pStyle w:val="TableRow"/>
            </w:pPr>
            <w:r>
              <w:t xml:space="preserve">Collection.Item_Name + ‘ - ‘ + </w:t>
            </w:r>
            <w:r w:rsidR="00382444">
              <w:t>Movement</w:t>
            </w:r>
            <w:r>
              <w:t xml:space="preserve">.Number </w:t>
            </w:r>
            <w:r w:rsidR="00382444">
              <w:t>where the collection is involved in an inbound movement of type Accession</w:t>
            </w:r>
            <w:r w:rsidR="004F6D68" w:rsidRPr="00D87EF4">
              <w:rPr>
                <w:rFonts w:eastAsia="SimSun" w:hint="eastAsia"/>
                <w:lang w:eastAsia="zh-SG"/>
              </w:rPr>
              <w:t xml:space="preserve"> </w:t>
            </w:r>
            <w:r w:rsidR="00382444">
              <w:t>or Exchange.</w:t>
            </w:r>
          </w:p>
        </w:tc>
      </w:tr>
      <w:tr w:rsidR="001204AA" w14:paraId="6A6542E1" w14:textId="77777777" w:rsidTr="00D87EF4">
        <w:tc>
          <w:tcPr>
            <w:tcW w:w="1728" w:type="dxa"/>
          </w:tcPr>
          <w:p w14:paraId="7EB1CE02" w14:textId="77777777" w:rsidR="001204AA" w:rsidRPr="00D87EF4" w:rsidRDefault="001204AA" w:rsidP="002E60B2">
            <w:pPr>
              <w:pStyle w:val="TableRow"/>
              <w:rPr>
                <w:b/>
                <w:bCs/>
              </w:rPr>
            </w:pPr>
            <w:r w:rsidRPr="00D87EF4">
              <w:rPr>
                <w:b/>
                <w:bCs/>
              </w:rPr>
              <w:t>Description</w:t>
            </w:r>
          </w:p>
        </w:tc>
        <w:tc>
          <w:tcPr>
            <w:tcW w:w="6794" w:type="dxa"/>
          </w:tcPr>
          <w:p w14:paraId="06390D81" w14:textId="77777777" w:rsidR="001204AA" w:rsidRDefault="001204AA" w:rsidP="002E60B2">
            <w:pPr>
              <w:pStyle w:val="TableRow"/>
            </w:pPr>
            <w:r>
              <w:t>Leaf node for a collection displayed within the Collections folder</w:t>
            </w:r>
            <w:r w:rsidR="009D04B0">
              <w:t xml:space="preserve"> or Linked Collections folder.</w:t>
            </w:r>
          </w:p>
          <w:p w14:paraId="55C7BB32" w14:textId="77777777" w:rsidR="00956418" w:rsidRDefault="00956418" w:rsidP="002E60B2">
            <w:pPr>
              <w:pStyle w:val="TableRow"/>
            </w:pPr>
            <w:r>
              <w:t>When the top-level node is a specimen, the Edit button is disabled.</w:t>
            </w:r>
          </w:p>
        </w:tc>
      </w:tr>
      <w:tr w:rsidR="001204AA" w14:paraId="660E2B77" w14:textId="77777777" w:rsidTr="00D87EF4">
        <w:tc>
          <w:tcPr>
            <w:tcW w:w="1728" w:type="dxa"/>
          </w:tcPr>
          <w:p w14:paraId="49C3AA26" w14:textId="77777777" w:rsidR="001204AA" w:rsidRPr="00D87EF4" w:rsidRDefault="001204AA" w:rsidP="002E60B2">
            <w:pPr>
              <w:pStyle w:val="TableRow"/>
              <w:rPr>
                <w:b/>
                <w:bCs/>
              </w:rPr>
            </w:pPr>
            <w:r w:rsidRPr="00D87EF4">
              <w:rPr>
                <w:b/>
                <w:bCs/>
              </w:rPr>
              <w:t>Details Screen</w:t>
            </w:r>
          </w:p>
        </w:tc>
        <w:tc>
          <w:tcPr>
            <w:tcW w:w="6794" w:type="dxa"/>
          </w:tcPr>
          <w:p w14:paraId="726349AB" w14:textId="77777777" w:rsidR="001204AA" w:rsidRDefault="001204AA" w:rsidP="002E60B2">
            <w:pPr>
              <w:pStyle w:val="TableRow"/>
            </w:pPr>
            <w:r>
              <w:t>TfraCollection</w:t>
            </w:r>
          </w:p>
        </w:tc>
      </w:tr>
      <w:tr w:rsidR="001204AA" w14:paraId="05BDE8BE" w14:textId="77777777" w:rsidTr="00D87EF4">
        <w:tc>
          <w:tcPr>
            <w:tcW w:w="1728" w:type="dxa"/>
          </w:tcPr>
          <w:p w14:paraId="48A6684B" w14:textId="77777777" w:rsidR="001204AA" w:rsidRPr="00D87EF4" w:rsidRDefault="001204AA" w:rsidP="002E60B2">
            <w:pPr>
              <w:pStyle w:val="TableRow"/>
              <w:rPr>
                <w:b/>
                <w:bCs/>
              </w:rPr>
            </w:pPr>
            <w:r w:rsidRPr="00D87EF4">
              <w:rPr>
                <w:b/>
                <w:bCs/>
              </w:rPr>
              <w:t>Add Button Options</w:t>
            </w:r>
          </w:p>
        </w:tc>
        <w:tc>
          <w:tcPr>
            <w:tcW w:w="6794" w:type="dxa"/>
          </w:tcPr>
          <w:p w14:paraId="32FBECF3" w14:textId="77777777" w:rsidR="001204AA" w:rsidRDefault="001204AA" w:rsidP="002E60B2">
            <w:pPr>
              <w:pStyle w:val="TableRow"/>
            </w:pPr>
            <w:r>
              <w:t xml:space="preserve">Add Button options are the same as the parent </w:t>
            </w:r>
            <w:r w:rsidR="009D04B0">
              <w:t>f</w:t>
            </w:r>
            <w:r>
              <w:t>older node.</w:t>
            </w:r>
          </w:p>
        </w:tc>
      </w:tr>
      <w:tr w:rsidR="00704E80" w14:paraId="5EB2ECEC" w14:textId="77777777" w:rsidTr="00D87EF4">
        <w:tc>
          <w:tcPr>
            <w:tcW w:w="1728" w:type="dxa"/>
          </w:tcPr>
          <w:p w14:paraId="619678EB" w14:textId="77777777" w:rsidR="00704E80" w:rsidRPr="00D87EF4" w:rsidRDefault="00704E80" w:rsidP="00690E6D">
            <w:pPr>
              <w:pStyle w:val="TableRow"/>
              <w:rPr>
                <w:b/>
                <w:bCs/>
              </w:rPr>
            </w:pPr>
            <w:r w:rsidRPr="00D87EF4">
              <w:rPr>
                <w:b/>
                <w:bCs/>
              </w:rPr>
              <w:t>Navigation</w:t>
            </w:r>
          </w:p>
        </w:tc>
        <w:tc>
          <w:tcPr>
            <w:tcW w:w="6794" w:type="dxa"/>
          </w:tcPr>
          <w:p w14:paraId="64A9BC8A" w14:textId="77777777" w:rsidR="00704E80" w:rsidRDefault="00195FC3" w:rsidP="00690E6D">
            <w:pPr>
              <w:pStyle w:val="TableRow"/>
            </w:pPr>
            <w:r>
              <w:t>When double clicked displays a Collections (Top Level) node for the selected collection.</w:t>
            </w:r>
          </w:p>
        </w:tc>
      </w:tr>
    </w:tbl>
    <w:p w14:paraId="1137FE11" w14:textId="77777777" w:rsidR="001204AA" w:rsidRPr="006F678B" w:rsidRDefault="001204AA" w:rsidP="001204AA"/>
    <w:p w14:paraId="2C1A8DF8" w14:textId="77777777" w:rsidR="008F616F" w:rsidRDefault="008F616F" w:rsidP="00840903">
      <w:pPr>
        <w:pStyle w:val="Heading4"/>
      </w:pPr>
      <w:bookmarkStart w:id="152" w:name="_Toc292878670"/>
      <w:r>
        <w:t>Collectors &amp; Determiners Folder</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8F616F" w14:paraId="55D8165E" w14:textId="77777777" w:rsidTr="00D87EF4">
        <w:tc>
          <w:tcPr>
            <w:tcW w:w="1728" w:type="dxa"/>
          </w:tcPr>
          <w:p w14:paraId="11C53AFD" w14:textId="77777777" w:rsidR="008F616F" w:rsidRPr="00D87EF4" w:rsidRDefault="008F616F" w:rsidP="005946FC">
            <w:pPr>
              <w:pStyle w:val="TableRow"/>
              <w:rPr>
                <w:b/>
                <w:bCs/>
              </w:rPr>
            </w:pPr>
            <w:r w:rsidRPr="00D87EF4">
              <w:rPr>
                <w:b/>
                <w:bCs/>
              </w:rPr>
              <w:t>Node Type</w:t>
            </w:r>
          </w:p>
        </w:tc>
        <w:tc>
          <w:tcPr>
            <w:tcW w:w="6794" w:type="dxa"/>
          </w:tcPr>
          <w:p w14:paraId="5674B1DC" w14:textId="77777777" w:rsidR="008F616F" w:rsidRDefault="008F616F" w:rsidP="005946FC">
            <w:pPr>
              <w:pStyle w:val="TableRow"/>
            </w:pPr>
            <w:r>
              <w:t>Folder</w:t>
            </w:r>
          </w:p>
        </w:tc>
      </w:tr>
      <w:tr w:rsidR="008F616F" w14:paraId="68C416B2" w14:textId="77777777" w:rsidTr="00D87EF4">
        <w:tc>
          <w:tcPr>
            <w:tcW w:w="1728" w:type="dxa"/>
          </w:tcPr>
          <w:p w14:paraId="5DDEFEFF" w14:textId="77777777" w:rsidR="008F616F" w:rsidRPr="00D87EF4" w:rsidRDefault="008F616F" w:rsidP="005946FC">
            <w:pPr>
              <w:pStyle w:val="TableRow"/>
              <w:rPr>
                <w:b/>
                <w:bCs/>
              </w:rPr>
            </w:pPr>
            <w:r w:rsidRPr="00D87EF4">
              <w:rPr>
                <w:b/>
                <w:bCs/>
              </w:rPr>
              <w:t>Caption</w:t>
            </w:r>
          </w:p>
        </w:tc>
        <w:tc>
          <w:tcPr>
            <w:tcW w:w="6794" w:type="dxa"/>
          </w:tcPr>
          <w:p w14:paraId="4EE95739" w14:textId="77777777" w:rsidR="008F616F" w:rsidRDefault="008F616F" w:rsidP="005946FC">
            <w:pPr>
              <w:pStyle w:val="TableRow"/>
            </w:pPr>
            <w:r>
              <w:t>Collectors &amp; Determiners</w:t>
            </w:r>
          </w:p>
        </w:tc>
      </w:tr>
      <w:tr w:rsidR="008F616F" w14:paraId="5BCD3903" w14:textId="77777777" w:rsidTr="00D87EF4">
        <w:tc>
          <w:tcPr>
            <w:tcW w:w="1728" w:type="dxa"/>
          </w:tcPr>
          <w:p w14:paraId="45A7A792" w14:textId="77777777" w:rsidR="008F616F" w:rsidRPr="00D87EF4" w:rsidRDefault="008F616F" w:rsidP="005946FC">
            <w:pPr>
              <w:pStyle w:val="TableRow"/>
              <w:rPr>
                <w:b/>
                <w:bCs/>
              </w:rPr>
            </w:pPr>
            <w:r w:rsidRPr="00D87EF4">
              <w:rPr>
                <w:b/>
                <w:bCs/>
              </w:rPr>
              <w:t>Description</w:t>
            </w:r>
          </w:p>
        </w:tc>
        <w:tc>
          <w:tcPr>
            <w:tcW w:w="6794" w:type="dxa"/>
          </w:tcPr>
          <w:p w14:paraId="4BD45E03" w14:textId="77777777" w:rsidR="008F616F" w:rsidRDefault="005F7906" w:rsidP="005946FC">
            <w:pPr>
              <w:pStyle w:val="TableRow"/>
            </w:pPr>
            <w:r>
              <w:t>When the top level node is a collection, l</w:t>
            </w:r>
            <w:r w:rsidR="008F616F">
              <w:t xml:space="preserve">ists all the people identified as a collector of any specimen in a selected collection (i.e. a </w:t>
            </w:r>
            <w:r w:rsidR="00914E45">
              <w:t>sample recorder</w:t>
            </w:r>
            <w:r w:rsidR="008F616F">
              <w:t>) or a determiner of any specimen in the collection.</w:t>
            </w:r>
          </w:p>
          <w:p w14:paraId="2D2767FE" w14:textId="77777777" w:rsidR="005F7906" w:rsidRDefault="005F7906" w:rsidP="005946FC">
            <w:pPr>
              <w:pStyle w:val="TableRow"/>
            </w:pPr>
            <w:r>
              <w:t>When the top-level node is a specimen, lists the collectors and determiners of the specimen.</w:t>
            </w:r>
          </w:p>
        </w:tc>
      </w:tr>
      <w:tr w:rsidR="008F616F" w14:paraId="39CC1148" w14:textId="77777777" w:rsidTr="00D87EF4">
        <w:tc>
          <w:tcPr>
            <w:tcW w:w="1728" w:type="dxa"/>
          </w:tcPr>
          <w:p w14:paraId="6B111BB4" w14:textId="77777777" w:rsidR="008F616F" w:rsidRPr="00D87EF4" w:rsidRDefault="008F616F" w:rsidP="005946FC">
            <w:pPr>
              <w:pStyle w:val="TableRow"/>
              <w:rPr>
                <w:b/>
                <w:bCs/>
              </w:rPr>
            </w:pPr>
            <w:r w:rsidRPr="00D87EF4">
              <w:rPr>
                <w:b/>
                <w:bCs/>
              </w:rPr>
              <w:t>Details Screen</w:t>
            </w:r>
          </w:p>
        </w:tc>
        <w:tc>
          <w:tcPr>
            <w:tcW w:w="6794" w:type="dxa"/>
          </w:tcPr>
          <w:p w14:paraId="0A60ACA6" w14:textId="77777777" w:rsidR="008F616F" w:rsidRDefault="008F616F" w:rsidP="005946FC">
            <w:pPr>
              <w:pStyle w:val="TableRow"/>
            </w:pPr>
            <w:r>
              <w:t>TfraListViewer</w:t>
            </w:r>
          </w:p>
        </w:tc>
      </w:tr>
      <w:tr w:rsidR="008F616F" w14:paraId="074C0E91" w14:textId="77777777" w:rsidTr="00D87EF4">
        <w:tc>
          <w:tcPr>
            <w:tcW w:w="1728" w:type="dxa"/>
          </w:tcPr>
          <w:p w14:paraId="64BFBABD" w14:textId="77777777" w:rsidR="008F616F" w:rsidRPr="00D87EF4" w:rsidRDefault="008F616F" w:rsidP="005946FC">
            <w:pPr>
              <w:pStyle w:val="TableRow"/>
              <w:rPr>
                <w:b/>
                <w:bCs/>
              </w:rPr>
            </w:pPr>
            <w:r w:rsidRPr="00D87EF4">
              <w:rPr>
                <w:b/>
                <w:bCs/>
              </w:rPr>
              <w:t>Child Nodes</w:t>
            </w:r>
          </w:p>
        </w:tc>
        <w:tc>
          <w:tcPr>
            <w:tcW w:w="6794" w:type="dxa"/>
          </w:tcPr>
          <w:p w14:paraId="2A6BDEB8" w14:textId="77777777" w:rsidR="008F616F" w:rsidRDefault="008F616F" w:rsidP="005946FC">
            <w:pPr>
              <w:pStyle w:val="TableRow"/>
            </w:pPr>
            <w:r>
              <w:t>Related Name Leaf Node</w:t>
            </w:r>
          </w:p>
        </w:tc>
      </w:tr>
      <w:tr w:rsidR="008F616F" w14:paraId="4E1A15DE" w14:textId="77777777" w:rsidTr="00D87EF4">
        <w:tc>
          <w:tcPr>
            <w:tcW w:w="1728" w:type="dxa"/>
          </w:tcPr>
          <w:p w14:paraId="0BD77C5D" w14:textId="77777777" w:rsidR="008F616F" w:rsidRPr="00D87EF4" w:rsidRDefault="008F616F" w:rsidP="005946FC">
            <w:pPr>
              <w:pStyle w:val="TableRow"/>
              <w:rPr>
                <w:b/>
                <w:bCs/>
              </w:rPr>
            </w:pPr>
            <w:r w:rsidRPr="00D87EF4">
              <w:rPr>
                <w:b/>
                <w:bCs/>
              </w:rPr>
              <w:t>Add Button Options</w:t>
            </w:r>
          </w:p>
        </w:tc>
        <w:tc>
          <w:tcPr>
            <w:tcW w:w="6794" w:type="dxa"/>
          </w:tcPr>
          <w:p w14:paraId="64CAAB4A" w14:textId="77777777" w:rsidR="008F616F" w:rsidRDefault="008F616F" w:rsidP="005946FC">
            <w:pPr>
              <w:pStyle w:val="TableRow"/>
            </w:pPr>
            <w:r>
              <w:t>Add button is disabled.</w:t>
            </w:r>
          </w:p>
        </w:tc>
      </w:tr>
    </w:tbl>
    <w:p w14:paraId="59C5B346" w14:textId="77777777" w:rsidR="008F616F" w:rsidRPr="004610F7" w:rsidRDefault="008F616F" w:rsidP="008F616F"/>
    <w:p w14:paraId="107B652A" w14:textId="77777777" w:rsidR="004D24FD" w:rsidRDefault="004D24FD" w:rsidP="00840903">
      <w:pPr>
        <w:pStyle w:val="Heading4"/>
      </w:pPr>
      <w:bookmarkStart w:id="153" w:name="_Toc292878671"/>
      <w:bookmarkStart w:id="154" w:name="_Ref298424470"/>
      <w:r>
        <w:lastRenderedPageBreak/>
        <w:t>Condition Checks (Top Level)</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6604"/>
      </w:tblGrid>
      <w:tr w:rsidR="004D24FD" w14:paraId="2887CD9B" w14:textId="77777777" w:rsidTr="00D87EF4">
        <w:tc>
          <w:tcPr>
            <w:tcW w:w="1728" w:type="dxa"/>
          </w:tcPr>
          <w:p w14:paraId="68E4C2D7" w14:textId="77777777" w:rsidR="004D24FD" w:rsidRPr="00D87EF4" w:rsidRDefault="004D24FD" w:rsidP="002E60B2">
            <w:pPr>
              <w:pStyle w:val="TableRow"/>
              <w:rPr>
                <w:b/>
                <w:bCs/>
              </w:rPr>
            </w:pPr>
            <w:r w:rsidRPr="00D87EF4">
              <w:rPr>
                <w:b/>
                <w:bCs/>
              </w:rPr>
              <w:t>Node Type</w:t>
            </w:r>
          </w:p>
        </w:tc>
        <w:tc>
          <w:tcPr>
            <w:tcW w:w="6794" w:type="dxa"/>
          </w:tcPr>
          <w:p w14:paraId="2B138FFE" w14:textId="77777777" w:rsidR="004D24FD" w:rsidRDefault="004D24FD" w:rsidP="002E60B2">
            <w:pPr>
              <w:pStyle w:val="TableRow"/>
            </w:pPr>
            <w:r>
              <w:t>Top Level</w:t>
            </w:r>
          </w:p>
        </w:tc>
      </w:tr>
      <w:tr w:rsidR="004D24FD" w14:paraId="35C55B58" w14:textId="77777777" w:rsidTr="00D87EF4">
        <w:tc>
          <w:tcPr>
            <w:tcW w:w="1728" w:type="dxa"/>
          </w:tcPr>
          <w:p w14:paraId="7CE76DF9" w14:textId="77777777" w:rsidR="004D24FD" w:rsidRPr="00D87EF4" w:rsidRDefault="004D24FD" w:rsidP="002E60B2">
            <w:pPr>
              <w:pStyle w:val="TableRow"/>
              <w:rPr>
                <w:b/>
                <w:bCs/>
              </w:rPr>
            </w:pPr>
            <w:r w:rsidRPr="00D87EF4">
              <w:rPr>
                <w:b/>
                <w:bCs/>
              </w:rPr>
              <w:t>Caption</w:t>
            </w:r>
          </w:p>
        </w:tc>
        <w:tc>
          <w:tcPr>
            <w:tcW w:w="6794" w:type="dxa"/>
          </w:tcPr>
          <w:p w14:paraId="5572F246" w14:textId="77777777" w:rsidR="004D24FD" w:rsidRDefault="004D24FD" w:rsidP="00A915B2">
            <w:pPr>
              <w:pStyle w:val="TableRow"/>
            </w:pPr>
            <w:r>
              <w:t>&lt;Conservation_Check vague date&gt; - &lt;</w:t>
            </w:r>
            <w:r w:rsidR="00A915B2">
              <w:t>Concept.Published_Term</w:t>
            </w:r>
            <w:r>
              <w:t xml:space="preserve"> for the check type&gt;</w:t>
            </w:r>
            <w:r w:rsidR="0073598C">
              <w:t xml:space="preserve"> - &lt;Conservation_Check.Ref_Number&gt;</w:t>
            </w:r>
          </w:p>
        </w:tc>
      </w:tr>
      <w:tr w:rsidR="004D24FD" w14:paraId="01A17097" w14:textId="77777777" w:rsidTr="00D87EF4">
        <w:tc>
          <w:tcPr>
            <w:tcW w:w="1728" w:type="dxa"/>
          </w:tcPr>
          <w:p w14:paraId="6F4E18BB" w14:textId="77777777" w:rsidR="004D24FD" w:rsidRPr="00D87EF4" w:rsidRDefault="004D24FD" w:rsidP="002E60B2">
            <w:pPr>
              <w:pStyle w:val="TableRow"/>
              <w:rPr>
                <w:b/>
                <w:bCs/>
              </w:rPr>
            </w:pPr>
            <w:r w:rsidRPr="00D87EF4">
              <w:rPr>
                <w:b/>
                <w:bCs/>
              </w:rPr>
              <w:t>Description</w:t>
            </w:r>
          </w:p>
        </w:tc>
        <w:tc>
          <w:tcPr>
            <w:tcW w:w="6794" w:type="dxa"/>
          </w:tcPr>
          <w:p w14:paraId="2217AF01" w14:textId="77777777" w:rsidR="004D24FD" w:rsidRDefault="004D24FD" w:rsidP="002E60B2">
            <w:pPr>
              <w:pStyle w:val="TableRow"/>
            </w:pPr>
            <w:r>
              <w:t>Top level node for a condition check.</w:t>
            </w:r>
          </w:p>
        </w:tc>
      </w:tr>
      <w:tr w:rsidR="004D24FD" w14:paraId="69790970" w14:textId="77777777" w:rsidTr="00D87EF4">
        <w:tc>
          <w:tcPr>
            <w:tcW w:w="1728" w:type="dxa"/>
          </w:tcPr>
          <w:p w14:paraId="2968FF50" w14:textId="77777777" w:rsidR="004D24FD" w:rsidRPr="00D87EF4" w:rsidRDefault="004D24FD" w:rsidP="002E60B2">
            <w:pPr>
              <w:pStyle w:val="TableRow"/>
              <w:rPr>
                <w:b/>
                <w:bCs/>
              </w:rPr>
            </w:pPr>
            <w:r w:rsidRPr="00D87EF4">
              <w:rPr>
                <w:b/>
                <w:bCs/>
              </w:rPr>
              <w:t>Details Screen</w:t>
            </w:r>
          </w:p>
        </w:tc>
        <w:tc>
          <w:tcPr>
            <w:tcW w:w="6794" w:type="dxa"/>
          </w:tcPr>
          <w:p w14:paraId="3C176B38" w14:textId="77777777" w:rsidR="004D24FD" w:rsidRDefault="004D24FD" w:rsidP="002E60B2">
            <w:pPr>
              <w:pStyle w:val="TableRow"/>
            </w:pPr>
            <w:r>
              <w:t>TfraCondition</w:t>
            </w:r>
          </w:p>
        </w:tc>
      </w:tr>
      <w:tr w:rsidR="004D24FD" w14:paraId="3F3435F2" w14:textId="77777777" w:rsidTr="00D87EF4">
        <w:tc>
          <w:tcPr>
            <w:tcW w:w="1728" w:type="dxa"/>
          </w:tcPr>
          <w:p w14:paraId="636BF7C9" w14:textId="77777777" w:rsidR="004D24FD" w:rsidRPr="00D87EF4" w:rsidRDefault="004D24FD" w:rsidP="002E60B2">
            <w:pPr>
              <w:pStyle w:val="TableRow"/>
              <w:rPr>
                <w:b/>
                <w:bCs/>
              </w:rPr>
            </w:pPr>
            <w:r w:rsidRPr="00D87EF4">
              <w:rPr>
                <w:b/>
                <w:bCs/>
              </w:rPr>
              <w:t>Child Nodes</w:t>
            </w:r>
          </w:p>
        </w:tc>
        <w:tc>
          <w:tcPr>
            <w:tcW w:w="6794" w:type="dxa"/>
          </w:tcPr>
          <w:p w14:paraId="400DBBA7" w14:textId="77777777" w:rsidR="004D24FD" w:rsidRDefault="004D24FD" w:rsidP="002E60B2">
            <w:pPr>
              <w:pStyle w:val="TableRow"/>
            </w:pPr>
            <w:r>
              <w:t>Collections Folder</w:t>
            </w:r>
          </w:p>
          <w:p w14:paraId="69E4C324" w14:textId="77777777" w:rsidR="004D24FD" w:rsidRDefault="001204AA" w:rsidP="002E60B2">
            <w:pPr>
              <w:pStyle w:val="TableRow"/>
            </w:pPr>
            <w:r>
              <w:t>Specimens</w:t>
            </w:r>
          </w:p>
          <w:p w14:paraId="081F353E" w14:textId="77777777" w:rsidR="001204AA" w:rsidRDefault="001204AA" w:rsidP="002E60B2">
            <w:pPr>
              <w:pStyle w:val="TableRow"/>
            </w:pPr>
            <w:r>
              <w:t>Stores</w:t>
            </w:r>
          </w:p>
          <w:p w14:paraId="304A33FC" w14:textId="77777777" w:rsidR="001204AA" w:rsidRDefault="001204AA" w:rsidP="002E60B2">
            <w:pPr>
              <w:pStyle w:val="TableRow"/>
            </w:pPr>
            <w:r>
              <w:t>Tasks Identified</w:t>
            </w:r>
          </w:p>
          <w:p w14:paraId="29B927AF" w14:textId="77777777" w:rsidR="007A7A17" w:rsidRDefault="007A7A17" w:rsidP="002E60B2">
            <w:pPr>
              <w:pStyle w:val="TableRow"/>
            </w:pPr>
            <w:r>
              <w:t>Multimedia</w:t>
            </w:r>
          </w:p>
        </w:tc>
      </w:tr>
      <w:tr w:rsidR="0073598C" w14:paraId="4458D89E" w14:textId="77777777" w:rsidTr="00D87EF4">
        <w:tc>
          <w:tcPr>
            <w:tcW w:w="1728" w:type="dxa"/>
          </w:tcPr>
          <w:p w14:paraId="510668CB" w14:textId="77777777" w:rsidR="0073598C" w:rsidRPr="00D87EF4" w:rsidRDefault="0073598C" w:rsidP="00130AF0">
            <w:pPr>
              <w:pStyle w:val="TableRow"/>
              <w:rPr>
                <w:b/>
                <w:bCs/>
              </w:rPr>
            </w:pPr>
            <w:r w:rsidRPr="00D87EF4">
              <w:rPr>
                <w:b/>
                <w:bCs/>
              </w:rPr>
              <w:t>Sort Order</w:t>
            </w:r>
          </w:p>
        </w:tc>
        <w:tc>
          <w:tcPr>
            <w:tcW w:w="6794" w:type="dxa"/>
          </w:tcPr>
          <w:p w14:paraId="7DEF1274" w14:textId="77777777" w:rsidR="0073598C" w:rsidRDefault="00933CBC" w:rsidP="00130AF0">
            <w:pPr>
              <w:pStyle w:val="TableRow"/>
            </w:pPr>
            <w:r>
              <w:t xml:space="preserve">“Date” - </w:t>
            </w:r>
            <w:r w:rsidR="0073598C">
              <w:t>Conservation_check.Vague_Date_Start then Vague_Date_End (most recent first)</w:t>
            </w:r>
          </w:p>
          <w:p w14:paraId="57A3DCC2" w14:textId="77777777" w:rsidR="00933CBC" w:rsidRDefault="00933CBC" w:rsidP="00130AF0">
            <w:pPr>
              <w:pStyle w:val="TableRow"/>
            </w:pPr>
            <w:r>
              <w:t>“Reference Number” - &lt;Conservation_Check.Ref_Number&gt;</w:t>
            </w:r>
          </w:p>
        </w:tc>
      </w:tr>
      <w:tr w:rsidR="004D24FD" w14:paraId="1C1EBF9F" w14:textId="77777777" w:rsidTr="00D87EF4">
        <w:tc>
          <w:tcPr>
            <w:tcW w:w="1728" w:type="dxa"/>
          </w:tcPr>
          <w:p w14:paraId="1F7AEC95" w14:textId="77777777" w:rsidR="004D24FD" w:rsidRPr="00D87EF4" w:rsidRDefault="004D24FD" w:rsidP="002E60B2">
            <w:pPr>
              <w:pStyle w:val="TableRow"/>
              <w:rPr>
                <w:b/>
                <w:bCs/>
              </w:rPr>
            </w:pPr>
            <w:r w:rsidRPr="00D87EF4">
              <w:rPr>
                <w:b/>
                <w:bCs/>
              </w:rPr>
              <w:t>Search Types</w:t>
            </w:r>
          </w:p>
        </w:tc>
        <w:tc>
          <w:tcPr>
            <w:tcW w:w="6794" w:type="dxa"/>
          </w:tcPr>
          <w:p w14:paraId="49D2D909" w14:textId="77777777" w:rsidR="004D24FD" w:rsidRDefault="004D24FD" w:rsidP="002E60B2">
            <w:pPr>
              <w:pStyle w:val="TableRow"/>
            </w:pPr>
            <w:r>
              <w:t>Checked By (search on Individual records linked to Conservation_Check.Checked_By_Name_Key)</w:t>
            </w:r>
          </w:p>
          <w:p w14:paraId="38DCFDFE" w14:textId="77777777" w:rsidR="004D24FD" w:rsidRDefault="004D24FD" w:rsidP="00606A76">
            <w:pPr>
              <w:pStyle w:val="TableRow"/>
            </w:pPr>
            <w:r>
              <w:t xml:space="preserve">Checked Date (search on </w:t>
            </w:r>
            <w:r w:rsidR="00606A76">
              <w:t>Conservation_Check vague date)</w:t>
            </w:r>
          </w:p>
          <w:p w14:paraId="1108DD4E" w14:textId="77777777" w:rsidR="004D24FD" w:rsidRDefault="004D24FD" w:rsidP="002E60B2">
            <w:pPr>
              <w:pStyle w:val="TableRow"/>
            </w:pPr>
            <w:r>
              <w:t>Condition (search on terms linked to Conservation_Check.Condition_Concept_Key)</w:t>
            </w:r>
          </w:p>
        </w:tc>
      </w:tr>
      <w:tr w:rsidR="004D24FD" w14:paraId="450BBE8F" w14:textId="77777777" w:rsidTr="00D87EF4">
        <w:tc>
          <w:tcPr>
            <w:tcW w:w="1728" w:type="dxa"/>
          </w:tcPr>
          <w:p w14:paraId="62A9F8C6" w14:textId="77777777" w:rsidR="004D24FD" w:rsidRPr="00D87EF4" w:rsidRDefault="004D24FD" w:rsidP="002E60B2">
            <w:pPr>
              <w:pStyle w:val="TableRow"/>
              <w:rPr>
                <w:b/>
                <w:bCs/>
              </w:rPr>
            </w:pPr>
            <w:r w:rsidRPr="00D87EF4">
              <w:rPr>
                <w:b/>
                <w:bCs/>
              </w:rPr>
              <w:t>Add Button Options</w:t>
            </w:r>
          </w:p>
        </w:tc>
        <w:tc>
          <w:tcPr>
            <w:tcW w:w="6794" w:type="dxa"/>
          </w:tcPr>
          <w:p w14:paraId="2DB99EBF" w14:textId="77777777" w:rsidR="004D24FD" w:rsidRDefault="001204AA" w:rsidP="002E60B2">
            <w:pPr>
              <w:pStyle w:val="TableRow"/>
            </w:pPr>
            <w:r>
              <w:t>Add button creates a new Condition Check (Top Level) node and selects it.</w:t>
            </w:r>
          </w:p>
        </w:tc>
      </w:tr>
    </w:tbl>
    <w:p w14:paraId="6E9A3E20" w14:textId="77777777" w:rsidR="004D24FD" w:rsidRPr="004610F7" w:rsidRDefault="004D24FD" w:rsidP="004D24FD"/>
    <w:p w14:paraId="2E4E4B16" w14:textId="77777777" w:rsidR="008172D7" w:rsidRDefault="008172D7" w:rsidP="00840903">
      <w:pPr>
        <w:pStyle w:val="Heading4"/>
      </w:pPr>
      <w:bookmarkStart w:id="155" w:name="_Toc292878672"/>
      <w:r>
        <w:t>Condition Checks Folder</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8172D7" w14:paraId="14D0AC63" w14:textId="77777777" w:rsidTr="00D87EF4">
        <w:tc>
          <w:tcPr>
            <w:tcW w:w="1728" w:type="dxa"/>
          </w:tcPr>
          <w:p w14:paraId="0CA34F68" w14:textId="77777777" w:rsidR="008172D7" w:rsidRPr="00D87EF4" w:rsidRDefault="008172D7" w:rsidP="002E60B2">
            <w:pPr>
              <w:pStyle w:val="TableRow"/>
              <w:rPr>
                <w:b/>
                <w:bCs/>
              </w:rPr>
            </w:pPr>
            <w:r w:rsidRPr="00D87EF4">
              <w:rPr>
                <w:b/>
                <w:bCs/>
              </w:rPr>
              <w:t>Node Type</w:t>
            </w:r>
          </w:p>
        </w:tc>
        <w:tc>
          <w:tcPr>
            <w:tcW w:w="6794" w:type="dxa"/>
          </w:tcPr>
          <w:p w14:paraId="7029F609" w14:textId="77777777" w:rsidR="008172D7" w:rsidRDefault="008172D7" w:rsidP="002E60B2">
            <w:pPr>
              <w:pStyle w:val="TableRow"/>
            </w:pPr>
            <w:r>
              <w:t>Folder</w:t>
            </w:r>
          </w:p>
        </w:tc>
      </w:tr>
      <w:tr w:rsidR="008172D7" w14:paraId="387A64D8" w14:textId="77777777" w:rsidTr="00D87EF4">
        <w:tc>
          <w:tcPr>
            <w:tcW w:w="1728" w:type="dxa"/>
          </w:tcPr>
          <w:p w14:paraId="247201D9" w14:textId="77777777" w:rsidR="008172D7" w:rsidRPr="00D87EF4" w:rsidRDefault="008172D7" w:rsidP="002E60B2">
            <w:pPr>
              <w:pStyle w:val="TableRow"/>
              <w:rPr>
                <w:b/>
                <w:bCs/>
              </w:rPr>
            </w:pPr>
            <w:r w:rsidRPr="00D87EF4">
              <w:rPr>
                <w:b/>
                <w:bCs/>
              </w:rPr>
              <w:t>Caption</w:t>
            </w:r>
          </w:p>
        </w:tc>
        <w:tc>
          <w:tcPr>
            <w:tcW w:w="6794" w:type="dxa"/>
          </w:tcPr>
          <w:p w14:paraId="44BD97EE" w14:textId="77777777" w:rsidR="008172D7" w:rsidRDefault="008172D7" w:rsidP="002E60B2">
            <w:pPr>
              <w:pStyle w:val="TableRow"/>
            </w:pPr>
            <w:r>
              <w:t>Condition Checks</w:t>
            </w:r>
          </w:p>
        </w:tc>
      </w:tr>
      <w:tr w:rsidR="008172D7" w14:paraId="2B3258DF" w14:textId="77777777" w:rsidTr="00D87EF4">
        <w:tc>
          <w:tcPr>
            <w:tcW w:w="1728" w:type="dxa"/>
          </w:tcPr>
          <w:p w14:paraId="4A7B9513" w14:textId="77777777" w:rsidR="008172D7" w:rsidRPr="00D87EF4" w:rsidRDefault="008172D7" w:rsidP="002E60B2">
            <w:pPr>
              <w:pStyle w:val="TableRow"/>
              <w:rPr>
                <w:b/>
                <w:bCs/>
              </w:rPr>
            </w:pPr>
            <w:r w:rsidRPr="00D87EF4">
              <w:rPr>
                <w:b/>
                <w:bCs/>
              </w:rPr>
              <w:t>Description</w:t>
            </w:r>
          </w:p>
        </w:tc>
        <w:tc>
          <w:tcPr>
            <w:tcW w:w="6794" w:type="dxa"/>
          </w:tcPr>
          <w:p w14:paraId="0212D53E" w14:textId="77777777" w:rsidR="008172D7" w:rsidRDefault="008172D7" w:rsidP="008172D7">
            <w:pPr>
              <w:pStyle w:val="TableRow"/>
            </w:pPr>
            <w:r>
              <w:t>Folder that contains the list of condition checks linked to a top level node (e.g. a specimen).</w:t>
            </w:r>
          </w:p>
          <w:p w14:paraId="278B6F1C" w14:textId="77777777" w:rsidR="007633EB" w:rsidRDefault="007633EB" w:rsidP="008172D7">
            <w:pPr>
              <w:pStyle w:val="TableRow"/>
            </w:pPr>
            <w:r>
              <w:t>Accepts drag and drop of existing condition checks from the Collections Browser - behaviour is the same as the Link to Existing option on the Add button.</w:t>
            </w:r>
          </w:p>
        </w:tc>
      </w:tr>
      <w:tr w:rsidR="008172D7" w14:paraId="2BDBBA78" w14:textId="77777777" w:rsidTr="00D87EF4">
        <w:tc>
          <w:tcPr>
            <w:tcW w:w="1728" w:type="dxa"/>
          </w:tcPr>
          <w:p w14:paraId="4588295F" w14:textId="77777777" w:rsidR="008172D7" w:rsidRPr="00D87EF4" w:rsidRDefault="008172D7" w:rsidP="002E60B2">
            <w:pPr>
              <w:pStyle w:val="TableRow"/>
              <w:rPr>
                <w:b/>
                <w:bCs/>
              </w:rPr>
            </w:pPr>
            <w:r w:rsidRPr="00D87EF4">
              <w:rPr>
                <w:b/>
                <w:bCs/>
              </w:rPr>
              <w:lastRenderedPageBreak/>
              <w:t>Details Screen</w:t>
            </w:r>
          </w:p>
        </w:tc>
        <w:tc>
          <w:tcPr>
            <w:tcW w:w="6794" w:type="dxa"/>
          </w:tcPr>
          <w:p w14:paraId="13A7EA7F" w14:textId="77777777" w:rsidR="008172D7" w:rsidRDefault="008172D7" w:rsidP="002E60B2">
            <w:pPr>
              <w:pStyle w:val="TableRow"/>
            </w:pPr>
            <w:r>
              <w:t>TfraListViewer</w:t>
            </w:r>
          </w:p>
        </w:tc>
      </w:tr>
      <w:tr w:rsidR="008172D7" w14:paraId="777C6F26" w14:textId="77777777" w:rsidTr="00D87EF4">
        <w:tc>
          <w:tcPr>
            <w:tcW w:w="1728" w:type="dxa"/>
          </w:tcPr>
          <w:p w14:paraId="278D4724" w14:textId="77777777" w:rsidR="008172D7" w:rsidRPr="00D87EF4" w:rsidRDefault="008172D7" w:rsidP="002E60B2">
            <w:pPr>
              <w:pStyle w:val="TableRow"/>
              <w:rPr>
                <w:b/>
                <w:bCs/>
              </w:rPr>
            </w:pPr>
            <w:r w:rsidRPr="00D87EF4">
              <w:rPr>
                <w:b/>
                <w:bCs/>
              </w:rPr>
              <w:t>Child Nodes</w:t>
            </w:r>
          </w:p>
        </w:tc>
        <w:tc>
          <w:tcPr>
            <w:tcW w:w="6794" w:type="dxa"/>
          </w:tcPr>
          <w:p w14:paraId="71EEF6BC" w14:textId="77777777" w:rsidR="008172D7" w:rsidRDefault="008172D7" w:rsidP="002E60B2">
            <w:pPr>
              <w:pStyle w:val="TableRow"/>
            </w:pPr>
            <w:r>
              <w:t>Condition Checks Leaf Node</w:t>
            </w:r>
          </w:p>
        </w:tc>
      </w:tr>
      <w:tr w:rsidR="008172D7" w14:paraId="5A49B9AE" w14:textId="77777777" w:rsidTr="00D87EF4">
        <w:tc>
          <w:tcPr>
            <w:tcW w:w="1728" w:type="dxa"/>
          </w:tcPr>
          <w:p w14:paraId="7BC0F186" w14:textId="77777777" w:rsidR="008172D7" w:rsidRPr="00D87EF4" w:rsidRDefault="008172D7" w:rsidP="002E60B2">
            <w:pPr>
              <w:pStyle w:val="TableRow"/>
              <w:rPr>
                <w:b/>
                <w:bCs/>
              </w:rPr>
            </w:pPr>
            <w:r w:rsidRPr="00D87EF4">
              <w:rPr>
                <w:b/>
                <w:bCs/>
              </w:rPr>
              <w:t>Add Button Options</w:t>
            </w:r>
          </w:p>
        </w:tc>
        <w:tc>
          <w:tcPr>
            <w:tcW w:w="6794" w:type="dxa"/>
          </w:tcPr>
          <w:p w14:paraId="33FE9119" w14:textId="77777777" w:rsidR="008172D7" w:rsidRDefault="008172D7" w:rsidP="002E60B2">
            <w:pPr>
              <w:pStyle w:val="TableRow"/>
            </w:pPr>
            <w:r>
              <w:t>Add New Item - creates a new condition check within the folder linked to the list that the folder is populated from and selects it.</w:t>
            </w:r>
          </w:p>
          <w:p w14:paraId="481149D1" w14:textId="77777777" w:rsidR="008172D7" w:rsidRDefault="008172D7" w:rsidP="002E60B2">
            <w:pPr>
              <w:pStyle w:val="TableRow"/>
            </w:pPr>
            <w:r>
              <w:t>Link to Existing - displays a find dialog allowing a condition check to be selected.  If the user selects one and clicks Ok then the condition check is added to the folder and associated database list.</w:t>
            </w:r>
          </w:p>
        </w:tc>
      </w:tr>
    </w:tbl>
    <w:p w14:paraId="5965317C" w14:textId="77777777" w:rsidR="008172D7" w:rsidRPr="004610F7" w:rsidRDefault="008172D7" w:rsidP="008172D7"/>
    <w:p w14:paraId="1A2843C2" w14:textId="77777777" w:rsidR="008172D7" w:rsidRDefault="008172D7" w:rsidP="00840903">
      <w:pPr>
        <w:pStyle w:val="Heading4"/>
      </w:pPr>
      <w:bookmarkStart w:id="156" w:name="_Toc292878673"/>
      <w:bookmarkStart w:id="157" w:name="_Ref298424504"/>
      <w:r>
        <w:t>Condition Checks Leaf Node</w:t>
      </w:r>
      <w:bookmarkEnd w:id="156"/>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6596"/>
      </w:tblGrid>
      <w:tr w:rsidR="008172D7" w14:paraId="2225A454" w14:textId="77777777" w:rsidTr="00D87EF4">
        <w:tc>
          <w:tcPr>
            <w:tcW w:w="1728" w:type="dxa"/>
          </w:tcPr>
          <w:p w14:paraId="15BC178F" w14:textId="77777777" w:rsidR="008172D7" w:rsidRPr="00D87EF4" w:rsidRDefault="008172D7" w:rsidP="002E60B2">
            <w:pPr>
              <w:pStyle w:val="TableRow"/>
              <w:rPr>
                <w:b/>
                <w:bCs/>
              </w:rPr>
            </w:pPr>
            <w:r w:rsidRPr="00D87EF4">
              <w:rPr>
                <w:b/>
                <w:bCs/>
              </w:rPr>
              <w:t>Node Type</w:t>
            </w:r>
          </w:p>
        </w:tc>
        <w:tc>
          <w:tcPr>
            <w:tcW w:w="6794" w:type="dxa"/>
          </w:tcPr>
          <w:p w14:paraId="6BE0979F" w14:textId="77777777" w:rsidR="008172D7" w:rsidRDefault="008172D7" w:rsidP="002E60B2">
            <w:pPr>
              <w:pStyle w:val="TableRow"/>
            </w:pPr>
            <w:r>
              <w:t>Top Level</w:t>
            </w:r>
          </w:p>
        </w:tc>
      </w:tr>
      <w:tr w:rsidR="008172D7" w14:paraId="55218B85" w14:textId="77777777" w:rsidTr="00D87EF4">
        <w:tc>
          <w:tcPr>
            <w:tcW w:w="1728" w:type="dxa"/>
          </w:tcPr>
          <w:p w14:paraId="191DDDD8" w14:textId="77777777" w:rsidR="008172D7" w:rsidRPr="00D87EF4" w:rsidRDefault="008172D7" w:rsidP="002E60B2">
            <w:pPr>
              <w:pStyle w:val="TableRow"/>
              <w:rPr>
                <w:b/>
                <w:bCs/>
              </w:rPr>
            </w:pPr>
            <w:r w:rsidRPr="00D87EF4">
              <w:rPr>
                <w:b/>
                <w:bCs/>
              </w:rPr>
              <w:t>Caption</w:t>
            </w:r>
          </w:p>
        </w:tc>
        <w:tc>
          <w:tcPr>
            <w:tcW w:w="6794" w:type="dxa"/>
          </w:tcPr>
          <w:p w14:paraId="29D46B35" w14:textId="77777777" w:rsidR="008172D7" w:rsidRDefault="008172D7" w:rsidP="002E60B2">
            <w:pPr>
              <w:pStyle w:val="TableRow"/>
            </w:pPr>
            <w:r>
              <w:t>&lt;Conservation_Check vague date&gt; - &lt;</w:t>
            </w:r>
            <w:r w:rsidR="00A915B2">
              <w:t>Concept.Published_Term</w:t>
            </w:r>
            <w:r>
              <w:t xml:space="preserve"> for the check type&gt;</w:t>
            </w:r>
            <w:r w:rsidR="004F6D68">
              <w:t xml:space="preserve"> - &lt;Conservation_Check.Ref_Number&gt;</w:t>
            </w:r>
          </w:p>
        </w:tc>
      </w:tr>
      <w:tr w:rsidR="008172D7" w14:paraId="5CE07B57" w14:textId="77777777" w:rsidTr="00D87EF4">
        <w:tc>
          <w:tcPr>
            <w:tcW w:w="1728" w:type="dxa"/>
          </w:tcPr>
          <w:p w14:paraId="02F26129" w14:textId="77777777" w:rsidR="008172D7" w:rsidRPr="00D87EF4" w:rsidRDefault="008172D7" w:rsidP="002E60B2">
            <w:pPr>
              <w:pStyle w:val="TableRow"/>
              <w:rPr>
                <w:b/>
                <w:bCs/>
              </w:rPr>
            </w:pPr>
            <w:r w:rsidRPr="00D87EF4">
              <w:rPr>
                <w:b/>
                <w:bCs/>
              </w:rPr>
              <w:t>Description</w:t>
            </w:r>
          </w:p>
        </w:tc>
        <w:tc>
          <w:tcPr>
            <w:tcW w:w="6794" w:type="dxa"/>
          </w:tcPr>
          <w:p w14:paraId="27860E54" w14:textId="77777777" w:rsidR="008172D7" w:rsidRDefault="008172D7" w:rsidP="002E60B2">
            <w:pPr>
              <w:pStyle w:val="TableRow"/>
            </w:pPr>
            <w:r>
              <w:t>Leaf node for a condition check displayed within the Condition Checks folder</w:t>
            </w:r>
          </w:p>
        </w:tc>
      </w:tr>
      <w:tr w:rsidR="008172D7" w14:paraId="6A26E201" w14:textId="77777777" w:rsidTr="00D87EF4">
        <w:tc>
          <w:tcPr>
            <w:tcW w:w="1728" w:type="dxa"/>
          </w:tcPr>
          <w:p w14:paraId="2AE8ACBF" w14:textId="77777777" w:rsidR="008172D7" w:rsidRPr="00D87EF4" w:rsidRDefault="008172D7" w:rsidP="002E60B2">
            <w:pPr>
              <w:pStyle w:val="TableRow"/>
              <w:rPr>
                <w:b/>
                <w:bCs/>
              </w:rPr>
            </w:pPr>
            <w:r w:rsidRPr="00D87EF4">
              <w:rPr>
                <w:b/>
                <w:bCs/>
              </w:rPr>
              <w:t>Details Screen</w:t>
            </w:r>
          </w:p>
        </w:tc>
        <w:tc>
          <w:tcPr>
            <w:tcW w:w="6794" w:type="dxa"/>
          </w:tcPr>
          <w:p w14:paraId="3B37E3B1" w14:textId="77777777" w:rsidR="008172D7" w:rsidRDefault="008172D7" w:rsidP="002E60B2">
            <w:pPr>
              <w:pStyle w:val="TableRow"/>
            </w:pPr>
            <w:r>
              <w:t>TfraCondition</w:t>
            </w:r>
          </w:p>
        </w:tc>
      </w:tr>
      <w:tr w:rsidR="008172D7" w14:paraId="21E8FCDB" w14:textId="77777777" w:rsidTr="00D87EF4">
        <w:tc>
          <w:tcPr>
            <w:tcW w:w="1728" w:type="dxa"/>
          </w:tcPr>
          <w:p w14:paraId="70B91EFF" w14:textId="77777777" w:rsidR="008172D7" w:rsidRPr="00D87EF4" w:rsidRDefault="008172D7" w:rsidP="002E60B2">
            <w:pPr>
              <w:pStyle w:val="TableRow"/>
              <w:rPr>
                <w:b/>
                <w:bCs/>
              </w:rPr>
            </w:pPr>
            <w:r w:rsidRPr="00D87EF4">
              <w:rPr>
                <w:b/>
                <w:bCs/>
              </w:rPr>
              <w:t>Add Button Options</w:t>
            </w:r>
          </w:p>
        </w:tc>
        <w:tc>
          <w:tcPr>
            <w:tcW w:w="6794" w:type="dxa"/>
          </w:tcPr>
          <w:p w14:paraId="08E7064A" w14:textId="77777777" w:rsidR="008172D7" w:rsidRDefault="008172D7" w:rsidP="002E60B2">
            <w:pPr>
              <w:pStyle w:val="TableRow"/>
            </w:pPr>
            <w:r>
              <w:t>Add Button options are the same as the parent Condition Checks Folder node.</w:t>
            </w:r>
          </w:p>
        </w:tc>
      </w:tr>
      <w:tr w:rsidR="00704E80" w14:paraId="4B78C191" w14:textId="77777777" w:rsidTr="00D87EF4">
        <w:tc>
          <w:tcPr>
            <w:tcW w:w="1728" w:type="dxa"/>
          </w:tcPr>
          <w:p w14:paraId="02392B57" w14:textId="77777777" w:rsidR="00704E80" w:rsidRPr="00D87EF4" w:rsidRDefault="00195FC3" w:rsidP="00690E6D">
            <w:pPr>
              <w:pStyle w:val="TableRow"/>
              <w:rPr>
                <w:b/>
                <w:bCs/>
              </w:rPr>
            </w:pPr>
            <w:r w:rsidRPr="00D87EF4">
              <w:rPr>
                <w:b/>
                <w:bCs/>
              </w:rPr>
              <w:t>Navigation</w:t>
            </w:r>
          </w:p>
        </w:tc>
        <w:tc>
          <w:tcPr>
            <w:tcW w:w="6794" w:type="dxa"/>
          </w:tcPr>
          <w:p w14:paraId="66404A8C" w14:textId="77777777" w:rsidR="00704E80" w:rsidRDefault="00195FC3" w:rsidP="00690E6D">
            <w:pPr>
              <w:pStyle w:val="TableRow"/>
            </w:pPr>
            <w:r>
              <w:t>When double clicked</w:t>
            </w:r>
            <w:r w:rsidR="0074144F">
              <w:t>,</w:t>
            </w:r>
            <w:r>
              <w:t xml:space="preserve"> displays a Condition Checks (Top Level) node for the selected condition check.</w:t>
            </w:r>
          </w:p>
        </w:tc>
      </w:tr>
    </w:tbl>
    <w:p w14:paraId="72A6A6F2" w14:textId="77777777" w:rsidR="00704E80" w:rsidRDefault="00195FC3" w:rsidP="00704E80">
      <w:r>
        <w:tab/>
      </w:r>
    </w:p>
    <w:p w14:paraId="7E5F98DB" w14:textId="77777777" w:rsidR="004E0C22" w:rsidRDefault="004E0C22" w:rsidP="00840903">
      <w:pPr>
        <w:pStyle w:val="Heading4"/>
      </w:pPr>
      <w:bookmarkStart w:id="158" w:name="_Determinations_Folder"/>
      <w:bookmarkStart w:id="159" w:name="_Ref292720440"/>
      <w:bookmarkStart w:id="160" w:name="_Toc292878674"/>
      <w:bookmarkEnd w:id="158"/>
      <w:r>
        <w:t>Determinations Folder</w:t>
      </w:r>
      <w:bookmarkEnd w:id="159"/>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6597"/>
      </w:tblGrid>
      <w:tr w:rsidR="004E0C22" w14:paraId="660A0232" w14:textId="77777777" w:rsidTr="00D87EF4">
        <w:tc>
          <w:tcPr>
            <w:tcW w:w="1728" w:type="dxa"/>
          </w:tcPr>
          <w:p w14:paraId="34780F02" w14:textId="77777777" w:rsidR="004E0C22" w:rsidRPr="00D87EF4" w:rsidRDefault="004E0C22" w:rsidP="004E0C22">
            <w:pPr>
              <w:pStyle w:val="TableRow"/>
              <w:rPr>
                <w:b/>
                <w:bCs/>
              </w:rPr>
            </w:pPr>
            <w:r w:rsidRPr="00D87EF4">
              <w:rPr>
                <w:b/>
                <w:bCs/>
              </w:rPr>
              <w:t>Node Type</w:t>
            </w:r>
          </w:p>
        </w:tc>
        <w:tc>
          <w:tcPr>
            <w:tcW w:w="6794" w:type="dxa"/>
          </w:tcPr>
          <w:p w14:paraId="7CE48688" w14:textId="77777777" w:rsidR="004E0C22" w:rsidRDefault="004E0C22" w:rsidP="004E0C22">
            <w:pPr>
              <w:pStyle w:val="TableRow"/>
            </w:pPr>
            <w:r>
              <w:t>Folder</w:t>
            </w:r>
          </w:p>
        </w:tc>
      </w:tr>
      <w:tr w:rsidR="004E0C22" w14:paraId="0FC9555B" w14:textId="77777777" w:rsidTr="00D87EF4">
        <w:tc>
          <w:tcPr>
            <w:tcW w:w="1728" w:type="dxa"/>
          </w:tcPr>
          <w:p w14:paraId="29031C7F" w14:textId="77777777" w:rsidR="004E0C22" w:rsidRPr="00D87EF4" w:rsidRDefault="004E0C22" w:rsidP="004E0C22">
            <w:pPr>
              <w:pStyle w:val="TableRow"/>
              <w:rPr>
                <w:b/>
                <w:bCs/>
              </w:rPr>
            </w:pPr>
            <w:r w:rsidRPr="00D87EF4">
              <w:rPr>
                <w:b/>
                <w:bCs/>
              </w:rPr>
              <w:t>Caption</w:t>
            </w:r>
          </w:p>
        </w:tc>
        <w:tc>
          <w:tcPr>
            <w:tcW w:w="6794" w:type="dxa"/>
          </w:tcPr>
          <w:p w14:paraId="7768EFED" w14:textId="77777777" w:rsidR="004E0C22" w:rsidRDefault="00174543" w:rsidP="004E0C22">
            <w:pPr>
              <w:pStyle w:val="TableRow"/>
            </w:pPr>
            <w:r>
              <w:t>Determinations</w:t>
            </w:r>
          </w:p>
        </w:tc>
      </w:tr>
      <w:tr w:rsidR="004E0C22" w14:paraId="1A4D5CBA" w14:textId="77777777" w:rsidTr="00D87EF4">
        <w:tc>
          <w:tcPr>
            <w:tcW w:w="1728" w:type="dxa"/>
          </w:tcPr>
          <w:p w14:paraId="39DC3A15" w14:textId="77777777" w:rsidR="004E0C22" w:rsidRPr="00D87EF4" w:rsidRDefault="004E0C22" w:rsidP="004E0C22">
            <w:pPr>
              <w:pStyle w:val="TableRow"/>
              <w:rPr>
                <w:b/>
                <w:bCs/>
              </w:rPr>
            </w:pPr>
            <w:r w:rsidRPr="00D87EF4">
              <w:rPr>
                <w:b/>
                <w:bCs/>
              </w:rPr>
              <w:t>Description</w:t>
            </w:r>
          </w:p>
        </w:tc>
        <w:tc>
          <w:tcPr>
            <w:tcW w:w="6794" w:type="dxa"/>
          </w:tcPr>
          <w:p w14:paraId="50AD100B" w14:textId="77777777" w:rsidR="004E0C22" w:rsidRDefault="00174543" w:rsidP="004E0C22">
            <w:pPr>
              <w:pStyle w:val="TableRow"/>
            </w:pPr>
            <w:r>
              <w:t xml:space="preserve">List of determinations for a specimen.  Includes those made against the specimen </w:t>
            </w:r>
            <w:r w:rsidR="00771414">
              <w:t xml:space="preserve">(where Determination.Specimen_Key=current specimen key) </w:t>
            </w:r>
            <w:r>
              <w:t>and those made against the field data</w:t>
            </w:r>
          </w:p>
        </w:tc>
      </w:tr>
      <w:tr w:rsidR="004E0C22" w14:paraId="4CB6DDA8" w14:textId="77777777" w:rsidTr="00D87EF4">
        <w:tc>
          <w:tcPr>
            <w:tcW w:w="1728" w:type="dxa"/>
          </w:tcPr>
          <w:p w14:paraId="24EB002C" w14:textId="77777777" w:rsidR="004E0C22" w:rsidRPr="00D87EF4" w:rsidRDefault="004E0C22" w:rsidP="004E0C22">
            <w:pPr>
              <w:pStyle w:val="TableRow"/>
              <w:rPr>
                <w:b/>
                <w:bCs/>
              </w:rPr>
            </w:pPr>
            <w:r w:rsidRPr="00D87EF4">
              <w:rPr>
                <w:b/>
                <w:bCs/>
              </w:rPr>
              <w:t>Details Screen</w:t>
            </w:r>
          </w:p>
        </w:tc>
        <w:tc>
          <w:tcPr>
            <w:tcW w:w="6794" w:type="dxa"/>
          </w:tcPr>
          <w:p w14:paraId="66725F17" w14:textId="77777777" w:rsidR="004E0C22" w:rsidRDefault="00174543" w:rsidP="004E0C22">
            <w:pPr>
              <w:pStyle w:val="TableRow"/>
            </w:pPr>
            <w:r>
              <w:t>TfraListViewer</w:t>
            </w:r>
          </w:p>
        </w:tc>
      </w:tr>
      <w:tr w:rsidR="004E0C22" w14:paraId="4E86EBE4" w14:textId="77777777" w:rsidTr="00D87EF4">
        <w:tc>
          <w:tcPr>
            <w:tcW w:w="1728" w:type="dxa"/>
          </w:tcPr>
          <w:p w14:paraId="1E6249E1" w14:textId="77777777" w:rsidR="004E0C22" w:rsidRPr="00D87EF4" w:rsidRDefault="004E0C22" w:rsidP="004E0C22">
            <w:pPr>
              <w:pStyle w:val="TableRow"/>
              <w:rPr>
                <w:b/>
                <w:bCs/>
              </w:rPr>
            </w:pPr>
            <w:r w:rsidRPr="00D87EF4">
              <w:rPr>
                <w:b/>
                <w:bCs/>
              </w:rPr>
              <w:t>Child Nodes</w:t>
            </w:r>
          </w:p>
        </w:tc>
        <w:tc>
          <w:tcPr>
            <w:tcW w:w="6794" w:type="dxa"/>
          </w:tcPr>
          <w:p w14:paraId="3BB8FA08" w14:textId="04FA7262" w:rsidR="000514D0" w:rsidRDefault="000514D0" w:rsidP="004E0C22">
            <w:pPr>
              <w:pStyle w:val="TableRow"/>
            </w:pPr>
            <w:r>
              <w:t xml:space="preserve">If the Collections module option “Group determination by domain” is set to true, then determinations are grouped under a corresponding </w:t>
            </w:r>
            <w:hyperlink w:anchor="_Domain_Folder" w:history="1">
              <w:r w:rsidRPr="00826DFF">
                <w:rPr>
                  <w:rStyle w:val="Hyperlink"/>
                  <w:rFonts w:asciiTheme="minorHAnsi" w:hAnsiTheme="minorHAnsi"/>
                </w:rPr>
                <w:t>Domain Folder</w:t>
              </w:r>
            </w:hyperlink>
            <w:r>
              <w:t xml:space="preserve"> node.  </w:t>
            </w:r>
          </w:p>
          <w:p w14:paraId="425CCEB6" w14:textId="77777777" w:rsidR="000514D0" w:rsidRDefault="000514D0" w:rsidP="004E0C22">
            <w:pPr>
              <w:pStyle w:val="TableRow"/>
            </w:pPr>
            <w:r>
              <w:t>If the option is not checked the allowed nodes are:</w:t>
            </w:r>
          </w:p>
          <w:p w14:paraId="7D72F2BB" w14:textId="77777777" w:rsidR="004E0C22" w:rsidRDefault="00E346B3" w:rsidP="00CC1ED3">
            <w:pPr>
              <w:pStyle w:val="TableRow"/>
              <w:numPr>
                <w:ilvl w:val="0"/>
                <w:numId w:val="75"/>
              </w:numPr>
            </w:pPr>
            <w:r>
              <w:lastRenderedPageBreak/>
              <w:t>Determination Leaf Node</w:t>
            </w:r>
          </w:p>
          <w:p w14:paraId="3DD6EF3D" w14:textId="77777777" w:rsidR="00771414" w:rsidRDefault="00771414" w:rsidP="00CC1ED3">
            <w:pPr>
              <w:pStyle w:val="TableRow"/>
              <w:numPr>
                <w:ilvl w:val="0"/>
                <w:numId w:val="75"/>
              </w:numPr>
            </w:pPr>
            <w:r>
              <w:t>Taxon Determination Leaf Node</w:t>
            </w:r>
          </w:p>
          <w:p w14:paraId="40B3D88A" w14:textId="2F3A9B16" w:rsidR="009E2658" w:rsidRDefault="009E2658" w:rsidP="009E2658">
            <w:pPr>
              <w:pStyle w:val="TableRow"/>
            </w:pPr>
            <w:r>
              <w:t>In either case</w:t>
            </w:r>
            <w:r w:rsidR="0095523B">
              <w:t>,</w:t>
            </w:r>
            <w:r>
              <w:t xml:space="preserve"> the determination leaf nodes </w:t>
            </w:r>
            <w:r w:rsidR="0095523B">
              <w:t xml:space="preserve">in the folder(s) </w:t>
            </w:r>
            <w:r>
              <w:t>are ordered by determination date</w:t>
            </w:r>
            <w:r w:rsidR="0041466D">
              <w:t xml:space="preserve"> (</w:t>
            </w:r>
            <w:r w:rsidR="003572DC">
              <w:t xml:space="preserve">this </w:t>
            </w:r>
            <w:r w:rsidR="0041466D">
              <w:t>includes the list that is displayed when the folder is clicked – TfraListViewer)</w:t>
            </w:r>
            <w:r w:rsidR="00826DFF">
              <w:t>.</w:t>
            </w:r>
          </w:p>
        </w:tc>
      </w:tr>
      <w:tr w:rsidR="004E0C22" w14:paraId="0921CD20" w14:textId="77777777" w:rsidTr="00D87EF4">
        <w:tc>
          <w:tcPr>
            <w:tcW w:w="1728" w:type="dxa"/>
          </w:tcPr>
          <w:p w14:paraId="291467CA" w14:textId="77777777" w:rsidR="004E0C22" w:rsidRPr="00D87EF4" w:rsidRDefault="004E0C22" w:rsidP="004E0C22">
            <w:pPr>
              <w:pStyle w:val="TableRow"/>
              <w:rPr>
                <w:b/>
                <w:bCs/>
              </w:rPr>
            </w:pPr>
            <w:r w:rsidRPr="00D87EF4">
              <w:rPr>
                <w:b/>
                <w:bCs/>
              </w:rPr>
              <w:lastRenderedPageBreak/>
              <w:t>Add Button Options</w:t>
            </w:r>
          </w:p>
        </w:tc>
        <w:tc>
          <w:tcPr>
            <w:tcW w:w="6794" w:type="dxa"/>
          </w:tcPr>
          <w:p w14:paraId="0EDE81AF" w14:textId="77777777" w:rsidR="004E0C22" w:rsidRDefault="00E346B3" w:rsidP="004E0C22">
            <w:pPr>
              <w:pStyle w:val="TableRow"/>
            </w:pPr>
            <w:r>
              <w:t>Creates a new determination within the folder and selects it.</w:t>
            </w:r>
            <w:r w:rsidR="000514D0">
              <w:t xml:space="preserve">  If domain folders are present, once the determination is saved, it is moved to the correct folder.</w:t>
            </w:r>
          </w:p>
        </w:tc>
      </w:tr>
    </w:tbl>
    <w:p w14:paraId="70C70117" w14:textId="77777777" w:rsidR="004E0C22" w:rsidRPr="004610F7" w:rsidRDefault="004E0C22" w:rsidP="004E0C22"/>
    <w:p w14:paraId="1D81BF9A" w14:textId="77777777" w:rsidR="00E346B3" w:rsidRDefault="00E346B3" w:rsidP="00840903">
      <w:pPr>
        <w:pStyle w:val="Heading4"/>
      </w:pPr>
      <w:bookmarkStart w:id="161" w:name="_Ref271272105"/>
      <w:bookmarkStart w:id="162" w:name="_Toc292878675"/>
      <w:r>
        <w:t>Determination Leaf Node</w:t>
      </w:r>
      <w:bookmarkEnd w:id="161"/>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8"/>
        <w:gridCol w:w="6598"/>
      </w:tblGrid>
      <w:tr w:rsidR="00E346B3" w14:paraId="38C919FC" w14:textId="77777777" w:rsidTr="00D87EF4">
        <w:tc>
          <w:tcPr>
            <w:tcW w:w="1728" w:type="dxa"/>
          </w:tcPr>
          <w:p w14:paraId="15A02E52" w14:textId="77777777" w:rsidR="00E346B3" w:rsidRPr="00D87EF4" w:rsidRDefault="00E346B3" w:rsidP="0067028D">
            <w:pPr>
              <w:pStyle w:val="TableRow"/>
              <w:rPr>
                <w:b/>
                <w:bCs/>
              </w:rPr>
            </w:pPr>
            <w:r w:rsidRPr="00D87EF4">
              <w:rPr>
                <w:b/>
                <w:bCs/>
              </w:rPr>
              <w:t>Node Type</w:t>
            </w:r>
          </w:p>
        </w:tc>
        <w:tc>
          <w:tcPr>
            <w:tcW w:w="6794" w:type="dxa"/>
          </w:tcPr>
          <w:p w14:paraId="3D1DBC2F" w14:textId="77777777" w:rsidR="00E346B3" w:rsidRDefault="00E346B3" w:rsidP="0067028D">
            <w:pPr>
              <w:pStyle w:val="TableRow"/>
            </w:pPr>
            <w:r>
              <w:t>Top Level</w:t>
            </w:r>
          </w:p>
        </w:tc>
      </w:tr>
      <w:tr w:rsidR="00E346B3" w14:paraId="0541F4D4" w14:textId="77777777" w:rsidTr="00D87EF4">
        <w:tc>
          <w:tcPr>
            <w:tcW w:w="1728" w:type="dxa"/>
          </w:tcPr>
          <w:p w14:paraId="15F6BA42" w14:textId="77777777" w:rsidR="00E346B3" w:rsidRPr="00D87EF4" w:rsidRDefault="00E346B3" w:rsidP="0067028D">
            <w:pPr>
              <w:pStyle w:val="TableRow"/>
              <w:rPr>
                <w:b/>
                <w:bCs/>
              </w:rPr>
            </w:pPr>
            <w:r w:rsidRPr="00D87EF4">
              <w:rPr>
                <w:b/>
                <w:bCs/>
              </w:rPr>
              <w:t>Caption</w:t>
            </w:r>
          </w:p>
        </w:tc>
        <w:tc>
          <w:tcPr>
            <w:tcW w:w="6794" w:type="dxa"/>
          </w:tcPr>
          <w:p w14:paraId="3554240F" w14:textId="77777777" w:rsidR="00E346B3" w:rsidRDefault="00E346B3" w:rsidP="0067028D">
            <w:pPr>
              <w:pStyle w:val="TableRow"/>
            </w:pPr>
            <w:r>
              <w:t>&lt;</w:t>
            </w:r>
            <w:r w:rsidR="004D1A02">
              <w:t>Concept.Published_Term</w:t>
            </w:r>
            <w:r>
              <w:t>&gt;</w:t>
            </w:r>
          </w:p>
          <w:p w14:paraId="77F8221F" w14:textId="77777777" w:rsidR="00E346B3" w:rsidRDefault="00E346B3" w:rsidP="0067028D">
            <w:pPr>
              <w:pStyle w:val="TableRow"/>
            </w:pPr>
            <w:r>
              <w:t>If the concept linked to the Nomenclatural Status field has a rank, then a dot of that rank’s colour is rendered to the left of the caption.  This allows typed specimens to display a red dot, and figured specimens to display a green dot.</w:t>
            </w:r>
          </w:p>
        </w:tc>
      </w:tr>
      <w:tr w:rsidR="00E346B3" w14:paraId="4CD2C1BB" w14:textId="77777777" w:rsidTr="00D87EF4">
        <w:tc>
          <w:tcPr>
            <w:tcW w:w="1728" w:type="dxa"/>
          </w:tcPr>
          <w:p w14:paraId="4E5A1C57" w14:textId="77777777" w:rsidR="00E346B3" w:rsidRPr="00D87EF4" w:rsidRDefault="00E346B3" w:rsidP="0067028D">
            <w:pPr>
              <w:pStyle w:val="TableRow"/>
              <w:rPr>
                <w:b/>
                <w:bCs/>
              </w:rPr>
            </w:pPr>
            <w:r w:rsidRPr="00D87EF4">
              <w:rPr>
                <w:b/>
                <w:bCs/>
              </w:rPr>
              <w:t>Description</w:t>
            </w:r>
          </w:p>
        </w:tc>
        <w:tc>
          <w:tcPr>
            <w:tcW w:w="6794" w:type="dxa"/>
          </w:tcPr>
          <w:p w14:paraId="71FE1FB4" w14:textId="77777777" w:rsidR="00E346B3" w:rsidRDefault="00E346B3" w:rsidP="0067028D">
            <w:pPr>
              <w:pStyle w:val="TableRow"/>
            </w:pPr>
            <w:r>
              <w:t>Details of a single determination made against a specimen or field observation associated with a specimen.</w:t>
            </w:r>
          </w:p>
          <w:p w14:paraId="3D131E06" w14:textId="77777777" w:rsidR="00681F59" w:rsidRPr="00681F59" w:rsidRDefault="00681F59" w:rsidP="00681F59">
            <w:pPr>
              <w:pStyle w:val="TableRow"/>
            </w:pPr>
            <w:r w:rsidRPr="00681F59">
              <w:t>The node has a hint based on the concept group from which the determination was made. The hint is</w:t>
            </w:r>
          </w:p>
          <w:p w14:paraId="217399BC" w14:textId="77777777" w:rsidR="00681F59" w:rsidRPr="00681F59" w:rsidRDefault="00681F59" w:rsidP="00681F59">
            <w:pPr>
              <w:pStyle w:val="TableRow"/>
              <w:numPr>
                <w:ilvl w:val="0"/>
                <w:numId w:val="61"/>
              </w:numPr>
            </w:pPr>
            <w:r w:rsidRPr="00681F59">
              <w:t>‘&lt;</w:t>
            </w:r>
            <w:r>
              <w:fldChar w:fldCharType="begin"/>
            </w:r>
            <w:r>
              <w:instrText xml:space="preserve"> REF _Ref292699332 \h </w:instrText>
            </w:r>
            <w:r>
              <w:fldChar w:fldCharType="separate"/>
            </w:r>
            <w:r>
              <w:t>Concept_Group</w:t>
            </w:r>
            <w:r>
              <w:fldChar w:fldCharType="end"/>
            </w:r>
            <w:r w:rsidRPr="00681F59">
              <w:t>.Item_Name&gt;’ if the determination concept has no ancestors;</w:t>
            </w:r>
          </w:p>
          <w:p w14:paraId="6ADD74B2" w14:textId="77777777" w:rsidR="00006477" w:rsidRDefault="00681F59" w:rsidP="001D7B30">
            <w:pPr>
              <w:pStyle w:val="TableRow"/>
              <w:numPr>
                <w:ilvl w:val="0"/>
                <w:numId w:val="61"/>
              </w:numPr>
            </w:pPr>
            <w:r w:rsidRPr="00681F59">
              <w:t>‘&lt;</w:t>
            </w:r>
            <w:r>
              <w:fldChar w:fldCharType="begin"/>
            </w:r>
            <w:r>
              <w:instrText xml:space="preserve"> REF _Ref292699332 \h </w:instrText>
            </w:r>
            <w:r>
              <w:fldChar w:fldCharType="separate"/>
            </w:r>
            <w:r>
              <w:t>Concept_Group</w:t>
            </w:r>
            <w:r>
              <w:fldChar w:fldCharType="end"/>
            </w:r>
            <w:r w:rsidRPr="00681F59">
              <w:t>.Item_Name&gt;: &lt;</w:t>
            </w:r>
            <w:r w:rsidR="001D7B30">
              <w:t>Concept.Published_Term</w:t>
            </w:r>
            <w:r w:rsidRPr="00681F59">
              <w:t>&gt; - ... - &lt;</w:t>
            </w:r>
            <w:r w:rsidR="001D7B30">
              <w:t>Concept.Published_Term</w:t>
            </w:r>
            <w:r w:rsidRPr="00681F59">
              <w:t xml:space="preserve">&gt;’, for each concept record from which the determination concept is a descendant, as determined by the </w:t>
            </w:r>
            <w:r w:rsidRPr="00681F59">
              <w:rPr>
                <w:i/>
              </w:rPr>
              <w:fldChar w:fldCharType="begin"/>
            </w:r>
            <w:r w:rsidRPr="00681F59">
              <w:rPr>
                <w:i/>
              </w:rPr>
              <w:instrText xml:space="preserve"> REF _Ref292721938 \h  \* MERGEFORMAT </w:instrText>
            </w:r>
            <w:r w:rsidRPr="00681F59">
              <w:rPr>
                <w:i/>
              </w:rPr>
            </w:r>
            <w:r w:rsidRPr="00681F59">
              <w:rPr>
                <w:i/>
              </w:rPr>
              <w:fldChar w:fldCharType="separate"/>
            </w:r>
            <w:r w:rsidRPr="00681F59">
              <w:rPr>
                <w:i/>
              </w:rPr>
              <w:t>Concept_Lineage</w:t>
            </w:r>
            <w:r w:rsidRPr="00681F59">
              <w:rPr>
                <w:i/>
              </w:rPr>
              <w:fldChar w:fldCharType="end"/>
            </w:r>
            <w:r>
              <w:rPr>
                <w:i/>
              </w:rPr>
              <w:t xml:space="preserve"> </w:t>
            </w:r>
            <w:r w:rsidRPr="00681F59">
              <w:t xml:space="preserve">table (see section </w:t>
            </w:r>
            <w:r>
              <w:fldChar w:fldCharType="begin"/>
            </w:r>
            <w:r>
              <w:instrText xml:space="preserve"> REF _Ref292721976 \r \h </w:instrText>
            </w:r>
            <w:r>
              <w:fldChar w:fldCharType="separate"/>
            </w:r>
            <w:r>
              <w:t>5.3.1.6</w:t>
            </w:r>
            <w:r>
              <w:fldChar w:fldCharType="end"/>
            </w:r>
            <w:r w:rsidRPr="00681F59">
              <w:t xml:space="preserve">). The order of </w:t>
            </w:r>
            <w:r w:rsidR="001D7B30">
              <w:t>published</w:t>
            </w:r>
            <w:r w:rsidRPr="00681F59">
              <w:t xml:space="preserve"> </w:t>
            </w:r>
            <w:r w:rsidR="001D7B30">
              <w:t xml:space="preserve">terms </w:t>
            </w:r>
            <w:r w:rsidRPr="00681F59">
              <w:t xml:space="preserve">is determined by the hierarchy of the concepts within </w:t>
            </w:r>
            <w:r w:rsidRPr="00681F59">
              <w:rPr>
                <w:i/>
              </w:rPr>
              <w:fldChar w:fldCharType="begin"/>
            </w:r>
            <w:r w:rsidRPr="00681F59">
              <w:rPr>
                <w:i/>
              </w:rPr>
              <w:instrText xml:space="preserve"> REF _Ref292721938 \h  \* MERGEFORMAT </w:instrText>
            </w:r>
            <w:r w:rsidRPr="00681F59">
              <w:rPr>
                <w:i/>
              </w:rPr>
            </w:r>
            <w:r w:rsidRPr="00681F59">
              <w:rPr>
                <w:i/>
              </w:rPr>
              <w:fldChar w:fldCharType="separate"/>
            </w:r>
            <w:r w:rsidRPr="00681F59">
              <w:rPr>
                <w:i/>
              </w:rPr>
              <w:t>Concept_Lineage</w:t>
            </w:r>
            <w:r w:rsidRPr="00681F59">
              <w:rPr>
                <w:i/>
              </w:rPr>
              <w:fldChar w:fldCharType="end"/>
            </w:r>
            <w:r w:rsidRPr="00681F59">
              <w:t>, with the higher level concepts coming first.</w:t>
            </w:r>
          </w:p>
        </w:tc>
      </w:tr>
      <w:tr w:rsidR="00E346B3" w14:paraId="6C81E0DE" w14:textId="77777777" w:rsidTr="00D87EF4">
        <w:tc>
          <w:tcPr>
            <w:tcW w:w="1728" w:type="dxa"/>
          </w:tcPr>
          <w:p w14:paraId="4C5F0085" w14:textId="77777777" w:rsidR="00E346B3" w:rsidRPr="00D87EF4" w:rsidRDefault="00E346B3" w:rsidP="0067028D">
            <w:pPr>
              <w:pStyle w:val="TableRow"/>
              <w:rPr>
                <w:b/>
                <w:bCs/>
              </w:rPr>
            </w:pPr>
            <w:r w:rsidRPr="00D87EF4">
              <w:rPr>
                <w:b/>
                <w:bCs/>
              </w:rPr>
              <w:t>Details Screen</w:t>
            </w:r>
          </w:p>
        </w:tc>
        <w:tc>
          <w:tcPr>
            <w:tcW w:w="6794" w:type="dxa"/>
          </w:tcPr>
          <w:p w14:paraId="73A3C322" w14:textId="77777777" w:rsidR="00E346B3" w:rsidRDefault="00E346B3" w:rsidP="0067028D">
            <w:pPr>
              <w:pStyle w:val="TableRow"/>
            </w:pPr>
            <w:r>
              <w:t>TfraDetermination</w:t>
            </w:r>
          </w:p>
        </w:tc>
      </w:tr>
      <w:tr w:rsidR="00E346B3" w14:paraId="79C3BB64" w14:textId="77777777" w:rsidTr="00D87EF4">
        <w:tc>
          <w:tcPr>
            <w:tcW w:w="1728" w:type="dxa"/>
          </w:tcPr>
          <w:p w14:paraId="4D9C85AE" w14:textId="77777777" w:rsidR="00E346B3" w:rsidRPr="00D87EF4" w:rsidRDefault="00E346B3" w:rsidP="0067028D">
            <w:pPr>
              <w:pStyle w:val="TableRow"/>
              <w:rPr>
                <w:b/>
                <w:bCs/>
              </w:rPr>
            </w:pPr>
            <w:r w:rsidRPr="00D87EF4">
              <w:rPr>
                <w:b/>
                <w:bCs/>
              </w:rPr>
              <w:t>Add Button Options</w:t>
            </w:r>
          </w:p>
        </w:tc>
        <w:tc>
          <w:tcPr>
            <w:tcW w:w="6794" w:type="dxa"/>
          </w:tcPr>
          <w:p w14:paraId="08C146BF" w14:textId="77777777" w:rsidR="00E346B3" w:rsidRDefault="00E346B3" w:rsidP="0067028D">
            <w:pPr>
              <w:pStyle w:val="TableRow"/>
            </w:pPr>
            <w:r>
              <w:t>Add Button options are the same as the parent Determinations Folder node.</w:t>
            </w:r>
          </w:p>
        </w:tc>
      </w:tr>
      <w:tr w:rsidR="00704E80" w14:paraId="0713A8FD" w14:textId="77777777" w:rsidTr="00D87EF4">
        <w:tc>
          <w:tcPr>
            <w:tcW w:w="1728" w:type="dxa"/>
          </w:tcPr>
          <w:p w14:paraId="64F8D965" w14:textId="77777777" w:rsidR="00704E80" w:rsidRPr="00D87EF4" w:rsidRDefault="00195FC3" w:rsidP="00690E6D">
            <w:pPr>
              <w:pStyle w:val="TableRow"/>
              <w:rPr>
                <w:b/>
                <w:bCs/>
              </w:rPr>
            </w:pPr>
            <w:r w:rsidRPr="00D87EF4">
              <w:rPr>
                <w:b/>
                <w:bCs/>
              </w:rPr>
              <w:t>Navigation</w:t>
            </w:r>
          </w:p>
        </w:tc>
        <w:tc>
          <w:tcPr>
            <w:tcW w:w="6794" w:type="dxa"/>
          </w:tcPr>
          <w:p w14:paraId="39B8F173" w14:textId="77777777" w:rsidR="00704E80" w:rsidRDefault="00195FC3" w:rsidP="00690E6D">
            <w:pPr>
              <w:pStyle w:val="TableRow"/>
            </w:pPr>
            <w:r>
              <w:t>None</w:t>
            </w:r>
          </w:p>
        </w:tc>
      </w:tr>
    </w:tbl>
    <w:p w14:paraId="1846AE15" w14:textId="77777777" w:rsidR="00704E80" w:rsidRDefault="00704E80" w:rsidP="00704E80"/>
    <w:p w14:paraId="6A9109A2" w14:textId="77777777" w:rsidR="00E66C86" w:rsidRDefault="00E66C86" w:rsidP="00840903">
      <w:pPr>
        <w:pStyle w:val="Heading4"/>
      </w:pPr>
      <w:bookmarkStart w:id="163" w:name="_Toc292878676"/>
      <w:bookmarkStart w:id="164" w:name="_Ref298424686"/>
      <w:r>
        <w:lastRenderedPageBreak/>
        <w:t>Enquiries (Top Level)</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6596"/>
      </w:tblGrid>
      <w:tr w:rsidR="00E66C86" w14:paraId="054DC054" w14:textId="77777777" w:rsidTr="00D87EF4">
        <w:tc>
          <w:tcPr>
            <w:tcW w:w="1728" w:type="dxa"/>
          </w:tcPr>
          <w:p w14:paraId="592B79EC" w14:textId="77777777" w:rsidR="00E66C86" w:rsidRPr="00D87EF4" w:rsidRDefault="00E66C86" w:rsidP="002E60B2">
            <w:pPr>
              <w:pStyle w:val="TableRow"/>
              <w:rPr>
                <w:b/>
                <w:bCs/>
              </w:rPr>
            </w:pPr>
            <w:r w:rsidRPr="00D87EF4">
              <w:rPr>
                <w:b/>
                <w:bCs/>
              </w:rPr>
              <w:t>Node Type</w:t>
            </w:r>
          </w:p>
        </w:tc>
        <w:tc>
          <w:tcPr>
            <w:tcW w:w="6794" w:type="dxa"/>
          </w:tcPr>
          <w:p w14:paraId="73F1260D" w14:textId="77777777" w:rsidR="00E66C86" w:rsidRDefault="00E66C86" w:rsidP="002E60B2">
            <w:pPr>
              <w:pStyle w:val="TableRow"/>
            </w:pPr>
            <w:r>
              <w:t>Top Level</w:t>
            </w:r>
          </w:p>
        </w:tc>
      </w:tr>
      <w:tr w:rsidR="00E66C86" w14:paraId="22A61080" w14:textId="77777777" w:rsidTr="00D87EF4">
        <w:tc>
          <w:tcPr>
            <w:tcW w:w="1728" w:type="dxa"/>
          </w:tcPr>
          <w:p w14:paraId="12D816E2" w14:textId="77777777" w:rsidR="00E66C86" w:rsidRPr="00D87EF4" w:rsidRDefault="00E66C86" w:rsidP="002E60B2">
            <w:pPr>
              <w:pStyle w:val="TableRow"/>
              <w:rPr>
                <w:b/>
                <w:bCs/>
              </w:rPr>
            </w:pPr>
            <w:r w:rsidRPr="00D87EF4">
              <w:rPr>
                <w:b/>
                <w:bCs/>
              </w:rPr>
              <w:t>Caption</w:t>
            </w:r>
          </w:p>
        </w:tc>
        <w:tc>
          <w:tcPr>
            <w:tcW w:w="6794" w:type="dxa"/>
          </w:tcPr>
          <w:p w14:paraId="06F290B4" w14:textId="77777777" w:rsidR="00E66C86" w:rsidRDefault="00DF2DB0" w:rsidP="002E60B2">
            <w:pPr>
              <w:pStyle w:val="TableRow"/>
            </w:pPr>
            <w:r>
              <w:t>&lt;Enquiry vague date&gt; - &lt;</w:t>
            </w:r>
            <w:r w:rsidR="001D7B30">
              <w:t>Concept.Published_Term</w:t>
            </w:r>
            <w:r>
              <w:t xml:space="preserve"> for Enquiry.Enquiry_Type_Concept_Key&gt;</w:t>
            </w:r>
          </w:p>
        </w:tc>
      </w:tr>
      <w:tr w:rsidR="00E66C86" w14:paraId="640CB10F" w14:textId="77777777" w:rsidTr="00D87EF4">
        <w:tc>
          <w:tcPr>
            <w:tcW w:w="1728" w:type="dxa"/>
          </w:tcPr>
          <w:p w14:paraId="57D3C070" w14:textId="77777777" w:rsidR="00E66C86" w:rsidRPr="00D87EF4" w:rsidRDefault="00E66C86" w:rsidP="002E60B2">
            <w:pPr>
              <w:pStyle w:val="TableRow"/>
              <w:rPr>
                <w:b/>
                <w:bCs/>
              </w:rPr>
            </w:pPr>
            <w:r w:rsidRPr="00D87EF4">
              <w:rPr>
                <w:b/>
                <w:bCs/>
              </w:rPr>
              <w:t>Description</w:t>
            </w:r>
          </w:p>
        </w:tc>
        <w:tc>
          <w:tcPr>
            <w:tcW w:w="6794" w:type="dxa"/>
          </w:tcPr>
          <w:p w14:paraId="718A5C88" w14:textId="77777777" w:rsidR="00E66C86" w:rsidRDefault="00DF2DB0" w:rsidP="002E60B2">
            <w:pPr>
              <w:pStyle w:val="TableRow"/>
            </w:pPr>
            <w:r>
              <w:t>Top level node for details of an enquiry.</w:t>
            </w:r>
          </w:p>
        </w:tc>
      </w:tr>
      <w:tr w:rsidR="00E66C86" w14:paraId="069C962E" w14:textId="77777777" w:rsidTr="00D87EF4">
        <w:tc>
          <w:tcPr>
            <w:tcW w:w="1728" w:type="dxa"/>
          </w:tcPr>
          <w:p w14:paraId="55F17CC4" w14:textId="77777777" w:rsidR="00E66C86" w:rsidRPr="00D87EF4" w:rsidRDefault="00E66C86" w:rsidP="002E60B2">
            <w:pPr>
              <w:pStyle w:val="TableRow"/>
              <w:rPr>
                <w:b/>
                <w:bCs/>
              </w:rPr>
            </w:pPr>
            <w:r w:rsidRPr="00D87EF4">
              <w:rPr>
                <w:b/>
                <w:bCs/>
              </w:rPr>
              <w:t>Details Screen</w:t>
            </w:r>
          </w:p>
        </w:tc>
        <w:tc>
          <w:tcPr>
            <w:tcW w:w="6794" w:type="dxa"/>
          </w:tcPr>
          <w:p w14:paraId="2C4C4FC2" w14:textId="77777777" w:rsidR="00E66C86" w:rsidRDefault="00DF2DB0" w:rsidP="002E60B2">
            <w:pPr>
              <w:pStyle w:val="TableRow"/>
            </w:pPr>
            <w:r>
              <w:t>TfraEnquiry</w:t>
            </w:r>
          </w:p>
        </w:tc>
      </w:tr>
      <w:tr w:rsidR="00E66C86" w14:paraId="2EABC53A" w14:textId="77777777" w:rsidTr="00D87EF4">
        <w:tc>
          <w:tcPr>
            <w:tcW w:w="1728" w:type="dxa"/>
          </w:tcPr>
          <w:p w14:paraId="403A07E0" w14:textId="77777777" w:rsidR="00E66C86" w:rsidRPr="00D87EF4" w:rsidRDefault="00E66C86" w:rsidP="002E60B2">
            <w:pPr>
              <w:pStyle w:val="TableRow"/>
              <w:rPr>
                <w:b/>
                <w:bCs/>
              </w:rPr>
            </w:pPr>
            <w:r w:rsidRPr="00D87EF4">
              <w:rPr>
                <w:b/>
                <w:bCs/>
              </w:rPr>
              <w:t>Child Nodes</w:t>
            </w:r>
          </w:p>
        </w:tc>
        <w:tc>
          <w:tcPr>
            <w:tcW w:w="6794" w:type="dxa"/>
          </w:tcPr>
          <w:p w14:paraId="0D4CF9D0" w14:textId="77777777" w:rsidR="00E66C86" w:rsidRPr="00D87EF4" w:rsidRDefault="00DF2DB0" w:rsidP="002E60B2">
            <w:pPr>
              <w:pStyle w:val="TableRow"/>
              <w:rPr>
                <w:lang w:val="da-DK"/>
              </w:rPr>
            </w:pPr>
            <w:r w:rsidRPr="00D87EF4">
              <w:rPr>
                <w:lang w:val="da-DK"/>
              </w:rPr>
              <w:t>Collections Folder</w:t>
            </w:r>
          </w:p>
          <w:p w14:paraId="5D186771" w14:textId="77777777" w:rsidR="00DF2DB0" w:rsidRPr="00D87EF4" w:rsidRDefault="00DF2DB0" w:rsidP="002E60B2">
            <w:pPr>
              <w:pStyle w:val="TableRow"/>
              <w:rPr>
                <w:lang w:val="da-DK"/>
              </w:rPr>
            </w:pPr>
            <w:r w:rsidRPr="00D87EF4">
              <w:rPr>
                <w:lang w:val="da-DK"/>
              </w:rPr>
              <w:t>Specimens Folder</w:t>
            </w:r>
          </w:p>
          <w:p w14:paraId="0C4553D0" w14:textId="77777777" w:rsidR="00DF2DB0" w:rsidRPr="00D87EF4" w:rsidRDefault="00DF2DB0" w:rsidP="002E60B2">
            <w:pPr>
              <w:pStyle w:val="TableRow"/>
              <w:rPr>
                <w:lang w:val="da-DK"/>
              </w:rPr>
            </w:pPr>
            <w:r w:rsidRPr="00D87EF4">
              <w:rPr>
                <w:lang w:val="da-DK"/>
              </w:rPr>
              <w:t>Stores Folder</w:t>
            </w:r>
          </w:p>
          <w:p w14:paraId="5AAD0C68" w14:textId="77777777" w:rsidR="0033508F" w:rsidRDefault="0033508F" w:rsidP="002E60B2">
            <w:pPr>
              <w:pStyle w:val="TableRow"/>
            </w:pPr>
            <w:r>
              <w:t xml:space="preserve">Accessions </w:t>
            </w:r>
            <w:r w:rsidR="00423440">
              <w:t xml:space="preserve">&amp; Exchanges </w:t>
            </w:r>
            <w:r>
              <w:t>Folder</w:t>
            </w:r>
          </w:p>
          <w:p w14:paraId="3BC1D450" w14:textId="77777777" w:rsidR="00281F00" w:rsidRDefault="00281F00" w:rsidP="00281F00">
            <w:pPr>
              <w:pStyle w:val="TableRow"/>
            </w:pPr>
            <w:r>
              <w:t>Loans Folder</w:t>
            </w:r>
          </w:p>
          <w:p w14:paraId="15FAD56F" w14:textId="77777777" w:rsidR="00C01E76" w:rsidRDefault="0033508F" w:rsidP="002E60B2">
            <w:pPr>
              <w:pStyle w:val="TableRow"/>
            </w:pPr>
            <w:r>
              <w:t>Movements Folder</w:t>
            </w:r>
          </w:p>
          <w:p w14:paraId="52DACB08" w14:textId="77777777" w:rsidR="00DF2DB0" w:rsidRDefault="00DF2DB0" w:rsidP="002E60B2">
            <w:pPr>
              <w:pStyle w:val="TableRow"/>
            </w:pPr>
            <w:r>
              <w:t>Terms Folder</w:t>
            </w:r>
          </w:p>
        </w:tc>
      </w:tr>
      <w:tr w:rsidR="00E66C86" w14:paraId="60BCBB93" w14:textId="77777777" w:rsidTr="00D87EF4">
        <w:tc>
          <w:tcPr>
            <w:tcW w:w="1728" w:type="dxa"/>
          </w:tcPr>
          <w:p w14:paraId="0EBA1B50" w14:textId="77777777" w:rsidR="00E66C86" w:rsidRPr="00D87EF4" w:rsidRDefault="00E66C86" w:rsidP="002E60B2">
            <w:pPr>
              <w:pStyle w:val="TableRow"/>
              <w:rPr>
                <w:b/>
                <w:bCs/>
              </w:rPr>
            </w:pPr>
            <w:r w:rsidRPr="00D87EF4">
              <w:rPr>
                <w:b/>
                <w:bCs/>
              </w:rPr>
              <w:t>Search Types</w:t>
            </w:r>
          </w:p>
        </w:tc>
        <w:tc>
          <w:tcPr>
            <w:tcW w:w="6794" w:type="dxa"/>
          </w:tcPr>
          <w:p w14:paraId="14B68C5B" w14:textId="77777777" w:rsidR="00E66C86" w:rsidRDefault="00947C24" w:rsidP="002E60B2">
            <w:pPr>
              <w:pStyle w:val="TableRow"/>
            </w:pPr>
            <w:r>
              <w:t>Enquirer (search on Individuals linked to Enquiry.Enquirer_Name_Key or Enquiry.Vague_Enquirer)</w:t>
            </w:r>
          </w:p>
          <w:p w14:paraId="3A332CB1" w14:textId="77777777" w:rsidR="00947C24" w:rsidRDefault="00947C24" w:rsidP="00947C24">
            <w:pPr>
              <w:pStyle w:val="TableRow"/>
            </w:pPr>
            <w:r>
              <w:t>Enquiry Answered By (search on Individuals linked to Enquiry.Answered_By_Name_Key)</w:t>
            </w:r>
          </w:p>
          <w:p w14:paraId="58464D87" w14:textId="77777777" w:rsidR="00947C24" w:rsidRDefault="00947C24" w:rsidP="00606A76">
            <w:pPr>
              <w:pStyle w:val="TableRow"/>
            </w:pPr>
            <w:r>
              <w:t xml:space="preserve">Enquiry Date (search on </w:t>
            </w:r>
            <w:r w:rsidR="00606A76">
              <w:t>Enquiry vague date fields)</w:t>
            </w:r>
          </w:p>
          <w:p w14:paraId="1C191BF9" w14:textId="77777777" w:rsidR="00947C24" w:rsidRDefault="00947C24" w:rsidP="002E60B2">
            <w:pPr>
              <w:pStyle w:val="TableRow"/>
            </w:pPr>
            <w:r>
              <w:t>Department (search on Department.Item_Name for the departments linked to Individuals identified by Enquiry.Answered_By_Name_Key)</w:t>
            </w:r>
          </w:p>
          <w:p w14:paraId="0A52D077" w14:textId="77777777" w:rsidR="00947C24" w:rsidRDefault="00947C24" w:rsidP="002E60B2">
            <w:pPr>
              <w:pStyle w:val="TableRow"/>
            </w:pPr>
            <w:r>
              <w:t>Enquiry Answered (select records where Enquiry.Answered=1, ignore contents of the Find entry box)</w:t>
            </w:r>
          </w:p>
          <w:p w14:paraId="261410C4" w14:textId="77777777" w:rsidR="00947C24" w:rsidRDefault="00947C24" w:rsidP="00947C24">
            <w:pPr>
              <w:pStyle w:val="TableRow"/>
            </w:pPr>
            <w:r>
              <w:t>Enquiry Not Answered (select records where Enquiry.Answered=0, ignore contents of the Find entry box)</w:t>
            </w:r>
          </w:p>
          <w:p w14:paraId="6AD3F722" w14:textId="77777777" w:rsidR="00947C24" w:rsidRDefault="00947C24" w:rsidP="002E60B2">
            <w:pPr>
              <w:pStyle w:val="TableRow"/>
            </w:pPr>
            <w:r>
              <w:t>Plan to Create an Observation (select records where Enquiry.Observation_Planned=1, ignore contents of the Find entry box)</w:t>
            </w:r>
          </w:p>
        </w:tc>
      </w:tr>
      <w:tr w:rsidR="00492BD6" w14:paraId="569A41D3" w14:textId="77777777" w:rsidTr="00D87EF4">
        <w:tc>
          <w:tcPr>
            <w:tcW w:w="1728" w:type="dxa"/>
          </w:tcPr>
          <w:p w14:paraId="4374E9B8" w14:textId="77777777" w:rsidR="00492BD6" w:rsidRPr="00D87EF4" w:rsidRDefault="00492BD6" w:rsidP="002E60B2">
            <w:pPr>
              <w:pStyle w:val="TableRow"/>
              <w:rPr>
                <w:rFonts w:eastAsia="SimSun"/>
                <w:b/>
                <w:bCs/>
                <w:lang w:eastAsia="zh-SG"/>
              </w:rPr>
            </w:pPr>
            <w:r w:rsidRPr="00D87EF4">
              <w:rPr>
                <w:rFonts w:eastAsia="SimSun" w:hint="eastAsia"/>
                <w:b/>
                <w:bCs/>
                <w:lang w:eastAsia="zh-SG"/>
              </w:rPr>
              <w:t>Sort Order</w:t>
            </w:r>
          </w:p>
        </w:tc>
        <w:tc>
          <w:tcPr>
            <w:tcW w:w="6794" w:type="dxa"/>
          </w:tcPr>
          <w:p w14:paraId="77370039" w14:textId="77777777" w:rsidR="00492BD6" w:rsidRPr="00D87EF4" w:rsidRDefault="00933CBC" w:rsidP="002E60B2">
            <w:pPr>
              <w:pStyle w:val="TableRow"/>
              <w:rPr>
                <w:rFonts w:eastAsia="SimSun"/>
                <w:lang w:eastAsia="zh-SG"/>
              </w:rPr>
            </w:pPr>
            <w:r w:rsidRPr="00D87EF4">
              <w:rPr>
                <w:rFonts w:eastAsia="SimSun"/>
                <w:lang w:eastAsia="zh-SG"/>
              </w:rPr>
              <w:t xml:space="preserve">“Date” - </w:t>
            </w:r>
            <w:r w:rsidR="00492BD6" w:rsidRPr="00D87EF4">
              <w:rPr>
                <w:rFonts w:eastAsia="SimSun" w:hint="eastAsia"/>
                <w:lang w:eastAsia="zh-SG"/>
              </w:rPr>
              <w:t>Enquiry.Vague_Date_Start (most recent first)</w:t>
            </w:r>
          </w:p>
          <w:p w14:paraId="14107662" w14:textId="77777777" w:rsidR="00933CBC" w:rsidRPr="00D87EF4" w:rsidRDefault="00933CBC" w:rsidP="002E60B2">
            <w:pPr>
              <w:pStyle w:val="TableRow"/>
              <w:rPr>
                <w:rFonts w:eastAsia="SimSun"/>
                <w:lang w:eastAsia="zh-SG"/>
              </w:rPr>
            </w:pPr>
            <w:r w:rsidRPr="00D87EF4">
              <w:rPr>
                <w:rFonts w:eastAsia="SimSun"/>
                <w:lang w:eastAsia="zh-SG"/>
              </w:rPr>
              <w:t>“Type” - sort by enquiry type (Term.Plaintext for the term linked to Enquiry.Enquiry_Type_Concept_Key)</w:t>
            </w:r>
          </w:p>
        </w:tc>
      </w:tr>
      <w:tr w:rsidR="00E66C86" w14:paraId="3E7F4318" w14:textId="77777777" w:rsidTr="00D87EF4">
        <w:tc>
          <w:tcPr>
            <w:tcW w:w="1728" w:type="dxa"/>
          </w:tcPr>
          <w:p w14:paraId="76DC2CA4" w14:textId="77777777" w:rsidR="00E66C86" w:rsidRPr="00D87EF4" w:rsidRDefault="00E66C86" w:rsidP="002E60B2">
            <w:pPr>
              <w:pStyle w:val="TableRow"/>
              <w:rPr>
                <w:b/>
                <w:bCs/>
              </w:rPr>
            </w:pPr>
            <w:r w:rsidRPr="00D87EF4">
              <w:rPr>
                <w:b/>
                <w:bCs/>
              </w:rPr>
              <w:lastRenderedPageBreak/>
              <w:t>Add Button Options</w:t>
            </w:r>
          </w:p>
        </w:tc>
        <w:tc>
          <w:tcPr>
            <w:tcW w:w="6794" w:type="dxa"/>
          </w:tcPr>
          <w:p w14:paraId="77A98C7B" w14:textId="77777777" w:rsidR="00E66C86" w:rsidRDefault="00947C24" w:rsidP="002E60B2">
            <w:pPr>
              <w:pStyle w:val="TableRow"/>
            </w:pPr>
            <w:r>
              <w:t>Add button creates a new top-level enquiry and selects it.</w:t>
            </w:r>
          </w:p>
        </w:tc>
      </w:tr>
    </w:tbl>
    <w:p w14:paraId="333DC5AA" w14:textId="77777777" w:rsidR="00E66C86" w:rsidRPr="004610F7" w:rsidRDefault="00E66C86" w:rsidP="00E66C86"/>
    <w:p w14:paraId="63D4CB58" w14:textId="77777777" w:rsidR="00DF2DB0" w:rsidRDefault="00DF2DB0" w:rsidP="00840903">
      <w:pPr>
        <w:pStyle w:val="Heading4"/>
      </w:pPr>
      <w:bookmarkStart w:id="165" w:name="_Toc292878677"/>
      <w:r>
        <w:t>Enquiries Folder</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DF2DB0" w14:paraId="5A92A641" w14:textId="77777777" w:rsidTr="00D87EF4">
        <w:tc>
          <w:tcPr>
            <w:tcW w:w="1728" w:type="dxa"/>
          </w:tcPr>
          <w:p w14:paraId="7589DED5" w14:textId="77777777" w:rsidR="00DF2DB0" w:rsidRPr="00D87EF4" w:rsidRDefault="00DF2DB0" w:rsidP="002E60B2">
            <w:pPr>
              <w:pStyle w:val="TableRow"/>
              <w:rPr>
                <w:b/>
                <w:bCs/>
              </w:rPr>
            </w:pPr>
            <w:r w:rsidRPr="00D87EF4">
              <w:rPr>
                <w:b/>
                <w:bCs/>
              </w:rPr>
              <w:t>Node Type</w:t>
            </w:r>
          </w:p>
        </w:tc>
        <w:tc>
          <w:tcPr>
            <w:tcW w:w="6794" w:type="dxa"/>
          </w:tcPr>
          <w:p w14:paraId="453698D9" w14:textId="77777777" w:rsidR="00DF2DB0" w:rsidRDefault="00DF2DB0" w:rsidP="002E60B2">
            <w:pPr>
              <w:pStyle w:val="TableRow"/>
            </w:pPr>
            <w:r>
              <w:t>Folder</w:t>
            </w:r>
          </w:p>
        </w:tc>
      </w:tr>
      <w:tr w:rsidR="00DF2DB0" w14:paraId="0E85B723" w14:textId="77777777" w:rsidTr="00D87EF4">
        <w:tc>
          <w:tcPr>
            <w:tcW w:w="1728" w:type="dxa"/>
          </w:tcPr>
          <w:p w14:paraId="4700FB42" w14:textId="77777777" w:rsidR="00DF2DB0" w:rsidRPr="00D87EF4" w:rsidRDefault="00DF2DB0" w:rsidP="002E60B2">
            <w:pPr>
              <w:pStyle w:val="TableRow"/>
              <w:rPr>
                <w:b/>
                <w:bCs/>
              </w:rPr>
            </w:pPr>
            <w:r w:rsidRPr="00D87EF4">
              <w:rPr>
                <w:b/>
                <w:bCs/>
              </w:rPr>
              <w:t>Caption</w:t>
            </w:r>
          </w:p>
        </w:tc>
        <w:tc>
          <w:tcPr>
            <w:tcW w:w="6794" w:type="dxa"/>
          </w:tcPr>
          <w:p w14:paraId="0BB3DF2F" w14:textId="77777777" w:rsidR="00DF2DB0" w:rsidRDefault="00DF2DB0" w:rsidP="002E60B2">
            <w:pPr>
              <w:pStyle w:val="TableRow"/>
            </w:pPr>
            <w:r>
              <w:t>Enquiries</w:t>
            </w:r>
          </w:p>
        </w:tc>
      </w:tr>
      <w:tr w:rsidR="00DF2DB0" w14:paraId="63321D85" w14:textId="77777777" w:rsidTr="00D87EF4">
        <w:tc>
          <w:tcPr>
            <w:tcW w:w="1728" w:type="dxa"/>
          </w:tcPr>
          <w:p w14:paraId="3ACF81DF" w14:textId="77777777" w:rsidR="00DF2DB0" w:rsidRPr="00D87EF4" w:rsidRDefault="00DF2DB0" w:rsidP="002E60B2">
            <w:pPr>
              <w:pStyle w:val="TableRow"/>
              <w:rPr>
                <w:b/>
                <w:bCs/>
              </w:rPr>
            </w:pPr>
            <w:r w:rsidRPr="00D87EF4">
              <w:rPr>
                <w:b/>
                <w:bCs/>
              </w:rPr>
              <w:t>Description</w:t>
            </w:r>
          </w:p>
        </w:tc>
        <w:tc>
          <w:tcPr>
            <w:tcW w:w="6794" w:type="dxa"/>
          </w:tcPr>
          <w:p w14:paraId="45B61EC7" w14:textId="77777777" w:rsidR="00DF2DB0" w:rsidRDefault="00DF2DB0" w:rsidP="002E60B2">
            <w:pPr>
              <w:pStyle w:val="TableRow"/>
            </w:pPr>
            <w:r>
              <w:t>Folder that contains the list of enquiries linked to a top level collection unit node.</w:t>
            </w:r>
          </w:p>
          <w:p w14:paraId="76C79F2B" w14:textId="77777777" w:rsidR="007633EB" w:rsidRDefault="007633EB" w:rsidP="002E60B2">
            <w:pPr>
              <w:pStyle w:val="TableRow"/>
            </w:pPr>
            <w:r>
              <w:t>Accepts drag and drop of existing enquiries from the Collections Browser - behaviour is the same as the Link to Existing option on the Add button.</w:t>
            </w:r>
          </w:p>
        </w:tc>
      </w:tr>
      <w:tr w:rsidR="00DF2DB0" w14:paraId="6BA0ACA9" w14:textId="77777777" w:rsidTr="00D87EF4">
        <w:tc>
          <w:tcPr>
            <w:tcW w:w="1728" w:type="dxa"/>
          </w:tcPr>
          <w:p w14:paraId="14A35C8C" w14:textId="77777777" w:rsidR="00DF2DB0" w:rsidRPr="00D87EF4" w:rsidRDefault="00DF2DB0" w:rsidP="002E60B2">
            <w:pPr>
              <w:pStyle w:val="TableRow"/>
              <w:rPr>
                <w:b/>
                <w:bCs/>
              </w:rPr>
            </w:pPr>
            <w:r w:rsidRPr="00D87EF4">
              <w:rPr>
                <w:b/>
                <w:bCs/>
              </w:rPr>
              <w:t>Details Screen</w:t>
            </w:r>
          </w:p>
        </w:tc>
        <w:tc>
          <w:tcPr>
            <w:tcW w:w="6794" w:type="dxa"/>
          </w:tcPr>
          <w:p w14:paraId="5A22298B" w14:textId="77777777" w:rsidR="00DF2DB0" w:rsidRDefault="00DF2DB0" w:rsidP="002E60B2">
            <w:pPr>
              <w:pStyle w:val="TableRow"/>
            </w:pPr>
            <w:r>
              <w:t>TfraListViewer</w:t>
            </w:r>
          </w:p>
        </w:tc>
      </w:tr>
      <w:tr w:rsidR="00DF2DB0" w14:paraId="360F30D1" w14:textId="77777777" w:rsidTr="00D87EF4">
        <w:tc>
          <w:tcPr>
            <w:tcW w:w="1728" w:type="dxa"/>
          </w:tcPr>
          <w:p w14:paraId="0E0CB035" w14:textId="77777777" w:rsidR="00DF2DB0" w:rsidRPr="00D87EF4" w:rsidRDefault="00DF2DB0" w:rsidP="002E60B2">
            <w:pPr>
              <w:pStyle w:val="TableRow"/>
              <w:rPr>
                <w:b/>
                <w:bCs/>
              </w:rPr>
            </w:pPr>
            <w:r w:rsidRPr="00D87EF4">
              <w:rPr>
                <w:b/>
                <w:bCs/>
              </w:rPr>
              <w:t>Child Nodes</w:t>
            </w:r>
          </w:p>
        </w:tc>
        <w:tc>
          <w:tcPr>
            <w:tcW w:w="6794" w:type="dxa"/>
          </w:tcPr>
          <w:p w14:paraId="17D08872" w14:textId="77777777" w:rsidR="00DF2DB0" w:rsidRDefault="00DF2DB0" w:rsidP="002E60B2">
            <w:pPr>
              <w:pStyle w:val="TableRow"/>
            </w:pPr>
            <w:r>
              <w:t>Enquiries Leaf Node</w:t>
            </w:r>
          </w:p>
        </w:tc>
      </w:tr>
      <w:tr w:rsidR="00DF2DB0" w14:paraId="47461D8B" w14:textId="77777777" w:rsidTr="00D87EF4">
        <w:tc>
          <w:tcPr>
            <w:tcW w:w="1728" w:type="dxa"/>
          </w:tcPr>
          <w:p w14:paraId="7FD08CA0" w14:textId="77777777" w:rsidR="00DF2DB0" w:rsidRPr="00D87EF4" w:rsidRDefault="00DF2DB0" w:rsidP="002E60B2">
            <w:pPr>
              <w:pStyle w:val="TableRow"/>
              <w:rPr>
                <w:b/>
                <w:bCs/>
              </w:rPr>
            </w:pPr>
            <w:r w:rsidRPr="00D87EF4">
              <w:rPr>
                <w:b/>
                <w:bCs/>
              </w:rPr>
              <w:t>Add Button Options</w:t>
            </w:r>
          </w:p>
        </w:tc>
        <w:tc>
          <w:tcPr>
            <w:tcW w:w="6794" w:type="dxa"/>
          </w:tcPr>
          <w:p w14:paraId="7EAFD9FF" w14:textId="77777777" w:rsidR="00DF2DB0" w:rsidRDefault="00DF2DB0" w:rsidP="00DF2DB0">
            <w:pPr>
              <w:pStyle w:val="TableRow"/>
            </w:pPr>
            <w:r>
              <w:t>Add New Item - creates a new enquiry within the folder linked to the list that the folder is populated from and selects it.</w:t>
            </w:r>
          </w:p>
          <w:p w14:paraId="3B4AFFDA" w14:textId="77777777" w:rsidR="00DF2DB0" w:rsidRDefault="00DF2DB0" w:rsidP="002E60B2">
            <w:pPr>
              <w:pStyle w:val="TableRow"/>
            </w:pPr>
            <w:r>
              <w:t xml:space="preserve">Link to Existing - displays a find dialog allowing </w:t>
            </w:r>
            <w:r w:rsidR="002E60B2">
              <w:t>a</w:t>
            </w:r>
            <w:r>
              <w:t>n enquiry to be selected.  If the user selects one and clicks Ok then the enquiry is added to the folder and associated database list.</w:t>
            </w:r>
          </w:p>
        </w:tc>
      </w:tr>
    </w:tbl>
    <w:p w14:paraId="67E8450B" w14:textId="77777777" w:rsidR="00DF2DB0" w:rsidRPr="004610F7" w:rsidRDefault="00DF2DB0" w:rsidP="00DF2DB0"/>
    <w:p w14:paraId="54ADB83F" w14:textId="77777777" w:rsidR="00947C24" w:rsidRDefault="00947C24" w:rsidP="00840903">
      <w:pPr>
        <w:pStyle w:val="Heading4"/>
      </w:pPr>
      <w:bookmarkStart w:id="166" w:name="_Toc292878678"/>
      <w:bookmarkStart w:id="167" w:name="_Ref298424713"/>
      <w:r>
        <w:t xml:space="preserve">Enquiries </w:t>
      </w:r>
      <w:r w:rsidR="007633EB">
        <w:t>Leaf Node</w:t>
      </w:r>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6596"/>
      </w:tblGrid>
      <w:tr w:rsidR="00947C24" w14:paraId="45E70A6F" w14:textId="77777777" w:rsidTr="00D87EF4">
        <w:tc>
          <w:tcPr>
            <w:tcW w:w="1728" w:type="dxa"/>
          </w:tcPr>
          <w:p w14:paraId="27822F64" w14:textId="77777777" w:rsidR="00947C24" w:rsidRPr="00D87EF4" w:rsidRDefault="00947C24" w:rsidP="002E60B2">
            <w:pPr>
              <w:pStyle w:val="TableRow"/>
              <w:rPr>
                <w:b/>
                <w:bCs/>
              </w:rPr>
            </w:pPr>
            <w:r w:rsidRPr="00D87EF4">
              <w:rPr>
                <w:b/>
                <w:bCs/>
              </w:rPr>
              <w:t>Node Type</w:t>
            </w:r>
          </w:p>
        </w:tc>
        <w:tc>
          <w:tcPr>
            <w:tcW w:w="6794" w:type="dxa"/>
          </w:tcPr>
          <w:p w14:paraId="4860D563" w14:textId="77777777" w:rsidR="00947C24" w:rsidRDefault="007633EB" w:rsidP="002E60B2">
            <w:pPr>
              <w:pStyle w:val="TableRow"/>
            </w:pPr>
            <w:r>
              <w:t>Leaf Node</w:t>
            </w:r>
          </w:p>
        </w:tc>
      </w:tr>
      <w:tr w:rsidR="00947C24" w14:paraId="2244DE64" w14:textId="77777777" w:rsidTr="00D87EF4">
        <w:tc>
          <w:tcPr>
            <w:tcW w:w="1728" w:type="dxa"/>
          </w:tcPr>
          <w:p w14:paraId="4B882B80" w14:textId="77777777" w:rsidR="00947C24" w:rsidRPr="00D87EF4" w:rsidRDefault="00947C24" w:rsidP="002E60B2">
            <w:pPr>
              <w:pStyle w:val="TableRow"/>
              <w:rPr>
                <w:b/>
                <w:bCs/>
              </w:rPr>
            </w:pPr>
            <w:r w:rsidRPr="00D87EF4">
              <w:rPr>
                <w:b/>
                <w:bCs/>
              </w:rPr>
              <w:t>Caption</w:t>
            </w:r>
          </w:p>
        </w:tc>
        <w:tc>
          <w:tcPr>
            <w:tcW w:w="6794" w:type="dxa"/>
          </w:tcPr>
          <w:p w14:paraId="41F9ABE9" w14:textId="77777777" w:rsidR="00947C24" w:rsidRDefault="00947C24" w:rsidP="002E60B2">
            <w:pPr>
              <w:pStyle w:val="TableRow"/>
            </w:pPr>
            <w:r>
              <w:t>&lt;Enquiry vague date&gt; - &lt;</w:t>
            </w:r>
            <w:r w:rsidR="001D7B30">
              <w:t>Concept.Published_Term</w:t>
            </w:r>
            <w:r>
              <w:t xml:space="preserve"> for Enquiry.Enquiry_Type_Concept_Key&gt;</w:t>
            </w:r>
          </w:p>
        </w:tc>
      </w:tr>
      <w:tr w:rsidR="00947C24" w14:paraId="422D3F3C" w14:textId="77777777" w:rsidTr="00D87EF4">
        <w:tc>
          <w:tcPr>
            <w:tcW w:w="1728" w:type="dxa"/>
          </w:tcPr>
          <w:p w14:paraId="47146683" w14:textId="77777777" w:rsidR="00947C24" w:rsidRPr="00D87EF4" w:rsidRDefault="00947C24" w:rsidP="002E60B2">
            <w:pPr>
              <w:pStyle w:val="TableRow"/>
              <w:rPr>
                <w:b/>
                <w:bCs/>
              </w:rPr>
            </w:pPr>
            <w:r w:rsidRPr="00D87EF4">
              <w:rPr>
                <w:b/>
                <w:bCs/>
              </w:rPr>
              <w:t>Description</w:t>
            </w:r>
          </w:p>
        </w:tc>
        <w:tc>
          <w:tcPr>
            <w:tcW w:w="6794" w:type="dxa"/>
          </w:tcPr>
          <w:p w14:paraId="74AD94AA" w14:textId="77777777" w:rsidR="00947C24" w:rsidRDefault="00947C24" w:rsidP="002E60B2">
            <w:pPr>
              <w:pStyle w:val="TableRow"/>
            </w:pPr>
            <w:r>
              <w:t>Leaf node for details of an enquiry displayed within an Enquiries Folder.</w:t>
            </w:r>
          </w:p>
        </w:tc>
      </w:tr>
      <w:tr w:rsidR="00947C24" w14:paraId="4B4AF4DA" w14:textId="77777777" w:rsidTr="00D87EF4">
        <w:tc>
          <w:tcPr>
            <w:tcW w:w="1728" w:type="dxa"/>
          </w:tcPr>
          <w:p w14:paraId="5CDFB5D7" w14:textId="77777777" w:rsidR="00947C24" w:rsidRPr="00D87EF4" w:rsidRDefault="00947C24" w:rsidP="002E60B2">
            <w:pPr>
              <w:pStyle w:val="TableRow"/>
              <w:rPr>
                <w:b/>
                <w:bCs/>
              </w:rPr>
            </w:pPr>
            <w:r w:rsidRPr="00D87EF4">
              <w:rPr>
                <w:b/>
                <w:bCs/>
              </w:rPr>
              <w:t>Details Screen</w:t>
            </w:r>
          </w:p>
        </w:tc>
        <w:tc>
          <w:tcPr>
            <w:tcW w:w="6794" w:type="dxa"/>
          </w:tcPr>
          <w:p w14:paraId="0D4FD92B" w14:textId="77777777" w:rsidR="00947C24" w:rsidRDefault="00947C24" w:rsidP="002E60B2">
            <w:pPr>
              <w:pStyle w:val="TableRow"/>
            </w:pPr>
            <w:r>
              <w:t>TfraEnquiry</w:t>
            </w:r>
          </w:p>
        </w:tc>
      </w:tr>
      <w:tr w:rsidR="00947C24" w14:paraId="49C4B7E5" w14:textId="77777777" w:rsidTr="00D87EF4">
        <w:tc>
          <w:tcPr>
            <w:tcW w:w="1728" w:type="dxa"/>
          </w:tcPr>
          <w:p w14:paraId="15A02BCF" w14:textId="77777777" w:rsidR="00947C24" w:rsidRPr="00D87EF4" w:rsidRDefault="00947C24" w:rsidP="002E60B2">
            <w:pPr>
              <w:pStyle w:val="TableRow"/>
              <w:rPr>
                <w:b/>
                <w:bCs/>
              </w:rPr>
            </w:pPr>
            <w:r w:rsidRPr="00D87EF4">
              <w:rPr>
                <w:b/>
                <w:bCs/>
              </w:rPr>
              <w:t>Add Button Options</w:t>
            </w:r>
          </w:p>
        </w:tc>
        <w:tc>
          <w:tcPr>
            <w:tcW w:w="6794" w:type="dxa"/>
          </w:tcPr>
          <w:p w14:paraId="3CBD6B28" w14:textId="77777777" w:rsidR="00947C24" w:rsidRDefault="00947C24" w:rsidP="002E60B2">
            <w:pPr>
              <w:pStyle w:val="TableRow"/>
            </w:pPr>
            <w:r>
              <w:t>Add button behaves same as parent Enquiries Folder.</w:t>
            </w:r>
          </w:p>
        </w:tc>
      </w:tr>
      <w:tr w:rsidR="00704E80" w14:paraId="24AA39E1" w14:textId="77777777" w:rsidTr="00D87EF4">
        <w:tc>
          <w:tcPr>
            <w:tcW w:w="1728" w:type="dxa"/>
          </w:tcPr>
          <w:p w14:paraId="1ACFA848" w14:textId="77777777" w:rsidR="00704E80" w:rsidRPr="00D87EF4" w:rsidRDefault="00195FC3" w:rsidP="00690E6D">
            <w:pPr>
              <w:pStyle w:val="TableRow"/>
              <w:rPr>
                <w:b/>
                <w:bCs/>
              </w:rPr>
            </w:pPr>
            <w:r w:rsidRPr="00D87EF4">
              <w:rPr>
                <w:b/>
                <w:bCs/>
              </w:rPr>
              <w:t>Navigation</w:t>
            </w:r>
          </w:p>
        </w:tc>
        <w:tc>
          <w:tcPr>
            <w:tcW w:w="6794" w:type="dxa"/>
          </w:tcPr>
          <w:p w14:paraId="2B778EB3" w14:textId="77777777" w:rsidR="00704E80" w:rsidRDefault="00195FC3" w:rsidP="00690E6D">
            <w:pPr>
              <w:pStyle w:val="TableRow"/>
            </w:pPr>
            <w:r>
              <w:t>When double clicked displays an Enquiries (Top Level) node for the selected enquiry.</w:t>
            </w:r>
          </w:p>
        </w:tc>
      </w:tr>
    </w:tbl>
    <w:p w14:paraId="317B1FD7" w14:textId="77777777" w:rsidR="00704E80" w:rsidRDefault="00704E80" w:rsidP="00704E80"/>
    <w:p w14:paraId="5B81504C" w14:textId="77777777" w:rsidR="004E0C22" w:rsidRDefault="004E0C22" w:rsidP="00840903">
      <w:pPr>
        <w:pStyle w:val="Heading4"/>
      </w:pPr>
      <w:bookmarkStart w:id="168" w:name="_Toc292878679"/>
      <w:r>
        <w:lastRenderedPageBreak/>
        <w:t>Field Data Folder</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6587"/>
      </w:tblGrid>
      <w:tr w:rsidR="004E0C22" w14:paraId="390B87C2" w14:textId="77777777" w:rsidTr="00D87EF4">
        <w:tc>
          <w:tcPr>
            <w:tcW w:w="1728" w:type="dxa"/>
          </w:tcPr>
          <w:p w14:paraId="0AF2619C" w14:textId="77777777" w:rsidR="004E0C22" w:rsidRPr="00D87EF4" w:rsidRDefault="004E0C22" w:rsidP="004E0C22">
            <w:pPr>
              <w:pStyle w:val="TableRow"/>
              <w:rPr>
                <w:b/>
                <w:bCs/>
              </w:rPr>
            </w:pPr>
            <w:r w:rsidRPr="00D87EF4">
              <w:rPr>
                <w:b/>
                <w:bCs/>
              </w:rPr>
              <w:t>Node Type</w:t>
            </w:r>
          </w:p>
        </w:tc>
        <w:tc>
          <w:tcPr>
            <w:tcW w:w="6794" w:type="dxa"/>
          </w:tcPr>
          <w:p w14:paraId="0F9743AA" w14:textId="77777777" w:rsidR="004E0C22" w:rsidRDefault="004E0C22" w:rsidP="004E0C22">
            <w:pPr>
              <w:pStyle w:val="TableRow"/>
            </w:pPr>
            <w:r>
              <w:t>Folder</w:t>
            </w:r>
          </w:p>
        </w:tc>
      </w:tr>
      <w:tr w:rsidR="004E0C22" w14:paraId="5B2C6A4D" w14:textId="77777777" w:rsidTr="00D87EF4">
        <w:tc>
          <w:tcPr>
            <w:tcW w:w="1728" w:type="dxa"/>
          </w:tcPr>
          <w:p w14:paraId="0A63DD65" w14:textId="77777777" w:rsidR="004E0C22" w:rsidRPr="00D87EF4" w:rsidRDefault="004E0C22" w:rsidP="004E0C22">
            <w:pPr>
              <w:pStyle w:val="TableRow"/>
              <w:rPr>
                <w:b/>
                <w:bCs/>
              </w:rPr>
            </w:pPr>
            <w:r w:rsidRPr="00D87EF4">
              <w:rPr>
                <w:b/>
                <w:bCs/>
              </w:rPr>
              <w:t>Caption</w:t>
            </w:r>
          </w:p>
        </w:tc>
        <w:tc>
          <w:tcPr>
            <w:tcW w:w="6794" w:type="dxa"/>
          </w:tcPr>
          <w:p w14:paraId="34311CD8" w14:textId="77777777" w:rsidR="004E0C22" w:rsidRDefault="00E346B3" w:rsidP="004E0C22">
            <w:pPr>
              <w:pStyle w:val="TableRow"/>
            </w:pPr>
            <w:r>
              <w:t>Field Data</w:t>
            </w:r>
          </w:p>
        </w:tc>
      </w:tr>
      <w:tr w:rsidR="004E0C22" w14:paraId="355EF95E" w14:textId="77777777" w:rsidTr="00D87EF4">
        <w:tc>
          <w:tcPr>
            <w:tcW w:w="1728" w:type="dxa"/>
          </w:tcPr>
          <w:p w14:paraId="51F6F206" w14:textId="77777777" w:rsidR="004E0C22" w:rsidRPr="00D87EF4" w:rsidRDefault="004E0C22" w:rsidP="004E0C22">
            <w:pPr>
              <w:pStyle w:val="TableRow"/>
              <w:rPr>
                <w:b/>
                <w:bCs/>
              </w:rPr>
            </w:pPr>
            <w:r w:rsidRPr="00D87EF4">
              <w:rPr>
                <w:b/>
                <w:bCs/>
              </w:rPr>
              <w:t>Description</w:t>
            </w:r>
          </w:p>
        </w:tc>
        <w:tc>
          <w:tcPr>
            <w:tcW w:w="6794" w:type="dxa"/>
          </w:tcPr>
          <w:p w14:paraId="09AFB928" w14:textId="77777777" w:rsidR="004E0C22" w:rsidRDefault="00174543" w:rsidP="004E0C22">
            <w:pPr>
              <w:pStyle w:val="TableRow"/>
            </w:pPr>
            <w:r>
              <w:t>Folder containing instances of field observations made that are linked to a specimen.</w:t>
            </w:r>
          </w:p>
        </w:tc>
      </w:tr>
      <w:tr w:rsidR="004E0C22" w14:paraId="2C301052" w14:textId="77777777" w:rsidTr="00D87EF4">
        <w:tc>
          <w:tcPr>
            <w:tcW w:w="1728" w:type="dxa"/>
          </w:tcPr>
          <w:p w14:paraId="179149B7" w14:textId="77777777" w:rsidR="004E0C22" w:rsidRPr="00D87EF4" w:rsidRDefault="004E0C22" w:rsidP="004E0C22">
            <w:pPr>
              <w:pStyle w:val="TableRow"/>
              <w:rPr>
                <w:b/>
                <w:bCs/>
              </w:rPr>
            </w:pPr>
            <w:r w:rsidRPr="00D87EF4">
              <w:rPr>
                <w:b/>
                <w:bCs/>
              </w:rPr>
              <w:t>Details Screen</w:t>
            </w:r>
          </w:p>
        </w:tc>
        <w:tc>
          <w:tcPr>
            <w:tcW w:w="6794" w:type="dxa"/>
          </w:tcPr>
          <w:p w14:paraId="3BC5BEA8" w14:textId="77777777" w:rsidR="004E0C22" w:rsidRDefault="00174543" w:rsidP="004E0C22">
            <w:pPr>
              <w:pStyle w:val="TableRow"/>
            </w:pPr>
            <w:r>
              <w:t>TfraListViewer</w:t>
            </w:r>
          </w:p>
        </w:tc>
      </w:tr>
      <w:tr w:rsidR="004E0C22" w14:paraId="64AF1D48" w14:textId="77777777" w:rsidTr="00D87EF4">
        <w:tc>
          <w:tcPr>
            <w:tcW w:w="1728" w:type="dxa"/>
          </w:tcPr>
          <w:p w14:paraId="4AEED2BC" w14:textId="77777777" w:rsidR="004E0C22" w:rsidRPr="00D87EF4" w:rsidRDefault="004E0C22" w:rsidP="004E0C22">
            <w:pPr>
              <w:pStyle w:val="TableRow"/>
              <w:rPr>
                <w:b/>
                <w:bCs/>
              </w:rPr>
            </w:pPr>
            <w:r w:rsidRPr="00D87EF4">
              <w:rPr>
                <w:b/>
                <w:bCs/>
              </w:rPr>
              <w:t>Child Nodes</w:t>
            </w:r>
          </w:p>
        </w:tc>
        <w:tc>
          <w:tcPr>
            <w:tcW w:w="6794" w:type="dxa"/>
          </w:tcPr>
          <w:p w14:paraId="471751EF" w14:textId="77777777" w:rsidR="004E0C22" w:rsidRDefault="00174543" w:rsidP="004E0C22">
            <w:pPr>
              <w:pStyle w:val="TableRow"/>
            </w:pPr>
            <w:r>
              <w:t>Field Data Leaf Node</w:t>
            </w:r>
          </w:p>
        </w:tc>
      </w:tr>
      <w:tr w:rsidR="004E0C22" w14:paraId="712B1F3C" w14:textId="77777777" w:rsidTr="00D87EF4">
        <w:tc>
          <w:tcPr>
            <w:tcW w:w="1728" w:type="dxa"/>
          </w:tcPr>
          <w:p w14:paraId="2D033CBB" w14:textId="77777777" w:rsidR="004E0C22" w:rsidRPr="00D87EF4" w:rsidRDefault="004E0C22" w:rsidP="004E0C22">
            <w:pPr>
              <w:pStyle w:val="TableRow"/>
              <w:rPr>
                <w:b/>
                <w:bCs/>
              </w:rPr>
            </w:pPr>
            <w:r w:rsidRPr="00D87EF4">
              <w:rPr>
                <w:b/>
                <w:bCs/>
              </w:rPr>
              <w:t>Add Button Options</w:t>
            </w:r>
          </w:p>
        </w:tc>
        <w:tc>
          <w:tcPr>
            <w:tcW w:w="6794" w:type="dxa"/>
          </w:tcPr>
          <w:p w14:paraId="703DA926" w14:textId="77777777" w:rsidR="004E0C22" w:rsidRDefault="00174543" w:rsidP="004E0C22">
            <w:pPr>
              <w:pStyle w:val="TableRow"/>
            </w:pPr>
            <w:r>
              <w:t xml:space="preserve">Add </w:t>
            </w:r>
            <w:r w:rsidR="00914E45">
              <w:t>New -</w:t>
            </w:r>
            <w:r>
              <w:t xml:space="preserve"> Adds a new Field Data Leaf Node inside the folder and selects it.</w:t>
            </w:r>
          </w:p>
          <w:p w14:paraId="088F0122" w14:textId="77777777" w:rsidR="00174543" w:rsidRDefault="00372723" w:rsidP="004E0C22">
            <w:pPr>
              <w:pStyle w:val="TableRow"/>
            </w:pPr>
            <w:r w:rsidRPr="00D87EF4">
              <w:rPr>
                <w:rFonts w:eastAsia="SimSun" w:hint="eastAsia"/>
                <w:lang w:eastAsia="zh-SG"/>
              </w:rPr>
              <w:t>Link to</w:t>
            </w:r>
            <w:r w:rsidR="00174543">
              <w:t xml:space="preserve"> Existing Item - displays a find dialog allowing the user to search for observations (determination, date and location/spatial ref shown in find dialog).  If the user selects an observation and clicks OK then the Specimen is linked to that observation and a new Field Data Leaf Node is created in the folder linked to that observation.  The new item is selected.</w:t>
            </w:r>
          </w:p>
        </w:tc>
      </w:tr>
    </w:tbl>
    <w:p w14:paraId="1E5A2F3E" w14:textId="77777777" w:rsidR="004E0C22" w:rsidRPr="004610F7" w:rsidRDefault="004E0C22" w:rsidP="004E0C22"/>
    <w:p w14:paraId="04D32D7A" w14:textId="77777777" w:rsidR="00E346B3" w:rsidRDefault="00E346B3" w:rsidP="00840903">
      <w:pPr>
        <w:pStyle w:val="Heading4"/>
      </w:pPr>
      <w:bookmarkStart w:id="169" w:name="_Toc292878680"/>
      <w:r>
        <w:t>Field Data Leaf Node</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E346B3" w14:paraId="3BDB9DA7" w14:textId="77777777" w:rsidTr="00D87EF4">
        <w:tc>
          <w:tcPr>
            <w:tcW w:w="1728" w:type="dxa"/>
          </w:tcPr>
          <w:p w14:paraId="34844D87" w14:textId="77777777" w:rsidR="00E346B3" w:rsidRPr="00D87EF4" w:rsidRDefault="00E346B3" w:rsidP="0067028D">
            <w:pPr>
              <w:pStyle w:val="TableRow"/>
              <w:rPr>
                <w:b/>
                <w:bCs/>
              </w:rPr>
            </w:pPr>
            <w:r w:rsidRPr="00D87EF4">
              <w:rPr>
                <w:b/>
                <w:bCs/>
              </w:rPr>
              <w:t>Node Type</w:t>
            </w:r>
          </w:p>
        </w:tc>
        <w:tc>
          <w:tcPr>
            <w:tcW w:w="6794" w:type="dxa"/>
          </w:tcPr>
          <w:p w14:paraId="529F1453" w14:textId="77777777" w:rsidR="00E346B3" w:rsidRDefault="00E346B3" w:rsidP="0067028D">
            <w:pPr>
              <w:pStyle w:val="TableRow"/>
            </w:pPr>
            <w:r>
              <w:t>Leaf Node</w:t>
            </w:r>
          </w:p>
        </w:tc>
      </w:tr>
      <w:tr w:rsidR="00E346B3" w14:paraId="2A0CEC17" w14:textId="77777777" w:rsidTr="00D87EF4">
        <w:tc>
          <w:tcPr>
            <w:tcW w:w="1728" w:type="dxa"/>
          </w:tcPr>
          <w:p w14:paraId="733BDFEA" w14:textId="77777777" w:rsidR="00E346B3" w:rsidRPr="00D87EF4" w:rsidRDefault="00E346B3" w:rsidP="0067028D">
            <w:pPr>
              <w:pStyle w:val="TableRow"/>
              <w:rPr>
                <w:b/>
                <w:bCs/>
              </w:rPr>
            </w:pPr>
            <w:r w:rsidRPr="00D87EF4">
              <w:rPr>
                <w:b/>
                <w:bCs/>
              </w:rPr>
              <w:t>Caption</w:t>
            </w:r>
          </w:p>
        </w:tc>
        <w:tc>
          <w:tcPr>
            <w:tcW w:w="6794" w:type="dxa"/>
          </w:tcPr>
          <w:p w14:paraId="5B0A0273" w14:textId="77777777" w:rsidR="00E346B3" w:rsidRDefault="00174543" w:rsidP="0067028D">
            <w:pPr>
              <w:pStyle w:val="TableRow"/>
            </w:pPr>
            <w:r>
              <w:t>&lt;Sample Vague Date&gt;</w:t>
            </w:r>
            <w:r w:rsidR="009066D6">
              <w:t xml:space="preserve"> - &lt;Preferred Location Name (Location_Name.Item_Name), if not available then Location Spatial Ref, if not available then Sample Vague Location (Sample.Location_Name)&gt;</w:t>
            </w:r>
          </w:p>
        </w:tc>
      </w:tr>
      <w:tr w:rsidR="00E346B3" w14:paraId="1721C6BD" w14:textId="77777777" w:rsidTr="00D87EF4">
        <w:tc>
          <w:tcPr>
            <w:tcW w:w="1728" w:type="dxa"/>
          </w:tcPr>
          <w:p w14:paraId="4CCA00ED" w14:textId="77777777" w:rsidR="00E346B3" w:rsidRPr="00D87EF4" w:rsidRDefault="00E346B3" w:rsidP="0067028D">
            <w:pPr>
              <w:pStyle w:val="TableRow"/>
              <w:rPr>
                <w:b/>
                <w:bCs/>
              </w:rPr>
            </w:pPr>
            <w:r w:rsidRPr="00D87EF4">
              <w:rPr>
                <w:b/>
                <w:bCs/>
              </w:rPr>
              <w:t>Description</w:t>
            </w:r>
          </w:p>
        </w:tc>
        <w:tc>
          <w:tcPr>
            <w:tcW w:w="6794" w:type="dxa"/>
          </w:tcPr>
          <w:p w14:paraId="7C926461" w14:textId="77777777" w:rsidR="00E346B3" w:rsidRDefault="00174543" w:rsidP="0067028D">
            <w:pPr>
              <w:pStyle w:val="TableRow"/>
            </w:pPr>
            <w:r>
              <w:t>Field data associated with a specimen, either for the gathering event or other observations made in the field.  This node displays information regarding the survey, event and sample that the specimen is associated with.</w:t>
            </w:r>
          </w:p>
        </w:tc>
      </w:tr>
      <w:tr w:rsidR="00E346B3" w14:paraId="27A6E95F" w14:textId="77777777" w:rsidTr="00D87EF4">
        <w:tc>
          <w:tcPr>
            <w:tcW w:w="1728" w:type="dxa"/>
          </w:tcPr>
          <w:p w14:paraId="05D210EA" w14:textId="77777777" w:rsidR="00E346B3" w:rsidRPr="00D87EF4" w:rsidRDefault="00E346B3" w:rsidP="0067028D">
            <w:pPr>
              <w:pStyle w:val="TableRow"/>
              <w:rPr>
                <w:b/>
                <w:bCs/>
              </w:rPr>
            </w:pPr>
            <w:r w:rsidRPr="00D87EF4">
              <w:rPr>
                <w:b/>
                <w:bCs/>
              </w:rPr>
              <w:t>Details Screen</w:t>
            </w:r>
          </w:p>
        </w:tc>
        <w:tc>
          <w:tcPr>
            <w:tcW w:w="6794" w:type="dxa"/>
          </w:tcPr>
          <w:p w14:paraId="66DF82B9" w14:textId="77777777" w:rsidR="00E346B3" w:rsidRDefault="00174543" w:rsidP="0067028D">
            <w:pPr>
              <w:pStyle w:val="TableRow"/>
            </w:pPr>
            <w:r>
              <w:t>TfraFieldData</w:t>
            </w:r>
          </w:p>
        </w:tc>
      </w:tr>
      <w:tr w:rsidR="00E346B3" w14:paraId="5C33097B" w14:textId="77777777" w:rsidTr="00D87EF4">
        <w:tc>
          <w:tcPr>
            <w:tcW w:w="1728" w:type="dxa"/>
          </w:tcPr>
          <w:p w14:paraId="4953A625" w14:textId="77777777" w:rsidR="00E346B3" w:rsidRPr="00D87EF4" w:rsidRDefault="00E346B3" w:rsidP="0067028D">
            <w:pPr>
              <w:pStyle w:val="TableRow"/>
              <w:rPr>
                <w:b/>
                <w:bCs/>
              </w:rPr>
            </w:pPr>
            <w:r w:rsidRPr="00D87EF4">
              <w:rPr>
                <w:b/>
                <w:bCs/>
              </w:rPr>
              <w:t>Add Button Options</w:t>
            </w:r>
          </w:p>
        </w:tc>
        <w:tc>
          <w:tcPr>
            <w:tcW w:w="6794" w:type="dxa"/>
          </w:tcPr>
          <w:p w14:paraId="2919C1F8" w14:textId="77777777" w:rsidR="00E346B3" w:rsidRDefault="00174543" w:rsidP="0067028D">
            <w:pPr>
              <w:pStyle w:val="TableRow"/>
            </w:pPr>
            <w:r>
              <w:t>Options are same as for parent Field Data Folder.</w:t>
            </w:r>
          </w:p>
        </w:tc>
      </w:tr>
      <w:tr w:rsidR="00704E80" w14:paraId="659688CD" w14:textId="77777777" w:rsidTr="00D87EF4">
        <w:tc>
          <w:tcPr>
            <w:tcW w:w="1728" w:type="dxa"/>
          </w:tcPr>
          <w:p w14:paraId="2CFF8AFA" w14:textId="77777777" w:rsidR="00704E80" w:rsidRPr="00D87EF4" w:rsidRDefault="00195FC3" w:rsidP="00690E6D">
            <w:pPr>
              <w:pStyle w:val="TableRow"/>
              <w:rPr>
                <w:b/>
                <w:bCs/>
              </w:rPr>
            </w:pPr>
            <w:r w:rsidRPr="00D87EF4">
              <w:rPr>
                <w:b/>
                <w:bCs/>
              </w:rPr>
              <w:t>Navigation</w:t>
            </w:r>
          </w:p>
        </w:tc>
        <w:tc>
          <w:tcPr>
            <w:tcW w:w="6794" w:type="dxa"/>
          </w:tcPr>
          <w:p w14:paraId="628363BF" w14:textId="77777777" w:rsidR="00704E80" w:rsidRDefault="00195FC3" w:rsidP="00690E6D">
            <w:pPr>
              <w:pStyle w:val="TableRow"/>
            </w:pPr>
            <w:r>
              <w:t>Loads the Recorder Observations form and selects the appropriate occurrence.</w:t>
            </w:r>
          </w:p>
        </w:tc>
      </w:tr>
    </w:tbl>
    <w:p w14:paraId="5B0B0852" w14:textId="77777777" w:rsidR="00704E80" w:rsidRDefault="00704E80" w:rsidP="00704E80"/>
    <w:p w14:paraId="514B288D" w14:textId="77777777" w:rsidR="004E0C22" w:rsidRDefault="004E0C22" w:rsidP="00840903">
      <w:pPr>
        <w:pStyle w:val="Heading4"/>
      </w:pPr>
      <w:bookmarkStart w:id="170" w:name="_Toc292878681"/>
      <w:r>
        <w:lastRenderedPageBreak/>
        <w:t>Funding Folder</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6588"/>
      </w:tblGrid>
      <w:tr w:rsidR="004E0C22" w14:paraId="287E2C04" w14:textId="77777777" w:rsidTr="00D87EF4">
        <w:tc>
          <w:tcPr>
            <w:tcW w:w="1728" w:type="dxa"/>
          </w:tcPr>
          <w:p w14:paraId="4B5F7F3D" w14:textId="77777777" w:rsidR="004E0C22" w:rsidRPr="00D87EF4" w:rsidRDefault="004E0C22" w:rsidP="004E0C22">
            <w:pPr>
              <w:pStyle w:val="TableRow"/>
              <w:rPr>
                <w:b/>
                <w:bCs/>
              </w:rPr>
            </w:pPr>
            <w:r w:rsidRPr="00D87EF4">
              <w:rPr>
                <w:b/>
                <w:bCs/>
              </w:rPr>
              <w:t>Node Type</w:t>
            </w:r>
          </w:p>
        </w:tc>
        <w:tc>
          <w:tcPr>
            <w:tcW w:w="6794" w:type="dxa"/>
          </w:tcPr>
          <w:p w14:paraId="29A13515" w14:textId="77777777" w:rsidR="004E0C22" w:rsidRDefault="004E0C22" w:rsidP="004E0C22">
            <w:pPr>
              <w:pStyle w:val="TableRow"/>
            </w:pPr>
            <w:r>
              <w:t>Folder</w:t>
            </w:r>
          </w:p>
        </w:tc>
      </w:tr>
      <w:tr w:rsidR="004E0C22" w14:paraId="0188B698" w14:textId="77777777" w:rsidTr="00D87EF4">
        <w:tc>
          <w:tcPr>
            <w:tcW w:w="1728" w:type="dxa"/>
          </w:tcPr>
          <w:p w14:paraId="0B6B5093" w14:textId="77777777" w:rsidR="004E0C22" w:rsidRPr="00D87EF4" w:rsidRDefault="004E0C22" w:rsidP="004E0C22">
            <w:pPr>
              <w:pStyle w:val="TableRow"/>
              <w:rPr>
                <w:b/>
                <w:bCs/>
              </w:rPr>
            </w:pPr>
            <w:r w:rsidRPr="00D87EF4">
              <w:rPr>
                <w:b/>
                <w:bCs/>
              </w:rPr>
              <w:t>Caption</w:t>
            </w:r>
          </w:p>
        </w:tc>
        <w:tc>
          <w:tcPr>
            <w:tcW w:w="6794" w:type="dxa"/>
          </w:tcPr>
          <w:p w14:paraId="2EFED6F1" w14:textId="77777777" w:rsidR="004E0C22" w:rsidRDefault="00E346B3" w:rsidP="004E0C22">
            <w:pPr>
              <w:pStyle w:val="TableRow"/>
            </w:pPr>
            <w:r>
              <w:t>Funding</w:t>
            </w:r>
          </w:p>
        </w:tc>
      </w:tr>
      <w:tr w:rsidR="004E0C22" w14:paraId="0C36A333" w14:textId="77777777" w:rsidTr="00D87EF4">
        <w:tc>
          <w:tcPr>
            <w:tcW w:w="1728" w:type="dxa"/>
          </w:tcPr>
          <w:p w14:paraId="74D18CEE" w14:textId="77777777" w:rsidR="004E0C22" w:rsidRPr="00D87EF4" w:rsidRDefault="004E0C22" w:rsidP="004E0C22">
            <w:pPr>
              <w:pStyle w:val="TableRow"/>
              <w:rPr>
                <w:b/>
                <w:bCs/>
              </w:rPr>
            </w:pPr>
            <w:r w:rsidRPr="00D87EF4">
              <w:rPr>
                <w:b/>
                <w:bCs/>
              </w:rPr>
              <w:t>Description</w:t>
            </w:r>
          </w:p>
        </w:tc>
        <w:tc>
          <w:tcPr>
            <w:tcW w:w="6794" w:type="dxa"/>
          </w:tcPr>
          <w:p w14:paraId="26186AA5" w14:textId="77777777" w:rsidR="004E0C22" w:rsidRDefault="00174543" w:rsidP="0033508F">
            <w:pPr>
              <w:pStyle w:val="TableRow"/>
            </w:pPr>
            <w:r>
              <w:t>Folder containing a list of funding items for a job</w:t>
            </w:r>
            <w:r w:rsidR="0033508F">
              <w:t>, accesion, loan or movement</w:t>
            </w:r>
            <w:r>
              <w:t>.</w:t>
            </w:r>
          </w:p>
          <w:p w14:paraId="11BFF56A" w14:textId="77777777" w:rsidR="008E16EB" w:rsidRDefault="008E16EB" w:rsidP="004E0C22">
            <w:pPr>
              <w:pStyle w:val="TableRow"/>
            </w:pPr>
            <w:r>
              <w:t>This folder is always hidden unless User.Allow_Finance is true for this user.</w:t>
            </w:r>
          </w:p>
        </w:tc>
      </w:tr>
      <w:tr w:rsidR="00174543" w14:paraId="147E1F93" w14:textId="77777777" w:rsidTr="00D87EF4">
        <w:tc>
          <w:tcPr>
            <w:tcW w:w="1728" w:type="dxa"/>
          </w:tcPr>
          <w:p w14:paraId="271F9E24" w14:textId="77777777" w:rsidR="00174543" w:rsidRPr="00D87EF4" w:rsidRDefault="00174543" w:rsidP="004E0C22">
            <w:pPr>
              <w:pStyle w:val="TableRow"/>
              <w:rPr>
                <w:b/>
                <w:bCs/>
              </w:rPr>
            </w:pPr>
            <w:r w:rsidRPr="00D87EF4">
              <w:rPr>
                <w:b/>
                <w:bCs/>
              </w:rPr>
              <w:t>Details Screen</w:t>
            </w:r>
          </w:p>
        </w:tc>
        <w:tc>
          <w:tcPr>
            <w:tcW w:w="6794" w:type="dxa"/>
          </w:tcPr>
          <w:p w14:paraId="030290EA" w14:textId="77777777" w:rsidR="00174543" w:rsidRDefault="00174543" w:rsidP="00690E6D">
            <w:pPr>
              <w:pStyle w:val="TableRow"/>
            </w:pPr>
            <w:r>
              <w:t>TfraListViewer</w:t>
            </w:r>
          </w:p>
        </w:tc>
      </w:tr>
      <w:tr w:rsidR="00174543" w14:paraId="5A695854" w14:textId="77777777" w:rsidTr="00D87EF4">
        <w:tc>
          <w:tcPr>
            <w:tcW w:w="1728" w:type="dxa"/>
          </w:tcPr>
          <w:p w14:paraId="458E1795" w14:textId="77777777" w:rsidR="00174543" w:rsidRPr="00D87EF4" w:rsidRDefault="00174543" w:rsidP="004E0C22">
            <w:pPr>
              <w:pStyle w:val="TableRow"/>
              <w:rPr>
                <w:b/>
                <w:bCs/>
              </w:rPr>
            </w:pPr>
            <w:r w:rsidRPr="00D87EF4">
              <w:rPr>
                <w:b/>
                <w:bCs/>
              </w:rPr>
              <w:t>Child Nodes</w:t>
            </w:r>
          </w:p>
        </w:tc>
        <w:tc>
          <w:tcPr>
            <w:tcW w:w="6794" w:type="dxa"/>
          </w:tcPr>
          <w:p w14:paraId="772B7D0D" w14:textId="77777777" w:rsidR="00174543" w:rsidRDefault="00704E80" w:rsidP="004E0C22">
            <w:pPr>
              <w:pStyle w:val="TableRow"/>
            </w:pPr>
            <w:r>
              <w:t>Funding Leaf Node</w:t>
            </w:r>
          </w:p>
        </w:tc>
      </w:tr>
      <w:tr w:rsidR="00174543" w14:paraId="1A5B8F64" w14:textId="77777777" w:rsidTr="00D87EF4">
        <w:tc>
          <w:tcPr>
            <w:tcW w:w="1728" w:type="dxa"/>
          </w:tcPr>
          <w:p w14:paraId="166E6B0E" w14:textId="77777777" w:rsidR="00174543" w:rsidRPr="00D87EF4" w:rsidRDefault="00174543" w:rsidP="004E0C22">
            <w:pPr>
              <w:pStyle w:val="TableRow"/>
              <w:rPr>
                <w:b/>
                <w:bCs/>
              </w:rPr>
            </w:pPr>
            <w:r w:rsidRPr="00D87EF4">
              <w:rPr>
                <w:b/>
                <w:bCs/>
              </w:rPr>
              <w:t>Add Button Options</w:t>
            </w:r>
          </w:p>
        </w:tc>
        <w:tc>
          <w:tcPr>
            <w:tcW w:w="6794" w:type="dxa"/>
          </w:tcPr>
          <w:p w14:paraId="250DB814" w14:textId="77777777" w:rsidR="00174543" w:rsidRDefault="00704E80" w:rsidP="004E0C22">
            <w:pPr>
              <w:pStyle w:val="TableRow"/>
            </w:pPr>
            <w:r>
              <w:t>Creates a new Funding Leaf Node inside the folder.  When the Funding is saved it is automatically linked to the database list that populated this folder.</w:t>
            </w:r>
          </w:p>
        </w:tc>
      </w:tr>
    </w:tbl>
    <w:p w14:paraId="4598A4AD" w14:textId="77777777" w:rsidR="004E0C22" w:rsidRPr="004610F7" w:rsidRDefault="004E0C22" w:rsidP="004E0C22"/>
    <w:p w14:paraId="0BF26747" w14:textId="77777777" w:rsidR="00E346B3" w:rsidRDefault="00E346B3" w:rsidP="00840903">
      <w:pPr>
        <w:pStyle w:val="Heading4"/>
      </w:pPr>
      <w:bookmarkStart w:id="171" w:name="_Toc292878682"/>
      <w:r>
        <w:t>Funding Leaf Node</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612"/>
      </w:tblGrid>
      <w:tr w:rsidR="00E346B3" w14:paraId="11E7232E" w14:textId="77777777" w:rsidTr="00D87EF4">
        <w:tc>
          <w:tcPr>
            <w:tcW w:w="1728" w:type="dxa"/>
          </w:tcPr>
          <w:p w14:paraId="6D70CDE1" w14:textId="77777777" w:rsidR="00E346B3" w:rsidRPr="00D87EF4" w:rsidRDefault="00E346B3" w:rsidP="0067028D">
            <w:pPr>
              <w:pStyle w:val="TableRow"/>
              <w:rPr>
                <w:b/>
                <w:bCs/>
              </w:rPr>
            </w:pPr>
            <w:r w:rsidRPr="00D87EF4">
              <w:rPr>
                <w:b/>
                <w:bCs/>
              </w:rPr>
              <w:t>Node Type</w:t>
            </w:r>
          </w:p>
        </w:tc>
        <w:tc>
          <w:tcPr>
            <w:tcW w:w="6794" w:type="dxa"/>
          </w:tcPr>
          <w:p w14:paraId="1B972EB2" w14:textId="77777777" w:rsidR="00E346B3" w:rsidRDefault="00E346B3" w:rsidP="0067028D">
            <w:pPr>
              <w:pStyle w:val="TableRow"/>
            </w:pPr>
            <w:r>
              <w:t>Leaf Node</w:t>
            </w:r>
          </w:p>
        </w:tc>
      </w:tr>
      <w:tr w:rsidR="00E346B3" w14:paraId="66874DA8" w14:textId="77777777" w:rsidTr="00D87EF4">
        <w:tc>
          <w:tcPr>
            <w:tcW w:w="1728" w:type="dxa"/>
          </w:tcPr>
          <w:p w14:paraId="6B3D5E3F" w14:textId="77777777" w:rsidR="00E346B3" w:rsidRPr="00D87EF4" w:rsidRDefault="00E346B3" w:rsidP="0067028D">
            <w:pPr>
              <w:pStyle w:val="TableRow"/>
              <w:rPr>
                <w:b/>
                <w:bCs/>
              </w:rPr>
            </w:pPr>
            <w:r w:rsidRPr="00D87EF4">
              <w:rPr>
                <w:b/>
                <w:bCs/>
              </w:rPr>
              <w:t>Caption</w:t>
            </w:r>
          </w:p>
        </w:tc>
        <w:tc>
          <w:tcPr>
            <w:tcW w:w="6794" w:type="dxa"/>
          </w:tcPr>
          <w:p w14:paraId="2C557C1E" w14:textId="77777777" w:rsidR="00E346B3" w:rsidRDefault="00704E80" w:rsidP="0067028D">
            <w:pPr>
              <w:pStyle w:val="TableRow"/>
            </w:pPr>
            <w:r>
              <w:t>&lt;Individual or Organisation string identified from Conservation_Job_Funding.Funded_By_Name_Key&gt;</w:t>
            </w:r>
          </w:p>
        </w:tc>
      </w:tr>
      <w:tr w:rsidR="00E346B3" w14:paraId="097C5CEB" w14:textId="77777777" w:rsidTr="00D87EF4">
        <w:tc>
          <w:tcPr>
            <w:tcW w:w="1728" w:type="dxa"/>
          </w:tcPr>
          <w:p w14:paraId="6FBB2029" w14:textId="77777777" w:rsidR="00E346B3" w:rsidRPr="00D87EF4" w:rsidRDefault="00E346B3" w:rsidP="0067028D">
            <w:pPr>
              <w:pStyle w:val="TableRow"/>
              <w:rPr>
                <w:b/>
                <w:bCs/>
              </w:rPr>
            </w:pPr>
            <w:r w:rsidRPr="00D87EF4">
              <w:rPr>
                <w:b/>
                <w:bCs/>
              </w:rPr>
              <w:t>Description</w:t>
            </w:r>
          </w:p>
        </w:tc>
        <w:tc>
          <w:tcPr>
            <w:tcW w:w="6794" w:type="dxa"/>
          </w:tcPr>
          <w:p w14:paraId="78CDC7F1" w14:textId="77777777" w:rsidR="00E346B3" w:rsidRDefault="00704E80" w:rsidP="0067028D">
            <w:pPr>
              <w:pStyle w:val="TableRow"/>
            </w:pPr>
            <w:r>
              <w:t>Leaf node containing details of a single item of funding.</w:t>
            </w:r>
          </w:p>
        </w:tc>
      </w:tr>
      <w:tr w:rsidR="00E346B3" w14:paraId="7FB1F939" w14:textId="77777777" w:rsidTr="00D87EF4">
        <w:tc>
          <w:tcPr>
            <w:tcW w:w="1728" w:type="dxa"/>
          </w:tcPr>
          <w:p w14:paraId="03055A4C" w14:textId="77777777" w:rsidR="00E346B3" w:rsidRPr="00D87EF4" w:rsidRDefault="00E346B3" w:rsidP="0067028D">
            <w:pPr>
              <w:pStyle w:val="TableRow"/>
              <w:rPr>
                <w:b/>
                <w:bCs/>
              </w:rPr>
            </w:pPr>
            <w:r w:rsidRPr="00D87EF4">
              <w:rPr>
                <w:b/>
                <w:bCs/>
              </w:rPr>
              <w:t>Details Screen</w:t>
            </w:r>
          </w:p>
        </w:tc>
        <w:tc>
          <w:tcPr>
            <w:tcW w:w="6794" w:type="dxa"/>
          </w:tcPr>
          <w:p w14:paraId="7F65CE8D" w14:textId="77777777" w:rsidR="00E346B3" w:rsidRDefault="005712F5" w:rsidP="0067028D">
            <w:pPr>
              <w:pStyle w:val="TableRow"/>
            </w:pPr>
            <w:r>
              <w:t>TfraFunding</w:t>
            </w:r>
          </w:p>
        </w:tc>
      </w:tr>
      <w:tr w:rsidR="00E346B3" w14:paraId="766699E6" w14:textId="77777777" w:rsidTr="00D87EF4">
        <w:tc>
          <w:tcPr>
            <w:tcW w:w="1728" w:type="dxa"/>
          </w:tcPr>
          <w:p w14:paraId="69B2F62B" w14:textId="77777777" w:rsidR="00E346B3" w:rsidRPr="00D87EF4" w:rsidRDefault="00E346B3" w:rsidP="0067028D">
            <w:pPr>
              <w:pStyle w:val="TableRow"/>
              <w:rPr>
                <w:b/>
                <w:bCs/>
              </w:rPr>
            </w:pPr>
            <w:r w:rsidRPr="00D87EF4">
              <w:rPr>
                <w:b/>
                <w:bCs/>
              </w:rPr>
              <w:t>Add Button Options</w:t>
            </w:r>
          </w:p>
        </w:tc>
        <w:tc>
          <w:tcPr>
            <w:tcW w:w="6794" w:type="dxa"/>
          </w:tcPr>
          <w:p w14:paraId="119AB035" w14:textId="77777777" w:rsidR="00E346B3" w:rsidRDefault="00195FC3" w:rsidP="0067028D">
            <w:pPr>
              <w:pStyle w:val="TableRow"/>
            </w:pPr>
            <w:r>
              <w:t>Add button behaviour is the same as the parent folder node.</w:t>
            </w:r>
          </w:p>
        </w:tc>
      </w:tr>
      <w:tr w:rsidR="00704E80" w14:paraId="0815B91E" w14:textId="77777777" w:rsidTr="00D87EF4">
        <w:tc>
          <w:tcPr>
            <w:tcW w:w="1728" w:type="dxa"/>
          </w:tcPr>
          <w:p w14:paraId="592AF2AE" w14:textId="77777777" w:rsidR="00704E80" w:rsidRPr="00D87EF4" w:rsidRDefault="00704E80" w:rsidP="00690E6D">
            <w:pPr>
              <w:pStyle w:val="TableRow"/>
              <w:rPr>
                <w:b/>
                <w:bCs/>
              </w:rPr>
            </w:pPr>
            <w:r w:rsidRPr="00D87EF4">
              <w:rPr>
                <w:b/>
                <w:bCs/>
              </w:rPr>
              <w:t>Navigation</w:t>
            </w:r>
          </w:p>
        </w:tc>
        <w:tc>
          <w:tcPr>
            <w:tcW w:w="6794" w:type="dxa"/>
          </w:tcPr>
          <w:p w14:paraId="5FACED3A" w14:textId="77777777" w:rsidR="00704E80" w:rsidRDefault="00195FC3" w:rsidP="00690E6D">
            <w:pPr>
              <w:pStyle w:val="TableRow"/>
            </w:pPr>
            <w:r>
              <w:t>None</w:t>
            </w:r>
          </w:p>
        </w:tc>
      </w:tr>
    </w:tbl>
    <w:p w14:paraId="446B6EB8" w14:textId="77777777" w:rsidR="00704E80" w:rsidRDefault="00704E80" w:rsidP="00704E80"/>
    <w:p w14:paraId="688352DF" w14:textId="77777777" w:rsidR="004E0C22" w:rsidRDefault="004E0C22" w:rsidP="00840903">
      <w:pPr>
        <w:pStyle w:val="Heading4"/>
      </w:pPr>
      <w:bookmarkStart w:id="172" w:name="_Toc292878683"/>
      <w:r>
        <w:t>History Folder</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8"/>
        <w:gridCol w:w="6608"/>
      </w:tblGrid>
      <w:tr w:rsidR="004E0C22" w14:paraId="582DC63C" w14:textId="77777777" w:rsidTr="00D87EF4">
        <w:tc>
          <w:tcPr>
            <w:tcW w:w="1728" w:type="dxa"/>
          </w:tcPr>
          <w:p w14:paraId="110F2089" w14:textId="77777777" w:rsidR="004E0C22" w:rsidRPr="00D87EF4" w:rsidRDefault="004E0C22" w:rsidP="004E0C22">
            <w:pPr>
              <w:pStyle w:val="TableRow"/>
              <w:rPr>
                <w:b/>
                <w:bCs/>
              </w:rPr>
            </w:pPr>
            <w:r w:rsidRPr="00D87EF4">
              <w:rPr>
                <w:b/>
                <w:bCs/>
              </w:rPr>
              <w:t>Node Type</w:t>
            </w:r>
          </w:p>
        </w:tc>
        <w:tc>
          <w:tcPr>
            <w:tcW w:w="6794" w:type="dxa"/>
          </w:tcPr>
          <w:p w14:paraId="0C5FF45A" w14:textId="77777777" w:rsidR="004E0C22" w:rsidRDefault="004E0C22" w:rsidP="004E0C22">
            <w:pPr>
              <w:pStyle w:val="TableRow"/>
            </w:pPr>
            <w:r>
              <w:t>Folder</w:t>
            </w:r>
          </w:p>
        </w:tc>
      </w:tr>
      <w:tr w:rsidR="004E0C22" w14:paraId="67A67AD1" w14:textId="77777777" w:rsidTr="00D87EF4">
        <w:tc>
          <w:tcPr>
            <w:tcW w:w="1728" w:type="dxa"/>
          </w:tcPr>
          <w:p w14:paraId="6F1AC5B5" w14:textId="77777777" w:rsidR="004E0C22" w:rsidRPr="00D87EF4" w:rsidRDefault="004E0C22" w:rsidP="004E0C22">
            <w:pPr>
              <w:pStyle w:val="TableRow"/>
              <w:rPr>
                <w:b/>
                <w:bCs/>
              </w:rPr>
            </w:pPr>
            <w:r w:rsidRPr="00D87EF4">
              <w:rPr>
                <w:b/>
                <w:bCs/>
              </w:rPr>
              <w:t>Caption</w:t>
            </w:r>
          </w:p>
        </w:tc>
        <w:tc>
          <w:tcPr>
            <w:tcW w:w="6794" w:type="dxa"/>
          </w:tcPr>
          <w:p w14:paraId="711FAFC1" w14:textId="77777777" w:rsidR="004E0C22" w:rsidRDefault="00E346B3" w:rsidP="004E0C22">
            <w:pPr>
              <w:pStyle w:val="TableRow"/>
            </w:pPr>
            <w:r>
              <w:t>History</w:t>
            </w:r>
          </w:p>
        </w:tc>
      </w:tr>
      <w:tr w:rsidR="004E0C22" w14:paraId="540B9E0E" w14:textId="77777777" w:rsidTr="00D87EF4">
        <w:tc>
          <w:tcPr>
            <w:tcW w:w="1728" w:type="dxa"/>
          </w:tcPr>
          <w:p w14:paraId="78C29FEE" w14:textId="77777777" w:rsidR="004E0C22" w:rsidRPr="00D87EF4" w:rsidRDefault="004E0C22" w:rsidP="004E0C22">
            <w:pPr>
              <w:pStyle w:val="TableRow"/>
              <w:rPr>
                <w:b/>
                <w:bCs/>
              </w:rPr>
            </w:pPr>
            <w:r w:rsidRPr="00D87EF4">
              <w:rPr>
                <w:b/>
                <w:bCs/>
              </w:rPr>
              <w:t>Description</w:t>
            </w:r>
          </w:p>
        </w:tc>
        <w:tc>
          <w:tcPr>
            <w:tcW w:w="6794" w:type="dxa"/>
          </w:tcPr>
          <w:p w14:paraId="5D7E5EE7" w14:textId="77777777" w:rsidR="004E0C22" w:rsidRDefault="00AE6BCF" w:rsidP="004E0C22">
            <w:pPr>
              <w:pStyle w:val="TableRow"/>
            </w:pPr>
            <w:r>
              <w:t>Folder containing History items for the current top-level collection unit.</w:t>
            </w:r>
          </w:p>
        </w:tc>
      </w:tr>
      <w:tr w:rsidR="004E0C22" w14:paraId="39BE2133" w14:textId="77777777" w:rsidTr="00D87EF4">
        <w:tc>
          <w:tcPr>
            <w:tcW w:w="1728" w:type="dxa"/>
          </w:tcPr>
          <w:p w14:paraId="5CBB6CA1" w14:textId="77777777" w:rsidR="004E0C22" w:rsidRPr="00D87EF4" w:rsidRDefault="004E0C22" w:rsidP="004E0C22">
            <w:pPr>
              <w:pStyle w:val="TableRow"/>
              <w:rPr>
                <w:b/>
                <w:bCs/>
              </w:rPr>
            </w:pPr>
            <w:r w:rsidRPr="00D87EF4">
              <w:rPr>
                <w:b/>
                <w:bCs/>
              </w:rPr>
              <w:t>Details Screen</w:t>
            </w:r>
          </w:p>
        </w:tc>
        <w:tc>
          <w:tcPr>
            <w:tcW w:w="6794" w:type="dxa"/>
          </w:tcPr>
          <w:p w14:paraId="1D434BC2" w14:textId="77777777" w:rsidR="004E0C22" w:rsidRDefault="00AE6BCF" w:rsidP="004E0C22">
            <w:pPr>
              <w:pStyle w:val="TableRow"/>
            </w:pPr>
            <w:r>
              <w:t>TfraListViewer</w:t>
            </w:r>
          </w:p>
        </w:tc>
      </w:tr>
      <w:tr w:rsidR="004E0C22" w14:paraId="4B4010CF" w14:textId="77777777" w:rsidTr="00D87EF4">
        <w:tc>
          <w:tcPr>
            <w:tcW w:w="1728" w:type="dxa"/>
          </w:tcPr>
          <w:p w14:paraId="4E0C858E" w14:textId="77777777" w:rsidR="004E0C22" w:rsidRPr="00D87EF4" w:rsidRDefault="004E0C22" w:rsidP="004E0C22">
            <w:pPr>
              <w:pStyle w:val="TableRow"/>
              <w:rPr>
                <w:b/>
                <w:bCs/>
              </w:rPr>
            </w:pPr>
            <w:r w:rsidRPr="00D87EF4">
              <w:rPr>
                <w:b/>
                <w:bCs/>
              </w:rPr>
              <w:lastRenderedPageBreak/>
              <w:t>Child Nodes</w:t>
            </w:r>
          </w:p>
        </w:tc>
        <w:tc>
          <w:tcPr>
            <w:tcW w:w="6794" w:type="dxa"/>
          </w:tcPr>
          <w:p w14:paraId="516C853B" w14:textId="77777777" w:rsidR="004E0C22" w:rsidRDefault="00AE6BCF" w:rsidP="004E0C22">
            <w:pPr>
              <w:pStyle w:val="TableRow"/>
            </w:pPr>
            <w:r>
              <w:t>History Leaf Node.  Items are listed with most recent first (Order by Collection_Unit_History.From_Vague_Date_Start descending).</w:t>
            </w:r>
          </w:p>
        </w:tc>
      </w:tr>
      <w:tr w:rsidR="004E0C22" w14:paraId="77BABE60" w14:textId="77777777" w:rsidTr="00D87EF4">
        <w:tc>
          <w:tcPr>
            <w:tcW w:w="1728" w:type="dxa"/>
          </w:tcPr>
          <w:p w14:paraId="73D1B002" w14:textId="77777777" w:rsidR="004E0C22" w:rsidRPr="00D87EF4" w:rsidRDefault="004E0C22" w:rsidP="004E0C22">
            <w:pPr>
              <w:pStyle w:val="TableRow"/>
              <w:rPr>
                <w:b/>
                <w:bCs/>
              </w:rPr>
            </w:pPr>
            <w:r w:rsidRPr="00D87EF4">
              <w:rPr>
                <w:b/>
                <w:bCs/>
              </w:rPr>
              <w:t>Add Button Options</w:t>
            </w:r>
          </w:p>
        </w:tc>
        <w:tc>
          <w:tcPr>
            <w:tcW w:w="6794" w:type="dxa"/>
          </w:tcPr>
          <w:p w14:paraId="4E5A429F" w14:textId="77777777" w:rsidR="004E0C22" w:rsidRPr="00D87EF4" w:rsidRDefault="00AE6BCF" w:rsidP="004E0C22">
            <w:pPr>
              <w:pStyle w:val="TableRow"/>
              <w:rPr>
                <w:rFonts w:eastAsia="SimSun"/>
                <w:lang w:eastAsia="zh-SG"/>
              </w:rPr>
            </w:pPr>
            <w:r>
              <w:t>Creates a new History Leaf Node inside the folder and selects it.</w:t>
            </w:r>
          </w:p>
        </w:tc>
      </w:tr>
    </w:tbl>
    <w:p w14:paraId="5226694D" w14:textId="77777777" w:rsidR="004E0C22" w:rsidRPr="004610F7" w:rsidRDefault="004E0C22" w:rsidP="004E0C22"/>
    <w:p w14:paraId="26A295B4" w14:textId="77777777" w:rsidR="00E346B3" w:rsidRDefault="00E346B3" w:rsidP="00840903">
      <w:pPr>
        <w:pStyle w:val="Heading4"/>
      </w:pPr>
      <w:bookmarkStart w:id="173" w:name="_Toc292878684"/>
      <w:r>
        <w:t>History Leaf Node</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6597"/>
      </w:tblGrid>
      <w:tr w:rsidR="00E346B3" w14:paraId="4CF24A8A" w14:textId="77777777" w:rsidTr="00D87EF4">
        <w:tc>
          <w:tcPr>
            <w:tcW w:w="1728" w:type="dxa"/>
          </w:tcPr>
          <w:p w14:paraId="4655CEFD" w14:textId="77777777" w:rsidR="00E346B3" w:rsidRPr="00D87EF4" w:rsidRDefault="00E346B3" w:rsidP="0067028D">
            <w:pPr>
              <w:pStyle w:val="TableRow"/>
              <w:rPr>
                <w:b/>
                <w:bCs/>
              </w:rPr>
            </w:pPr>
            <w:r w:rsidRPr="00D87EF4">
              <w:rPr>
                <w:b/>
                <w:bCs/>
              </w:rPr>
              <w:t>Node Type</w:t>
            </w:r>
          </w:p>
        </w:tc>
        <w:tc>
          <w:tcPr>
            <w:tcW w:w="6794" w:type="dxa"/>
          </w:tcPr>
          <w:p w14:paraId="64F2AD61" w14:textId="77777777" w:rsidR="00E346B3" w:rsidRDefault="00E346B3" w:rsidP="0067028D">
            <w:pPr>
              <w:pStyle w:val="TableRow"/>
            </w:pPr>
            <w:r>
              <w:t>Leaf Node</w:t>
            </w:r>
          </w:p>
        </w:tc>
      </w:tr>
      <w:tr w:rsidR="00E346B3" w14:paraId="06DC7F21" w14:textId="77777777" w:rsidTr="00D87EF4">
        <w:tc>
          <w:tcPr>
            <w:tcW w:w="1728" w:type="dxa"/>
          </w:tcPr>
          <w:p w14:paraId="062263FB" w14:textId="77777777" w:rsidR="00E346B3" w:rsidRPr="00D87EF4" w:rsidRDefault="00E346B3" w:rsidP="0067028D">
            <w:pPr>
              <w:pStyle w:val="TableRow"/>
              <w:rPr>
                <w:b/>
                <w:bCs/>
              </w:rPr>
            </w:pPr>
            <w:r w:rsidRPr="00D87EF4">
              <w:rPr>
                <w:b/>
                <w:bCs/>
              </w:rPr>
              <w:t>Caption</w:t>
            </w:r>
          </w:p>
        </w:tc>
        <w:tc>
          <w:tcPr>
            <w:tcW w:w="6794" w:type="dxa"/>
          </w:tcPr>
          <w:p w14:paraId="70625179" w14:textId="77777777" w:rsidR="00E346B3" w:rsidRDefault="00AE6BCF" w:rsidP="0067028D">
            <w:pPr>
              <w:pStyle w:val="TableRow"/>
            </w:pPr>
            <w:r>
              <w:t>&lt;Collection_Unit_History.Item_Name&gt;</w:t>
            </w:r>
            <w:r w:rsidR="0033508F">
              <w:t xml:space="preserve"> - &lt;Collection _Unit_History from vague date&gt;</w:t>
            </w:r>
          </w:p>
        </w:tc>
      </w:tr>
      <w:tr w:rsidR="00E346B3" w14:paraId="5F9A6DE6" w14:textId="77777777" w:rsidTr="00D87EF4">
        <w:tc>
          <w:tcPr>
            <w:tcW w:w="1728" w:type="dxa"/>
          </w:tcPr>
          <w:p w14:paraId="5405C551" w14:textId="77777777" w:rsidR="00E346B3" w:rsidRPr="00D87EF4" w:rsidRDefault="00E346B3" w:rsidP="0067028D">
            <w:pPr>
              <w:pStyle w:val="TableRow"/>
              <w:rPr>
                <w:b/>
                <w:bCs/>
              </w:rPr>
            </w:pPr>
            <w:r w:rsidRPr="00D87EF4">
              <w:rPr>
                <w:b/>
                <w:bCs/>
              </w:rPr>
              <w:t>Description</w:t>
            </w:r>
          </w:p>
        </w:tc>
        <w:tc>
          <w:tcPr>
            <w:tcW w:w="6794" w:type="dxa"/>
          </w:tcPr>
          <w:p w14:paraId="7C6F9455" w14:textId="77777777" w:rsidR="00E346B3" w:rsidRDefault="000C59C3" w:rsidP="0067028D">
            <w:pPr>
              <w:pStyle w:val="TableRow"/>
            </w:pPr>
            <w:r>
              <w:t>Details node for a single history record attached to a collection unit.</w:t>
            </w:r>
          </w:p>
        </w:tc>
      </w:tr>
      <w:tr w:rsidR="00E346B3" w14:paraId="6B4F5EFE" w14:textId="77777777" w:rsidTr="00D87EF4">
        <w:tc>
          <w:tcPr>
            <w:tcW w:w="1728" w:type="dxa"/>
          </w:tcPr>
          <w:p w14:paraId="4276F57C" w14:textId="77777777" w:rsidR="00E346B3" w:rsidRPr="00D87EF4" w:rsidRDefault="00E346B3" w:rsidP="0067028D">
            <w:pPr>
              <w:pStyle w:val="TableRow"/>
              <w:rPr>
                <w:b/>
                <w:bCs/>
              </w:rPr>
            </w:pPr>
            <w:r w:rsidRPr="00D87EF4">
              <w:rPr>
                <w:b/>
                <w:bCs/>
              </w:rPr>
              <w:t>Details Screen</w:t>
            </w:r>
          </w:p>
        </w:tc>
        <w:tc>
          <w:tcPr>
            <w:tcW w:w="6794" w:type="dxa"/>
          </w:tcPr>
          <w:p w14:paraId="68B46339" w14:textId="77777777" w:rsidR="00E346B3" w:rsidRDefault="000C59C3" w:rsidP="0067028D">
            <w:pPr>
              <w:pStyle w:val="TableRow"/>
            </w:pPr>
            <w:r>
              <w:t>TfraHistory</w:t>
            </w:r>
          </w:p>
        </w:tc>
      </w:tr>
      <w:tr w:rsidR="00195FC3" w14:paraId="0A59CEAA" w14:textId="77777777" w:rsidTr="00D87EF4">
        <w:tc>
          <w:tcPr>
            <w:tcW w:w="1728" w:type="dxa"/>
          </w:tcPr>
          <w:p w14:paraId="5EFC1595" w14:textId="77777777" w:rsidR="00195FC3" w:rsidRPr="00D87EF4" w:rsidRDefault="00195FC3" w:rsidP="0067028D">
            <w:pPr>
              <w:pStyle w:val="TableRow"/>
              <w:rPr>
                <w:b/>
                <w:bCs/>
              </w:rPr>
            </w:pPr>
            <w:r w:rsidRPr="00D87EF4">
              <w:rPr>
                <w:b/>
                <w:bCs/>
              </w:rPr>
              <w:t>Add Button Options</w:t>
            </w:r>
          </w:p>
        </w:tc>
        <w:tc>
          <w:tcPr>
            <w:tcW w:w="6794" w:type="dxa"/>
          </w:tcPr>
          <w:p w14:paraId="07D4D0C5" w14:textId="77777777" w:rsidR="00195FC3" w:rsidRDefault="00195FC3" w:rsidP="00690E6D">
            <w:pPr>
              <w:pStyle w:val="TableRow"/>
            </w:pPr>
            <w:r>
              <w:t>Add button behaviour is the same as the parent folder node.</w:t>
            </w:r>
          </w:p>
        </w:tc>
      </w:tr>
      <w:tr w:rsidR="00195FC3" w14:paraId="5E6B4005" w14:textId="77777777" w:rsidTr="00D87EF4">
        <w:tc>
          <w:tcPr>
            <w:tcW w:w="1728" w:type="dxa"/>
          </w:tcPr>
          <w:p w14:paraId="325A12F8" w14:textId="77777777" w:rsidR="00195FC3" w:rsidRPr="00D87EF4" w:rsidRDefault="00195FC3" w:rsidP="00690E6D">
            <w:pPr>
              <w:pStyle w:val="TableRow"/>
              <w:rPr>
                <w:b/>
                <w:bCs/>
              </w:rPr>
            </w:pPr>
            <w:r w:rsidRPr="00D87EF4">
              <w:rPr>
                <w:b/>
                <w:bCs/>
              </w:rPr>
              <w:t>Navigation</w:t>
            </w:r>
          </w:p>
        </w:tc>
        <w:tc>
          <w:tcPr>
            <w:tcW w:w="6794" w:type="dxa"/>
          </w:tcPr>
          <w:p w14:paraId="44968B4F" w14:textId="77777777" w:rsidR="00195FC3" w:rsidRDefault="000C59C3" w:rsidP="00690E6D">
            <w:pPr>
              <w:pStyle w:val="TableRow"/>
            </w:pPr>
            <w:r>
              <w:t>None</w:t>
            </w:r>
          </w:p>
        </w:tc>
      </w:tr>
    </w:tbl>
    <w:p w14:paraId="5383F65A" w14:textId="77777777" w:rsidR="00704E80" w:rsidRDefault="00704E80" w:rsidP="00704E80"/>
    <w:p w14:paraId="088EC22D" w14:textId="77777777" w:rsidR="00704E80" w:rsidRDefault="00704E80" w:rsidP="00840903">
      <w:pPr>
        <w:pStyle w:val="Heading4"/>
      </w:pPr>
      <w:bookmarkStart w:id="174" w:name="_Toc292878685"/>
      <w:r>
        <w:t>Inscriptions &amp; Labels (Top Level)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704E80" w14:paraId="0F2DCF2F" w14:textId="77777777" w:rsidTr="00D87EF4">
        <w:tc>
          <w:tcPr>
            <w:tcW w:w="1728" w:type="dxa"/>
          </w:tcPr>
          <w:p w14:paraId="67BBE5E7" w14:textId="77777777" w:rsidR="00704E80" w:rsidRPr="00D87EF4" w:rsidRDefault="00704E80" w:rsidP="00690E6D">
            <w:pPr>
              <w:pStyle w:val="TableRow"/>
              <w:rPr>
                <w:b/>
                <w:bCs/>
              </w:rPr>
            </w:pPr>
            <w:r w:rsidRPr="00D87EF4">
              <w:rPr>
                <w:b/>
                <w:bCs/>
              </w:rPr>
              <w:t>Node Type</w:t>
            </w:r>
          </w:p>
        </w:tc>
        <w:tc>
          <w:tcPr>
            <w:tcW w:w="6794" w:type="dxa"/>
          </w:tcPr>
          <w:p w14:paraId="2E6FB98B" w14:textId="77777777" w:rsidR="00704E80" w:rsidRDefault="00704E80" w:rsidP="00690E6D">
            <w:pPr>
              <w:pStyle w:val="TableRow"/>
            </w:pPr>
            <w:r>
              <w:t>Top Level</w:t>
            </w:r>
          </w:p>
        </w:tc>
      </w:tr>
      <w:tr w:rsidR="00704E80" w14:paraId="6C5F95BC" w14:textId="77777777" w:rsidTr="00D87EF4">
        <w:tc>
          <w:tcPr>
            <w:tcW w:w="1728" w:type="dxa"/>
          </w:tcPr>
          <w:p w14:paraId="6B71EEB3" w14:textId="77777777" w:rsidR="00704E80" w:rsidRPr="00D87EF4" w:rsidRDefault="00704E80" w:rsidP="00690E6D">
            <w:pPr>
              <w:pStyle w:val="TableRow"/>
              <w:rPr>
                <w:b/>
                <w:bCs/>
              </w:rPr>
            </w:pPr>
            <w:r w:rsidRPr="00D87EF4">
              <w:rPr>
                <w:b/>
                <w:bCs/>
              </w:rPr>
              <w:t>Caption</w:t>
            </w:r>
          </w:p>
        </w:tc>
        <w:tc>
          <w:tcPr>
            <w:tcW w:w="6794" w:type="dxa"/>
          </w:tcPr>
          <w:p w14:paraId="0CDF44D0" w14:textId="77777777" w:rsidR="00704E80" w:rsidRDefault="00704E80" w:rsidP="00690E6D">
            <w:pPr>
              <w:pStyle w:val="TableRow"/>
            </w:pPr>
            <w:r>
              <w:t>&lt;Specimen_Label.Inscription&gt;</w:t>
            </w:r>
          </w:p>
        </w:tc>
      </w:tr>
      <w:tr w:rsidR="00704E80" w14:paraId="3EE9F1D6" w14:textId="77777777" w:rsidTr="00D87EF4">
        <w:tc>
          <w:tcPr>
            <w:tcW w:w="1728" w:type="dxa"/>
          </w:tcPr>
          <w:p w14:paraId="2A0033A7" w14:textId="77777777" w:rsidR="00704E80" w:rsidRPr="00D87EF4" w:rsidRDefault="00704E80" w:rsidP="00690E6D">
            <w:pPr>
              <w:pStyle w:val="TableRow"/>
              <w:rPr>
                <w:b/>
                <w:bCs/>
              </w:rPr>
            </w:pPr>
            <w:r w:rsidRPr="00D87EF4">
              <w:rPr>
                <w:b/>
                <w:bCs/>
              </w:rPr>
              <w:t>Description</w:t>
            </w:r>
          </w:p>
        </w:tc>
        <w:tc>
          <w:tcPr>
            <w:tcW w:w="6794" w:type="dxa"/>
          </w:tcPr>
          <w:p w14:paraId="64CA45F0" w14:textId="77777777" w:rsidR="00704E80" w:rsidRDefault="00704E80" w:rsidP="00690E6D">
            <w:pPr>
              <w:pStyle w:val="TableRow"/>
            </w:pPr>
            <w:r>
              <w:t xml:space="preserve">Top level node for details of a label.  This node type is not available by selecting an item in the View combo box; the user navigates from an existing </w:t>
            </w:r>
            <w:r w:rsidR="00444A28">
              <w:t>Inscriptions &amp; Labels leaf node (within a specimen top level node’s Inscriptions &amp; Labels folder)</w:t>
            </w:r>
            <w:r>
              <w:t xml:space="preserve"> to display this node.</w:t>
            </w:r>
          </w:p>
        </w:tc>
      </w:tr>
      <w:tr w:rsidR="00704E80" w14:paraId="20FF3886" w14:textId="77777777" w:rsidTr="00D87EF4">
        <w:tc>
          <w:tcPr>
            <w:tcW w:w="1728" w:type="dxa"/>
          </w:tcPr>
          <w:p w14:paraId="2FEF7CEE" w14:textId="77777777" w:rsidR="00704E80" w:rsidRPr="00D87EF4" w:rsidRDefault="00704E80" w:rsidP="00690E6D">
            <w:pPr>
              <w:pStyle w:val="TableRow"/>
              <w:rPr>
                <w:b/>
                <w:bCs/>
              </w:rPr>
            </w:pPr>
            <w:r w:rsidRPr="00D87EF4">
              <w:rPr>
                <w:b/>
                <w:bCs/>
              </w:rPr>
              <w:t>Details Screen</w:t>
            </w:r>
          </w:p>
        </w:tc>
        <w:tc>
          <w:tcPr>
            <w:tcW w:w="6794" w:type="dxa"/>
          </w:tcPr>
          <w:p w14:paraId="1198764E" w14:textId="77777777" w:rsidR="00704E80" w:rsidRDefault="00704E80" w:rsidP="00690E6D">
            <w:pPr>
              <w:pStyle w:val="TableRow"/>
            </w:pPr>
            <w:r>
              <w:t>TfraInscription</w:t>
            </w:r>
          </w:p>
        </w:tc>
      </w:tr>
      <w:tr w:rsidR="00704E80" w14:paraId="4C0D2B98" w14:textId="77777777" w:rsidTr="00D87EF4">
        <w:tc>
          <w:tcPr>
            <w:tcW w:w="1728" w:type="dxa"/>
          </w:tcPr>
          <w:p w14:paraId="7A282A44" w14:textId="77777777" w:rsidR="00704E80" w:rsidRPr="00D87EF4" w:rsidRDefault="00704E80" w:rsidP="00690E6D">
            <w:pPr>
              <w:pStyle w:val="TableRow"/>
              <w:rPr>
                <w:b/>
                <w:bCs/>
              </w:rPr>
            </w:pPr>
            <w:r w:rsidRPr="00D87EF4">
              <w:rPr>
                <w:b/>
                <w:bCs/>
              </w:rPr>
              <w:t>Child Nodes</w:t>
            </w:r>
          </w:p>
        </w:tc>
        <w:tc>
          <w:tcPr>
            <w:tcW w:w="6794" w:type="dxa"/>
          </w:tcPr>
          <w:p w14:paraId="71EA7EBE" w14:textId="77777777" w:rsidR="00704E80" w:rsidRDefault="00704E80" w:rsidP="00690E6D">
            <w:pPr>
              <w:pStyle w:val="TableRow"/>
            </w:pPr>
            <w:r>
              <w:t>Multimedia Folder</w:t>
            </w:r>
          </w:p>
        </w:tc>
      </w:tr>
      <w:tr w:rsidR="00704E80" w14:paraId="0ECF1C81" w14:textId="77777777" w:rsidTr="00D87EF4">
        <w:tc>
          <w:tcPr>
            <w:tcW w:w="1728" w:type="dxa"/>
          </w:tcPr>
          <w:p w14:paraId="304E47B4" w14:textId="77777777" w:rsidR="00704E80" w:rsidRPr="00D87EF4" w:rsidRDefault="00704E80" w:rsidP="00690E6D">
            <w:pPr>
              <w:pStyle w:val="TableRow"/>
              <w:rPr>
                <w:b/>
                <w:bCs/>
              </w:rPr>
            </w:pPr>
            <w:r w:rsidRPr="00D87EF4">
              <w:rPr>
                <w:b/>
                <w:bCs/>
              </w:rPr>
              <w:t>Search Types</w:t>
            </w:r>
          </w:p>
        </w:tc>
        <w:tc>
          <w:tcPr>
            <w:tcW w:w="6794" w:type="dxa"/>
          </w:tcPr>
          <w:p w14:paraId="462183EE" w14:textId="77777777" w:rsidR="00704E80" w:rsidRDefault="00704E80" w:rsidP="00690E6D">
            <w:pPr>
              <w:pStyle w:val="TableRow"/>
            </w:pPr>
            <w:r>
              <w:t>None.</w:t>
            </w:r>
          </w:p>
        </w:tc>
      </w:tr>
      <w:tr w:rsidR="00704E80" w14:paraId="3EC8EF59" w14:textId="77777777" w:rsidTr="00D87EF4">
        <w:tc>
          <w:tcPr>
            <w:tcW w:w="1728" w:type="dxa"/>
          </w:tcPr>
          <w:p w14:paraId="3A852893" w14:textId="77777777" w:rsidR="00704E80" w:rsidRPr="00D87EF4" w:rsidRDefault="00704E80" w:rsidP="00690E6D">
            <w:pPr>
              <w:pStyle w:val="TableRow"/>
              <w:rPr>
                <w:b/>
                <w:bCs/>
              </w:rPr>
            </w:pPr>
            <w:r w:rsidRPr="00D87EF4">
              <w:rPr>
                <w:b/>
                <w:bCs/>
              </w:rPr>
              <w:t>Add Button Options</w:t>
            </w:r>
          </w:p>
        </w:tc>
        <w:tc>
          <w:tcPr>
            <w:tcW w:w="6794" w:type="dxa"/>
          </w:tcPr>
          <w:p w14:paraId="21727395" w14:textId="77777777" w:rsidR="00704E80" w:rsidRDefault="00704E80" w:rsidP="00690E6D">
            <w:pPr>
              <w:pStyle w:val="TableRow"/>
            </w:pPr>
            <w:r>
              <w:t>Add button is disabled.</w:t>
            </w:r>
          </w:p>
        </w:tc>
      </w:tr>
    </w:tbl>
    <w:p w14:paraId="3D930977" w14:textId="77777777" w:rsidR="00704E80" w:rsidRPr="004610F7" w:rsidRDefault="00704E80" w:rsidP="00704E80"/>
    <w:p w14:paraId="4CDEF5CB" w14:textId="77777777" w:rsidR="004E0C22" w:rsidRDefault="004E0C22" w:rsidP="00840903">
      <w:pPr>
        <w:pStyle w:val="Heading4"/>
      </w:pPr>
      <w:bookmarkStart w:id="175" w:name="_Toc292878686"/>
      <w:r>
        <w:lastRenderedPageBreak/>
        <w:t>Inscriptions &amp; Labels Folder</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53E7449D" w14:textId="77777777" w:rsidTr="00D87EF4">
        <w:tc>
          <w:tcPr>
            <w:tcW w:w="1728" w:type="dxa"/>
          </w:tcPr>
          <w:p w14:paraId="2088453D" w14:textId="77777777" w:rsidR="004E0C22" w:rsidRPr="00D87EF4" w:rsidRDefault="004E0C22" w:rsidP="004E0C22">
            <w:pPr>
              <w:pStyle w:val="TableRow"/>
              <w:rPr>
                <w:b/>
                <w:bCs/>
              </w:rPr>
            </w:pPr>
            <w:r w:rsidRPr="00D87EF4">
              <w:rPr>
                <w:b/>
                <w:bCs/>
              </w:rPr>
              <w:t>Node Type</w:t>
            </w:r>
          </w:p>
        </w:tc>
        <w:tc>
          <w:tcPr>
            <w:tcW w:w="6794" w:type="dxa"/>
          </w:tcPr>
          <w:p w14:paraId="26D4FC7E" w14:textId="77777777" w:rsidR="004E0C22" w:rsidRDefault="004E0C22" w:rsidP="004E0C22">
            <w:pPr>
              <w:pStyle w:val="TableRow"/>
            </w:pPr>
            <w:r>
              <w:t>Folder</w:t>
            </w:r>
          </w:p>
        </w:tc>
      </w:tr>
      <w:tr w:rsidR="004E0C22" w14:paraId="081EC18F" w14:textId="77777777" w:rsidTr="00D87EF4">
        <w:tc>
          <w:tcPr>
            <w:tcW w:w="1728" w:type="dxa"/>
          </w:tcPr>
          <w:p w14:paraId="6A4028E1" w14:textId="77777777" w:rsidR="004E0C22" w:rsidRPr="00D87EF4" w:rsidRDefault="004E0C22" w:rsidP="004E0C22">
            <w:pPr>
              <w:pStyle w:val="TableRow"/>
              <w:rPr>
                <w:b/>
                <w:bCs/>
              </w:rPr>
            </w:pPr>
            <w:r w:rsidRPr="00D87EF4">
              <w:rPr>
                <w:b/>
                <w:bCs/>
              </w:rPr>
              <w:t>Caption</w:t>
            </w:r>
          </w:p>
        </w:tc>
        <w:tc>
          <w:tcPr>
            <w:tcW w:w="6794" w:type="dxa"/>
          </w:tcPr>
          <w:p w14:paraId="3A6D2484" w14:textId="77777777" w:rsidR="004E0C22" w:rsidRDefault="005712F5" w:rsidP="004E0C22">
            <w:pPr>
              <w:pStyle w:val="TableRow"/>
            </w:pPr>
            <w:r>
              <w:t>Inscriptions &amp; Labels</w:t>
            </w:r>
          </w:p>
        </w:tc>
      </w:tr>
      <w:tr w:rsidR="004E0C22" w14:paraId="5CEB9066" w14:textId="77777777" w:rsidTr="00D87EF4">
        <w:tc>
          <w:tcPr>
            <w:tcW w:w="1728" w:type="dxa"/>
          </w:tcPr>
          <w:p w14:paraId="1EF44A1E" w14:textId="77777777" w:rsidR="004E0C22" w:rsidRPr="00D87EF4" w:rsidRDefault="004E0C22" w:rsidP="004E0C22">
            <w:pPr>
              <w:pStyle w:val="TableRow"/>
              <w:rPr>
                <w:b/>
                <w:bCs/>
              </w:rPr>
            </w:pPr>
            <w:r w:rsidRPr="00D87EF4">
              <w:rPr>
                <w:b/>
                <w:bCs/>
              </w:rPr>
              <w:t>Description</w:t>
            </w:r>
          </w:p>
        </w:tc>
        <w:tc>
          <w:tcPr>
            <w:tcW w:w="6794" w:type="dxa"/>
          </w:tcPr>
          <w:p w14:paraId="1CCC1919" w14:textId="77777777" w:rsidR="004E0C22" w:rsidRDefault="000C59C3" w:rsidP="004E0C22">
            <w:pPr>
              <w:pStyle w:val="TableRow"/>
            </w:pPr>
            <w:r>
              <w:t>Folder containing Inscriptions &amp; Labels items for the selected top-level Specimen node.</w:t>
            </w:r>
          </w:p>
        </w:tc>
      </w:tr>
      <w:tr w:rsidR="004E0C22" w14:paraId="1CB89152" w14:textId="77777777" w:rsidTr="00D87EF4">
        <w:tc>
          <w:tcPr>
            <w:tcW w:w="1728" w:type="dxa"/>
          </w:tcPr>
          <w:p w14:paraId="540F7B5C" w14:textId="77777777" w:rsidR="004E0C22" w:rsidRPr="00D87EF4" w:rsidRDefault="004E0C22" w:rsidP="004E0C22">
            <w:pPr>
              <w:pStyle w:val="TableRow"/>
              <w:rPr>
                <w:b/>
                <w:bCs/>
              </w:rPr>
            </w:pPr>
            <w:r w:rsidRPr="00D87EF4">
              <w:rPr>
                <w:b/>
                <w:bCs/>
              </w:rPr>
              <w:t>Details Screen</w:t>
            </w:r>
          </w:p>
        </w:tc>
        <w:tc>
          <w:tcPr>
            <w:tcW w:w="6794" w:type="dxa"/>
          </w:tcPr>
          <w:p w14:paraId="70FC5E3F" w14:textId="77777777" w:rsidR="004E0C22" w:rsidRDefault="00704E80" w:rsidP="004E0C22">
            <w:pPr>
              <w:pStyle w:val="TableRow"/>
            </w:pPr>
            <w:r>
              <w:t>TfraListViewer</w:t>
            </w:r>
          </w:p>
        </w:tc>
      </w:tr>
      <w:tr w:rsidR="004E0C22" w14:paraId="165FDB5F" w14:textId="77777777" w:rsidTr="00D87EF4">
        <w:tc>
          <w:tcPr>
            <w:tcW w:w="1728" w:type="dxa"/>
          </w:tcPr>
          <w:p w14:paraId="6FABC922" w14:textId="77777777" w:rsidR="004E0C22" w:rsidRPr="00D87EF4" w:rsidRDefault="004E0C22" w:rsidP="004E0C22">
            <w:pPr>
              <w:pStyle w:val="TableRow"/>
              <w:rPr>
                <w:b/>
                <w:bCs/>
              </w:rPr>
            </w:pPr>
            <w:r w:rsidRPr="00D87EF4">
              <w:rPr>
                <w:b/>
                <w:bCs/>
              </w:rPr>
              <w:t>Child Nodes</w:t>
            </w:r>
          </w:p>
        </w:tc>
        <w:tc>
          <w:tcPr>
            <w:tcW w:w="6794" w:type="dxa"/>
          </w:tcPr>
          <w:p w14:paraId="2C500F18" w14:textId="77777777" w:rsidR="004E0C22" w:rsidRDefault="00704E80" w:rsidP="004E0C22">
            <w:pPr>
              <w:pStyle w:val="TableRow"/>
            </w:pPr>
            <w:r>
              <w:t>Inscriptions &amp; Labels Leaf Node</w:t>
            </w:r>
          </w:p>
        </w:tc>
      </w:tr>
      <w:tr w:rsidR="004E0C22" w14:paraId="59B6D3E4" w14:textId="77777777" w:rsidTr="00D87EF4">
        <w:tc>
          <w:tcPr>
            <w:tcW w:w="1728" w:type="dxa"/>
          </w:tcPr>
          <w:p w14:paraId="766F8235" w14:textId="77777777" w:rsidR="004E0C22" w:rsidRPr="00D87EF4" w:rsidRDefault="004E0C22" w:rsidP="004E0C22">
            <w:pPr>
              <w:pStyle w:val="TableRow"/>
              <w:rPr>
                <w:b/>
                <w:bCs/>
              </w:rPr>
            </w:pPr>
            <w:r w:rsidRPr="00D87EF4">
              <w:rPr>
                <w:b/>
                <w:bCs/>
              </w:rPr>
              <w:t>Add Button Options</w:t>
            </w:r>
          </w:p>
        </w:tc>
        <w:tc>
          <w:tcPr>
            <w:tcW w:w="6794" w:type="dxa"/>
          </w:tcPr>
          <w:p w14:paraId="2EE31C06" w14:textId="77777777" w:rsidR="004E0C22" w:rsidRDefault="005712F5" w:rsidP="004E0C22">
            <w:pPr>
              <w:pStyle w:val="TableRow"/>
            </w:pPr>
            <w:r>
              <w:t>Creates a new Inscriptions &amp; Labels leaf node and selects it.  The node’s data is attached to the current specimen when the node is saved.</w:t>
            </w:r>
          </w:p>
        </w:tc>
      </w:tr>
    </w:tbl>
    <w:p w14:paraId="55EBB721" w14:textId="77777777" w:rsidR="004E0C22" w:rsidRPr="004610F7" w:rsidRDefault="004E0C22" w:rsidP="004E0C22"/>
    <w:p w14:paraId="4EDD5D01" w14:textId="77777777" w:rsidR="00E346B3" w:rsidRDefault="00E346B3" w:rsidP="00840903">
      <w:pPr>
        <w:pStyle w:val="Heading4"/>
      </w:pPr>
      <w:bookmarkStart w:id="176" w:name="_Toc292878687"/>
      <w:r>
        <w:t xml:space="preserve">Inscriptions </w:t>
      </w:r>
      <w:r w:rsidR="00704E80">
        <w:t>&amp;</w:t>
      </w:r>
      <w:r>
        <w:t xml:space="preserve"> Labels Leaf Node</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E346B3" w14:paraId="60CDF9C2" w14:textId="77777777" w:rsidTr="00D87EF4">
        <w:tc>
          <w:tcPr>
            <w:tcW w:w="1728" w:type="dxa"/>
          </w:tcPr>
          <w:p w14:paraId="1D45DE69" w14:textId="77777777" w:rsidR="00E346B3" w:rsidRPr="00D87EF4" w:rsidRDefault="00E346B3" w:rsidP="0067028D">
            <w:pPr>
              <w:pStyle w:val="TableRow"/>
              <w:rPr>
                <w:b/>
                <w:bCs/>
              </w:rPr>
            </w:pPr>
            <w:r w:rsidRPr="00D87EF4">
              <w:rPr>
                <w:b/>
                <w:bCs/>
              </w:rPr>
              <w:t>Node Type</w:t>
            </w:r>
          </w:p>
        </w:tc>
        <w:tc>
          <w:tcPr>
            <w:tcW w:w="6794" w:type="dxa"/>
          </w:tcPr>
          <w:p w14:paraId="1C721CF7" w14:textId="77777777" w:rsidR="00E346B3" w:rsidRDefault="00E346B3" w:rsidP="0067028D">
            <w:pPr>
              <w:pStyle w:val="TableRow"/>
            </w:pPr>
            <w:r>
              <w:t>Leaf Node</w:t>
            </w:r>
          </w:p>
        </w:tc>
      </w:tr>
      <w:tr w:rsidR="00704E80" w14:paraId="351D60AB" w14:textId="77777777" w:rsidTr="00D87EF4">
        <w:tc>
          <w:tcPr>
            <w:tcW w:w="1728" w:type="dxa"/>
          </w:tcPr>
          <w:p w14:paraId="58F372FF" w14:textId="77777777" w:rsidR="00704E80" w:rsidRPr="00D87EF4" w:rsidRDefault="00704E80" w:rsidP="0067028D">
            <w:pPr>
              <w:pStyle w:val="TableRow"/>
              <w:rPr>
                <w:b/>
                <w:bCs/>
              </w:rPr>
            </w:pPr>
            <w:r w:rsidRPr="00D87EF4">
              <w:rPr>
                <w:b/>
                <w:bCs/>
              </w:rPr>
              <w:t>Caption</w:t>
            </w:r>
          </w:p>
        </w:tc>
        <w:tc>
          <w:tcPr>
            <w:tcW w:w="6794" w:type="dxa"/>
          </w:tcPr>
          <w:p w14:paraId="0E8F9394" w14:textId="77777777" w:rsidR="00704E80" w:rsidRDefault="00704E80" w:rsidP="00690E6D">
            <w:pPr>
              <w:pStyle w:val="TableRow"/>
            </w:pPr>
            <w:r>
              <w:t>&lt;Specimen_Label.Inscription&gt;</w:t>
            </w:r>
          </w:p>
        </w:tc>
      </w:tr>
      <w:tr w:rsidR="00704E80" w14:paraId="667836E9" w14:textId="77777777" w:rsidTr="00D87EF4">
        <w:tc>
          <w:tcPr>
            <w:tcW w:w="1728" w:type="dxa"/>
          </w:tcPr>
          <w:p w14:paraId="43125A09" w14:textId="77777777" w:rsidR="00704E80" w:rsidRPr="00D87EF4" w:rsidRDefault="00704E80" w:rsidP="0067028D">
            <w:pPr>
              <w:pStyle w:val="TableRow"/>
              <w:rPr>
                <w:b/>
                <w:bCs/>
              </w:rPr>
            </w:pPr>
            <w:r w:rsidRPr="00D87EF4">
              <w:rPr>
                <w:b/>
                <w:bCs/>
              </w:rPr>
              <w:t>Description</w:t>
            </w:r>
          </w:p>
        </w:tc>
        <w:tc>
          <w:tcPr>
            <w:tcW w:w="6794" w:type="dxa"/>
          </w:tcPr>
          <w:p w14:paraId="3214E3E9" w14:textId="77777777" w:rsidR="00704E80" w:rsidRDefault="005712F5" w:rsidP="0067028D">
            <w:pPr>
              <w:pStyle w:val="TableRow"/>
            </w:pPr>
            <w:r>
              <w:t>Leaf node for a single inscription or label attached to a specimen.</w:t>
            </w:r>
          </w:p>
        </w:tc>
      </w:tr>
      <w:tr w:rsidR="00704E80" w14:paraId="530428A7" w14:textId="77777777" w:rsidTr="00D87EF4">
        <w:tc>
          <w:tcPr>
            <w:tcW w:w="1728" w:type="dxa"/>
          </w:tcPr>
          <w:p w14:paraId="2CDF7D9C" w14:textId="77777777" w:rsidR="00704E80" w:rsidRPr="00D87EF4" w:rsidRDefault="00704E80" w:rsidP="0067028D">
            <w:pPr>
              <w:pStyle w:val="TableRow"/>
              <w:rPr>
                <w:b/>
                <w:bCs/>
              </w:rPr>
            </w:pPr>
            <w:r w:rsidRPr="00D87EF4">
              <w:rPr>
                <w:b/>
                <w:bCs/>
              </w:rPr>
              <w:t>Details Screen</w:t>
            </w:r>
          </w:p>
        </w:tc>
        <w:tc>
          <w:tcPr>
            <w:tcW w:w="6794" w:type="dxa"/>
          </w:tcPr>
          <w:p w14:paraId="14E291E8" w14:textId="77777777" w:rsidR="00704E80" w:rsidRDefault="00704E80" w:rsidP="00690E6D">
            <w:pPr>
              <w:pStyle w:val="TableRow"/>
            </w:pPr>
            <w:r>
              <w:t>TfraInscription</w:t>
            </w:r>
          </w:p>
        </w:tc>
      </w:tr>
      <w:tr w:rsidR="00195FC3" w14:paraId="415FCDEF" w14:textId="77777777" w:rsidTr="00D87EF4">
        <w:tc>
          <w:tcPr>
            <w:tcW w:w="1728" w:type="dxa"/>
          </w:tcPr>
          <w:p w14:paraId="6198716C" w14:textId="77777777" w:rsidR="00195FC3" w:rsidRPr="00D87EF4" w:rsidRDefault="00195FC3" w:rsidP="0067028D">
            <w:pPr>
              <w:pStyle w:val="TableRow"/>
              <w:rPr>
                <w:b/>
                <w:bCs/>
              </w:rPr>
            </w:pPr>
            <w:r w:rsidRPr="00D87EF4">
              <w:rPr>
                <w:b/>
                <w:bCs/>
              </w:rPr>
              <w:t>Add Button Options</w:t>
            </w:r>
          </w:p>
        </w:tc>
        <w:tc>
          <w:tcPr>
            <w:tcW w:w="6794" w:type="dxa"/>
          </w:tcPr>
          <w:p w14:paraId="30442583" w14:textId="77777777" w:rsidR="00195FC3" w:rsidRDefault="00195FC3" w:rsidP="00690E6D">
            <w:pPr>
              <w:pStyle w:val="TableRow"/>
            </w:pPr>
            <w:r>
              <w:t>Add button behaviour is the same as the parent folder node.</w:t>
            </w:r>
          </w:p>
        </w:tc>
      </w:tr>
      <w:tr w:rsidR="00195FC3" w14:paraId="56194739" w14:textId="77777777" w:rsidTr="00D87EF4">
        <w:tc>
          <w:tcPr>
            <w:tcW w:w="1728" w:type="dxa"/>
          </w:tcPr>
          <w:p w14:paraId="136C1E45" w14:textId="77777777" w:rsidR="00195FC3" w:rsidRPr="00D87EF4" w:rsidRDefault="00195FC3" w:rsidP="00690E6D">
            <w:pPr>
              <w:pStyle w:val="TableRow"/>
              <w:rPr>
                <w:b/>
                <w:bCs/>
              </w:rPr>
            </w:pPr>
            <w:r w:rsidRPr="00D87EF4">
              <w:rPr>
                <w:b/>
                <w:bCs/>
              </w:rPr>
              <w:t>Navigation</w:t>
            </w:r>
          </w:p>
        </w:tc>
        <w:tc>
          <w:tcPr>
            <w:tcW w:w="6794" w:type="dxa"/>
          </w:tcPr>
          <w:p w14:paraId="35D20BBE" w14:textId="77777777" w:rsidR="00195FC3" w:rsidRDefault="00195FC3" w:rsidP="00690E6D">
            <w:pPr>
              <w:pStyle w:val="TableRow"/>
            </w:pPr>
            <w:r>
              <w:t>When double clicked displays an Inscriptions &amp; Labels (Top Level) node for the selected job.</w:t>
            </w:r>
          </w:p>
        </w:tc>
      </w:tr>
    </w:tbl>
    <w:p w14:paraId="22CE2F53" w14:textId="77777777" w:rsidR="00704E80" w:rsidRDefault="00704E80" w:rsidP="00704E80"/>
    <w:p w14:paraId="5AFA3FEB" w14:textId="77777777" w:rsidR="004E0C22" w:rsidRDefault="004E0C22" w:rsidP="00840903">
      <w:pPr>
        <w:pStyle w:val="Heading4"/>
      </w:pPr>
      <w:bookmarkStart w:id="177" w:name="_Toc292878688"/>
      <w:r>
        <w:t>Jobs Applied To Folder</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4367EDE3" w14:textId="77777777" w:rsidTr="00D87EF4">
        <w:tc>
          <w:tcPr>
            <w:tcW w:w="1728" w:type="dxa"/>
          </w:tcPr>
          <w:p w14:paraId="4D730020" w14:textId="77777777" w:rsidR="004E0C22" w:rsidRPr="00D87EF4" w:rsidRDefault="004E0C22" w:rsidP="004E0C22">
            <w:pPr>
              <w:pStyle w:val="TableRow"/>
              <w:rPr>
                <w:b/>
                <w:bCs/>
              </w:rPr>
            </w:pPr>
            <w:r w:rsidRPr="00D87EF4">
              <w:rPr>
                <w:b/>
                <w:bCs/>
              </w:rPr>
              <w:t>Node Type</w:t>
            </w:r>
          </w:p>
        </w:tc>
        <w:tc>
          <w:tcPr>
            <w:tcW w:w="6794" w:type="dxa"/>
          </w:tcPr>
          <w:p w14:paraId="4FD898BA" w14:textId="77777777" w:rsidR="004E0C22" w:rsidRDefault="004E0C22" w:rsidP="004E0C22">
            <w:pPr>
              <w:pStyle w:val="TableRow"/>
            </w:pPr>
            <w:r>
              <w:t>Folder</w:t>
            </w:r>
          </w:p>
        </w:tc>
      </w:tr>
      <w:tr w:rsidR="004E0C22" w14:paraId="2657411F" w14:textId="77777777" w:rsidTr="00D87EF4">
        <w:tc>
          <w:tcPr>
            <w:tcW w:w="1728" w:type="dxa"/>
          </w:tcPr>
          <w:p w14:paraId="051E00E6" w14:textId="77777777" w:rsidR="004E0C22" w:rsidRPr="00D87EF4" w:rsidRDefault="004E0C22" w:rsidP="004E0C22">
            <w:pPr>
              <w:pStyle w:val="TableRow"/>
              <w:rPr>
                <w:b/>
                <w:bCs/>
              </w:rPr>
            </w:pPr>
            <w:r w:rsidRPr="00D87EF4">
              <w:rPr>
                <w:b/>
                <w:bCs/>
              </w:rPr>
              <w:t>Caption</w:t>
            </w:r>
          </w:p>
        </w:tc>
        <w:tc>
          <w:tcPr>
            <w:tcW w:w="6794" w:type="dxa"/>
          </w:tcPr>
          <w:p w14:paraId="6B152C74" w14:textId="77777777" w:rsidR="004E0C22" w:rsidRDefault="005712F5" w:rsidP="004E0C22">
            <w:pPr>
              <w:pStyle w:val="TableRow"/>
            </w:pPr>
            <w:r>
              <w:t>Jobs Applied To</w:t>
            </w:r>
          </w:p>
        </w:tc>
      </w:tr>
      <w:tr w:rsidR="004E0C22" w14:paraId="22230E22" w14:textId="77777777" w:rsidTr="00D87EF4">
        <w:tc>
          <w:tcPr>
            <w:tcW w:w="1728" w:type="dxa"/>
          </w:tcPr>
          <w:p w14:paraId="7C6A1A26" w14:textId="77777777" w:rsidR="004E0C22" w:rsidRPr="00D87EF4" w:rsidRDefault="004E0C22" w:rsidP="004E0C22">
            <w:pPr>
              <w:pStyle w:val="TableRow"/>
              <w:rPr>
                <w:b/>
                <w:bCs/>
              </w:rPr>
            </w:pPr>
            <w:r w:rsidRPr="00D87EF4">
              <w:rPr>
                <w:b/>
                <w:bCs/>
              </w:rPr>
              <w:t>Description</w:t>
            </w:r>
          </w:p>
        </w:tc>
        <w:tc>
          <w:tcPr>
            <w:tcW w:w="6794" w:type="dxa"/>
          </w:tcPr>
          <w:p w14:paraId="0D7A267C" w14:textId="77777777" w:rsidR="004E0C22" w:rsidRDefault="005712F5" w:rsidP="004E0C22">
            <w:pPr>
              <w:pStyle w:val="TableRow"/>
            </w:pPr>
            <w:r>
              <w:t>List of jobs that apply to a selected top-level specimen node.</w:t>
            </w:r>
          </w:p>
        </w:tc>
      </w:tr>
      <w:tr w:rsidR="004E0C22" w14:paraId="51844582" w14:textId="77777777" w:rsidTr="00D87EF4">
        <w:tc>
          <w:tcPr>
            <w:tcW w:w="1728" w:type="dxa"/>
          </w:tcPr>
          <w:p w14:paraId="35E1F2D6" w14:textId="77777777" w:rsidR="004E0C22" w:rsidRPr="00D87EF4" w:rsidRDefault="004E0C22" w:rsidP="004E0C22">
            <w:pPr>
              <w:pStyle w:val="TableRow"/>
              <w:rPr>
                <w:b/>
                <w:bCs/>
              </w:rPr>
            </w:pPr>
            <w:r w:rsidRPr="00D87EF4">
              <w:rPr>
                <w:b/>
                <w:bCs/>
              </w:rPr>
              <w:t>Details Screen</w:t>
            </w:r>
          </w:p>
        </w:tc>
        <w:tc>
          <w:tcPr>
            <w:tcW w:w="6794" w:type="dxa"/>
          </w:tcPr>
          <w:p w14:paraId="382DD655" w14:textId="77777777" w:rsidR="004E0C22" w:rsidRDefault="005712F5" w:rsidP="004E0C22">
            <w:pPr>
              <w:pStyle w:val="TableRow"/>
            </w:pPr>
            <w:r>
              <w:t>TfraListViewer</w:t>
            </w:r>
          </w:p>
        </w:tc>
      </w:tr>
      <w:tr w:rsidR="004E0C22" w14:paraId="26170A09" w14:textId="77777777" w:rsidTr="00D87EF4">
        <w:tc>
          <w:tcPr>
            <w:tcW w:w="1728" w:type="dxa"/>
          </w:tcPr>
          <w:p w14:paraId="5A6B62C4" w14:textId="77777777" w:rsidR="004E0C22" w:rsidRPr="00D87EF4" w:rsidRDefault="004E0C22" w:rsidP="004E0C22">
            <w:pPr>
              <w:pStyle w:val="TableRow"/>
              <w:rPr>
                <w:b/>
                <w:bCs/>
              </w:rPr>
            </w:pPr>
            <w:r w:rsidRPr="00D87EF4">
              <w:rPr>
                <w:b/>
                <w:bCs/>
              </w:rPr>
              <w:t>Child Nodes</w:t>
            </w:r>
          </w:p>
        </w:tc>
        <w:tc>
          <w:tcPr>
            <w:tcW w:w="6794" w:type="dxa"/>
          </w:tcPr>
          <w:p w14:paraId="64B8F189" w14:textId="77777777" w:rsidR="004E0C22" w:rsidRDefault="00E346B3" w:rsidP="004E0C22">
            <w:pPr>
              <w:pStyle w:val="TableRow"/>
            </w:pPr>
            <w:r>
              <w:t>Jobs Leaf Node</w:t>
            </w:r>
          </w:p>
        </w:tc>
      </w:tr>
      <w:tr w:rsidR="004E0C22" w14:paraId="30B86EDC" w14:textId="77777777" w:rsidTr="00D87EF4">
        <w:tc>
          <w:tcPr>
            <w:tcW w:w="1728" w:type="dxa"/>
          </w:tcPr>
          <w:p w14:paraId="5CE8B902" w14:textId="77777777" w:rsidR="004E0C22" w:rsidRPr="00D87EF4" w:rsidRDefault="004E0C22" w:rsidP="004E0C22">
            <w:pPr>
              <w:pStyle w:val="TableRow"/>
              <w:rPr>
                <w:b/>
                <w:bCs/>
              </w:rPr>
            </w:pPr>
            <w:r w:rsidRPr="00D87EF4">
              <w:rPr>
                <w:b/>
                <w:bCs/>
              </w:rPr>
              <w:t>Add Button Options</w:t>
            </w:r>
          </w:p>
        </w:tc>
        <w:tc>
          <w:tcPr>
            <w:tcW w:w="6794" w:type="dxa"/>
          </w:tcPr>
          <w:p w14:paraId="670E7557" w14:textId="77777777" w:rsidR="004E0C22" w:rsidRDefault="005712F5" w:rsidP="004E0C22">
            <w:pPr>
              <w:pStyle w:val="TableRow"/>
            </w:pPr>
            <w:r>
              <w:t>Add button is disabled.</w:t>
            </w:r>
          </w:p>
        </w:tc>
      </w:tr>
    </w:tbl>
    <w:p w14:paraId="2E81C91C" w14:textId="77777777" w:rsidR="004E0C22" w:rsidRPr="004610F7" w:rsidRDefault="004E0C22" w:rsidP="004E0C22"/>
    <w:p w14:paraId="440D132F" w14:textId="77777777" w:rsidR="003D3B4F" w:rsidRDefault="003D3B4F" w:rsidP="00840903">
      <w:pPr>
        <w:pStyle w:val="Heading4"/>
      </w:pPr>
      <w:bookmarkStart w:id="178" w:name="_Toc292878689"/>
      <w:r>
        <w:t>Jobs (Top Level)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3D3B4F" w14:paraId="68D6FE89" w14:textId="77777777" w:rsidTr="00D87EF4">
        <w:tc>
          <w:tcPr>
            <w:tcW w:w="1728" w:type="dxa"/>
          </w:tcPr>
          <w:p w14:paraId="44A5CE03" w14:textId="77777777" w:rsidR="003D3B4F" w:rsidRPr="00D87EF4" w:rsidRDefault="003D3B4F" w:rsidP="003D3B4F">
            <w:pPr>
              <w:pStyle w:val="TableRow"/>
              <w:rPr>
                <w:b/>
                <w:bCs/>
              </w:rPr>
            </w:pPr>
            <w:r w:rsidRPr="00D87EF4">
              <w:rPr>
                <w:b/>
                <w:bCs/>
              </w:rPr>
              <w:t>Node Type</w:t>
            </w:r>
          </w:p>
        </w:tc>
        <w:tc>
          <w:tcPr>
            <w:tcW w:w="6794" w:type="dxa"/>
          </w:tcPr>
          <w:p w14:paraId="27DD1E0F" w14:textId="77777777" w:rsidR="003D3B4F" w:rsidRDefault="003D3B4F" w:rsidP="003D3B4F">
            <w:pPr>
              <w:pStyle w:val="TableRow"/>
            </w:pPr>
            <w:r>
              <w:t>Top Level</w:t>
            </w:r>
          </w:p>
        </w:tc>
      </w:tr>
      <w:tr w:rsidR="003D3B4F" w14:paraId="1AD4E605" w14:textId="77777777" w:rsidTr="00D87EF4">
        <w:tc>
          <w:tcPr>
            <w:tcW w:w="1728" w:type="dxa"/>
          </w:tcPr>
          <w:p w14:paraId="1AEFCCDA" w14:textId="77777777" w:rsidR="003D3B4F" w:rsidRPr="00D87EF4" w:rsidRDefault="003D3B4F" w:rsidP="003D3B4F">
            <w:pPr>
              <w:pStyle w:val="TableRow"/>
              <w:rPr>
                <w:b/>
                <w:bCs/>
              </w:rPr>
            </w:pPr>
            <w:r w:rsidRPr="00D87EF4">
              <w:rPr>
                <w:b/>
                <w:bCs/>
              </w:rPr>
              <w:t>Caption</w:t>
            </w:r>
          </w:p>
        </w:tc>
        <w:tc>
          <w:tcPr>
            <w:tcW w:w="6794" w:type="dxa"/>
          </w:tcPr>
          <w:p w14:paraId="7C927D11" w14:textId="77777777" w:rsidR="003D3B4F" w:rsidRDefault="007633EB" w:rsidP="003D3B4F">
            <w:pPr>
              <w:pStyle w:val="TableRow"/>
            </w:pPr>
            <w:r>
              <w:t>&lt;Conservation_Job From Vague Date&gt; - &lt;Conservation_Job.Item_Name&gt;</w:t>
            </w:r>
          </w:p>
        </w:tc>
      </w:tr>
      <w:tr w:rsidR="003D3B4F" w14:paraId="3F6D68DC" w14:textId="77777777" w:rsidTr="00D87EF4">
        <w:tc>
          <w:tcPr>
            <w:tcW w:w="1728" w:type="dxa"/>
          </w:tcPr>
          <w:p w14:paraId="74891692" w14:textId="77777777" w:rsidR="003D3B4F" w:rsidRPr="00D87EF4" w:rsidRDefault="003D3B4F" w:rsidP="003D3B4F">
            <w:pPr>
              <w:pStyle w:val="TableRow"/>
              <w:rPr>
                <w:b/>
                <w:bCs/>
              </w:rPr>
            </w:pPr>
            <w:r w:rsidRPr="00D87EF4">
              <w:rPr>
                <w:b/>
                <w:bCs/>
              </w:rPr>
              <w:t>Description</w:t>
            </w:r>
          </w:p>
        </w:tc>
        <w:tc>
          <w:tcPr>
            <w:tcW w:w="6794" w:type="dxa"/>
          </w:tcPr>
          <w:p w14:paraId="4A33C730" w14:textId="77777777" w:rsidR="003D3B4F" w:rsidRDefault="007633EB" w:rsidP="003D3B4F">
            <w:pPr>
              <w:pStyle w:val="TableRow"/>
            </w:pPr>
            <w:r>
              <w:t>Top level node for the details of a job.</w:t>
            </w:r>
          </w:p>
        </w:tc>
      </w:tr>
      <w:tr w:rsidR="003D3B4F" w14:paraId="212A1546" w14:textId="77777777" w:rsidTr="00D87EF4">
        <w:tc>
          <w:tcPr>
            <w:tcW w:w="1728" w:type="dxa"/>
          </w:tcPr>
          <w:p w14:paraId="635C9364" w14:textId="77777777" w:rsidR="003D3B4F" w:rsidRPr="00D87EF4" w:rsidRDefault="003D3B4F" w:rsidP="003D3B4F">
            <w:pPr>
              <w:pStyle w:val="TableRow"/>
              <w:rPr>
                <w:b/>
                <w:bCs/>
              </w:rPr>
            </w:pPr>
            <w:r w:rsidRPr="00D87EF4">
              <w:rPr>
                <w:b/>
                <w:bCs/>
              </w:rPr>
              <w:t>Details Screen</w:t>
            </w:r>
          </w:p>
        </w:tc>
        <w:tc>
          <w:tcPr>
            <w:tcW w:w="6794" w:type="dxa"/>
          </w:tcPr>
          <w:p w14:paraId="718F4A80" w14:textId="77777777" w:rsidR="003D3B4F" w:rsidRDefault="007633EB" w:rsidP="003D3B4F">
            <w:pPr>
              <w:pStyle w:val="TableRow"/>
            </w:pPr>
            <w:r>
              <w:t>TfraJob</w:t>
            </w:r>
          </w:p>
        </w:tc>
      </w:tr>
      <w:tr w:rsidR="003D3B4F" w14:paraId="07F6B340" w14:textId="77777777" w:rsidTr="00D87EF4">
        <w:tc>
          <w:tcPr>
            <w:tcW w:w="1728" w:type="dxa"/>
          </w:tcPr>
          <w:p w14:paraId="667EF32C" w14:textId="77777777" w:rsidR="003D3B4F" w:rsidRPr="00D87EF4" w:rsidRDefault="003D3B4F" w:rsidP="003D3B4F">
            <w:pPr>
              <w:pStyle w:val="TableRow"/>
              <w:rPr>
                <w:b/>
                <w:bCs/>
              </w:rPr>
            </w:pPr>
            <w:r w:rsidRPr="00D87EF4">
              <w:rPr>
                <w:b/>
                <w:bCs/>
              </w:rPr>
              <w:t>Child Nodes</w:t>
            </w:r>
          </w:p>
        </w:tc>
        <w:tc>
          <w:tcPr>
            <w:tcW w:w="6794" w:type="dxa"/>
          </w:tcPr>
          <w:p w14:paraId="2F43C989" w14:textId="77777777" w:rsidR="0033508F" w:rsidRDefault="0033508F" w:rsidP="0033508F">
            <w:pPr>
              <w:pStyle w:val="TableRow"/>
            </w:pPr>
            <w:r>
              <w:t>Objects Folder</w:t>
            </w:r>
          </w:p>
          <w:p w14:paraId="56974B7C" w14:textId="77777777" w:rsidR="0033508F" w:rsidRDefault="0033508F" w:rsidP="003D3B4F">
            <w:pPr>
              <w:pStyle w:val="TableRow"/>
            </w:pPr>
            <w:r>
              <w:t>Tasks Identified Folder</w:t>
            </w:r>
          </w:p>
          <w:p w14:paraId="0537AF2A" w14:textId="77777777" w:rsidR="003D3B4F" w:rsidRDefault="007633EB" w:rsidP="003D3B4F">
            <w:pPr>
              <w:pStyle w:val="TableRow"/>
            </w:pPr>
            <w:r>
              <w:t>Funding Folder</w:t>
            </w:r>
          </w:p>
          <w:p w14:paraId="44478CF0" w14:textId="77777777" w:rsidR="00AE09F2" w:rsidRDefault="007633EB" w:rsidP="00AE09F2">
            <w:pPr>
              <w:pStyle w:val="TableRow"/>
            </w:pPr>
            <w:r>
              <w:t>Mutimedia Folder</w:t>
            </w:r>
          </w:p>
        </w:tc>
      </w:tr>
      <w:tr w:rsidR="00933CBC" w14:paraId="52DB360A" w14:textId="77777777" w:rsidTr="00D87EF4">
        <w:tc>
          <w:tcPr>
            <w:tcW w:w="1728" w:type="dxa"/>
          </w:tcPr>
          <w:p w14:paraId="1E474C7C" w14:textId="77777777" w:rsidR="00933CBC" w:rsidRPr="00D87EF4" w:rsidRDefault="00933CBC" w:rsidP="003D3B4F">
            <w:pPr>
              <w:pStyle w:val="TableRow"/>
              <w:rPr>
                <w:b/>
                <w:bCs/>
              </w:rPr>
            </w:pPr>
            <w:r w:rsidRPr="00D87EF4">
              <w:rPr>
                <w:b/>
                <w:bCs/>
              </w:rPr>
              <w:t>Sort Order</w:t>
            </w:r>
          </w:p>
        </w:tc>
        <w:tc>
          <w:tcPr>
            <w:tcW w:w="6794" w:type="dxa"/>
          </w:tcPr>
          <w:p w14:paraId="304DE74C" w14:textId="77777777" w:rsidR="00933CBC" w:rsidRDefault="00933CBC" w:rsidP="003D3B4F">
            <w:pPr>
              <w:pStyle w:val="TableRow"/>
            </w:pPr>
            <w:r>
              <w:t>“Date” - sort using Conservation_Job From Vague Date</w:t>
            </w:r>
          </w:p>
          <w:p w14:paraId="37AF1591" w14:textId="77777777" w:rsidR="00933CBC" w:rsidRDefault="00933CBC" w:rsidP="003D3B4F">
            <w:pPr>
              <w:pStyle w:val="TableRow"/>
            </w:pPr>
            <w:r>
              <w:t>“Name” - sort using Conservation_Job.Item_Name</w:t>
            </w:r>
          </w:p>
        </w:tc>
      </w:tr>
      <w:tr w:rsidR="003D3B4F" w14:paraId="39DBC34B" w14:textId="77777777" w:rsidTr="00D87EF4">
        <w:tc>
          <w:tcPr>
            <w:tcW w:w="1728" w:type="dxa"/>
          </w:tcPr>
          <w:p w14:paraId="3EB4F9B8" w14:textId="77777777" w:rsidR="003D3B4F" w:rsidRPr="00D87EF4" w:rsidRDefault="003D3B4F" w:rsidP="003D3B4F">
            <w:pPr>
              <w:pStyle w:val="TableRow"/>
              <w:rPr>
                <w:b/>
                <w:bCs/>
              </w:rPr>
            </w:pPr>
            <w:r w:rsidRPr="00D87EF4">
              <w:rPr>
                <w:b/>
                <w:bCs/>
              </w:rPr>
              <w:t>Search Types</w:t>
            </w:r>
          </w:p>
        </w:tc>
        <w:tc>
          <w:tcPr>
            <w:tcW w:w="6794" w:type="dxa"/>
          </w:tcPr>
          <w:p w14:paraId="3FDCEAC0" w14:textId="77777777" w:rsidR="003D3B4F" w:rsidRDefault="007633EB" w:rsidP="003D3B4F">
            <w:pPr>
              <w:pStyle w:val="TableRow"/>
            </w:pPr>
            <w:r>
              <w:t>Job Reference Number (search on Conservation_Job.Job_Number)</w:t>
            </w:r>
          </w:p>
          <w:p w14:paraId="1926989A" w14:textId="77777777" w:rsidR="007633EB" w:rsidRDefault="007633EB" w:rsidP="00606A76">
            <w:pPr>
              <w:pStyle w:val="TableRow"/>
            </w:pPr>
            <w:r>
              <w:t xml:space="preserve">Job Date (search on </w:t>
            </w:r>
            <w:r w:rsidR="00606A76">
              <w:t>Job vague date checking the range between the start of the From vague date and the end of the To vague date)</w:t>
            </w:r>
          </w:p>
          <w:p w14:paraId="78B8FF0B" w14:textId="77777777" w:rsidR="007633EB" w:rsidRDefault="007633EB" w:rsidP="003D3B4F">
            <w:pPr>
              <w:pStyle w:val="TableRow"/>
            </w:pPr>
            <w:r>
              <w:t>Job Staff</w:t>
            </w:r>
            <w:r w:rsidR="002E60B2">
              <w:t xml:space="preserve"> (search on Individual records linked to Conservation_Job_Staff.Name_Key)</w:t>
            </w:r>
          </w:p>
          <w:p w14:paraId="6C1D448D" w14:textId="77777777" w:rsidR="007633EB" w:rsidRDefault="00AE09F2" w:rsidP="00AE09F2">
            <w:pPr>
              <w:pStyle w:val="TableRow"/>
            </w:pPr>
            <w:r w:rsidRPr="00AE09F2">
              <w:t xml:space="preserve">Job </w:t>
            </w:r>
            <w:r>
              <w:t>Status (search on tinyint field</w:t>
            </w:r>
            <w:r w:rsidRPr="00AE09F2">
              <w:t xml:space="preserve"> using:</w:t>
            </w:r>
            <w:r>
              <w:t xml:space="preserve"> </w:t>
            </w:r>
            <w:r w:rsidRPr="00AE09F2">
              <w:t>0=Pending</w:t>
            </w:r>
            <w:r>
              <w:t xml:space="preserve">; </w:t>
            </w:r>
            <w:r w:rsidRPr="00AE09F2">
              <w:t>1=Open</w:t>
            </w:r>
            <w:r>
              <w:t xml:space="preserve">; </w:t>
            </w:r>
            <w:r w:rsidRPr="00AE09F2">
              <w:t>2=Closed</w:t>
            </w:r>
            <w:r>
              <w:t xml:space="preserve">; </w:t>
            </w:r>
            <w:r w:rsidRPr="00AE09F2">
              <w:t>3=Postponed</w:t>
            </w:r>
            <w:r>
              <w:t xml:space="preserve">; </w:t>
            </w:r>
            <w:r w:rsidRPr="00AE09F2">
              <w:t>4=Abandoned</w:t>
            </w:r>
            <w:r>
              <w:t>)</w:t>
            </w:r>
          </w:p>
        </w:tc>
      </w:tr>
      <w:tr w:rsidR="007633EB" w14:paraId="0B2F278E" w14:textId="77777777" w:rsidTr="00D87EF4">
        <w:tc>
          <w:tcPr>
            <w:tcW w:w="1728" w:type="dxa"/>
          </w:tcPr>
          <w:p w14:paraId="3EDFE7A4" w14:textId="77777777" w:rsidR="007633EB" w:rsidRPr="00D87EF4" w:rsidRDefault="007633EB" w:rsidP="003D3B4F">
            <w:pPr>
              <w:pStyle w:val="TableRow"/>
              <w:rPr>
                <w:b/>
                <w:bCs/>
              </w:rPr>
            </w:pPr>
            <w:r w:rsidRPr="00D87EF4">
              <w:rPr>
                <w:b/>
                <w:bCs/>
              </w:rPr>
              <w:t>Add Button Options</w:t>
            </w:r>
          </w:p>
        </w:tc>
        <w:tc>
          <w:tcPr>
            <w:tcW w:w="6794" w:type="dxa"/>
          </w:tcPr>
          <w:p w14:paraId="2EC65ECA" w14:textId="77777777" w:rsidR="007633EB" w:rsidRDefault="007633EB" w:rsidP="002E60B2">
            <w:pPr>
              <w:pStyle w:val="TableRow"/>
            </w:pPr>
            <w:r>
              <w:t>Add button creates a new top-level job and selects it.</w:t>
            </w:r>
          </w:p>
        </w:tc>
      </w:tr>
    </w:tbl>
    <w:p w14:paraId="2B0D2098" w14:textId="77777777" w:rsidR="003D3B4F" w:rsidRPr="004610F7" w:rsidRDefault="003D3B4F" w:rsidP="003D3B4F"/>
    <w:p w14:paraId="31A82EED" w14:textId="77777777" w:rsidR="002E60B2" w:rsidRDefault="002E60B2" w:rsidP="00840903">
      <w:pPr>
        <w:pStyle w:val="Heading4"/>
      </w:pPr>
      <w:bookmarkStart w:id="179" w:name="_Toc292878690"/>
      <w:r>
        <w:t>Jobs Folder</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6587"/>
      </w:tblGrid>
      <w:tr w:rsidR="002E60B2" w14:paraId="768367D2" w14:textId="77777777" w:rsidTr="00D87EF4">
        <w:tc>
          <w:tcPr>
            <w:tcW w:w="1728" w:type="dxa"/>
          </w:tcPr>
          <w:p w14:paraId="1C1D0D6C" w14:textId="77777777" w:rsidR="002E60B2" w:rsidRPr="00D87EF4" w:rsidRDefault="002E60B2" w:rsidP="002E60B2">
            <w:pPr>
              <w:pStyle w:val="TableRow"/>
              <w:rPr>
                <w:b/>
                <w:bCs/>
              </w:rPr>
            </w:pPr>
            <w:r w:rsidRPr="00D87EF4">
              <w:rPr>
                <w:b/>
                <w:bCs/>
              </w:rPr>
              <w:t>Node Type</w:t>
            </w:r>
          </w:p>
        </w:tc>
        <w:tc>
          <w:tcPr>
            <w:tcW w:w="6794" w:type="dxa"/>
          </w:tcPr>
          <w:p w14:paraId="21989B1D" w14:textId="77777777" w:rsidR="002E60B2" w:rsidRDefault="002E60B2" w:rsidP="002E60B2">
            <w:pPr>
              <w:pStyle w:val="TableRow"/>
            </w:pPr>
            <w:r>
              <w:t>Folder</w:t>
            </w:r>
          </w:p>
        </w:tc>
      </w:tr>
      <w:tr w:rsidR="002E60B2" w14:paraId="214DCD34" w14:textId="77777777" w:rsidTr="00D87EF4">
        <w:tc>
          <w:tcPr>
            <w:tcW w:w="1728" w:type="dxa"/>
          </w:tcPr>
          <w:p w14:paraId="2A32DDA6" w14:textId="77777777" w:rsidR="002E60B2" w:rsidRPr="00D87EF4" w:rsidRDefault="002E60B2" w:rsidP="002E60B2">
            <w:pPr>
              <w:pStyle w:val="TableRow"/>
              <w:rPr>
                <w:b/>
                <w:bCs/>
              </w:rPr>
            </w:pPr>
            <w:r w:rsidRPr="00D87EF4">
              <w:rPr>
                <w:b/>
                <w:bCs/>
              </w:rPr>
              <w:t>Caption</w:t>
            </w:r>
          </w:p>
        </w:tc>
        <w:tc>
          <w:tcPr>
            <w:tcW w:w="6794" w:type="dxa"/>
          </w:tcPr>
          <w:p w14:paraId="7C6DF49B" w14:textId="77777777" w:rsidR="002E60B2" w:rsidRDefault="002E60B2" w:rsidP="002E60B2">
            <w:pPr>
              <w:pStyle w:val="TableRow"/>
            </w:pPr>
            <w:r>
              <w:t>Jobs</w:t>
            </w:r>
          </w:p>
        </w:tc>
      </w:tr>
      <w:tr w:rsidR="002E60B2" w14:paraId="042B566A" w14:textId="77777777" w:rsidTr="00D87EF4">
        <w:tc>
          <w:tcPr>
            <w:tcW w:w="1728" w:type="dxa"/>
          </w:tcPr>
          <w:p w14:paraId="40C61723" w14:textId="77777777" w:rsidR="002E60B2" w:rsidRPr="00D87EF4" w:rsidRDefault="002E60B2" w:rsidP="002E60B2">
            <w:pPr>
              <w:pStyle w:val="TableRow"/>
              <w:rPr>
                <w:b/>
                <w:bCs/>
              </w:rPr>
            </w:pPr>
            <w:r w:rsidRPr="00D87EF4">
              <w:rPr>
                <w:b/>
                <w:bCs/>
              </w:rPr>
              <w:t>Description</w:t>
            </w:r>
          </w:p>
        </w:tc>
        <w:tc>
          <w:tcPr>
            <w:tcW w:w="6794" w:type="dxa"/>
          </w:tcPr>
          <w:p w14:paraId="0A726BFD" w14:textId="77777777" w:rsidR="002E60B2" w:rsidRDefault="002E60B2" w:rsidP="002E60B2">
            <w:pPr>
              <w:pStyle w:val="TableRow"/>
            </w:pPr>
            <w:r>
              <w:t>Folder that contains the single Job linked to a Task Identified (Top Level) node (if any job is linked).</w:t>
            </w:r>
          </w:p>
          <w:p w14:paraId="62A58D51" w14:textId="77777777" w:rsidR="002E60B2" w:rsidRDefault="002E60B2" w:rsidP="002E60B2">
            <w:pPr>
              <w:pStyle w:val="TableRow"/>
            </w:pPr>
            <w:r>
              <w:lastRenderedPageBreak/>
              <w:t>Accepts drag and drop of existing jobs from the Collections Browser - behaviour is the same as the Link to Existing option on the Add button.</w:t>
            </w:r>
          </w:p>
        </w:tc>
      </w:tr>
      <w:tr w:rsidR="002E60B2" w14:paraId="1E58D1EB" w14:textId="77777777" w:rsidTr="00D87EF4">
        <w:tc>
          <w:tcPr>
            <w:tcW w:w="1728" w:type="dxa"/>
          </w:tcPr>
          <w:p w14:paraId="0D9EC8E6" w14:textId="77777777" w:rsidR="002E60B2" w:rsidRPr="00D87EF4" w:rsidRDefault="002E60B2" w:rsidP="002E60B2">
            <w:pPr>
              <w:pStyle w:val="TableRow"/>
              <w:rPr>
                <w:b/>
                <w:bCs/>
              </w:rPr>
            </w:pPr>
            <w:r w:rsidRPr="00D87EF4">
              <w:rPr>
                <w:b/>
                <w:bCs/>
              </w:rPr>
              <w:lastRenderedPageBreak/>
              <w:t>Details Screen</w:t>
            </w:r>
          </w:p>
        </w:tc>
        <w:tc>
          <w:tcPr>
            <w:tcW w:w="6794" w:type="dxa"/>
          </w:tcPr>
          <w:p w14:paraId="1F8DCF5C" w14:textId="77777777" w:rsidR="002E60B2" w:rsidRDefault="002E60B2" w:rsidP="002E60B2">
            <w:pPr>
              <w:pStyle w:val="TableRow"/>
            </w:pPr>
            <w:r>
              <w:t>TfraListViewer</w:t>
            </w:r>
          </w:p>
        </w:tc>
      </w:tr>
      <w:tr w:rsidR="002E60B2" w14:paraId="533C9726" w14:textId="77777777" w:rsidTr="00D87EF4">
        <w:tc>
          <w:tcPr>
            <w:tcW w:w="1728" w:type="dxa"/>
          </w:tcPr>
          <w:p w14:paraId="5079E183" w14:textId="77777777" w:rsidR="002E60B2" w:rsidRPr="00D87EF4" w:rsidRDefault="002E60B2" w:rsidP="002E60B2">
            <w:pPr>
              <w:pStyle w:val="TableRow"/>
              <w:rPr>
                <w:b/>
                <w:bCs/>
              </w:rPr>
            </w:pPr>
            <w:r w:rsidRPr="00D87EF4">
              <w:rPr>
                <w:b/>
                <w:bCs/>
              </w:rPr>
              <w:t>Child Nodes</w:t>
            </w:r>
          </w:p>
        </w:tc>
        <w:tc>
          <w:tcPr>
            <w:tcW w:w="6794" w:type="dxa"/>
          </w:tcPr>
          <w:p w14:paraId="6ECD40D1" w14:textId="77777777" w:rsidR="002E60B2" w:rsidRDefault="003A1589" w:rsidP="002E60B2">
            <w:pPr>
              <w:pStyle w:val="TableRow"/>
            </w:pPr>
            <w:r>
              <w:t>Jobs</w:t>
            </w:r>
            <w:r w:rsidR="002E60B2">
              <w:t xml:space="preserve"> Leaf Node</w:t>
            </w:r>
          </w:p>
        </w:tc>
      </w:tr>
      <w:tr w:rsidR="002E60B2" w14:paraId="22E3E0D8" w14:textId="77777777" w:rsidTr="00D87EF4">
        <w:tc>
          <w:tcPr>
            <w:tcW w:w="1728" w:type="dxa"/>
          </w:tcPr>
          <w:p w14:paraId="567F6525" w14:textId="77777777" w:rsidR="002E60B2" w:rsidRPr="00D87EF4" w:rsidRDefault="002E60B2" w:rsidP="002E60B2">
            <w:pPr>
              <w:pStyle w:val="TableRow"/>
              <w:rPr>
                <w:b/>
                <w:bCs/>
              </w:rPr>
            </w:pPr>
            <w:r w:rsidRPr="00D87EF4">
              <w:rPr>
                <w:b/>
                <w:bCs/>
              </w:rPr>
              <w:t>Add Button Options</w:t>
            </w:r>
          </w:p>
        </w:tc>
        <w:tc>
          <w:tcPr>
            <w:tcW w:w="6794" w:type="dxa"/>
          </w:tcPr>
          <w:p w14:paraId="70581C32" w14:textId="77777777" w:rsidR="002E60B2" w:rsidRDefault="002E60B2" w:rsidP="002E60B2">
            <w:pPr>
              <w:pStyle w:val="TableRow"/>
            </w:pPr>
            <w:r>
              <w:t>Add New Item - creates a new job within the folder linked to the list that the folder is populated from and selects it.</w:t>
            </w:r>
          </w:p>
          <w:p w14:paraId="7F3EAF9C" w14:textId="77777777" w:rsidR="002E60B2" w:rsidRDefault="002E60B2" w:rsidP="002E60B2">
            <w:pPr>
              <w:pStyle w:val="TableRow"/>
            </w:pPr>
            <w:r>
              <w:t>Link to Existing - displays a find dialog allowing a job to be selected.  If the user selects one and clicks Ok then the job is added to the folder and linked to the Task_Identified, replacing the existing one.</w:t>
            </w:r>
          </w:p>
        </w:tc>
      </w:tr>
    </w:tbl>
    <w:p w14:paraId="1B358AF9" w14:textId="77777777" w:rsidR="002E60B2" w:rsidRPr="004610F7" w:rsidRDefault="002E60B2" w:rsidP="002E60B2"/>
    <w:p w14:paraId="70213763" w14:textId="77777777" w:rsidR="002E60B2" w:rsidRDefault="002E60B2" w:rsidP="00840903">
      <w:pPr>
        <w:pStyle w:val="Heading4"/>
      </w:pPr>
      <w:bookmarkStart w:id="180" w:name="_Toc292878691"/>
      <w:r>
        <w:t>Jobs Leaf Node</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6594"/>
      </w:tblGrid>
      <w:tr w:rsidR="002E60B2" w14:paraId="64EA9062" w14:textId="77777777" w:rsidTr="00D87EF4">
        <w:tc>
          <w:tcPr>
            <w:tcW w:w="1728" w:type="dxa"/>
          </w:tcPr>
          <w:p w14:paraId="4556D55D" w14:textId="77777777" w:rsidR="002E60B2" w:rsidRPr="00D87EF4" w:rsidRDefault="002E60B2" w:rsidP="002E60B2">
            <w:pPr>
              <w:pStyle w:val="TableRow"/>
              <w:rPr>
                <w:b/>
                <w:bCs/>
              </w:rPr>
            </w:pPr>
            <w:r w:rsidRPr="00D87EF4">
              <w:rPr>
                <w:b/>
                <w:bCs/>
              </w:rPr>
              <w:t>Node Type</w:t>
            </w:r>
          </w:p>
        </w:tc>
        <w:tc>
          <w:tcPr>
            <w:tcW w:w="6794" w:type="dxa"/>
          </w:tcPr>
          <w:p w14:paraId="2F442921" w14:textId="77777777" w:rsidR="002E60B2" w:rsidRDefault="002E60B2" w:rsidP="002E60B2">
            <w:pPr>
              <w:pStyle w:val="TableRow"/>
            </w:pPr>
            <w:r>
              <w:t>Leaf Node</w:t>
            </w:r>
          </w:p>
        </w:tc>
      </w:tr>
      <w:tr w:rsidR="002E60B2" w14:paraId="4390A7F1" w14:textId="77777777" w:rsidTr="00D87EF4">
        <w:tc>
          <w:tcPr>
            <w:tcW w:w="1728" w:type="dxa"/>
          </w:tcPr>
          <w:p w14:paraId="15B1DEB0" w14:textId="77777777" w:rsidR="002E60B2" w:rsidRPr="00D87EF4" w:rsidRDefault="002E60B2" w:rsidP="002E60B2">
            <w:pPr>
              <w:pStyle w:val="TableRow"/>
              <w:rPr>
                <w:b/>
                <w:bCs/>
              </w:rPr>
            </w:pPr>
            <w:r w:rsidRPr="00D87EF4">
              <w:rPr>
                <w:b/>
                <w:bCs/>
              </w:rPr>
              <w:t>Caption</w:t>
            </w:r>
          </w:p>
        </w:tc>
        <w:tc>
          <w:tcPr>
            <w:tcW w:w="6794" w:type="dxa"/>
          </w:tcPr>
          <w:p w14:paraId="63B8CCAB" w14:textId="77777777" w:rsidR="002E60B2" w:rsidRDefault="002E60B2" w:rsidP="002E60B2">
            <w:pPr>
              <w:pStyle w:val="TableRow"/>
            </w:pPr>
            <w:r>
              <w:t>&lt;Conservation_Job From Vague Date&gt; - &lt;Conservation_Job.Item_Name&gt;</w:t>
            </w:r>
          </w:p>
        </w:tc>
      </w:tr>
      <w:tr w:rsidR="002E60B2" w14:paraId="56758A11" w14:textId="77777777" w:rsidTr="00D87EF4">
        <w:tc>
          <w:tcPr>
            <w:tcW w:w="1728" w:type="dxa"/>
          </w:tcPr>
          <w:p w14:paraId="1F87B101" w14:textId="77777777" w:rsidR="002E60B2" w:rsidRPr="00D87EF4" w:rsidRDefault="002E60B2" w:rsidP="002E60B2">
            <w:pPr>
              <w:pStyle w:val="TableRow"/>
              <w:rPr>
                <w:b/>
                <w:bCs/>
              </w:rPr>
            </w:pPr>
            <w:r w:rsidRPr="00D87EF4">
              <w:rPr>
                <w:b/>
                <w:bCs/>
              </w:rPr>
              <w:t>Description</w:t>
            </w:r>
          </w:p>
        </w:tc>
        <w:tc>
          <w:tcPr>
            <w:tcW w:w="6794" w:type="dxa"/>
          </w:tcPr>
          <w:p w14:paraId="339E2EC8" w14:textId="77777777" w:rsidR="002E60B2" w:rsidRDefault="002E60B2" w:rsidP="002E60B2">
            <w:pPr>
              <w:pStyle w:val="TableRow"/>
            </w:pPr>
            <w:r>
              <w:t>Leaf node for details of an job displayed within a Jobs Folder.</w:t>
            </w:r>
          </w:p>
        </w:tc>
      </w:tr>
      <w:tr w:rsidR="002E60B2" w14:paraId="130BB27E" w14:textId="77777777" w:rsidTr="00D87EF4">
        <w:tc>
          <w:tcPr>
            <w:tcW w:w="1728" w:type="dxa"/>
          </w:tcPr>
          <w:p w14:paraId="763E9F17" w14:textId="77777777" w:rsidR="002E60B2" w:rsidRPr="00D87EF4" w:rsidRDefault="002E60B2" w:rsidP="002E60B2">
            <w:pPr>
              <w:pStyle w:val="TableRow"/>
              <w:rPr>
                <w:b/>
                <w:bCs/>
              </w:rPr>
            </w:pPr>
            <w:r w:rsidRPr="00D87EF4">
              <w:rPr>
                <w:b/>
                <w:bCs/>
              </w:rPr>
              <w:t>Details Screen</w:t>
            </w:r>
          </w:p>
        </w:tc>
        <w:tc>
          <w:tcPr>
            <w:tcW w:w="6794" w:type="dxa"/>
          </w:tcPr>
          <w:p w14:paraId="5B6A2B4B" w14:textId="77777777" w:rsidR="002E60B2" w:rsidRDefault="002E60B2" w:rsidP="002E60B2">
            <w:pPr>
              <w:pStyle w:val="TableRow"/>
            </w:pPr>
            <w:r>
              <w:t>TfraJob</w:t>
            </w:r>
          </w:p>
        </w:tc>
      </w:tr>
      <w:tr w:rsidR="002E60B2" w14:paraId="597BF04C" w14:textId="77777777" w:rsidTr="00D87EF4">
        <w:tc>
          <w:tcPr>
            <w:tcW w:w="1728" w:type="dxa"/>
          </w:tcPr>
          <w:p w14:paraId="42CB41DF" w14:textId="77777777" w:rsidR="002E60B2" w:rsidRPr="00D87EF4" w:rsidRDefault="002E60B2" w:rsidP="002E60B2">
            <w:pPr>
              <w:pStyle w:val="TableRow"/>
              <w:rPr>
                <w:b/>
                <w:bCs/>
              </w:rPr>
            </w:pPr>
            <w:r w:rsidRPr="00D87EF4">
              <w:rPr>
                <w:b/>
                <w:bCs/>
              </w:rPr>
              <w:t>Add Button Options</w:t>
            </w:r>
          </w:p>
        </w:tc>
        <w:tc>
          <w:tcPr>
            <w:tcW w:w="6794" w:type="dxa"/>
          </w:tcPr>
          <w:p w14:paraId="0AAAE766" w14:textId="77777777" w:rsidR="002E60B2" w:rsidRDefault="002E60B2" w:rsidP="002E60B2">
            <w:pPr>
              <w:pStyle w:val="TableRow"/>
            </w:pPr>
            <w:r>
              <w:t>Add button behaves same as parent Jobs Folder.</w:t>
            </w:r>
          </w:p>
        </w:tc>
      </w:tr>
      <w:tr w:rsidR="00704E80" w14:paraId="1973A8FC" w14:textId="77777777" w:rsidTr="00D87EF4">
        <w:tc>
          <w:tcPr>
            <w:tcW w:w="1728" w:type="dxa"/>
          </w:tcPr>
          <w:p w14:paraId="02BE6EF3" w14:textId="77777777" w:rsidR="00704E80" w:rsidRPr="00D87EF4" w:rsidRDefault="00704E80" w:rsidP="00690E6D">
            <w:pPr>
              <w:pStyle w:val="TableRow"/>
              <w:rPr>
                <w:b/>
                <w:bCs/>
              </w:rPr>
            </w:pPr>
            <w:r w:rsidRPr="00D87EF4">
              <w:rPr>
                <w:b/>
                <w:bCs/>
              </w:rPr>
              <w:t>Navigation</w:t>
            </w:r>
          </w:p>
        </w:tc>
        <w:tc>
          <w:tcPr>
            <w:tcW w:w="6794" w:type="dxa"/>
          </w:tcPr>
          <w:p w14:paraId="5EB323DC" w14:textId="77777777" w:rsidR="00704E80" w:rsidRDefault="00704E80" w:rsidP="00690E6D">
            <w:pPr>
              <w:pStyle w:val="TableRow"/>
            </w:pPr>
            <w:r>
              <w:t>When double clicked displays a Jobs (Top Level) node for the selected job.</w:t>
            </w:r>
          </w:p>
        </w:tc>
      </w:tr>
    </w:tbl>
    <w:p w14:paraId="052691E9" w14:textId="77777777" w:rsidR="00704E80" w:rsidRDefault="00704E80" w:rsidP="00704E80"/>
    <w:p w14:paraId="33B83A43" w14:textId="77777777" w:rsidR="004E0C22" w:rsidRDefault="004E0C22" w:rsidP="00840903">
      <w:pPr>
        <w:pStyle w:val="Heading4"/>
      </w:pPr>
      <w:bookmarkStart w:id="181" w:name="_Toc292878692"/>
      <w:r>
        <w:t>Linked Collections Folder</w:t>
      </w:r>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4BF16D95" w14:textId="77777777" w:rsidTr="00D87EF4">
        <w:tc>
          <w:tcPr>
            <w:tcW w:w="1728" w:type="dxa"/>
          </w:tcPr>
          <w:p w14:paraId="3D9FF308" w14:textId="77777777" w:rsidR="004E0C22" w:rsidRPr="00D87EF4" w:rsidRDefault="004E0C22" w:rsidP="004E0C22">
            <w:pPr>
              <w:pStyle w:val="TableRow"/>
              <w:rPr>
                <w:b/>
                <w:bCs/>
              </w:rPr>
            </w:pPr>
            <w:r w:rsidRPr="00D87EF4">
              <w:rPr>
                <w:b/>
                <w:bCs/>
              </w:rPr>
              <w:t>Node Type</w:t>
            </w:r>
          </w:p>
        </w:tc>
        <w:tc>
          <w:tcPr>
            <w:tcW w:w="6794" w:type="dxa"/>
          </w:tcPr>
          <w:p w14:paraId="3C3B59D1" w14:textId="77777777" w:rsidR="004E0C22" w:rsidRDefault="004E0C22" w:rsidP="004E0C22">
            <w:pPr>
              <w:pStyle w:val="TableRow"/>
            </w:pPr>
            <w:r>
              <w:t>Folder</w:t>
            </w:r>
          </w:p>
        </w:tc>
      </w:tr>
      <w:tr w:rsidR="004E0C22" w14:paraId="03B9AB86" w14:textId="77777777" w:rsidTr="00D87EF4">
        <w:tc>
          <w:tcPr>
            <w:tcW w:w="1728" w:type="dxa"/>
          </w:tcPr>
          <w:p w14:paraId="0805D1FC" w14:textId="77777777" w:rsidR="004E0C22" w:rsidRPr="00D87EF4" w:rsidRDefault="004E0C22" w:rsidP="004E0C22">
            <w:pPr>
              <w:pStyle w:val="TableRow"/>
              <w:rPr>
                <w:b/>
                <w:bCs/>
              </w:rPr>
            </w:pPr>
            <w:r w:rsidRPr="00D87EF4">
              <w:rPr>
                <w:b/>
                <w:bCs/>
              </w:rPr>
              <w:t>Caption</w:t>
            </w:r>
          </w:p>
        </w:tc>
        <w:tc>
          <w:tcPr>
            <w:tcW w:w="6794" w:type="dxa"/>
          </w:tcPr>
          <w:p w14:paraId="625576C1" w14:textId="77777777" w:rsidR="004E0C22" w:rsidRDefault="004E0C22" w:rsidP="004E0C22">
            <w:pPr>
              <w:pStyle w:val="TableRow"/>
            </w:pPr>
            <w:r>
              <w:t>Linked Collections</w:t>
            </w:r>
          </w:p>
        </w:tc>
      </w:tr>
      <w:tr w:rsidR="004E0C22" w14:paraId="501BB3D8" w14:textId="77777777" w:rsidTr="00D87EF4">
        <w:tc>
          <w:tcPr>
            <w:tcW w:w="1728" w:type="dxa"/>
          </w:tcPr>
          <w:p w14:paraId="04F5EC41" w14:textId="77777777" w:rsidR="004E0C22" w:rsidRPr="00D87EF4" w:rsidRDefault="004E0C22" w:rsidP="004E0C22">
            <w:pPr>
              <w:pStyle w:val="TableRow"/>
              <w:rPr>
                <w:b/>
                <w:bCs/>
              </w:rPr>
            </w:pPr>
            <w:r w:rsidRPr="00D87EF4">
              <w:rPr>
                <w:b/>
                <w:bCs/>
              </w:rPr>
              <w:t>Description</w:t>
            </w:r>
          </w:p>
        </w:tc>
        <w:tc>
          <w:tcPr>
            <w:tcW w:w="6794" w:type="dxa"/>
          </w:tcPr>
          <w:p w14:paraId="69753268" w14:textId="77777777" w:rsidR="004E0C22" w:rsidRDefault="008576AD" w:rsidP="004E0C22">
            <w:pPr>
              <w:pStyle w:val="TableRow"/>
            </w:pPr>
            <w:r>
              <w:t>Contains sub folders for all the collections associated with a collection.</w:t>
            </w:r>
          </w:p>
        </w:tc>
      </w:tr>
      <w:tr w:rsidR="008576AD" w14:paraId="0B1E1AAD" w14:textId="77777777" w:rsidTr="00D87EF4">
        <w:tc>
          <w:tcPr>
            <w:tcW w:w="1728" w:type="dxa"/>
          </w:tcPr>
          <w:p w14:paraId="51CF4D2B" w14:textId="77777777" w:rsidR="008576AD" w:rsidRPr="00D87EF4" w:rsidRDefault="008576AD" w:rsidP="004E0C22">
            <w:pPr>
              <w:pStyle w:val="TableRow"/>
              <w:rPr>
                <w:b/>
                <w:bCs/>
              </w:rPr>
            </w:pPr>
            <w:r w:rsidRPr="00D87EF4">
              <w:rPr>
                <w:b/>
                <w:bCs/>
              </w:rPr>
              <w:t>Details Screen</w:t>
            </w:r>
          </w:p>
        </w:tc>
        <w:tc>
          <w:tcPr>
            <w:tcW w:w="6794" w:type="dxa"/>
          </w:tcPr>
          <w:p w14:paraId="18D05373" w14:textId="77777777" w:rsidR="008576AD" w:rsidRDefault="008576AD" w:rsidP="005946FC">
            <w:pPr>
              <w:pStyle w:val="TableRow"/>
            </w:pPr>
            <w:r>
              <w:t>TfraListViewer</w:t>
            </w:r>
          </w:p>
        </w:tc>
      </w:tr>
      <w:tr w:rsidR="004E0C22" w14:paraId="114DB6AA" w14:textId="77777777" w:rsidTr="00D87EF4">
        <w:tc>
          <w:tcPr>
            <w:tcW w:w="1728" w:type="dxa"/>
          </w:tcPr>
          <w:p w14:paraId="1CF225A8" w14:textId="77777777" w:rsidR="004E0C22" w:rsidRPr="00D87EF4" w:rsidRDefault="004E0C22" w:rsidP="004E0C22">
            <w:pPr>
              <w:pStyle w:val="TableRow"/>
              <w:rPr>
                <w:b/>
                <w:bCs/>
              </w:rPr>
            </w:pPr>
            <w:r w:rsidRPr="00D87EF4">
              <w:rPr>
                <w:b/>
                <w:bCs/>
              </w:rPr>
              <w:t>Child Nodes</w:t>
            </w:r>
          </w:p>
        </w:tc>
        <w:tc>
          <w:tcPr>
            <w:tcW w:w="6794" w:type="dxa"/>
          </w:tcPr>
          <w:p w14:paraId="109B6A76" w14:textId="77777777" w:rsidR="00CE0CB3" w:rsidRDefault="00CE0CB3" w:rsidP="00CE0CB3">
            <w:pPr>
              <w:pStyle w:val="TableRow"/>
            </w:pPr>
            <w:r>
              <w:t>Collection Unit Included In Folder</w:t>
            </w:r>
          </w:p>
          <w:p w14:paraId="354FEED5" w14:textId="77777777" w:rsidR="00CE0CB3" w:rsidRDefault="00CE0CB3" w:rsidP="00CE0CB3">
            <w:pPr>
              <w:pStyle w:val="TableRow"/>
            </w:pPr>
            <w:r>
              <w:t>Collection Unit Includes Folder</w:t>
            </w:r>
          </w:p>
          <w:p w14:paraId="568A4389" w14:textId="77777777" w:rsidR="004E0C22" w:rsidRDefault="00CE0CB3" w:rsidP="00CE0CB3">
            <w:pPr>
              <w:pStyle w:val="TableRow"/>
            </w:pPr>
            <w:r>
              <w:t>Collection Unit Other Links Folder</w:t>
            </w:r>
          </w:p>
        </w:tc>
      </w:tr>
      <w:tr w:rsidR="008576AD" w14:paraId="07BF9174" w14:textId="77777777" w:rsidTr="00D87EF4">
        <w:tc>
          <w:tcPr>
            <w:tcW w:w="1728" w:type="dxa"/>
          </w:tcPr>
          <w:p w14:paraId="6D654DB4" w14:textId="77777777" w:rsidR="008576AD" w:rsidRPr="00D87EF4" w:rsidRDefault="008576AD" w:rsidP="004E0C22">
            <w:pPr>
              <w:pStyle w:val="TableRow"/>
              <w:rPr>
                <w:b/>
                <w:bCs/>
              </w:rPr>
            </w:pPr>
            <w:r w:rsidRPr="00D87EF4">
              <w:rPr>
                <w:b/>
                <w:bCs/>
              </w:rPr>
              <w:lastRenderedPageBreak/>
              <w:t>Add Button Options</w:t>
            </w:r>
          </w:p>
        </w:tc>
        <w:tc>
          <w:tcPr>
            <w:tcW w:w="6794" w:type="dxa"/>
          </w:tcPr>
          <w:p w14:paraId="6262EA33" w14:textId="77777777" w:rsidR="008576AD" w:rsidRDefault="008576AD" w:rsidP="005946FC">
            <w:pPr>
              <w:pStyle w:val="TableRow"/>
            </w:pPr>
            <w:r>
              <w:t>Add button is disabled.</w:t>
            </w:r>
          </w:p>
        </w:tc>
      </w:tr>
    </w:tbl>
    <w:p w14:paraId="5B3BCA55" w14:textId="77777777" w:rsidR="004E0C22" w:rsidRPr="004610F7" w:rsidRDefault="004E0C22" w:rsidP="004E0C22"/>
    <w:p w14:paraId="1FCE0BC1" w14:textId="77777777" w:rsidR="004E0C22" w:rsidRDefault="004E0C22" w:rsidP="00840903">
      <w:pPr>
        <w:pStyle w:val="Heading4"/>
      </w:pPr>
      <w:bookmarkStart w:id="182" w:name="_Toc292878693"/>
      <w:r>
        <w:t>Linked Specimens Folder</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44E26AB2" w14:textId="77777777" w:rsidTr="00D87EF4">
        <w:tc>
          <w:tcPr>
            <w:tcW w:w="1728" w:type="dxa"/>
          </w:tcPr>
          <w:p w14:paraId="3EA59BAB" w14:textId="77777777" w:rsidR="004E0C22" w:rsidRPr="00D87EF4" w:rsidRDefault="004E0C22" w:rsidP="004E0C22">
            <w:pPr>
              <w:pStyle w:val="TableRow"/>
              <w:rPr>
                <w:b/>
                <w:bCs/>
              </w:rPr>
            </w:pPr>
            <w:r w:rsidRPr="00D87EF4">
              <w:rPr>
                <w:b/>
                <w:bCs/>
              </w:rPr>
              <w:t>Node Type</w:t>
            </w:r>
          </w:p>
        </w:tc>
        <w:tc>
          <w:tcPr>
            <w:tcW w:w="6794" w:type="dxa"/>
          </w:tcPr>
          <w:p w14:paraId="7251BD91" w14:textId="77777777" w:rsidR="004E0C22" w:rsidRDefault="004E0C22" w:rsidP="004E0C22">
            <w:pPr>
              <w:pStyle w:val="TableRow"/>
            </w:pPr>
            <w:r>
              <w:t>Folder</w:t>
            </w:r>
          </w:p>
        </w:tc>
      </w:tr>
      <w:tr w:rsidR="004E0C22" w14:paraId="73C14D3A" w14:textId="77777777" w:rsidTr="00D87EF4">
        <w:tc>
          <w:tcPr>
            <w:tcW w:w="1728" w:type="dxa"/>
          </w:tcPr>
          <w:p w14:paraId="3D2414CB" w14:textId="77777777" w:rsidR="004E0C22" w:rsidRPr="00D87EF4" w:rsidRDefault="004E0C22" w:rsidP="004E0C22">
            <w:pPr>
              <w:pStyle w:val="TableRow"/>
              <w:rPr>
                <w:b/>
                <w:bCs/>
              </w:rPr>
            </w:pPr>
            <w:r w:rsidRPr="00D87EF4">
              <w:rPr>
                <w:b/>
                <w:bCs/>
              </w:rPr>
              <w:t>Caption</w:t>
            </w:r>
          </w:p>
        </w:tc>
        <w:tc>
          <w:tcPr>
            <w:tcW w:w="6794" w:type="dxa"/>
          </w:tcPr>
          <w:p w14:paraId="2C3E7954" w14:textId="77777777" w:rsidR="004E0C22" w:rsidRDefault="004E0C22" w:rsidP="004E0C22">
            <w:pPr>
              <w:pStyle w:val="TableRow"/>
            </w:pPr>
            <w:r>
              <w:t>Linked Specimens</w:t>
            </w:r>
          </w:p>
        </w:tc>
      </w:tr>
      <w:tr w:rsidR="008576AD" w14:paraId="58276D16" w14:textId="77777777" w:rsidTr="00D87EF4">
        <w:tc>
          <w:tcPr>
            <w:tcW w:w="1728" w:type="dxa"/>
          </w:tcPr>
          <w:p w14:paraId="59BC8F5F" w14:textId="77777777" w:rsidR="008576AD" w:rsidRPr="00D87EF4" w:rsidRDefault="008576AD" w:rsidP="004E0C22">
            <w:pPr>
              <w:pStyle w:val="TableRow"/>
              <w:rPr>
                <w:b/>
                <w:bCs/>
              </w:rPr>
            </w:pPr>
            <w:r w:rsidRPr="00D87EF4">
              <w:rPr>
                <w:b/>
                <w:bCs/>
              </w:rPr>
              <w:t>Description</w:t>
            </w:r>
          </w:p>
        </w:tc>
        <w:tc>
          <w:tcPr>
            <w:tcW w:w="6794" w:type="dxa"/>
          </w:tcPr>
          <w:p w14:paraId="31D51F88" w14:textId="77777777" w:rsidR="008576AD" w:rsidRDefault="008576AD" w:rsidP="005946FC">
            <w:pPr>
              <w:pStyle w:val="TableRow"/>
            </w:pPr>
            <w:r>
              <w:t xml:space="preserve">Contains </w:t>
            </w:r>
            <w:r w:rsidR="006522DC">
              <w:t>nodes for each specimen related to the selected specimen.</w:t>
            </w:r>
          </w:p>
        </w:tc>
      </w:tr>
      <w:tr w:rsidR="008576AD" w14:paraId="783D2C65" w14:textId="77777777" w:rsidTr="00D87EF4">
        <w:tc>
          <w:tcPr>
            <w:tcW w:w="1728" w:type="dxa"/>
          </w:tcPr>
          <w:p w14:paraId="7B90C62C" w14:textId="77777777" w:rsidR="008576AD" w:rsidRPr="00D87EF4" w:rsidRDefault="008576AD" w:rsidP="004E0C22">
            <w:pPr>
              <w:pStyle w:val="TableRow"/>
              <w:rPr>
                <w:b/>
                <w:bCs/>
              </w:rPr>
            </w:pPr>
            <w:r w:rsidRPr="00D87EF4">
              <w:rPr>
                <w:b/>
                <w:bCs/>
              </w:rPr>
              <w:t>Details Screen</w:t>
            </w:r>
          </w:p>
        </w:tc>
        <w:tc>
          <w:tcPr>
            <w:tcW w:w="6794" w:type="dxa"/>
          </w:tcPr>
          <w:p w14:paraId="7C0F7660" w14:textId="77777777" w:rsidR="008576AD" w:rsidRDefault="008576AD" w:rsidP="005946FC">
            <w:pPr>
              <w:pStyle w:val="TableRow"/>
            </w:pPr>
            <w:r>
              <w:t>TfraListViewer</w:t>
            </w:r>
          </w:p>
        </w:tc>
      </w:tr>
      <w:tr w:rsidR="008576AD" w14:paraId="48300447" w14:textId="77777777" w:rsidTr="00D87EF4">
        <w:tc>
          <w:tcPr>
            <w:tcW w:w="1728" w:type="dxa"/>
          </w:tcPr>
          <w:p w14:paraId="5DDD11B4" w14:textId="77777777" w:rsidR="008576AD" w:rsidRPr="00D87EF4" w:rsidRDefault="008576AD" w:rsidP="004E0C22">
            <w:pPr>
              <w:pStyle w:val="TableRow"/>
              <w:rPr>
                <w:b/>
                <w:bCs/>
              </w:rPr>
            </w:pPr>
            <w:r w:rsidRPr="00D87EF4">
              <w:rPr>
                <w:b/>
                <w:bCs/>
              </w:rPr>
              <w:t>Child Nodes</w:t>
            </w:r>
          </w:p>
        </w:tc>
        <w:tc>
          <w:tcPr>
            <w:tcW w:w="6794" w:type="dxa"/>
          </w:tcPr>
          <w:p w14:paraId="04FD1FB4" w14:textId="77777777" w:rsidR="006522DC" w:rsidRDefault="006522DC" w:rsidP="006522DC">
            <w:pPr>
              <w:pStyle w:val="TableRow"/>
            </w:pPr>
            <w:r>
              <w:t>Collection Units Other Links Leaf Node</w:t>
            </w:r>
          </w:p>
          <w:p w14:paraId="7DB5F2C9" w14:textId="77777777" w:rsidR="008576AD" w:rsidRDefault="008576AD" w:rsidP="006522DC">
            <w:pPr>
              <w:pStyle w:val="TableRow"/>
            </w:pPr>
          </w:p>
        </w:tc>
      </w:tr>
      <w:tr w:rsidR="006522DC" w14:paraId="20E6AE39" w14:textId="77777777" w:rsidTr="00D87EF4">
        <w:tc>
          <w:tcPr>
            <w:tcW w:w="1728" w:type="dxa"/>
          </w:tcPr>
          <w:p w14:paraId="7520E9FD" w14:textId="77777777" w:rsidR="006522DC" w:rsidRPr="00D87EF4" w:rsidRDefault="006522DC" w:rsidP="004E0C22">
            <w:pPr>
              <w:pStyle w:val="TableRow"/>
              <w:rPr>
                <w:b/>
                <w:bCs/>
              </w:rPr>
            </w:pPr>
            <w:r w:rsidRPr="00D87EF4">
              <w:rPr>
                <w:b/>
                <w:bCs/>
              </w:rPr>
              <w:t>Add Button Options</w:t>
            </w:r>
          </w:p>
        </w:tc>
        <w:tc>
          <w:tcPr>
            <w:tcW w:w="6794" w:type="dxa"/>
          </w:tcPr>
          <w:p w14:paraId="0ABD72B8" w14:textId="77777777" w:rsidR="006522DC" w:rsidRDefault="006522DC" w:rsidP="005946FC">
            <w:pPr>
              <w:pStyle w:val="TableRow"/>
            </w:pPr>
            <w:r>
              <w:t>Creates a new Collection Units Other Links Leaf Node inside the folder and selects it.  When saved, the new item is related to the current selected collection unit.</w:t>
            </w:r>
          </w:p>
        </w:tc>
      </w:tr>
    </w:tbl>
    <w:p w14:paraId="4CB68F15" w14:textId="77777777" w:rsidR="004E0C22" w:rsidRPr="004610F7" w:rsidRDefault="004E0C22" w:rsidP="004E0C22"/>
    <w:p w14:paraId="129BF252" w14:textId="77777777" w:rsidR="005712F5" w:rsidRDefault="005712F5" w:rsidP="00840903">
      <w:pPr>
        <w:pStyle w:val="Heading4"/>
      </w:pPr>
      <w:bookmarkStart w:id="183" w:name="_Toc292878694"/>
      <w:r>
        <w:t>Linked Storage Folder</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5712F5" w14:paraId="7AF61789" w14:textId="77777777" w:rsidTr="00D87EF4">
        <w:tc>
          <w:tcPr>
            <w:tcW w:w="1728" w:type="dxa"/>
          </w:tcPr>
          <w:p w14:paraId="03ABF787" w14:textId="77777777" w:rsidR="005712F5" w:rsidRPr="00D87EF4" w:rsidRDefault="005712F5" w:rsidP="005946FC">
            <w:pPr>
              <w:pStyle w:val="TableRow"/>
              <w:rPr>
                <w:b/>
                <w:bCs/>
              </w:rPr>
            </w:pPr>
            <w:r w:rsidRPr="00D87EF4">
              <w:rPr>
                <w:b/>
                <w:bCs/>
              </w:rPr>
              <w:t>Node Type</w:t>
            </w:r>
          </w:p>
        </w:tc>
        <w:tc>
          <w:tcPr>
            <w:tcW w:w="6794" w:type="dxa"/>
          </w:tcPr>
          <w:p w14:paraId="7743B14F" w14:textId="77777777" w:rsidR="005712F5" w:rsidRDefault="005712F5" w:rsidP="005946FC">
            <w:pPr>
              <w:pStyle w:val="TableRow"/>
            </w:pPr>
            <w:r>
              <w:t>Folder</w:t>
            </w:r>
          </w:p>
        </w:tc>
      </w:tr>
      <w:tr w:rsidR="005712F5" w14:paraId="30CD694F" w14:textId="77777777" w:rsidTr="00D87EF4">
        <w:tc>
          <w:tcPr>
            <w:tcW w:w="1728" w:type="dxa"/>
          </w:tcPr>
          <w:p w14:paraId="4DF1DC14" w14:textId="77777777" w:rsidR="005712F5" w:rsidRPr="00D87EF4" w:rsidRDefault="005712F5" w:rsidP="005946FC">
            <w:pPr>
              <w:pStyle w:val="TableRow"/>
              <w:rPr>
                <w:b/>
                <w:bCs/>
              </w:rPr>
            </w:pPr>
            <w:r w:rsidRPr="00D87EF4">
              <w:rPr>
                <w:b/>
                <w:bCs/>
              </w:rPr>
              <w:t>Caption</w:t>
            </w:r>
          </w:p>
        </w:tc>
        <w:tc>
          <w:tcPr>
            <w:tcW w:w="6794" w:type="dxa"/>
          </w:tcPr>
          <w:p w14:paraId="5294C81A" w14:textId="77777777" w:rsidR="005712F5" w:rsidRDefault="005712F5" w:rsidP="005946FC">
            <w:pPr>
              <w:pStyle w:val="TableRow"/>
            </w:pPr>
            <w:r>
              <w:t>Linked Storage</w:t>
            </w:r>
          </w:p>
        </w:tc>
      </w:tr>
      <w:tr w:rsidR="008576AD" w14:paraId="2918BD81" w14:textId="77777777" w:rsidTr="00D87EF4">
        <w:tc>
          <w:tcPr>
            <w:tcW w:w="1728" w:type="dxa"/>
          </w:tcPr>
          <w:p w14:paraId="534DC9B3" w14:textId="77777777" w:rsidR="008576AD" w:rsidRPr="00D87EF4" w:rsidRDefault="008576AD" w:rsidP="005946FC">
            <w:pPr>
              <w:pStyle w:val="TableRow"/>
              <w:rPr>
                <w:b/>
                <w:bCs/>
              </w:rPr>
            </w:pPr>
            <w:r w:rsidRPr="00D87EF4">
              <w:rPr>
                <w:b/>
                <w:bCs/>
              </w:rPr>
              <w:t>Description</w:t>
            </w:r>
          </w:p>
        </w:tc>
        <w:tc>
          <w:tcPr>
            <w:tcW w:w="6794" w:type="dxa"/>
          </w:tcPr>
          <w:p w14:paraId="6A3FB53C" w14:textId="77777777" w:rsidR="008576AD" w:rsidRDefault="008576AD" w:rsidP="005946FC">
            <w:pPr>
              <w:pStyle w:val="TableRow"/>
            </w:pPr>
            <w:r>
              <w:t>Contains sub folders for all the stores associated with a store.</w:t>
            </w:r>
          </w:p>
        </w:tc>
      </w:tr>
      <w:tr w:rsidR="005712F5" w14:paraId="23EAB28C" w14:textId="77777777" w:rsidTr="00D87EF4">
        <w:tc>
          <w:tcPr>
            <w:tcW w:w="1728" w:type="dxa"/>
          </w:tcPr>
          <w:p w14:paraId="352AB742" w14:textId="77777777" w:rsidR="005712F5" w:rsidRPr="00D87EF4" w:rsidRDefault="005712F5" w:rsidP="005946FC">
            <w:pPr>
              <w:pStyle w:val="TableRow"/>
              <w:rPr>
                <w:b/>
                <w:bCs/>
              </w:rPr>
            </w:pPr>
            <w:r w:rsidRPr="00D87EF4">
              <w:rPr>
                <w:b/>
                <w:bCs/>
              </w:rPr>
              <w:t>Details Screen</w:t>
            </w:r>
          </w:p>
        </w:tc>
        <w:tc>
          <w:tcPr>
            <w:tcW w:w="6794" w:type="dxa"/>
          </w:tcPr>
          <w:p w14:paraId="42C53E10" w14:textId="77777777" w:rsidR="005712F5" w:rsidRDefault="00CE0CB3" w:rsidP="005946FC">
            <w:pPr>
              <w:pStyle w:val="TableRow"/>
            </w:pPr>
            <w:r>
              <w:t>TfraListViewer</w:t>
            </w:r>
          </w:p>
        </w:tc>
      </w:tr>
      <w:tr w:rsidR="005712F5" w14:paraId="040DC341" w14:textId="77777777" w:rsidTr="00D87EF4">
        <w:tc>
          <w:tcPr>
            <w:tcW w:w="1728" w:type="dxa"/>
          </w:tcPr>
          <w:p w14:paraId="7DD06A51" w14:textId="77777777" w:rsidR="005712F5" w:rsidRPr="00D87EF4" w:rsidRDefault="005712F5" w:rsidP="005946FC">
            <w:pPr>
              <w:pStyle w:val="TableRow"/>
              <w:rPr>
                <w:b/>
                <w:bCs/>
              </w:rPr>
            </w:pPr>
            <w:r w:rsidRPr="00D87EF4">
              <w:rPr>
                <w:b/>
                <w:bCs/>
              </w:rPr>
              <w:t>Child Nodes</w:t>
            </w:r>
          </w:p>
        </w:tc>
        <w:tc>
          <w:tcPr>
            <w:tcW w:w="6794" w:type="dxa"/>
          </w:tcPr>
          <w:p w14:paraId="3F8B8DE0" w14:textId="77777777" w:rsidR="005712F5" w:rsidRPr="00D87EF4" w:rsidRDefault="006522DC" w:rsidP="005946FC">
            <w:pPr>
              <w:pStyle w:val="TableRow"/>
              <w:rPr>
                <w:lang w:val="da-DK"/>
              </w:rPr>
            </w:pPr>
            <w:r w:rsidRPr="00D87EF4">
              <w:rPr>
                <w:lang w:val="da-DK"/>
              </w:rPr>
              <w:t>Storage Place Folder</w:t>
            </w:r>
          </w:p>
          <w:p w14:paraId="67CEAC4E" w14:textId="77777777" w:rsidR="00CE0CB3" w:rsidRPr="00D87EF4" w:rsidRDefault="006522DC" w:rsidP="005946FC">
            <w:pPr>
              <w:pStyle w:val="TableRow"/>
              <w:rPr>
                <w:lang w:val="da-DK"/>
              </w:rPr>
            </w:pPr>
            <w:r w:rsidRPr="00D87EF4">
              <w:rPr>
                <w:lang w:val="da-DK"/>
              </w:rPr>
              <w:t>Store Hierarchy</w:t>
            </w:r>
            <w:r w:rsidR="00CE0CB3" w:rsidRPr="00D87EF4">
              <w:rPr>
                <w:lang w:val="da-DK"/>
              </w:rPr>
              <w:t xml:space="preserve"> Folder</w:t>
            </w:r>
          </w:p>
          <w:p w14:paraId="7EB515AE" w14:textId="77777777" w:rsidR="00CE0CB3" w:rsidRDefault="00CE0CB3" w:rsidP="005946FC">
            <w:pPr>
              <w:pStyle w:val="TableRow"/>
            </w:pPr>
            <w:r>
              <w:t>Collection Unit Other Links Folder</w:t>
            </w:r>
          </w:p>
        </w:tc>
      </w:tr>
      <w:tr w:rsidR="005712F5" w14:paraId="460F03B5" w14:textId="77777777" w:rsidTr="00D87EF4">
        <w:tc>
          <w:tcPr>
            <w:tcW w:w="1728" w:type="dxa"/>
          </w:tcPr>
          <w:p w14:paraId="1F083EA7" w14:textId="77777777" w:rsidR="005712F5" w:rsidRPr="00D87EF4" w:rsidRDefault="005712F5" w:rsidP="005946FC">
            <w:pPr>
              <w:pStyle w:val="TableRow"/>
              <w:rPr>
                <w:b/>
                <w:bCs/>
              </w:rPr>
            </w:pPr>
            <w:r w:rsidRPr="00D87EF4">
              <w:rPr>
                <w:b/>
                <w:bCs/>
              </w:rPr>
              <w:t>Add Button Options</w:t>
            </w:r>
          </w:p>
        </w:tc>
        <w:tc>
          <w:tcPr>
            <w:tcW w:w="6794" w:type="dxa"/>
          </w:tcPr>
          <w:p w14:paraId="1A583C53" w14:textId="77777777" w:rsidR="005712F5" w:rsidRDefault="008576AD" w:rsidP="005946FC">
            <w:pPr>
              <w:pStyle w:val="TableRow"/>
            </w:pPr>
            <w:r>
              <w:t>Add button is disabled.</w:t>
            </w:r>
          </w:p>
        </w:tc>
      </w:tr>
    </w:tbl>
    <w:p w14:paraId="490E2280" w14:textId="77777777" w:rsidR="005712F5" w:rsidRPr="004610F7" w:rsidRDefault="005712F5" w:rsidP="005712F5"/>
    <w:p w14:paraId="3E4E69FB" w14:textId="77777777" w:rsidR="003D3B4F" w:rsidRDefault="003D3B4F" w:rsidP="00840903">
      <w:pPr>
        <w:pStyle w:val="Heading4"/>
      </w:pPr>
      <w:bookmarkStart w:id="184" w:name="_Toc292878695"/>
      <w:r>
        <w:t>Loans (Top Level)</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6596"/>
      </w:tblGrid>
      <w:tr w:rsidR="003D3B4F" w14:paraId="3CA613FB" w14:textId="77777777" w:rsidTr="00D87EF4">
        <w:tc>
          <w:tcPr>
            <w:tcW w:w="1728" w:type="dxa"/>
          </w:tcPr>
          <w:p w14:paraId="6144A816" w14:textId="77777777" w:rsidR="003D3B4F" w:rsidRPr="00D87EF4" w:rsidRDefault="003D3B4F" w:rsidP="003D3B4F">
            <w:pPr>
              <w:pStyle w:val="TableRow"/>
              <w:rPr>
                <w:b/>
                <w:bCs/>
              </w:rPr>
            </w:pPr>
            <w:r w:rsidRPr="00D87EF4">
              <w:rPr>
                <w:b/>
                <w:bCs/>
              </w:rPr>
              <w:t>Node Type</w:t>
            </w:r>
          </w:p>
        </w:tc>
        <w:tc>
          <w:tcPr>
            <w:tcW w:w="6794" w:type="dxa"/>
          </w:tcPr>
          <w:p w14:paraId="21F12F08" w14:textId="77777777" w:rsidR="003D3B4F" w:rsidRDefault="003D3B4F" w:rsidP="003D3B4F">
            <w:pPr>
              <w:pStyle w:val="TableRow"/>
            </w:pPr>
            <w:r>
              <w:t>Top Level</w:t>
            </w:r>
          </w:p>
        </w:tc>
      </w:tr>
      <w:tr w:rsidR="009734BF" w14:paraId="053FAC27" w14:textId="77777777" w:rsidTr="00D87EF4">
        <w:tc>
          <w:tcPr>
            <w:tcW w:w="1728" w:type="dxa"/>
          </w:tcPr>
          <w:p w14:paraId="4A59685D" w14:textId="77777777" w:rsidR="009734BF" w:rsidRPr="00D87EF4" w:rsidRDefault="009734BF" w:rsidP="003D3B4F">
            <w:pPr>
              <w:pStyle w:val="TableRow"/>
              <w:rPr>
                <w:b/>
                <w:bCs/>
              </w:rPr>
            </w:pPr>
            <w:r w:rsidRPr="00D87EF4">
              <w:rPr>
                <w:b/>
                <w:bCs/>
              </w:rPr>
              <w:t>Caption</w:t>
            </w:r>
          </w:p>
        </w:tc>
        <w:tc>
          <w:tcPr>
            <w:tcW w:w="6794" w:type="dxa"/>
          </w:tcPr>
          <w:p w14:paraId="63058C01" w14:textId="77777777" w:rsidR="009734BF" w:rsidRDefault="009734BF" w:rsidP="00DA1E7F">
            <w:pPr>
              <w:pStyle w:val="TableRow"/>
            </w:pPr>
            <w:r>
              <w:t>Depends on value of Movement.Movement_Type:</w:t>
            </w:r>
          </w:p>
          <w:p w14:paraId="66D8E27F" w14:textId="77777777" w:rsidR="006B09F4" w:rsidRDefault="00E716FE" w:rsidP="006B09F4">
            <w:pPr>
              <w:pStyle w:val="TableRow"/>
            </w:pPr>
            <w:r>
              <w:lastRenderedPageBreak/>
              <w:t>1</w:t>
            </w:r>
            <w:r w:rsidR="006B09F4">
              <w:t xml:space="preserve">)     Loan In - &lt;Lender’s name&gt; - &lt;Movement Expected Completion Vague Date&gt; </w:t>
            </w:r>
          </w:p>
          <w:p w14:paraId="2975FDB3" w14:textId="77777777" w:rsidR="006B09F4" w:rsidRDefault="00E716FE" w:rsidP="006B09F4">
            <w:pPr>
              <w:pStyle w:val="TableRow"/>
            </w:pPr>
            <w:r>
              <w:t>2</w:t>
            </w:r>
            <w:r w:rsidR="006B09F4">
              <w:t>)     Loan Out - &lt;Borrower’s name&gt; - &lt;Movement Expected Completion Vague Date&gt;</w:t>
            </w:r>
          </w:p>
          <w:p w14:paraId="485879A6" w14:textId="635B1922" w:rsidR="004232FB" w:rsidRDefault="006B09F4" w:rsidP="00B743AD">
            <w:pPr>
              <w:pStyle w:val="TableRow"/>
            </w:pPr>
            <w:r>
              <w:t>&lt;Lender’s name&gt; and &lt;Borrower’s name&gt; name are derived from Movement.Other_Party_Name_Key, they may link to an Individual or an Organisation</w:t>
            </w:r>
          </w:p>
        </w:tc>
      </w:tr>
      <w:tr w:rsidR="009734BF" w14:paraId="6ECB6803" w14:textId="77777777" w:rsidTr="00D87EF4">
        <w:tc>
          <w:tcPr>
            <w:tcW w:w="1728" w:type="dxa"/>
          </w:tcPr>
          <w:p w14:paraId="76BBF549" w14:textId="77777777" w:rsidR="009734BF" w:rsidRPr="00D87EF4" w:rsidRDefault="009734BF" w:rsidP="003D3B4F">
            <w:pPr>
              <w:pStyle w:val="TableRow"/>
              <w:rPr>
                <w:b/>
                <w:bCs/>
              </w:rPr>
            </w:pPr>
            <w:r w:rsidRPr="00D87EF4">
              <w:rPr>
                <w:b/>
                <w:bCs/>
              </w:rPr>
              <w:lastRenderedPageBreak/>
              <w:t>Description</w:t>
            </w:r>
          </w:p>
        </w:tc>
        <w:tc>
          <w:tcPr>
            <w:tcW w:w="6794" w:type="dxa"/>
          </w:tcPr>
          <w:p w14:paraId="23BDD64D" w14:textId="77777777" w:rsidR="009734BF" w:rsidRDefault="009734BF" w:rsidP="003D3B4F">
            <w:pPr>
              <w:pStyle w:val="TableRow"/>
            </w:pPr>
            <w:r>
              <w:t>Top level node for details of a loan.</w:t>
            </w:r>
          </w:p>
          <w:p w14:paraId="44D30749" w14:textId="77777777" w:rsidR="00BD7E8A" w:rsidRDefault="00BD7E8A" w:rsidP="003D3B4F">
            <w:pPr>
              <w:pStyle w:val="TableRow"/>
            </w:pPr>
            <w:r>
              <w:t>Loans are only listed if they are linked to collection units that match the user’s current domain mask.</w:t>
            </w:r>
          </w:p>
        </w:tc>
      </w:tr>
      <w:tr w:rsidR="009734BF" w14:paraId="3AE6A8C2" w14:textId="77777777" w:rsidTr="00D87EF4">
        <w:tc>
          <w:tcPr>
            <w:tcW w:w="1728" w:type="dxa"/>
          </w:tcPr>
          <w:p w14:paraId="0C623BE5" w14:textId="77777777" w:rsidR="009734BF" w:rsidRPr="00D87EF4" w:rsidRDefault="009734BF" w:rsidP="003D3B4F">
            <w:pPr>
              <w:pStyle w:val="TableRow"/>
              <w:rPr>
                <w:b/>
                <w:bCs/>
              </w:rPr>
            </w:pPr>
            <w:r w:rsidRPr="00D87EF4">
              <w:rPr>
                <w:b/>
                <w:bCs/>
              </w:rPr>
              <w:t>Details Screen</w:t>
            </w:r>
          </w:p>
        </w:tc>
        <w:tc>
          <w:tcPr>
            <w:tcW w:w="6794" w:type="dxa"/>
          </w:tcPr>
          <w:p w14:paraId="2FA07CF6" w14:textId="77777777" w:rsidR="009734BF" w:rsidRDefault="009734BF" w:rsidP="003D3B4F">
            <w:pPr>
              <w:pStyle w:val="TableRow"/>
            </w:pPr>
            <w:r>
              <w:t>TfraMovement</w:t>
            </w:r>
          </w:p>
        </w:tc>
      </w:tr>
      <w:tr w:rsidR="009734BF" w14:paraId="1AA529E3" w14:textId="77777777" w:rsidTr="00D87EF4">
        <w:tc>
          <w:tcPr>
            <w:tcW w:w="1728" w:type="dxa"/>
          </w:tcPr>
          <w:p w14:paraId="3DE4E794" w14:textId="77777777" w:rsidR="009734BF" w:rsidRPr="00D87EF4" w:rsidRDefault="009734BF" w:rsidP="003D3B4F">
            <w:pPr>
              <w:pStyle w:val="TableRow"/>
              <w:rPr>
                <w:b/>
                <w:bCs/>
              </w:rPr>
            </w:pPr>
            <w:r w:rsidRPr="00D87EF4">
              <w:rPr>
                <w:b/>
                <w:bCs/>
              </w:rPr>
              <w:t>Child Nodes</w:t>
            </w:r>
          </w:p>
        </w:tc>
        <w:tc>
          <w:tcPr>
            <w:tcW w:w="6794" w:type="dxa"/>
          </w:tcPr>
          <w:p w14:paraId="1194EF16" w14:textId="77777777" w:rsidR="00A1421B" w:rsidRDefault="00A1421B" w:rsidP="0033508F">
            <w:pPr>
              <w:pStyle w:val="TableRow"/>
            </w:pPr>
            <w:r>
              <w:t xml:space="preserve">Movement of Material Leaf Nodes </w:t>
            </w:r>
            <w:r w:rsidR="0033508F">
              <w:t>(Out details then In details for a Loan Out, In details then Out details for a Loan In)</w:t>
            </w:r>
          </w:p>
          <w:p w14:paraId="19A4DC10" w14:textId="77777777" w:rsidR="00A1421B" w:rsidRDefault="00A1421B" w:rsidP="00A1421B">
            <w:pPr>
              <w:pStyle w:val="TableRow"/>
            </w:pPr>
            <w:r>
              <w:t>Objects Folder</w:t>
            </w:r>
          </w:p>
          <w:p w14:paraId="649B06B6" w14:textId="77777777" w:rsidR="009734BF" w:rsidRDefault="009734BF" w:rsidP="009734BF">
            <w:pPr>
              <w:pStyle w:val="TableRow"/>
            </w:pPr>
            <w:r>
              <w:t>Condition Checks Folder</w:t>
            </w:r>
          </w:p>
          <w:p w14:paraId="2A5D5719" w14:textId="77777777" w:rsidR="003735F7" w:rsidRDefault="003735F7" w:rsidP="009734BF">
            <w:pPr>
              <w:pStyle w:val="TableRow"/>
            </w:pPr>
            <w:r>
              <w:t>Enquiries Folder</w:t>
            </w:r>
          </w:p>
          <w:p w14:paraId="59E331E6" w14:textId="77777777" w:rsidR="009734BF" w:rsidRDefault="009734BF" w:rsidP="009734BF">
            <w:pPr>
              <w:pStyle w:val="TableRow"/>
            </w:pPr>
            <w:r>
              <w:t>Multimedia</w:t>
            </w:r>
          </w:p>
          <w:p w14:paraId="7BFE19E5" w14:textId="77777777" w:rsidR="009B43C8" w:rsidRDefault="009B43C8" w:rsidP="009B43C8">
            <w:pPr>
              <w:pStyle w:val="TableRow"/>
            </w:pPr>
            <w:r>
              <w:t>Valuations Folder</w:t>
            </w:r>
          </w:p>
          <w:p w14:paraId="5E34621F" w14:textId="77777777" w:rsidR="00A1421B" w:rsidRDefault="00A1421B" w:rsidP="00A1421B">
            <w:pPr>
              <w:pStyle w:val="TableRow"/>
            </w:pPr>
            <w:r>
              <w:t>Funding</w:t>
            </w:r>
          </w:p>
        </w:tc>
      </w:tr>
      <w:tr w:rsidR="00933CBC" w14:paraId="49C9D51E" w14:textId="77777777" w:rsidTr="00D87EF4">
        <w:tc>
          <w:tcPr>
            <w:tcW w:w="1728" w:type="dxa"/>
          </w:tcPr>
          <w:p w14:paraId="4D44AF26" w14:textId="77777777" w:rsidR="00933CBC" w:rsidRPr="00D87EF4" w:rsidRDefault="00933CBC" w:rsidP="00AF463F">
            <w:pPr>
              <w:pStyle w:val="TableRow"/>
              <w:rPr>
                <w:b/>
                <w:bCs/>
              </w:rPr>
            </w:pPr>
            <w:r w:rsidRPr="00D87EF4">
              <w:rPr>
                <w:b/>
                <w:bCs/>
              </w:rPr>
              <w:t>Sort Order</w:t>
            </w:r>
          </w:p>
        </w:tc>
        <w:tc>
          <w:tcPr>
            <w:tcW w:w="6794" w:type="dxa"/>
          </w:tcPr>
          <w:p w14:paraId="5F001BCB" w14:textId="77777777" w:rsidR="00403D15" w:rsidRDefault="00403D15" w:rsidP="00403D15">
            <w:pPr>
              <w:pStyle w:val="TableRow"/>
            </w:pPr>
            <w:r>
              <w:t xml:space="preserve">“Date” - sort by Movement expected completion date, most recent first.  </w:t>
            </w:r>
          </w:p>
          <w:p w14:paraId="22373688" w14:textId="77777777" w:rsidR="00403D15" w:rsidRDefault="00403D15" w:rsidP="00403D15">
            <w:pPr>
              <w:pStyle w:val="TableRow"/>
            </w:pPr>
            <w:r>
              <w:t>“Number” - sort by Movement.Number</w:t>
            </w:r>
          </w:p>
          <w:p w14:paraId="3B33B594" w14:textId="77777777" w:rsidR="00933CBC" w:rsidRDefault="00403D15" w:rsidP="00403D15">
            <w:pPr>
              <w:pStyle w:val="TableRow"/>
            </w:pPr>
            <w:r>
              <w:t>“Type” - Movement.Movement_Type then Movement.Number.</w:t>
            </w:r>
          </w:p>
        </w:tc>
      </w:tr>
      <w:tr w:rsidR="009734BF" w14:paraId="5A95E92D" w14:textId="77777777" w:rsidTr="00D87EF4">
        <w:tc>
          <w:tcPr>
            <w:tcW w:w="1728" w:type="dxa"/>
          </w:tcPr>
          <w:p w14:paraId="5F01BE62" w14:textId="77777777" w:rsidR="009734BF" w:rsidRPr="00D87EF4" w:rsidRDefault="009734BF" w:rsidP="003D3B4F">
            <w:pPr>
              <w:pStyle w:val="TableRow"/>
              <w:rPr>
                <w:b/>
                <w:bCs/>
              </w:rPr>
            </w:pPr>
            <w:r w:rsidRPr="00D87EF4">
              <w:rPr>
                <w:b/>
                <w:bCs/>
              </w:rPr>
              <w:t>Search Types</w:t>
            </w:r>
          </w:p>
        </w:tc>
        <w:tc>
          <w:tcPr>
            <w:tcW w:w="6794" w:type="dxa"/>
          </w:tcPr>
          <w:p w14:paraId="60F19150" w14:textId="77777777" w:rsidR="00726876" w:rsidRDefault="00726876" w:rsidP="00726876">
            <w:pPr>
              <w:pStyle w:val="TableRow"/>
            </w:pPr>
            <w:r>
              <w:t>Reference Number (search on Movement.Number)</w:t>
            </w:r>
          </w:p>
          <w:p w14:paraId="2E60907E" w14:textId="77777777" w:rsidR="00606A76" w:rsidRDefault="00726876" w:rsidP="00606A76">
            <w:pPr>
              <w:pStyle w:val="TableRow"/>
            </w:pPr>
            <w:r>
              <w:t xml:space="preserve">Expected Completion Date </w:t>
            </w:r>
            <w:r w:rsidR="00606A76">
              <w:t>(search on Movement Exp vague date)</w:t>
            </w:r>
            <w:r w:rsidR="00606A76" w:rsidDel="00606A76">
              <w:t xml:space="preserve"> </w:t>
            </w:r>
          </w:p>
          <w:p w14:paraId="4993F0DD" w14:textId="77777777" w:rsidR="009734BF" w:rsidRDefault="00726876" w:rsidP="00606A76">
            <w:pPr>
              <w:pStyle w:val="TableRow"/>
            </w:pPr>
            <w:r>
              <w:t>Other Party (search on standard individual and organisation captions linked to Other_Party_Name_Key).</w:t>
            </w:r>
          </w:p>
          <w:p w14:paraId="4B8C25E0" w14:textId="77777777" w:rsidR="00062006" w:rsidRDefault="00062006" w:rsidP="00726876">
            <w:pPr>
              <w:pStyle w:val="TableRow"/>
            </w:pPr>
            <w:r>
              <w:t>Overdue - find loans where the expected completion date has passed but not all movement components (Movement_Of_Material records) are completed (i.e. Completed&lt;&gt;1).</w:t>
            </w:r>
          </w:p>
        </w:tc>
      </w:tr>
      <w:tr w:rsidR="009734BF" w14:paraId="2558C383" w14:textId="77777777" w:rsidTr="00D87EF4">
        <w:tc>
          <w:tcPr>
            <w:tcW w:w="1728" w:type="dxa"/>
          </w:tcPr>
          <w:p w14:paraId="441F4547" w14:textId="77777777" w:rsidR="009734BF" w:rsidRPr="00D87EF4" w:rsidRDefault="009734BF" w:rsidP="003D3B4F">
            <w:pPr>
              <w:pStyle w:val="TableRow"/>
              <w:rPr>
                <w:b/>
                <w:bCs/>
              </w:rPr>
            </w:pPr>
            <w:r w:rsidRPr="00D87EF4">
              <w:rPr>
                <w:b/>
                <w:bCs/>
              </w:rPr>
              <w:lastRenderedPageBreak/>
              <w:t>Add Button Options</w:t>
            </w:r>
          </w:p>
        </w:tc>
        <w:tc>
          <w:tcPr>
            <w:tcW w:w="6794" w:type="dxa"/>
          </w:tcPr>
          <w:p w14:paraId="7EB19E23" w14:textId="77777777" w:rsidR="003E4DCA" w:rsidRDefault="003E4DCA" w:rsidP="00D7186A">
            <w:pPr>
              <w:pStyle w:val="TableRow"/>
            </w:pPr>
            <w:r>
              <w:t xml:space="preserve">Add Loan In - creates a new </w:t>
            </w:r>
            <w:r w:rsidR="00D7186A">
              <w:t>Loans</w:t>
            </w:r>
            <w:r>
              <w:t xml:space="preserve"> (Top-level) node for a Movement_Type Loan In. The new node is selected in Edit mode.</w:t>
            </w:r>
          </w:p>
          <w:p w14:paraId="7F0CB3C0" w14:textId="77777777" w:rsidR="003E4DCA" w:rsidRDefault="003E4DCA" w:rsidP="003D3B4F">
            <w:pPr>
              <w:pStyle w:val="TableRow"/>
            </w:pPr>
            <w:r>
              <w:t xml:space="preserve">Add Loan Out - creates a new </w:t>
            </w:r>
            <w:r w:rsidR="00D7186A">
              <w:t>Loans</w:t>
            </w:r>
            <w:r>
              <w:t xml:space="preserve"> (Top-level) node for a Movement_Type Loan Out. The new node is selected in Edit mode.</w:t>
            </w:r>
          </w:p>
        </w:tc>
      </w:tr>
    </w:tbl>
    <w:p w14:paraId="59514EAE" w14:textId="77777777" w:rsidR="003D3B4F" w:rsidRPr="004610F7" w:rsidRDefault="003D3B4F" w:rsidP="003D3B4F"/>
    <w:p w14:paraId="1F445E1A" w14:textId="77777777" w:rsidR="004E0C22" w:rsidRDefault="004E0C22" w:rsidP="00840903">
      <w:pPr>
        <w:pStyle w:val="Heading4"/>
      </w:pPr>
      <w:bookmarkStart w:id="185" w:name="_Toc292878696"/>
      <w:r>
        <w:t>Loans Folder</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6588"/>
      </w:tblGrid>
      <w:tr w:rsidR="004E0C22" w14:paraId="4D38CC0D" w14:textId="77777777" w:rsidTr="00D87EF4">
        <w:tc>
          <w:tcPr>
            <w:tcW w:w="1728" w:type="dxa"/>
          </w:tcPr>
          <w:p w14:paraId="1CDACCB6" w14:textId="77777777" w:rsidR="004E0C22" w:rsidRPr="00D87EF4" w:rsidRDefault="004E0C22" w:rsidP="004E0C22">
            <w:pPr>
              <w:pStyle w:val="TableRow"/>
              <w:rPr>
                <w:b/>
                <w:bCs/>
              </w:rPr>
            </w:pPr>
            <w:r w:rsidRPr="00D87EF4">
              <w:rPr>
                <w:b/>
                <w:bCs/>
              </w:rPr>
              <w:t>Node Type</w:t>
            </w:r>
          </w:p>
        </w:tc>
        <w:tc>
          <w:tcPr>
            <w:tcW w:w="6794" w:type="dxa"/>
          </w:tcPr>
          <w:p w14:paraId="10EC1D9D" w14:textId="77777777" w:rsidR="004E0C22" w:rsidRDefault="004E0C22" w:rsidP="004E0C22">
            <w:pPr>
              <w:pStyle w:val="TableRow"/>
            </w:pPr>
            <w:r>
              <w:t>Folder</w:t>
            </w:r>
          </w:p>
        </w:tc>
      </w:tr>
      <w:tr w:rsidR="004E0C22" w14:paraId="71FC1C45" w14:textId="77777777" w:rsidTr="00D87EF4">
        <w:tc>
          <w:tcPr>
            <w:tcW w:w="1728" w:type="dxa"/>
          </w:tcPr>
          <w:p w14:paraId="16F8FB85" w14:textId="77777777" w:rsidR="004E0C22" w:rsidRPr="00D87EF4" w:rsidRDefault="004E0C22" w:rsidP="004E0C22">
            <w:pPr>
              <w:pStyle w:val="TableRow"/>
              <w:rPr>
                <w:b/>
                <w:bCs/>
              </w:rPr>
            </w:pPr>
            <w:r w:rsidRPr="00D87EF4">
              <w:rPr>
                <w:b/>
                <w:bCs/>
              </w:rPr>
              <w:t>Caption</w:t>
            </w:r>
          </w:p>
        </w:tc>
        <w:tc>
          <w:tcPr>
            <w:tcW w:w="6794" w:type="dxa"/>
          </w:tcPr>
          <w:p w14:paraId="68D5ED43" w14:textId="77777777" w:rsidR="004E0C22" w:rsidRDefault="009734BF" w:rsidP="009734BF">
            <w:pPr>
              <w:pStyle w:val="TableRow"/>
            </w:pPr>
            <w:r>
              <w:t>Loans</w:t>
            </w:r>
          </w:p>
        </w:tc>
      </w:tr>
      <w:tr w:rsidR="004E0C22" w14:paraId="1B880198" w14:textId="77777777" w:rsidTr="00D87EF4">
        <w:tc>
          <w:tcPr>
            <w:tcW w:w="1728" w:type="dxa"/>
          </w:tcPr>
          <w:p w14:paraId="6FD589B6" w14:textId="77777777" w:rsidR="004E0C22" w:rsidRPr="00D87EF4" w:rsidRDefault="004E0C22" w:rsidP="004E0C22">
            <w:pPr>
              <w:pStyle w:val="TableRow"/>
              <w:rPr>
                <w:b/>
                <w:bCs/>
              </w:rPr>
            </w:pPr>
            <w:r w:rsidRPr="00D87EF4">
              <w:rPr>
                <w:b/>
                <w:bCs/>
              </w:rPr>
              <w:t>Description</w:t>
            </w:r>
          </w:p>
        </w:tc>
        <w:tc>
          <w:tcPr>
            <w:tcW w:w="6794" w:type="dxa"/>
          </w:tcPr>
          <w:p w14:paraId="6E10F4B0" w14:textId="77777777" w:rsidR="00BD7E8A" w:rsidRDefault="003E4DCA" w:rsidP="00BD7E8A">
            <w:pPr>
              <w:pStyle w:val="TableRow"/>
            </w:pPr>
            <w:r>
              <w:t>Folder containing the Loans relevant to a top level node.</w:t>
            </w:r>
          </w:p>
        </w:tc>
      </w:tr>
      <w:tr w:rsidR="004E0C22" w14:paraId="3AE1334D" w14:textId="77777777" w:rsidTr="00D87EF4">
        <w:tc>
          <w:tcPr>
            <w:tcW w:w="1728" w:type="dxa"/>
          </w:tcPr>
          <w:p w14:paraId="4BB1EF39" w14:textId="77777777" w:rsidR="004E0C22" w:rsidRPr="00D87EF4" w:rsidRDefault="004E0C22" w:rsidP="004E0C22">
            <w:pPr>
              <w:pStyle w:val="TableRow"/>
              <w:rPr>
                <w:b/>
                <w:bCs/>
              </w:rPr>
            </w:pPr>
            <w:r w:rsidRPr="00D87EF4">
              <w:rPr>
                <w:b/>
                <w:bCs/>
              </w:rPr>
              <w:t>Details Screen</w:t>
            </w:r>
          </w:p>
        </w:tc>
        <w:tc>
          <w:tcPr>
            <w:tcW w:w="6794" w:type="dxa"/>
          </w:tcPr>
          <w:p w14:paraId="043330BB" w14:textId="77777777" w:rsidR="004E0C22" w:rsidRDefault="003E4DCA" w:rsidP="004E0C22">
            <w:pPr>
              <w:pStyle w:val="TableRow"/>
            </w:pPr>
            <w:r>
              <w:t>TfraListViewer</w:t>
            </w:r>
          </w:p>
        </w:tc>
      </w:tr>
      <w:tr w:rsidR="004E0C22" w14:paraId="25D16D7E" w14:textId="77777777" w:rsidTr="00D87EF4">
        <w:tc>
          <w:tcPr>
            <w:tcW w:w="1728" w:type="dxa"/>
          </w:tcPr>
          <w:p w14:paraId="6C79E1BE" w14:textId="77777777" w:rsidR="004E0C22" w:rsidRPr="00D87EF4" w:rsidRDefault="004E0C22" w:rsidP="004E0C22">
            <w:pPr>
              <w:pStyle w:val="TableRow"/>
              <w:rPr>
                <w:b/>
                <w:bCs/>
              </w:rPr>
            </w:pPr>
            <w:r w:rsidRPr="00D87EF4">
              <w:rPr>
                <w:b/>
                <w:bCs/>
              </w:rPr>
              <w:t>Child Nodes</w:t>
            </w:r>
          </w:p>
        </w:tc>
        <w:tc>
          <w:tcPr>
            <w:tcW w:w="6794" w:type="dxa"/>
          </w:tcPr>
          <w:p w14:paraId="1AD62EE3" w14:textId="77777777" w:rsidR="004E0C22" w:rsidRDefault="00472BDD" w:rsidP="004E0C22">
            <w:pPr>
              <w:pStyle w:val="TableRow"/>
            </w:pPr>
            <w:r>
              <w:t>Movements Leaf Node (select Movements where Movement_Type=3 (Loan In) or 4 (Loan Out)</w:t>
            </w:r>
          </w:p>
        </w:tc>
      </w:tr>
      <w:tr w:rsidR="004E0C22" w14:paraId="0701C82B" w14:textId="77777777" w:rsidTr="00D87EF4">
        <w:tc>
          <w:tcPr>
            <w:tcW w:w="1728" w:type="dxa"/>
          </w:tcPr>
          <w:p w14:paraId="6E6248FF" w14:textId="77777777" w:rsidR="004E0C22" w:rsidRPr="00D87EF4" w:rsidRDefault="004E0C22" w:rsidP="004E0C22">
            <w:pPr>
              <w:pStyle w:val="TableRow"/>
              <w:rPr>
                <w:b/>
                <w:bCs/>
              </w:rPr>
            </w:pPr>
            <w:r w:rsidRPr="00D87EF4">
              <w:rPr>
                <w:b/>
                <w:bCs/>
              </w:rPr>
              <w:t>Add Button Options</w:t>
            </w:r>
          </w:p>
        </w:tc>
        <w:tc>
          <w:tcPr>
            <w:tcW w:w="6794" w:type="dxa"/>
          </w:tcPr>
          <w:p w14:paraId="4B9750C1" w14:textId="77777777" w:rsidR="004E0C22" w:rsidRDefault="001C64CB" w:rsidP="00D7186A">
            <w:pPr>
              <w:pStyle w:val="TableRow"/>
            </w:pPr>
            <w:r>
              <w:t>Add button is disabled.</w:t>
            </w:r>
          </w:p>
        </w:tc>
      </w:tr>
    </w:tbl>
    <w:p w14:paraId="6A68DB1B" w14:textId="77777777" w:rsidR="004E0C22" w:rsidRPr="004610F7" w:rsidRDefault="004E0C22" w:rsidP="004E0C22"/>
    <w:p w14:paraId="53AA9192" w14:textId="77777777" w:rsidR="004E0C22" w:rsidRDefault="004E0C22" w:rsidP="00840903">
      <w:pPr>
        <w:pStyle w:val="Heading4"/>
      </w:pPr>
      <w:bookmarkStart w:id="186" w:name="_Toc292878697"/>
      <w:r>
        <w:t>Measurements Folder</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0986211D" w14:textId="77777777" w:rsidTr="00D87EF4">
        <w:tc>
          <w:tcPr>
            <w:tcW w:w="1728" w:type="dxa"/>
          </w:tcPr>
          <w:p w14:paraId="519F640E" w14:textId="77777777" w:rsidR="004E0C22" w:rsidRPr="00D87EF4" w:rsidRDefault="004E0C22" w:rsidP="004E0C22">
            <w:pPr>
              <w:pStyle w:val="TableRow"/>
              <w:rPr>
                <w:b/>
                <w:bCs/>
              </w:rPr>
            </w:pPr>
            <w:r w:rsidRPr="00D87EF4">
              <w:rPr>
                <w:b/>
                <w:bCs/>
              </w:rPr>
              <w:t>Node Type</w:t>
            </w:r>
          </w:p>
        </w:tc>
        <w:tc>
          <w:tcPr>
            <w:tcW w:w="6794" w:type="dxa"/>
          </w:tcPr>
          <w:p w14:paraId="6ACE5B01" w14:textId="77777777" w:rsidR="004E0C22" w:rsidRDefault="004E0C22" w:rsidP="004E0C22">
            <w:pPr>
              <w:pStyle w:val="TableRow"/>
            </w:pPr>
            <w:r>
              <w:t>Folder</w:t>
            </w:r>
          </w:p>
        </w:tc>
      </w:tr>
      <w:tr w:rsidR="004E0C22" w14:paraId="2A53DC03" w14:textId="77777777" w:rsidTr="00D87EF4">
        <w:tc>
          <w:tcPr>
            <w:tcW w:w="1728" w:type="dxa"/>
          </w:tcPr>
          <w:p w14:paraId="79B110CD" w14:textId="77777777" w:rsidR="004E0C22" w:rsidRPr="00D87EF4" w:rsidRDefault="004E0C22" w:rsidP="004E0C22">
            <w:pPr>
              <w:pStyle w:val="TableRow"/>
              <w:rPr>
                <w:b/>
                <w:bCs/>
              </w:rPr>
            </w:pPr>
            <w:r w:rsidRPr="00D87EF4">
              <w:rPr>
                <w:b/>
                <w:bCs/>
              </w:rPr>
              <w:t>Caption</w:t>
            </w:r>
          </w:p>
        </w:tc>
        <w:tc>
          <w:tcPr>
            <w:tcW w:w="6794" w:type="dxa"/>
          </w:tcPr>
          <w:p w14:paraId="18DE7C51" w14:textId="77777777" w:rsidR="004E0C22" w:rsidRDefault="00472BDD" w:rsidP="004E0C22">
            <w:pPr>
              <w:pStyle w:val="TableRow"/>
            </w:pPr>
            <w:r>
              <w:t>Measurements</w:t>
            </w:r>
          </w:p>
        </w:tc>
      </w:tr>
      <w:tr w:rsidR="004E0C22" w14:paraId="5C0D4F88" w14:textId="77777777" w:rsidTr="00D87EF4">
        <w:tc>
          <w:tcPr>
            <w:tcW w:w="1728" w:type="dxa"/>
          </w:tcPr>
          <w:p w14:paraId="6E2C157C" w14:textId="77777777" w:rsidR="004E0C22" w:rsidRPr="00D87EF4" w:rsidRDefault="004E0C22" w:rsidP="004E0C22">
            <w:pPr>
              <w:pStyle w:val="TableRow"/>
              <w:rPr>
                <w:b/>
                <w:bCs/>
              </w:rPr>
            </w:pPr>
            <w:r w:rsidRPr="00D87EF4">
              <w:rPr>
                <w:b/>
                <w:bCs/>
              </w:rPr>
              <w:t>Description</w:t>
            </w:r>
          </w:p>
        </w:tc>
        <w:tc>
          <w:tcPr>
            <w:tcW w:w="6794" w:type="dxa"/>
          </w:tcPr>
          <w:p w14:paraId="2C41314E" w14:textId="77777777" w:rsidR="004E0C22" w:rsidRDefault="00472BDD" w:rsidP="004E0C22">
            <w:pPr>
              <w:pStyle w:val="TableRow"/>
            </w:pPr>
            <w:r>
              <w:t>Folder containing a list of measurements made against a particular item of data.</w:t>
            </w:r>
          </w:p>
        </w:tc>
      </w:tr>
      <w:tr w:rsidR="004E0C22" w14:paraId="343A22CC" w14:textId="77777777" w:rsidTr="00D87EF4">
        <w:tc>
          <w:tcPr>
            <w:tcW w:w="1728" w:type="dxa"/>
          </w:tcPr>
          <w:p w14:paraId="05B0F837" w14:textId="77777777" w:rsidR="004E0C22" w:rsidRPr="00D87EF4" w:rsidRDefault="004E0C22" w:rsidP="004E0C22">
            <w:pPr>
              <w:pStyle w:val="TableRow"/>
              <w:rPr>
                <w:b/>
                <w:bCs/>
              </w:rPr>
            </w:pPr>
            <w:r w:rsidRPr="00D87EF4">
              <w:rPr>
                <w:b/>
                <w:bCs/>
              </w:rPr>
              <w:t>Details Screen</w:t>
            </w:r>
          </w:p>
        </w:tc>
        <w:tc>
          <w:tcPr>
            <w:tcW w:w="6794" w:type="dxa"/>
          </w:tcPr>
          <w:p w14:paraId="712F075B" w14:textId="77777777" w:rsidR="004E0C22" w:rsidRDefault="00472BDD" w:rsidP="004E0C22">
            <w:pPr>
              <w:pStyle w:val="TableRow"/>
            </w:pPr>
            <w:r>
              <w:t>TfraListViewer</w:t>
            </w:r>
          </w:p>
        </w:tc>
      </w:tr>
      <w:tr w:rsidR="004E0C22" w14:paraId="789E5FAA" w14:textId="77777777" w:rsidTr="00D87EF4">
        <w:tc>
          <w:tcPr>
            <w:tcW w:w="1728" w:type="dxa"/>
          </w:tcPr>
          <w:p w14:paraId="3555C5F3" w14:textId="77777777" w:rsidR="004E0C22" w:rsidRPr="00D87EF4" w:rsidRDefault="004E0C22" w:rsidP="004E0C22">
            <w:pPr>
              <w:pStyle w:val="TableRow"/>
              <w:rPr>
                <w:b/>
                <w:bCs/>
              </w:rPr>
            </w:pPr>
            <w:r w:rsidRPr="00D87EF4">
              <w:rPr>
                <w:b/>
                <w:bCs/>
              </w:rPr>
              <w:t>Child Nodes</w:t>
            </w:r>
          </w:p>
        </w:tc>
        <w:tc>
          <w:tcPr>
            <w:tcW w:w="6794" w:type="dxa"/>
          </w:tcPr>
          <w:p w14:paraId="3697CCF3" w14:textId="77777777" w:rsidR="004E0C22" w:rsidRDefault="00472BDD" w:rsidP="004E0C22">
            <w:pPr>
              <w:pStyle w:val="TableRow"/>
            </w:pPr>
            <w:r>
              <w:t>Measurements Leaf Node</w:t>
            </w:r>
          </w:p>
        </w:tc>
      </w:tr>
      <w:tr w:rsidR="00530DD9" w14:paraId="794CAB0B" w14:textId="77777777" w:rsidTr="00D87EF4">
        <w:tc>
          <w:tcPr>
            <w:tcW w:w="1728" w:type="dxa"/>
          </w:tcPr>
          <w:p w14:paraId="6EC8F158" w14:textId="77777777" w:rsidR="00530DD9" w:rsidRPr="00D87EF4" w:rsidRDefault="00530DD9" w:rsidP="004E0C22">
            <w:pPr>
              <w:pStyle w:val="TableRow"/>
              <w:rPr>
                <w:b/>
                <w:bCs/>
              </w:rPr>
            </w:pPr>
            <w:r w:rsidRPr="00D87EF4">
              <w:rPr>
                <w:b/>
                <w:bCs/>
              </w:rPr>
              <w:t>Child Node Sort Order</w:t>
            </w:r>
          </w:p>
        </w:tc>
        <w:tc>
          <w:tcPr>
            <w:tcW w:w="6794" w:type="dxa"/>
          </w:tcPr>
          <w:p w14:paraId="2DDFAF16" w14:textId="77777777" w:rsidR="00530DD9" w:rsidRDefault="00530DD9" w:rsidP="004E0C22">
            <w:pPr>
              <w:pStyle w:val="TableRow"/>
            </w:pPr>
            <w:r>
              <w:t>Alphabetically on Applies_To field from the appropriate measurement table.</w:t>
            </w:r>
          </w:p>
        </w:tc>
      </w:tr>
      <w:tr w:rsidR="004E0C22" w14:paraId="19CE5A32" w14:textId="77777777" w:rsidTr="00D87EF4">
        <w:tc>
          <w:tcPr>
            <w:tcW w:w="1728" w:type="dxa"/>
          </w:tcPr>
          <w:p w14:paraId="0D4AACDA" w14:textId="77777777" w:rsidR="004E0C22" w:rsidRPr="00D87EF4" w:rsidRDefault="004E0C22" w:rsidP="004E0C22">
            <w:pPr>
              <w:pStyle w:val="TableRow"/>
              <w:rPr>
                <w:b/>
                <w:bCs/>
              </w:rPr>
            </w:pPr>
            <w:r w:rsidRPr="00D87EF4">
              <w:rPr>
                <w:b/>
                <w:bCs/>
              </w:rPr>
              <w:t>Add Button Options</w:t>
            </w:r>
          </w:p>
        </w:tc>
        <w:tc>
          <w:tcPr>
            <w:tcW w:w="6794" w:type="dxa"/>
          </w:tcPr>
          <w:p w14:paraId="04D5D162" w14:textId="77777777" w:rsidR="004E0C22" w:rsidRDefault="00472BDD" w:rsidP="004E0C22">
            <w:pPr>
              <w:pStyle w:val="TableRow"/>
            </w:pPr>
            <w:r>
              <w:t>Creates a new Measurements Leaf Node and selects it.  When saved, the new measurement is associated with the same item of data that this list was populated from.</w:t>
            </w:r>
          </w:p>
        </w:tc>
      </w:tr>
    </w:tbl>
    <w:p w14:paraId="1C66EF7B" w14:textId="77777777" w:rsidR="004E0C22" w:rsidRPr="004610F7" w:rsidRDefault="004E0C22" w:rsidP="004E0C22"/>
    <w:p w14:paraId="33FE07D1" w14:textId="77777777" w:rsidR="00472BDD" w:rsidRDefault="00472BDD" w:rsidP="00840903">
      <w:pPr>
        <w:pStyle w:val="Heading4"/>
      </w:pPr>
      <w:bookmarkStart w:id="187" w:name="_Toc292878698"/>
      <w:r>
        <w:lastRenderedPageBreak/>
        <w:t>Measurements Leaf Node</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590"/>
      </w:tblGrid>
      <w:tr w:rsidR="00472BDD" w14:paraId="73B00FE3" w14:textId="77777777" w:rsidTr="00D87EF4">
        <w:tc>
          <w:tcPr>
            <w:tcW w:w="1728" w:type="dxa"/>
          </w:tcPr>
          <w:p w14:paraId="337EB75E" w14:textId="77777777" w:rsidR="00472BDD" w:rsidRPr="00D87EF4" w:rsidRDefault="00472BDD" w:rsidP="00690E6D">
            <w:pPr>
              <w:pStyle w:val="TableRow"/>
              <w:rPr>
                <w:b/>
                <w:bCs/>
              </w:rPr>
            </w:pPr>
            <w:r w:rsidRPr="00D87EF4">
              <w:rPr>
                <w:b/>
                <w:bCs/>
              </w:rPr>
              <w:t>Node Type</w:t>
            </w:r>
          </w:p>
        </w:tc>
        <w:tc>
          <w:tcPr>
            <w:tcW w:w="6794" w:type="dxa"/>
          </w:tcPr>
          <w:p w14:paraId="1F4D4DD8" w14:textId="77777777" w:rsidR="00472BDD" w:rsidRDefault="00472BDD" w:rsidP="00690E6D">
            <w:pPr>
              <w:pStyle w:val="TableRow"/>
            </w:pPr>
            <w:r>
              <w:t>Leaf Node</w:t>
            </w:r>
          </w:p>
        </w:tc>
      </w:tr>
      <w:tr w:rsidR="00472BDD" w14:paraId="584D2FB5" w14:textId="77777777" w:rsidTr="00D87EF4">
        <w:tc>
          <w:tcPr>
            <w:tcW w:w="1728" w:type="dxa"/>
          </w:tcPr>
          <w:p w14:paraId="445E6F0D" w14:textId="77777777" w:rsidR="00472BDD" w:rsidRPr="00D87EF4" w:rsidRDefault="00472BDD" w:rsidP="00690E6D">
            <w:pPr>
              <w:pStyle w:val="TableRow"/>
              <w:rPr>
                <w:b/>
                <w:bCs/>
              </w:rPr>
            </w:pPr>
            <w:r w:rsidRPr="00D87EF4">
              <w:rPr>
                <w:b/>
                <w:bCs/>
              </w:rPr>
              <w:t>Caption</w:t>
            </w:r>
          </w:p>
        </w:tc>
        <w:tc>
          <w:tcPr>
            <w:tcW w:w="6794" w:type="dxa"/>
          </w:tcPr>
          <w:p w14:paraId="75D71BAA" w14:textId="77777777" w:rsidR="00472BDD" w:rsidRDefault="00472BDD" w:rsidP="00690E6D">
            <w:pPr>
              <w:pStyle w:val="TableRow"/>
            </w:pPr>
            <w:r>
              <w:t>&lt;Applies_To field from the appropriate measurement table&gt;</w:t>
            </w:r>
            <w:r w:rsidR="00530DD9">
              <w:t xml:space="preserve"> - &lt;Date from Session.Date_Time_Start for the measurements Entered_Session_ID&gt;</w:t>
            </w:r>
          </w:p>
        </w:tc>
      </w:tr>
      <w:tr w:rsidR="00472BDD" w14:paraId="208917DB" w14:textId="77777777" w:rsidTr="00D87EF4">
        <w:tc>
          <w:tcPr>
            <w:tcW w:w="1728" w:type="dxa"/>
          </w:tcPr>
          <w:p w14:paraId="242C22C6" w14:textId="77777777" w:rsidR="00472BDD" w:rsidRPr="00D87EF4" w:rsidRDefault="00472BDD" w:rsidP="00690E6D">
            <w:pPr>
              <w:pStyle w:val="TableRow"/>
              <w:rPr>
                <w:b/>
                <w:bCs/>
              </w:rPr>
            </w:pPr>
            <w:r w:rsidRPr="00D87EF4">
              <w:rPr>
                <w:b/>
                <w:bCs/>
              </w:rPr>
              <w:t>Description</w:t>
            </w:r>
          </w:p>
        </w:tc>
        <w:tc>
          <w:tcPr>
            <w:tcW w:w="6794" w:type="dxa"/>
          </w:tcPr>
          <w:p w14:paraId="4C3ECE9C" w14:textId="77777777" w:rsidR="00472BDD" w:rsidRDefault="00472BDD" w:rsidP="00690E6D">
            <w:pPr>
              <w:pStyle w:val="TableRow"/>
            </w:pPr>
            <w:r>
              <w:t>Leaf node for a single measurement, e.g. one made against a specimen.</w:t>
            </w:r>
          </w:p>
        </w:tc>
      </w:tr>
      <w:tr w:rsidR="00472BDD" w14:paraId="10F09A08" w14:textId="77777777" w:rsidTr="00D87EF4">
        <w:tc>
          <w:tcPr>
            <w:tcW w:w="1728" w:type="dxa"/>
          </w:tcPr>
          <w:p w14:paraId="4664F696" w14:textId="77777777" w:rsidR="00472BDD" w:rsidRPr="00D87EF4" w:rsidRDefault="00472BDD" w:rsidP="00690E6D">
            <w:pPr>
              <w:pStyle w:val="TableRow"/>
              <w:rPr>
                <w:b/>
                <w:bCs/>
              </w:rPr>
            </w:pPr>
            <w:r w:rsidRPr="00D87EF4">
              <w:rPr>
                <w:b/>
                <w:bCs/>
              </w:rPr>
              <w:t>Details Screen</w:t>
            </w:r>
          </w:p>
        </w:tc>
        <w:tc>
          <w:tcPr>
            <w:tcW w:w="6794" w:type="dxa"/>
          </w:tcPr>
          <w:p w14:paraId="2A54C404" w14:textId="77777777" w:rsidR="00472BDD" w:rsidRDefault="00472BDD" w:rsidP="00690E6D">
            <w:pPr>
              <w:pStyle w:val="TableRow"/>
            </w:pPr>
            <w:r>
              <w:t>TfraMeasurement</w:t>
            </w:r>
          </w:p>
        </w:tc>
      </w:tr>
      <w:tr w:rsidR="00472BDD" w14:paraId="4CA0A42D" w14:textId="77777777" w:rsidTr="00D87EF4">
        <w:tc>
          <w:tcPr>
            <w:tcW w:w="1728" w:type="dxa"/>
          </w:tcPr>
          <w:p w14:paraId="7951F0CE" w14:textId="77777777" w:rsidR="00472BDD" w:rsidRPr="00D87EF4" w:rsidRDefault="00472BDD" w:rsidP="00690E6D">
            <w:pPr>
              <w:pStyle w:val="TableRow"/>
              <w:rPr>
                <w:b/>
                <w:bCs/>
              </w:rPr>
            </w:pPr>
            <w:r w:rsidRPr="00D87EF4">
              <w:rPr>
                <w:b/>
                <w:bCs/>
              </w:rPr>
              <w:t>Add Button Options</w:t>
            </w:r>
          </w:p>
        </w:tc>
        <w:tc>
          <w:tcPr>
            <w:tcW w:w="6794" w:type="dxa"/>
          </w:tcPr>
          <w:p w14:paraId="57900F1D" w14:textId="77777777" w:rsidR="00472BDD" w:rsidRDefault="00472BDD" w:rsidP="00690E6D">
            <w:pPr>
              <w:pStyle w:val="TableRow"/>
            </w:pPr>
            <w:r>
              <w:t>Add button behaviour is the same as the parent Measurements Folder.</w:t>
            </w:r>
          </w:p>
        </w:tc>
      </w:tr>
      <w:tr w:rsidR="00472BDD" w14:paraId="6FDE733A" w14:textId="77777777" w:rsidTr="00D87EF4">
        <w:tc>
          <w:tcPr>
            <w:tcW w:w="1728" w:type="dxa"/>
          </w:tcPr>
          <w:p w14:paraId="49C7279E" w14:textId="77777777" w:rsidR="00472BDD" w:rsidRPr="00D87EF4" w:rsidRDefault="00472BDD" w:rsidP="00690E6D">
            <w:pPr>
              <w:pStyle w:val="TableRow"/>
              <w:rPr>
                <w:b/>
                <w:bCs/>
              </w:rPr>
            </w:pPr>
            <w:r w:rsidRPr="00D87EF4">
              <w:rPr>
                <w:b/>
                <w:bCs/>
              </w:rPr>
              <w:t>Navigation</w:t>
            </w:r>
          </w:p>
        </w:tc>
        <w:tc>
          <w:tcPr>
            <w:tcW w:w="6794" w:type="dxa"/>
          </w:tcPr>
          <w:p w14:paraId="7847A6FF" w14:textId="77777777" w:rsidR="00472BDD" w:rsidRDefault="00472BDD" w:rsidP="00690E6D">
            <w:pPr>
              <w:pStyle w:val="TableRow"/>
            </w:pPr>
            <w:r>
              <w:t>None</w:t>
            </w:r>
          </w:p>
        </w:tc>
      </w:tr>
    </w:tbl>
    <w:p w14:paraId="43F77C2B" w14:textId="77777777" w:rsidR="00472BDD" w:rsidRDefault="00472BDD" w:rsidP="00472BDD"/>
    <w:p w14:paraId="08636075" w14:textId="77777777" w:rsidR="003D3B4F" w:rsidRDefault="003D3B4F" w:rsidP="00840903">
      <w:pPr>
        <w:pStyle w:val="Heading4"/>
      </w:pPr>
      <w:bookmarkStart w:id="188" w:name="_Toc292878699"/>
      <w:r>
        <w:t>Movements (Top Level)</w:t>
      </w:r>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593"/>
      </w:tblGrid>
      <w:tr w:rsidR="003D3B4F" w14:paraId="4679B93D" w14:textId="77777777" w:rsidTr="00D87EF4">
        <w:tc>
          <w:tcPr>
            <w:tcW w:w="1728" w:type="dxa"/>
          </w:tcPr>
          <w:p w14:paraId="67780C05" w14:textId="77777777" w:rsidR="003D3B4F" w:rsidRPr="00D87EF4" w:rsidRDefault="003D3B4F" w:rsidP="003D3B4F">
            <w:pPr>
              <w:pStyle w:val="TableRow"/>
              <w:rPr>
                <w:b/>
                <w:bCs/>
              </w:rPr>
            </w:pPr>
            <w:r w:rsidRPr="00D87EF4">
              <w:rPr>
                <w:b/>
                <w:bCs/>
              </w:rPr>
              <w:t>Node Type</w:t>
            </w:r>
          </w:p>
        </w:tc>
        <w:tc>
          <w:tcPr>
            <w:tcW w:w="6794" w:type="dxa"/>
          </w:tcPr>
          <w:p w14:paraId="0371F968" w14:textId="77777777" w:rsidR="003D3B4F" w:rsidRDefault="003D3B4F" w:rsidP="003D3B4F">
            <w:pPr>
              <w:pStyle w:val="TableRow"/>
            </w:pPr>
            <w:r>
              <w:t>Top Level</w:t>
            </w:r>
          </w:p>
        </w:tc>
      </w:tr>
      <w:tr w:rsidR="003D3B4F" w14:paraId="152E2665" w14:textId="77777777" w:rsidTr="00D87EF4">
        <w:tc>
          <w:tcPr>
            <w:tcW w:w="1728" w:type="dxa"/>
          </w:tcPr>
          <w:p w14:paraId="46C42450" w14:textId="77777777" w:rsidR="003D3B4F" w:rsidRPr="00D87EF4" w:rsidRDefault="003D3B4F" w:rsidP="003D3B4F">
            <w:pPr>
              <w:pStyle w:val="TableRow"/>
              <w:rPr>
                <w:b/>
                <w:bCs/>
              </w:rPr>
            </w:pPr>
            <w:r w:rsidRPr="00D87EF4">
              <w:rPr>
                <w:b/>
                <w:bCs/>
              </w:rPr>
              <w:t>Caption</w:t>
            </w:r>
          </w:p>
        </w:tc>
        <w:tc>
          <w:tcPr>
            <w:tcW w:w="6794" w:type="dxa"/>
          </w:tcPr>
          <w:p w14:paraId="6DB1F204" w14:textId="77777777" w:rsidR="003D3B4F" w:rsidRDefault="00102E94" w:rsidP="003D3B4F">
            <w:pPr>
              <w:pStyle w:val="TableRow"/>
            </w:pPr>
            <w:r>
              <w:t>Depends on value of Movement.Movement_Type:</w:t>
            </w:r>
          </w:p>
          <w:p w14:paraId="5E9E854D" w14:textId="77777777" w:rsidR="00102E94" w:rsidRDefault="00AE09F2" w:rsidP="00102E94">
            <w:pPr>
              <w:pStyle w:val="TableRow"/>
            </w:pPr>
            <w:r>
              <w:t>4</w:t>
            </w:r>
            <w:r w:rsidR="00102E94">
              <w:t xml:space="preserve">     Destroyed - &lt;Movement Expected Completion Vague Date&gt;</w:t>
            </w:r>
          </w:p>
          <w:p w14:paraId="026CD2F0" w14:textId="77777777" w:rsidR="00102E94" w:rsidRDefault="00AE09F2" w:rsidP="00102E94">
            <w:pPr>
              <w:pStyle w:val="TableRow"/>
            </w:pPr>
            <w:r>
              <w:t>5</w:t>
            </w:r>
            <w:r w:rsidR="00102E94">
              <w:t xml:space="preserve">     Disposed - &lt;Movement Expected Completion Vague Date&gt;</w:t>
            </w:r>
          </w:p>
          <w:p w14:paraId="23E4ED3F" w14:textId="77777777" w:rsidR="00102E94" w:rsidRDefault="00AE09F2" w:rsidP="00102E94">
            <w:pPr>
              <w:pStyle w:val="TableRow"/>
            </w:pPr>
            <w:r>
              <w:t>6</w:t>
            </w:r>
            <w:r w:rsidR="00102E94">
              <w:t xml:space="preserve">     Internal Transfer - &lt;Movement Expected Completion Vague Date&gt;</w:t>
            </w:r>
          </w:p>
          <w:p w14:paraId="206E5C3D" w14:textId="77777777" w:rsidR="00102E94" w:rsidRDefault="00AE09F2" w:rsidP="00102E94">
            <w:pPr>
              <w:pStyle w:val="TableRow"/>
            </w:pPr>
            <w:r>
              <w:t>7</w:t>
            </w:r>
            <w:r w:rsidR="00102E94">
              <w:t xml:space="preserve">     Lost - &lt;Movement Expected Completion Vague Date&gt;</w:t>
            </w:r>
          </w:p>
          <w:p w14:paraId="44D54C2E" w14:textId="77777777" w:rsidR="00102E94" w:rsidRDefault="00AE09F2" w:rsidP="00102E94">
            <w:pPr>
              <w:pStyle w:val="TableRow"/>
            </w:pPr>
            <w:r>
              <w:t>8</w:t>
            </w:r>
            <w:r w:rsidR="00102E94">
              <w:t xml:space="preserve">     Sold - &lt;Movement Expected Completion Vague Date&gt;</w:t>
            </w:r>
          </w:p>
          <w:p w14:paraId="45D84725" w14:textId="77777777" w:rsidR="00343606" w:rsidRDefault="00AE09F2" w:rsidP="00343606">
            <w:pPr>
              <w:pStyle w:val="TableRow"/>
            </w:pPr>
            <w:r>
              <w:t>9</w:t>
            </w:r>
            <w:r w:rsidR="00343606">
              <w:t xml:space="preserve">    </w:t>
            </w:r>
            <w:r w:rsidR="00510512">
              <w:t>Hosted Material</w:t>
            </w:r>
            <w:r w:rsidR="00343606">
              <w:t xml:space="preserve">  - &lt;Movement Expected Completion Vague Date&gt;</w:t>
            </w:r>
          </w:p>
        </w:tc>
      </w:tr>
      <w:tr w:rsidR="003D3B4F" w14:paraId="0287A4C7" w14:textId="77777777" w:rsidTr="00D87EF4">
        <w:tc>
          <w:tcPr>
            <w:tcW w:w="1728" w:type="dxa"/>
          </w:tcPr>
          <w:p w14:paraId="26839CE7" w14:textId="77777777" w:rsidR="003D3B4F" w:rsidRPr="00D87EF4" w:rsidRDefault="003D3B4F" w:rsidP="003D3B4F">
            <w:pPr>
              <w:pStyle w:val="TableRow"/>
              <w:rPr>
                <w:b/>
                <w:bCs/>
              </w:rPr>
            </w:pPr>
            <w:r w:rsidRPr="00D87EF4">
              <w:rPr>
                <w:b/>
                <w:bCs/>
              </w:rPr>
              <w:t>Description</w:t>
            </w:r>
          </w:p>
        </w:tc>
        <w:tc>
          <w:tcPr>
            <w:tcW w:w="6794" w:type="dxa"/>
          </w:tcPr>
          <w:p w14:paraId="222703D7" w14:textId="77777777" w:rsidR="003D3B4F" w:rsidRDefault="000D7055" w:rsidP="003D3B4F">
            <w:pPr>
              <w:pStyle w:val="TableRow"/>
            </w:pPr>
            <w:r>
              <w:t>Top level node for details of movements other than loans and accessions.</w:t>
            </w:r>
          </w:p>
          <w:p w14:paraId="4DCB123E" w14:textId="77777777" w:rsidR="00BD7E8A" w:rsidRDefault="00BD7E8A" w:rsidP="003D3B4F">
            <w:pPr>
              <w:pStyle w:val="TableRow"/>
            </w:pPr>
            <w:r>
              <w:t>Movements are only listed if they are linked to collection units that match the user’s current domain mask.</w:t>
            </w:r>
          </w:p>
        </w:tc>
      </w:tr>
      <w:tr w:rsidR="003D3B4F" w14:paraId="4F8B4877" w14:textId="77777777" w:rsidTr="00D87EF4">
        <w:tc>
          <w:tcPr>
            <w:tcW w:w="1728" w:type="dxa"/>
          </w:tcPr>
          <w:p w14:paraId="28C90803" w14:textId="77777777" w:rsidR="003D3B4F" w:rsidRPr="00D87EF4" w:rsidRDefault="003D3B4F" w:rsidP="003D3B4F">
            <w:pPr>
              <w:pStyle w:val="TableRow"/>
              <w:rPr>
                <w:b/>
                <w:bCs/>
              </w:rPr>
            </w:pPr>
            <w:r w:rsidRPr="00D87EF4">
              <w:rPr>
                <w:b/>
                <w:bCs/>
              </w:rPr>
              <w:t>Details Screen</w:t>
            </w:r>
          </w:p>
        </w:tc>
        <w:tc>
          <w:tcPr>
            <w:tcW w:w="6794" w:type="dxa"/>
          </w:tcPr>
          <w:p w14:paraId="43452AE4" w14:textId="77777777" w:rsidR="003D3B4F" w:rsidRDefault="000D7055" w:rsidP="003D3B4F">
            <w:pPr>
              <w:pStyle w:val="TableRow"/>
            </w:pPr>
            <w:r>
              <w:t>TfraMovement</w:t>
            </w:r>
          </w:p>
        </w:tc>
      </w:tr>
      <w:tr w:rsidR="003D3B4F" w14:paraId="1D719EDC" w14:textId="77777777" w:rsidTr="00D87EF4">
        <w:tc>
          <w:tcPr>
            <w:tcW w:w="1728" w:type="dxa"/>
          </w:tcPr>
          <w:p w14:paraId="2D67DCB1" w14:textId="77777777" w:rsidR="003D3B4F" w:rsidRPr="00D87EF4" w:rsidRDefault="003D3B4F" w:rsidP="003D3B4F">
            <w:pPr>
              <w:pStyle w:val="TableRow"/>
              <w:rPr>
                <w:b/>
                <w:bCs/>
              </w:rPr>
            </w:pPr>
            <w:r w:rsidRPr="00D87EF4">
              <w:rPr>
                <w:b/>
                <w:bCs/>
              </w:rPr>
              <w:t>Child Nodes</w:t>
            </w:r>
          </w:p>
        </w:tc>
        <w:tc>
          <w:tcPr>
            <w:tcW w:w="6794" w:type="dxa"/>
          </w:tcPr>
          <w:p w14:paraId="048A3584" w14:textId="77777777" w:rsidR="0006053B" w:rsidRDefault="0006053B" w:rsidP="00432A6E">
            <w:pPr>
              <w:pStyle w:val="TableRow"/>
            </w:pPr>
            <w:r>
              <w:t xml:space="preserve">Movement of Ownership Leaf Node (for Disposed, Sold, </w:t>
            </w:r>
            <w:r w:rsidR="00510512">
              <w:t>Hosted Material</w:t>
            </w:r>
            <w:r>
              <w:t>)</w:t>
            </w:r>
          </w:p>
          <w:p w14:paraId="4533B9CE" w14:textId="77777777" w:rsidR="0006053B" w:rsidRDefault="0006053B" w:rsidP="0006053B">
            <w:pPr>
              <w:pStyle w:val="TableRow"/>
            </w:pPr>
            <w:r>
              <w:t>Movement of Materials Leaf Node (for</w:t>
            </w:r>
            <w:r w:rsidR="00432A6E" w:rsidRPr="00D87EF4">
              <w:rPr>
                <w:rFonts w:eastAsia="SimSun" w:hint="eastAsia"/>
                <w:lang w:eastAsia="zh-SG"/>
              </w:rPr>
              <w:t xml:space="preserve"> </w:t>
            </w:r>
            <w:r w:rsidR="00432A6E">
              <w:t xml:space="preserve">Internal Transfer, </w:t>
            </w:r>
            <w:r>
              <w:t xml:space="preserve"> Destroyed, Disposed, Lost and Sold movement types)</w:t>
            </w:r>
          </w:p>
          <w:p w14:paraId="6C6BFE28" w14:textId="77777777" w:rsidR="000D7055" w:rsidRDefault="000D7055" w:rsidP="003D3B4F">
            <w:pPr>
              <w:pStyle w:val="TableRow"/>
            </w:pPr>
            <w:r>
              <w:lastRenderedPageBreak/>
              <w:t>Objects Folder</w:t>
            </w:r>
          </w:p>
          <w:p w14:paraId="06023B12" w14:textId="77777777" w:rsidR="00102E94" w:rsidRDefault="00102E94" w:rsidP="003D3B4F">
            <w:pPr>
              <w:pStyle w:val="TableRow"/>
            </w:pPr>
            <w:r>
              <w:t>Condition Checks</w:t>
            </w:r>
            <w:r w:rsidR="000D7055">
              <w:t xml:space="preserve"> Folder</w:t>
            </w:r>
          </w:p>
          <w:p w14:paraId="1EA0E2CE" w14:textId="77777777" w:rsidR="003735F7" w:rsidRDefault="003735F7" w:rsidP="003D3B4F">
            <w:pPr>
              <w:pStyle w:val="TableRow"/>
            </w:pPr>
            <w:r>
              <w:t>Enquiries Folder</w:t>
            </w:r>
          </w:p>
          <w:p w14:paraId="1D29B455" w14:textId="77777777" w:rsidR="00102E94" w:rsidRDefault="00102E94" w:rsidP="003D3B4F">
            <w:pPr>
              <w:pStyle w:val="TableRow"/>
            </w:pPr>
            <w:r>
              <w:t>Multimedia</w:t>
            </w:r>
          </w:p>
          <w:p w14:paraId="63F7DCE5" w14:textId="77777777" w:rsidR="00B72790" w:rsidRDefault="00B72790" w:rsidP="000D7055">
            <w:pPr>
              <w:pStyle w:val="TableRow"/>
            </w:pPr>
            <w:r>
              <w:t>Valuations Folder</w:t>
            </w:r>
          </w:p>
          <w:p w14:paraId="36E229FD" w14:textId="77777777" w:rsidR="000F35C5" w:rsidRDefault="0006053B" w:rsidP="000D7055">
            <w:pPr>
              <w:pStyle w:val="TableRow"/>
            </w:pPr>
            <w:r>
              <w:t>Funding</w:t>
            </w:r>
          </w:p>
        </w:tc>
      </w:tr>
      <w:tr w:rsidR="003D3B4F" w14:paraId="19F00F09" w14:textId="77777777" w:rsidTr="00D87EF4">
        <w:tc>
          <w:tcPr>
            <w:tcW w:w="1728" w:type="dxa"/>
          </w:tcPr>
          <w:p w14:paraId="2AE8307F" w14:textId="77777777" w:rsidR="003D3B4F" w:rsidRPr="00D87EF4" w:rsidRDefault="003D3B4F" w:rsidP="003D3B4F">
            <w:pPr>
              <w:pStyle w:val="TableRow"/>
              <w:rPr>
                <w:b/>
                <w:bCs/>
              </w:rPr>
            </w:pPr>
            <w:r w:rsidRPr="00D87EF4">
              <w:rPr>
                <w:b/>
                <w:bCs/>
              </w:rPr>
              <w:lastRenderedPageBreak/>
              <w:t>Search Types</w:t>
            </w:r>
          </w:p>
        </w:tc>
        <w:tc>
          <w:tcPr>
            <w:tcW w:w="6794" w:type="dxa"/>
          </w:tcPr>
          <w:p w14:paraId="2899320F" w14:textId="77777777" w:rsidR="003D3B4F" w:rsidRDefault="000D7055" w:rsidP="003D3B4F">
            <w:pPr>
              <w:pStyle w:val="TableRow"/>
            </w:pPr>
            <w:r>
              <w:t>Reference Number (search on Movement.Number)</w:t>
            </w:r>
          </w:p>
          <w:p w14:paraId="18222C96" w14:textId="77777777" w:rsidR="00606A76" w:rsidRDefault="00606A76" w:rsidP="00606A76">
            <w:pPr>
              <w:pStyle w:val="TableRow"/>
            </w:pPr>
            <w:r>
              <w:t>Expected Completion Date (search on Movement Exp vague date)</w:t>
            </w:r>
            <w:r w:rsidDel="00606A76">
              <w:t xml:space="preserve"> </w:t>
            </w:r>
          </w:p>
          <w:p w14:paraId="721546BD" w14:textId="77777777" w:rsidR="000D7055" w:rsidRDefault="000D7055" w:rsidP="003D3B4F">
            <w:pPr>
              <w:pStyle w:val="TableRow"/>
            </w:pPr>
            <w:r>
              <w:t xml:space="preserve">Other Party </w:t>
            </w:r>
            <w:r w:rsidR="000F35C5">
              <w:t xml:space="preserve">(search on standard individual and organisation captions linked to </w:t>
            </w:r>
            <w:r w:rsidR="00874E44">
              <w:t>Other_</w:t>
            </w:r>
            <w:r w:rsidR="000F35C5">
              <w:t>Party_Name_</w:t>
            </w:r>
            <w:r w:rsidR="00874E44">
              <w:t>Key</w:t>
            </w:r>
            <w:r w:rsidR="000F35C5">
              <w:t>).</w:t>
            </w:r>
          </w:p>
          <w:p w14:paraId="3547AF1B" w14:textId="77777777" w:rsidR="00510512" w:rsidRDefault="00510512" w:rsidP="00510512">
            <w:pPr>
              <w:pStyle w:val="TableRow"/>
            </w:pPr>
            <w:r>
              <w:t>Destroyed (search on Movement.Movement_Type=4)</w:t>
            </w:r>
          </w:p>
          <w:p w14:paraId="1A156EC2" w14:textId="77777777" w:rsidR="00510512" w:rsidRDefault="00510512" w:rsidP="00510512">
            <w:pPr>
              <w:pStyle w:val="TableRow"/>
            </w:pPr>
            <w:r>
              <w:t>Disposed (search on Movement.Movement_Type=5)</w:t>
            </w:r>
          </w:p>
          <w:p w14:paraId="4346DB0C" w14:textId="77777777" w:rsidR="00510512" w:rsidRDefault="00510512" w:rsidP="00510512">
            <w:pPr>
              <w:pStyle w:val="TableRow"/>
            </w:pPr>
            <w:r>
              <w:t>Internal Transfer (search on Movement.Movement_Type=6)</w:t>
            </w:r>
          </w:p>
          <w:p w14:paraId="104E3BA5" w14:textId="77777777" w:rsidR="00510512" w:rsidRDefault="00510512" w:rsidP="00510512">
            <w:pPr>
              <w:pStyle w:val="TableRow"/>
            </w:pPr>
            <w:r>
              <w:t>Lost (search on Movement.Movement_Type=7)</w:t>
            </w:r>
          </w:p>
          <w:p w14:paraId="2452EC14" w14:textId="77777777" w:rsidR="00510512" w:rsidRDefault="00510512" w:rsidP="00510512">
            <w:pPr>
              <w:pStyle w:val="TableRow"/>
            </w:pPr>
            <w:r>
              <w:t>Sold (search on Movement.Movement_Type=8)</w:t>
            </w:r>
          </w:p>
          <w:p w14:paraId="1C378B84" w14:textId="77777777" w:rsidR="00510512" w:rsidRDefault="00510512" w:rsidP="00510512">
            <w:pPr>
              <w:pStyle w:val="TableRow"/>
            </w:pPr>
            <w:r>
              <w:t>Hosted Material (search on Movement.Movement_Type=9)</w:t>
            </w:r>
          </w:p>
        </w:tc>
      </w:tr>
      <w:tr w:rsidR="00933CBC" w14:paraId="070D7444" w14:textId="77777777" w:rsidTr="00D87EF4">
        <w:tc>
          <w:tcPr>
            <w:tcW w:w="1728" w:type="dxa"/>
          </w:tcPr>
          <w:p w14:paraId="297D9C12" w14:textId="77777777" w:rsidR="00933CBC" w:rsidRPr="00D87EF4" w:rsidRDefault="00933CBC" w:rsidP="003D3B4F">
            <w:pPr>
              <w:pStyle w:val="TableRow"/>
              <w:rPr>
                <w:b/>
                <w:bCs/>
              </w:rPr>
            </w:pPr>
            <w:r w:rsidRPr="00D87EF4">
              <w:rPr>
                <w:b/>
                <w:bCs/>
              </w:rPr>
              <w:t>Sort Order</w:t>
            </w:r>
          </w:p>
        </w:tc>
        <w:tc>
          <w:tcPr>
            <w:tcW w:w="6794" w:type="dxa"/>
          </w:tcPr>
          <w:p w14:paraId="52D9232C" w14:textId="77777777" w:rsidR="00403D15" w:rsidRDefault="00403D15" w:rsidP="00933CBC">
            <w:pPr>
              <w:pStyle w:val="TableRow"/>
            </w:pPr>
            <w:r>
              <w:t xml:space="preserve">“Date” - sort by Movement expected completion date, most recent first.  </w:t>
            </w:r>
          </w:p>
          <w:p w14:paraId="6F273782" w14:textId="77777777" w:rsidR="00403D15" w:rsidRDefault="00403D15" w:rsidP="00933CBC">
            <w:pPr>
              <w:pStyle w:val="TableRow"/>
            </w:pPr>
            <w:r>
              <w:t>“Number” - sort by Movement.Number</w:t>
            </w:r>
          </w:p>
          <w:p w14:paraId="4E895EFA" w14:textId="77777777" w:rsidR="00933CBC" w:rsidRDefault="00933CBC" w:rsidP="00343606">
            <w:pPr>
              <w:pStyle w:val="TableRow"/>
            </w:pPr>
            <w:r>
              <w:t>“Type” -  Movement.Movement_Type then Movement.Number.</w:t>
            </w:r>
          </w:p>
        </w:tc>
      </w:tr>
      <w:tr w:rsidR="00933CBC" w14:paraId="796D506F" w14:textId="77777777" w:rsidTr="00D87EF4">
        <w:tc>
          <w:tcPr>
            <w:tcW w:w="1728" w:type="dxa"/>
          </w:tcPr>
          <w:p w14:paraId="2A320735" w14:textId="77777777" w:rsidR="00933CBC" w:rsidRPr="00D87EF4" w:rsidRDefault="00933CBC" w:rsidP="003D3B4F">
            <w:pPr>
              <w:pStyle w:val="TableRow"/>
              <w:rPr>
                <w:b/>
                <w:bCs/>
              </w:rPr>
            </w:pPr>
            <w:r w:rsidRPr="00D87EF4">
              <w:rPr>
                <w:b/>
                <w:bCs/>
              </w:rPr>
              <w:t>Add Button Options</w:t>
            </w:r>
          </w:p>
        </w:tc>
        <w:tc>
          <w:tcPr>
            <w:tcW w:w="6794" w:type="dxa"/>
          </w:tcPr>
          <w:p w14:paraId="5C4B4010" w14:textId="77777777" w:rsidR="00933CBC" w:rsidRDefault="00933CBC" w:rsidP="00343606">
            <w:pPr>
              <w:pStyle w:val="TableRow"/>
            </w:pPr>
            <w:r>
              <w:t>Add Destroyed - creates a new Movements (Top Level) node and selects it.  Movement_Type = Destroyed.</w:t>
            </w:r>
          </w:p>
          <w:p w14:paraId="4DE58E69" w14:textId="77777777" w:rsidR="00933CBC" w:rsidRDefault="00933CBC" w:rsidP="00343606">
            <w:pPr>
              <w:pStyle w:val="TableRow"/>
            </w:pPr>
            <w:r>
              <w:t>Add Disposed- creates a new Movements (Top Level) node and selects it.  Movement_Type = Disposed.</w:t>
            </w:r>
          </w:p>
          <w:p w14:paraId="7A9541DC" w14:textId="77777777" w:rsidR="00933CBC" w:rsidRDefault="00933CBC" w:rsidP="00343606">
            <w:pPr>
              <w:pStyle w:val="TableRow"/>
            </w:pPr>
            <w:r>
              <w:t>Add Internal Transfer- creates a new Movements (Top Level) node and selects it.  Movement_Type = Internal Transfer.</w:t>
            </w:r>
          </w:p>
          <w:p w14:paraId="4B0C8E75" w14:textId="77777777" w:rsidR="00933CBC" w:rsidRDefault="00933CBC" w:rsidP="00343606">
            <w:pPr>
              <w:pStyle w:val="TableRow"/>
            </w:pPr>
            <w:r>
              <w:t>Add Lost- creates a new Movements (Top Level) node and selects it.  Movement_Type = Lost.</w:t>
            </w:r>
          </w:p>
          <w:p w14:paraId="3BC1E9F5" w14:textId="77777777" w:rsidR="00933CBC" w:rsidRDefault="00933CBC" w:rsidP="00510512">
            <w:pPr>
              <w:pStyle w:val="TableRow"/>
            </w:pPr>
            <w:r>
              <w:lastRenderedPageBreak/>
              <w:t>Add Hosted Material- creates a new Movements (Top Level) node and selects it.  Movement_Type = Hosted Material.</w:t>
            </w:r>
          </w:p>
          <w:p w14:paraId="19393279" w14:textId="77777777" w:rsidR="00933CBC" w:rsidRDefault="00933CBC" w:rsidP="00343606">
            <w:pPr>
              <w:pStyle w:val="TableRow"/>
            </w:pPr>
            <w:r>
              <w:t>Add Sold- creates a new Movements (Top Level) node and selects it.  Movement_Type = Sold.</w:t>
            </w:r>
          </w:p>
          <w:p w14:paraId="425216F6" w14:textId="77777777" w:rsidR="00946F92" w:rsidRDefault="00946F92" w:rsidP="00946F92">
            <w:pPr>
              <w:pStyle w:val="TableRow"/>
            </w:pPr>
            <w:r>
              <w:t>-----</w:t>
            </w:r>
          </w:p>
          <w:p w14:paraId="6247AE63" w14:textId="77777777" w:rsidR="00946F92" w:rsidRDefault="00946F92" w:rsidP="00946F92">
            <w:pPr>
              <w:pStyle w:val="TableRow"/>
            </w:pPr>
            <w:r>
              <w:t>Add Disposal Details (for Destroyed, Disposed, Lost, Sold movements) - Creates a new Movement of Materials Leaf Node inside this top level node.  Saving the new node creates a new Movement_Of_Material record attached to the existing outbound Movement_Direction record</w:t>
            </w:r>
            <w:r w:rsidR="00542F1E">
              <w:t>.</w:t>
            </w:r>
          </w:p>
          <w:p w14:paraId="72F9EFB1" w14:textId="77777777" w:rsidR="00946F92" w:rsidRDefault="00946F92" w:rsidP="00946F92">
            <w:pPr>
              <w:pStyle w:val="TableRow"/>
            </w:pPr>
            <w:r>
              <w:t>Add Acquisition Details (for Internal Transfer movements only) - Creates a new Movement of Materials Leaf Node inside this top level node.  Saving the new node creates a new Movement_Of_Material record attached to the existing inbound Movement_Direction record.</w:t>
            </w:r>
          </w:p>
        </w:tc>
      </w:tr>
    </w:tbl>
    <w:p w14:paraId="71B3AB55" w14:textId="77777777" w:rsidR="003D3B4F" w:rsidRPr="004610F7" w:rsidRDefault="003D3B4F" w:rsidP="003D3B4F"/>
    <w:p w14:paraId="14C0C335" w14:textId="77777777" w:rsidR="004E0C22" w:rsidRDefault="004E0C22" w:rsidP="00840903">
      <w:pPr>
        <w:pStyle w:val="Heading4"/>
      </w:pPr>
      <w:bookmarkStart w:id="189" w:name="_Toc292878700"/>
      <w:r>
        <w:t>Movements Folder</w:t>
      </w:r>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6587"/>
      </w:tblGrid>
      <w:tr w:rsidR="004E0C22" w14:paraId="727F5694" w14:textId="77777777" w:rsidTr="00D87EF4">
        <w:tc>
          <w:tcPr>
            <w:tcW w:w="1728" w:type="dxa"/>
          </w:tcPr>
          <w:p w14:paraId="420D8E50" w14:textId="77777777" w:rsidR="004E0C22" w:rsidRPr="00D87EF4" w:rsidRDefault="004E0C22" w:rsidP="004E0C22">
            <w:pPr>
              <w:pStyle w:val="TableRow"/>
              <w:rPr>
                <w:b/>
                <w:bCs/>
              </w:rPr>
            </w:pPr>
            <w:r w:rsidRPr="00D87EF4">
              <w:rPr>
                <w:b/>
                <w:bCs/>
              </w:rPr>
              <w:t>Node Type</w:t>
            </w:r>
          </w:p>
        </w:tc>
        <w:tc>
          <w:tcPr>
            <w:tcW w:w="6794" w:type="dxa"/>
          </w:tcPr>
          <w:p w14:paraId="1D196689" w14:textId="77777777" w:rsidR="004E0C22" w:rsidRDefault="004E0C22" w:rsidP="004E0C22">
            <w:pPr>
              <w:pStyle w:val="TableRow"/>
            </w:pPr>
            <w:r>
              <w:t>Folder</w:t>
            </w:r>
          </w:p>
        </w:tc>
      </w:tr>
      <w:tr w:rsidR="004E0C22" w14:paraId="21DFA5ED" w14:textId="77777777" w:rsidTr="00D87EF4">
        <w:tc>
          <w:tcPr>
            <w:tcW w:w="1728" w:type="dxa"/>
          </w:tcPr>
          <w:p w14:paraId="1A29708B" w14:textId="77777777" w:rsidR="004E0C22" w:rsidRPr="00D87EF4" w:rsidRDefault="004E0C22" w:rsidP="004E0C22">
            <w:pPr>
              <w:pStyle w:val="TableRow"/>
              <w:rPr>
                <w:b/>
                <w:bCs/>
              </w:rPr>
            </w:pPr>
            <w:r w:rsidRPr="00D87EF4">
              <w:rPr>
                <w:b/>
                <w:bCs/>
              </w:rPr>
              <w:t>Caption</w:t>
            </w:r>
          </w:p>
        </w:tc>
        <w:tc>
          <w:tcPr>
            <w:tcW w:w="6794" w:type="dxa"/>
          </w:tcPr>
          <w:p w14:paraId="42CF32E0" w14:textId="77777777" w:rsidR="004E0C22" w:rsidRDefault="004D14FE" w:rsidP="004E0C22">
            <w:pPr>
              <w:pStyle w:val="TableRow"/>
            </w:pPr>
            <w:r>
              <w:t>Movements</w:t>
            </w:r>
          </w:p>
        </w:tc>
      </w:tr>
      <w:tr w:rsidR="004E0C22" w14:paraId="1BECFAE5" w14:textId="77777777" w:rsidTr="00D87EF4">
        <w:tc>
          <w:tcPr>
            <w:tcW w:w="1728" w:type="dxa"/>
          </w:tcPr>
          <w:p w14:paraId="1BED33D1" w14:textId="77777777" w:rsidR="004E0C22" w:rsidRPr="00D87EF4" w:rsidRDefault="004E0C22" w:rsidP="004E0C22">
            <w:pPr>
              <w:pStyle w:val="TableRow"/>
              <w:rPr>
                <w:b/>
                <w:bCs/>
              </w:rPr>
            </w:pPr>
            <w:r w:rsidRPr="00D87EF4">
              <w:rPr>
                <w:b/>
                <w:bCs/>
              </w:rPr>
              <w:t>Description</w:t>
            </w:r>
          </w:p>
        </w:tc>
        <w:tc>
          <w:tcPr>
            <w:tcW w:w="6794" w:type="dxa"/>
          </w:tcPr>
          <w:p w14:paraId="75E98DAC" w14:textId="77777777" w:rsidR="00BD7E8A" w:rsidRDefault="004D14FE" w:rsidP="00BD7E8A">
            <w:pPr>
              <w:pStyle w:val="TableRow"/>
            </w:pPr>
            <w:r>
              <w:t>Folder containing movements (other than accessions and loans) for a top-level entity.</w:t>
            </w:r>
          </w:p>
        </w:tc>
      </w:tr>
      <w:tr w:rsidR="004E0C22" w14:paraId="22D2171A" w14:textId="77777777" w:rsidTr="00D87EF4">
        <w:tc>
          <w:tcPr>
            <w:tcW w:w="1728" w:type="dxa"/>
          </w:tcPr>
          <w:p w14:paraId="6D61DCF5" w14:textId="77777777" w:rsidR="004E0C22" w:rsidRPr="00D87EF4" w:rsidRDefault="004E0C22" w:rsidP="004E0C22">
            <w:pPr>
              <w:pStyle w:val="TableRow"/>
              <w:rPr>
                <w:b/>
                <w:bCs/>
              </w:rPr>
            </w:pPr>
            <w:r w:rsidRPr="00D87EF4">
              <w:rPr>
                <w:b/>
                <w:bCs/>
              </w:rPr>
              <w:t>Details Screen</w:t>
            </w:r>
          </w:p>
        </w:tc>
        <w:tc>
          <w:tcPr>
            <w:tcW w:w="6794" w:type="dxa"/>
          </w:tcPr>
          <w:p w14:paraId="5E66A4EE" w14:textId="77777777" w:rsidR="004E0C22" w:rsidRDefault="004D14FE" w:rsidP="004E0C22">
            <w:pPr>
              <w:pStyle w:val="TableRow"/>
            </w:pPr>
            <w:r>
              <w:t>TfraListViewer</w:t>
            </w:r>
          </w:p>
        </w:tc>
      </w:tr>
      <w:tr w:rsidR="004E0C22" w14:paraId="15F5D9F0" w14:textId="77777777" w:rsidTr="00D87EF4">
        <w:tc>
          <w:tcPr>
            <w:tcW w:w="1728" w:type="dxa"/>
          </w:tcPr>
          <w:p w14:paraId="70CD15B6" w14:textId="77777777" w:rsidR="004E0C22" w:rsidRPr="00D87EF4" w:rsidRDefault="004E0C22" w:rsidP="004E0C22">
            <w:pPr>
              <w:pStyle w:val="TableRow"/>
              <w:rPr>
                <w:b/>
                <w:bCs/>
              </w:rPr>
            </w:pPr>
            <w:r w:rsidRPr="00D87EF4">
              <w:rPr>
                <w:b/>
                <w:bCs/>
              </w:rPr>
              <w:t>Child Nodes</w:t>
            </w:r>
          </w:p>
        </w:tc>
        <w:tc>
          <w:tcPr>
            <w:tcW w:w="6794" w:type="dxa"/>
          </w:tcPr>
          <w:p w14:paraId="06C6DC16" w14:textId="77777777" w:rsidR="004E0C22" w:rsidRDefault="00343606" w:rsidP="004E0C22">
            <w:pPr>
              <w:pStyle w:val="TableRow"/>
            </w:pPr>
            <w:r>
              <w:t>Movements Leaf Node (for all movement records where Movement_Type is not Accession, Accession and Acquisition, Exchange, Loan In, Loan Out)</w:t>
            </w:r>
          </w:p>
        </w:tc>
      </w:tr>
      <w:tr w:rsidR="004E0C22" w14:paraId="1440A707" w14:textId="77777777" w:rsidTr="00D87EF4">
        <w:tc>
          <w:tcPr>
            <w:tcW w:w="1728" w:type="dxa"/>
          </w:tcPr>
          <w:p w14:paraId="13B68A88" w14:textId="77777777" w:rsidR="004E0C22" w:rsidRPr="00D87EF4" w:rsidRDefault="004E0C22" w:rsidP="004E0C22">
            <w:pPr>
              <w:pStyle w:val="TableRow"/>
              <w:rPr>
                <w:b/>
                <w:bCs/>
              </w:rPr>
            </w:pPr>
            <w:r w:rsidRPr="00D87EF4">
              <w:rPr>
                <w:b/>
                <w:bCs/>
              </w:rPr>
              <w:t>Add Button Options</w:t>
            </w:r>
          </w:p>
        </w:tc>
        <w:tc>
          <w:tcPr>
            <w:tcW w:w="6794" w:type="dxa"/>
          </w:tcPr>
          <w:p w14:paraId="5CED3BAD" w14:textId="77777777" w:rsidR="00343606" w:rsidRDefault="00343606" w:rsidP="00343606">
            <w:pPr>
              <w:pStyle w:val="TableRow"/>
            </w:pPr>
            <w:r>
              <w:t>Add Destroyed - creates a new Movements Leaf node in the folder and selects it.  When the node is saved, the movement is linked to the top level entity used to populate the Movements Folder.  Movement_Type = Destroyed.</w:t>
            </w:r>
          </w:p>
          <w:p w14:paraId="14174580" w14:textId="77777777" w:rsidR="00343606" w:rsidRDefault="00343606" w:rsidP="00343606">
            <w:pPr>
              <w:pStyle w:val="TableRow"/>
            </w:pPr>
            <w:r>
              <w:t>Add Disposed- creates a new Movements Leaf node and selects it.  When the node is saved, the movement is linked to the top level entity used to populate the Movements Folder.  Movement_Type = Disposed.</w:t>
            </w:r>
          </w:p>
          <w:p w14:paraId="5BD1F752" w14:textId="77777777" w:rsidR="00343606" w:rsidRDefault="00343606" w:rsidP="00343606">
            <w:pPr>
              <w:pStyle w:val="TableRow"/>
            </w:pPr>
            <w:r>
              <w:t>Add Internal Transfer- creates a new Movements Leaf node and selects it.  When the node is saved, the movement is linked to the top level entity used to populate the Movements Folder.  Movement_Type = Internal Transfer.</w:t>
            </w:r>
          </w:p>
          <w:p w14:paraId="2109EAFE" w14:textId="77777777" w:rsidR="00343606" w:rsidRDefault="00343606" w:rsidP="00343606">
            <w:pPr>
              <w:pStyle w:val="TableRow"/>
            </w:pPr>
            <w:r>
              <w:lastRenderedPageBreak/>
              <w:t>Add Lost- creates a new Movements Leaf node and selects it.  When the node is saved, the movement is linked to the top level entity used to populate the Movements Folder.  Movement_Type = Lost.</w:t>
            </w:r>
          </w:p>
          <w:p w14:paraId="1488E2D3" w14:textId="77777777" w:rsidR="00343606" w:rsidRDefault="00343606" w:rsidP="00510512">
            <w:pPr>
              <w:pStyle w:val="TableRow"/>
            </w:pPr>
            <w:r>
              <w:t xml:space="preserve">Add </w:t>
            </w:r>
            <w:r w:rsidR="00510512">
              <w:t>Hosted Material</w:t>
            </w:r>
            <w:r>
              <w:t xml:space="preserve">- creates a new Movements Leaf node and selects it.  When the node is saved, the movement is linked to the top level entity used to populate the Movements Folder.  Movement_Type = </w:t>
            </w:r>
            <w:r w:rsidR="00510512">
              <w:t>Hosted Material</w:t>
            </w:r>
            <w:r>
              <w:t>.</w:t>
            </w:r>
          </w:p>
          <w:p w14:paraId="6272763E" w14:textId="77777777" w:rsidR="004E0C22" w:rsidRDefault="00343606" w:rsidP="00343606">
            <w:pPr>
              <w:pStyle w:val="TableRow"/>
            </w:pPr>
            <w:r>
              <w:t>Add Sold- creates a new Movements Leaf node and selects it.  When the node is saved, the movement is linked to the top level entity used to populate the Movements Folder.  Movement_Type = Sold.</w:t>
            </w:r>
          </w:p>
          <w:p w14:paraId="5C2F0E33" w14:textId="77777777" w:rsidR="00DC2392" w:rsidRDefault="00343606" w:rsidP="00946F92">
            <w:pPr>
              <w:pStyle w:val="TableRow"/>
            </w:pPr>
            <w:r>
              <w:t>Link to Existing - displays a Find Dialog for Movements.  If a movement is selected, then it is added to the Folder and linked to the top-level entity used to populate the folder.</w:t>
            </w:r>
          </w:p>
        </w:tc>
      </w:tr>
    </w:tbl>
    <w:p w14:paraId="0F546B9F" w14:textId="77777777" w:rsidR="004E0C22" w:rsidRPr="004610F7" w:rsidRDefault="004E0C22" w:rsidP="004E0C22"/>
    <w:p w14:paraId="34B16F74" w14:textId="77777777" w:rsidR="00472BDD" w:rsidRDefault="00472BDD" w:rsidP="00840903">
      <w:pPr>
        <w:pStyle w:val="Heading4"/>
      </w:pPr>
      <w:bookmarkStart w:id="190" w:name="_Toc292878701"/>
      <w:r>
        <w:t>Movements Leaf Node</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472BDD" w14:paraId="2B756BBC" w14:textId="77777777" w:rsidTr="00D87EF4">
        <w:tc>
          <w:tcPr>
            <w:tcW w:w="1728" w:type="dxa"/>
          </w:tcPr>
          <w:p w14:paraId="160D93EE" w14:textId="77777777" w:rsidR="00472BDD" w:rsidRPr="00D87EF4" w:rsidRDefault="00472BDD" w:rsidP="00690E6D">
            <w:pPr>
              <w:pStyle w:val="TableRow"/>
              <w:rPr>
                <w:b/>
                <w:bCs/>
              </w:rPr>
            </w:pPr>
            <w:r w:rsidRPr="00D87EF4">
              <w:rPr>
                <w:b/>
                <w:bCs/>
              </w:rPr>
              <w:t>Node Type</w:t>
            </w:r>
          </w:p>
        </w:tc>
        <w:tc>
          <w:tcPr>
            <w:tcW w:w="6794" w:type="dxa"/>
          </w:tcPr>
          <w:p w14:paraId="21F0BC52" w14:textId="77777777" w:rsidR="00472BDD" w:rsidRDefault="00472BDD" w:rsidP="00690E6D">
            <w:pPr>
              <w:pStyle w:val="TableRow"/>
            </w:pPr>
            <w:r>
              <w:t>Leaf Node</w:t>
            </w:r>
          </w:p>
        </w:tc>
      </w:tr>
      <w:tr w:rsidR="00472BDD" w:rsidRPr="00874E44" w14:paraId="1225CC6C" w14:textId="77777777" w:rsidTr="00D87EF4">
        <w:tc>
          <w:tcPr>
            <w:tcW w:w="1728" w:type="dxa"/>
          </w:tcPr>
          <w:p w14:paraId="52B2CBE2" w14:textId="77777777" w:rsidR="00472BDD" w:rsidRPr="00D87EF4" w:rsidRDefault="00472BDD" w:rsidP="00690E6D">
            <w:pPr>
              <w:pStyle w:val="TableRow"/>
              <w:rPr>
                <w:b/>
                <w:bCs/>
              </w:rPr>
            </w:pPr>
            <w:r w:rsidRPr="00D87EF4">
              <w:rPr>
                <w:b/>
                <w:bCs/>
              </w:rPr>
              <w:t>Caption</w:t>
            </w:r>
          </w:p>
        </w:tc>
        <w:tc>
          <w:tcPr>
            <w:tcW w:w="6794" w:type="dxa"/>
          </w:tcPr>
          <w:p w14:paraId="30448CF9" w14:textId="77777777" w:rsidR="00874E44" w:rsidRDefault="00874E44" w:rsidP="00874E44">
            <w:pPr>
              <w:pStyle w:val="TableRow"/>
            </w:pPr>
            <w:r>
              <w:t>Depends on value of Movement.Movement_Type:</w:t>
            </w:r>
          </w:p>
          <w:p w14:paraId="50E0E733" w14:textId="77777777" w:rsidR="00C86B29" w:rsidRDefault="00C86B29" w:rsidP="00C86B29">
            <w:pPr>
              <w:pStyle w:val="TableRow"/>
            </w:pPr>
            <w:r>
              <w:t>2     Loan In - &lt;Movement Expected Completion Vague Date&gt;</w:t>
            </w:r>
          </w:p>
          <w:p w14:paraId="5F1278F3" w14:textId="77777777" w:rsidR="00C86B29" w:rsidRDefault="00C86B29" w:rsidP="00C86B29">
            <w:pPr>
              <w:pStyle w:val="TableRow"/>
            </w:pPr>
            <w:r>
              <w:t>3     Loan Out - &lt;Movement Expected Completion Vague Date&gt;</w:t>
            </w:r>
          </w:p>
          <w:p w14:paraId="62B6F1EB" w14:textId="77777777" w:rsidR="00874E44" w:rsidRDefault="00C86B29" w:rsidP="00874E44">
            <w:pPr>
              <w:pStyle w:val="TableRow"/>
            </w:pPr>
            <w:r>
              <w:t>4</w:t>
            </w:r>
            <w:r w:rsidR="00874E44">
              <w:t xml:space="preserve">     Destroyed - &lt;Movement Expected Completion Vague Date&gt;</w:t>
            </w:r>
          </w:p>
          <w:p w14:paraId="1F6BB6F0" w14:textId="77777777" w:rsidR="00874E44" w:rsidRDefault="00C86B29" w:rsidP="00874E44">
            <w:pPr>
              <w:pStyle w:val="TableRow"/>
            </w:pPr>
            <w:r>
              <w:t>5</w:t>
            </w:r>
            <w:r w:rsidR="00874E44">
              <w:t xml:space="preserve">     Disposed - &lt;Movement Expected Completion Vague Date&gt;</w:t>
            </w:r>
          </w:p>
          <w:p w14:paraId="0255E49E" w14:textId="77777777" w:rsidR="00874E44" w:rsidRDefault="00C86B29" w:rsidP="00874E44">
            <w:pPr>
              <w:pStyle w:val="TableRow"/>
            </w:pPr>
            <w:r>
              <w:t>6</w:t>
            </w:r>
            <w:r w:rsidR="00874E44">
              <w:t xml:space="preserve">     Internal Transfer - &lt;Movement Expected Completion Vague Date&gt;</w:t>
            </w:r>
          </w:p>
          <w:p w14:paraId="34302331" w14:textId="77777777" w:rsidR="00874E44" w:rsidRDefault="00C86B29" w:rsidP="00874E44">
            <w:pPr>
              <w:pStyle w:val="TableRow"/>
            </w:pPr>
            <w:r>
              <w:t>7</w:t>
            </w:r>
            <w:r w:rsidR="00874E44">
              <w:t xml:space="preserve">     Lost - &lt;Movement Expected Completion Vague Date&gt;</w:t>
            </w:r>
          </w:p>
          <w:p w14:paraId="35C2E592" w14:textId="77777777" w:rsidR="00874E44" w:rsidRDefault="00C86B29" w:rsidP="00874E44">
            <w:pPr>
              <w:pStyle w:val="TableRow"/>
            </w:pPr>
            <w:r>
              <w:t>8</w:t>
            </w:r>
            <w:r w:rsidR="00874E44">
              <w:t xml:space="preserve">     Sold - &lt;Movement Expected Completion Vague Date&gt;</w:t>
            </w:r>
          </w:p>
          <w:p w14:paraId="10EDE98F" w14:textId="77777777" w:rsidR="00472BDD" w:rsidRPr="00874E44" w:rsidRDefault="00C86B29" w:rsidP="00874E44">
            <w:pPr>
              <w:pStyle w:val="TableRow"/>
            </w:pPr>
            <w:r>
              <w:t>9</w:t>
            </w:r>
            <w:r w:rsidR="00874E44">
              <w:t xml:space="preserve">    </w:t>
            </w:r>
            <w:r w:rsidR="00510512">
              <w:t>Hosted Material</w:t>
            </w:r>
            <w:r w:rsidR="00874E44">
              <w:t xml:space="preserve">  - &lt;Movement Expected Completion Vague Date&gt;</w:t>
            </w:r>
          </w:p>
        </w:tc>
      </w:tr>
      <w:tr w:rsidR="00472BDD" w14:paraId="639F53F3" w14:textId="77777777" w:rsidTr="00D87EF4">
        <w:tc>
          <w:tcPr>
            <w:tcW w:w="1728" w:type="dxa"/>
          </w:tcPr>
          <w:p w14:paraId="4F200AEC" w14:textId="77777777" w:rsidR="00472BDD" w:rsidRPr="00D87EF4" w:rsidRDefault="00472BDD" w:rsidP="00690E6D">
            <w:pPr>
              <w:pStyle w:val="TableRow"/>
              <w:rPr>
                <w:b/>
                <w:bCs/>
              </w:rPr>
            </w:pPr>
            <w:r w:rsidRPr="00D87EF4">
              <w:rPr>
                <w:b/>
                <w:bCs/>
              </w:rPr>
              <w:t>Description</w:t>
            </w:r>
          </w:p>
        </w:tc>
        <w:tc>
          <w:tcPr>
            <w:tcW w:w="6794" w:type="dxa"/>
          </w:tcPr>
          <w:p w14:paraId="1B4FE8B6" w14:textId="77777777" w:rsidR="00472BDD" w:rsidRDefault="00472BDD" w:rsidP="00690E6D">
            <w:pPr>
              <w:pStyle w:val="TableRow"/>
            </w:pPr>
            <w:r>
              <w:t>Leaf node for a single movement.  This</w:t>
            </w:r>
            <w:r w:rsidR="00C86B29">
              <w:t xml:space="preserve"> node type also applies to loans</w:t>
            </w:r>
            <w:r>
              <w:t xml:space="preserve"> movement types, but not Accessions, Accessions and Acquisitions or Exchanges.</w:t>
            </w:r>
          </w:p>
        </w:tc>
      </w:tr>
      <w:tr w:rsidR="00472BDD" w14:paraId="0BD90566" w14:textId="77777777" w:rsidTr="00D87EF4">
        <w:tc>
          <w:tcPr>
            <w:tcW w:w="1728" w:type="dxa"/>
          </w:tcPr>
          <w:p w14:paraId="72647634" w14:textId="77777777" w:rsidR="00472BDD" w:rsidRPr="00D87EF4" w:rsidRDefault="00472BDD" w:rsidP="00690E6D">
            <w:pPr>
              <w:pStyle w:val="TableRow"/>
              <w:rPr>
                <w:b/>
                <w:bCs/>
              </w:rPr>
            </w:pPr>
            <w:r w:rsidRPr="00D87EF4">
              <w:rPr>
                <w:b/>
                <w:bCs/>
              </w:rPr>
              <w:t>Details Screen</w:t>
            </w:r>
          </w:p>
        </w:tc>
        <w:tc>
          <w:tcPr>
            <w:tcW w:w="6794" w:type="dxa"/>
          </w:tcPr>
          <w:p w14:paraId="13179C6F" w14:textId="77777777" w:rsidR="00472BDD" w:rsidRDefault="00343606" w:rsidP="00690E6D">
            <w:pPr>
              <w:pStyle w:val="TableRow"/>
            </w:pPr>
            <w:r>
              <w:t>TfraMovement</w:t>
            </w:r>
          </w:p>
        </w:tc>
      </w:tr>
      <w:tr w:rsidR="00472BDD" w14:paraId="51187656" w14:textId="77777777" w:rsidTr="00D87EF4">
        <w:tc>
          <w:tcPr>
            <w:tcW w:w="1728" w:type="dxa"/>
          </w:tcPr>
          <w:p w14:paraId="1FB0E0F0" w14:textId="77777777" w:rsidR="00472BDD" w:rsidRPr="00D87EF4" w:rsidRDefault="00472BDD" w:rsidP="00690E6D">
            <w:pPr>
              <w:pStyle w:val="TableRow"/>
              <w:rPr>
                <w:b/>
                <w:bCs/>
              </w:rPr>
            </w:pPr>
            <w:r w:rsidRPr="00D87EF4">
              <w:rPr>
                <w:b/>
                <w:bCs/>
              </w:rPr>
              <w:t>Add Button Options</w:t>
            </w:r>
          </w:p>
        </w:tc>
        <w:tc>
          <w:tcPr>
            <w:tcW w:w="6794" w:type="dxa"/>
          </w:tcPr>
          <w:p w14:paraId="5FB22A95" w14:textId="77777777" w:rsidR="00472BDD" w:rsidRDefault="00343606" w:rsidP="00690E6D">
            <w:pPr>
              <w:pStyle w:val="TableRow"/>
            </w:pPr>
            <w:r>
              <w:t>Add button options are same as parent folder node.</w:t>
            </w:r>
          </w:p>
        </w:tc>
      </w:tr>
      <w:tr w:rsidR="00472BDD" w14:paraId="04DFCCAF" w14:textId="77777777" w:rsidTr="00D87EF4">
        <w:tc>
          <w:tcPr>
            <w:tcW w:w="1728" w:type="dxa"/>
          </w:tcPr>
          <w:p w14:paraId="3280A3C6" w14:textId="77777777" w:rsidR="00472BDD" w:rsidRPr="00D87EF4" w:rsidRDefault="00472BDD" w:rsidP="00690E6D">
            <w:pPr>
              <w:pStyle w:val="TableRow"/>
              <w:rPr>
                <w:b/>
                <w:bCs/>
              </w:rPr>
            </w:pPr>
            <w:r w:rsidRPr="00D87EF4">
              <w:rPr>
                <w:b/>
                <w:bCs/>
              </w:rPr>
              <w:lastRenderedPageBreak/>
              <w:t>Navigation</w:t>
            </w:r>
          </w:p>
        </w:tc>
        <w:tc>
          <w:tcPr>
            <w:tcW w:w="6794" w:type="dxa"/>
          </w:tcPr>
          <w:p w14:paraId="0C17B74D" w14:textId="77777777" w:rsidR="00472BDD" w:rsidRDefault="00343606" w:rsidP="00690E6D">
            <w:pPr>
              <w:pStyle w:val="TableRow"/>
            </w:pPr>
            <w:r>
              <w:t xml:space="preserve">Double clicking this node clears the Collections Browser hierarchy and </w:t>
            </w:r>
            <w:r w:rsidR="00874E44">
              <w:t>displays a Movements (Top Level) node for the selected movement.</w:t>
            </w:r>
          </w:p>
        </w:tc>
      </w:tr>
    </w:tbl>
    <w:p w14:paraId="18BC0289" w14:textId="77777777" w:rsidR="00472BDD" w:rsidRDefault="00472BDD" w:rsidP="00472BDD"/>
    <w:p w14:paraId="7FB9F4A4" w14:textId="77777777" w:rsidR="00726876" w:rsidRDefault="00726876" w:rsidP="00840903">
      <w:pPr>
        <w:pStyle w:val="Heading4"/>
      </w:pPr>
      <w:bookmarkStart w:id="191" w:name="_Toc292878702"/>
      <w:r>
        <w:t>Movement Inbound Folder</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6601"/>
      </w:tblGrid>
      <w:tr w:rsidR="00726876" w14:paraId="18F87BF4" w14:textId="77777777" w:rsidTr="00D87EF4">
        <w:tc>
          <w:tcPr>
            <w:tcW w:w="1728" w:type="dxa"/>
          </w:tcPr>
          <w:p w14:paraId="1BEB4499" w14:textId="77777777" w:rsidR="00726876" w:rsidRPr="00D87EF4" w:rsidRDefault="00726876" w:rsidP="00DA1E7F">
            <w:pPr>
              <w:pStyle w:val="TableRow"/>
              <w:rPr>
                <w:b/>
                <w:bCs/>
              </w:rPr>
            </w:pPr>
            <w:r w:rsidRPr="00D87EF4">
              <w:rPr>
                <w:b/>
                <w:bCs/>
              </w:rPr>
              <w:t>Node Type</w:t>
            </w:r>
          </w:p>
        </w:tc>
        <w:tc>
          <w:tcPr>
            <w:tcW w:w="6794" w:type="dxa"/>
          </w:tcPr>
          <w:p w14:paraId="2BB34F5D" w14:textId="77777777" w:rsidR="00726876" w:rsidRDefault="00726876" w:rsidP="00DA1E7F">
            <w:pPr>
              <w:pStyle w:val="TableRow"/>
            </w:pPr>
            <w:r>
              <w:t>Folder</w:t>
            </w:r>
          </w:p>
        </w:tc>
      </w:tr>
      <w:tr w:rsidR="00726876" w14:paraId="0E95D8E7" w14:textId="77777777" w:rsidTr="00D87EF4">
        <w:tc>
          <w:tcPr>
            <w:tcW w:w="1728" w:type="dxa"/>
          </w:tcPr>
          <w:p w14:paraId="0FB7F8F7" w14:textId="77777777" w:rsidR="00726876" w:rsidRPr="00D87EF4" w:rsidRDefault="00726876" w:rsidP="00DA1E7F">
            <w:pPr>
              <w:pStyle w:val="TableRow"/>
              <w:rPr>
                <w:b/>
                <w:bCs/>
              </w:rPr>
            </w:pPr>
            <w:r w:rsidRPr="00D87EF4">
              <w:rPr>
                <w:b/>
                <w:bCs/>
              </w:rPr>
              <w:t>Caption</w:t>
            </w:r>
          </w:p>
        </w:tc>
        <w:tc>
          <w:tcPr>
            <w:tcW w:w="6794" w:type="dxa"/>
          </w:tcPr>
          <w:p w14:paraId="1FD6CD7C" w14:textId="77777777" w:rsidR="00726876" w:rsidRDefault="00D7186A" w:rsidP="00DA1E7F">
            <w:pPr>
              <w:pStyle w:val="TableRow"/>
            </w:pPr>
            <w:r>
              <w:t>Inbound Movement</w:t>
            </w:r>
          </w:p>
        </w:tc>
      </w:tr>
      <w:tr w:rsidR="00726876" w14:paraId="23D410F2" w14:textId="77777777" w:rsidTr="00D87EF4">
        <w:tc>
          <w:tcPr>
            <w:tcW w:w="1728" w:type="dxa"/>
          </w:tcPr>
          <w:p w14:paraId="25AEDB01" w14:textId="77777777" w:rsidR="00726876" w:rsidRPr="00D87EF4" w:rsidRDefault="00726876" w:rsidP="00DA1E7F">
            <w:pPr>
              <w:pStyle w:val="TableRow"/>
              <w:rPr>
                <w:b/>
                <w:bCs/>
              </w:rPr>
            </w:pPr>
            <w:r w:rsidRPr="00D87EF4">
              <w:rPr>
                <w:b/>
                <w:bCs/>
              </w:rPr>
              <w:t>Description</w:t>
            </w:r>
          </w:p>
        </w:tc>
        <w:tc>
          <w:tcPr>
            <w:tcW w:w="6794" w:type="dxa"/>
          </w:tcPr>
          <w:p w14:paraId="40147AF9" w14:textId="77777777" w:rsidR="00726876" w:rsidRDefault="00D7186A" w:rsidP="00DA1E7F">
            <w:pPr>
              <w:pStyle w:val="TableRow"/>
            </w:pPr>
            <w:r>
              <w:t>When a movement, loan or accession contains transfer of material or ownership in more than one direction, this folder is displayed within the top-level node to contain the Accessions and Acquisition Details (Movement of Ownership and Movement of Materials Leaf Nodes).  This segregates the objecte involved and the details of the inbound movement from the outbound movement.</w:t>
            </w:r>
          </w:p>
          <w:p w14:paraId="6CBE727A" w14:textId="77777777" w:rsidR="002906E2" w:rsidRDefault="002906E2" w:rsidP="00DA1E7F">
            <w:pPr>
              <w:pStyle w:val="TableRow"/>
            </w:pPr>
            <w:r>
              <w:t>The folder is related directly to a single Movement_Direction record.</w:t>
            </w:r>
          </w:p>
          <w:p w14:paraId="613AB239" w14:textId="77777777" w:rsidR="0006053B" w:rsidRDefault="0006053B" w:rsidP="00DA1E7F">
            <w:pPr>
              <w:pStyle w:val="TableRow"/>
            </w:pPr>
            <w:r>
              <w:t>When an instance of this folder is created in the Collections Browser the node is automatically expanded.</w:t>
            </w:r>
          </w:p>
        </w:tc>
      </w:tr>
      <w:tr w:rsidR="00726876" w14:paraId="2B9CEAD3" w14:textId="77777777" w:rsidTr="00D87EF4">
        <w:tc>
          <w:tcPr>
            <w:tcW w:w="1728" w:type="dxa"/>
          </w:tcPr>
          <w:p w14:paraId="199ADE65" w14:textId="77777777" w:rsidR="00726876" w:rsidRPr="00D87EF4" w:rsidRDefault="00726876" w:rsidP="00DA1E7F">
            <w:pPr>
              <w:pStyle w:val="TableRow"/>
              <w:rPr>
                <w:b/>
                <w:bCs/>
              </w:rPr>
            </w:pPr>
            <w:r w:rsidRPr="00D87EF4">
              <w:rPr>
                <w:b/>
                <w:bCs/>
              </w:rPr>
              <w:t>Details Screen</w:t>
            </w:r>
          </w:p>
        </w:tc>
        <w:tc>
          <w:tcPr>
            <w:tcW w:w="6794" w:type="dxa"/>
          </w:tcPr>
          <w:p w14:paraId="6552914C" w14:textId="77777777" w:rsidR="00726876" w:rsidRDefault="00D7186A" w:rsidP="00DA1E7F">
            <w:pPr>
              <w:pStyle w:val="TableRow"/>
            </w:pPr>
            <w:r>
              <w:t>TfraListViewer</w:t>
            </w:r>
          </w:p>
        </w:tc>
      </w:tr>
      <w:tr w:rsidR="00726876" w14:paraId="70F6C400" w14:textId="77777777" w:rsidTr="00D87EF4">
        <w:tc>
          <w:tcPr>
            <w:tcW w:w="1728" w:type="dxa"/>
          </w:tcPr>
          <w:p w14:paraId="3DE96ECE" w14:textId="77777777" w:rsidR="00726876" w:rsidRPr="00D87EF4" w:rsidRDefault="00726876" w:rsidP="00DA1E7F">
            <w:pPr>
              <w:pStyle w:val="TableRow"/>
              <w:rPr>
                <w:b/>
                <w:bCs/>
              </w:rPr>
            </w:pPr>
            <w:r w:rsidRPr="00D87EF4">
              <w:rPr>
                <w:b/>
                <w:bCs/>
              </w:rPr>
              <w:t>Child Nodes</w:t>
            </w:r>
          </w:p>
        </w:tc>
        <w:tc>
          <w:tcPr>
            <w:tcW w:w="6794" w:type="dxa"/>
          </w:tcPr>
          <w:p w14:paraId="3F4C999F" w14:textId="77777777" w:rsidR="002906E2" w:rsidRDefault="002906E2" w:rsidP="006D3F28">
            <w:pPr>
              <w:pStyle w:val="TableRow"/>
            </w:pPr>
            <w:r>
              <w:t>Objects Folder</w:t>
            </w:r>
            <w:r w:rsidR="006D3F28">
              <w:t xml:space="preserve"> (only present if the top level node is an exchange)</w:t>
            </w:r>
          </w:p>
          <w:p w14:paraId="78AE38DB" w14:textId="77777777" w:rsidR="002906E2" w:rsidRDefault="002906E2" w:rsidP="002906E2">
            <w:pPr>
              <w:pStyle w:val="TableRow"/>
            </w:pPr>
            <w:r>
              <w:t>Movement of Ownership Leaf Node (selected for Movement_Direction.Receiver_Name_Key refers to the organisation holding the installation)</w:t>
            </w:r>
          </w:p>
          <w:p w14:paraId="4EC8306E" w14:textId="77777777" w:rsidR="00D7186A" w:rsidRDefault="002906E2" w:rsidP="002906E2">
            <w:pPr>
              <w:pStyle w:val="TableRow"/>
            </w:pPr>
            <w:r>
              <w:t>Movement of Materials Leaf Nodes (selected for Movement_Direction.Receiver_Name_Key refers to the organisation holding the installation)</w:t>
            </w:r>
          </w:p>
        </w:tc>
      </w:tr>
      <w:tr w:rsidR="00726876" w14:paraId="2A5C7B7B" w14:textId="77777777" w:rsidTr="00D87EF4">
        <w:tc>
          <w:tcPr>
            <w:tcW w:w="1728" w:type="dxa"/>
          </w:tcPr>
          <w:p w14:paraId="45CA1E40" w14:textId="77777777" w:rsidR="00726876" w:rsidRPr="00D87EF4" w:rsidRDefault="00726876" w:rsidP="00DA1E7F">
            <w:pPr>
              <w:pStyle w:val="TableRow"/>
              <w:rPr>
                <w:b/>
                <w:bCs/>
              </w:rPr>
            </w:pPr>
            <w:r w:rsidRPr="00D87EF4">
              <w:rPr>
                <w:b/>
                <w:bCs/>
              </w:rPr>
              <w:t>Add Button Options</w:t>
            </w:r>
          </w:p>
        </w:tc>
        <w:tc>
          <w:tcPr>
            <w:tcW w:w="6794" w:type="dxa"/>
          </w:tcPr>
          <w:p w14:paraId="75F7469A" w14:textId="77777777" w:rsidR="00726876" w:rsidRDefault="002906E2" w:rsidP="00DA1E7F">
            <w:pPr>
              <w:pStyle w:val="TableRow"/>
            </w:pPr>
            <w:r>
              <w:t>Add Acquisition - creates a new Movement of Materials leaf node inside the folder and selects it in Edit Mode.  When the item is saved it is linked to the Movement_Direction associated with this folder.</w:t>
            </w:r>
          </w:p>
        </w:tc>
      </w:tr>
    </w:tbl>
    <w:p w14:paraId="38F9E923" w14:textId="77777777" w:rsidR="00726876" w:rsidRPr="004610F7" w:rsidRDefault="00726876" w:rsidP="00726876"/>
    <w:p w14:paraId="6671BA2E" w14:textId="77777777" w:rsidR="00726876" w:rsidRDefault="00726876" w:rsidP="00840903">
      <w:pPr>
        <w:pStyle w:val="Heading4"/>
      </w:pPr>
      <w:bookmarkStart w:id="192" w:name="_Toc292878703"/>
      <w:r>
        <w:t>Movement Outbound Folder</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6601"/>
      </w:tblGrid>
      <w:tr w:rsidR="00726876" w14:paraId="021CC641" w14:textId="77777777" w:rsidTr="00D87EF4">
        <w:tc>
          <w:tcPr>
            <w:tcW w:w="1728" w:type="dxa"/>
          </w:tcPr>
          <w:p w14:paraId="34006814" w14:textId="77777777" w:rsidR="00726876" w:rsidRPr="00D87EF4" w:rsidRDefault="00726876" w:rsidP="00DA1E7F">
            <w:pPr>
              <w:pStyle w:val="TableRow"/>
              <w:rPr>
                <w:b/>
                <w:bCs/>
              </w:rPr>
            </w:pPr>
            <w:r w:rsidRPr="00D87EF4">
              <w:rPr>
                <w:b/>
                <w:bCs/>
              </w:rPr>
              <w:t>Node Type</w:t>
            </w:r>
          </w:p>
        </w:tc>
        <w:tc>
          <w:tcPr>
            <w:tcW w:w="6794" w:type="dxa"/>
          </w:tcPr>
          <w:p w14:paraId="0EA59A4A" w14:textId="77777777" w:rsidR="00726876" w:rsidRDefault="00726876" w:rsidP="00DA1E7F">
            <w:pPr>
              <w:pStyle w:val="TableRow"/>
            </w:pPr>
            <w:r>
              <w:t>Folder</w:t>
            </w:r>
          </w:p>
        </w:tc>
      </w:tr>
      <w:tr w:rsidR="00726876" w14:paraId="17123B2B" w14:textId="77777777" w:rsidTr="00D87EF4">
        <w:tc>
          <w:tcPr>
            <w:tcW w:w="1728" w:type="dxa"/>
          </w:tcPr>
          <w:p w14:paraId="24EE5606" w14:textId="77777777" w:rsidR="00726876" w:rsidRPr="00D87EF4" w:rsidRDefault="00726876" w:rsidP="00DA1E7F">
            <w:pPr>
              <w:pStyle w:val="TableRow"/>
              <w:rPr>
                <w:b/>
                <w:bCs/>
              </w:rPr>
            </w:pPr>
            <w:r w:rsidRPr="00D87EF4">
              <w:rPr>
                <w:b/>
                <w:bCs/>
              </w:rPr>
              <w:t>Caption</w:t>
            </w:r>
          </w:p>
        </w:tc>
        <w:tc>
          <w:tcPr>
            <w:tcW w:w="6794" w:type="dxa"/>
          </w:tcPr>
          <w:p w14:paraId="6666F6AD" w14:textId="77777777" w:rsidR="00726876" w:rsidRDefault="00D7186A" w:rsidP="00DA1E7F">
            <w:pPr>
              <w:pStyle w:val="TableRow"/>
            </w:pPr>
            <w:r>
              <w:t>Outbound Movement</w:t>
            </w:r>
          </w:p>
        </w:tc>
      </w:tr>
      <w:tr w:rsidR="00D7186A" w14:paraId="038F93E1" w14:textId="77777777" w:rsidTr="00D87EF4">
        <w:tc>
          <w:tcPr>
            <w:tcW w:w="1728" w:type="dxa"/>
          </w:tcPr>
          <w:p w14:paraId="31749ED0" w14:textId="77777777" w:rsidR="00D7186A" w:rsidRPr="00D87EF4" w:rsidRDefault="00D7186A" w:rsidP="00DA1E7F">
            <w:pPr>
              <w:pStyle w:val="TableRow"/>
              <w:rPr>
                <w:b/>
                <w:bCs/>
              </w:rPr>
            </w:pPr>
            <w:r w:rsidRPr="00D87EF4">
              <w:rPr>
                <w:b/>
                <w:bCs/>
              </w:rPr>
              <w:lastRenderedPageBreak/>
              <w:t>Description</w:t>
            </w:r>
          </w:p>
        </w:tc>
        <w:tc>
          <w:tcPr>
            <w:tcW w:w="6794" w:type="dxa"/>
          </w:tcPr>
          <w:p w14:paraId="61FD6242" w14:textId="77777777" w:rsidR="00D7186A" w:rsidRDefault="00D7186A" w:rsidP="00DA1E7F">
            <w:pPr>
              <w:pStyle w:val="TableRow"/>
            </w:pPr>
            <w:r>
              <w:t>When a movement, loan or accession contains transfer of material or ownership in more than one direction, this folder is displayed within the top-level node to contain the Transfer of Ownership and Disposal Details (Movement of Ownership and Movement of Materials Leaf Nodes).  This segregates the objecte involved and the details of the outbound movement from the inbound movement.</w:t>
            </w:r>
          </w:p>
          <w:p w14:paraId="50AF6FDE" w14:textId="77777777" w:rsidR="002906E2" w:rsidRDefault="002906E2" w:rsidP="00DA1E7F">
            <w:pPr>
              <w:pStyle w:val="TableRow"/>
            </w:pPr>
            <w:r>
              <w:t>The folder is related directly to a single Movement_Direction record.</w:t>
            </w:r>
          </w:p>
          <w:p w14:paraId="75637515" w14:textId="77777777" w:rsidR="0006053B" w:rsidRDefault="0006053B" w:rsidP="00DA1E7F">
            <w:pPr>
              <w:pStyle w:val="TableRow"/>
            </w:pPr>
            <w:r>
              <w:t>When an instance of this folder is created in the Collections Browser the node is automatically expanded.</w:t>
            </w:r>
          </w:p>
        </w:tc>
      </w:tr>
      <w:tr w:rsidR="00D7186A" w14:paraId="3A02763E" w14:textId="77777777" w:rsidTr="00D87EF4">
        <w:tc>
          <w:tcPr>
            <w:tcW w:w="1728" w:type="dxa"/>
          </w:tcPr>
          <w:p w14:paraId="3628CBEC" w14:textId="77777777" w:rsidR="00D7186A" w:rsidRPr="00D87EF4" w:rsidRDefault="00D7186A" w:rsidP="00DA1E7F">
            <w:pPr>
              <w:pStyle w:val="TableRow"/>
              <w:rPr>
                <w:b/>
                <w:bCs/>
              </w:rPr>
            </w:pPr>
            <w:r w:rsidRPr="00D87EF4">
              <w:rPr>
                <w:b/>
                <w:bCs/>
              </w:rPr>
              <w:t>Details Screen</w:t>
            </w:r>
          </w:p>
        </w:tc>
        <w:tc>
          <w:tcPr>
            <w:tcW w:w="6794" w:type="dxa"/>
          </w:tcPr>
          <w:p w14:paraId="5623E484" w14:textId="77777777" w:rsidR="00D7186A" w:rsidRDefault="00D7186A" w:rsidP="00DA1E7F">
            <w:pPr>
              <w:pStyle w:val="TableRow"/>
            </w:pPr>
            <w:r>
              <w:t>TfraListViewer</w:t>
            </w:r>
          </w:p>
        </w:tc>
      </w:tr>
      <w:tr w:rsidR="00D7186A" w14:paraId="2D83A761" w14:textId="77777777" w:rsidTr="00D87EF4">
        <w:tc>
          <w:tcPr>
            <w:tcW w:w="1728" w:type="dxa"/>
          </w:tcPr>
          <w:p w14:paraId="0B7EFDA5" w14:textId="77777777" w:rsidR="00D7186A" w:rsidRPr="00D87EF4" w:rsidRDefault="00D7186A" w:rsidP="00DA1E7F">
            <w:pPr>
              <w:pStyle w:val="TableRow"/>
              <w:rPr>
                <w:b/>
                <w:bCs/>
              </w:rPr>
            </w:pPr>
            <w:r w:rsidRPr="00D87EF4">
              <w:rPr>
                <w:b/>
                <w:bCs/>
              </w:rPr>
              <w:t>Child Nodes</w:t>
            </w:r>
          </w:p>
        </w:tc>
        <w:tc>
          <w:tcPr>
            <w:tcW w:w="6794" w:type="dxa"/>
          </w:tcPr>
          <w:p w14:paraId="21D5639B" w14:textId="77777777" w:rsidR="00D7186A" w:rsidRDefault="00D7186A" w:rsidP="00DA1E7F">
            <w:pPr>
              <w:pStyle w:val="TableRow"/>
            </w:pPr>
            <w:r>
              <w:t>Objects Folder</w:t>
            </w:r>
          </w:p>
          <w:p w14:paraId="125B01C9" w14:textId="77777777" w:rsidR="00D7186A" w:rsidRDefault="00D7186A" w:rsidP="00DA1E7F">
            <w:pPr>
              <w:pStyle w:val="TableRow"/>
            </w:pPr>
            <w:r>
              <w:t>Movement of Ownership Leaf Node</w:t>
            </w:r>
            <w:r w:rsidR="002906E2">
              <w:t xml:space="preserve"> (selected for Movement_Direction.Receiver_Name_Key is different to the organisation holding the installation)</w:t>
            </w:r>
          </w:p>
          <w:p w14:paraId="486032A4" w14:textId="77777777" w:rsidR="00D7186A" w:rsidRDefault="00D7186A" w:rsidP="002906E2">
            <w:pPr>
              <w:pStyle w:val="TableRow"/>
            </w:pPr>
            <w:r>
              <w:t>Movement of Materials Leaf Nodes</w:t>
            </w:r>
            <w:r w:rsidR="002906E2">
              <w:t xml:space="preserve"> (selected for Movement_Direction.Receiver_Name_Key is different to the organisation holding the installation)</w:t>
            </w:r>
          </w:p>
        </w:tc>
      </w:tr>
      <w:tr w:rsidR="00D7186A" w14:paraId="17BA83E2" w14:textId="77777777" w:rsidTr="00D87EF4">
        <w:tc>
          <w:tcPr>
            <w:tcW w:w="1728" w:type="dxa"/>
          </w:tcPr>
          <w:p w14:paraId="2EB8F9FF" w14:textId="77777777" w:rsidR="00D7186A" w:rsidRPr="00D87EF4" w:rsidRDefault="00D7186A" w:rsidP="00DA1E7F">
            <w:pPr>
              <w:pStyle w:val="TableRow"/>
              <w:rPr>
                <w:b/>
                <w:bCs/>
              </w:rPr>
            </w:pPr>
            <w:r w:rsidRPr="00D87EF4">
              <w:rPr>
                <w:b/>
                <w:bCs/>
              </w:rPr>
              <w:t>Add Button Options</w:t>
            </w:r>
          </w:p>
        </w:tc>
        <w:tc>
          <w:tcPr>
            <w:tcW w:w="6794" w:type="dxa"/>
          </w:tcPr>
          <w:p w14:paraId="095B899A" w14:textId="77777777" w:rsidR="00D7186A" w:rsidRDefault="002906E2" w:rsidP="00DA1E7F">
            <w:pPr>
              <w:pStyle w:val="TableRow"/>
            </w:pPr>
            <w:r>
              <w:t>Add Disposal - creates a new Movement of Materials leaf node inside the folder and selects it in Edit Mode.  When the item is saved it is linked to the Movement_Direction associated with this folder.</w:t>
            </w:r>
          </w:p>
        </w:tc>
      </w:tr>
    </w:tbl>
    <w:p w14:paraId="69622BA6" w14:textId="77777777" w:rsidR="00726876" w:rsidRPr="004610F7" w:rsidRDefault="00726876" w:rsidP="00726876"/>
    <w:p w14:paraId="76316222" w14:textId="77777777" w:rsidR="000F35C5" w:rsidRDefault="000F35C5" w:rsidP="00840903">
      <w:pPr>
        <w:pStyle w:val="Heading4"/>
      </w:pPr>
      <w:bookmarkStart w:id="193" w:name="_Toc292878704"/>
      <w:r>
        <w:t>Movement of Ownership Leaf Node</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6591"/>
      </w:tblGrid>
      <w:tr w:rsidR="000F35C5" w14:paraId="74133965" w14:textId="77777777" w:rsidTr="00D87EF4">
        <w:tc>
          <w:tcPr>
            <w:tcW w:w="1728" w:type="dxa"/>
          </w:tcPr>
          <w:p w14:paraId="5F8EA298" w14:textId="77777777" w:rsidR="000F35C5" w:rsidRPr="00D87EF4" w:rsidRDefault="000F35C5" w:rsidP="00DA1E7F">
            <w:pPr>
              <w:pStyle w:val="TableRow"/>
              <w:rPr>
                <w:b/>
                <w:bCs/>
              </w:rPr>
            </w:pPr>
            <w:r w:rsidRPr="00D87EF4">
              <w:rPr>
                <w:b/>
                <w:bCs/>
              </w:rPr>
              <w:t>Node Type</w:t>
            </w:r>
          </w:p>
        </w:tc>
        <w:tc>
          <w:tcPr>
            <w:tcW w:w="6794" w:type="dxa"/>
          </w:tcPr>
          <w:p w14:paraId="7E007EF3" w14:textId="77777777" w:rsidR="000F35C5" w:rsidRDefault="000F35C5" w:rsidP="00DA1E7F">
            <w:pPr>
              <w:pStyle w:val="TableRow"/>
            </w:pPr>
            <w:r>
              <w:t>Leaf Node</w:t>
            </w:r>
          </w:p>
        </w:tc>
      </w:tr>
      <w:tr w:rsidR="000F35C5" w:rsidRPr="00874E44" w14:paraId="5171036C" w14:textId="77777777" w:rsidTr="00D87EF4">
        <w:tc>
          <w:tcPr>
            <w:tcW w:w="1728" w:type="dxa"/>
          </w:tcPr>
          <w:p w14:paraId="208DC11E" w14:textId="77777777" w:rsidR="000F35C5" w:rsidRPr="00D87EF4" w:rsidRDefault="000F35C5" w:rsidP="00DA1E7F">
            <w:pPr>
              <w:pStyle w:val="TableRow"/>
              <w:rPr>
                <w:b/>
                <w:bCs/>
              </w:rPr>
            </w:pPr>
            <w:r w:rsidRPr="00D87EF4">
              <w:rPr>
                <w:b/>
                <w:bCs/>
              </w:rPr>
              <w:t>Caption</w:t>
            </w:r>
          </w:p>
        </w:tc>
        <w:tc>
          <w:tcPr>
            <w:tcW w:w="6794" w:type="dxa"/>
          </w:tcPr>
          <w:p w14:paraId="79366540" w14:textId="77777777" w:rsidR="00DC2392" w:rsidRDefault="00874E44" w:rsidP="0048110C">
            <w:pPr>
              <w:pStyle w:val="TableRow"/>
            </w:pPr>
            <w:r w:rsidRPr="00874E44">
              <w:t xml:space="preserve">Depends on </w:t>
            </w:r>
            <w:r w:rsidR="0048110C">
              <w:t>Receiver</w:t>
            </w:r>
            <w:r w:rsidRPr="00874E44">
              <w:t xml:space="preserve">_Name_Key in the related Movement_Direction record. </w:t>
            </w:r>
            <w:r>
              <w:t xml:space="preserve"> </w:t>
            </w:r>
          </w:p>
          <w:p w14:paraId="36D741C9" w14:textId="77777777" w:rsidR="000F35C5" w:rsidRDefault="00874E44" w:rsidP="00DA1E7F">
            <w:pPr>
              <w:pStyle w:val="TableRow"/>
            </w:pPr>
            <w:r>
              <w:t xml:space="preserve">If the </w:t>
            </w:r>
            <w:r w:rsidR="0048110C">
              <w:t>Receiver</w:t>
            </w:r>
            <w:r w:rsidR="0048110C" w:rsidRPr="00874E44">
              <w:t xml:space="preserve">_Name_Key </w:t>
            </w:r>
            <w:r>
              <w:t>refers to the organ</w:t>
            </w:r>
            <w:r w:rsidR="00DC2392">
              <w:t>isation holding the installation then caption is ‘Accession Details - &lt;Movement_Of_Ownership Vague Date&gt;’.</w:t>
            </w:r>
          </w:p>
          <w:p w14:paraId="7B038778" w14:textId="77777777" w:rsidR="00DC2392" w:rsidRPr="00874E44" w:rsidRDefault="00DC2392" w:rsidP="00DA1E7F">
            <w:pPr>
              <w:pStyle w:val="TableRow"/>
            </w:pPr>
            <w:r>
              <w:t>Otherwise, caption is ‘</w:t>
            </w:r>
            <w:r w:rsidR="00510512">
              <w:t>Hosted Material Details</w:t>
            </w:r>
            <w:r>
              <w:t>- &lt;Movement_Of_Ownership Vague Date&gt;’.</w:t>
            </w:r>
          </w:p>
        </w:tc>
      </w:tr>
      <w:tr w:rsidR="000F35C5" w14:paraId="2CF87865" w14:textId="77777777" w:rsidTr="00D87EF4">
        <w:tc>
          <w:tcPr>
            <w:tcW w:w="1728" w:type="dxa"/>
          </w:tcPr>
          <w:p w14:paraId="779D37BF" w14:textId="77777777" w:rsidR="000F35C5" w:rsidRPr="00D87EF4" w:rsidRDefault="000F35C5" w:rsidP="00DA1E7F">
            <w:pPr>
              <w:pStyle w:val="TableRow"/>
              <w:rPr>
                <w:b/>
                <w:bCs/>
              </w:rPr>
            </w:pPr>
            <w:r w:rsidRPr="00D87EF4">
              <w:rPr>
                <w:b/>
                <w:bCs/>
              </w:rPr>
              <w:t>Description</w:t>
            </w:r>
          </w:p>
        </w:tc>
        <w:tc>
          <w:tcPr>
            <w:tcW w:w="6794" w:type="dxa"/>
          </w:tcPr>
          <w:p w14:paraId="6570A1B5" w14:textId="77777777" w:rsidR="000F35C5" w:rsidRDefault="00DC2392" w:rsidP="00DA1E7F">
            <w:pPr>
              <w:pStyle w:val="TableRow"/>
            </w:pPr>
            <w:r>
              <w:t>Node describing a single movement of ownership component within a movement.</w:t>
            </w:r>
          </w:p>
        </w:tc>
      </w:tr>
      <w:tr w:rsidR="000F35C5" w14:paraId="021DD170" w14:textId="77777777" w:rsidTr="00D87EF4">
        <w:tc>
          <w:tcPr>
            <w:tcW w:w="1728" w:type="dxa"/>
          </w:tcPr>
          <w:p w14:paraId="532F73C9" w14:textId="77777777" w:rsidR="000F35C5" w:rsidRPr="00D87EF4" w:rsidRDefault="000F35C5" w:rsidP="00DA1E7F">
            <w:pPr>
              <w:pStyle w:val="TableRow"/>
              <w:rPr>
                <w:b/>
                <w:bCs/>
              </w:rPr>
            </w:pPr>
            <w:r w:rsidRPr="00D87EF4">
              <w:rPr>
                <w:b/>
                <w:bCs/>
              </w:rPr>
              <w:t>Details Screen</w:t>
            </w:r>
          </w:p>
        </w:tc>
        <w:tc>
          <w:tcPr>
            <w:tcW w:w="6794" w:type="dxa"/>
          </w:tcPr>
          <w:p w14:paraId="5E79CF98" w14:textId="77777777" w:rsidR="009734BF" w:rsidRDefault="00A776B2" w:rsidP="00DA1E7F">
            <w:pPr>
              <w:pStyle w:val="TableRow"/>
            </w:pPr>
            <w:r>
              <w:t>TfraOwnershipDetails</w:t>
            </w:r>
          </w:p>
        </w:tc>
      </w:tr>
      <w:tr w:rsidR="000F35C5" w14:paraId="375C37CD" w14:textId="77777777" w:rsidTr="00D87EF4">
        <w:tc>
          <w:tcPr>
            <w:tcW w:w="1728" w:type="dxa"/>
          </w:tcPr>
          <w:p w14:paraId="4CF879A6" w14:textId="77777777" w:rsidR="000F35C5" w:rsidRPr="00D87EF4" w:rsidRDefault="000F35C5" w:rsidP="00DA1E7F">
            <w:pPr>
              <w:pStyle w:val="TableRow"/>
              <w:rPr>
                <w:b/>
                <w:bCs/>
              </w:rPr>
            </w:pPr>
            <w:r w:rsidRPr="00D87EF4">
              <w:rPr>
                <w:b/>
                <w:bCs/>
              </w:rPr>
              <w:lastRenderedPageBreak/>
              <w:t>Add Button Options</w:t>
            </w:r>
          </w:p>
        </w:tc>
        <w:tc>
          <w:tcPr>
            <w:tcW w:w="6794" w:type="dxa"/>
          </w:tcPr>
          <w:p w14:paraId="735FA57A" w14:textId="77777777" w:rsidR="000F35C5" w:rsidRDefault="009734BF" w:rsidP="00DA1E7F">
            <w:pPr>
              <w:pStyle w:val="TableRow"/>
            </w:pPr>
            <w:r>
              <w:t>Add button is disabled.</w:t>
            </w:r>
          </w:p>
        </w:tc>
      </w:tr>
      <w:tr w:rsidR="000F35C5" w14:paraId="5D81D68D" w14:textId="77777777" w:rsidTr="00D87EF4">
        <w:tc>
          <w:tcPr>
            <w:tcW w:w="1728" w:type="dxa"/>
          </w:tcPr>
          <w:p w14:paraId="67D57E53" w14:textId="77777777" w:rsidR="000F35C5" w:rsidRPr="00D87EF4" w:rsidRDefault="000F35C5" w:rsidP="00DA1E7F">
            <w:pPr>
              <w:pStyle w:val="TableRow"/>
              <w:rPr>
                <w:b/>
                <w:bCs/>
              </w:rPr>
            </w:pPr>
            <w:r w:rsidRPr="00D87EF4">
              <w:rPr>
                <w:b/>
                <w:bCs/>
              </w:rPr>
              <w:t>Navigation</w:t>
            </w:r>
          </w:p>
        </w:tc>
        <w:tc>
          <w:tcPr>
            <w:tcW w:w="6794" w:type="dxa"/>
          </w:tcPr>
          <w:p w14:paraId="045C219A" w14:textId="77777777" w:rsidR="000F35C5" w:rsidRDefault="00DC2392" w:rsidP="00DA1E7F">
            <w:pPr>
              <w:pStyle w:val="TableRow"/>
            </w:pPr>
            <w:r>
              <w:t>None</w:t>
            </w:r>
          </w:p>
        </w:tc>
      </w:tr>
    </w:tbl>
    <w:p w14:paraId="5910D59C" w14:textId="77777777" w:rsidR="000F35C5" w:rsidRDefault="000F35C5" w:rsidP="000F35C5"/>
    <w:p w14:paraId="75DF9B35" w14:textId="77777777" w:rsidR="000F35C5" w:rsidRDefault="000F35C5" w:rsidP="00840903">
      <w:pPr>
        <w:pStyle w:val="Heading4"/>
      </w:pPr>
      <w:bookmarkStart w:id="194" w:name="_Toc292878705"/>
      <w:r>
        <w:t>Movement of Materials Leaf Node</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6591"/>
      </w:tblGrid>
      <w:tr w:rsidR="000F35C5" w14:paraId="18D71C17" w14:textId="77777777" w:rsidTr="00D87EF4">
        <w:tc>
          <w:tcPr>
            <w:tcW w:w="1728" w:type="dxa"/>
          </w:tcPr>
          <w:p w14:paraId="1E5242C8" w14:textId="77777777" w:rsidR="000F35C5" w:rsidRPr="00D87EF4" w:rsidRDefault="000F35C5" w:rsidP="00DA1E7F">
            <w:pPr>
              <w:pStyle w:val="TableRow"/>
              <w:rPr>
                <w:b/>
                <w:bCs/>
              </w:rPr>
            </w:pPr>
            <w:r w:rsidRPr="00D87EF4">
              <w:rPr>
                <w:b/>
                <w:bCs/>
              </w:rPr>
              <w:t>Node Type</w:t>
            </w:r>
          </w:p>
        </w:tc>
        <w:tc>
          <w:tcPr>
            <w:tcW w:w="6794" w:type="dxa"/>
          </w:tcPr>
          <w:p w14:paraId="54D8B651" w14:textId="77777777" w:rsidR="000F35C5" w:rsidRDefault="000F35C5" w:rsidP="00DA1E7F">
            <w:pPr>
              <w:pStyle w:val="TableRow"/>
            </w:pPr>
            <w:r>
              <w:t>Leaf Node</w:t>
            </w:r>
          </w:p>
        </w:tc>
      </w:tr>
      <w:tr w:rsidR="009734BF" w:rsidRPr="009734BF" w14:paraId="04ABD424" w14:textId="77777777" w:rsidTr="00D87EF4">
        <w:tc>
          <w:tcPr>
            <w:tcW w:w="1728" w:type="dxa"/>
          </w:tcPr>
          <w:p w14:paraId="0F5D6FF5" w14:textId="77777777" w:rsidR="009734BF" w:rsidRPr="00D87EF4" w:rsidRDefault="009734BF" w:rsidP="00DA1E7F">
            <w:pPr>
              <w:pStyle w:val="TableRow"/>
              <w:rPr>
                <w:b/>
                <w:bCs/>
              </w:rPr>
            </w:pPr>
            <w:r w:rsidRPr="00D87EF4">
              <w:rPr>
                <w:b/>
                <w:bCs/>
              </w:rPr>
              <w:t>Caption</w:t>
            </w:r>
          </w:p>
        </w:tc>
        <w:tc>
          <w:tcPr>
            <w:tcW w:w="6794" w:type="dxa"/>
          </w:tcPr>
          <w:p w14:paraId="0E9CB611" w14:textId="77777777" w:rsidR="009734BF" w:rsidRDefault="009734BF" w:rsidP="00DA1E7F">
            <w:pPr>
              <w:pStyle w:val="TableRow"/>
            </w:pPr>
            <w:r w:rsidRPr="00874E44">
              <w:t xml:space="preserve">Depends on </w:t>
            </w:r>
            <w:r>
              <w:t>Receiver</w:t>
            </w:r>
            <w:r w:rsidRPr="00874E44">
              <w:t xml:space="preserve">_Name_Key in the related Movement_Direction record. </w:t>
            </w:r>
            <w:r>
              <w:t xml:space="preserve"> </w:t>
            </w:r>
          </w:p>
          <w:p w14:paraId="2D015629" w14:textId="77777777" w:rsidR="009734BF" w:rsidRDefault="009734BF" w:rsidP="00573C45">
            <w:pPr>
              <w:pStyle w:val="TableRow"/>
            </w:pPr>
            <w:r>
              <w:t>If the Receiver</w:t>
            </w:r>
            <w:r w:rsidRPr="00874E44">
              <w:t xml:space="preserve">_Name_Key </w:t>
            </w:r>
            <w:r>
              <w:t xml:space="preserve">refers to the organisation </w:t>
            </w:r>
            <w:r w:rsidR="00573C45">
              <w:t xml:space="preserve">or an individual at the organisation </w:t>
            </w:r>
            <w:r>
              <w:t>holding the installation then caption is ‘Acquisition Details - &lt;Movement_Of_Materials Vague Date&gt;’.</w:t>
            </w:r>
          </w:p>
          <w:p w14:paraId="27532E46" w14:textId="77777777" w:rsidR="009734BF" w:rsidRDefault="009734BF" w:rsidP="00DA1E7F">
            <w:pPr>
              <w:pStyle w:val="TableRow"/>
            </w:pPr>
            <w:r>
              <w:t>Otherwise, caption is ‘Disposal Details - &lt;Movement_Of_Materials Vague Date&gt;’.</w:t>
            </w:r>
          </w:p>
          <w:p w14:paraId="3D2302EE" w14:textId="77777777" w:rsidR="0033508F" w:rsidRDefault="0033508F" w:rsidP="00DA1E7F">
            <w:pPr>
              <w:pStyle w:val="TableRow"/>
            </w:pPr>
            <w:r>
              <w:t>For a Loan In, the label ’Acquisition Details’ is replaced with ‘Material Loaned’ and the label ‘Disposal Details’ is replaced with ‘Material Returned’.</w:t>
            </w:r>
          </w:p>
          <w:p w14:paraId="03343397" w14:textId="77777777" w:rsidR="0033508F" w:rsidRPr="00874E44" w:rsidRDefault="0033508F" w:rsidP="00DA1E7F">
            <w:pPr>
              <w:pStyle w:val="TableRow"/>
            </w:pPr>
            <w:r>
              <w:t>For a Loan Out, the label ’Acquisition Details’ is replaced with ‘Material Returned’ and the label ‘Disposal Details’ is replaced with ‘Material Loaned’.</w:t>
            </w:r>
          </w:p>
        </w:tc>
      </w:tr>
      <w:tr w:rsidR="009734BF" w14:paraId="3AC5F515" w14:textId="77777777" w:rsidTr="00D87EF4">
        <w:tc>
          <w:tcPr>
            <w:tcW w:w="1728" w:type="dxa"/>
          </w:tcPr>
          <w:p w14:paraId="4EF629F8" w14:textId="77777777" w:rsidR="009734BF" w:rsidRPr="00D87EF4" w:rsidRDefault="009734BF" w:rsidP="00DA1E7F">
            <w:pPr>
              <w:pStyle w:val="TableRow"/>
              <w:rPr>
                <w:b/>
                <w:bCs/>
              </w:rPr>
            </w:pPr>
            <w:r w:rsidRPr="00D87EF4">
              <w:rPr>
                <w:b/>
                <w:bCs/>
              </w:rPr>
              <w:t>Description</w:t>
            </w:r>
          </w:p>
        </w:tc>
        <w:tc>
          <w:tcPr>
            <w:tcW w:w="6794" w:type="dxa"/>
          </w:tcPr>
          <w:p w14:paraId="54B4E51A" w14:textId="77777777" w:rsidR="009734BF" w:rsidRDefault="009734BF" w:rsidP="00DA1E7F">
            <w:pPr>
              <w:pStyle w:val="TableRow"/>
            </w:pPr>
            <w:r>
              <w:t>Node describing a single movement of material component within a movement.</w:t>
            </w:r>
          </w:p>
        </w:tc>
      </w:tr>
      <w:tr w:rsidR="009734BF" w14:paraId="6B030200" w14:textId="77777777" w:rsidTr="00D87EF4">
        <w:tc>
          <w:tcPr>
            <w:tcW w:w="1728" w:type="dxa"/>
          </w:tcPr>
          <w:p w14:paraId="5757E9EA" w14:textId="77777777" w:rsidR="009734BF" w:rsidRPr="00D87EF4" w:rsidRDefault="009734BF" w:rsidP="00DA1E7F">
            <w:pPr>
              <w:pStyle w:val="TableRow"/>
              <w:rPr>
                <w:b/>
                <w:bCs/>
              </w:rPr>
            </w:pPr>
            <w:r w:rsidRPr="00D87EF4">
              <w:rPr>
                <w:b/>
                <w:bCs/>
              </w:rPr>
              <w:t>Details Screen</w:t>
            </w:r>
          </w:p>
        </w:tc>
        <w:tc>
          <w:tcPr>
            <w:tcW w:w="6794" w:type="dxa"/>
          </w:tcPr>
          <w:p w14:paraId="62B59431" w14:textId="77777777" w:rsidR="009734BF" w:rsidRDefault="00DD3595" w:rsidP="009734BF">
            <w:pPr>
              <w:pStyle w:val="TableRow"/>
            </w:pPr>
            <w:r>
              <w:t>TfraMovementDetails</w:t>
            </w:r>
          </w:p>
        </w:tc>
      </w:tr>
      <w:tr w:rsidR="009734BF" w14:paraId="0382B936" w14:textId="77777777" w:rsidTr="00D87EF4">
        <w:tc>
          <w:tcPr>
            <w:tcW w:w="1728" w:type="dxa"/>
          </w:tcPr>
          <w:p w14:paraId="6D70B0E9" w14:textId="77777777" w:rsidR="009734BF" w:rsidRPr="00D87EF4" w:rsidRDefault="009734BF" w:rsidP="00DA1E7F">
            <w:pPr>
              <w:pStyle w:val="TableRow"/>
              <w:rPr>
                <w:b/>
                <w:bCs/>
              </w:rPr>
            </w:pPr>
            <w:r w:rsidRPr="00D87EF4">
              <w:rPr>
                <w:b/>
                <w:bCs/>
              </w:rPr>
              <w:t>Add Button Options</w:t>
            </w:r>
          </w:p>
        </w:tc>
        <w:tc>
          <w:tcPr>
            <w:tcW w:w="6794" w:type="dxa"/>
          </w:tcPr>
          <w:p w14:paraId="173FBEAD" w14:textId="77777777" w:rsidR="009734BF" w:rsidRDefault="009734BF" w:rsidP="00DA1E7F">
            <w:pPr>
              <w:pStyle w:val="TableRow"/>
            </w:pPr>
            <w:r>
              <w:t>Add button is disabled.</w:t>
            </w:r>
          </w:p>
        </w:tc>
      </w:tr>
      <w:tr w:rsidR="009734BF" w14:paraId="33334652" w14:textId="77777777" w:rsidTr="00D87EF4">
        <w:tc>
          <w:tcPr>
            <w:tcW w:w="1728" w:type="dxa"/>
          </w:tcPr>
          <w:p w14:paraId="4907EF3C" w14:textId="77777777" w:rsidR="009734BF" w:rsidRPr="00D87EF4" w:rsidRDefault="009734BF" w:rsidP="00DA1E7F">
            <w:pPr>
              <w:pStyle w:val="TableRow"/>
              <w:rPr>
                <w:b/>
                <w:bCs/>
              </w:rPr>
            </w:pPr>
            <w:r w:rsidRPr="00D87EF4">
              <w:rPr>
                <w:b/>
                <w:bCs/>
              </w:rPr>
              <w:t>Navigation</w:t>
            </w:r>
          </w:p>
        </w:tc>
        <w:tc>
          <w:tcPr>
            <w:tcW w:w="6794" w:type="dxa"/>
          </w:tcPr>
          <w:p w14:paraId="5071A77D" w14:textId="77777777" w:rsidR="009734BF" w:rsidRDefault="009734BF" w:rsidP="00DA1E7F">
            <w:pPr>
              <w:pStyle w:val="TableRow"/>
            </w:pPr>
            <w:r>
              <w:t>None</w:t>
            </w:r>
          </w:p>
        </w:tc>
      </w:tr>
    </w:tbl>
    <w:p w14:paraId="511D7E72" w14:textId="77777777" w:rsidR="000F35C5" w:rsidRDefault="000F35C5" w:rsidP="000F35C5"/>
    <w:p w14:paraId="7388C044" w14:textId="77777777" w:rsidR="004E0C22" w:rsidRDefault="004E0C22" w:rsidP="00840903">
      <w:pPr>
        <w:pStyle w:val="Heading4"/>
      </w:pPr>
      <w:bookmarkStart w:id="195" w:name="_Toc292878706"/>
      <w:r>
        <w:t>Multimedia Folder</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3ADB7B8C" w14:textId="77777777" w:rsidTr="00D87EF4">
        <w:tc>
          <w:tcPr>
            <w:tcW w:w="1728" w:type="dxa"/>
          </w:tcPr>
          <w:p w14:paraId="6044DD46" w14:textId="77777777" w:rsidR="004E0C22" w:rsidRPr="00D87EF4" w:rsidRDefault="004E0C22" w:rsidP="004E0C22">
            <w:pPr>
              <w:pStyle w:val="TableRow"/>
              <w:rPr>
                <w:b/>
                <w:bCs/>
              </w:rPr>
            </w:pPr>
            <w:r w:rsidRPr="00D87EF4">
              <w:rPr>
                <w:b/>
                <w:bCs/>
              </w:rPr>
              <w:t>Node Type</w:t>
            </w:r>
          </w:p>
        </w:tc>
        <w:tc>
          <w:tcPr>
            <w:tcW w:w="6794" w:type="dxa"/>
          </w:tcPr>
          <w:p w14:paraId="4CE9A7E9" w14:textId="77777777" w:rsidR="004E0C22" w:rsidRDefault="004E0C22" w:rsidP="004E0C22">
            <w:pPr>
              <w:pStyle w:val="TableRow"/>
            </w:pPr>
            <w:r>
              <w:t>Folder</w:t>
            </w:r>
          </w:p>
        </w:tc>
      </w:tr>
      <w:tr w:rsidR="004E0C22" w14:paraId="31C1B9AB" w14:textId="77777777" w:rsidTr="00D87EF4">
        <w:tc>
          <w:tcPr>
            <w:tcW w:w="1728" w:type="dxa"/>
          </w:tcPr>
          <w:p w14:paraId="111F84E7" w14:textId="77777777" w:rsidR="004E0C22" w:rsidRPr="00D87EF4" w:rsidRDefault="004E0C22" w:rsidP="004E0C22">
            <w:pPr>
              <w:pStyle w:val="TableRow"/>
              <w:rPr>
                <w:b/>
                <w:bCs/>
              </w:rPr>
            </w:pPr>
            <w:r w:rsidRPr="00D87EF4">
              <w:rPr>
                <w:b/>
                <w:bCs/>
              </w:rPr>
              <w:t>Caption</w:t>
            </w:r>
          </w:p>
        </w:tc>
        <w:tc>
          <w:tcPr>
            <w:tcW w:w="6794" w:type="dxa"/>
          </w:tcPr>
          <w:p w14:paraId="013A39A2" w14:textId="77777777" w:rsidR="004E0C22" w:rsidRDefault="00472BDD" w:rsidP="004E0C22">
            <w:pPr>
              <w:pStyle w:val="TableRow"/>
            </w:pPr>
            <w:r>
              <w:t>Multimedia</w:t>
            </w:r>
          </w:p>
        </w:tc>
      </w:tr>
      <w:tr w:rsidR="004E0C22" w14:paraId="5B07C07B" w14:textId="77777777" w:rsidTr="00D87EF4">
        <w:tc>
          <w:tcPr>
            <w:tcW w:w="1728" w:type="dxa"/>
          </w:tcPr>
          <w:p w14:paraId="6FFCA957" w14:textId="77777777" w:rsidR="004E0C22" w:rsidRPr="00D87EF4" w:rsidRDefault="004E0C22" w:rsidP="004E0C22">
            <w:pPr>
              <w:pStyle w:val="TableRow"/>
              <w:rPr>
                <w:b/>
                <w:bCs/>
              </w:rPr>
            </w:pPr>
            <w:r w:rsidRPr="00D87EF4">
              <w:rPr>
                <w:b/>
                <w:bCs/>
              </w:rPr>
              <w:t>Description</w:t>
            </w:r>
          </w:p>
        </w:tc>
        <w:tc>
          <w:tcPr>
            <w:tcW w:w="6794" w:type="dxa"/>
          </w:tcPr>
          <w:p w14:paraId="4AF95A3D" w14:textId="77777777" w:rsidR="004E0C22" w:rsidRDefault="00195FC3" w:rsidP="004E0C22">
            <w:pPr>
              <w:pStyle w:val="TableRow"/>
            </w:pPr>
            <w:r>
              <w:t>Lists each Source_File record for the sources attached to the top-level node</w:t>
            </w:r>
            <w:r w:rsidR="00472BDD">
              <w:t>.</w:t>
            </w:r>
          </w:p>
        </w:tc>
      </w:tr>
      <w:tr w:rsidR="004E0C22" w14:paraId="04689836" w14:textId="77777777" w:rsidTr="00D87EF4">
        <w:tc>
          <w:tcPr>
            <w:tcW w:w="1728" w:type="dxa"/>
          </w:tcPr>
          <w:p w14:paraId="53702538" w14:textId="77777777" w:rsidR="004E0C22" w:rsidRPr="00D87EF4" w:rsidRDefault="004E0C22" w:rsidP="004E0C22">
            <w:pPr>
              <w:pStyle w:val="TableRow"/>
              <w:rPr>
                <w:b/>
                <w:bCs/>
              </w:rPr>
            </w:pPr>
            <w:r w:rsidRPr="00D87EF4">
              <w:rPr>
                <w:b/>
                <w:bCs/>
              </w:rPr>
              <w:lastRenderedPageBreak/>
              <w:t>Details Screen</w:t>
            </w:r>
          </w:p>
        </w:tc>
        <w:tc>
          <w:tcPr>
            <w:tcW w:w="6794" w:type="dxa"/>
          </w:tcPr>
          <w:p w14:paraId="1050BCD3" w14:textId="77777777" w:rsidR="004E0C22" w:rsidRDefault="00472BDD" w:rsidP="004E0C22">
            <w:pPr>
              <w:pStyle w:val="TableRow"/>
            </w:pPr>
            <w:r>
              <w:t>TfraListViewer</w:t>
            </w:r>
          </w:p>
        </w:tc>
      </w:tr>
      <w:tr w:rsidR="004E0C22" w14:paraId="04685A3B" w14:textId="77777777" w:rsidTr="00D87EF4">
        <w:tc>
          <w:tcPr>
            <w:tcW w:w="1728" w:type="dxa"/>
          </w:tcPr>
          <w:p w14:paraId="3BA413E1" w14:textId="77777777" w:rsidR="004E0C22" w:rsidRPr="00D87EF4" w:rsidRDefault="004E0C22" w:rsidP="004E0C22">
            <w:pPr>
              <w:pStyle w:val="TableRow"/>
              <w:rPr>
                <w:b/>
                <w:bCs/>
              </w:rPr>
            </w:pPr>
            <w:r w:rsidRPr="00D87EF4">
              <w:rPr>
                <w:b/>
                <w:bCs/>
              </w:rPr>
              <w:t>Child Nodes</w:t>
            </w:r>
          </w:p>
        </w:tc>
        <w:tc>
          <w:tcPr>
            <w:tcW w:w="6794" w:type="dxa"/>
          </w:tcPr>
          <w:p w14:paraId="209B646D" w14:textId="77777777" w:rsidR="004E0C22" w:rsidRDefault="00195FC3" w:rsidP="004E0C22">
            <w:pPr>
              <w:pStyle w:val="TableRow"/>
            </w:pPr>
            <w:r>
              <w:t>Multimedia Leaf Nodes</w:t>
            </w:r>
          </w:p>
        </w:tc>
      </w:tr>
      <w:tr w:rsidR="004E0C22" w14:paraId="1242FD45" w14:textId="77777777" w:rsidTr="00D87EF4">
        <w:tc>
          <w:tcPr>
            <w:tcW w:w="1728" w:type="dxa"/>
          </w:tcPr>
          <w:p w14:paraId="325A387D" w14:textId="77777777" w:rsidR="004E0C22" w:rsidRPr="00D87EF4" w:rsidRDefault="004E0C22" w:rsidP="004E0C22">
            <w:pPr>
              <w:pStyle w:val="TableRow"/>
              <w:rPr>
                <w:b/>
                <w:bCs/>
              </w:rPr>
            </w:pPr>
            <w:r w:rsidRPr="00D87EF4">
              <w:rPr>
                <w:b/>
                <w:bCs/>
              </w:rPr>
              <w:t>Add Button Options</w:t>
            </w:r>
          </w:p>
        </w:tc>
        <w:tc>
          <w:tcPr>
            <w:tcW w:w="6794" w:type="dxa"/>
          </w:tcPr>
          <w:p w14:paraId="4A35EFF2" w14:textId="77777777" w:rsidR="004E0C22" w:rsidRDefault="00472BDD" w:rsidP="004E0C22">
            <w:pPr>
              <w:pStyle w:val="TableRow"/>
            </w:pPr>
            <w:r>
              <w:t>Creates a new Multimedia Leaf Node inside the folder and selects it.  When saved, the new source is automatically linked to the database list this folder was populated from.</w:t>
            </w:r>
          </w:p>
        </w:tc>
      </w:tr>
    </w:tbl>
    <w:p w14:paraId="2EFAF830" w14:textId="77777777" w:rsidR="004E0C22" w:rsidRPr="004610F7" w:rsidRDefault="004E0C22" w:rsidP="004E0C22"/>
    <w:p w14:paraId="6D102526" w14:textId="77777777" w:rsidR="00195FC3" w:rsidRDefault="00195FC3" w:rsidP="00840903">
      <w:pPr>
        <w:pStyle w:val="Heading4"/>
      </w:pPr>
      <w:bookmarkStart w:id="196" w:name="_Toc292878707"/>
      <w:r>
        <w:t>Multimedia Leaf Node</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6589"/>
      </w:tblGrid>
      <w:tr w:rsidR="00195FC3" w14:paraId="4D0918ED" w14:textId="77777777" w:rsidTr="00D87EF4">
        <w:tc>
          <w:tcPr>
            <w:tcW w:w="1728" w:type="dxa"/>
          </w:tcPr>
          <w:p w14:paraId="1F6E093C" w14:textId="77777777" w:rsidR="00195FC3" w:rsidRPr="00D87EF4" w:rsidRDefault="00195FC3" w:rsidP="00690E6D">
            <w:pPr>
              <w:pStyle w:val="TableRow"/>
              <w:rPr>
                <w:b/>
                <w:bCs/>
              </w:rPr>
            </w:pPr>
            <w:r w:rsidRPr="00D87EF4">
              <w:rPr>
                <w:b/>
                <w:bCs/>
              </w:rPr>
              <w:t>Node Type</w:t>
            </w:r>
          </w:p>
        </w:tc>
        <w:tc>
          <w:tcPr>
            <w:tcW w:w="6794" w:type="dxa"/>
          </w:tcPr>
          <w:p w14:paraId="5B6501F6" w14:textId="77777777" w:rsidR="00195FC3" w:rsidRDefault="00195FC3" w:rsidP="00690E6D">
            <w:pPr>
              <w:pStyle w:val="TableRow"/>
            </w:pPr>
            <w:r>
              <w:t>Leaf Node</w:t>
            </w:r>
          </w:p>
        </w:tc>
      </w:tr>
      <w:tr w:rsidR="00195FC3" w14:paraId="629AC568" w14:textId="77777777" w:rsidTr="00D87EF4">
        <w:tc>
          <w:tcPr>
            <w:tcW w:w="1728" w:type="dxa"/>
          </w:tcPr>
          <w:p w14:paraId="710E1EC7" w14:textId="77777777" w:rsidR="00195FC3" w:rsidRPr="00D87EF4" w:rsidRDefault="00195FC3" w:rsidP="00690E6D">
            <w:pPr>
              <w:pStyle w:val="TableRow"/>
              <w:rPr>
                <w:b/>
                <w:bCs/>
              </w:rPr>
            </w:pPr>
            <w:r w:rsidRPr="00D87EF4">
              <w:rPr>
                <w:b/>
                <w:bCs/>
              </w:rPr>
              <w:t>Caption</w:t>
            </w:r>
          </w:p>
        </w:tc>
        <w:tc>
          <w:tcPr>
            <w:tcW w:w="6794" w:type="dxa"/>
          </w:tcPr>
          <w:p w14:paraId="45BF9A99" w14:textId="77777777" w:rsidR="00195FC3" w:rsidRDefault="00195FC3" w:rsidP="00690E6D">
            <w:pPr>
              <w:pStyle w:val="TableRow"/>
            </w:pPr>
            <w:r>
              <w:t>&lt;Source_File.Title, if Title is null then extract file name (without path) from Source_File.File_Name&gt;</w:t>
            </w:r>
          </w:p>
        </w:tc>
      </w:tr>
      <w:tr w:rsidR="00195FC3" w14:paraId="17C55B28" w14:textId="77777777" w:rsidTr="00D87EF4">
        <w:tc>
          <w:tcPr>
            <w:tcW w:w="1728" w:type="dxa"/>
          </w:tcPr>
          <w:p w14:paraId="66942136" w14:textId="77777777" w:rsidR="00195FC3" w:rsidRPr="00D87EF4" w:rsidRDefault="00195FC3" w:rsidP="00690E6D">
            <w:pPr>
              <w:pStyle w:val="TableRow"/>
              <w:rPr>
                <w:b/>
                <w:bCs/>
              </w:rPr>
            </w:pPr>
            <w:r w:rsidRPr="00D87EF4">
              <w:rPr>
                <w:b/>
                <w:bCs/>
              </w:rPr>
              <w:t>Description</w:t>
            </w:r>
          </w:p>
        </w:tc>
        <w:tc>
          <w:tcPr>
            <w:tcW w:w="6794" w:type="dxa"/>
          </w:tcPr>
          <w:p w14:paraId="5BCB0D2D" w14:textId="77777777" w:rsidR="00195FC3" w:rsidRDefault="00195FC3" w:rsidP="00690E6D">
            <w:pPr>
              <w:pStyle w:val="TableRow"/>
            </w:pPr>
            <w:r>
              <w:t>Leaf node for a single multimedia source in the system.</w:t>
            </w:r>
          </w:p>
        </w:tc>
      </w:tr>
      <w:tr w:rsidR="00195FC3" w14:paraId="55AAFC81" w14:textId="77777777" w:rsidTr="00D87EF4">
        <w:tc>
          <w:tcPr>
            <w:tcW w:w="1728" w:type="dxa"/>
          </w:tcPr>
          <w:p w14:paraId="0946BEEA" w14:textId="77777777" w:rsidR="00195FC3" w:rsidRPr="00D87EF4" w:rsidRDefault="00195FC3" w:rsidP="00690E6D">
            <w:pPr>
              <w:pStyle w:val="TableRow"/>
              <w:rPr>
                <w:b/>
                <w:bCs/>
              </w:rPr>
            </w:pPr>
            <w:r w:rsidRPr="00D87EF4">
              <w:rPr>
                <w:b/>
                <w:bCs/>
              </w:rPr>
              <w:t>Details Screen</w:t>
            </w:r>
          </w:p>
        </w:tc>
        <w:tc>
          <w:tcPr>
            <w:tcW w:w="6794" w:type="dxa"/>
          </w:tcPr>
          <w:p w14:paraId="7A16BF04" w14:textId="77777777" w:rsidR="00195FC3" w:rsidRDefault="00195FC3" w:rsidP="00690E6D">
            <w:pPr>
              <w:pStyle w:val="TableRow"/>
            </w:pPr>
            <w:r>
              <w:t>TfraMultimedia</w:t>
            </w:r>
          </w:p>
        </w:tc>
      </w:tr>
      <w:tr w:rsidR="00195FC3" w14:paraId="1E0D345E" w14:textId="77777777" w:rsidTr="00D87EF4">
        <w:tc>
          <w:tcPr>
            <w:tcW w:w="1728" w:type="dxa"/>
          </w:tcPr>
          <w:p w14:paraId="1BA5CB0A" w14:textId="77777777" w:rsidR="00195FC3" w:rsidRPr="00D87EF4" w:rsidRDefault="00195FC3" w:rsidP="00690E6D">
            <w:pPr>
              <w:pStyle w:val="TableRow"/>
              <w:rPr>
                <w:b/>
                <w:bCs/>
              </w:rPr>
            </w:pPr>
            <w:r w:rsidRPr="00D87EF4">
              <w:rPr>
                <w:b/>
                <w:bCs/>
              </w:rPr>
              <w:t>Add Button Options</w:t>
            </w:r>
          </w:p>
        </w:tc>
        <w:tc>
          <w:tcPr>
            <w:tcW w:w="6794" w:type="dxa"/>
          </w:tcPr>
          <w:p w14:paraId="426B00DF" w14:textId="77777777" w:rsidR="00195FC3" w:rsidRDefault="00195FC3" w:rsidP="00690E6D">
            <w:pPr>
              <w:pStyle w:val="TableRow"/>
            </w:pPr>
            <w:r>
              <w:t>Add button behaves same as parent Multimedia Folder.</w:t>
            </w:r>
          </w:p>
        </w:tc>
      </w:tr>
      <w:tr w:rsidR="00195FC3" w14:paraId="6C52F752" w14:textId="77777777" w:rsidTr="00D87EF4">
        <w:tc>
          <w:tcPr>
            <w:tcW w:w="1728" w:type="dxa"/>
          </w:tcPr>
          <w:p w14:paraId="7B9ECD51" w14:textId="77777777" w:rsidR="00195FC3" w:rsidRPr="00D87EF4" w:rsidRDefault="00195FC3" w:rsidP="00690E6D">
            <w:pPr>
              <w:pStyle w:val="TableRow"/>
              <w:rPr>
                <w:b/>
                <w:bCs/>
              </w:rPr>
            </w:pPr>
            <w:r w:rsidRPr="00D87EF4">
              <w:rPr>
                <w:b/>
                <w:bCs/>
              </w:rPr>
              <w:t>Navigation</w:t>
            </w:r>
          </w:p>
        </w:tc>
        <w:tc>
          <w:tcPr>
            <w:tcW w:w="6794" w:type="dxa"/>
          </w:tcPr>
          <w:p w14:paraId="16378E18" w14:textId="77777777" w:rsidR="00195FC3" w:rsidRDefault="00195FC3" w:rsidP="00690E6D">
            <w:pPr>
              <w:pStyle w:val="TableRow"/>
            </w:pPr>
            <w:r>
              <w:t>None</w:t>
            </w:r>
          </w:p>
        </w:tc>
      </w:tr>
    </w:tbl>
    <w:p w14:paraId="45E7055E" w14:textId="77777777" w:rsidR="00195FC3" w:rsidRDefault="00195FC3" w:rsidP="00195FC3"/>
    <w:p w14:paraId="4AC5B54C" w14:textId="77777777" w:rsidR="004E0C22" w:rsidRDefault="004E0C22" w:rsidP="00840903">
      <w:pPr>
        <w:pStyle w:val="Heading4"/>
      </w:pPr>
      <w:bookmarkStart w:id="197" w:name="_Toc292878708"/>
      <w:r>
        <w:t>Numbering History Folder</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4E0C22" w14:paraId="34D5C8E9" w14:textId="77777777" w:rsidTr="00D87EF4">
        <w:tc>
          <w:tcPr>
            <w:tcW w:w="1728" w:type="dxa"/>
          </w:tcPr>
          <w:p w14:paraId="1DC90FC2" w14:textId="77777777" w:rsidR="004E0C22" w:rsidRPr="00D87EF4" w:rsidRDefault="004E0C22" w:rsidP="004E0C22">
            <w:pPr>
              <w:pStyle w:val="TableRow"/>
              <w:rPr>
                <w:b/>
                <w:bCs/>
              </w:rPr>
            </w:pPr>
            <w:r w:rsidRPr="00D87EF4">
              <w:rPr>
                <w:b/>
                <w:bCs/>
              </w:rPr>
              <w:t>Node Type</w:t>
            </w:r>
          </w:p>
        </w:tc>
        <w:tc>
          <w:tcPr>
            <w:tcW w:w="6794" w:type="dxa"/>
          </w:tcPr>
          <w:p w14:paraId="456E5593" w14:textId="77777777" w:rsidR="004E0C22" w:rsidRDefault="004E0C22" w:rsidP="004E0C22">
            <w:pPr>
              <w:pStyle w:val="TableRow"/>
            </w:pPr>
            <w:r>
              <w:t>Folder</w:t>
            </w:r>
          </w:p>
        </w:tc>
      </w:tr>
      <w:tr w:rsidR="004E0C22" w14:paraId="04BC58DC" w14:textId="77777777" w:rsidTr="00D87EF4">
        <w:tc>
          <w:tcPr>
            <w:tcW w:w="1728" w:type="dxa"/>
          </w:tcPr>
          <w:p w14:paraId="08896AB0" w14:textId="77777777" w:rsidR="004E0C22" w:rsidRPr="00D87EF4" w:rsidRDefault="004E0C22" w:rsidP="004E0C22">
            <w:pPr>
              <w:pStyle w:val="TableRow"/>
              <w:rPr>
                <w:b/>
                <w:bCs/>
              </w:rPr>
            </w:pPr>
            <w:r w:rsidRPr="00D87EF4">
              <w:rPr>
                <w:b/>
                <w:bCs/>
              </w:rPr>
              <w:t>Caption</w:t>
            </w:r>
          </w:p>
        </w:tc>
        <w:tc>
          <w:tcPr>
            <w:tcW w:w="6794" w:type="dxa"/>
          </w:tcPr>
          <w:p w14:paraId="1ACEA5D3" w14:textId="77777777" w:rsidR="004E0C22" w:rsidRDefault="004D14FE" w:rsidP="004E0C22">
            <w:pPr>
              <w:pStyle w:val="TableRow"/>
            </w:pPr>
            <w:r>
              <w:t>Numbering History</w:t>
            </w:r>
          </w:p>
        </w:tc>
      </w:tr>
      <w:tr w:rsidR="004E0C22" w14:paraId="4BDD5CA6" w14:textId="77777777" w:rsidTr="00D87EF4">
        <w:tc>
          <w:tcPr>
            <w:tcW w:w="1728" w:type="dxa"/>
          </w:tcPr>
          <w:p w14:paraId="48A9B528" w14:textId="77777777" w:rsidR="004E0C22" w:rsidRPr="00D87EF4" w:rsidRDefault="004E0C22" w:rsidP="004E0C22">
            <w:pPr>
              <w:pStyle w:val="TableRow"/>
              <w:rPr>
                <w:b/>
                <w:bCs/>
              </w:rPr>
            </w:pPr>
            <w:r w:rsidRPr="00D87EF4">
              <w:rPr>
                <w:b/>
                <w:bCs/>
              </w:rPr>
              <w:t>Description</w:t>
            </w:r>
          </w:p>
        </w:tc>
        <w:tc>
          <w:tcPr>
            <w:tcW w:w="6794" w:type="dxa"/>
          </w:tcPr>
          <w:p w14:paraId="31979314" w14:textId="77777777" w:rsidR="004E0C22" w:rsidRDefault="004D14FE" w:rsidP="004E0C22">
            <w:pPr>
              <w:pStyle w:val="TableRow"/>
            </w:pPr>
            <w:r>
              <w:t>Folder containing registration numbers and accession numbers for a selected top-level entity.</w:t>
            </w:r>
          </w:p>
          <w:p w14:paraId="1EF22E0D" w14:textId="77777777" w:rsidR="00BB1C6B" w:rsidRDefault="00BB1C6B" w:rsidP="004E0C22">
            <w:pPr>
              <w:pStyle w:val="TableRow"/>
            </w:pPr>
            <w:r>
              <w:t xml:space="preserve">The first number listed </w:t>
            </w:r>
            <w:r w:rsidR="00A749AC">
              <w:t xml:space="preserve">are </w:t>
            </w:r>
            <w:r>
              <w:t>the preferred number</w:t>
            </w:r>
            <w:r w:rsidR="00A749AC">
              <w:t>s</w:t>
            </w:r>
            <w:r>
              <w:t xml:space="preserve"> (identified from Collection_Unit_</w:t>
            </w:r>
            <w:r w:rsidR="00BD646D">
              <w:t>Number</w:t>
            </w:r>
            <w:r>
              <w:t>.Preferred )</w:t>
            </w:r>
            <w:r w:rsidR="00BD646D">
              <w:t>.  The second number listed is the most recent accession number.  Other Collection_Unit_Number records follow in alphabetical order.</w:t>
            </w:r>
          </w:p>
        </w:tc>
      </w:tr>
      <w:tr w:rsidR="004E0C22" w14:paraId="375AC1D0" w14:textId="77777777" w:rsidTr="00D87EF4">
        <w:tc>
          <w:tcPr>
            <w:tcW w:w="1728" w:type="dxa"/>
          </w:tcPr>
          <w:p w14:paraId="0638216D" w14:textId="77777777" w:rsidR="004E0C22" w:rsidRPr="00D87EF4" w:rsidRDefault="004E0C22" w:rsidP="004E0C22">
            <w:pPr>
              <w:pStyle w:val="TableRow"/>
              <w:rPr>
                <w:b/>
                <w:bCs/>
              </w:rPr>
            </w:pPr>
            <w:r w:rsidRPr="00D87EF4">
              <w:rPr>
                <w:b/>
                <w:bCs/>
              </w:rPr>
              <w:t>Details Screen</w:t>
            </w:r>
          </w:p>
        </w:tc>
        <w:tc>
          <w:tcPr>
            <w:tcW w:w="6794" w:type="dxa"/>
          </w:tcPr>
          <w:p w14:paraId="32671343" w14:textId="77777777" w:rsidR="004E0C22" w:rsidRDefault="004D14FE" w:rsidP="004E0C22">
            <w:pPr>
              <w:pStyle w:val="TableRow"/>
            </w:pPr>
            <w:r>
              <w:t>TfraListViewer</w:t>
            </w:r>
          </w:p>
        </w:tc>
      </w:tr>
      <w:tr w:rsidR="004E0C22" w14:paraId="5C55FA27" w14:textId="77777777" w:rsidTr="00D87EF4">
        <w:tc>
          <w:tcPr>
            <w:tcW w:w="1728" w:type="dxa"/>
          </w:tcPr>
          <w:p w14:paraId="2FCA258D" w14:textId="77777777" w:rsidR="004E0C22" w:rsidRPr="00D87EF4" w:rsidRDefault="004E0C22" w:rsidP="004E0C22">
            <w:pPr>
              <w:pStyle w:val="TableRow"/>
              <w:rPr>
                <w:b/>
                <w:bCs/>
              </w:rPr>
            </w:pPr>
            <w:r w:rsidRPr="00D87EF4">
              <w:rPr>
                <w:b/>
                <w:bCs/>
              </w:rPr>
              <w:t>Child Nodes</w:t>
            </w:r>
          </w:p>
        </w:tc>
        <w:tc>
          <w:tcPr>
            <w:tcW w:w="6794" w:type="dxa"/>
          </w:tcPr>
          <w:p w14:paraId="790F55A8" w14:textId="77777777" w:rsidR="004E0C22" w:rsidRDefault="00812CBE" w:rsidP="004E0C22">
            <w:pPr>
              <w:pStyle w:val="TableRow"/>
            </w:pPr>
            <w:r>
              <w:t xml:space="preserve">Number History Leaf Node (both Accession Numbers </w:t>
            </w:r>
            <w:r w:rsidR="00E62D04">
              <w:t>identified from the Movement table and other n</w:t>
            </w:r>
            <w:r>
              <w:t xml:space="preserve">umbers </w:t>
            </w:r>
            <w:r w:rsidR="00E62D04">
              <w:t xml:space="preserve">from the Collection_Unit_Number table </w:t>
            </w:r>
            <w:r>
              <w:t>are listed)</w:t>
            </w:r>
          </w:p>
        </w:tc>
      </w:tr>
      <w:tr w:rsidR="004E0C22" w14:paraId="64D0D652" w14:textId="77777777" w:rsidTr="00D87EF4">
        <w:tc>
          <w:tcPr>
            <w:tcW w:w="1728" w:type="dxa"/>
          </w:tcPr>
          <w:p w14:paraId="696A8833" w14:textId="77777777" w:rsidR="004E0C22" w:rsidRPr="00D87EF4" w:rsidRDefault="004E0C22" w:rsidP="004E0C22">
            <w:pPr>
              <w:pStyle w:val="TableRow"/>
              <w:rPr>
                <w:b/>
                <w:bCs/>
              </w:rPr>
            </w:pPr>
            <w:r w:rsidRPr="00D87EF4">
              <w:rPr>
                <w:b/>
                <w:bCs/>
              </w:rPr>
              <w:lastRenderedPageBreak/>
              <w:t>Add Button Options</w:t>
            </w:r>
          </w:p>
        </w:tc>
        <w:tc>
          <w:tcPr>
            <w:tcW w:w="6794" w:type="dxa"/>
          </w:tcPr>
          <w:p w14:paraId="36F80B28" w14:textId="77777777" w:rsidR="004E0C22" w:rsidRDefault="00E62D04" w:rsidP="004E0C22">
            <w:pPr>
              <w:pStyle w:val="TableRow"/>
            </w:pPr>
            <w:r>
              <w:t>Creates a new Numbering History Leaf Node (TfraNumberHistory) and selects it.  When saved, the new number is linked to the selected collection unit.</w:t>
            </w:r>
          </w:p>
        </w:tc>
      </w:tr>
    </w:tbl>
    <w:p w14:paraId="3ABAEAFF" w14:textId="77777777" w:rsidR="004E0C22" w:rsidRPr="004610F7" w:rsidRDefault="004E0C22" w:rsidP="004E0C22"/>
    <w:p w14:paraId="2FD5FEFF" w14:textId="77777777" w:rsidR="00812CBE" w:rsidRDefault="00812CBE" w:rsidP="00840903">
      <w:pPr>
        <w:pStyle w:val="Heading4"/>
      </w:pPr>
      <w:bookmarkStart w:id="198" w:name="_Toc292878709"/>
      <w:bookmarkStart w:id="199" w:name="_Ref298424747"/>
      <w:r>
        <w:t>Numbering History Leaf Node</w:t>
      </w:r>
      <w:bookmarkEnd w:id="198"/>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6604"/>
      </w:tblGrid>
      <w:tr w:rsidR="00812CBE" w14:paraId="1CD77344" w14:textId="77777777" w:rsidTr="00D87EF4">
        <w:tc>
          <w:tcPr>
            <w:tcW w:w="1728" w:type="dxa"/>
          </w:tcPr>
          <w:p w14:paraId="3FA4459E" w14:textId="77777777" w:rsidR="00812CBE" w:rsidRPr="00D87EF4" w:rsidRDefault="00812CBE" w:rsidP="00690E6D">
            <w:pPr>
              <w:pStyle w:val="TableRow"/>
              <w:rPr>
                <w:b/>
                <w:bCs/>
              </w:rPr>
            </w:pPr>
            <w:r w:rsidRPr="00D87EF4">
              <w:rPr>
                <w:b/>
                <w:bCs/>
              </w:rPr>
              <w:t>Node Type</w:t>
            </w:r>
          </w:p>
        </w:tc>
        <w:tc>
          <w:tcPr>
            <w:tcW w:w="6794" w:type="dxa"/>
          </w:tcPr>
          <w:p w14:paraId="1C0F9518" w14:textId="77777777" w:rsidR="00812CBE" w:rsidRDefault="00812CBE" w:rsidP="00690E6D">
            <w:pPr>
              <w:pStyle w:val="TableRow"/>
            </w:pPr>
            <w:r>
              <w:t>Leaf Node</w:t>
            </w:r>
          </w:p>
        </w:tc>
      </w:tr>
      <w:tr w:rsidR="00812CBE" w14:paraId="0A201EA5" w14:textId="77777777" w:rsidTr="00D87EF4">
        <w:tc>
          <w:tcPr>
            <w:tcW w:w="1728" w:type="dxa"/>
          </w:tcPr>
          <w:p w14:paraId="106DBE5D" w14:textId="77777777" w:rsidR="00812CBE" w:rsidRPr="00D87EF4" w:rsidRDefault="00812CBE" w:rsidP="00690E6D">
            <w:pPr>
              <w:pStyle w:val="TableRow"/>
              <w:rPr>
                <w:b/>
                <w:bCs/>
              </w:rPr>
            </w:pPr>
            <w:r w:rsidRPr="00D87EF4">
              <w:rPr>
                <w:b/>
                <w:bCs/>
              </w:rPr>
              <w:t>Caption</w:t>
            </w:r>
          </w:p>
        </w:tc>
        <w:tc>
          <w:tcPr>
            <w:tcW w:w="6794" w:type="dxa"/>
          </w:tcPr>
          <w:p w14:paraId="5D2CB446" w14:textId="77777777" w:rsidR="00812CBE" w:rsidRDefault="00E62D04" w:rsidP="00690E6D">
            <w:pPr>
              <w:pStyle w:val="TableRow"/>
            </w:pPr>
            <w:r>
              <w:t>For Accession Numbers :</w:t>
            </w:r>
          </w:p>
          <w:p w14:paraId="170CCE01" w14:textId="77777777" w:rsidR="00E62D04" w:rsidRDefault="00E62D04" w:rsidP="00690E6D">
            <w:pPr>
              <w:pStyle w:val="TableRow"/>
            </w:pPr>
            <w:r>
              <w:t>Accession No - &lt;Movement.Number&gt;</w:t>
            </w:r>
          </w:p>
          <w:p w14:paraId="6147B768" w14:textId="77777777" w:rsidR="00E62D04" w:rsidRDefault="00E62D04" w:rsidP="00690E6D">
            <w:pPr>
              <w:pStyle w:val="TableRow"/>
            </w:pPr>
            <w:r>
              <w:t>For other numbers:</w:t>
            </w:r>
          </w:p>
          <w:p w14:paraId="1753EFB8" w14:textId="77777777" w:rsidR="00E62D04" w:rsidRDefault="00E62D04" w:rsidP="001D7B30">
            <w:pPr>
              <w:pStyle w:val="TableRow"/>
            </w:pPr>
            <w:r>
              <w:t>&lt;</w:t>
            </w:r>
            <w:r w:rsidR="001D7B30">
              <w:t>Concept.Published_Term</w:t>
            </w:r>
            <w:r>
              <w:t xml:space="preserve"> for the </w:t>
            </w:r>
            <w:r w:rsidR="001D7B30">
              <w:t xml:space="preserve">concept </w:t>
            </w:r>
            <w:r>
              <w:t>identified by Collection_Unit_Number.Type_Concept_Key&gt; - &lt;Collection_Unit_Number.Number&gt;</w:t>
            </w:r>
          </w:p>
        </w:tc>
      </w:tr>
      <w:tr w:rsidR="00812CBE" w14:paraId="3D560899" w14:textId="77777777" w:rsidTr="00D87EF4">
        <w:tc>
          <w:tcPr>
            <w:tcW w:w="1728" w:type="dxa"/>
          </w:tcPr>
          <w:p w14:paraId="0D444748" w14:textId="77777777" w:rsidR="00812CBE" w:rsidRPr="00D87EF4" w:rsidRDefault="00812CBE" w:rsidP="00690E6D">
            <w:pPr>
              <w:pStyle w:val="TableRow"/>
              <w:rPr>
                <w:b/>
                <w:bCs/>
              </w:rPr>
            </w:pPr>
            <w:r w:rsidRPr="00D87EF4">
              <w:rPr>
                <w:b/>
                <w:bCs/>
              </w:rPr>
              <w:t>Description</w:t>
            </w:r>
          </w:p>
        </w:tc>
        <w:tc>
          <w:tcPr>
            <w:tcW w:w="6794" w:type="dxa"/>
          </w:tcPr>
          <w:p w14:paraId="0F6F567F" w14:textId="77777777" w:rsidR="00812CBE" w:rsidRDefault="00E62D04" w:rsidP="00690E6D">
            <w:pPr>
              <w:pStyle w:val="TableRow"/>
            </w:pPr>
            <w:r>
              <w:t>Leaf node for details of a number.  Accession numbers display a read only details screen, other numbers display an editable details screen.</w:t>
            </w:r>
          </w:p>
        </w:tc>
      </w:tr>
      <w:tr w:rsidR="00812CBE" w14:paraId="32BB84AD" w14:textId="77777777" w:rsidTr="00D87EF4">
        <w:tc>
          <w:tcPr>
            <w:tcW w:w="1728" w:type="dxa"/>
          </w:tcPr>
          <w:p w14:paraId="2894B3D8" w14:textId="77777777" w:rsidR="00812CBE" w:rsidRPr="00D87EF4" w:rsidRDefault="00812CBE" w:rsidP="00690E6D">
            <w:pPr>
              <w:pStyle w:val="TableRow"/>
              <w:rPr>
                <w:b/>
                <w:bCs/>
              </w:rPr>
            </w:pPr>
            <w:r w:rsidRPr="00D87EF4">
              <w:rPr>
                <w:b/>
                <w:bCs/>
              </w:rPr>
              <w:t>Details Screen</w:t>
            </w:r>
          </w:p>
        </w:tc>
        <w:tc>
          <w:tcPr>
            <w:tcW w:w="6794" w:type="dxa"/>
          </w:tcPr>
          <w:p w14:paraId="6BC42C46" w14:textId="77777777" w:rsidR="00812CBE" w:rsidRDefault="00E62D04" w:rsidP="00690E6D">
            <w:pPr>
              <w:pStyle w:val="TableRow"/>
            </w:pPr>
            <w:r>
              <w:t>TfraNumberHistoryReadOnly (for accession numbers)</w:t>
            </w:r>
          </w:p>
          <w:p w14:paraId="5FE36C38" w14:textId="77777777" w:rsidR="00E62D04" w:rsidRDefault="00E62D04" w:rsidP="00690E6D">
            <w:pPr>
              <w:pStyle w:val="TableRow"/>
            </w:pPr>
            <w:r>
              <w:t>TfraNumberHistory (for other numbers)</w:t>
            </w:r>
          </w:p>
        </w:tc>
      </w:tr>
      <w:tr w:rsidR="00812CBE" w14:paraId="01C432E9" w14:textId="77777777" w:rsidTr="00D87EF4">
        <w:tc>
          <w:tcPr>
            <w:tcW w:w="1728" w:type="dxa"/>
          </w:tcPr>
          <w:p w14:paraId="5EDD9CA4" w14:textId="77777777" w:rsidR="00812CBE" w:rsidRPr="00D87EF4" w:rsidRDefault="00812CBE" w:rsidP="00690E6D">
            <w:pPr>
              <w:pStyle w:val="TableRow"/>
              <w:rPr>
                <w:b/>
                <w:bCs/>
              </w:rPr>
            </w:pPr>
            <w:r w:rsidRPr="00D87EF4">
              <w:rPr>
                <w:b/>
                <w:bCs/>
              </w:rPr>
              <w:t>Add Button Options</w:t>
            </w:r>
          </w:p>
        </w:tc>
        <w:tc>
          <w:tcPr>
            <w:tcW w:w="6794" w:type="dxa"/>
          </w:tcPr>
          <w:p w14:paraId="76CF1777" w14:textId="77777777" w:rsidR="00812CBE" w:rsidRDefault="00E62D04" w:rsidP="00690E6D">
            <w:pPr>
              <w:pStyle w:val="TableRow"/>
            </w:pPr>
            <w:r>
              <w:t>Add button options are same as parent folder node.</w:t>
            </w:r>
          </w:p>
        </w:tc>
      </w:tr>
      <w:tr w:rsidR="00812CBE" w14:paraId="312C5377" w14:textId="77777777" w:rsidTr="00D87EF4">
        <w:tc>
          <w:tcPr>
            <w:tcW w:w="1728" w:type="dxa"/>
          </w:tcPr>
          <w:p w14:paraId="5EE1BFBA" w14:textId="77777777" w:rsidR="00812CBE" w:rsidRPr="00D87EF4" w:rsidRDefault="00812CBE" w:rsidP="00690E6D">
            <w:pPr>
              <w:pStyle w:val="TableRow"/>
              <w:rPr>
                <w:b/>
                <w:bCs/>
              </w:rPr>
            </w:pPr>
            <w:r w:rsidRPr="00D87EF4">
              <w:rPr>
                <w:b/>
                <w:bCs/>
              </w:rPr>
              <w:t>Navigation</w:t>
            </w:r>
          </w:p>
        </w:tc>
        <w:tc>
          <w:tcPr>
            <w:tcW w:w="6794" w:type="dxa"/>
          </w:tcPr>
          <w:p w14:paraId="15852D6C" w14:textId="77777777" w:rsidR="00812CBE" w:rsidRDefault="00E62D04" w:rsidP="00690E6D">
            <w:pPr>
              <w:pStyle w:val="TableRow"/>
            </w:pPr>
            <w:r>
              <w:t>None</w:t>
            </w:r>
          </w:p>
        </w:tc>
      </w:tr>
    </w:tbl>
    <w:p w14:paraId="0C8ABDCC" w14:textId="77777777" w:rsidR="00812CBE" w:rsidRDefault="00812CBE" w:rsidP="00812CBE"/>
    <w:p w14:paraId="419FEC1D" w14:textId="77777777" w:rsidR="00102E94" w:rsidRDefault="00102E94" w:rsidP="00840903">
      <w:pPr>
        <w:pStyle w:val="Heading4"/>
      </w:pPr>
      <w:bookmarkStart w:id="200" w:name="_Toc292878710"/>
      <w:r>
        <w:t>Objects Folder</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102E94" w14:paraId="517DBDD6" w14:textId="77777777" w:rsidTr="00D87EF4">
        <w:tc>
          <w:tcPr>
            <w:tcW w:w="1728" w:type="dxa"/>
          </w:tcPr>
          <w:p w14:paraId="2F31E66F" w14:textId="77777777" w:rsidR="00102E94" w:rsidRPr="00D87EF4" w:rsidRDefault="00102E94" w:rsidP="00DA1E7F">
            <w:pPr>
              <w:pStyle w:val="TableRow"/>
              <w:rPr>
                <w:b/>
                <w:bCs/>
              </w:rPr>
            </w:pPr>
            <w:r w:rsidRPr="00D87EF4">
              <w:rPr>
                <w:b/>
                <w:bCs/>
              </w:rPr>
              <w:t>Node Type</w:t>
            </w:r>
          </w:p>
        </w:tc>
        <w:tc>
          <w:tcPr>
            <w:tcW w:w="6794" w:type="dxa"/>
          </w:tcPr>
          <w:p w14:paraId="2861F842" w14:textId="77777777" w:rsidR="00102E94" w:rsidRDefault="00102E94" w:rsidP="00DA1E7F">
            <w:pPr>
              <w:pStyle w:val="TableRow"/>
            </w:pPr>
            <w:r>
              <w:t>Folder</w:t>
            </w:r>
          </w:p>
        </w:tc>
      </w:tr>
      <w:tr w:rsidR="00102E94" w14:paraId="248C6FCD" w14:textId="77777777" w:rsidTr="00D87EF4">
        <w:tc>
          <w:tcPr>
            <w:tcW w:w="1728" w:type="dxa"/>
          </w:tcPr>
          <w:p w14:paraId="5FE8ADFB" w14:textId="77777777" w:rsidR="00102E94" w:rsidRPr="00D87EF4" w:rsidRDefault="00102E94" w:rsidP="00DA1E7F">
            <w:pPr>
              <w:pStyle w:val="TableRow"/>
              <w:rPr>
                <w:b/>
                <w:bCs/>
              </w:rPr>
            </w:pPr>
            <w:r w:rsidRPr="00D87EF4">
              <w:rPr>
                <w:b/>
                <w:bCs/>
              </w:rPr>
              <w:t>Caption</w:t>
            </w:r>
          </w:p>
        </w:tc>
        <w:tc>
          <w:tcPr>
            <w:tcW w:w="6794" w:type="dxa"/>
          </w:tcPr>
          <w:p w14:paraId="7C675DF5" w14:textId="77777777" w:rsidR="00102E94" w:rsidRDefault="00102E94" w:rsidP="00DA1E7F">
            <w:pPr>
              <w:pStyle w:val="TableRow"/>
            </w:pPr>
            <w:r>
              <w:t>Objects</w:t>
            </w:r>
          </w:p>
        </w:tc>
      </w:tr>
      <w:tr w:rsidR="00102E94" w14:paraId="6C260F28" w14:textId="77777777" w:rsidTr="00D87EF4">
        <w:tc>
          <w:tcPr>
            <w:tcW w:w="1728" w:type="dxa"/>
          </w:tcPr>
          <w:p w14:paraId="3AA9BF40" w14:textId="77777777" w:rsidR="00102E94" w:rsidRPr="00D87EF4" w:rsidRDefault="00102E94" w:rsidP="00DA1E7F">
            <w:pPr>
              <w:pStyle w:val="TableRow"/>
              <w:rPr>
                <w:b/>
                <w:bCs/>
              </w:rPr>
            </w:pPr>
            <w:r w:rsidRPr="00D87EF4">
              <w:rPr>
                <w:b/>
                <w:bCs/>
              </w:rPr>
              <w:t>Description</w:t>
            </w:r>
          </w:p>
        </w:tc>
        <w:tc>
          <w:tcPr>
            <w:tcW w:w="6794" w:type="dxa"/>
          </w:tcPr>
          <w:p w14:paraId="1D1AC16F" w14:textId="77777777" w:rsidR="00102E94" w:rsidRDefault="00102E94" w:rsidP="00DA1E7F">
            <w:pPr>
              <w:pStyle w:val="TableRow"/>
            </w:pPr>
            <w:r>
              <w:t>Objects folder, containing Collections, Stores and Specimens folders for the objects linked to a Job or to a Movement, Loan or Accession.</w:t>
            </w:r>
          </w:p>
          <w:p w14:paraId="267B883B" w14:textId="77777777" w:rsidR="0033508F" w:rsidRDefault="0033508F" w:rsidP="00DA1E7F">
            <w:pPr>
              <w:pStyle w:val="TableRow"/>
            </w:pPr>
            <w:r>
              <w:t>This folder is created and expanded immediately to show its first level of sub-nodes.</w:t>
            </w:r>
          </w:p>
        </w:tc>
      </w:tr>
      <w:tr w:rsidR="00102E94" w14:paraId="1620FE78" w14:textId="77777777" w:rsidTr="00D87EF4">
        <w:tc>
          <w:tcPr>
            <w:tcW w:w="1728" w:type="dxa"/>
          </w:tcPr>
          <w:p w14:paraId="0B205590" w14:textId="77777777" w:rsidR="00102E94" w:rsidRPr="00D87EF4" w:rsidRDefault="00102E94" w:rsidP="00DA1E7F">
            <w:pPr>
              <w:pStyle w:val="TableRow"/>
              <w:rPr>
                <w:b/>
                <w:bCs/>
              </w:rPr>
            </w:pPr>
            <w:r w:rsidRPr="00D87EF4">
              <w:rPr>
                <w:b/>
                <w:bCs/>
              </w:rPr>
              <w:t>Details Screen</w:t>
            </w:r>
          </w:p>
        </w:tc>
        <w:tc>
          <w:tcPr>
            <w:tcW w:w="6794" w:type="dxa"/>
          </w:tcPr>
          <w:p w14:paraId="727F3BAB" w14:textId="77777777" w:rsidR="00102E94" w:rsidRDefault="00102E94" w:rsidP="00DA1E7F">
            <w:pPr>
              <w:pStyle w:val="TableRow"/>
            </w:pPr>
            <w:r>
              <w:t>TfraListViewer</w:t>
            </w:r>
          </w:p>
        </w:tc>
      </w:tr>
      <w:tr w:rsidR="00102E94" w:rsidRPr="00D87EF4" w14:paraId="0A02F9A3" w14:textId="77777777" w:rsidTr="00D87EF4">
        <w:tc>
          <w:tcPr>
            <w:tcW w:w="1728" w:type="dxa"/>
          </w:tcPr>
          <w:p w14:paraId="0ACEF213" w14:textId="77777777" w:rsidR="00102E94" w:rsidRPr="00D87EF4" w:rsidRDefault="00102E94" w:rsidP="00DA1E7F">
            <w:pPr>
              <w:pStyle w:val="TableRow"/>
              <w:rPr>
                <w:b/>
                <w:bCs/>
              </w:rPr>
            </w:pPr>
            <w:r w:rsidRPr="00D87EF4">
              <w:rPr>
                <w:b/>
                <w:bCs/>
              </w:rPr>
              <w:t>Child Nodes</w:t>
            </w:r>
          </w:p>
        </w:tc>
        <w:tc>
          <w:tcPr>
            <w:tcW w:w="6794" w:type="dxa"/>
          </w:tcPr>
          <w:p w14:paraId="40298A62" w14:textId="77777777" w:rsidR="00102E94" w:rsidRPr="00D87EF4" w:rsidRDefault="00102E94" w:rsidP="00DA1E7F">
            <w:pPr>
              <w:pStyle w:val="TableRow"/>
              <w:rPr>
                <w:lang w:val="da-DK"/>
              </w:rPr>
            </w:pPr>
            <w:r w:rsidRPr="00D87EF4">
              <w:rPr>
                <w:lang w:val="da-DK"/>
              </w:rPr>
              <w:t>Collections Folder</w:t>
            </w:r>
          </w:p>
          <w:p w14:paraId="14AEB662" w14:textId="77777777" w:rsidR="00102E94" w:rsidRPr="00D87EF4" w:rsidRDefault="00102E94" w:rsidP="00DA1E7F">
            <w:pPr>
              <w:pStyle w:val="TableRow"/>
              <w:rPr>
                <w:lang w:val="da-DK"/>
              </w:rPr>
            </w:pPr>
            <w:r w:rsidRPr="00D87EF4">
              <w:rPr>
                <w:lang w:val="da-DK"/>
              </w:rPr>
              <w:lastRenderedPageBreak/>
              <w:t>Stores Folder</w:t>
            </w:r>
          </w:p>
          <w:p w14:paraId="0D978CD8" w14:textId="77777777" w:rsidR="00102E94" w:rsidRPr="00D87EF4" w:rsidRDefault="00102E94" w:rsidP="00DA1E7F">
            <w:pPr>
              <w:pStyle w:val="TableRow"/>
              <w:rPr>
                <w:lang w:val="da-DK"/>
              </w:rPr>
            </w:pPr>
            <w:r w:rsidRPr="00D87EF4">
              <w:rPr>
                <w:lang w:val="da-DK"/>
              </w:rPr>
              <w:t>Specimens Folder</w:t>
            </w:r>
          </w:p>
        </w:tc>
      </w:tr>
      <w:tr w:rsidR="00102E94" w14:paraId="4B17D0F5" w14:textId="77777777" w:rsidTr="00D87EF4">
        <w:tc>
          <w:tcPr>
            <w:tcW w:w="1728" w:type="dxa"/>
          </w:tcPr>
          <w:p w14:paraId="2F2F9A6A" w14:textId="77777777" w:rsidR="00102E94" w:rsidRPr="00D87EF4" w:rsidRDefault="00102E94" w:rsidP="00DA1E7F">
            <w:pPr>
              <w:pStyle w:val="TableRow"/>
              <w:rPr>
                <w:b/>
                <w:bCs/>
              </w:rPr>
            </w:pPr>
            <w:r w:rsidRPr="00D87EF4">
              <w:rPr>
                <w:b/>
                <w:bCs/>
              </w:rPr>
              <w:lastRenderedPageBreak/>
              <w:t>Add Button Options</w:t>
            </w:r>
          </w:p>
        </w:tc>
        <w:tc>
          <w:tcPr>
            <w:tcW w:w="6794" w:type="dxa"/>
          </w:tcPr>
          <w:p w14:paraId="504390D3" w14:textId="77777777" w:rsidR="00102E94" w:rsidRDefault="00102E94" w:rsidP="00DA1E7F">
            <w:pPr>
              <w:pStyle w:val="TableRow"/>
            </w:pPr>
            <w:r>
              <w:t>Add button is disabled.</w:t>
            </w:r>
          </w:p>
        </w:tc>
      </w:tr>
    </w:tbl>
    <w:p w14:paraId="6BB82CD4" w14:textId="77777777" w:rsidR="00102E94" w:rsidRPr="004610F7" w:rsidRDefault="00102E94" w:rsidP="00102E94"/>
    <w:p w14:paraId="139CBB74" w14:textId="77777777" w:rsidR="004E0C22" w:rsidRDefault="004E0C22" w:rsidP="00840903">
      <w:pPr>
        <w:pStyle w:val="Heading4"/>
      </w:pPr>
      <w:bookmarkStart w:id="201" w:name="_Toc292878711"/>
      <w:r>
        <w:t>People &amp; Organisations Folder</w:t>
      </w:r>
      <w:bookmarkEnd w:id="201"/>
      <w:r w:rsidR="001968B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6EF17602" w14:textId="77777777" w:rsidTr="00D87EF4">
        <w:tc>
          <w:tcPr>
            <w:tcW w:w="1728" w:type="dxa"/>
          </w:tcPr>
          <w:p w14:paraId="7ECFFD1F" w14:textId="77777777" w:rsidR="004E0C22" w:rsidRPr="00D87EF4" w:rsidRDefault="004E0C22" w:rsidP="004E0C22">
            <w:pPr>
              <w:pStyle w:val="TableRow"/>
              <w:rPr>
                <w:b/>
                <w:bCs/>
              </w:rPr>
            </w:pPr>
            <w:r w:rsidRPr="00D87EF4">
              <w:rPr>
                <w:b/>
                <w:bCs/>
              </w:rPr>
              <w:t>Node Type</w:t>
            </w:r>
          </w:p>
        </w:tc>
        <w:tc>
          <w:tcPr>
            <w:tcW w:w="6794" w:type="dxa"/>
          </w:tcPr>
          <w:p w14:paraId="0C2E8002" w14:textId="77777777" w:rsidR="004E0C22" w:rsidRDefault="004E0C22" w:rsidP="004E0C22">
            <w:pPr>
              <w:pStyle w:val="TableRow"/>
            </w:pPr>
            <w:r>
              <w:t>Folder</w:t>
            </w:r>
          </w:p>
        </w:tc>
      </w:tr>
      <w:tr w:rsidR="004E0C22" w14:paraId="076480C9" w14:textId="77777777" w:rsidTr="00D87EF4">
        <w:tc>
          <w:tcPr>
            <w:tcW w:w="1728" w:type="dxa"/>
          </w:tcPr>
          <w:p w14:paraId="40492E27" w14:textId="77777777" w:rsidR="004E0C22" w:rsidRPr="00D87EF4" w:rsidRDefault="004E0C22" w:rsidP="004E0C22">
            <w:pPr>
              <w:pStyle w:val="TableRow"/>
              <w:rPr>
                <w:b/>
                <w:bCs/>
              </w:rPr>
            </w:pPr>
            <w:r w:rsidRPr="00D87EF4">
              <w:rPr>
                <w:b/>
                <w:bCs/>
              </w:rPr>
              <w:t>Caption</w:t>
            </w:r>
          </w:p>
        </w:tc>
        <w:tc>
          <w:tcPr>
            <w:tcW w:w="6794" w:type="dxa"/>
          </w:tcPr>
          <w:p w14:paraId="527C58B9" w14:textId="77777777" w:rsidR="004E0C22" w:rsidRDefault="001968B5" w:rsidP="004E0C22">
            <w:pPr>
              <w:pStyle w:val="TableRow"/>
            </w:pPr>
            <w:r>
              <w:t>People &amp; Organisations</w:t>
            </w:r>
          </w:p>
        </w:tc>
      </w:tr>
      <w:tr w:rsidR="004E0C22" w14:paraId="6ED2670E" w14:textId="77777777" w:rsidTr="00D87EF4">
        <w:tc>
          <w:tcPr>
            <w:tcW w:w="1728" w:type="dxa"/>
          </w:tcPr>
          <w:p w14:paraId="35AD4EC0" w14:textId="77777777" w:rsidR="004E0C22" w:rsidRPr="00D87EF4" w:rsidRDefault="004E0C22" w:rsidP="004E0C22">
            <w:pPr>
              <w:pStyle w:val="TableRow"/>
              <w:rPr>
                <w:b/>
                <w:bCs/>
              </w:rPr>
            </w:pPr>
            <w:r w:rsidRPr="00D87EF4">
              <w:rPr>
                <w:b/>
                <w:bCs/>
              </w:rPr>
              <w:t>Description</w:t>
            </w:r>
          </w:p>
        </w:tc>
        <w:tc>
          <w:tcPr>
            <w:tcW w:w="6794" w:type="dxa"/>
          </w:tcPr>
          <w:p w14:paraId="54B2EA46" w14:textId="77777777" w:rsidR="004E0C22" w:rsidRDefault="001968B5" w:rsidP="004E0C22">
            <w:pPr>
              <w:pStyle w:val="TableRow"/>
            </w:pPr>
            <w:r>
              <w:t>Contains sub folders for people and organisations associated with a collection</w:t>
            </w:r>
            <w:r w:rsidR="00FB6FE2">
              <w:t xml:space="preserve"> or specimen</w:t>
            </w:r>
            <w:r>
              <w:t>.</w:t>
            </w:r>
          </w:p>
        </w:tc>
      </w:tr>
      <w:tr w:rsidR="004E0C22" w14:paraId="04C54701" w14:textId="77777777" w:rsidTr="00D87EF4">
        <w:tc>
          <w:tcPr>
            <w:tcW w:w="1728" w:type="dxa"/>
          </w:tcPr>
          <w:p w14:paraId="18C865F2" w14:textId="77777777" w:rsidR="004E0C22" w:rsidRPr="00D87EF4" w:rsidRDefault="004E0C22" w:rsidP="004E0C22">
            <w:pPr>
              <w:pStyle w:val="TableRow"/>
              <w:rPr>
                <w:b/>
                <w:bCs/>
              </w:rPr>
            </w:pPr>
            <w:r w:rsidRPr="00D87EF4">
              <w:rPr>
                <w:b/>
                <w:bCs/>
              </w:rPr>
              <w:t>Details Screen</w:t>
            </w:r>
          </w:p>
        </w:tc>
        <w:tc>
          <w:tcPr>
            <w:tcW w:w="6794" w:type="dxa"/>
          </w:tcPr>
          <w:p w14:paraId="5AFBB115" w14:textId="77777777" w:rsidR="004E0C22" w:rsidRDefault="001968B5" w:rsidP="004E0C22">
            <w:pPr>
              <w:pStyle w:val="TableRow"/>
            </w:pPr>
            <w:r>
              <w:t>TfraListViewer</w:t>
            </w:r>
          </w:p>
        </w:tc>
      </w:tr>
      <w:tr w:rsidR="004E0C22" w14:paraId="0E4E9ABC" w14:textId="77777777" w:rsidTr="00D87EF4">
        <w:tc>
          <w:tcPr>
            <w:tcW w:w="1728" w:type="dxa"/>
          </w:tcPr>
          <w:p w14:paraId="1F4192B5" w14:textId="77777777" w:rsidR="004E0C22" w:rsidRPr="00D87EF4" w:rsidRDefault="004E0C22" w:rsidP="004E0C22">
            <w:pPr>
              <w:pStyle w:val="TableRow"/>
              <w:rPr>
                <w:b/>
                <w:bCs/>
              </w:rPr>
            </w:pPr>
            <w:r w:rsidRPr="00D87EF4">
              <w:rPr>
                <w:b/>
                <w:bCs/>
              </w:rPr>
              <w:t>Child Nodes</w:t>
            </w:r>
          </w:p>
        </w:tc>
        <w:tc>
          <w:tcPr>
            <w:tcW w:w="6794" w:type="dxa"/>
          </w:tcPr>
          <w:p w14:paraId="31A5FD13" w14:textId="77777777" w:rsidR="004E0C22" w:rsidRDefault="00E146B9" w:rsidP="004E0C22">
            <w:pPr>
              <w:pStyle w:val="TableRow"/>
            </w:pPr>
            <w:r>
              <w:t>Collectors &amp; Determiners Folder</w:t>
            </w:r>
          </w:p>
          <w:p w14:paraId="47EA9B24" w14:textId="77777777" w:rsidR="00E146B9" w:rsidRDefault="00E146B9" w:rsidP="004E0C22">
            <w:pPr>
              <w:pStyle w:val="TableRow"/>
            </w:pPr>
            <w:r>
              <w:t>People &amp; Organisations Other Folder</w:t>
            </w:r>
          </w:p>
        </w:tc>
      </w:tr>
      <w:tr w:rsidR="004E0C22" w14:paraId="2D402BDD" w14:textId="77777777" w:rsidTr="00D87EF4">
        <w:tc>
          <w:tcPr>
            <w:tcW w:w="1728" w:type="dxa"/>
          </w:tcPr>
          <w:p w14:paraId="7892CBED" w14:textId="77777777" w:rsidR="004E0C22" w:rsidRPr="00D87EF4" w:rsidRDefault="004E0C22" w:rsidP="004E0C22">
            <w:pPr>
              <w:pStyle w:val="TableRow"/>
              <w:rPr>
                <w:b/>
                <w:bCs/>
              </w:rPr>
            </w:pPr>
            <w:r w:rsidRPr="00D87EF4">
              <w:rPr>
                <w:b/>
                <w:bCs/>
              </w:rPr>
              <w:t>Add Button Options</w:t>
            </w:r>
          </w:p>
        </w:tc>
        <w:tc>
          <w:tcPr>
            <w:tcW w:w="6794" w:type="dxa"/>
          </w:tcPr>
          <w:p w14:paraId="32A634B1" w14:textId="77777777" w:rsidR="004E0C22" w:rsidRDefault="00E146B9" w:rsidP="004E0C22">
            <w:pPr>
              <w:pStyle w:val="TableRow"/>
            </w:pPr>
            <w:r>
              <w:t>Add button is disabled.</w:t>
            </w:r>
          </w:p>
        </w:tc>
      </w:tr>
    </w:tbl>
    <w:p w14:paraId="11DF94A8" w14:textId="77777777" w:rsidR="004E0C22" w:rsidRPr="004610F7" w:rsidRDefault="004E0C22" w:rsidP="004E0C22"/>
    <w:p w14:paraId="49569C90" w14:textId="77777777" w:rsidR="00E146B9" w:rsidRDefault="00E146B9" w:rsidP="00840903">
      <w:pPr>
        <w:pStyle w:val="Heading4"/>
      </w:pPr>
      <w:bookmarkStart w:id="202" w:name="_Toc292878712"/>
      <w:r>
        <w:t>People &amp; Organisations Other Folder</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6589"/>
      </w:tblGrid>
      <w:tr w:rsidR="00E146B9" w14:paraId="46F0CCA5" w14:textId="77777777" w:rsidTr="00D87EF4">
        <w:tc>
          <w:tcPr>
            <w:tcW w:w="1728" w:type="dxa"/>
          </w:tcPr>
          <w:p w14:paraId="1AC12E9C" w14:textId="77777777" w:rsidR="00E146B9" w:rsidRPr="00D87EF4" w:rsidRDefault="00E146B9" w:rsidP="005946FC">
            <w:pPr>
              <w:pStyle w:val="TableRow"/>
              <w:rPr>
                <w:b/>
                <w:bCs/>
              </w:rPr>
            </w:pPr>
            <w:r w:rsidRPr="00D87EF4">
              <w:rPr>
                <w:b/>
                <w:bCs/>
              </w:rPr>
              <w:t>Node Type</w:t>
            </w:r>
          </w:p>
        </w:tc>
        <w:tc>
          <w:tcPr>
            <w:tcW w:w="6794" w:type="dxa"/>
          </w:tcPr>
          <w:p w14:paraId="0025D88A" w14:textId="77777777" w:rsidR="00E146B9" w:rsidRDefault="00E146B9" w:rsidP="005946FC">
            <w:pPr>
              <w:pStyle w:val="TableRow"/>
            </w:pPr>
            <w:r>
              <w:t>Folder</w:t>
            </w:r>
          </w:p>
        </w:tc>
      </w:tr>
      <w:tr w:rsidR="00E146B9" w14:paraId="560D0FBD" w14:textId="77777777" w:rsidTr="00D87EF4">
        <w:tc>
          <w:tcPr>
            <w:tcW w:w="1728" w:type="dxa"/>
          </w:tcPr>
          <w:p w14:paraId="1EE7BDB9" w14:textId="77777777" w:rsidR="00E146B9" w:rsidRPr="00D87EF4" w:rsidRDefault="00E146B9" w:rsidP="005946FC">
            <w:pPr>
              <w:pStyle w:val="TableRow"/>
              <w:rPr>
                <w:b/>
                <w:bCs/>
              </w:rPr>
            </w:pPr>
            <w:r w:rsidRPr="00D87EF4">
              <w:rPr>
                <w:b/>
                <w:bCs/>
              </w:rPr>
              <w:t>Caption</w:t>
            </w:r>
          </w:p>
        </w:tc>
        <w:tc>
          <w:tcPr>
            <w:tcW w:w="6794" w:type="dxa"/>
          </w:tcPr>
          <w:p w14:paraId="3B6613A9" w14:textId="77777777" w:rsidR="00E146B9" w:rsidRDefault="00E146B9" w:rsidP="005946FC">
            <w:pPr>
              <w:pStyle w:val="TableRow"/>
            </w:pPr>
            <w:r>
              <w:t>Other</w:t>
            </w:r>
          </w:p>
        </w:tc>
      </w:tr>
      <w:tr w:rsidR="00E146B9" w14:paraId="73CEB49A" w14:textId="77777777" w:rsidTr="00D87EF4">
        <w:tc>
          <w:tcPr>
            <w:tcW w:w="1728" w:type="dxa"/>
          </w:tcPr>
          <w:p w14:paraId="4E219B3A" w14:textId="77777777" w:rsidR="00E146B9" w:rsidRPr="00D87EF4" w:rsidRDefault="00E146B9" w:rsidP="005946FC">
            <w:pPr>
              <w:pStyle w:val="TableRow"/>
              <w:rPr>
                <w:b/>
                <w:bCs/>
              </w:rPr>
            </w:pPr>
            <w:r w:rsidRPr="00D87EF4">
              <w:rPr>
                <w:b/>
                <w:bCs/>
              </w:rPr>
              <w:t>Description</w:t>
            </w:r>
          </w:p>
        </w:tc>
        <w:tc>
          <w:tcPr>
            <w:tcW w:w="6794" w:type="dxa"/>
          </w:tcPr>
          <w:p w14:paraId="7A4CEA8A" w14:textId="77777777" w:rsidR="00E146B9" w:rsidRDefault="00E146B9" w:rsidP="005946FC">
            <w:pPr>
              <w:pStyle w:val="TableRow"/>
            </w:pPr>
            <w:r>
              <w:t>Contains people and organisations associated with a collection by means of the Collection_Unit_Name table.</w:t>
            </w:r>
          </w:p>
        </w:tc>
      </w:tr>
      <w:tr w:rsidR="00E146B9" w14:paraId="2DDC98B6" w14:textId="77777777" w:rsidTr="00D87EF4">
        <w:tc>
          <w:tcPr>
            <w:tcW w:w="1728" w:type="dxa"/>
          </w:tcPr>
          <w:p w14:paraId="5BF37D8B" w14:textId="77777777" w:rsidR="00E146B9" w:rsidRPr="00D87EF4" w:rsidRDefault="00E146B9" w:rsidP="005946FC">
            <w:pPr>
              <w:pStyle w:val="TableRow"/>
              <w:rPr>
                <w:b/>
                <w:bCs/>
              </w:rPr>
            </w:pPr>
            <w:r w:rsidRPr="00D87EF4">
              <w:rPr>
                <w:b/>
                <w:bCs/>
              </w:rPr>
              <w:t>Details Screen</w:t>
            </w:r>
          </w:p>
        </w:tc>
        <w:tc>
          <w:tcPr>
            <w:tcW w:w="6794" w:type="dxa"/>
          </w:tcPr>
          <w:p w14:paraId="2724123E" w14:textId="77777777" w:rsidR="00E146B9" w:rsidRDefault="00E146B9" w:rsidP="005946FC">
            <w:pPr>
              <w:pStyle w:val="TableRow"/>
            </w:pPr>
            <w:r>
              <w:t>TfraListViewer</w:t>
            </w:r>
          </w:p>
        </w:tc>
      </w:tr>
      <w:tr w:rsidR="00E146B9" w14:paraId="7D35C0D1" w14:textId="77777777" w:rsidTr="00D87EF4">
        <w:tc>
          <w:tcPr>
            <w:tcW w:w="1728" w:type="dxa"/>
          </w:tcPr>
          <w:p w14:paraId="02DB3CD6" w14:textId="77777777" w:rsidR="00E146B9" w:rsidRPr="00D87EF4" w:rsidRDefault="00E146B9" w:rsidP="005946FC">
            <w:pPr>
              <w:pStyle w:val="TableRow"/>
              <w:rPr>
                <w:b/>
                <w:bCs/>
              </w:rPr>
            </w:pPr>
            <w:r w:rsidRPr="00D87EF4">
              <w:rPr>
                <w:b/>
                <w:bCs/>
              </w:rPr>
              <w:t>Child Nodes</w:t>
            </w:r>
          </w:p>
        </w:tc>
        <w:tc>
          <w:tcPr>
            <w:tcW w:w="6794" w:type="dxa"/>
          </w:tcPr>
          <w:p w14:paraId="2FB9927E" w14:textId="77777777" w:rsidR="00E146B9" w:rsidRDefault="00E146B9" w:rsidP="005946FC">
            <w:pPr>
              <w:pStyle w:val="TableRow"/>
            </w:pPr>
            <w:r>
              <w:t>Related Name Leaf Node</w:t>
            </w:r>
          </w:p>
        </w:tc>
      </w:tr>
      <w:tr w:rsidR="00E146B9" w14:paraId="72638EFE" w14:textId="77777777" w:rsidTr="00D87EF4">
        <w:tc>
          <w:tcPr>
            <w:tcW w:w="1728" w:type="dxa"/>
          </w:tcPr>
          <w:p w14:paraId="123308FD" w14:textId="77777777" w:rsidR="00E146B9" w:rsidRPr="00D87EF4" w:rsidRDefault="00E146B9" w:rsidP="005946FC">
            <w:pPr>
              <w:pStyle w:val="TableRow"/>
              <w:rPr>
                <w:b/>
                <w:bCs/>
              </w:rPr>
            </w:pPr>
            <w:r w:rsidRPr="00D87EF4">
              <w:rPr>
                <w:b/>
                <w:bCs/>
              </w:rPr>
              <w:t>Add Button Options</w:t>
            </w:r>
          </w:p>
        </w:tc>
        <w:tc>
          <w:tcPr>
            <w:tcW w:w="6794" w:type="dxa"/>
          </w:tcPr>
          <w:p w14:paraId="4AEC9D83" w14:textId="77777777" w:rsidR="00E146B9" w:rsidRDefault="00E146B9" w:rsidP="005946FC">
            <w:pPr>
              <w:pStyle w:val="TableRow"/>
            </w:pPr>
            <w:r>
              <w:t>Creates a new Related Name Leaf Node and selects it.  On saving the data, the new record is associated with the existing selected collection unit.</w:t>
            </w:r>
          </w:p>
        </w:tc>
      </w:tr>
    </w:tbl>
    <w:p w14:paraId="70718F65" w14:textId="77777777" w:rsidR="00E146B9" w:rsidRPr="004610F7" w:rsidRDefault="00E146B9" w:rsidP="00E146B9"/>
    <w:p w14:paraId="4F970FE6" w14:textId="77777777" w:rsidR="004E0C22" w:rsidRDefault="004E0C22" w:rsidP="00840903">
      <w:pPr>
        <w:pStyle w:val="Heading4"/>
      </w:pPr>
      <w:bookmarkStart w:id="203" w:name="_Toc292878713"/>
      <w:r>
        <w:t>Processes Folder</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1B67EAE5" w14:textId="77777777" w:rsidTr="00D87EF4">
        <w:tc>
          <w:tcPr>
            <w:tcW w:w="1728" w:type="dxa"/>
          </w:tcPr>
          <w:p w14:paraId="7149CE48" w14:textId="77777777" w:rsidR="004E0C22" w:rsidRPr="00D87EF4" w:rsidRDefault="004E0C22" w:rsidP="004E0C22">
            <w:pPr>
              <w:pStyle w:val="TableRow"/>
              <w:rPr>
                <w:b/>
                <w:bCs/>
              </w:rPr>
            </w:pPr>
            <w:r w:rsidRPr="00D87EF4">
              <w:rPr>
                <w:b/>
                <w:bCs/>
              </w:rPr>
              <w:t>Node Type</w:t>
            </w:r>
          </w:p>
        </w:tc>
        <w:tc>
          <w:tcPr>
            <w:tcW w:w="6794" w:type="dxa"/>
          </w:tcPr>
          <w:p w14:paraId="377B974B" w14:textId="77777777" w:rsidR="004E0C22" w:rsidRDefault="004E0C22" w:rsidP="004E0C22">
            <w:pPr>
              <w:pStyle w:val="TableRow"/>
            </w:pPr>
            <w:r>
              <w:t>Folder</w:t>
            </w:r>
          </w:p>
        </w:tc>
      </w:tr>
      <w:tr w:rsidR="004E0C22" w14:paraId="67DA12A3" w14:textId="77777777" w:rsidTr="00D87EF4">
        <w:tc>
          <w:tcPr>
            <w:tcW w:w="1728" w:type="dxa"/>
          </w:tcPr>
          <w:p w14:paraId="7CAB1413" w14:textId="77777777" w:rsidR="004E0C22" w:rsidRPr="00D87EF4" w:rsidRDefault="004E0C22" w:rsidP="004E0C22">
            <w:pPr>
              <w:pStyle w:val="TableRow"/>
              <w:rPr>
                <w:b/>
                <w:bCs/>
              </w:rPr>
            </w:pPr>
            <w:r w:rsidRPr="00D87EF4">
              <w:rPr>
                <w:b/>
                <w:bCs/>
              </w:rPr>
              <w:lastRenderedPageBreak/>
              <w:t>Caption</w:t>
            </w:r>
          </w:p>
        </w:tc>
        <w:tc>
          <w:tcPr>
            <w:tcW w:w="6794" w:type="dxa"/>
          </w:tcPr>
          <w:p w14:paraId="4A2E28A5" w14:textId="77777777" w:rsidR="004E0C22" w:rsidRDefault="004E0C22" w:rsidP="004E0C22">
            <w:pPr>
              <w:pStyle w:val="TableRow"/>
            </w:pPr>
            <w:r>
              <w:t>Processes</w:t>
            </w:r>
          </w:p>
        </w:tc>
      </w:tr>
      <w:tr w:rsidR="004E0C22" w14:paraId="769DCDC4" w14:textId="77777777" w:rsidTr="00D87EF4">
        <w:tc>
          <w:tcPr>
            <w:tcW w:w="1728" w:type="dxa"/>
          </w:tcPr>
          <w:p w14:paraId="3409E91B" w14:textId="77777777" w:rsidR="004E0C22" w:rsidRPr="00D87EF4" w:rsidRDefault="004E0C22" w:rsidP="004E0C22">
            <w:pPr>
              <w:pStyle w:val="TableRow"/>
              <w:rPr>
                <w:b/>
                <w:bCs/>
              </w:rPr>
            </w:pPr>
            <w:r w:rsidRPr="00D87EF4">
              <w:rPr>
                <w:b/>
                <w:bCs/>
              </w:rPr>
              <w:t>Description</w:t>
            </w:r>
          </w:p>
        </w:tc>
        <w:tc>
          <w:tcPr>
            <w:tcW w:w="6794" w:type="dxa"/>
          </w:tcPr>
          <w:p w14:paraId="7B408E3E" w14:textId="77777777" w:rsidR="004E0C22" w:rsidRDefault="00E146B9" w:rsidP="004E0C22">
            <w:pPr>
              <w:pStyle w:val="TableRow"/>
            </w:pPr>
            <w:r>
              <w:t>Contains a list of fabrication processes associated with a store or specimen.</w:t>
            </w:r>
          </w:p>
        </w:tc>
      </w:tr>
      <w:tr w:rsidR="004E0C22" w14:paraId="0A465F97" w14:textId="77777777" w:rsidTr="00D87EF4">
        <w:tc>
          <w:tcPr>
            <w:tcW w:w="1728" w:type="dxa"/>
          </w:tcPr>
          <w:p w14:paraId="1EEBD21D" w14:textId="77777777" w:rsidR="004E0C22" w:rsidRPr="00D87EF4" w:rsidRDefault="004E0C22" w:rsidP="004E0C22">
            <w:pPr>
              <w:pStyle w:val="TableRow"/>
              <w:rPr>
                <w:b/>
                <w:bCs/>
              </w:rPr>
            </w:pPr>
            <w:r w:rsidRPr="00D87EF4">
              <w:rPr>
                <w:b/>
                <w:bCs/>
              </w:rPr>
              <w:t>Details Screen</w:t>
            </w:r>
          </w:p>
        </w:tc>
        <w:tc>
          <w:tcPr>
            <w:tcW w:w="6794" w:type="dxa"/>
          </w:tcPr>
          <w:p w14:paraId="57E86A64" w14:textId="77777777" w:rsidR="004E0C22" w:rsidRDefault="001968B5" w:rsidP="004E0C22">
            <w:pPr>
              <w:pStyle w:val="TableRow"/>
            </w:pPr>
            <w:r>
              <w:t>TfraListViewer</w:t>
            </w:r>
          </w:p>
        </w:tc>
      </w:tr>
      <w:tr w:rsidR="004E0C22" w14:paraId="74629083" w14:textId="77777777" w:rsidTr="00D87EF4">
        <w:tc>
          <w:tcPr>
            <w:tcW w:w="1728" w:type="dxa"/>
          </w:tcPr>
          <w:p w14:paraId="48CDCE7D" w14:textId="77777777" w:rsidR="004E0C22" w:rsidRPr="00D87EF4" w:rsidRDefault="004E0C22" w:rsidP="004E0C22">
            <w:pPr>
              <w:pStyle w:val="TableRow"/>
              <w:rPr>
                <w:b/>
                <w:bCs/>
              </w:rPr>
            </w:pPr>
            <w:r w:rsidRPr="00D87EF4">
              <w:rPr>
                <w:b/>
                <w:bCs/>
              </w:rPr>
              <w:t>Child Nodes</w:t>
            </w:r>
          </w:p>
        </w:tc>
        <w:tc>
          <w:tcPr>
            <w:tcW w:w="6794" w:type="dxa"/>
          </w:tcPr>
          <w:p w14:paraId="1A7778D0" w14:textId="77777777" w:rsidR="004E0C22" w:rsidRDefault="00E146B9" w:rsidP="004E0C22">
            <w:pPr>
              <w:pStyle w:val="TableRow"/>
            </w:pPr>
            <w:r>
              <w:t>Process Leaf Node</w:t>
            </w:r>
          </w:p>
        </w:tc>
      </w:tr>
      <w:tr w:rsidR="004E0C22" w14:paraId="7FB7A379" w14:textId="77777777" w:rsidTr="00D87EF4">
        <w:tc>
          <w:tcPr>
            <w:tcW w:w="1728" w:type="dxa"/>
          </w:tcPr>
          <w:p w14:paraId="044EE056" w14:textId="77777777" w:rsidR="004E0C22" w:rsidRPr="00D87EF4" w:rsidRDefault="004E0C22" w:rsidP="004E0C22">
            <w:pPr>
              <w:pStyle w:val="TableRow"/>
              <w:rPr>
                <w:b/>
                <w:bCs/>
              </w:rPr>
            </w:pPr>
            <w:r w:rsidRPr="00D87EF4">
              <w:rPr>
                <w:b/>
                <w:bCs/>
              </w:rPr>
              <w:t>Add Button Options</w:t>
            </w:r>
          </w:p>
        </w:tc>
        <w:tc>
          <w:tcPr>
            <w:tcW w:w="6794" w:type="dxa"/>
          </w:tcPr>
          <w:p w14:paraId="610108B3" w14:textId="77777777" w:rsidR="004E0C22" w:rsidRDefault="00E146B9" w:rsidP="004E0C22">
            <w:pPr>
              <w:pStyle w:val="TableRow"/>
            </w:pPr>
            <w:r>
              <w:t>Creates a new Process Leaf Node in the folder and selects it.  On saving the data, the process is associated with the current selected collection unit.</w:t>
            </w:r>
          </w:p>
        </w:tc>
      </w:tr>
    </w:tbl>
    <w:p w14:paraId="4307611A" w14:textId="77777777" w:rsidR="004E0C22" w:rsidRPr="004610F7" w:rsidRDefault="004E0C22" w:rsidP="004E0C22"/>
    <w:p w14:paraId="0D24FDF0" w14:textId="77777777" w:rsidR="00E146B9" w:rsidRDefault="00E146B9" w:rsidP="00840903">
      <w:pPr>
        <w:pStyle w:val="Heading4"/>
      </w:pPr>
      <w:bookmarkStart w:id="204" w:name="_Toc292878714"/>
      <w:bookmarkStart w:id="205" w:name="_Ref298424783"/>
      <w:r>
        <w:t>Process Leaf Node</w:t>
      </w:r>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6591"/>
      </w:tblGrid>
      <w:tr w:rsidR="00E146B9" w14:paraId="21B9157D" w14:textId="77777777" w:rsidTr="00D87EF4">
        <w:tc>
          <w:tcPr>
            <w:tcW w:w="1728" w:type="dxa"/>
          </w:tcPr>
          <w:p w14:paraId="5F2E8B58" w14:textId="77777777" w:rsidR="00E146B9" w:rsidRPr="00D87EF4" w:rsidRDefault="00E146B9" w:rsidP="005946FC">
            <w:pPr>
              <w:pStyle w:val="TableRow"/>
              <w:rPr>
                <w:b/>
                <w:bCs/>
              </w:rPr>
            </w:pPr>
            <w:r w:rsidRPr="00D87EF4">
              <w:rPr>
                <w:b/>
                <w:bCs/>
              </w:rPr>
              <w:t>Node Type</w:t>
            </w:r>
          </w:p>
        </w:tc>
        <w:tc>
          <w:tcPr>
            <w:tcW w:w="6794" w:type="dxa"/>
          </w:tcPr>
          <w:p w14:paraId="17A4A0CA" w14:textId="77777777" w:rsidR="00E146B9" w:rsidRDefault="00E146B9" w:rsidP="005946FC">
            <w:pPr>
              <w:pStyle w:val="TableRow"/>
            </w:pPr>
            <w:r>
              <w:t>Leaf Node</w:t>
            </w:r>
          </w:p>
        </w:tc>
      </w:tr>
      <w:tr w:rsidR="00E146B9" w14:paraId="53207EC6" w14:textId="77777777" w:rsidTr="00D87EF4">
        <w:tc>
          <w:tcPr>
            <w:tcW w:w="1728" w:type="dxa"/>
          </w:tcPr>
          <w:p w14:paraId="547A276A" w14:textId="77777777" w:rsidR="00E146B9" w:rsidRPr="00D87EF4" w:rsidRDefault="00E146B9" w:rsidP="005946FC">
            <w:pPr>
              <w:pStyle w:val="TableRow"/>
              <w:rPr>
                <w:b/>
                <w:bCs/>
              </w:rPr>
            </w:pPr>
            <w:r w:rsidRPr="00D87EF4">
              <w:rPr>
                <w:b/>
                <w:bCs/>
              </w:rPr>
              <w:t>Caption</w:t>
            </w:r>
          </w:p>
        </w:tc>
        <w:tc>
          <w:tcPr>
            <w:tcW w:w="6794" w:type="dxa"/>
          </w:tcPr>
          <w:p w14:paraId="6D46E087" w14:textId="77777777" w:rsidR="00E146B9" w:rsidRDefault="00E146B9" w:rsidP="001D7B30">
            <w:pPr>
              <w:pStyle w:val="TableRow"/>
            </w:pPr>
            <w:r>
              <w:t>&lt;</w:t>
            </w:r>
            <w:r w:rsidR="001D7B30">
              <w:t>Concept.Published_Term</w:t>
            </w:r>
            <w:r>
              <w:t>&gt;</w:t>
            </w:r>
            <w:r w:rsidR="005471CF">
              <w:t xml:space="preserve"> for the process </w:t>
            </w:r>
            <w:r w:rsidR="001D7B30">
              <w:t>concept</w:t>
            </w:r>
            <w:r w:rsidR="005471CF">
              <w:t>.</w:t>
            </w:r>
          </w:p>
        </w:tc>
      </w:tr>
      <w:tr w:rsidR="00E146B9" w14:paraId="6105D8AB" w14:textId="77777777" w:rsidTr="00D87EF4">
        <w:tc>
          <w:tcPr>
            <w:tcW w:w="1728" w:type="dxa"/>
          </w:tcPr>
          <w:p w14:paraId="20AC42C8" w14:textId="77777777" w:rsidR="00E146B9" w:rsidRPr="00D87EF4" w:rsidRDefault="00E146B9" w:rsidP="005946FC">
            <w:pPr>
              <w:pStyle w:val="TableRow"/>
              <w:rPr>
                <w:b/>
                <w:bCs/>
              </w:rPr>
            </w:pPr>
            <w:r w:rsidRPr="00D87EF4">
              <w:rPr>
                <w:b/>
                <w:bCs/>
              </w:rPr>
              <w:t>Description</w:t>
            </w:r>
          </w:p>
        </w:tc>
        <w:tc>
          <w:tcPr>
            <w:tcW w:w="6794" w:type="dxa"/>
          </w:tcPr>
          <w:p w14:paraId="0B8AA5C3" w14:textId="77777777" w:rsidR="00E146B9" w:rsidRDefault="00E146B9" w:rsidP="005946FC">
            <w:pPr>
              <w:pStyle w:val="TableRow"/>
            </w:pPr>
            <w:r>
              <w:t>Details node for a single process associated with the fabrication of a specimen or store (e.g. taxidermy or preservation details).</w:t>
            </w:r>
          </w:p>
        </w:tc>
      </w:tr>
      <w:tr w:rsidR="00E146B9" w14:paraId="3979699D" w14:textId="77777777" w:rsidTr="00D87EF4">
        <w:tc>
          <w:tcPr>
            <w:tcW w:w="1728" w:type="dxa"/>
          </w:tcPr>
          <w:p w14:paraId="3856061E" w14:textId="77777777" w:rsidR="00E146B9" w:rsidRPr="00D87EF4" w:rsidRDefault="00E146B9" w:rsidP="005946FC">
            <w:pPr>
              <w:pStyle w:val="TableRow"/>
              <w:rPr>
                <w:b/>
                <w:bCs/>
              </w:rPr>
            </w:pPr>
            <w:r w:rsidRPr="00D87EF4">
              <w:rPr>
                <w:b/>
                <w:bCs/>
              </w:rPr>
              <w:t>Details Screen</w:t>
            </w:r>
          </w:p>
        </w:tc>
        <w:tc>
          <w:tcPr>
            <w:tcW w:w="6794" w:type="dxa"/>
          </w:tcPr>
          <w:p w14:paraId="57357940" w14:textId="77777777" w:rsidR="00E146B9" w:rsidRDefault="005E709B" w:rsidP="005946FC">
            <w:pPr>
              <w:pStyle w:val="TableRow"/>
            </w:pPr>
            <w:r>
              <w:t>TfraProcess</w:t>
            </w:r>
          </w:p>
        </w:tc>
      </w:tr>
      <w:tr w:rsidR="00E146B9" w14:paraId="2145EB95" w14:textId="77777777" w:rsidTr="00D87EF4">
        <w:tc>
          <w:tcPr>
            <w:tcW w:w="1728" w:type="dxa"/>
          </w:tcPr>
          <w:p w14:paraId="01D56BF4" w14:textId="77777777" w:rsidR="00E146B9" w:rsidRPr="00D87EF4" w:rsidRDefault="00E146B9" w:rsidP="005946FC">
            <w:pPr>
              <w:pStyle w:val="TableRow"/>
              <w:rPr>
                <w:b/>
                <w:bCs/>
              </w:rPr>
            </w:pPr>
            <w:r w:rsidRPr="00D87EF4">
              <w:rPr>
                <w:b/>
                <w:bCs/>
              </w:rPr>
              <w:t>Add Button Options</w:t>
            </w:r>
          </w:p>
        </w:tc>
        <w:tc>
          <w:tcPr>
            <w:tcW w:w="6794" w:type="dxa"/>
          </w:tcPr>
          <w:p w14:paraId="739B20CA" w14:textId="77777777" w:rsidR="00E146B9" w:rsidRDefault="005E709B" w:rsidP="005946FC">
            <w:pPr>
              <w:pStyle w:val="TableRow"/>
            </w:pPr>
            <w:r>
              <w:t>Add button options are same as parent folder node.</w:t>
            </w:r>
          </w:p>
        </w:tc>
      </w:tr>
      <w:tr w:rsidR="00E146B9" w14:paraId="20D3F430" w14:textId="77777777" w:rsidTr="00D87EF4">
        <w:tc>
          <w:tcPr>
            <w:tcW w:w="1728" w:type="dxa"/>
          </w:tcPr>
          <w:p w14:paraId="126B89D3" w14:textId="77777777" w:rsidR="00E146B9" w:rsidRPr="00D87EF4" w:rsidRDefault="00E146B9" w:rsidP="005946FC">
            <w:pPr>
              <w:pStyle w:val="TableRow"/>
              <w:rPr>
                <w:b/>
                <w:bCs/>
              </w:rPr>
            </w:pPr>
            <w:r w:rsidRPr="00D87EF4">
              <w:rPr>
                <w:b/>
                <w:bCs/>
              </w:rPr>
              <w:t>Navigation</w:t>
            </w:r>
          </w:p>
        </w:tc>
        <w:tc>
          <w:tcPr>
            <w:tcW w:w="6794" w:type="dxa"/>
          </w:tcPr>
          <w:p w14:paraId="42931D33" w14:textId="77777777" w:rsidR="00E146B9" w:rsidRDefault="005E709B" w:rsidP="005946FC">
            <w:pPr>
              <w:pStyle w:val="TableRow"/>
            </w:pPr>
            <w:r>
              <w:t>None</w:t>
            </w:r>
          </w:p>
        </w:tc>
      </w:tr>
    </w:tbl>
    <w:p w14:paraId="7E4B93ED" w14:textId="77777777" w:rsidR="00E146B9" w:rsidRDefault="00E146B9" w:rsidP="00E146B9"/>
    <w:p w14:paraId="3476D7AB" w14:textId="77777777" w:rsidR="008F616F" w:rsidRDefault="008F616F" w:rsidP="00840903">
      <w:pPr>
        <w:pStyle w:val="Heading4"/>
      </w:pPr>
      <w:bookmarkStart w:id="206" w:name="_Toc292878715"/>
      <w:bookmarkStart w:id="207" w:name="_Ref298424828"/>
      <w:r>
        <w:t>Related Name Leaf Node</w:t>
      </w:r>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6614"/>
      </w:tblGrid>
      <w:tr w:rsidR="008F616F" w14:paraId="5EF750DE" w14:textId="77777777" w:rsidTr="00D87EF4">
        <w:tc>
          <w:tcPr>
            <w:tcW w:w="1728" w:type="dxa"/>
          </w:tcPr>
          <w:p w14:paraId="4E3C9C9A" w14:textId="77777777" w:rsidR="008F616F" w:rsidRPr="00D87EF4" w:rsidRDefault="008F616F" w:rsidP="005946FC">
            <w:pPr>
              <w:pStyle w:val="TableRow"/>
              <w:rPr>
                <w:b/>
                <w:bCs/>
              </w:rPr>
            </w:pPr>
            <w:r w:rsidRPr="00D87EF4">
              <w:rPr>
                <w:b/>
                <w:bCs/>
              </w:rPr>
              <w:t>Node Type</w:t>
            </w:r>
          </w:p>
        </w:tc>
        <w:tc>
          <w:tcPr>
            <w:tcW w:w="6794" w:type="dxa"/>
          </w:tcPr>
          <w:p w14:paraId="0650A5DA" w14:textId="77777777" w:rsidR="008F616F" w:rsidRDefault="008F616F" w:rsidP="005946FC">
            <w:pPr>
              <w:pStyle w:val="TableRow"/>
            </w:pPr>
            <w:r>
              <w:t>Leaf Node</w:t>
            </w:r>
          </w:p>
        </w:tc>
      </w:tr>
      <w:tr w:rsidR="008F616F" w14:paraId="7ED80405" w14:textId="77777777" w:rsidTr="00D87EF4">
        <w:tc>
          <w:tcPr>
            <w:tcW w:w="1728" w:type="dxa"/>
          </w:tcPr>
          <w:p w14:paraId="50E64916" w14:textId="77777777" w:rsidR="008F616F" w:rsidRPr="00D87EF4" w:rsidRDefault="008F616F" w:rsidP="005946FC">
            <w:pPr>
              <w:pStyle w:val="TableRow"/>
              <w:rPr>
                <w:b/>
                <w:bCs/>
              </w:rPr>
            </w:pPr>
            <w:r w:rsidRPr="00D87EF4">
              <w:rPr>
                <w:b/>
                <w:bCs/>
              </w:rPr>
              <w:t>Caption</w:t>
            </w:r>
          </w:p>
        </w:tc>
        <w:tc>
          <w:tcPr>
            <w:tcW w:w="6794" w:type="dxa"/>
          </w:tcPr>
          <w:p w14:paraId="2D8EB52C" w14:textId="77777777" w:rsidR="008F616F" w:rsidRDefault="005E709B" w:rsidP="005946FC">
            <w:pPr>
              <w:pStyle w:val="TableRow"/>
            </w:pPr>
            <w:r>
              <w:t>&lt;Individual or Organisation standard display caption&gt;</w:t>
            </w:r>
          </w:p>
          <w:p w14:paraId="56C92D34" w14:textId="77777777" w:rsidR="005E709B" w:rsidRDefault="005E709B" w:rsidP="005946FC">
            <w:pPr>
              <w:pStyle w:val="TableRow"/>
            </w:pPr>
            <w:r>
              <w:t xml:space="preserve">If the node is linked to Collection_Unit_Name then the </w:t>
            </w:r>
            <w:r w:rsidR="00846C7D">
              <w:t>relationship type name is appended (</w:t>
            </w:r>
            <w:r w:rsidR="004A199C">
              <w:t>Concept.Published_Term</w:t>
            </w:r>
            <w:r>
              <w:t xml:space="preserve"> is displayed for the concept associated with Collection_Unit_Name.Relation_Type_Concept_Key</w:t>
            </w:r>
            <w:r w:rsidR="00846C7D">
              <w:t>)</w:t>
            </w:r>
            <w:r>
              <w:t>.  A hyphen separates the 2 parts of the caption.</w:t>
            </w:r>
          </w:p>
        </w:tc>
      </w:tr>
      <w:tr w:rsidR="008F616F" w14:paraId="08D05908" w14:textId="77777777" w:rsidTr="00D87EF4">
        <w:tc>
          <w:tcPr>
            <w:tcW w:w="1728" w:type="dxa"/>
          </w:tcPr>
          <w:p w14:paraId="401F35BE" w14:textId="77777777" w:rsidR="008F616F" w:rsidRPr="00D87EF4" w:rsidRDefault="008F616F" w:rsidP="005946FC">
            <w:pPr>
              <w:pStyle w:val="TableRow"/>
              <w:rPr>
                <w:b/>
                <w:bCs/>
              </w:rPr>
            </w:pPr>
            <w:r w:rsidRPr="00D87EF4">
              <w:rPr>
                <w:b/>
                <w:bCs/>
              </w:rPr>
              <w:t>Description</w:t>
            </w:r>
          </w:p>
        </w:tc>
        <w:tc>
          <w:tcPr>
            <w:tcW w:w="6794" w:type="dxa"/>
          </w:tcPr>
          <w:p w14:paraId="085D92AB" w14:textId="77777777" w:rsidR="008F616F" w:rsidRDefault="005E709B" w:rsidP="005946FC">
            <w:pPr>
              <w:pStyle w:val="TableRow"/>
            </w:pPr>
            <w:r>
              <w:t>Details node for a person related to a collection unit.  The relationship is formed from a direct link through Collection_Unit_Name or an indirect link where specimens in a collection are collected or determined by a person.</w:t>
            </w:r>
          </w:p>
        </w:tc>
      </w:tr>
      <w:tr w:rsidR="008F616F" w14:paraId="534A7B38" w14:textId="77777777" w:rsidTr="00D87EF4">
        <w:tc>
          <w:tcPr>
            <w:tcW w:w="1728" w:type="dxa"/>
          </w:tcPr>
          <w:p w14:paraId="3BF43025" w14:textId="77777777" w:rsidR="008F616F" w:rsidRPr="00D87EF4" w:rsidRDefault="008F616F" w:rsidP="005946FC">
            <w:pPr>
              <w:pStyle w:val="TableRow"/>
              <w:rPr>
                <w:b/>
                <w:bCs/>
              </w:rPr>
            </w:pPr>
            <w:r w:rsidRPr="00D87EF4">
              <w:rPr>
                <w:b/>
                <w:bCs/>
              </w:rPr>
              <w:lastRenderedPageBreak/>
              <w:t>Details Screen</w:t>
            </w:r>
          </w:p>
        </w:tc>
        <w:tc>
          <w:tcPr>
            <w:tcW w:w="6794" w:type="dxa"/>
          </w:tcPr>
          <w:p w14:paraId="21E7C3AD" w14:textId="77777777" w:rsidR="008F616F" w:rsidRDefault="005E709B" w:rsidP="005946FC">
            <w:pPr>
              <w:pStyle w:val="TableRow"/>
            </w:pPr>
            <w:r>
              <w:t>TfraPeople</w:t>
            </w:r>
          </w:p>
        </w:tc>
      </w:tr>
      <w:tr w:rsidR="008F616F" w14:paraId="0CC3B2D8" w14:textId="77777777" w:rsidTr="00D87EF4">
        <w:tc>
          <w:tcPr>
            <w:tcW w:w="1728" w:type="dxa"/>
          </w:tcPr>
          <w:p w14:paraId="6B65F619" w14:textId="77777777" w:rsidR="008F616F" w:rsidRPr="00D87EF4" w:rsidRDefault="008F616F" w:rsidP="005946FC">
            <w:pPr>
              <w:pStyle w:val="TableRow"/>
              <w:rPr>
                <w:b/>
                <w:bCs/>
              </w:rPr>
            </w:pPr>
            <w:r w:rsidRPr="00D87EF4">
              <w:rPr>
                <w:b/>
                <w:bCs/>
              </w:rPr>
              <w:t>Add Button Options</w:t>
            </w:r>
          </w:p>
        </w:tc>
        <w:tc>
          <w:tcPr>
            <w:tcW w:w="6794" w:type="dxa"/>
          </w:tcPr>
          <w:p w14:paraId="419F065B" w14:textId="77777777" w:rsidR="008F616F" w:rsidRDefault="005E709B" w:rsidP="005946FC">
            <w:pPr>
              <w:pStyle w:val="TableRow"/>
            </w:pPr>
            <w:r>
              <w:t>Add button options are same as parent folder node.</w:t>
            </w:r>
          </w:p>
        </w:tc>
      </w:tr>
      <w:tr w:rsidR="008F616F" w14:paraId="74AE7795" w14:textId="77777777" w:rsidTr="00D87EF4">
        <w:tc>
          <w:tcPr>
            <w:tcW w:w="1728" w:type="dxa"/>
          </w:tcPr>
          <w:p w14:paraId="4AB0BD85" w14:textId="77777777" w:rsidR="008F616F" w:rsidRPr="00D87EF4" w:rsidRDefault="008F616F" w:rsidP="005946FC">
            <w:pPr>
              <w:pStyle w:val="TableRow"/>
              <w:rPr>
                <w:b/>
                <w:bCs/>
              </w:rPr>
            </w:pPr>
            <w:r w:rsidRPr="00D87EF4">
              <w:rPr>
                <w:b/>
                <w:bCs/>
              </w:rPr>
              <w:t>Navigation</w:t>
            </w:r>
          </w:p>
        </w:tc>
        <w:tc>
          <w:tcPr>
            <w:tcW w:w="6794" w:type="dxa"/>
          </w:tcPr>
          <w:p w14:paraId="796361DE" w14:textId="77777777" w:rsidR="008F616F" w:rsidRDefault="005E709B" w:rsidP="005946FC">
            <w:pPr>
              <w:pStyle w:val="TableRow"/>
            </w:pPr>
            <w:r>
              <w:t>Double clicking the node opens the Recorder Names &amp; Addresses screeen with the node’s individual or organisation selected.</w:t>
            </w:r>
          </w:p>
        </w:tc>
      </w:tr>
    </w:tbl>
    <w:p w14:paraId="642E8BBC" w14:textId="77777777" w:rsidR="008F616F" w:rsidRDefault="008F616F" w:rsidP="008F616F"/>
    <w:p w14:paraId="68B387D5" w14:textId="77777777" w:rsidR="003D3B4F" w:rsidRDefault="003D3B4F" w:rsidP="00840903">
      <w:pPr>
        <w:pStyle w:val="Heading4"/>
      </w:pPr>
      <w:bookmarkStart w:id="208" w:name="_Ref270599215"/>
      <w:bookmarkStart w:id="209" w:name="_Toc292878716"/>
      <w:r>
        <w:t>Specimens (Top Level)</w:t>
      </w:r>
      <w:bookmarkEnd w:id="208"/>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600"/>
      </w:tblGrid>
      <w:tr w:rsidR="003D3B4F" w14:paraId="78467495" w14:textId="77777777" w:rsidTr="00D87EF4">
        <w:tc>
          <w:tcPr>
            <w:tcW w:w="1728" w:type="dxa"/>
          </w:tcPr>
          <w:p w14:paraId="4A6EDCBB" w14:textId="77777777" w:rsidR="003D3B4F" w:rsidRPr="00D87EF4" w:rsidRDefault="003D3B4F" w:rsidP="003D3B4F">
            <w:pPr>
              <w:pStyle w:val="TableRow"/>
              <w:rPr>
                <w:b/>
                <w:bCs/>
              </w:rPr>
            </w:pPr>
            <w:r w:rsidRPr="00D87EF4">
              <w:rPr>
                <w:b/>
                <w:bCs/>
              </w:rPr>
              <w:t>Node Type</w:t>
            </w:r>
          </w:p>
        </w:tc>
        <w:tc>
          <w:tcPr>
            <w:tcW w:w="6794" w:type="dxa"/>
          </w:tcPr>
          <w:p w14:paraId="1A16D06C" w14:textId="77777777" w:rsidR="003D3B4F" w:rsidRDefault="003D3B4F" w:rsidP="003D3B4F">
            <w:pPr>
              <w:pStyle w:val="TableRow"/>
            </w:pPr>
            <w:r>
              <w:t>Top Level</w:t>
            </w:r>
          </w:p>
        </w:tc>
      </w:tr>
      <w:tr w:rsidR="003D3B4F" w14:paraId="35CEA85D" w14:textId="77777777" w:rsidTr="00D87EF4">
        <w:tc>
          <w:tcPr>
            <w:tcW w:w="1728" w:type="dxa"/>
          </w:tcPr>
          <w:p w14:paraId="41F35E8E" w14:textId="77777777" w:rsidR="003D3B4F" w:rsidRPr="00D87EF4" w:rsidRDefault="003D3B4F" w:rsidP="003D3B4F">
            <w:pPr>
              <w:pStyle w:val="TableRow"/>
              <w:rPr>
                <w:b/>
                <w:bCs/>
              </w:rPr>
            </w:pPr>
            <w:r w:rsidRPr="00D87EF4">
              <w:rPr>
                <w:b/>
                <w:bCs/>
              </w:rPr>
              <w:t>Caption</w:t>
            </w:r>
          </w:p>
        </w:tc>
        <w:tc>
          <w:tcPr>
            <w:tcW w:w="6794" w:type="dxa"/>
          </w:tcPr>
          <w:p w14:paraId="307F531D" w14:textId="77777777" w:rsidR="003D3B4F" w:rsidRDefault="0091133F" w:rsidP="003D3B4F">
            <w:pPr>
              <w:pStyle w:val="TableRow"/>
            </w:pPr>
            <w:r>
              <w:t>&lt;</w:t>
            </w:r>
            <w:r w:rsidR="004A199C">
              <w:t>Concept.Published_Term</w:t>
            </w:r>
            <w:r>
              <w:t xml:space="preserve"> </w:t>
            </w:r>
            <w:r w:rsidR="00403685">
              <w:t>for preferred determination&gt; - &lt;</w:t>
            </w:r>
            <w:r w:rsidR="002D4B2C">
              <w:t>Collection_Unit_Number.Number where Preferred=1</w:t>
            </w:r>
            <w:r w:rsidR="00A749AC">
              <w:t>. If there are multiple, then only one is displayed.</w:t>
            </w:r>
            <w:r w:rsidR="001A14D0">
              <w:t xml:space="preserve"> </w:t>
            </w:r>
            <w:r w:rsidR="002D4B2C">
              <w:t>&gt;</w:t>
            </w:r>
          </w:p>
          <w:p w14:paraId="1FA45E19" w14:textId="77777777" w:rsidR="0091133F" w:rsidRDefault="0091133F" w:rsidP="004A199C">
            <w:pPr>
              <w:pStyle w:val="TableRow"/>
            </w:pPr>
            <w:r>
              <w:t xml:space="preserve">Where </w:t>
            </w:r>
            <w:r w:rsidR="004A199C">
              <w:t xml:space="preserve">Concept.Published_Term </w:t>
            </w:r>
            <w:r>
              <w:t xml:space="preserve">is the </w:t>
            </w:r>
            <w:r w:rsidR="004A199C">
              <w:t xml:space="preserve">preferred </w:t>
            </w:r>
            <w:r>
              <w:t xml:space="preserve">term or the actual term based on the flag in the options dialog ‘Use originally entered specimen names’ (when unchecked </w:t>
            </w:r>
            <w:r w:rsidR="004A199C">
              <w:t xml:space="preserve">preferred </w:t>
            </w:r>
            <w:r>
              <w:t xml:space="preserve">terms are used).  </w:t>
            </w:r>
          </w:p>
          <w:p w14:paraId="04335888" w14:textId="243C5FAD" w:rsidR="006B3DDC" w:rsidRDefault="008F1FF8" w:rsidP="00144084">
            <w:pPr>
              <w:pStyle w:val="TableRow"/>
              <w:rPr>
                <w:ins w:id="210" w:author="Andrew Kemp" w:date="2017-09-19T12:19:00Z"/>
                <w:rFonts w:cs="Arial"/>
              </w:rPr>
            </w:pPr>
            <w:r>
              <w:t xml:space="preserve">Prefixed with an asterisk </w:t>
            </w:r>
            <w:del w:id="211" w:author="Andrew Kemp" w:date="2017-09-19T12:20:00Z">
              <w:r w:rsidDel="00144084">
                <w:delText xml:space="preserve">and displayed in red </w:delText>
              </w:r>
            </w:del>
            <w:r>
              <w:t xml:space="preserve">if any of the specimen’s determinations </w:t>
            </w:r>
            <w:r>
              <w:rPr>
                <w:rFonts w:cs="Arial"/>
              </w:rPr>
              <w:t>have a nomenclatural status</w:t>
            </w:r>
            <w:ins w:id="212" w:author="Andrew Kemp" w:date="2017-09-19T12:18:00Z">
              <w:r w:rsidR="00144084">
                <w:rPr>
                  <w:rFonts w:cs="Arial"/>
                </w:rPr>
                <w:t xml:space="preserve"> containing the substring </w:t>
              </w:r>
            </w:ins>
            <w:ins w:id="213" w:author="Andrew Kemp" w:date="2017-09-19T12:19:00Z">
              <w:r w:rsidR="00144084">
                <w:rPr>
                  <w:rFonts w:cs="Arial"/>
                </w:rPr>
                <w:t>“type”</w:t>
              </w:r>
            </w:ins>
            <w:r>
              <w:rPr>
                <w:rFonts w:cs="Arial"/>
              </w:rPr>
              <w:t>.</w:t>
            </w:r>
            <w:r w:rsidR="006B3DDC">
              <w:rPr>
                <w:rFonts w:cs="Arial"/>
              </w:rPr>
              <w:t xml:space="preserve"> </w:t>
            </w:r>
          </w:p>
          <w:p w14:paraId="7FBAA165" w14:textId="61827C4D" w:rsidR="00144084" w:rsidRPr="006B3DDC" w:rsidRDefault="00144084" w:rsidP="00144084">
            <w:pPr>
              <w:pStyle w:val="TableRow"/>
              <w:rPr>
                <w:rFonts w:cs="Arial"/>
              </w:rPr>
            </w:pPr>
            <w:ins w:id="214" w:author="Andrew Kemp" w:date="2017-09-19T12:19:00Z">
              <w:r>
                <w:rPr>
                  <w:rFonts w:cs="Arial"/>
                </w:rPr>
                <w:t xml:space="preserve">Displayed in bold text if any of the specimen’s determinations have </w:t>
              </w:r>
            </w:ins>
            <w:ins w:id="215" w:author="Andrew Kemp" w:date="2017-09-19T12:20:00Z">
              <w:r>
                <w:rPr>
                  <w:rFonts w:cs="Arial"/>
                </w:rPr>
                <w:t xml:space="preserve">a </w:t>
              </w:r>
            </w:ins>
            <w:ins w:id="216" w:author="Andrew Kemp" w:date="2017-09-19T12:19:00Z">
              <w:r>
                <w:rPr>
                  <w:rFonts w:cs="Arial"/>
                </w:rPr>
                <w:t xml:space="preserve">nomenclatural status </w:t>
              </w:r>
            </w:ins>
            <w:ins w:id="217" w:author="Andrew Kemp" w:date="2017-09-19T12:20:00Z">
              <w:r>
                <w:rPr>
                  <w:rFonts w:cs="Arial"/>
                </w:rPr>
                <w:t xml:space="preserve">that either contains the substring “type” or is equal to </w:t>
              </w:r>
            </w:ins>
            <w:ins w:id="218" w:author="Andrew Kemp" w:date="2017-09-19T12:19:00Z">
              <w:r>
                <w:rPr>
                  <w:rFonts w:cs="Arial"/>
                </w:rPr>
                <w:t>“figured”</w:t>
              </w:r>
            </w:ins>
            <w:ins w:id="219" w:author="Andrew Kemp" w:date="2017-09-19T12:21:00Z">
              <w:r w:rsidR="009B301F">
                <w:rPr>
                  <w:rFonts w:cs="Arial"/>
                </w:rPr>
                <w:t>.</w:t>
              </w:r>
            </w:ins>
          </w:p>
        </w:tc>
      </w:tr>
      <w:tr w:rsidR="002458D3" w14:paraId="04790C5B" w14:textId="77777777" w:rsidTr="00D87EF4">
        <w:tc>
          <w:tcPr>
            <w:tcW w:w="1728" w:type="dxa"/>
          </w:tcPr>
          <w:p w14:paraId="541DB740" w14:textId="77777777" w:rsidR="002458D3" w:rsidRPr="00D87EF4" w:rsidRDefault="002458D3" w:rsidP="003D3B4F">
            <w:pPr>
              <w:pStyle w:val="TableRow"/>
              <w:rPr>
                <w:b/>
                <w:bCs/>
              </w:rPr>
            </w:pPr>
            <w:r>
              <w:rPr>
                <w:b/>
                <w:bCs/>
              </w:rPr>
              <w:t>Tooltip</w:t>
            </w:r>
          </w:p>
        </w:tc>
        <w:tc>
          <w:tcPr>
            <w:tcW w:w="6794" w:type="dxa"/>
          </w:tcPr>
          <w:p w14:paraId="130BE653" w14:textId="77777777" w:rsidR="002458D3" w:rsidRDefault="00FF3BC7" w:rsidP="0015655F">
            <w:pPr>
              <w:pStyle w:val="TableRow"/>
              <w:rPr>
                <w:rFonts w:cs="Arial"/>
              </w:rPr>
            </w:pPr>
            <w:r>
              <w:t>In addition to the existing tooltip,</w:t>
            </w:r>
            <w:r w:rsidR="002458D3">
              <w:t xml:space="preserve"> </w:t>
            </w:r>
            <w:r w:rsidR="002458D3">
              <w:rPr>
                <w:rFonts w:cs="Arial"/>
              </w:rPr>
              <w:t xml:space="preserve">“NS: &lt;nomenclatural statuses&gt;“ </w:t>
            </w:r>
            <w:r>
              <w:rPr>
                <w:rFonts w:cs="Arial"/>
              </w:rPr>
              <w:t xml:space="preserve">is displayed </w:t>
            </w:r>
            <w:r w:rsidR="002458D3">
              <w:t xml:space="preserve">if any of the specimen’s determinations </w:t>
            </w:r>
            <w:r w:rsidR="002458D3">
              <w:rPr>
                <w:rFonts w:cs="Arial"/>
              </w:rPr>
              <w:t>have a nomenclatural status.</w:t>
            </w:r>
          </w:p>
          <w:p w14:paraId="4A8FA9FC" w14:textId="77777777" w:rsidR="002458D3" w:rsidRDefault="002458D3" w:rsidP="006B3DDC">
            <w:pPr>
              <w:pStyle w:val="TableRow"/>
            </w:pPr>
            <w:r>
              <w:rPr>
                <w:rFonts w:cs="Arial"/>
              </w:rPr>
              <w:t>Note: More than one nomenclatural status can be displayed in the list as required.</w:t>
            </w:r>
          </w:p>
        </w:tc>
      </w:tr>
      <w:tr w:rsidR="003D3B4F" w14:paraId="48A64A80" w14:textId="77777777" w:rsidTr="00D87EF4">
        <w:tc>
          <w:tcPr>
            <w:tcW w:w="1728" w:type="dxa"/>
          </w:tcPr>
          <w:p w14:paraId="32DBB070" w14:textId="77777777" w:rsidR="003D3B4F" w:rsidRPr="00D87EF4" w:rsidRDefault="003D3B4F" w:rsidP="003D3B4F">
            <w:pPr>
              <w:pStyle w:val="TableRow"/>
              <w:rPr>
                <w:b/>
                <w:bCs/>
              </w:rPr>
            </w:pPr>
            <w:r w:rsidRPr="00D87EF4">
              <w:rPr>
                <w:b/>
                <w:bCs/>
              </w:rPr>
              <w:t>Description</w:t>
            </w:r>
          </w:p>
        </w:tc>
        <w:tc>
          <w:tcPr>
            <w:tcW w:w="6794" w:type="dxa"/>
          </w:tcPr>
          <w:p w14:paraId="310C8710" w14:textId="77777777" w:rsidR="003D3B4F" w:rsidRDefault="00403685" w:rsidP="003D3B4F">
            <w:pPr>
              <w:pStyle w:val="TableRow"/>
            </w:pPr>
            <w:r>
              <w:t>Top level node for a specimen</w:t>
            </w:r>
          </w:p>
        </w:tc>
      </w:tr>
      <w:tr w:rsidR="003D3B4F" w14:paraId="00CB8876" w14:textId="77777777" w:rsidTr="00D87EF4">
        <w:tc>
          <w:tcPr>
            <w:tcW w:w="1728" w:type="dxa"/>
          </w:tcPr>
          <w:p w14:paraId="2E84FA9A" w14:textId="77777777" w:rsidR="003D3B4F" w:rsidRPr="00D87EF4" w:rsidRDefault="003D3B4F" w:rsidP="003D3B4F">
            <w:pPr>
              <w:pStyle w:val="TableRow"/>
              <w:rPr>
                <w:b/>
                <w:bCs/>
              </w:rPr>
            </w:pPr>
            <w:r w:rsidRPr="00D87EF4">
              <w:rPr>
                <w:b/>
                <w:bCs/>
              </w:rPr>
              <w:t>Details Screen</w:t>
            </w:r>
          </w:p>
        </w:tc>
        <w:tc>
          <w:tcPr>
            <w:tcW w:w="6794" w:type="dxa"/>
          </w:tcPr>
          <w:p w14:paraId="3E8EA137" w14:textId="77777777" w:rsidR="003D3B4F" w:rsidRDefault="00403685" w:rsidP="003D3B4F">
            <w:pPr>
              <w:pStyle w:val="TableRow"/>
            </w:pPr>
            <w:r>
              <w:t>Tfra</w:t>
            </w:r>
            <w:r w:rsidR="00B7480A">
              <w:t>Specimen</w:t>
            </w:r>
          </w:p>
        </w:tc>
      </w:tr>
      <w:tr w:rsidR="003D3B4F" w14:paraId="63746FB3" w14:textId="77777777" w:rsidTr="00D87EF4">
        <w:tc>
          <w:tcPr>
            <w:tcW w:w="1728" w:type="dxa"/>
          </w:tcPr>
          <w:p w14:paraId="1B3EC34D" w14:textId="77777777" w:rsidR="003D3B4F" w:rsidRPr="00D87EF4" w:rsidRDefault="003D3B4F" w:rsidP="003D3B4F">
            <w:pPr>
              <w:pStyle w:val="TableRow"/>
              <w:rPr>
                <w:b/>
                <w:bCs/>
              </w:rPr>
            </w:pPr>
            <w:r w:rsidRPr="00D87EF4">
              <w:rPr>
                <w:b/>
                <w:bCs/>
              </w:rPr>
              <w:t>Child Nodes</w:t>
            </w:r>
          </w:p>
        </w:tc>
        <w:tc>
          <w:tcPr>
            <w:tcW w:w="6794" w:type="dxa"/>
          </w:tcPr>
          <w:p w14:paraId="51D72FCC" w14:textId="77777777" w:rsidR="003D3B4F" w:rsidRDefault="001E4FB5" w:rsidP="003D3B4F">
            <w:pPr>
              <w:pStyle w:val="TableRow"/>
            </w:pPr>
            <w:r>
              <w:t>Accessions</w:t>
            </w:r>
            <w:r w:rsidR="00F50FBB">
              <w:t xml:space="preserve"> and Exchanges</w:t>
            </w:r>
            <w:r>
              <w:t xml:space="preserve"> Folder</w:t>
            </w:r>
          </w:p>
          <w:p w14:paraId="47518DBF" w14:textId="77777777" w:rsidR="001E4FB5" w:rsidRDefault="001E4FB5" w:rsidP="003D3B4F">
            <w:pPr>
              <w:pStyle w:val="TableRow"/>
            </w:pPr>
            <w:r>
              <w:t>Collections Folder</w:t>
            </w:r>
          </w:p>
          <w:p w14:paraId="1EB7B872" w14:textId="77777777" w:rsidR="001E4FB5" w:rsidRDefault="001E4FB5" w:rsidP="003D3B4F">
            <w:pPr>
              <w:pStyle w:val="TableRow"/>
            </w:pPr>
            <w:r>
              <w:t>Condition Checks Folder</w:t>
            </w:r>
          </w:p>
          <w:p w14:paraId="092BC203" w14:textId="77777777" w:rsidR="001E4FB5" w:rsidRDefault="001E4FB5" w:rsidP="003D3B4F">
            <w:pPr>
              <w:pStyle w:val="TableRow"/>
            </w:pPr>
            <w:r>
              <w:t>Determinations Folder</w:t>
            </w:r>
          </w:p>
          <w:p w14:paraId="6EBEA356" w14:textId="77777777" w:rsidR="001E4FB5" w:rsidRDefault="001E4FB5" w:rsidP="003D3B4F">
            <w:pPr>
              <w:pStyle w:val="TableRow"/>
            </w:pPr>
            <w:r>
              <w:t>Enquiries Folder</w:t>
            </w:r>
          </w:p>
          <w:p w14:paraId="228D0791" w14:textId="77777777" w:rsidR="001E4FB5" w:rsidRDefault="001E4FB5" w:rsidP="003D3B4F">
            <w:pPr>
              <w:pStyle w:val="TableRow"/>
            </w:pPr>
            <w:r>
              <w:lastRenderedPageBreak/>
              <w:t>Field Data Folder</w:t>
            </w:r>
          </w:p>
          <w:p w14:paraId="1767F9C1" w14:textId="77777777" w:rsidR="001E4FB5" w:rsidRDefault="001E4FB5" w:rsidP="003D3B4F">
            <w:pPr>
              <w:pStyle w:val="TableRow"/>
            </w:pPr>
            <w:r>
              <w:t>History Folder</w:t>
            </w:r>
          </w:p>
          <w:p w14:paraId="0AE51DCF" w14:textId="77777777" w:rsidR="001E4FB5" w:rsidRDefault="001E4FB5" w:rsidP="003D3B4F">
            <w:pPr>
              <w:pStyle w:val="TableRow"/>
            </w:pPr>
            <w:r>
              <w:t>Inscriptions &amp; Labels Folder</w:t>
            </w:r>
          </w:p>
          <w:p w14:paraId="12B546A0" w14:textId="77777777" w:rsidR="001E4FB5" w:rsidRDefault="001E4FB5" w:rsidP="003D3B4F">
            <w:pPr>
              <w:pStyle w:val="TableRow"/>
            </w:pPr>
            <w:r>
              <w:t>Jobs Applied To Folder</w:t>
            </w:r>
          </w:p>
          <w:p w14:paraId="4F6312FC" w14:textId="77777777" w:rsidR="001E4FB5" w:rsidRDefault="001E4FB5" w:rsidP="003D3B4F">
            <w:pPr>
              <w:pStyle w:val="TableRow"/>
            </w:pPr>
            <w:r>
              <w:t>Linked Specimens Folder</w:t>
            </w:r>
          </w:p>
          <w:p w14:paraId="26DC237E" w14:textId="77777777" w:rsidR="001E4FB5" w:rsidRDefault="001E4FB5" w:rsidP="003D3B4F">
            <w:pPr>
              <w:pStyle w:val="TableRow"/>
            </w:pPr>
            <w:r>
              <w:t>Loans Folder</w:t>
            </w:r>
          </w:p>
          <w:p w14:paraId="664A595C" w14:textId="77777777" w:rsidR="001E4FB5" w:rsidRDefault="001E4FB5" w:rsidP="003D3B4F">
            <w:pPr>
              <w:pStyle w:val="TableRow"/>
            </w:pPr>
            <w:r>
              <w:t>Measurements Folder</w:t>
            </w:r>
          </w:p>
          <w:p w14:paraId="4D530E4A" w14:textId="77777777" w:rsidR="001E4FB5" w:rsidRDefault="001E4FB5" w:rsidP="003D3B4F">
            <w:pPr>
              <w:pStyle w:val="TableRow"/>
            </w:pPr>
            <w:r>
              <w:t>Movements Folder</w:t>
            </w:r>
          </w:p>
          <w:p w14:paraId="06580DFE" w14:textId="77777777" w:rsidR="001E4FB5" w:rsidRDefault="001E4FB5" w:rsidP="003D3B4F">
            <w:pPr>
              <w:pStyle w:val="TableRow"/>
            </w:pPr>
            <w:r>
              <w:t>Multimedia Folder</w:t>
            </w:r>
          </w:p>
          <w:p w14:paraId="7B1D8C55" w14:textId="77777777" w:rsidR="001E4FB5" w:rsidRDefault="001E4FB5" w:rsidP="003D3B4F">
            <w:pPr>
              <w:pStyle w:val="TableRow"/>
            </w:pPr>
            <w:r>
              <w:t>Numbering History Folder</w:t>
            </w:r>
          </w:p>
          <w:p w14:paraId="379D8886" w14:textId="77777777" w:rsidR="001E4FB5" w:rsidRDefault="001E4FB5" w:rsidP="0073598C">
            <w:pPr>
              <w:pStyle w:val="TableRow"/>
            </w:pPr>
            <w:r>
              <w:t>People &amp; Organisations Folder</w:t>
            </w:r>
          </w:p>
          <w:p w14:paraId="318B4908" w14:textId="77777777" w:rsidR="001E4FB5" w:rsidRDefault="001E4FB5" w:rsidP="003D3B4F">
            <w:pPr>
              <w:pStyle w:val="TableRow"/>
            </w:pPr>
            <w:r>
              <w:t>Processes Folder</w:t>
            </w:r>
          </w:p>
          <w:p w14:paraId="477D9544" w14:textId="77777777" w:rsidR="001E4FB5" w:rsidRDefault="001E4FB5" w:rsidP="003D3B4F">
            <w:pPr>
              <w:pStyle w:val="TableRow"/>
            </w:pPr>
            <w:r>
              <w:t>Storage Place Folder</w:t>
            </w:r>
          </w:p>
          <w:p w14:paraId="37D437FB" w14:textId="77777777" w:rsidR="001E4FB5" w:rsidRDefault="001E4FB5" w:rsidP="003D3B4F">
            <w:pPr>
              <w:pStyle w:val="TableRow"/>
            </w:pPr>
            <w:r>
              <w:t>Valuations Folder</w:t>
            </w:r>
          </w:p>
        </w:tc>
      </w:tr>
      <w:tr w:rsidR="005A519D" w14:paraId="328BBB29" w14:textId="77777777" w:rsidTr="00D87EF4">
        <w:tc>
          <w:tcPr>
            <w:tcW w:w="1728" w:type="dxa"/>
          </w:tcPr>
          <w:p w14:paraId="04EE05DD" w14:textId="77777777" w:rsidR="005A519D" w:rsidRPr="00D87EF4" w:rsidRDefault="005A519D" w:rsidP="003D3B4F">
            <w:pPr>
              <w:pStyle w:val="TableRow"/>
              <w:rPr>
                <w:b/>
                <w:bCs/>
              </w:rPr>
            </w:pPr>
            <w:r w:rsidRPr="00D87EF4">
              <w:rPr>
                <w:b/>
                <w:bCs/>
              </w:rPr>
              <w:lastRenderedPageBreak/>
              <w:t>Sort Order</w:t>
            </w:r>
          </w:p>
        </w:tc>
        <w:tc>
          <w:tcPr>
            <w:tcW w:w="6794" w:type="dxa"/>
          </w:tcPr>
          <w:p w14:paraId="3A63AEFA" w14:textId="77777777" w:rsidR="005A519D" w:rsidRDefault="00AF463F" w:rsidP="001B5605">
            <w:pPr>
              <w:pStyle w:val="TableRow"/>
            </w:pPr>
            <w:r>
              <w:t xml:space="preserve">“Number” - </w:t>
            </w:r>
            <w:r w:rsidR="005A519D">
              <w:t>Collection_Unit_Number.Number for the specimen’s registration number.</w:t>
            </w:r>
          </w:p>
          <w:p w14:paraId="1D3C6F6F" w14:textId="77777777" w:rsidR="00AF463F" w:rsidRDefault="00AF463F" w:rsidP="001B5605">
            <w:pPr>
              <w:pStyle w:val="TableRow"/>
            </w:pPr>
            <w:r>
              <w:t>“Determination” - sort using the Term.Plaintext for the preferred determination.</w:t>
            </w:r>
          </w:p>
        </w:tc>
      </w:tr>
      <w:tr w:rsidR="003D3B4F" w14:paraId="54DB325D" w14:textId="77777777" w:rsidTr="00D87EF4">
        <w:tc>
          <w:tcPr>
            <w:tcW w:w="1728" w:type="dxa"/>
          </w:tcPr>
          <w:p w14:paraId="3597D276" w14:textId="77777777" w:rsidR="003D3B4F" w:rsidRPr="00D87EF4" w:rsidRDefault="003D3B4F" w:rsidP="003D3B4F">
            <w:pPr>
              <w:pStyle w:val="TableRow"/>
              <w:rPr>
                <w:b/>
                <w:bCs/>
              </w:rPr>
            </w:pPr>
            <w:r w:rsidRPr="00D87EF4">
              <w:rPr>
                <w:b/>
                <w:bCs/>
              </w:rPr>
              <w:t>Search Types</w:t>
            </w:r>
          </w:p>
        </w:tc>
        <w:tc>
          <w:tcPr>
            <w:tcW w:w="6794" w:type="dxa"/>
          </w:tcPr>
          <w:p w14:paraId="1C71C60C" w14:textId="77777777" w:rsidR="003D3B4F" w:rsidRDefault="005E709B" w:rsidP="001B5605">
            <w:pPr>
              <w:pStyle w:val="TableRow"/>
            </w:pPr>
            <w:r>
              <w:t xml:space="preserve">Description (search on the Metadata </w:t>
            </w:r>
            <w:r w:rsidR="001B5605">
              <w:t xml:space="preserve">table </w:t>
            </w:r>
            <w:r>
              <w:t xml:space="preserve">where the metadata type is </w:t>
            </w:r>
            <w:r w:rsidR="001B5605">
              <w:t xml:space="preserve">a Specimen table </w:t>
            </w:r>
            <w:r>
              <w:t>Description)</w:t>
            </w:r>
          </w:p>
          <w:p w14:paraId="53C77148" w14:textId="77777777" w:rsidR="005E709B" w:rsidRDefault="005E709B" w:rsidP="001B5605">
            <w:pPr>
              <w:pStyle w:val="TableRow"/>
            </w:pPr>
            <w:r>
              <w:t>Geographic Information</w:t>
            </w:r>
            <w:r w:rsidR="001B5605">
              <w:t xml:space="preserve"> (search on the Metadata table where the metadata type is a Specimen table Geographic Information)</w:t>
            </w:r>
          </w:p>
          <w:p w14:paraId="2551B678" w14:textId="77777777" w:rsidR="005A519D" w:rsidRDefault="005E709B" w:rsidP="005F4C05">
            <w:pPr>
              <w:pStyle w:val="TableRow"/>
            </w:pPr>
            <w:r>
              <w:t>Preferred Number</w:t>
            </w:r>
            <w:r w:rsidR="001B5605">
              <w:t xml:space="preserve"> (</w:t>
            </w:r>
            <w:r w:rsidR="005F4C05">
              <w:t>search for specimens on Collection_Unit_Number.Number where Preferred=</w:t>
            </w:r>
            <w:r w:rsidR="00A749AC">
              <w:t>1).</w:t>
            </w:r>
          </w:p>
          <w:p w14:paraId="4AD1CEDE" w14:textId="77777777" w:rsidR="005E709B" w:rsidRDefault="005E709B" w:rsidP="005F4C05">
            <w:pPr>
              <w:pStyle w:val="TableRow"/>
            </w:pPr>
            <w:r>
              <w:t>Preferred Accession Number</w:t>
            </w:r>
            <w:r w:rsidR="001B5605">
              <w:t xml:space="preserve"> (search on Movement.Number where Movement_Type indicates an Accession, Accession and Acquisition or Exchange)</w:t>
            </w:r>
          </w:p>
          <w:p w14:paraId="6DF9FA1B" w14:textId="77777777" w:rsidR="005D2DEA" w:rsidRDefault="005D2DEA" w:rsidP="005F4C05">
            <w:pPr>
              <w:pStyle w:val="TableRow"/>
            </w:pPr>
            <w:r>
              <w:t>Any Number (search for specimens on Collection_Unit_Number.Number)</w:t>
            </w:r>
          </w:p>
          <w:p w14:paraId="29FCC762" w14:textId="77777777" w:rsidR="005A519D" w:rsidRDefault="005E709B" w:rsidP="005A519D">
            <w:pPr>
              <w:pStyle w:val="TableRow"/>
            </w:pPr>
            <w:r>
              <w:lastRenderedPageBreak/>
              <w:t>Preferred Determination</w:t>
            </w:r>
            <w:r w:rsidR="001B5605">
              <w:t xml:space="preserve"> (search on </w:t>
            </w:r>
            <w:r w:rsidR="004A199C">
              <w:t>Search_Term.Plaintext</w:t>
            </w:r>
            <w:r w:rsidR="001B5605">
              <w:t xml:space="preserve"> for preferred determinations of specimens</w:t>
            </w:r>
            <w:r w:rsidR="005A519D">
              <w:t>, and Taxon.Item_Name for preferred life sciences determinations)</w:t>
            </w:r>
          </w:p>
          <w:p w14:paraId="6179D1E4" w14:textId="77777777" w:rsidR="00E80D7F" w:rsidRDefault="005A519D" w:rsidP="005A519D">
            <w:pPr>
              <w:pStyle w:val="TableRow"/>
            </w:pPr>
            <w:r>
              <w:t xml:space="preserve">Any Determination (search on </w:t>
            </w:r>
            <w:r w:rsidR="004A199C">
              <w:t>Search_Term.Plaintext</w:t>
            </w:r>
            <w:r>
              <w:t xml:space="preserve"> for all determinations of specimens, and Taxon.Item_Name for all life sciences determinations)</w:t>
            </w:r>
          </w:p>
          <w:p w14:paraId="1976091F" w14:textId="77777777" w:rsidR="001B5605" w:rsidRDefault="005E709B" w:rsidP="005A519D">
            <w:pPr>
              <w:pStyle w:val="TableRow"/>
            </w:pPr>
            <w:r>
              <w:t>Determination In Group</w:t>
            </w:r>
            <w:r w:rsidR="001B5605">
              <w:t xml:space="preserve"> (search on </w:t>
            </w:r>
            <w:r w:rsidR="004A199C">
              <w:t>Search_Term.Plaintext</w:t>
            </w:r>
            <w:r w:rsidR="001B5605">
              <w:t xml:space="preserve"> for any concept that hierarchically contains a concept linked to </w:t>
            </w:r>
            <w:r w:rsidR="005A519D">
              <w:t xml:space="preserve">any </w:t>
            </w:r>
            <w:r w:rsidR="001B5605">
              <w:t>determinations of specimens</w:t>
            </w:r>
            <w:r w:rsidR="005A519D">
              <w:t>, and Taxon.Item_Name for life sciences determinations</w:t>
            </w:r>
            <w:r w:rsidR="001B5605">
              <w:t>)</w:t>
            </w:r>
          </w:p>
          <w:p w14:paraId="6048B650" w14:textId="77777777" w:rsidR="005E709B" w:rsidRDefault="005E709B" w:rsidP="003D3B4F">
            <w:pPr>
              <w:pStyle w:val="TableRow"/>
            </w:pPr>
            <w:r>
              <w:t>Specimen Type</w:t>
            </w:r>
            <w:r w:rsidR="001B5605">
              <w:t xml:space="preserve"> (search on </w:t>
            </w:r>
            <w:r w:rsidR="004A199C">
              <w:t xml:space="preserve">Search_Term.Plaintext </w:t>
            </w:r>
            <w:r w:rsidR="001B5605">
              <w:t>linked to Specimen_Type_Concept_Key)</w:t>
            </w:r>
          </w:p>
          <w:p w14:paraId="608702E9" w14:textId="77777777" w:rsidR="005E709B" w:rsidRDefault="005E709B" w:rsidP="003D3B4F">
            <w:pPr>
              <w:pStyle w:val="TableRow"/>
            </w:pPr>
            <w:r>
              <w:t>Specimen Gathering Location</w:t>
            </w:r>
            <w:r w:rsidR="001B5605">
              <w:t xml:space="preserve"> (search on Location_Name.Item_Name for locations linked to specimens through the Sample table then Specimen_Field_Data, where Specimen_Field_Data.Gathering_Event=1)</w:t>
            </w:r>
          </w:p>
          <w:p w14:paraId="36879B68" w14:textId="77777777" w:rsidR="005E709B" w:rsidRDefault="005E709B" w:rsidP="003D3B4F">
            <w:pPr>
              <w:pStyle w:val="TableRow"/>
            </w:pPr>
            <w:r>
              <w:t>Specimen Gathering Date</w:t>
            </w:r>
            <w:r w:rsidR="001B5605">
              <w:t xml:space="preserve"> </w:t>
            </w:r>
            <w:r w:rsidR="00606A76">
              <w:t>(search on Sample vague date fields for the sample identified as within the gathering event)</w:t>
            </w:r>
          </w:p>
          <w:p w14:paraId="0B61BACD" w14:textId="77777777" w:rsidR="00E64542" w:rsidRDefault="00E64542" w:rsidP="003D3B4F">
            <w:pPr>
              <w:pStyle w:val="TableRow"/>
            </w:pPr>
            <w:r>
              <w:rPr>
                <w:rFonts w:cs="Arial"/>
              </w:rPr>
              <w:t>Nomenclatural Status (</w:t>
            </w:r>
            <w:r>
              <w:t>search on Determination.Non</w:t>
            </w:r>
            <w:r>
              <w:rPr>
                <w:rFonts w:cs="Arial"/>
              </w:rPr>
              <w:t xml:space="preserve"> Nomenclatural_Status</w:t>
            </w:r>
            <w:r>
              <w:t xml:space="preserve"> for all determinations of specimens),</w:t>
            </w:r>
          </w:p>
          <w:p w14:paraId="3F481208" w14:textId="77777777" w:rsidR="001C6CFF" w:rsidRDefault="00C52A13" w:rsidP="0036100D">
            <w:pPr>
              <w:pStyle w:val="TableRow"/>
            </w:pPr>
            <w:r>
              <w:t>Metadata – an entry is created in the search types list for each Metadata_Type record associated with the Specimen_Unit table. The menu item is titled the same as the metadata item title and the search operates on the value of any metadata associated with specimens for the selected metadata type.</w:t>
            </w:r>
          </w:p>
          <w:p w14:paraId="237DF315" w14:textId="77777777" w:rsidR="00E64542" w:rsidRDefault="0036100D" w:rsidP="003D3B4F">
            <w:pPr>
              <w:pStyle w:val="TableRow"/>
            </w:pPr>
            <w:r>
              <w:t>Observation Location (search for matches in either  Sample.Location_Name, or Metadata.Text where the metadata type is ‘Provenance’)</w:t>
            </w:r>
          </w:p>
          <w:p w14:paraId="4AE8824A" w14:textId="4A4E3C31" w:rsidR="00AD2C84" w:rsidRDefault="00D77B30">
            <w:pPr>
              <w:pStyle w:val="TableRow"/>
            </w:pPr>
            <w:r>
              <w:t>Geographic Area (</w:t>
            </w:r>
            <w:r w:rsidR="00964847">
              <w:t>s</w:t>
            </w:r>
            <w:r>
              <w:t>earch on</w:t>
            </w:r>
            <w:r w:rsidR="007B09A4">
              <w:t xml:space="preserve"> </w:t>
            </w:r>
            <w:hyperlink w:anchor="_Concept" w:history="1">
              <w:r w:rsidR="007B09A4" w:rsidRPr="007B09A4">
                <w:rPr>
                  <w:rStyle w:val="Hyperlink"/>
                  <w:rFonts w:asciiTheme="minorHAnsi" w:hAnsiTheme="minorHAnsi"/>
                </w:rPr>
                <w:t>Concept</w:t>
              </w:r>
            </w:hyperlink>
            <w:r w:rsidR="007B09A4">
              <w:t xml:space="preserve">.Published_Term for all </w:t>
            </w:r>
            <w:hyperlink w:anchor="_Survey_Event_Geo_Area" w:history="1">
              <w:r w:rsidR="00E84919">
                <w:rPr>
                  <w:rStyle w:val="Hyperlink"/>
                  <w:rFonts w:asciiTheme="minorHAnsi" w:hAnsiTheme="minorHAnsi"/>
                </w:rPr>
                <w:t>Survey_Event_Geo_A</w:t>
              </w:r>
              <w:r w:rsidR="00964847" w:rsidRPr="00964847">
                <w:rPr>
                  <w:rStyle w:val="Hyperlink"/>
                  <w:rFonts w:asciiTheme="minorHAnsi" w:hAnsiTheme="minorHAnsi"/>
                </w:rPr>
                <w:t>rea</w:t>
              </w:r>
            </w:hyperlink>
            <w:r w:rsidR="007B09A4">
              <w:t>s</w:t>
            </w:r>
            <w:r w:rsidR="00542064">
              <w:t xml:space="preserve"> associated with a specimen’s </w:t>
            </w:r>
            <w:r w:rsidR="00336E07">
              <w:t>field data</w:t>
            </w:r>
            <w:r w:rsidR="007B09A4">
              <w:t>. Concept determined</w:t>
            </w:r>
            <w:r w:rsidR="00336E07">
              <w:t xml:space="preserve"> via </w:t>
            </w:r>
            <w:hyperlink w:anchor="_Survey_Event_Geo_Area" w:history="1">
              <w:r w:rsidR="00E84919" w:rsidRPr="00964847">
                <w:rPr>
                  <w:rStyle w:val="Hyperlink"/>
                  <w:rFonts w:asciiTheme="minorHAnsi" w:hAnsiTheme="minorHAnsi"/>
                </w:rPr>
                <w:t>Survey_Event_Geo_</w:t>
              </w:r>
              <w:r w:rsidR="00E84919">
                <w:rPr>
                  <w:rStyle w:val="Hyperlink"/>
                  <w:rFonts w:asciiTheme="minorHAnsi" w:hAnsiTheme="minorHAnsi"/>
                </w:rPr>
                <w:t>A</w:t>
              </w:r>
              <w:r w:rsidR="00E84919" w:rsidRPr="00964847">
                <w:rPr>
                  <w:rStyle w:val="Hyperlink"/>
                  <w:rFonts w:asciiTheme="minorHAnsi" w:hAnsiTheme="minorHAnsi"/>
                </w:rPr>
                <w:t>rea</w:t>
              </w:r>
            </w:hyperlink>
            <w:r w:rsidR="00E84919">
              <w:t>.Concept_Key</w:t>
            </w:r>
            <w:r w:rsidR="00243817">
              <w:t xml:space="preserve">. </w:t>
            </w:r>
            <w:r w:rsidR="00243817" w:rsidRPr="00651CC4">
              <w:t xml:space="preserve">Includes </w:t>
            </w:r>
            <w:r w:rsidR="00651CC4">
              <w:t xml:space="preserve">searching on </w:t>
            </w:r>
            <w:hyperlink w:anchor="_Concept" w:history="1">
              <w:r w:rsidR="00243817" w:rsidRPr="00CC1ED3">
                <w:rPr>
                  <w:rStyle w:val="Hyperlink"/>
                  <w:rFonts w:asciiTheme="minorHAnsi" w:hAnsiTheme="minorHAnsi"/>
                </w:rPr>
                <w:t>Concept</w:t>
              </w:r>
            </w:hyperlink>
            <w:r w:rsidR="00651CC4">
              <w:t>. Published_Term for Concepts which share a Meaning_Key with a Concept associated with a specimen’s field data</w:t>
            </w:r>
            <w:r w:rsidR="00294B23">
              <w:t xml:space="preserve"> – i.e Synonyms</w:t>
            </w:r>
            <w:r w:rsidR="00AD2C84">
              <w:t>. Includes hierarchically nested concepts of the concept (and synonyms of these)).</w:t>
            </w:r>
          </w:p>
        </w:tc>
      </w:tr>
      <w:tr w:rsidR="003D3B4F" w14:paraId="6AB88DF8" w14:textId="77777777" w:rsidTr="00D87EF4">
        <w:tc>
          <w:tcPr>
            <w:tcW w:w="1728" w:type="dxa"/>
          </w:tcPr>
          <w:p w14:paraId="7827FFAF" w14:textId="77777777" w:rsidR="003D3B4F" w:rsidRPr="00D87EF4" w:rsidRDefault="003D3B4F" w:rsidP="003D3B4F">
            <w:pPr>
              <w:pStyle w:val="TableRow"/>
              <w:rPr>
                <w:b/>
                <w:bCs/>
              </w:rPr>
            </w:pPr>
            <w:r w:rsidRPr="00D87EF4">
              <w:rPr>
                <w:b/>
                <w:bCs/>
              </w:rPr>
              <w:lastRenderedPageBreak/>
              <w:t>Add Button Options</w:t>
            </w:r>
          </w:p>
        </w:tc>
        <w:tc>
          <w:tcPr>
            <w:tcW w:w="6794" w:type="dxa"/>
          </w:tcPr>
          <w:p w14:paraId="3188DDFA" w14:textId="77777777" w:rsidR="003D3B4F" w:rsidRDefault="001B5605" w:rsidP="003D3B4F">
            <w:pPr>
              <w:pStyle w:val="TableRow"/>
            </w:pPr>
            <w:r>
              <w:t>Add button creates a new top-level specimen node and selects it.</w:t>
            </w:r>
          </w:p>
        </w:tc>
      </w:tr>
    </w:tbl>
    <w:p w14:paraId="452B4E3E" w14:textId="77777777" w:rsidR="003D3B4F" w:rsidRDefault="003D3B4F" w:rsidP="003D3B4F"/>
    <w:p w14:paraId="296570A0" w14:textId="77777777" w:rsidR="00E66C86" w:rsidRDefault="00E66C86" w:rsidP="00840903">
      <w:pPr>
        <w:pStyle w:val="Heading4"/>
      </w:pPr>
      <w:bookmarkStart w:id="220" w:name="_Toc292878717"/>
      <w:r>
        <w:lastRenderedPageBreak/>
        <w:t>Specimens Folder</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E66C86" w14:paraId="76A78D0E" w14:textId="77777777" w:rsidTr="00D87EF4">
        <w:tc>
          <w:tcPr>
            <w:tcW w:w="1728" w:type="dxa"/>
          </w:tcPr>
          <w:p w14:paraId="339E6445" w14:textId="77777777" w:rsidR="00E66C86" w:rsidRPr="00D87EF4" w:rsidRDefault="00E66C86" w:rsidP="002E60B2">
            <w:pPr>
              <w:pStyle w:val="TableRow"/>
              <w:rPr>
                <w:b/>
                <w:bCs/>
              </w:rPr>
            </w:pPr>
            <w:r w:rsidRPr="00D87EF4">
              <w:rPr>
                <w:b/>
                <w:bCs/>
              </w:rPr>
              <w:t>Node Type</w:t>
            </w:r>
          </w:p>
        </w:tc>
        <w:tc>
          <w:tcPr>
            <w:tcW w:w="6794" w:type="dxa"/>
          </w:tcPr>
          <w:p w14:paraId="5E79831B" w14:textId="77777777" w:rsidR="00E66C86" w:rsidRDefault="00E66C86" w:rsidP="002E60B2">
            <w:pPr>
              <w:pStyle w:val="TableRow"/>
            </w:pPr>
            <w:r>
              <w:t>Folder</w:t>
            </w:r>
          </w:p>
        </w:tc>
      </w:tr>
      <w:tr w:rsidR="00E66C86" w14:paraId="73D683EB" w14:textId="77777777" w:rsidTr="00D87EF4">
        <w:tc>
          <w:tcPr>
            <w:tcW w:w="1728" w:type="dxa"/>
          </w:tcPr>
          <w:p w14:paraId="14DB41A8" w14:textId="77777777" w:rsidR="00E66C86" w:rsidRPr="00D87EF4" w:rsidRDefault="00E66C86" w:rsidP="002E60B2">
            <w:pPr>
              <w:pStyle w:val="TableRow"/>
              <w:rPr>
                <w:b/>
                <w:bCs/>
              </w:rPr>
            </w:pPr>
            <w:r w:rsidRPr="00D87EF4">
              <w:rPr>
                <w:b/>
                <w:bCs/>
              </w:rPr>
              <w:t>Caption</w:t>
            </w:r>
          </w:p>
        </w:tc>
        <w:tc>
          <w:tcPr>
            <w:tcW w:w="6794" w:type="dxa"/>
          </w:tcPr>
          <w:p w14:paraId="3A728F57" w14:textId="77777777" w:rsidR="00E66C86" w:rsidRDefault="00E66C86" w:rsidP="002E60B2">
            <w:pPr>
              <w:pStyle w:val="TableRow"/>
            </w:pPr>
            <w:r>
              <w:t>Specimens</w:t>
            </w:r>
          </w:p>
          <w:p w14:paraId="57F1D71E" w14:textId="77777777" w:rsidR="003F4EF0" w:rsidRDefault="0073598C" w:rsidP="002E60B2">
            <w:pPr>
              <w:pStyle w:val="TableRow"/>
            </w:pPr>
            <w:r>
              <w:t>When in a Condition Check top level node, the caption is Specimens Checked</w:t>
            </w:r>
          </w:p>
        </w:tc>
      </w:tr>
      <w:tr w:rsidR="00E66C86" w14:paraId="5C3AFB2C" w14:textId="77777777" w:rsidTr="00D87EF4">
        <w:tc>
          <w:tcPr>
            <w:tcW w:w="1728" w:type="dxa"/>
          </w:tcPr>
          <w:p w14:paraId="078FCF67" w14:textId="77777777" w:rsidR="00E66C86" w:rsidRPr="00D87EF4" w:rsidRDefault="00E66C86" w:rsidP="002E60B2">
            <w:pPr>
              <w:pStyle w:val="TableRow"/>
              <w:rPr>
                <w:b/>
                <w:bCs/>
              </w:rPr>
            </w:pPr>
            <w:r w:rsidRPr="00D87EF4">
              <w:rPr>
                <w:b/>
                <w:bCs/>
              </w:rPr>
              <w:t>Description</w:t>
            </w:r>
          </w:p>
        </w:tc>
        <w:tc>
          <w:tcPr>
            <w:tcW w:w="6794" w:type="dxa"/>
          </w:tcPr>
          <w:p w14:paraId="33144DCD" w14:textId="77777777" w:rsidR="00E66C86" w:rsidRDefault="00E66C86" w:rsidP="002E60B2">
            <w:pPr>
              <w:pStyle w:val="TableRow"/>
            </w:pPr>
            <w:r>
              <w:t>Folder that contains the list of specimens linked to a top level node (e.g. a store).</w:t>
            </w:r>
          </w:p>
          <w:p w14:paraId="2CF991D5" w14:textId="77777777" w:rsidR="00492B9F" w:rsidRDefault="00492B9F" w:rsidP="002E60B2">
            <w:pPr>
              <w:pStyle w:val="TableRow"/>
            </w:pPr>
            <w:r>
              <w:t>When the top level node is a Job, the list of items is identified as the total list of all specimens linked to the tasks linked to the job.</w:t>
            </w:r>
          </w:p>
          <w:p w14:paraId="7D5C627B" w14:textId="77777777" w:rsidR="00E52E90" w:rsidRDefault="00E52E90" w:rsidP="002E60B2">
            <w:pPr>
              <w:pStyle w:val="TableRow"/>
            </w:pPr>
            <w:r>
              <w:t xml:space="preserve">Facilitates drag and drop functionality of </w:t>
            </w:r>
            <w:r w:rsidR="004E2BFE">
              <w:t>specimens with same functionality as the Add b</w:t>
            </w:r>
            <w:r w:rsidR="00525834">
              <w:t>utton.</w:t>
            </w:r>
          </w:p>
        </w:tc>
      </w:tr>
      <w:tr w:rsidR="00E66C86" w14:paraId="5DD16AED" w14:textId="77777777" w:rsidTr="00D87EF4">
        <w:tc>
          <w:tcPr>
            <w:tcW w:w="1728" w:type="dxa"/>
          </w:tcPr>
          <w:p w14:paraId="5DC2B5CD" w14:textId="77777777" w:rsidR="00E66C86" w:rsidRPr="00D87EF4" w:rsidRDefault="00E66C86" w:rsidP="002E60B2">
            <w:pPr>
              <w:pStyle w:val="TableRow"/>
              <w:rPr>
                <w:b/>
                <w:bCs/>
              </w:rPr>
            </w:pPr>
            <w:r w:rsidRPr="00D87EF4">
              <w:rPr>
                <w:b/>
                <w:bCs/>
              </w:rPr>
              <w:t>Details Screen</w:t>
            </w:r>
          </w:p>
        </w:tc>
        <w:tc>
          <w:tcPr>
            <w:tcW w:w="6794" w:type="dxa"/>
          </w:tcPr>
          <w:p w14:paraId="11C56C1E" w14:textId="77777777" w:rsidR="00E66C86" w:rsidRDefault="00E66C86" w:rsidP="002E60B2">
            <w:pPr>
              <w:pStyle w:val="TableRow"/>
            </w:pPr>
            <w:r>
              <w:t>TfraListViewer</w:t>
            </w:r>
          </w:p>
        </w:tc>
      </w:tr>
      <w:tr w:rsidR="00E66C86" w14:paraId="2AE8FA26" w14:textId="77777777" w:rsidTr="00D87EF4">
        <w:tc>
          <w:tcPr>
            <w:tcW w:w="1728" w:type="dxa"/>
          </w:tcPr>
          <w:p w14:paraId="45FFF07F" w14:textId="77777777" w:rsidR="00E66C86" w:rsidRPr="00D87EF4" w:rsidRDefault="00E66C86" w:rsidP="002E60B2">
            <w:pPr>
              <w:pStyle w:val="TableRow"/>
              <w:rPr>
                <w:b/>
                <w:bCs/>
              </w:rPr>
            </w:pPr>
            <w:r w:rsidRPr="00D87EF4">
              <w:rPr>
                <w:b/>
                <w:bCs/>
              </w:rPr>
              <w:t>Child Nodes</w:t>
            </w:r>
          </w:p>
        </w:tc>
        <w:tc>
          <w:tcPr>
            <w:tcW w:w="6794" w:type="dxa"/>
          </w:tcPr>
          <w:p w14:paraId="06BA0F48" w14:textId="77777777" w:rsidR="00E66C86" w:rsidRDefault="00E66C86" w:rsidP="002E60B2">
            <w:pPr>
              <w:pStyle w:val="TableRow"/>
            </w:pPr>
            <w:r>
              <w:t>Specimens Leaf Node</w:t>
            </w:r>
          </w:p>
        </w:tc>
      </w:tr>
      <w:tr w:rsidR="00E66C86" w14:paraId="4114B1EE" w14:textId="77777777" w:rsidTr="00D87EF4">
        <w:tc>
          <w:tcPr>
            <w:tcW w:w="1728" w:type="dxa"/>
          </w:tcPr>
          <w:p w14:paraId="46D15819" w14:textId="77777777" w:rsidR="00E66C86" w:rsidRPr="00D87EF4" w:rsidRDefault="00E66C86" w:rsidP="002E60B2">
            <w:pPr>
              <w:pStyle w:val="TableRow"/>
              <w:rPr>
                <w:b/>
                <w:bCs/>
              </w:rPr>
            </w:pPr>
            <w:r w:rsidRPr="00D87EF4">
              <w:rPr>
                <w:b/>
                <w:bCs/>
              </w:rPr>
              <w:t>Add Button Options</w:t>
            </w:r>
          </w:p>
        </w:tc>
        <w:tc>
          <w:tcPr>
            <w:tcW w:w="6794" w:type="dxa"/>
          </w:tcPr>
          <w:p w14:paraId="682D9E2E" w14:textId="77777777" w:rsidR="00102E94" w:rsidRDefault="00102E94" w:rsidP="00B1796E">
            <w:pPr>
              <w:pStyle w:val="TableRow"/>
            </w:pPr>
            <w:r>
              <w:t xml:space="preserve">When the top level node is a Job the Add </w:t>
            </w:r>
            <w:r w:rsidR="00B1796E">
              <w:t>and Delete b</w:t>
            </w:r>
            <w:r>
              <w:t>utton</w:t>
            </w:r>
            <w:r w:rsidR="00B1796E">
              <w:t>s</w:t>
            </w:r>
            <w:r>
              <w:t xml:space="preserve"> </w:t>
            </w:r>
            <w:r w:rsidR="00B1796E">
              <w:t>are</w:t>
            </w:r>
            <w:r>
              <w:t xml:space="preserve"> disabled.</w:t>
            </w:r>
            <w:r w:rsidR="00B1796E">
              <w:t xml:space="preserve">  When the top level node is a collection the Delete button is disabled (as the delete button for folders only removes the link to an item, but it is impossible for a specimen to exist outside a collection).</w:t>
            </w:r>
            <w:r>
              <w:t xml:space="preserve">  Otherwise the options are described below.</w:t>
            </w:r>
            <w:r w:rsidR="00B1796E">
              <w:t xml:space="preserve">  </w:t>
            </w:r>
          </w:p>
          <w:p w14:paraId="391A4884" w14:textId="77777777" w:rsidR="00E66C86" w:rsidRDefault="002D4B2C" w:rsidP="001E7F48">
            <w:pPr>
              <w:pStyle w:val="TableRow"/>
            </w:pPr>
            <w:r>
              <w:t xml:space="preserve">Add New (Top level node is </w:t>
            </w:r>
            <w:r w:rsidR="009422A8">
              <w:t>a Collection, Enquiry, Accession or Exchange</w:t>
            </w:r>
            <w:r>
              <w:t xml:space="preserve">) - </w:t>
            </w:r>
            <w:r w:rsidR="001E7F48">
              <w:t xml:space="preserve">Displays a dialog </w:t>
            </w:r>
            <w:r w:rsidR="00186400">
              <w:t xml:space="preserve">with two buttons: </w:t>
            </w:r>
            <w:r w:rsidR="00196445">
              <w:t>“Use Taxon Dictionary” and “Use Thesaurus”</w:t>
            </w:r>
            <w:r w:rsidR="001E7F48">
              <w:t>.  C</w:t>
            </w:r>
            <w:r>
              <w:t>reates a new Specimens Leaf Node inside the folder and selects it.  The new item is automatically linked to the database list that generated the folder when it is saved to the database.</w:t>
            </w:r>
            <w:r w:rsidR="007D0428">
              <w:t xml:space="preserve">  Specimen_Unit.Life_Sciences is set to 0</w:t>
            </w:r>
            <w:r w:rsidR="001E7F48">
              <w:t xml:space="preserve"> if </w:t>
            </w:r>
            <w:r w:rsidR="00AA0846">
              <w:t xml:space="preserve">“Use Thesaurus” </w:t>
            </w:r>
            <w:r w:rsidR="00AE7285">
              <w:t>is selected,</w:t>
            </w:r>
            <w:r w:rsidR="001E7F48">
              <w:t xml:space="preserve"> or 1 if </w:t>
            </w:r>
            <w:r w:rsidR="00AA0846">
              <w:t>“</w:t>
            </w:r>
            <w:r w:rsidR="00AA0846">
              <w:rPr>
                <w:rFonts w:cs="Arial"/>
              </w:rPr>
              <w:t>Use Taxon Dictionary”</w:t>
            </w:r>
            <w:r w:rsidR="00AA0846">
              <w:t xml:space="preserve"> </w:t>
            </w:r>
            <w:r w:rsidR="00AE7285">
              <w:t xml:space="preserve">is </w:t>
            </w:r>
            <w:r w:rsidR="001E7F48">
              <w:t>selected</w:t>
            </w:r>
            <w:r w:rsidR="00186400">
              <w:t>.</w:t>
            </w:r>
          </w:p>
          <w:p w14:paraId="405CC8D2" w14:textId="77777777" w:rsidR="002D4B2C" w:rsidRDefault="002D4B2C" w:rsidP="002E60B2">
            <w:pPr>
              <w:pStyle w:val="TableRow"/>
            </w:pPr>
            <w:r>
              <w:t>Link to Existing - displays a find dialog</w:t>
            </w:r>
          </w:p>
          <w:p w14:paraId="4290E419" w14:textId="77777777" w:rsidR="00F7167E" w:rsidRDefault="00F7167E" w:rsidP="002E60B2">
            <w:pPr>
              <w:pStyle w:val="TableRow"/>
            </w:pPr>
            <w:r>
              <w:t>If a specimen is added to this folder which is linked to an accession, then the organisation receiving ownership through the accession (i.e. the origanisation that the software is installed at) automatically becomes the owner of the specimen.  A record is created in Collection_Unit_Name to reflect this.</w:t>
            </w:r>
          </w:p>
          <w:p w14:paraId="4B8B7BAE" w14:textId="77777777" w:rsidR="00E52E90" w:rsidRDefault="00E52E90" w:rsidP="002E60B2">
            <w:pPr>
              <w:pStyle w:val="TableRow"/>
            </w:pPr>
            <w:r>
              <w:lastRenderedPageBreak/>
              <w:t>When the top level node is a store</w:t>
            </w:r>
            <w:r w:rsidR="00525834">
              <w:t xml:space="preserve">, after a record has been selected from the find dialog, </w:t>
            </w:r>
            <w:r>
              <w:t>a</w:t>
            </w:r>
            <w:r w:rsidR="00525834">
              <w:t>nother</w:t>
            </w:r>
            <w:r>
              <w:t xml:space="preserve"> dialog is shown allowing the user to select between two radio buttons; ‘Temporary Move’ (default) or ‘</w:t>
            </w:r>
            <w:r w:rsidR="00C13E7F">
              <w:t>Permanent Move’, with Ok/Cancel options.</w:t>
            </w:r>
            <w:r w:rsidR="000C7D20">
              <w:t xml:space="preserve"> </w:t>
            </w:r>
            <w:r w:rsidR="000C7D20" w:rsidRPr="00D87EF4">
              <w:rPr>
                <w:rFonts w:cs="Arial"/>
              </w:rPr>
              <w:t>If the user selects Ok and the temporary move option is selected, then the Current Location is the only field that is updated. If the user selects OK and the permanent move option is selected, then both the Current Location and Usual Location are updated.</w:t>
            </w:r>
            <w:r w:rsidR="0078265E" w:rsidRPr="00D87EF4">
              <w:rPr>
                <w:rFonts w:cs="Arial"/>
              </w:rPr>
              <w:t xml:space="preserve"> This dialog indicates the </w:t>
            </w:r>
            <w:r w:rsidR="00CF5365" w:rsidRPr="00D87EF4">
              <w:rPr>
                <w:rFonts w:cs="Arial"/>
              </w:rPr>
              <w:t>specimen name and preferred number. If multiple specimens are dragged onto a store (i.e. specimen folder from one store to another) then there is also the option to ‘apply to all i</w:t>
            </w:r>
            <w:r w:rsidR="00950089" w:rsidRPr="00D87EF4">
              <w:rPr>
                <w:rFonts w:cs="Arial"/>
              </w:rPr>
              <w:t>tems’, which when selected applies the same option to all of the subsequent specimens that are being transferred.</w:t>
            </w:r>
          </w:p>
        </w:tc>
      </w:tr>
    </w:tbl>
    <w:p w14:paraId="51FACAA1" w14:textId="77777777" w:rsidR="00E66C86" w:rsidRPr="004610F7" w:rsidRDefault="00E66C86" w:rsidP="00E66C86"/>
    <w:p w14:paraId="1D3C7428" w14:textId="77777777" w:rsidR="002D4B2C" w:rsidRDefault="002D4B2C" w:rsidP="00840903">
      <w:pPr>
        <w:pStyle w:val="Heading4"/>
      </w:pPr>
      <w:bookmarkStart w:id="221" w:name="_Toc292878718"/>
      <w:bookmarkStart w:id="222" w:name="_Ref298425029"/>
      <w:bookmarkStart w:id="223" w:name="_Ref493586794"/>
      <w:r>
        <w:t>Specimens Leaf Node</w:t>
      </w:r>
      <w:bookmarkEnd w:id="221"/>
      <w:bookmarkEnd w:id="222"/>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2D4B2C" w14:paraId="328449B9" w14:textId="77777777" w:rsidTr="00D87EF4">
        <w:tc>
          <w:tcPr>
            <w:tcW w:w="1728" w:type="dxa"/>
          </w:tcPr>
          <w:p w14:paraId="3340EB10" w14:textId="77777777" w:rsidR="002D4B2C" w:rsidRPr="00D87EF4" w:rsidRDefault="002D4B2C" w:rsidP="00ED0631">
            <w:pPr>
              <w:pStyle w:val="TableRow"/>
              <w:rPr>
                <w:b/>
                <w:bCs/>
              </w:rPr>
            </w:pPr>
            <w:r w:rsidRPr="00D87EF4">
              <w:rPr>
                <w:b/>
                <w:bCs/>
              </w:rPr>
              <w:t>Node Type</w:t>
            </w:r>
          </w:p>
        </w:tc>
        <w:tc>
          <w:tcPr>
            <w:tcW w:w="6794" w:type="dxa"/>
          </w:tcPr>
          <w:p w14:paraId="5C86980E" w14:textId="77777777" w:rsidR="002D4B2C" w:rsidRDefault="002D4B2C" w:rsidP="00ED0631">
            <w:pPr>
              <w:pStyle w:val="TableRow"/>
            </w:pPr>
            <w:r>
              <w:t>Leaf Node</w:t>
            </w:r>
          </w:p>
        </w:tc>
      </w:tr>
      <w:tr w:rsidR="002D4B2C" w14:paraId="410D48DF" w14:textId="77777777" w:rsidTr="00D87EF4">
        <w:tc>
          <w:tcPr>
            <w:tcW w:w="1728" w:type="dxa"/>
          </w:tcPr>
          <w:p w14:paraId="180D029F" w14:textId="77777777" w:rsidR="002D4B2C" w:rsidRPr="00D87EF4" w:rsidRDefault="002D4B2C" w:rsidP="00ED0631">
            <w:pPr>
              <w:pStyle w:val="TableRow"/>
              <w:rPr>
                <w:b/>
                <w:bCs/>
              </w:rPr>
            </w:pPr>
            <w:r w:rsidRPr="00D87EF4">
              <w:rPr>
                <w:b/>
                <w:bCs/>
              </w:rPr>
              <w:t>Caption</w:t>
            </w:r>
          </w:p>
        </w:tc>
        <w:tc>
          <w:tcPr>
            <w:tcW w:w="6794" w:type="dxa"/>
          </w:tcPr>
          <w:p w14:paraId="462A3B05" w14:textId="77777777" w:rsidR="002D4B2C" w:rsidRDefault="002D4B2C" w:rsidP="007073AD">
            <w:pPr>
              <w:pStyle w:val="TableRow"/>
            </w:pPr>
            <w:r>
              <w:t>&lt;</w:t>
            </w:r>
            <w:r w:rsidR="004A199C">
              <w:t>Concept.Published_Term</w:t>
            </w:r>
            <w:r>
              <w:t xml:space="preserve"> for preferred determination&gt; - &lt;Collection_Unit_Number.Number</w:t>
            </w:r>
            <w:r w:rsidR="007073AD">
              <w:t xml:space="preserve"> (</w:t>
            </w:r>
            <w:r>
              <w:t>where Preferred=1</w:t>
            </w:r>
            <w:r w:rsidR="00A749AC">
              <w:t>, if multiple are available then only one is displayed).</w:t>
            </w:r>
            <w:r w:rsidR="001A14D0">
              <w:t xml:space="preserve"> </w:t>
            </w:r>
          </w:p>
          <w:p w14:paraId="5D26FD91" w14:textId="77777777" w:rsidR="007073AD" w:rsidRDefault="007073AD" w:rsidP="00ED0631">
            <w:pPr>
              <w:pStyle w:val="TableRow"/>
            </w:pPr>
            <w:r>
              <w:t>If no registration number is available then it is ommitted.</w:t>
            </w:r>
          </w:p>
          <w:p w14:paraId="3BDA79D8" w14:textId="77777777" w:rsidR="0091133F" w:rsidRDefault="0091133F" w:rsidP="004A199C">
            <w:pPr>
              <w:pStyle w:val="TableRow"/>
            </w:pPr>
            <w:r>
              <w:t xml:space="preserve">Where </w:t>
            </w:r>
            <w:r w:rsidR="004A199C">
              <w:t>Concept.Published_Term</w:t>
            </w:r>
            <w:r>
              <w:t xml:space="preserve"> is the </w:t>
            </w:r>
            <w:r w:rsidR="004A199C">
              <w:t xml:space="preserve">preferred </w:t>
            </w:r>
            <w:r>
              <w:t xml:space="preserve">term or the actual term based on the flag in the options dialog ‘Use originally entered specimen names’ (when unchecked </w:t>
            </w:r>
            <w:r w:rsidR="004A199C">
              <w:t xml:space="preserve">preferred </w:t>
            </w:r>
            <w:r>
              <w:t xml:space="preserve">terms are used).  </w:t>
            </w:r>
          </w:p>
          <w:p w14:paraId="0A7BD5AA" w14:textId="09B6C1BC" w:rsidR="00352769" w:rsidRDefault="00352769" w:rsidP="009434EE">
            <w:pPr>
              <w:pStyle w:val="TableRow"/>
              <w:rPr>
                <w:ins w:id="224" w:author="Andrew Kemp" w:date="2017-09-19T12:21:00Z"/>
                <w:rFonts w:cs="Arial"/>
              </w:rPr>
            </w:pPr>
            <w:r>
              <w:t xml:space="preserve">Prefixed with an asterisk </w:t>
            </w:r>
            <w:del w:id="225" w:author="Andrew Kemp" w:date="2017-09-19T12:21:00Z">
              <w:r w:rsidDel="009434EE">
                <w:delText xml:space="preserve">and displayed in red </w:delText>
              </w:r>
            </w:del>
            <w:r>
              <w:t xml:space="preserve">if any of the specimen’s determinations </w:t>
            </w:r>
            <w:r>
              <w:rPr>
                <w:rFonts w:cs="Arial"/>
              </w:rPr>
              <w:t>have a nomenclatural status</w:t>
            </w:r>
            <w:ins w:id="226" w:author="Andrew Kemp" w:date="2017-09-19T12:21:00Z">
              <w:r w:rsidR="009434EE">
                <w:rPr>
                  <w:rFonts w:cs="Arial"/>
                </w:rPr>
                <w:t xml:space="preserve"> containing the substring “type”</w:t>
              </w:r>
            </w:ins>
            <w:r>
              <w:rPr>
                <w:rFonts w:cs="Arial"/>
              </w:rPr>
              <w:t>.</w:t>
            </w:r>
          </w:p>
          <w:p w14:paraId="478128F6" w14:textId="4BC098B9" w:rsidR="009434EE" w:rsidRDefault="009434EE" w:rsidP="009434EE">
            <w:pPr>
              <w:pStyle w:val="TableRow"/>
            </w:pPr>
            <w:ins w:id="227" w:author="Andrew Kemp" w:date="2017-09-19T12:21:00Z">
              <w:r>
                <w:rPr>
                  <w:rFonts w:cs="Arial"/>
                </w:rPr>
                <w:t>Displayed in bold text if any of the specimen’s determinations have a nomenclatural status that either contains the substring “type” or is equal to “figured”.</w:t>
              </w:r>
            </w:ins>
          </w:p>
        </w:tc>
      </w:tr>
      <w:tr w:rsidR="002458D3" w14:paraId="60BFC2A4" w14:textId="77777777" w:rsidTr="00D87EF4">
        <w:tc>
          <w:tcPr>
            <w:tcW w:w="1728" w:type="dxa"/>
          </w:tcPr>
          <w:p w14:paraId="35B1753E" w14:textId="77777777" w:rsidR="002458D3" w:rsidRPr="00D87EF4" w:rsidRDefault="002458D3" w:rsidP="00ED0631">
            <w:pPr>
              <w:pStyle w:val="TableRow"/>
              <w:rPr>
                <w:b/>
                <w:bCs/>
              </w:rPr>
            </w:pPr>
            <w:r>
              <w:rPr>
                <w:b/>
                <w:bCs/>
              </w:rPr>
              <w:t>Tooltip</w:t>
            </w:r>
          </w:p>
        </w:tc>
        <w:tc>
          <w:tcPr>
            <w:tcW w:w="6794" w:type="dxa"/>
          </w:tcPr>
          <w:p w14:paraId="73EBAA61" w14:textId="77777777" w:rsidR="002458D3" w:rsidRDefault="002458D3" w:rsidP="0015655F">
            <w:pPr>
              <w:pStyle w:val="TableRow"/>
              <w:rPr>
                <w:rFonts w:cs="Arial"/>
              </w:rPr>
            </w:pPr>
            <w:r>
              <w:t xml:space="preserve">Displayed as </w:t>
            </w:r>
            <w:r>
              <w:rPr>
                <w:rFonts w:cs="Arial"/>
              </w:rPr>
              <w:t xml:space="preserve">“NS: &lt;nomenclatural statuses&gt;“ </w:t>
            </w:r>
            <w:r>
              <w:t xml:space="preserve">if any of the specimen’s determinations </w:t>
            </w:r>
            <w:r>
              <w:rPr>
                <w:rFonts w:cs="Arial"/>
              </w:rPr>
              <w:t>have a nomenclatural status.</w:t>
            </w:r>
          </w:p>
          <w:p w14:paraId="32F449CB" w14:textId="77777777" w:rsidR="002458D3" w:rsidRDefault="002458D3" w:rsidP="00ED0631">
            <w:pPr>
              <w:pStyle w:val="TableRow"/>
            </w:pPr>
            <w:r>
              <w:rPr>
                <w:rFonts w:cs="Arial"/>
              </w:rPr>
              <w:t>Note: More than one nomenclatural status can be displayed in the list as required.</w:t>
            </w:r>
          </w:p>
        </w:tc>
      </w:tr>
      <w:tr w:rsidR="002D4B2C" w14:paraId="343A2B0A" w14:textId="77777777" w:rsidTr="00D87EF4">
        <w:tc>
          <w:tcPr>
            <w:tcW w:w="1728" w:type="dxa"/>
          </w:tcPr>
          <w:p w14:paraId="379AFBE0" w14:textId="77777777" w:rsidR="002D4B2C" w:rsidRPr="00D87EF4" w:rsidRDefault="002D4B2C" w:rsidP="00ED0631">
            <w:pPr>
              <w:pStyle w:val="TableRow"/>
              <w:rPr>
                <w:b/>
                <w:bCs/>
              </w:rPr>
            </w:pPr>
            <w:r w:rsidRPr="00D87EF4">
              <w:rPr>
                <w:b/>
                <w:bCs/>
              </w:rPr>
              <w:t>Description</w:t>
            </w:r>
          </w:p>
        </w:tc>
        <w:tc>
          <w:tcPr>
            <w:tcW w:w="6794" w:type="dxa"/>
          </w:tcPr>
          <w:p w14:paraId="4FBD823D" w14:textId="77777777" w:rsidR="002D4B2C" w:rsidRDefault="002D4B2C" w:rsidP="00ED0631">
            <w:pPr>
              <w:pStyle w:val="TableRow"/>
            </w:pPr>
            <w:r>
              <w:t>Leaf node for details of a specimen</w:t>
            </w:r>
          </w:p>
        </w:tc>
      </w:tr>
      <w:tr w:rsidR="002D4B2C" w14:paraId="447E2086" w14:textId="77777777" w:rsidTr="00D87EF4">
        <w:tc>
          <w:tcPr>
            <w:tcW w:w="1728" w:type="dxa"/>
          </w:tcPr>
          <w:p w14:paraId="3691E00C" w14:textId="77777777" w:rsidR="002D4B2C" w:rsidRPr="00D87EF4" w:rsidRDefault="002D4B2C" w:rsidP="00ED0631">
            <w:pPr>
              <w:pStyle w:val="TableRow"/>
              <w:rPr>
                <w:b/>
                <w:bCs/>
              </w:rPr>
            </w:pPr>
            <w:r w:rsidRPr="00D87EF4">
              <w:rPr>
                <w:b/>
                <w:bCs/>
              </w:rPr>
              <w:t>Details Screen</w:t>
            </w:r>
          </w:p>
        </w:tc>
        <w:tc>
          <w:tcPr>
            <w:tcW w:w="6794" w:type="dxa"/>
          </w:tcPr>
          <w:p w14:paraId="154CF5CB" w14:textId="77777777" w:rsidR="002D4B2C" w:rsidRDefault="002D4B2C" w:rsidP="00ED0631">
            <w:pPr>
              <w:pStyle w:val="TableRow"/>
            </w:pPr>
            <w:r>
              <w:t>TfraSpecimen</w:t>
            </w:r>
          </w:p>
        </w:tc>
      </w:tr>
      <w:tr w:rsidR="002D4B2C" w14:paraId="7DFCA585" w14:textId="77777777" w:rsidTr="00D87EF4">
        <w:tc>
          <w:tcPr>
            <w:tcW w:w="1728" w:type="dxa"/>
          </w:tcPr>
          <w:p w14:paraId="35B27BDD" w14:textId="77777777" w:rsidR="002D4B2C" w:rsidRPr="00D87EF4" w:rsidRDefault="002D4B2C" w:rsidP="00ED0631">
            <w:pPr>
              <w:pStyle w:val="TableRow"/>
              <w:rPr>
                <w:b/>
                <w:bCs/>
              </w:rPr>
            </w:pPr>
            <w:r w:rsidRPr="00D87EF4">
              <w:rPr>
                <w:b/>
                <w:bCs/>
              </w:rPr>
              <w:t>Add Button Options</w:t>
            </w:r>
          </w:p>
        </w:tc>
        <w:tc>
          <w:tcPr>
            <w:tcW w:w="6794" w:type="dxa"/>
          </w:tcPr>
          <w:p w14:paraId="1B469631" w14:textId="77777777" w:rsidR="002D4B2C" w:rsidRDefault="002D4B2C" w:rsidP="00ED0631">
            <w:pPr>
              <w:pStyle w:val="TableRow"/>
            </w:pPr>
            <w:r>
              <w:t>Add button behaves same as parent Specimens Folder.</w:t>
            </w:r>
          </w:p>
        </w:tc>
      </w:tr>
      <w:tr w:rsidR="00704E80" w14:paraId="6C455E4C" w14:textId="77777777" w:rsidTr="00D87EF4">
        <w:tc>
          <w:tcPr>
            <w:tcW w:w="1728" w:type="dxa"/>
          </w:tcPr>
          <w:p w14:paraId="6066E9B5" w14:textId="77777777" w:rsidR="00704E80" w:rsidRPr="00D87EF4" w:rsidRDefault="00704E80" w:rsidP="00690E6D">
            <w:pPr>
              <w:pStyle w:val="TableRow"/>
              <w:rPr>
                <w:b/>
                <w:bCs/>
              </w:rPr>
            </w:pPr>
            <w:r w:rsidRPr="00D87EF4">
              <w:rPr>
                <w:b/>
                <w:bCs/>
              </w:rPr>
              <w:lastRenderedPageBreak/>
              <w:t>Navigation</w:t>
            </w:r>
          </w:p>
        </w:tc>
        <w:tc>
          <w:tcPr>
            <w:tcW w:w="6794" w:type="dxa"/>
          </w:tcPr>
          <w:p w14:paraId="6720B179" w14:textId="77777777" w:rsidR="00704E80" w:rsidRDefault="001B5605" w:rsidP="00690E6D">
            <w:pPr>
              <w:pStyle w:val="TableRow"/>
            </w:pPr>
            <w:r>
              <w:t>Doublie clicking the node displays a Specimens (Top Level) Node linked to the current leaf node’s specimen.</w:t>
            </w:r>
          </w:p>
        </w:tc>
      </w:tr>
    </w:tbl>
    <w:p w14:paraId="3C3F86AA" w14:textId="77777777" w:rsidR="00704E80" w:rsidRDefault="00704E80" w:rsidP="00704E80"/>
    <w:p w14:paraId="6C1E07BD" w14:textId="77777777" w:rsidR="004E0C22" w:rsidRDefault="004E0C22" w:rsidP="00840903">
      <w:pPr>
        <w:pStyle w:val="Heading4"/>
      </w:pPr>
      <w:bookmarkStart w:id="228" w:name="_Toc292878719"/>
      <w:r>
        <w:t>Storage Place Folder</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8"/>
        <w:gridCol w:w="6618"/>
      </w:tblGrid>
      <w:tr w:rsidR="004E0C22" w14:paraId="6F8F7C36" w14:textId="77777777" w:rsidTr="00D87EF4">
        <w:tc>
          <w:tcPr>
            <w:tcW w:w="1728" w:type="dxa"/>
          </w:tcPr>
          <w:p w14:paraId="571BD1A6" w14:textId="77777777" w:rsidR="004E0C22" w:rsidRPr="00D87EF4" w:rsidRDefault="004E0C22" w:rsidP="004E0C22">
            <w:pPr>
              <w:pStyle w:val="TableRow"/>
              <w:rPr>
                <w:b/>
                <w:bCs/>
              </w:rPr>
            </w:pPr>
            <w:r w:rsidRPr="00D87EF4">
              <w:rPr>
                <w:b/>
                <w:bCs/>
              </w:rPr>
              <w:t>Node Type</w:t>
            </w:r>
          </w:p>
        </w:tc>
        <w:tc>
          <w:tcPr>
            <w:tcW w:w="6794" w:type="dxa"/>
          </w:tcPr>
          <w:p w14:paraId="6146AE09" w14:textId="77777777" w:rsidR="004E0C22" w:rsidRDefault="004E0C22" w:rsidP="004E0C22">
            <w:pPr>
              <w:pStyle w:val="TableRow"/>
            </w:pPr>
            <w:r>
              <w:t>Folder</w:t>
            </w:r>
          </w:p>
        </w:tc>
      </w:tr>
      <w:tr w:rsidR="004E0C22" w14:paraId="4932ECCC" w14:textId="77777777" w:rsidTr="00D87EF4">
        <w:tc>
          <w:tcPr>
            <w:tcW w:w="1728" w:type="dxa"/>
          </w:tcPr>
          <w:p w14:paraId="6E9D27DD" w14:textId="77777777" w:rsidR="004E0C22" w:rsidRPr="00D87EF4" w:rsidRDefault="004E0C22" w:rsidP="004E0C22">
            <w:pPr>
              <w:pStyle w:val="TableRow"/>
              <w:rPr>
                <w:b/>
                <w:bCs/>
              </w:rPr>
            </w:pPr>
            <w:r w:rsidRPr="00D87EF4">
              <w:rPr>
                <w:b/>
                <w:bCs/>
              </w:rPr>
              <w:t>Caption</w:t>
            </w:r>
          </w:p>
        </w:tc>
        <w:tc>
          <w:tcPr>
            <w:tcW w:w="6794" w:type="dxa"/>
          </w:tcPr>
          <w:p w14:paraId="1E0F3A0E" w14:textId="77777777" w:rsidR="004E0C22" w:rsidRDefault="001B5605" w:rsidP="004E0C22">
            <w:pPr>
              <w:pStyle w:val="TableRow"/>
            </w:pPr>
            <w:r>
              <w:t>Storage Place</w:t>
            </w:r>
          </w:p>
        </w:tc>
      </w:tr>
      <w:tr w:rsidR="004E0C22" w14:paraId="0EAB688B" w14:textId="77777777" w:rsidTr="00D87EF4">
        <w:tc>
          <w:tcPr>
            <w:tcW w:w="1728" w:type="dxa"/>
          </w:tcPr>
          <w:p w14:paraId="41B3336A" w14:textId="77777777" w:rsidR="004E0C22" w:rsidRPr="00D87EF4" w:rsidRDefault="004E0C22" w:rsidP="004E0C22">
            <w:pPr>
              <w:pStyle w:val="TableRow"/>
              <w:rPr>
                <w:b/>
                <w:bCs/>
              </w:rPr>
            </w:pPr>
            <w:r w:rsidRPr="00D87EF4">
              <w:rPr>
                <w:b/>
                <w:bCs/>
              </w:rPr>
              <w:t>Description</w:t>
            </w:r>
          </w:p>
        </w:tc>
        <w:tc>
          <w:tcPr>
            <w:tcW w:w="6794" w:type="dxa"/>
          </w:tcPr>
          <w:p w14:paraId="12C8332A" w14:textId="77777777" w:rsidR="004E0C22" w:rsidRDefault="00B66AEE" w:rsidP="004E0C22">
            <w:pPr>
              <w:pStyle w:val="TableRow"/>
            </w:pPr>
            <w:r>
              <w:t>Folder containing the physical locality of a specimen or store.  This uses the Collection_Unit.Current_Location_Collection_Unit_Key for the collection unit to identify the container</w:t>
            </w:r>
            <w:r w:rsidR="006522DC">
              <w:t xml:space="preserve"> store</w:t>
            </w:r>
            <w:r>
              <w:t>, then recurses into that container to create a list of all the containers which the unit is nested in.  The entire list is displayed within this folder starting from the outermost container first, and ending with the container that immediately contains the selected item.</w:t>
            </w:r>
          </w:p>
          <w:p w14:paraId="255F9AF1" w14:textId="77777777" w:rsidR="00B66AEE" w:rsidRDefault="00B66AEE" w:rsidP="004E0C22">
            <w:pPr>
              <w:pStyle w:val="TableRow"/>
            </w:pPr>
            <w:r>
              <w:t>Note that a container can be a specimen or a store.  A spec</w:t>
            </w:r>
            <w:r w:rsidR="00055BC2">
              <w:t>imen can only contain a store i</w:t>
            </w:r>
            <w:r w:rsidR="00055BC2" w:rsidRPr="00D87EF4">
              <w:rPr>
                <w:rFonts w:eastAsia="SimSun" w:hint="eastAsia"/>
                <w:lang w:eastAsia="zh-SG"/>
              </w:rPr>
              <w:t>f</w:t>
            </w:r>
            <w:r>
              <w:t xml:space="preserve"> the specimen is also a store.</w:t>
            </w:r>
            <w:r w:rsidR="006912FD">
              <w:t xml:space="preserve">  If a collection unit identified in this list is a store and a specimen, then the store details are displayed not the specimen details.</w:t>
            </w:r>
          </w:p>
          <w:p w14:paraId="5FC7CA5E" w14:textId="77777777" w:rsidR="00562C08" w:rsidRDefault="00562C08" w:rsidP="004E0C22">
            <w:pPr>
              <w:pStyle w:val="TableRow"/>
            </w:pPr>
            <w:r>
              <w:t>Each item in the list is drawn as if it is hierarchically contained within the item above, i.e. each item is indented beneath the one above.</w:t>
            </w:r>
          </w:p>
        </w:tc>
      </w:tr>
      <w:tr w:rsidR="004E0C22" w14:paraId="47D4CA93" w14:textId="77777777" w:rsidTr="00D87EF4">
        <w:tc>
          <w:tcPr>
            <w:tcW w:w="1728" w:type="dxa"/>
          </w:tcPr>
          <w:p w14:paraId="60D661A7" w14:textId="77777777" w:rsidR="004E0C22" w:rsidRPr="00D87EF4" w:rsidRDefault="004E0C22" w:rsidP="004E0C22">
            <w:pPr>
              <w:pStyle w:val="TableRow"/>
              <w:rPr>
                <w:b/>
                <w:bCs/>
              </w:rPr>
            </w:pPr>
            <w:r w:rsidRPr="00D87EF4">
              <w:rPr>
                <w:b/>
                <w:bCs/>
              </w:rPr>
              <w:t>Details Screen</w:t>
            </w:r>
          </w:p>
        </w:tc>
        <w:tc>
          <w:tcPr>
            <w:tcW w:w="6794" w:type="dxa"/>
          </w:tcPr>
          <w:p w14:paraId="1B6D369C" w14:textId="77777777" w:rsidR="00371FDC" w:rsidRDefault="00B66AEE" w:rsidP="004E0C22">
            <w:pPr>
              <w:pStyle w:val="TableRow"/>
            </w:pPr>
            <w:r>
              <w:t>TfraListViewer</w:t>
            </w:r>
          </w:p>
        </w:tc>
      </w:tr>
      <w:tr w:rsidR="00B66AEE" w14:paraId="39028872" w14:textId="77777777" w:rsidTr="00D87EF4">
        <w:tc>
          <w:tcPr>
            <w:tcW w:w="1728" w:type="dxa"/>
          </w:tcPr>
          <w:p w14:paraId="496C4351" w14:textId="77777777" w:rsidR="00B66AEE" w:rsidRPr="00D87EF4" w:rsidRDefault="00B66AEE" w:rsidP="004E0C22">
            <w:pPr>
              <w:pStyle w:val="TableRow"/>
              <w:rPr>
                <w:b/>
                <w:bCs/>
              </w:rPr>
            </w:pPr>
            <w:r w:rsidRPr="00D87EF4">
              <w:rPr>
                <w:b/>
                <w:bCs/>
              </w:rPr>
              <w:t>Child Nodes</w:t>
            </w:r>
          </w:p>
        </w:tc>
        <w:tc>
          <w:tcPr>
            <w:tcW w:w="6794" w:type="dxa"/>
          </w:tcPr>
          <w:p w14:paraId="595F5311" w14:textId="77777777" w:rsidR="00B66AEE" w:rsidRDefault="00B66AEE" w:rsidP="005946FC">
            <w:pPr>
              <w:pStyle w:val="TableRow"/>
            </w:pPr>
            <w:r>
              <w:t>Store Leaf Node</w:t>
            </w:r>
          </w:p>
        </w:tc>
      </w:tr>
      <w:tr w:rsidR="004E0C22" w14:paraId="12820050" w14:textId="77777777" w:rsidTr="00D87EF4">
        <w:tc>
          <w:tcPr>
            <w:tcW w:w="1728" w:type="dxa"/>
          </w:tcPr>
          <w:p w14:paraId="31394C04" w14:textId="77777777" w:rsidR="004E0C22" w:rsidRPr="00D87EF4" w:rsidRDefault="004E0C22" w:rsidP="004E0C22">
            <w:pPr>
              <w:pStyle w:val="TableRow"/>
              <w:rPr>
                <w:b/>
                <w:bCs/>
              </w:rPr>
            </w:pPr>
            <w:r w:rsidRPr="00D87EF4">
              <w:rPr>
                <w:b/>
                <w:bCs/>
              </w:rPr>
              <w:t>Add Button Options</w:t>
            </w:r>
          </w:p>
        </w:tc>
        <w:tc>
          <w:tcPr>
            <w:tcW w:w="6794" w:type="dxa"/>
          </w:tcPr>
          <w:p w14:paraId="7E25FDAE" w14:textId="77777777" w:rsidR="004E0C22" w:rsidRDefault="006912FD" w:rsidP="004E0C22">
            <w:pPr>
              <w:pStyle w:val="TableRow"/>
            </w:pPr>
            <w:r>
              <w:t>Add button is disabled.</w:t>
            </w:r>
          </w:p>
        </w:tc>
      </w:tr>
    </w:tbl>
    <w:p w14:paraId="2052B988" w14:textId="77777777" w:rsidR="004E0C22" w:rsidRPr="004610F7" w:rsidRDefault="004E0C22" w:rsidP="004E0C22"/>
    <w:p w14:paraId="20A4604A" w14:textId="77777777" w:rsidR="006522DC" w:rsidRDefault="006522DC" w:rsidP="00840903">
      <w:pPr>
        <w:pStyle w:val="Heading4"/>
      </w:pPr>
      <w:bookmarkStart w:id="229" w:name="_Toc292878720"/>
      <w:r>
        <w:t>Store Hierarchy Folder</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6522DC" w14:paraId="2A82E9A5" w14:textId="77777777" w:rsidTr="00D87EF4">
        <w:tc>
          <w:tcPr>
            <w:tcW w:w="1728" w:type="dxa"/>
          </w:tcPr>
          <w:p w14:paraId="5D0EAE1B" w14:textId="77777777" w:rsidR="006522DC" w:rsidRPr="00D87EF4" w:rsidRDefault="006522DC" w:rsidP="006522DC">
            <w:pPr>
              <w:pStyle w:val="TableRow"/>
              <w:rPr>
                <w:b/>
                <w:bCs/>
              </w:rPr>
            </w:pPr>
            <w:r w:rsidRPr="00D87EF4">
              <w:rPr>
                <w:b/>
                <w:bCs/>
              </w:rPr>
              <w:t>Node Type</w:t>
            </w:r>
          </w:p>
        </w:tc>
        <w:tc>
          <w:tcPr>
            <w:tcW w:w="6794" w:type="dxa"/>
          </w:tcPr>
          <w:p w14:paraId="173A16A1" w14:textId="77777777" w:rsidR="006522DC" w:rsidRDefault="006522DC" w:rsidP="006522DC">
            <w:pPr>
              <w:pStyle w:val="TableRow"/>
            </w:pPr>
            <w:r>
              <w:t>Folder</w:t>
            </w:r>
          </w:p>
        </w:tc>
      </w:tr>
      <w:tr w:rsidR="006522DC" w14:paraId="138C4D94" w14:textId="77777777" w:rsidTr="00D87EF4">
        <w:tc>
          <w:tcPr>
            <w:tcW w:w="1728" w:type="dxa"/>
          </w:tcPr>
          <w:p w14:paraId="7B4A1988" w14:textId="77777777" w:rsidR="006522DC" w:rsidRPr="00D87EF4" w:rsidRDefault="006522DC" w:rsidP="006522DC">
            <w:pPr>
              <w:pStyle w:val="TableRow"/>
              <w:rPr>
                <w:b/>
                <w:bCs/>
              </w:rPr>
            </w:pPr>
            <w:r w:rsidRPr="00D87EF4">
              <w:rPr>
                <w:b/>
                <w:bCs/>
              </w:rPr>
              <w:t>Caption</w:t>
            </w:r>
          </w:p>
        </w:tc>
        <w:tc>
          <w:tcPr>
            <w:tcW w:w="6794" w:type="dxa"/>
          </w:tcPr>
          <w:p w14:paraId="64C27841" w14:textId="77777777" w:rsidR="006522DC" w:rsidRDefault="006522DC" w:rsidP="006522DC">
            <w:pPr>
              <w:pStyle w:val="TableRow"/>
            </w:pPr>
            <w:r>
              <w:t>Contains</w:t>
            </w:r>
          </w:p>
        </w:tc>
      </w:tr>
      <w:tr w:rsidR="006522DC" w14:paraId="6DF0EABC" w14:textId="77777777" w:rsidTr="00D87EF4">
        <w:tc>
          <w:tcPr>
            <w:tcW w:w="1728" w:type="dxa"/>
          </w:tcPr>
          <w:p w14:paraId="0888D2D4" w14:textId="77777777" w:rsidR="006522DC" w:rsidRPr="00D87EF4" w:rsidRDefault="006522DC" w:rsidP="006522DC">
            <w:pPr>
              <w:pStyle w:val="TableRow"/>
              <w:rPr>
                <w:b/>
                <w:bCs/>
              </w:rPr>
            </w:pPr>
            <w:r w:rsidRPr="00D87EF4">
              <w:rPr>
                <w:b/>
                <w:bCs/>
              </w:rPr>
              <w:t>Description</w:t>
            </w:r>
          </w:p>
        </w:tc>
        <w:tc>
          <w:tcPr>
            <w:tcW w:w="6794" w:type="dxa"/>
          </w:tcPr>
          <w:p w14:paraId="040CBB01" w14:textId="77777777" w:rsidR="006522DC" w:rsidRDefault="006522DC" w:rsidP="006522DC">
            <w:pPr>
              <w:pStyle w:val="TableRow"/>
            </w:pPr>
            <w:r>
              <w:t>Folder that contains the hierarchy of stores that are contained within a store.  Each node contains sub-nodes for the stores within it.</w:t>
            </w:r>
          </w:p>
          <w:p w14:paraId="776EBA60" w14:textId="77777777" w:rsidR="006522DC" w:rsidRDefault="006522DC" w:rsidP="006522DC">
            <w:pPr>
              <w:pStyle w:val="TableRow"/>
            </w:pPr>
            <w:r>
              <w:t xml:space="preserve">The user navigates to stores within the hierarchy by pressing the Control </w:t>
            </w:r>
            <w:r w:rsidR="00E37E9A">
              <w:t>key whilst clicking on the node or selecting Navigate from the popup menu.</w:t>
            </w:r>
          </w:p>
        </w:tc>
      </w:tr>
      <w:tr w:rsidR="006522DC" w14:paraId="51FBB2C5" w14:textId="77777777" w:rsidTr="00D87EF4">
        <w:tc>
          <w:tcPr>
            <w:tcW w:w="1728" w:type="dxa"/>
          </w:tcPr>
          <w:p w14:paraId="4E6A23DC" w14:textId="77777777" w:rsidR="006522DC" w:rsidRPr="00D87EF4" w:rsidRDefault="006522DC" w:rsidP="006522DC">
            <w:pPr>
              <w:pStyle w:val="TableRow"/>
              <w:rPr>
                <w:b/>
                <w:bCs/>
              </w:rPr>
            </w:pPr>
            <w:r w:rsidRPr="00D87EF4">
              <w:rPr>
                <w:b/>
                <w:bCs/>
              </w:rPr>
              <w:t>Details Screen</w:t>
            </w:r>
          </w:p>
        </w:tc>
        <w:tc>
          <w:tcPr>
            <w:tcW w:w="6794" w:type="dxa"/>
          </w:tcPr>
          <w:p w14:paraId="58EE889C" w14:textId="77777777" w:rsidR="006522DC" w:rsidRDefault="006522DC" w:rsidP="006522DC">
            <w:pPr>
              <w:pStyle w:val="TableRow"/>
            </w:pPr>
            <w:r>
              <w:t>TfraListViewer</w:t>
            </w:r>
          </w:p>
        </w:tc>
      </w:tr>
      <w:tr w:rsidR="006522DC" w14:paraId="68B6BC28" w14:textId="77777777" w:rsidTr="00D87EF4">
        <w:tc>
          <w:tcPr>
            <w:tcW w:w="1728" w:type="dxa"/>
          </w:tcPr>
          <w:p w14:paraId="40061133" w14:textId="77777777" w:rsidR="006522DC" w:rsidRPr="00D87EF4" w:rsidRDefault="006522DC" w:rsidP="006522DC">
            <w:pPr>
              <w:pStyle w:val="TableRow"/>
              <w:rPr>
                <w:b/>
                <w:bCs/>
              </w:rPr>
            </w:pPr>
            <w:r w:rsidRPr="00D87EF4">
              <w:rPr>
                <w:b/>
                <w:bCs/>
              </w:rPr>
              <w:lastRenderedPageBreak/>
              <w:t>Child Nodes</w:t>
            </w:r>
          </w:p>
        </w:tc>
        <w:tc>
          <w:tcPr>
            <w:tcW w:w="6794" w:type="dxa"/>
          </w:tcPr>
          <w:p w14:paraId="43CE9F01" w14:textId="77777777" w:rsidR="006522DC" w:rsidRDefault="006522DC" w:rsidP="006522DC">
            <w:pPr>
              <w:pStyle w:val="TableRow"/>
            </w:pPr>
            <w:r>
              <w:t>Stores Leaf Node</w:t>
            </w:r>
          </w:p>
        </w:tc>
      </w:tr>
      <w:tr w:rsidR="006522DC" w14:paraId="4816388E" w14:textId="77777777" w:rsidTr="00D87EF4">
        <w:tc>
          <w:tcPr>
            <w:tcW w:w="1728" w:type="dxa"/>
          </w:tcPr>
          <w:p w14:paraId="455D3FB8" w14:textId="77777777" w:rsidR="006522DC" w:rsidRPr="00D87EF4" w:rsidRDefault="006522DC" w:rsidP="006522DC">
            <w:pPr>
              <w:pStyle w:val="TableRow"/>
              <w:rPr>
                <w:b/>
                <w:bCs/>
              </w:rPr>
            </w:pPr>
            <w:r w:rsidRPr="00D87EF4">
              <w:rPr>
                <w:b/>
                <w:bCs/>
              </w:rPr>
              <w:t>Add Button Options</w:t>
            </w:r>
          </w:p>
        </w:tc>
        <w:tc>
          <w:tcPr>
            <w:tcW w:w="6794" w:type="dxa"/>
          </w:tcPr>
          <w:p w14:paraId="256252FB" w14:textId="77777777" w:rsidR="006522DC" w:rsidRDefault="006522DC" w:rsidP="006522DC">
            <w:pPr>
              <w:pStyle w:val="TableRow"/>
            </w:pPr>
            <w:r>
              <w:t>Add button is disabled.</w:t>
            </w:r>
          </w:p>
        </w:tc>
      </w:tr>
    </w:tbl>
    <w:p w14:paraId="17848378" w14:textId="77777777" w:rsidR="006522DC" w:rsidRPr="004610F7" w:rsidRDefault="006522DC" w:rsidP="006522DC"/>
    <w:p w14:paraId="51B44AF0" w14:textId="77777777" w:rsidR="003D3B4F" w:rsidRDefault="003D3B4F" w:rsidP="00840903">
      <w:pPr>
        <w:pStyle w:val="Heading4"/>
      </w:pPr>
      <w:bookmarkStart w:id="230" w:name="_Toc292878721"/>
      <w:r>
        <w:t>Stores (Top Level)</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3D3B4F" w14:paraId="34A70722" w14:textId="77777777" w:rsidTr="00D87EF4">
        <w:tc>
          <w:tcPr>
            <w:tcW w:w="1728" w:type="dxa"/>
          </w:tcPr>
          <w:p w14:paraId="0CABC9CF" w14:textId="77777777" w:rsidR="003D3B4F" w:rsidRPr="00D87EF4" w:rsidRDefault="003D3B4F" w:rsidP="003D3B4F">
            <w:pPr>
              <w:pStyle w:val="TableRow"/>
              <w:rPr>
                <w:b/>
                <w:bCs/>
              </w:rPr>
            </w:pPr>
            <w:r w:rsidRPr="00D87EF4">
              <w:rPr>
                <w:b/>
                <w:bCs/>
              </w:rPr>
              <w:t>Node Type</w:t>
            </w:r>
          </w:p>
        </w:tc>
        <w:tc>
          <w:tcPr>
            <w:tcW w:w="6794" w:type="dxa"/>
          </w:tcPr>
          <w:p w14:paraId="3569BDE7" w14:textId="77777777" w:rsidR="003D3B4F" w:rsidRDefault="003D3B4F" w:rsidP="003D3B4F">
            <w:pPr>
              <w:pStyle w:val="TableRow"/>
            </w:pPr>
            <w:r>
              <w:t>Top Level</w:t>
            </w:r>
          </w:p>
        </w:tc>
      </w:tr>
      <w:tr w:rsidR="006912FD" w14:paraId="1EFB4A0C" w14:textId="77777777" w:rsidTr="00D87EF4">
        <w:tc>
          <w:tcPr>
            <w:tcW w:w="1728" w:type="dxa"/>
          </w:tcPr>
          <w:p w14:paraId="06C97062" w14:textId="77777777" w:rsidR="006912FD" w:rsidRPr="00D87EF4" w:rsidRDefault="006912FD" w:rsidP="003D3B4F">
            <w:pPr>
              <w:pStyle w:val="TableRow"/>
              <w:rPr>
                <w:b/>
                <w:bCs/>
              </w:rPr>
            </w:pPr>
            <w:r w:rsidRPr="00D87EF4">
              <w:rPr>
                <w:b/>
                <w:bCs/>
              </w:rPr>
              <w:t>Caption</w:t>
            </w:r>
          </w:p>
        </w:tc>
        <w:tc>
          <w:tcPr>
            <w:tcW w:w="6794" w:type="dxa"/>
          </w:tcPr>
          <w:p w14:paraId="78E90896" w14:textId="77777777" w:rsidR="006912FD" w:rsidRDefault="006912FD" w:rsidP="005946FC">
            <w:pPr>
              <w:pStyle w:val="TableRow"/>
            </w:pPr>
            <w:r>
              <w:t>&lt;Store.Item_Name&gt; - &lt;Collection_Unit_Number.Number for the preferred number</w:t>
            </w:r>
            <w:r w:rsidR="00A749AC">
              <w:t>, if there are multiple then only one is displayed</w:t>
            </w:r>
            <w:r>
              <w:t xml:space="preserve"> &gt;</w:t>
            </w:r>
          </w:p>
        </w:tc>
      </w:tr>
      <w:tr w:rsidR="003D3B4F" w14:paraId="71695805" w14:textId="77777777" w:rsidTr="00D87EF4">
        <w:tc>
          <w:tcPr>
            <w:tcW w:w="1728" w:type="dxa"/>
          </w:tcPr>
          <w:p w14:paraId="29546309" w14:textId="77777777" w:rsidR="003D3B4F" w:rsidRPr="00D87EF4" w:rsidRDefault="003D3B4F" w:rsidP="003D3B4F">
            <w:pPr>
              <w:pStyle w:val="TableRow"/>
              <w:rPr>
                <w:b/>
                <w:bCs/>
              </w:rPr>
            </w:pPr>
            <w:r w:rsidRPr="00D87EF4">
              <w:rPr>
                <w:b/>
                <w:bCs/>
              </w:rPr>
              <w:t>Description</w:t>
            </w:r>
          </w:p>
        </w:tc>
        <w:tc>
          <w:tcPr>
            <w:tcW w:w="6794" w:type="dxa"/>
          </w:tcPr>
          <w:p w14:paraId="25681E59" w14:textId="77777777" w:rsidR="003D3B4F" w:rsidRDefault="006912FD" w:rsidP="003D3B4F">
            <w:pPr>
              <w:pStyle w:val="TableRow"/>
            </w:pPr>
            <w:r>
              <w:t>Top level node for all the details of a store.</w:t>
            </w:r>
          </w:p>
          <w:p w14:paraId="2660FA26" w14:textId="77777777" w:rsidR="008569B9" w:rsidRDefault="008569B9" w:rsidP="003D3B4F">
            <w:pPr>
              <w:pStyle w:val="TableRow"/>
            </w:pPr>
            <w:r>
              <w:t>When viewed within a store hierarchy folder, the store top level node contains nodes for each of the stores contained within it.  In this case, as double clicking the node expands and contracts the node children, there is an additional option on the right click popup menu, ‘Navigate’, which makes the current store the top level store node.  The add menu options and drag and drop facilities allow nodes to be created and organised within the store hierarchy.  For new nodes created in this fashion, the current and usual store fields are set to the parent node.  For existing nodes organised in this way (by drag and drop), the current store field is updated to the parent node.  A message dialog is shown allowing the user to select if the usual store should also be updated : ‘Do you want to update the usual location as well as the current location for this store?’.</w:t>
            </w:r>
          </w:p>
        </w:tc>
      </w:tr>
      <w:tr w:rsidR="003D3B4F" w14:paraId="520B588F" w14:textId="77777777" w:rsidTr="00D87EF4">
        <w:tc>
          <w:tcPr>
            <w:tcW w:w="1728" w:type="dxa"/>
          </w:tcPr>
          <w:p w14:paraId="7162BE4F" w14:textId="77777777" w:rsidR="003D3B4F" w:rsidRPr="00D87EF4" w:rsidRDefault="003D3B4F" w:rsidP="003D3B4F">
            <w:pPr>
              <w:pStyle w:val="TableRow"/>
              <w:rPr>
                <w:b/>
                <w:bCs/>
              </w:rPr>
            </w:pPr>
            <w:r w:rsidRPr="00D87EF4">
              <w:rPr>
                <w:b/>
                <w:bCs/>
              </w:rPr>
              <w:t>Details Screen</w:t>
            </w:r>
          </w:p>
        </w:tc>
        <w:tc>
          <w:tcPr>
            <w:tcW w:w="6794" w:type="dxa"/>
          </w:tcPr>
          <w:p w14:paraId="742BDEB2" w14:textId="77777777" w:rsidR="003D3B4F" w:rsidRDefault="006912FD" w:rsidP="003D3B4F">
            <w:pPr>
              <w:pStyle w:val="TableRow"/>
            </w:pPr>
            <w:r>
              <w:t>TfraStor</w:t>
            </w:r>
            <w:r w:rsidR="004066A9">
              <w:t>age</w:t>
            </w:r>
          </w:p>
        </w:tc>
      </w:tr>
      <w:tr w:rsidR="003D3B4F" w:rsidRPr="00D87EF4" w14:paraId="35F7B091" w14:textId="77777777" w:rsidTr="00D87EF4">
        <w:tc>
          <w:tcPr>
            <w:tcW w:w="1728" w:type="dxa"/>
          </w:tcPr>
          <w:p w14:paraId="18515692" w14:textId="77777777" w:rsidR="003D3B4F" w:rsidRPr="00D87EF4" w:rsidRDefault="003D3B4F" w:rsidP="003D3B4F">
            <w:pPr>
              <w:pStyle w:val="TableRow"/>
              <w:rPr>
                <w:b/>
                <w:bCs/>
              </w:rPr>
            </w:pPr>
            <w:r w:rsidRPr="00D87EF4">
              <w:rPr>
                <w:b/>
                <w:bCs/>
              </w:rPr>
              <w:t>Child Nodes</w:t>
            </w:r>
          </w:p>
        </w:tc>
        <w:tc>
          <w:tcPr>
            <w:tcW w:w="6794" w:type="dxa"/>
          </w:tcPr>
          <w:p w14:paraId="0372D2BE" w14:textId="77777777" w:rsidR="003D3B4F" w:rsidRDefault="006912FD" w:rsidP="003D3B4F">
            <w:pPr>
              <w:pStyle w:val="TableRow"/>
            </w:pPr>
            <w:r>
              <w:t>Accessions</w:t>
            </w:r>
            <w:r w:rsidR="00F50FBB">
              <w:t xml:space="preserve"> and Exchanges</w:t>
            </w:r>
            <w:r>
              <w:t xml:space="preserve"> Folder</w:t>
            </w:r>
          </w:p>
          <w:p w14:paraId="670B833C" w14:textId="77777777" w:rsidR="006912FD" w:rsidRDefault="006912FD" w:rsidP="003D3B4F">
            <w:pPr>
              <w:pStyle w:val="TableRow"/>
            </w:pPr>
            <w:r>
              <w:t>Collections Folder (Collections listed are those linked to all the specimens contained within the store at any level)</w:t>
            </w:r>
          </w:p>
          <w:p w14:paraId="3FB68830" w14:textId="77777777" w:rsidR="002D293C" w:rsidRPr="00A104CD" w:rsidRDefault="002D293C" w:rsidP="003D3B4F">
            <w:pPr>
              <w:pStyle w:val="TableRow"/>
              <w:rPr>
                <w:lang w:val="da-DK"/>
              </w:rPr>
            </w:pPr>
            <w:r w:rsidRPr="00A104CD">
              <w:rPr>
                <w:lang w:val="da-DK"/>
              </w:rPr>
              <w:t>Condition Checks Folder</w:t>
            </w:r>
          </w:p>
          <w:p w14:paraId="589368C9" w14:textId="77777777" w:rsidR="002D293C" w:rsidRPr="00A104CD" w:rsidRDefault="002D293C" w:rsidP="003D3B4F">
            <w:pPr>
              <w:pStyle w:val="TableRow"/>
              <w:rPr>
                <w:lang w:val="da-DK"/>
              </w:rPr>
            </w:pPr>
            <w:r w:rsidRPr="00A104CD">
              <w:rPr>
                <w:lang w:val="da-DK"/>
              </w:rPr>
              <w:t>Enquiries Folder</w:t>
            </w:r>
          </w:p>
          <w:p w14:paraId="2A27CE92" w14:textId="77777777" w:rsidR="002D293C" w:rsidRPr="00A104CD" w:rsidRDefault="002D293C" w:rsidP="003D3B4F">
            <w:pPr>
              <w:pStyle w:val="TableRow"/>
              <w:rPr>
                <w:lang w:val="da-DK"/>
              </w:rPr>
            </w:pPr>
            <w:r w:rsidRPr="00A104CD">
              <w:rPr>
                <w:lang w:val="da-DK"/>
              </w:rPr>
              <w:t>History Folder</w:t>
            </w:r>
          </w:p>
          <w:p w14:paraId="542C91ED" w14:textId="77777777" w:rsidR="002D293C" w:rsidRPr="00D87EF4" w:rsidRDefault="002D293C" w:rsidP="003D3B4F">
            <w:pPr>
              <w:pStyle w:val="TableRow"/>
              <w:rPr>
                <w:lang w:val="da-DK"/>
              </w:rPr>
            </w:pPr>
            <w:r w:rsidRPr="00D87EF4">
              <w:rPr>
                <w:lang w:val="da-DK"/>
              </w:rPr>
              <w:t>Linked Storage Folder</w:t>
            </w:r>
          </w:p>
          <w:p w14:paraId="4CE71799" w14:textId="77777777" w:rsidR="002D293C" w:rsidRPr="00D87EF4" w:rsidRDefault="002D293C" w:rsidP="003D3B4F">
            <w:pPr>
              <w:pStyle w:val="TableRow"/>
              <w:rPr>
                <w:lang w:val="da-DK"/>
              </w:rPr>
            </w:pPr>
            <w:r w:rsidRPr="00D87EF4">
              <w:rPr>
                <w:lang w:val="da-DK"/>
              </w:rPr>
              <w:t>Loans Folder</w:t>
            </w:r>
          </w:p>
          <w:p w14:paraId="58813501" w14:textId="77777777" w:rsidR="002D293C" w:rsidRPr="00D87EF4" w:rsidRDefault="002D293C" w:rsidP="003D3B4F">
            <w:pPr>
              <w:pStyle w:val="TableRow"/>
              <w:rPr>
                <w:lang w:val="da-DK"/>
              </w:rPr>
            </w:pPr>
            <w:r w:rsidRPr="00D87EF4">
              <w:rPr>
                <w:lang w:val="da-DK"/>
              </w:rPr>
              <w:t>Measurements Folder</w:t>
            </w:r>
          </w:p>
          <w:p w14:paraId="6FDB3AD5" w14:textId="77777777" w:rsidR="002D293C" w:rsidRPr="00D87EF4" w:rsidRDefault="002D293C" w:rsidP="003D3B4F">
            <w:pPr>
              <w:pStyle w:val="TableRow"/>
              <w:rPr>
                <w:lang w:val="da-DK"/>
              </w:rPr>
            </w:pPr>
            <w:r w:rsidRPr="00D87EF4">
              <w:rPr>
                <w:lang w:val="da-DK"/>
              </w:rPr>
              <w:t>Movements Folder</w:t>
            </w:r>
          </w:p>
          <w:p w14:paraId="486CE48E" w14:textId="77777777" w:rsidR="002D293C" w:rsidRPr="00D87EF4" w:rsidRDefault="002D293C" w:rsidP="003D3B4F">
            <w:pPr>
              <w:pStyle w:val="TableRow"/>
              <w:rPr>
                <w:lang w:val="da-DK"/>
              </w:rPr>
            </w:pPr>
            <w:r w:rsidRPr="00D87EF4">
              <w:rPr>
                <w:lang w:val="da-DK"/>
              </w:rPr>
              <w:lastRenderedPageBreak/>
              <w:t>Multimedia Folder</w:t>
            </w:r>
          </w:p>
          <w:p w14:paraId="1488FA13" w14:textId="77777777" w:rsidR="002D293C" w:rsidRPr="00D87EF4" w:rsidRDefault="002D293C" w:rsidP="003D3B4F">
            <w:pPr>
              <w:pStyle w:val="TableRow"/>
              <w:rPr>
                <w:lang w:val="da-DK"/>
              </w:rPr>
            </w:pPr>
            <w:r w:rsidRPr="00D87EF4">
              <w:rPr>
                <w:lang w:val="da-DK"/>
              </w:rPr>
              <w:t>Numbering History Folder</w:t>
            </w:r>
          </w:p>
          <w:p w14:paraId="65EE6040" w14:textId="77777777" w:rsidR="002D293C" w:rsidRPr="00D87EF4" w:rsidRDefault="002D293C" w:rsidP="003D3B4F">
            <w:pPr>
              <w:pStyle w:val="TableRow"/>
              <w:rPr>
                <w:lang w:val="da-DK"/>
              </w:rPr>
            </w:pPr>
            <w:r w:rsidRPr="00D87EF4">
              <w:rPr>
                <w:lang w:val="da-DK"/>
              </w:rPr>
              <w:t>Processes Folder</w:t>
            </w:r>
          </w:p>
          <w:p w14:paraId="04EF5DAE" w14:textId="77777777" w:rsidR="002D293C" w:rsidRPr="00D87EF4" w:rsidRDefault="002D293C" w:rsidP="003D3B4F">
            <w:pPr>
              <w:pStyle w:val="TableRow"/>
              <w:rPr>
                <w:lang w:val="da-DK"/>
              </w:rPr>
            </w:pPr>
            <w:r w:rsidRPr="00D87EF4">
              <w:rPr>
                <w:lang w:val="da-DK"/>
              </w:rPr>
              <w:t>Specimens Folder</w:t>
            </w:r>
          </w:p>
          <w:p w14:paraId="6DE99B4C" w14:textId="77777777" w:rsidR="002D293C" w:rsidRPr="00D87EF4" w:rsidRDefault="002D293C" w:rsidP="003D3B4F">
            <w:pPr>
              <w:pStyle w:val="TableRow"/>
              <w:rPr>
                <w:lang w:val="da-DK"/>
              </w:rPr>
            </w:pPr>
          </w:p>
        </w:tc>
      </w:tr>
      <w:tr w:rsidR="00403D15" w14:paraId="1F023FBF" w14:textId="77777777" w:rsidTr="00D87EF4">
        <w:tc>
          <w:tcPr>
            <w:tcW w:w="1728" w:type="dxa"/>
          </w:tcPr>
          <w:p w14:paraId="7A3D6B30" w14:textId="77777777" w:rsidR="00403D15" w:rsidRPr="00D87EF4" w:rsidRDefault="00403D15" w:rsidP="003D3B4F">
            <w:pPr>
              <w:pStyle w:val="TableRow"/>
              <w:rPr>
                <w:b/>
                <w:bCs/>
              </w:rPr>
            </w:pPr>
            <w:r w:rsidRPr="00D87EF4">
              <w:rPr>
                <w:b/>
                <w:bCs/>
              </w:rPr>
              <w:lastRenderedPageBreak/>
              <w:t>Sort Order</w:t>
            </w:r>
          </w:p>
        </w:tc>
        <w:tc>
          <w:tcPr>
            <w:tcW w:w="6794" w:type="dxa"/>
          </w:tcPr>
          <w:p w14:paraId="2145F957" w14:textId="77777777" w:rsidR="00403D15" w:rsidRDefault="00403D15" w:rsidP="003D3B4F">
            <w:pPr>
              <w:pStyle w:val="TableRow"/>
            </w:pPr>
            <w:r>
              <w:t>“Name” - sort on store’s name</w:t>
            </w:r>
          </w:p>
          <w:p w14:paraId="147B3D79" w14:textId="77777777" w:rsidR="00403D15" w:rsidRDefault="00403D15" w:rsidP="003D3B4F">
            <w:pPr>
              <w:pStyle w:val="TableRow"/>
            </w:pPr>
            <w:r>
              <w:t xml:space="preserve">“Location </w:t>
            </w:r>
            <w:r w:rsidR="00847239">
              <w:t>Placement</w:t>
            </w:r>
            <w:r>
              <w:t>” - sort on the current location code</w:t>
            </w:r>
            <w:r w:rsidR="00E1208C">
              <w:t xml:space="preserve"> (placement)</w:t>
            </w:r>
            <w:r>
              <w:t xml:space="preserve"> field.</w:t>
            </w:r>
          </w:p>
          <w:p w14:paraId="56F20DA4" w14:textId="77777777" w:rsidR="00403D15" w:rsidRDefault="00403D15" w:rsidP="003D3B4F">
            <w:pPr>
              <w:pStyle w:val="TableRow"/>
            </w:pPr>
            <w:r>
              <w:t>“Registration Number” - sort on Collection_Unit_Number.Number for the preferred number</w:t>
            </w:r>
          </w:p>
        </w:tc>
      </w:tr>
      <w:tr w:rsidR="003D3B4F" w14:paraId="054E7072" w14:textId="77777777" w:rsidTr="00D87EF4">
        <w:tc>
          <w:tcPr>
            <w:tcW w:w="1728" w:type="dxa"/>
          </w:tcPr>
          <w:p w14:paraId="34543CD5" w14:textId="77777777" w:rsidR="003D3B4F" w:rsidRPr="00D87EF4" w:rsidRDefault="003D3B4F" w:rsidP="003D3B4F">
            <w:pPr>
              <w:pStyle w:val="TableRow"/>
              <w:rPr>
                <w:b/>
                <w:bCs/>
              </w:rPr>
            </w:pPr>
            <w:r w:rsidRPr="00D87EF4">
              <w:rPr>
                <w:b/>
                <w:bCs/>
              </w:rPr>
              <w:t>Search Types</w:t>
            </w:r>
          </w:p>
        </w:tc>
        <w:tc>
          <w:tcPr>
            <w:tcW w:w="6794" w:type="dxa"/>
          </w:tcPr>
          <w:p w14:paraId="1EAE84EF" w14:textId="77777777" w:rsidR="003D3B4F" w:rsidRDefault="006912FD" w:rsidP="003D3B4F">
            <w:pPr>
              <w:pStyle w:val="TableRow"/>
            </w:pPr>
            <w:r>
              <w:t>Store Name</w:t>
            </w:r>
            <w:r w:rsidR="005F4C05">
              <w:t xml:space="preserve"> (search on Store.Item_Name)</w:t>
            </w:r>
          </w:p>
          <w:p w14:paraId="282E783A" w14:textId="77777777" w:rsidR="006912FD" w:rsidRDefault="006912FD" w:rsidP="003D3B4F">
            <w:pPr>
              <w:pStyle w:val="TableRow"/>
            </w:pPr>
            <w:r>
              <w:t>Store Reference Number</w:t>
            </w:r>
            <w:r w:rsidR="005F4C05">
              <w:t xml:space="preserve"> (search for stores on Collection_Unit_Number.Number where Preferred=1</w:t>
            </w:r>
            <w:r w:rsidR="00A749AC">
              <w:t>).</w:t>
            </w:r>
            <w:r w:rsidR="005F4C05">
              <w:t xml:space="preserve"> </w:t>
            </w:r>
            <w:r>
              <w:t>Usual Location Code</w:t>
            </w:r>
            <w:r w:rsidR="00E1208C">
              <w:t xml:space="preserve"> (Placement)</w:t>
            </w:r>
          </w:p>
          <w:p w14:paraId="19C713C7" w14:textId="77777777" w:rsidR="006912FD" w:rsidRDefault="006912FD" w:rsidP="003D3B4F">
            <w:pPr>
              <w:pStyle w:val="TableRow"/>
            </w:pPr>
            <w:r>
              <w:t>Store Type</w:t>
            </w:r>
          </w:p>
        </w:tc>
      </w:tr>
      <w:tr w:rsidR="003D3B4F" w14:paraId="39A99D62" w14:textId="77777777" w:rsidTr="00D87EF4">
        <w:tc>
          <w:tcPr>
            <w:tcW w:w="1728" w:type="dxa"/>
          </w:tcPr>
          <w:p w14:paraId="2D3C6CE7" w14:textId="77777777" w:rsidR="003D3B4F" w:rsidRPr="00D87EF4" w:rsidRDefault="003D3B4F" w:rsidP="003D3B4F">
            <w:pPr>
              <w:pStyle w:val="TableRow"/>
              <w:rPr>
                <w:b/>
                <w:bCs/>
              </w:rPr>
            </w:pPr>
            <w:r w:rsidRPr="00D87EF4">
              <w:rPr>
                <w:b/>
                <w:bCs/>
              </w:rPr>
              <w:t>Add Button Options</w:t>
            </w:r>
          </w:p>
        </w:tc>
        <w:tc>
          <w:tcPr>
            <w:tcW w:w="6794" w:type="dxa"/>
          </w:tcPr>
          <w:p w14:paraId="022AA932" w14:textId="77777777" w:rsidR="003D3B4F" w:rsidRDefault="006912FD" w:rsidP="003D3B4F">
            <w:pPr>
              <w:pStyle w:val="TableRow"/>
            </w:pPr>
            <w:r>
              <w:t>Creates a new Stores (Top Level) node and selects it.</w:t>
            </w:r>
          </w:p>
        </w:tc>
      </w:tr>
    </w:tbl>
    <w:p w14:paraId="3B07979D" w14:textId="77777777" w:rsidR="003D3B4F" w:rsidRPr="004610F7" w:rsidRDefault="003D3B4F" w:rsidP="003D3B4F"/>
    <w:p w14:paraId="2D5038CE" w14:textId="77777777" w:rsidR="00E66C86" w:rsidRDefault="00E66C86" w:rsidP="00840903">
      <w:pPr>
        <w:pStyle w:val="Heading4"/>
      </w:pPr>
      <w:bookmarkStart w:id="231" w:name="_Ref272159428"/>
      <w:bookmarkStart w:id="232" w:name="_Toc292878722"/>
      <w:r>
        <w:t>Stores Folder</w:t>
      </w:r>
      <w:bookmarkEnd w:id="231"/>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E66C86" w14:paraId="39EC8EAA" w14:textId="77777777" w:rsidTr="00D87EF4">
        <w:tc>
          <w:tcPr>
            <w:tcW w:w="1728" w:type="dxa"/>
          </w:tcPr>
          <w:p w14:paraId="799FF759" w14:textId="77777777" w:rsidR="00E66C86" w:rsidRPr="00D87EF4" w:rsidRDefault="00E66C86" w:rsidP="002E60B2">
            <w:pPr>
              <w:pStyle w:val="TableRow"/>
              <w:rPr>
                <w:b/>
                <w:bCs/>
              </w:rPr>
            </w:pPr>
            <w:r w:rsidRPr="00D87EF4">
              <w:rPr>
                <w:b/>
                <w:bCs/>
              </w:rPr>
              <w:t>Node Type</w:t>
            </w:r>
          </w:p>
        </w:tc>
        <w:tc>
          <w:tcPr>
            <w:tcW w:w="6794" w:type="dxa"/>
          </w:tcPr>
          <w:p w14:paraId="08E0FA3C" w14:textId="77777777" w:rsidR="00E66C86" w:rsidRDefault="00E66C86" w:rsidP="002E60B2">
            <w:pPr>
              <w:pStyle w:val="TableRow"/>
            </w:pPr>
            <w:r>
              <w:t>Folder</w:t>
            </w:r>
          </w:p>
        </w:tc>
      </w:tr>
      <w:tr w:rsidR="00E66C86" w14:paraId="1E7C84F0" w14:textId="77777777" w:rsidTr="00D87EF4">
        <w:tc>
          <w:tcPr>
            <w:tcW w:w="1728" w:type="dxa"/>
          </w:tcPr>
          <w:p w14:paraId="4329D272" w14:textId="77777777" w:rsidR="00E66C86" w:rsidRPr="00D87EF4" w:rsidRDefault="00E66C86" w:rsidP="002E60B2">
            <w:pPr>
              <w:pStyle w:val="TableRow"/>
              <w:rPr>
                <w:b/>
                <w:bCs/>
              </w:rPr>
            </w:pPr>
            <w:r w:rsidRPr="00D87EF4">
              <w:rPr>
                <w:b/>
                <w:bCs/>
              </w:rPr>
              <w:t>Caption</w:t>
            </w:r>
          </w:p>
        </w:tc>
        <w:tc>
          <w:tcPr>
            <w:tcW w:w="6794" w:type="dxa"/>
          </w:tcPr>
          <w:p w14:paraId="367B2C37" w14:textId="77777777" w:rsidR="00E66C86" w:rsidRDefault="00E66C86" w:rsidP="002E60B2">
            <w:pPr>
              <w:pStyle w:val="TableRow"/>
            </w:pPr>
            <w:r>
              <w:t>Stores</w:t>
            </w:r>
          </w:p>
          <w:p w14:paraId="2E5C1ACA" w14:textId="77777777" w:rsidR="0073598C" w:rsidRDefault="0073598C" w:rsidP="002E60B2">
            <w:pPr>
              <w:pStyle w:val="TableRow"/>
            </w:pPr>
            <w:r>
              <w:t>When in a Condition Check top level node, the caption is Stores Checked</w:t>
            </w:r>
          </w:p>
        </w:tc>
      </w:tr>
      <w:tr w:rsidR="00E66C86" w14:paraId="5D8F661E" w14:textId="77777777" w:rsidTr="00D87EF4">
        <w:tc>
          <w:tcPr>
            <w:tcW w:w="1728" w:type="dxa"/>
          </w:tcPr>
          <w:p w14:paraId="2A049E97" w14:textId="77777777" w:rsidR="00E66C86" w:rsidRPr="00D87EF4" w:rsidRDefault="00E66C86" w:rsidP="002E60B2">
            <w:pPr>
              <w:pStyle w:val="TableRow"/>
              <w:rPr>
                <w:b/>
                <w:bCs/>
              </w:rPr>
            </w:pPr>
            <w:r w:rsidRPr="00D87EF4">
              <w:rPr>
                <w:b/>
                <w:bCs/>
              </w:rPr>
              <w:t>Description</w:t>
            </w:r>
          </w:p>
        </w:tc>
        <w:tc>
          <w:tcPr>
            <w:tcW w:w="6794" w:type="dxa"/>
          </w:tcPr>
          <w:p w14:paraId="0E44D190" w14:textId="77777777" w:rsidR="00E66C86" w:rsidRDefault="00E66C86" w:rsidP="002E60B2">
            <w:pPr>
              <w:pStyle w:val="TableRow"/>
            </w:pPr>
            <w:r>
              <w:t>Folder that contains the list of stores linked to a top level node (e.g. a movement).</w:t>
            </w:r>
          </w:p>
          <w:p w14:paraId="01283877" w14:textId="77777777" w:rsidR="00E66C86" w:rsidRDefault="00E66C86" w:rsidP="002E60B2">
            <w:pPr>
              <w:pStyle w:val="TableRow"/>
            </w:pPr>
            <w:r>
              <w:t xml:space="preserve">Note that for Collections top level nodes, the contents of this folder are generated from the distinct list of stores that </w:t>
            </w:r>
            <w:r w:rsidR="00382444">
              <w:t xml:space="preserve">directly </w:t>
            </w:r>
            <w:r>
              <w:t>contain the specimens in the collection.</w:t>
            </w:r>
          </w:p>
          <w:p w14:paraId="7F0AD4B7" w14:textId="77777777" w:rsidR="00492B9F" w:rsidRDefault="00492B9F" w:rsidP="002E60B2">
            <w:pPr>
              <w:pStyle w:val="TableRow"/>
            </w:pPr>
            <w:r>
              <w:t>When the top level node is a Job, the list of items is identified as the total list of all stores linked to the tasks linked to the job.</w:t>
            </w:r>
          </w:p>
        </w:tc>
      </w:tr>
      <w:tr w:rsidR="00E66C86" w14:paraId="5393AD97" w14:textId="77777777" w:rsidTr="00D87EF4">
        <w:tc>
          <w:tcPr>
            <w:tcW w:w="1728" w:type="dxa"/>
          </w:tcPr>
          <w:p w14:paraId="614D7905" w14:textId="77777777" w:rsidR="00E66C86" w:rsidRPr="00D87EF4" w:rsidRDefault="00E66C86" w:rsidP="002E60B2">
            <w:pPr>
              <w:pStyle w:val="TableRow"/>
              <w:rPr>
                <w:b/>
                <w:bCs/>
              </w:rPr>
            </w:pPr>
            <w:r w:rsidRPr="00D87EF4">
              <w:rPr>
                <w:b/>
                <w:bCs/>
              </w:rPr>
              <w:lastRenderedPageBreak/>
              <w:t>Details Screen</w:t>
            </w:r>
          </w:p>
        </w:tc>
        <w:tc>
          <w:tcPr>
            <w:tcW w:w="6794" w:type="dxa"/>
          </w:tcPr>
          <w:p w14:paraId="742892C6" w14:textId="77777777" w:rsidR="00E66C86" w:rsidRDefault="00E66C86" w:rsidP="002E60B2">
            <w:pPr>
              <w:pStyle w:val="TableRow"/>
            </w:pPr>
            <w:r>
              <w:t>TfraListViewer</w:t>
            </w:r>
          </w:p>
        </w:tc>
      </w:tr>
      <w:tr w:rsidR="00E66C86" w14:paraId="0AAB0D0B" w14:textId="77777777" w:rsidTr="00D87EF4">
        <w:tc>
          <w:tcPr>
            <w:tcW w:w="1728" w:type="dxa"/>
          </w:tcPr>
          <w:p w14:paraId="637756D7" w14:textId="77777777" w:rsidR="00E66C86" w:rsidRPr="00D87EF4" w:rsidRDefault="00E66C86" w:rsidP="002E60B2">
            <w:pPr>
              <w:pStyle w:val="TableRow"/>
              <w:rPr>
                <w:b/>
                <w:bCs/>
              </w:rPr>
            </w:pPr>
            <w:r w:rsidRPr="00D87EF4">
              <w:rPr>
                <w:b/>
                <w:bCs/>
              </w:rPr>
              <w:t>Child Nodes</w:t>
            </w:r>
          </w:p>
        </w:tc>
        <w:tc>
          <w:tcPr>
            <w:tcW w:w="6794" w:type="dxa"/>
          </w:tcPr>
          <w:p w14:paraId="744B5FE7" w14:textId="77777777" w:rsidR="00E66C86" w:rsidRDefault="00E66C86" w:rsidP="002E60B2">
            <w:pPr>
              <w:pStyle w:val="TableRow"/>
            </w:pPr>
            <w:r>
              <w:t>Stores Leaf Node</w:t>
            </w:r>
          </w:p>
        </w:tc>
      </w:tr>
      <w:tr w:rsidR="00E66C86" w14:paraId="07C40F19" w14:textId="77777777" w:rsidTr="00D87EF4">
        <w:tc>
          <w:tcPr>
            <w:tcW w:w="1728" w:type="dxa"/>
          </w:tcPr>
          <w:p w14:paraId="5F2016AB" w14:textId="77777777" w:rsidR="00E66C86" w:rsidRPr="00D87EF4" w:rsidRDefault="00E66C86" w:rsidP="002E60B2">
            <w:pPr>
              <w:pStyle w:val="TableRow"/>
              <w:rPr>
                <w:b/>
                <w:bCs/>
              </w:rPr>
            </w:pPr>
            <w:r w:rsidRPr="00D87EF4">
              <w:rPr>
                <w:b/>
                <w:bCs/>
              </w:rPr>
              <w:t>Add Button Options</w:t>
            </w:r>
          </w:p>
        </w:tc>
        <w:tc>
          <w:tcPr>
            <w:tcW w:w="6794" w:type="dxa"/>
          </w:tcPr>
          <w:p w14:paraId="6D127662" w14:textId="77777777" w:rsidR="00E66C86" w:rsidRDefault="004D576C" w:rsidP="002E60B2">
            <w:pPr>
              <w:pStyle w:val="TableRow"/>
            </w:pPr>
            <w:r>
              <w:t>For a Collections (Top Level) node, the add button is disabled.</w:t>
            </w:r>
          </w:p>
          <w:p w14:paraId="78548CC0" w14:textId="77777777" w:rsidR="00102E94" w:rsidRDefault="00102E94" w:rsidP="00102E94">
            <w:pPr>
              <w:pStyle w:val="TableRow"/>
            </w:pPr>
            <w:r>
              <w:t xml:space="preserve">When the top level node is a Job the Add Button is disabled.  </w:t>
            </w:r>
          </w:p>
          <w:p w14:paraId="5EA8AB64" w14:textId="77777777" w:rsidR="00F7167E" w:rsidRDefault="001177CB" w:rsidP="00A16962">
            <w:pPr>
              <w:pStyle w:val="TableRow"/>
            </w:pPr>
            <w:r>
              <w:t>For other types of Top Level Node</w:t>
            </w:r>
            <w:r w:rsidR="004D576C">
              <w:t xml:space="preserve">, then 2 options are available - Add New (creates a new Stores Leaf Node inside the folder and selects it, the node is linked to the </w:t>
            </w:r>
            <w:r>
              <w:t>database list that populated this folder</w:t>
            </w:r>
            <w:r w:rsidR="004D576C">
              <w:t xml:space="preserve"> on saving)</w:t>
            </w:r>
            <w:r>
              <w:t xml:space="preserve"> and Link to Existing (displays a Stores find dialog, if the user selects an item then it is added to the folder and the database list).</w:t>
            </w:r>
          </w:p>
        </w:tc>
      </w:tr>
    </w:tbl>
    <w:p w14:paraId="0783D78D" w14:textId="77777777" w:rsidR="00E66C86" w:rsidRPr="004610F7" w:rsidRDefault="00E66C86" w:rsidP="00E66C86"/>
    <w:p w14:paraId="67F0E8CE" w14:textId="77777777" w:rsidR="00371FDC" w:rsidRDefault="00371FDC" w:rsidP="00840903">
      <w:pPr>
        <w:pStyle w:val="Heading4"/>
      </w:pPr>
      <w:bookmarkStart w:id="233" w:name="_Ref272159654"/>
      <w:bookmarkStart w:id="234" w:name="_Toc292878723"/>
      <w:r>
        <w:t>Stores Leaf Node</w:t>
      </w:r>
      <w:bookmarkEnd w:id="233"/>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371FDC" w14:paraId="5E41EF71" w14:textId="77777777" w:rsidTr="00D87EF4">
        <w:tc>
          <w:tcPr>
            <w:tcW w:w="1728" w:type="dxa"/>
          </w:tcPr>
          <w:p w14:paraId="20200399" w14:textId="77777777" w:rsidR="00371FDC" w:rsidRPr="00D87EF4" w:rsidRDefault="00371FDC" w:rsidP="005946FC">
            <w:pPr>
              <w:pStyle w:val="TableRow"/>
              <w:rPr>
                <w:b/>
                <w:bCs/>
              </w:rPr>
            </w:pPr>
            <w:r w:rsidRPr="00D87EF4">
              <w:rPr>
                <w:b/>
                <w:bCs/>
              </w:rPr>
              <w:t>Node Type</w:t>
            </w:r>
          </w:p>
        </w:tc>
        <w:tc>
          <w:tcPr>
            <w:tcW w:w="6794" w:type="dxa"/>
          </w:tcPr>
          <w:p w14:paraId="0736D97B" w14:textId="77777777" w:rsidR="00371FDC" w:rsidRDefault="00371FDC" w:rsidP="005946FC">
            <w:pPr>
              <w:pStyle w:val="TableRow"/>
            </w:pPr>
            <w:r>
              <w:t>Leaf Node</w:t>
            </w:r>
          </w:p>
        </w:tc>
      </w:tr>
      <w:tr w:rsidR="00371FDC" w14:paraId="05A5D285" w14:textId="77777777" w:rsidTr="00D87EF4">
        <w:tc>
          <w:tcPr>
            <w:tcW w:w="1728" w:type="dxa"/>
          </w:tcPr>
          <w:p w14:paraId="228B9EE4" w14:textId="77777777" w:rsidR="00371FDC" w:rsidRPr="00D87EF4" w:rsidRDefault="00371FDC" w:rsidP="005946FC">
            <w:pPr>
              <w:pStyle w:val="TableRow"/>
              <w:rPr>
                <w:b/>
                <w:bCs/>
              </w:rPr>
            </w:pPr>
            <w:r w:rsidRPr="00D87EF4">
              <w:rPr>
                <w:b/>
                <w:bCs/>
              </w:rPr>
              <w:t>Caption</w:t>
            </w:r>
          </w:p>
        </w:tc>
        <w:tc>
          <w:tcPr>
            <w:tcW w:w="6794" w:type="dxa"/>
          </w:tcPr>
          <w:p w14:paraId="615B4653" w14:textId="77777777" w:rsidR="00371FDC" w:rsidRDefault="00371FDC" w:rsidP="005946FC">
            <w:pPr>
              <w:pStyle w:val="TableRow"/>
            </w:pPr>
            <w:r>
              <w:t>&lt;Store.Item_Name&gt; - &lt;Collection_Unit_Number.Number for the preferred number</w:t>
            </w:r>
            <w:r w:rsidR="00A749AC">
              <w:t>. If there are multiple then only one is displayed</w:t>
            </w:r>
            <w:r>
              <w:t xml:space="preserve"> &gt;</w:t>
            </w:r>
          </w:p>
        </w:tc>
      </w:tr>
      <w:tr w:rsidR="00371FDC" w14:paraId="74F25808" w14:textId="77777777" w:rsidTr="00D87EF4">
        <w:tc>
          <w:tcPr>
            <w:tcW w:w="1728" w:type="dxa"/>
          </w:tcPr>
          <w:p w14:paraId="4589EF2A" w14:textId="77777777" w:rsidR="00371FDC" w:rsidRPr="00D87EF4" w:rsidRDefault="00371FDC" w:rsidP="005946FC">
            <w:pPr>
              <w:pStyle w:val="TableRow"/>
              <w:rPr>
                <w:b/>
                <w:bCs/>
              </w:rPr>
            </w:pPr>
            <w:r w:rsidRPr="00D87EF4">
              <w:rPr>
                <w:b/>
                <w:bCs/>
              </w:rPr>
              <w:t>Description</w:t>
            </w:r>
          </w:p>
        </w:tc>
        <w:tc>
          <w:tcPr>
            <w:tcW w:w="6794" w:type="dxa"/>
          </w:tcPr>
          <w:p w14:paraId="57A8F699" w14:textId="77777777" w:rsidR="00371FDC" w:rsidRDefault="00371FDC" w:rsidP="005946FC">
            <w:pPr>
              <w:pStyle w:val="TableRow"/>
            </w:pPr>
            <w:r>
              <w:t>Details node for a store</w:t>
            </w:r>
            <w:r w:rsidR="007B76C8">
              <w:t>.</w:t>
            </w:r>
          </w:p>
          <w:p w14:paraId="08092B58" w14:textId="77777777" w:rsidR="007B76C8" w:rsidRDefault="007B76C8" w:rsidP="005946FC">
            <w:pPr>
              <w:pStyle w:val="TableRow"/>
            </w:pPr>
            <w:r>
              <w:t>When viewed within a store hierarchy</w:t>
            </w:r>
            <w:r w:rsidR="00437CAC">
              <w:t xml:space="preserve"> folder</w:t>
            </w:r>
            <w:r>
              <w:t>, the store leaf node contains nodes for each of the stores contained within it.  In this case, as double clicking the node expands and contracts the node children, there is an additional option on the right click popup menu, ‘Navigate’, which navigates to the tope level store node.</w:t>
            </w:r>
            <w:r w:rsidR="004723F6">
              <w:t xml:space="preserve">  The add menu options and drag and drop facilities allow nodes to be created and organised within the store hierarchy.  For new nodes created in this fashion, the current and usual store fields are set to the parent node.  For existing nodes organised in this way (by drag and drop), the current store field is updated to the parent node.  A message dialog is shown allowing the user to select if the usual store should also be updated : ‘Do you want to update the usual location as well as the current location for this store?’. </w:t>
            </w:r>
          </w:p>
          <w:p w14:paraId="62D087B0" w14:textId="77777777" w:rsidR="00847FB6" w:rsidRDefault="00847FB6" w:rsidP="005946FC">
            <w:pPr>
              <w:pStyle w:val="TableRow"/>
            </w:pPr>
            <w:r>
              <w:t>When the top level node is a Specimen, the Edit button is disabled.</w:t>
            </w:r>
          </w:p>
        </w:tc>
      </w:tr>
      <w:tr w:rsidR="00371FDC" w14:paraId="38486F78" w14:textId="77777777" w:rsidTr="00D87EF4">
        <w:tc>
          <w:tcPr>
            <w:tcW w:w="1728" w:type="dxa"/>
          </w:tcPr>
          <w:p w14:paraId="102816BB" w14:textId="77777777" w:rsidR="00371FDC" w:rsidRPr="00D87EF4" w:rsidRDefault="00371FDC" w:rsidP="005946FC">
            <w:pPr>
              <w:pStyle w:val="TableRow"/>
              <w:rPr>
                <w:b/>
                <w:bCs/>
              </w:rPr>
            </w:pPr>
            <w:r w:rsidRPr="00D87EF4">
              <w:rPr>
                <w:b/>
                <w:bCs/>
              </w:rPr>
              <w:t>Details Screen</w:t>
            </w:r>
          </w:p>
        </w:tc>
        <w:tc>
          <w:tcPr>
            <w:tcW w:w="6794" w:type="dxa"/>
          </w:tcPr>
          <w:p w14:paraId="6CFCC618" w14:textId="77777777" w:rsidR="00371FDC" w:rsidRDefault="004066A9" w:rsidP="005946FC">
            <w:pPr>
              <w:pStyle w:val="TableRow"/>
            </w:pPr>
            <w:r>
              <w:t>TfraStorage</w:t>
            </w:r>
          </w:p>
        </w:tc>
      </w:tr>
      <w:tr w:rsidR="00371FDC" w14:paraId="31C30287" w14:textId="77777777" w:rsidTr="00D87EF4">
        <w:tc>
          <w:tcPr>
            <w:tcW w:w="1728" w:type="dxa"/>
          </w:tcPr>
          <w:p w14:paraId="4DE92609" w14:textId="77777777" w:rsidR="00371FDC" w:rsidRPr="00D87EF4" w:rsidRDefault="00371FDC" w:rsidP="005946FC">
            <w:pPr>
              <w:pStyle w:val="TableRow"/>
              <w:rPr>
                <w:b/>
                <w:bCs/>
              </w:rPr>
            </w:pPr>
            <w:r w:rsidRPr="00D87EF4">
              <w:rPr>
                <w:b/>
                <w:bCs/>
              </w:rPr>
              <w:t>Add Button Options</w:t>
            </w:r>
          </w:p>
        </w:tc>
        <w:tc>
          <w:tcPr>
            <w:tcW w:w="6794" w:type="dxa"/>
          </w:tcPr>
          <w:p w14:paraId="04650023" w14:textId="77777777" w:rsidR="00371FDC" w:rsidRDefault="00371FDC" w:rsidP="005946FC">
            <w:pPr>
              <w:pStyle w:val="TableRow"/>
            </w:pPr>
            <w:r>
              <w:t>Add button behaves same as parent folder.</w:t>
            </w:r>
          </w:p>
        </w:tc>
      </w:tr>
      <w:tr w:rsidR="00371FDC" w14:paraId="55918AC2" w14:textId="77777777" w:rsidTr="00D87EF4">
        <w:tc>
          <w:tcPr>
            <w:tcW w:w="1728" w:type="dxa"/>
          </w:tcPr>
          <w:p w14:paraId="2144B748" w14:textId="77777777" w:rsidR="00371FDC" w:rsidRPr="00D87EF4" w:rsidRDefault="00371FDC" w:rsidP="005946FC">
            <w:pPr>
              <w:pStyle w:val="TableRow"/>
              <w:rPr>
                <w:b/>
                <w:bCs/>
              </w:rPr>
            </w:pPr>
            <w:r w:rsidRPr="00D87EF4">
              <w:rPr>
                <w:b/>
                <w:bCs/>
              </w:rPr>
              <w:t>Navigation</w:t>
            </w:r>
          </w:p>
        </w:tc>
        <w:tc>
          <w:tcPr>
            <w:tcW w:w="6794" w:type="dxa"/>
          </w:tcPr>
          <w:p w14:paraId="64380E82" w14:textId="77777777" w:rsidR="00371FDC" w:rsidRDefault="00371FDC" w:rsidP="005946FC">
            <w:pPr>
              <w:pStyle w:val="TableRow"/>
            </w:pPr>
            <w:r>
              <w:t>Doublie clicking the node displays a Stores (Top Level) Node linked to the current leaf node’s store.</w:t>
            </w:r>
          </w:p>
        </w:tc>
      </w:tr>
    </w:tbl>
    <w:p w14:paraId="4B852624" w14:textId="77777777" w:rsidR="00371FDC" w:rsidRDefault="00371FDC" w:rsidP="00371FDC"/>
    <w:p w14:paraId="4E1521F9" w14:textId="77777777" w:rsidR="003D3B4F" w:rsidRDefault="003D3B4F" w:rsidP="00840903">
      <w:pPr>
        <w:pStyle w:val="Heading4"/>
      </w:pPr>
      <w:bookmarkStart w:id="235" w:name="_Toc292878724"/>
      <w:r>
        <w:lastRenderedPageBreak/>
        <w:t>Tasks (Top Level)</w:t>
      </w:r>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3D3B4F" w14:paraId="17231D2C" w14:textId="77777777" w:rsidTr="00D87EF4">
        <w:tc>
          <w:tcPr>
            <w:tcW w:w="1728" w:type="dxa"/>
          </w:tcPr>
          <w:p w14:paraId="1BC520B4" w14:textId="77777777" w:rsidR="003D3B4F" w:rsidRPr="00D87EF4" w:rsidRDefault="003D3B4F" w:rsidP="003D3B4F">
            <w:pPr>
              <w:pStyle w:val="TableRow"/>
              <w:rPr>
                <w:b/>
                <w:bCs/>
              </w:rPr>
            </w:pPr>
            <w:r w:rsidRPr="00D87EF4">
              <w:rPr>
                <w:b/>
                <w:bCs/>
              </w:rPr>
              <w:t>Node Type</w:t>
            </w:r>
          </w:p>
        </w:tc>
        <w:tc>
          <w:tcPr>
            <w:tcW w:w="6794" w:type="dxa"/>
          </w:tcPr>
          <w:p w14:paraId="74846BA9" w14:textId="77777777" w:rsidR="003D3B4F" w:rsidRDefault="003D3B4F" w:rsidP="003D3B4F">
            <w:pPr>
              <w:pStyle w:val="TableRow"/>
            </w:pPr>
            <w:r>
              <w:t>Top Level</w:t>
            </w:r>
          </w:p>
        </w:tc>
      </w:tr>
      <w:tr w:rsidR="003D3B4F" w14:paraId="6884907C" w14:textId="77777777" w:rsidTr="00D87EF4">
        <w:tc>
          <w:tcPr>
            <w:tcW w:w="1728" w:type="dxa"/>
          </w:tcPr>
          <w:p w14:paraId="3922CE51" w14:textId="77777777" w:rsidR="003D3B4F" w:rsidRPr="00D87EF4" w:rsidRDefault="003D3B4F" w:rsidP="003D3B4F">
            <w:pPr>
              <w:pStyle w:val="TableRow"/>
              <w:rPr>
                <w:b/>
                <w:bCs/>
              </w:rPr>
            </w:pPr>
            <w:r w:rsidRPr="00D87EF4">
              <w:rPr>
                <w:b/>
                <w:bCs/>
              </w:rPr>
              <w:t>Caption</w:t>
            </w:r>
          </w:p>
        </w:tc>
        <w:tc>
          <w:tcPr>
            <w:tcW w:w="6794" w:type="dxa"/>
          </w:tcPr>
          <w:p w14:paraId="0751CF26" w14:textId="77777777" w:rsidR="003D3B4F" w:rsidRDefault="001177CB" w:rsidP="003D3B4F">
            <w:pPr>
              <w:pStyle w:val="TableRow"/>
            </w:pPr>
            <w:r>
              <w:t>&lt;Conservation Task Set Vague Date&gt; - &lt;Conservation Task Status text&gt;</w:t>
            </w:r>
          </w:p>
        </w:tc>
      </w:tr>
      <w:tr w:rsidR="003D3B4F" w14:paraId="0413DFEC" w14:textId="77777777" w:rsidTr="00D87EF4">
        <w:tc>
          <w:tcPr>
            <w:tcW w:w="1728" w:type="dxa"/>
          </w:tcPr>
          <w:p w14:paraId="40A7E147" w14:textId="77777777" w:rsidR="003D3B4F" w:rsidRPr="00D87EF4" w:rsidRDefault="003D3B4F" w:rsidP="003D3B4F">
            <w:pPr>
              <w:pStyle w:val="TableRow"/>
              <w:rPr>
                <w:b/>
                <w:bCs/>
              </w:rPr>
            </w:pPr>
            <w:r w:rsidRPr="00D87EF4">
              <w:rPr>
                <w:b/>
                <w:bCs/>
              </w:rPr>
              <w:t>Description</w:t>
            </w:r>
          </w:p>
        </w:tc>
        <w:tc>
          <w:tcPr>
            <w:tcW w:w="6794" w:type="dxa"/>
          </w:tcPr>
          <w:p w14:paraId="037A40C8" w14:textId="77777777" w:rsidR="003D3B4F" w:rsidRDefault="001177CB" w:rsidP="003D3B4F">
            <w:pPr>
              <w:pStyle w:val="TableRow"/>
            </w:pPr>
            <w:r>
              <w:t>Top level node for all the details of a Task.</w:t>
            </w:r>
          </w:p>
        </w:tc>
      </w:tr>
      <w:tr w:rsidR="003D3B4F" w14:paraId="197A5737" w14:textId="77777777" w:rsidTr="00D87EF4">
        <w:tc>
          <w:tcPr>
            <w:tcW w:w="1728" w:type="dxa"/>
          </w:tcPr>
          <w:p w14:paraId="09821B1B" w14:textId="77777777" w:rsidR="003D3B4F" w:rsidRPr="00D87EF4" w:rsidRDefault="003D3B4F" w:rsidP="003D3B4F">
            <w:pPr>
              <w:pStyle w:val="TableRow"/>
              <w:rPr>
                <w:b/>
                <w:bCs/>
              </w:rPr>
            </w:pPr>
            <w:r w:rsidRPr="00D87EF4">
              <w:rPr>
                <w:b/>
                <w:bCs/>
              </w:rPr>
              <w:t>Details Screen</w:t>
            </w:r>
          </w:p>
        </w:tc>
        <w:tc>
          <w:tcPr>
            <w:tcW w:w="6794" w:type="dxa"/>
          </w:tcPr>
          <w:p w14:paraId="5F56A164" w14:textId="77777777" w:rsidR="003D3B4F" w:rsidRDefault="001177CB" w:rsidP="003D3B4F">
            <w:pPr>
              <w:pStyle w:val="TableRow"/>
            </w:pPr>
            <w:r>
              <w:t>TfraTask</w:t>
            </w:r>
          </w:p>
        </w:tc>
      </w:tr>
      <w:tr w:rsidR="003D3B4F" w14:paraId="007AA4C4" w14:textId="77777777" w:rsidTr="00D87EF4">
        <w:tc>
          <w:tcPr>
            <w:tcW w:w="1728" w:type="dxa"/>
          </w:tcPr>
          <w:p w14:paraId="0570A350" w14:textId="77777777" w:rsidR="003D3B4F" w:rsidRPr="00D87EF4" w:rsidRDefault="003D3B4F" w:rsidP="003D3B4F">
            <w:pPr>
              <w:pStyle w:val="TableRow"/>
              <w:rPr>
                <w:b/>
                <w:bCs/>
              </w:rPr>
            </w:pPr>
            <w:r w:rsidRPr="00D87EF4">
              <w:rPr>
                <w:b/>
                <w:bCs/>
              </w:rPr>
              <w:t>Child Nodes</w:t>
            </w:r>
          </w:p>
        </w:tc>
        <w:tc>
          <w:tcPr>
            <w:tcW w:w="6794" w:type="dxa"/>
          </w:tcPr>
          <w:p w14:paraId="4D35EEBB" w14:textId="77777777" w:rsidR="003D3B4F" w:rsidRDefault="001177CB" w:rsidP="003D3B4F">
            <w:pPr>
              <w:pStyle w:val="TableRow"/>
            </w:pPr>
            <w:r>
              <w:t>Condition Checks Folder</w:t>
            </w:r>
          </w:p>
          <w:p w14:paraId="29145E64" w14:textId="77777777" w:rsidR="001177CB" w:rsidRDefault="001177CB" w:rsidP="003D3B4F">
            <w:pPr>
              <w:pStyle w:val="TableRow"/>
            </w:pPr>
            <w:r>
              <w:t>Jobs Folder</w:t>
            </w:r>
          </w:p>
          <w:p w14:paraId="0D75EFBC" w14:textId="77777777" w:rsidR="007A7A17" w:rsidRDefault="007A7A17" w:rsidP="003D3B4F">
            <w:pPr>
              <w:pStyle w:val="TableRow"/>
            </w:pPr>
            <w:r>
              <w:t>Multimedia</w:t>
            </w:r>
          </w:p>
        </w:tc>
      </w:tr>
      <w:tr w:rsidR="00403D15" w14:paraId="586B4680" w14:textId="77777777" w:rsidTr="00D87EF4">
        <w:tc>
          <w:tcPr>
            <w:tcW w:w="1728" w:type="dxa"/>
          </w:tcPr>
          <w:p w14:paraId="7C0F9FC8" w14:textId="77777777" w:rsidR="00403D15" w:rsidRPr="00D87EF4" w:rsidRDefault="00403D15" w:rsidP="003D3B4F">
            <w:pPr>
              <w:pStyle w:val="TableRow"/>
              <w:rPr>
                <w:b/>
                <w:bCs/>
              </w:rPr>
            </w:pPr>
            <w:r w:rsidRPr="00D87EF4">
              <w:rPr>
                <w:b/>
                <w:bCs/>
              </w:rPr>
              <w:t>Sort Order</w:t>
            </w:r>
          </w:p>
        </w:tc>
        <w:tc>
          <w:tcPr>
            <w:tcW w:w="6794" w:type="dxa"/>
          </w:tcPr>
          <w:p w14:paraId="7E71BEC7" w14:textId="77777777" w:rsidR="00403D15" w:rsidRDefault="00403D15" w:rsidP="00606A76">
            <w:pPr>
              <w:pStyle w:val="TableRow"/>
            </w:pPr>
            <w:r>
              <w:t>“Date” - sort on task set vague date</w:t>
            </w:r>
          </w:p>
          <w:p w14:paraId="6CB0DF16" w14:textId="77777777" w:rsidR="00403D15" w:rsidRDefault="00403D15" w:rsidP="00606A76">
            <w:pPr>
              <w:pStyle w:val="TableRow"/>
            </w:pPr>
            <w:r>
              <w:t>“Status” - sort on the status text.</w:t>
            </w:r>
          </w:p>
        </w:tc>
      </w:tr>
      <w:tr w:rsidR="003D3B4F" w14:paraId="7E9F951D" w14:textId="77777777" w:rsidTr="00D87EF4">
        <w:tc>
          <w:tcPr>
            <w:tcW w:w="1728" w:type="dxa"/>
          </w:tcPr>
          <w:p w14:paraId="267C91EA" w14:textId="77777777" w:rsidR="003D3B4F" w:rsidRPr="00D87EF4" w:rsidRDefault="003D3B4F" w:rsidP="003D3B4F">
            <w:pPr>
              <w:pStyle w:val="TableRow"/>
              <w:rPr>
                <w:b/>
                <w:bCs/>
              </w:rPr>
            </w:pPr>
            <w:r w:rsidRPr="00D87EF4">
              <w:rPr>
                <w:b/>
                <w:bCs/>
              </w:rPr>
              <w:t>Search Types</w:t>
            </w:r>
          </w:p>
        </w:tc>
        <w:tc>
          <w:tcPr>
            <w:tcW w:w="6794" w:type="dxa"/>
          </w:tcPr>
          <w:p w14:paraId="13F689B0" w14:textId="77777777" w:rsidR="003D3B4F" w:rsidRDefault="001177CB" w:rsidP="00606A76">
            <w:pPr>
              <w:pStyle w:val="TableRow"/>
            </w:pPr>
            <w:r>
              <w:t>Date Set</w:t>
            </w:r>
            <w:r w:rsidR="00A7579B">
              <w:t xml:space="preserve"> (</w:t>
            </w:r>
            <w:r w:rsidR="00606A76">
              <w:t>search on Conservation_Task Set vague dates)</w:t>
            </w:r>
          </w:p>
          <w:p w14:paraId="740CE9F2" w14:textId="77777777" w:rsidR="001177CB" w:rsidRDefault="001177CB" w:rsidP="003D3B4F">
            <w:pPr>
              <w:pStyle w:val="TableRow"/>
            </w:pPr>
            <w:r>
              <w:t>Task Incomplete &amp; Urgent</w:t>
            </w:r>
            <w:r w:rsidR="00A7579B">
              <w:t xml:space="preserve"> (search on Conservation_Task.Priority=</w:t>
            </w:r>
            <w:r w:rsidR="007B1DB8">
              <w:t>3 and Conservation_Task.Status=0)</w:t>
            </w:r>
          </w:p>
          <w:p w14:paraId="2E77CDEB" w14:textId="77777777" w:rsidR="001177CB" w:rsidRDefault="00AE09F2" w:rsidP="003D3B4F">
            <w:pPr>
              <w:pStyle w:val="TableRow"/>
            </w:pPr>
            <w:r>
              <w:t>Task</w:t>
            </w:r>
            <w:r w:rsidRPr="00AE09F2">
              <w:t xml:space="preserve"> </w:t>
            </w:r>
            <w:r>
              <w:t>Status (search on tinyint field</w:t>
            </w:r>
            <w:r w:rsidRPr="00AE09F2">
              <w:t xml:space="preserve"> using:</w:t>
            </w:r>
            <w:r>
              <w:t xml:space="preserve"> </w:t>
            </w:r>
            <w:r w:rsidRPr="00AE09F2">
              <w:t>0=Pending</w:t>
            </w:r>
            <w:r>
              <w:t xml:space="preserve">; </w:t>
            </w:r>
            <w:r w:rsidRPr="00AE09F2">
              <w:t>1=Open</w:t>
            </w:r>
            <w:r>
              <w:t xml:space="preserve">; </w:t>
            </w:r>
            <w:r w:rsidRPr="00AE09F2">
              <w:t>2=Closed</w:t>
            </w:r>
            <w:r>
              <w:t xml:space="preserve">; </w:t>
            </w:r>
            <w:r w:rsidRPr="00AE09F2">
              <w:t>3=Postponed</w:t>
            </w:r>
            <w:r>
              <w:t xml:space="preserve">; </w:t>
            </w:r>
            <w:r w:rsidRPr="00AE09F2">
              <w:t>4=Abandoned</w:t>
            </w:r>
            <w:r>
              <w:t>)</w:t>
            </w:r>
            <w:r w:rsidR="001177CB">
              <w:t>Task Type</w:t>
            </w:r>
          </w:p>
          <w:p w14:paraId="45238484" w14:textId="77777777" w:rsidR="001177CB" w:rsidRDefault="001177CB" w:rsidP="003D3B4F">
            <w:pPr>
              <w:pStyle w:val="TableRow"/>
            </w:pPr>
            <w:r>
              <w:t>Task Priority</w:t>
            </w:r>
          </w:p>
        </w:tc>
      </w:tr>
      <w:tr w:rsidR="003D3B4F" w14:paraId="58F6CE9C" w14:textId="77777777" w:rsidTr="00D87EF4">
        <w:tc>
          <w:tcPr>
            <w:tcW w:w="1728" w:type="dxa"/>
          </w:tcPr>
          <w:p w14:paraId="4B287F95" w14:textId="77777777" w:rsidR="003D3B4F" w:rsidRPr="00D87EF4" w:rsidRDefault="003D3B4F" w:rsidP="003D3B4F">
            <w:pPr>
              <w:pStyle w:val="TableRow"/>
              <w:rPr>
                <w:b/>
                <w:bCs/>
              </w:rPr>
            </w:pPr>
            <w:r w:rsidRPr="00D87EF4">
              <w:rPr>
                <w:b/>
                <w:bCs/>
              </w:rPr>
              <w:t>Add Button Options</w:t>
            </w:r>
          </w:p>
        </w:tc>
        <w:tc>
          <w:tcPr>
            <w:tcW w:w="6794" w:type="dxa"/>
          </w:tcPr>
          <w:p w14:paraId="6BB34F51" w14:textId="77777777" w:rsidR="003D3B4F" w:rsidRDefault="00A7579B" w:rsidP="003D3B4F">
            <w:pPr>
              <w:pStyle w:val="TableRow"/>
            </w:pPr>
            <w:r>
              <w:t>Add button is disabled.  Tasks are created from condition checks.</w:t>
            </w:r>
          </w:p>
        </w:tc>
      </w:tr>
    </w:tbl>
    <w:p w14:paraId="0F611E00" w14:textId="77777777" w:rsidR="003D3B4F" w:rsidRPr="004610F7" w:rsidRDefault="003D3B4F" w:rsidP="003D3B4F"/>
    <w:p w14:paraId="1BC8ABFC" w14:textId="77777777" w:rsidR="0084337D" w:rsidRDefault="0084337D" w:rsidP="00840903">
      <w:pPr>
        <w:pStyle w:val="Heading4"/>
      </w:pPr>
      <w:bookmarkStart w:id="236" w:name="_Toc292878725"/>
      <w:r>
        <w:t>Tasks Folder</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84337D" w14:paraId="7F2EED10" w14:textId="77777777" w:rsidTr="00D87EF4">
        <w:tc>
          <w:tcPr>
            <w:tcW w:w="1728" w:type="dxa"/>
          </w:tcPr>
          <w:p w14:paraId="7C7AAF0C" w14:textId="77777777" w:rsidR="0084337D" w:rsidRPr="00D87EF4" w:rsidRDefault="0084337D" w:rsidP="0084337D">
            <w:pPr>
              <w:pStyle w:val="TableRow"/>
              <w:rPr>
                <w:b/>
                <w:bCs/>
              </w:rPr>
            </w:pPr>
            <w:r w:rsidRPr="00D87EF4">
              <w:rPr>
                <w:b/>
                <w:bCs/>
              </w:rPr>
              <w:t>Node Type</w:t>
            </w:r>
          </w:p>
        </w:tc>
        <w:tc>
          <w:tcPr>
            <w:tcW w:w="6794" w:type="dxa"/>
          </w:tcPr>
          <w:p w14:paraId="099A4AA9" w14:textId="77777777" w:rsidR="0084337D" w:rsidRDefault="0084337D" w:rsidP="0084337D">
            <w:pPr>
              <w:pStyle w:val="TableRow"/>
            </w:pPr>
            <w:r>
              <w:t>Folder</w:t>
            </w:r>
          </w:p>
        </w:tc>
      </w:tr>
      <w:tr w:rsidR="0084337D" w14:paraId="148A4B0E" w14:textId="77777777" w:rsidTr="00D87EF4">
        <w:tc>
          <w:tcPr>
            <w:tcW w:w="1728" w:type="dxa"/>
          </w:tcPr>
          <w:p w14:paraId="46497D71" w14:textId="77777777" w:rsidR="0084337D" w:rsidRPr="00D87EF4" w:rsidRDefault="0084337D" w:rsidP="0084337D">
            <w:pPr>
              <w:pStyle w:val="TableRow"/>
              <w:rPr>
                <w:b/>
                <w:bCs/>
              </w:rPr>
            </w:pPr>
            <w:r w:rsidRPr="00D87EF4">
              <w:rPr>
                <w:b/>
                <w:bCs/>
              </w:rPr>
              <w:t>Caption</w:t>
            </w:r>
          </w:p>
        </w:tc>
        <w:tc>
          <w:tcPr>
            <w:tcW w:w="6794" w:type="dxa"/>
          </w:tcPr>
          <w:p w14:paraId="0C5E30FF" w14:textId="77777777" w:rsidR="0084337D" w:rsidRDefault="0084337D" w:rsidP="0084337D">
            <w:pPr>
              <w:pStyle w:val="TableRow"/>
            </w:pPr>
            <w:r>
              <w:t>Tasks</w:t>
            </w:r>
          </w:p>
        </w:tc>
      </w:tr>
      <w:tr w:rsidR="0084337D" w14:paraId="5E43AD69" w14:textId="77777777" w:rsidTr="00D87EF4">
        <w:tc>
          <w:tcPr>
            <w:tcW w:w="1728" w:type="dxa"/>
          </w:tcPr>
          <w:p w14:paraId="186E1634" w14:textId="77777777" w:rsidR="0084337D" w:rsidRPr="00D87EF4" w:rsidRDefault="0084337D" w:rsidP="0084337D">
            <w:pPr>
              <w:pStyle w:val="TableRow"/>
              <w:rPr>
                <w:b/>
                <w:bCs/>
              </w:rPr>
            </w:pPr>
            <w:r w:rsidRPr="00D87EF4">
              <w:rPr>
                <w:b/>
                <w:bCs/>
              </w:rPr>
              <w:t>Description</w:t>
            </w:r>
          </w:p>
        </w:tc>
        <w:tc>
          <w:tcPr>
            <w:tcW w:w="6794" w:type="dxa"/>
          </w:tcPr>
          <w:p w14:paraId="5256929F" w14:textId="77777777" w:rsidR="0084337D" w:rsidRDefault="0084337D" w:rsidP="0084337D">
            <w:pPr>
              <w:pStyle w:val="TableRow"/>
            </w:pPr>
            <w:r>
              <w:t>Folder node for lists of tasks associated with another entity.</w:t>
            </w:r>
          </w:p>
        </w:tc>
      </w:tr>
      <w:tr w:rsidR="0084337D" w14:paraId="60538608" w14:textId="77777777" w:rsidTr="00D87EF4">
        <w:tc>
          <w:tcPr>
            <w:tcW w:w="1728" w:type="dxa"/>
          </w:tcPr>
          <w:p w14:paraId="65607234" w14:textId="77777777" w:rsidR="0084337D" w:rsidRPr="00D87EF4" w:rsidRDefault="0084337D" w:rsidP="0084337D">
            <w:pPr>
              <w:pStyle w:val="TableRow"/>
              <w:rPr>
                <w:b/>
                <w:bCs/>
              </w:rPr>
            </w:pPr>
            <w:r w:rsidRPr="00D87EF4">
              <w:rPr>
                <w:b/>
                <w:bCs/>
              </w:rPr>
              <w:t>Details Screen</w:t>
            </w:r>
          </w:p>
        </w:tc>
        <w:tc>
          <w:tcPr>
            <w:tcW w:w="6794" w:type="dxa"/>
          </w:tcPr>
          <w:p w14:paraId="400A25A8" w14:textId="77777777" w:rsidR="0084337D" w:rsidRDefault="0084337D" w:rsidP="0084337D">
            <w:pPr>
              <w:pStyle w:val="TableRow"/>
            </w:pPr>
            <w:r>
              <w:t>TfraListViewer</w:t>
            </w:r>
          </w:p>
        </w:tc>
      </w:tr>
      <w:tr w:rsidR="0084337D" w14:paraId="1D99016E" w14:textId="77777777" w:rsidTr="00D87EF4">
        <w:tc>
          <w:tcPr>
            <w:tcW w:w="1728" w:type="dxa"/>
          </w:tcPr>
          <w:p w14:paraId="7F49BF3D" w14:textId="77777777" w:rsidR="0084337D" w:rsidRPr="00D87EF4" w:rsidRDefault="0084337D" w:rsidP="0084337D">
            <w:pPr>
              <w:pStyle w:val="TableRow"/>
              <w:rPr>
                <w:b/>
                <w:bCs/>
              </w:rPr>
            </w:pPr>
            <w:r w:rsidRPr="00D87EF4">
              <w:rPr>
                <w:b/>
                <w:bCs/>
              </w:rPr>
              <w:t>Child Nodes</w:t>
            </w:r>
          </w:p>
        </w:tc>
        <w:tc>
          <w:tcPr>
            <w:tcW w:w="6794" w:type="dxa"/>
          </w:tcPr>
          <w:p w14:paraId="4B3A7B4C" w14:textId="77777777" w:rsidR="0084337D" w:rsidRDefault="0084337D" w:rsidP="0084337D">
            <w:pPr>
              <w:pStyle w:val="TableRow"/>
            </w:pPr>
            <w:r>
              <w:t>Tasks Leaf Node</w:t>
            </w:r>
          </w:p>
        </w:tc>
      </w:tr>
      <w:tr w:rsidR="0084337D" w14:paraId="211B2CE8" w14:textId="77777777" w:rsidTr="00D87EF4">
        <w:tc>
          <w:tcPr>
            <w:tcW w:w="1728" w:type="dxa"/>
          </w:tcPr>
          <w:p w14:paraId="11D8A53E" w14:textId="77777777" w:rsidR="0084337D" w:rsidRPr="00D87EF4" w:rsidRDefault="0084337D" w:rsidP="0084337D">
            <w:pPr>
              <w:pStyle w:val="TableRow"/>
              <w:rPr>
                <w:b/>
                <w:bCs/>
              </w:rPr>
            </w:pPr>
            <w:r w:rsidRPr="00D87EF4">
              <w:rPr>
                <w:b/>
                <w:bCs/>
              </w:rPr>
              <w:t>Add Button Options</w:t>
            </w:r>
          </w:p>
        </w:tc>
        <w:tc>
          <w:tcPr>
            <w:tcW w:w="6794" w:type="dxa"/>
          </w:tcPr>
          <w:p w14:paraId="3F47EB8E" w14:textId="77777777" w:rsidR="0084337D" w:rsidRDefault="0084337D" w:rsidP="0084337D">
            <w:pPr>
              <w:pStyle w:val="TableRow"/>
            </w:pPr>
            <w:r>
              <w:t>‘Add New’ - creates a new task leaf node within the folder and selects it (in edit mode).</w:t>
            </w:r>
          </w:p>
          <w:p w14:paraId="45246A9F" w14:textId="77777777" w:rsidR="0084337D" w:rsidRDefault="0084337D" w:rsidP="0084337D">
            <w:pPr>
              <w:pStyle w:val="TableRow"/>
            </w:pPr>
            <w:r>
              <w:lastRenderedPageBreak/>
              <w:t>‘Link to Existing’ - displays a Find dialog allowing the user to select a task, which is then added to the folder.</w:t>
            </w:r>
          </w:p>
        </w:tc>
      </w:tr>
    </w:tbl>
    <w:p w14:paraId="2A967D46" w14:textId="77777777" w:rsidR="0084337D" w:rsidRPr="004610F7" w:rsidRDefault="0084337D" w:rsidP="0084337D"/>
    <w:p w14:paraId="6A50BAB9" w14:textId="77777777" w:rsidR="0084337D" w:rsidRDefault="0084337D" w:rsidP="00840903">
      <w:pPr>
        <w:pStyle w:val="Heading4"/>
      </w:pPr>
      <w:bookmarkStart w:id="237" w:name="_Toc292878726"/>
      <w:r>
        <w:t>Tasks Leaf Node</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84337D" w14:paraId="40C6B5F1" w14:textId="77777777" w:rsidTr="00D87EF4">
        <w:tc>
          <w:tcPr>
            <w:tcW w:w="1728" w:type="dxa"/>
          </w:tcPr>
          <w:p w14:paraId="3618324F" w14:textId="77777777" w:rsidR="0084337D" w:rsidRPr="00D87EF4" w:rsidRDefault="0084337D" w:rsidP="0084337D">
            <w:pPr>
              <w:pStyle w:val="TableRow"/>
              <w:rPr>
                <w:b/>
                <w:bCs/>
              </w:rPr>
            </w:pPr>
            <w:r w:rsidRPr="00D87EF4">
              <w:rPr>
                <w:b/>
                <w:bCs/>
              </w:rPr>
              <w:t>Node Type</w:t>
            </w:r>
          </w:p>
        </w:tc>
        <w:tc>
          <w:tcPr>
            <w:tcW w:w="6794" w:type="dxa"/>
          </w:tcPr>
          <w:p w14:paraId="594ED824" w14:textId="77777777" w:rsidR="0084337D" w:rsidRDefault="0084337D" w:rsidP="0084337D">
            <w:pPr>
              <w:pStyle w:val="TableRow"/>
            </w:pPr>
            <w:r>
              <w:t>Leaf Node</w:t>
            </w:r>
          </w:p>
        </w:tc>
      </w:tr>
      <w:tr w:rsidR="0084337D" w14:paraId="75C7538D" w14:textId="77777777" w:rsidTr="00D87EF4">
        <w:tc>
          <w:tcPr>
            <w:tcW w:w="1728" w:type="dxa"/>
          </w:tcPr>
          <w:p w14:paraId="223EC8BA" w14:textId="77777777" w:rsidR="0084337D" w:rsidRPr="00D87EF4" w:rsidRDefault="0084337D" w:rsidP="0084337D">
            <w:pPr>
              <w:pStyle w:val="TableRow"/>
              <w:rPr>
                <w:b/>
                <w:bCs/>
              </w:rPr>
            </w:pPr>
            <w:r w:rsidRPr="00D87EF4">
              <w:rPr>
                <w:b/>
                <w:bCs/>
              </w:rPr>
              <w:t>Caption</w:t>
            </w:r>
          </w:p>
        </w:tc>
        <w:tc>
          <w:tcPr>
            <w:tcW w:w="6794" w:type="dxa"/>
          </w:tcPr>
          <w:p w14:paraId="5DA749CE" w14:textId="77777777" w:rsidR="0084337D" w:rsidRDefault="0084337D" w:rsidP="0084337D">
            <w:pPr>
              <w:pStyle w:val="TableRow"/>
            </w:pPr>
            <w:r>
              <w:t>&lt;Conservation Task Set Vague Date&gt; - &lt;Conservation Task Status text&gt;</w:t>
            </w:r>
          </w:p>
        </w:tc>
      </w:tr>
      <w:tr w:rsidR="0084337D" w14:paraId="7FE8D300" w14:textId="77777777" w:rsidTr="00D87EF4">
        <w:tc>
          <w:tcPr>
            <w:tcW w:w="1728" w:type="dxa"/>
          </w:tcPr>
          <w:p w14:paraId="7ADD41C1" w14:textId="77777777" w:rsidR="0084337D" w:rsidRPr="00D87EF4" w:rsidRDefault="0084337D" w:rsidP="0084337D">
            <w:pPr>
              <w:pStyle w:val="TableRow"/>
              <w:rPr>
                <w:b/>
                <w:bCs/>
              </w:rPr>
            </w:pPr>
            <w:r w:rsidRPr="00D87EF4">
              <w:rPr>
                <w:b/>
                <w:bCs/>
              </w:rPr>
              <w:t>Description</w:t>
            </w:r>
          </w:p>
        </w:tc>
        <w:tc>
          <w:tcPr>
            <w:tcW w:w="6794" w:type="dxa"/>
          </w:tcPr>
          <w:p w14:paraId="15307AEF" w14:textId="77777777" w:rsidR="0084337D" w:rsidRDefault="0084337D" w:rsidP="0084337D">
            <w:pPr>
              <w:pStyle w:val="TableRow"/>
            </w:pPr>
            <w:r>
              <w:t>Leaf node for details of a single task.</w:t>
            </w:r>
          </w:p>
        </w:tc>
      </w:tr>
      <w:tr w:rsidR="0084337D" w14:paraId="698489EC" w14:textId="77777777" w:rsidTr="00D87EF4">
        <w:tc>
          <w:tcPr>
            <w:tcW w:w="1728" w:type="dxa"/>
          </w:tcPr>
          <w:p w14:paraId="21F39F56" w14:textId="77777777" w:rsidR="0084337D" w:rsidRPr="00D87EF4" w:rsidRDefault="0084337D" w:rsidP="0084337D">
            <w:pPr>
              <w:pStyle w:val="TableRow"/>
              <w:rPr>
                <w:b/>
                <w:bCs/>
              </w:rPr>
            </w:pPr>
            <w:r w:rsidRPr="00D87EF4">
              <w:rPr>
                <w:b/>
                <w:bCs/>
              </w:rPr>
              <w:t>Details Screen</w:t>
            </w:r>
          </w:p>
        </w:tc>
        <w:tc>
          <w:tcPr>
            <w:tcW w:w="6794" w:type="dxa"/>
          </w:tcPr>
          <w:p w14:paraId="1A34754B" w14:textId="77777777" w:rsidR="0084337D" w:rsidRDefault="0084337D" w:rsidP="0084337D">
            <w:pPr>
              <w:pStyle w:val="TableRow"/>
            </w:pPr>
            <w:r>
              <w:t>TfraTask</w:t>
            </w:r>
          </w:p>
        </w:tc>
      </w:tr>
      <w:tr w:rsidR="0084337D" w14:paraId="6F602DB4" w14:textId="77777777" w:rsidTr="00D87EF4">
        <w:tc>
          <w:tcPr>
            <w:tcW w:w="1728" w:type="dxa"/>
          </w:tcPr>
          <w:p w14:paraId="1CAC0E1C" w14:textId="77777777" w:rsidR="0084337D" w:rsidRPr="00D87EF4" w:rsidRDefault="0084337D" w:rsidP="0084337D">
            <w:pPr>
              <w:pStyle w:val="TableRow"/>
              <w:rPr>
                <w:b/>
                <w:bCs/>
              </w:rPr>
            </w:pPr>
            <w:r w:rsidRPr="00D87EF4">
              <w:rPr>
                <w:b/>
                <w:bCs/>
              </w:rPr>
              <w:t>Add Button Options</w:t>
            </w:r>
          </w:p>
        </w:tc>
        <w:tc>
          <w:tcPr>
            <w:tcW w:w="6794" w:type="dxa"/>
          </w:tcPr>
          <w:p w14:paraId="0FA606D1" w14:textId="77777777" w:rsidR="0084337D" w:rsidRDefault="0084337D" w:rsidP="0084337D">
            <w:pPr>
              <w:pStyle w:val="TableRow"/>
            </w:pPr>
            <w:r>
              <w:t>Add button behaves same as parent folder.</w:t>
            </w:r>
          </w:p>
        </w:tc>
      </w:tr>
      <w:tr w:rsidR="0084337D" w14:paraId="6279A4F1" w14:textId="77777777" w:rsidTr="00D87EF4">
        <w:tc>
          <w:tcPr>
            <w:tcW w:w="1728" w:type="dxa"/>
          </w:tcPr>
          <w:p w14:paraId="57C651EB" w14:textId="77777777" w:rsidR="0084337D" w:rsidRPr="00D87EF4" w:rsidRDefault="0084337D" w:rsidP="0084337D">
            <w:pPr>
              <w:pStyle w:val="TableRow"/>
              <w:rPr>
                <w:b/>
                <w:bCs/>
              </w:rPr>
            </w:pPr>
            <w:r w:rsidRPr="00D87EF4">
              <w:rPr>
                <w:b/>
                <w:bCs/>
              </w:rPr>
              <w:t>Navigation</w:t>
            </w:r>
          </w:p>
        </w:tc>
        <w:tc>
          <w:tcPr>
            <w:tcW w:w="6794" w:type="dxa"/>
          </w:tcPr>
          <w:p w14:paraId="6E418434" w14:textId="77777777" w:rsidR="0084337D" w:rsidRDefault="0084337D" w:rsidP="0084337D">
            <w:pPr>
              <w:pStyle w:val="TableRow"/>
            </w:pPr>
            <w:r>
              <w:t>Double clicking the task displays the task as a top level node.</w:t>
            </w:r>
          </w:p>
        </w:tc>
      </w:tr>
    </w:tbl>
    <w:p w14:paraId="6FB99AAC" w14:textId="77777777" w:rsidR="0084337D" w:rsidRDefault="0084337D" w:rsidP="0084337D"/>
    <w:p w14:paraId="3E6FB29E" w14:textId="77777777" w:rsidR="00771414" w:rsidRDefault="001F3E4E" w:rsidP="00840903">
      <w:pPr>
        <w:pStyle w:val="Heading4"/>
      </w:pPr>
      <w:bookmarkStart w:id="238" w:name="_Ref271278100"/>
      <w:bookmarkStart w:id="239" w:name="_Toc292878727"/>
      <w:r>
        <w:t xml:space="preserve">Taxon </w:t>
      </w:r>
      <w:r w:rsidR="00771414">
        <w:t>Determination Leaf Node</w:t>
      </w:r>
      <w:bookmarkEnd w:id="238"/>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6604"/>
      </w:tblGrid>
      <w:tr w:rsidR="00771414" w14:paraId="211CCA66" w14:textId="77777777" w:rsidTr="00D87EF4">
        <w:tc>
          <w:tcPr>
            <w:tcW w:w="1728" w:type="dxa"/>
          </w:tcPr>
          <w:p w14:paraId="5E24343C" w14:textId="77777777" w:rsidR="00771414" w:rsidRPr="00D87EF4" w:rsidRDefault="00771414" w:rsidP="000C59C3">
            <w:pPr>
              <w:pStyle w:val="TableRow"/>
              <w:rPr>
                <w:b/>
                <w:bCs/>
              </w:rPr>
            </w:pPr>
            <w:r w:rsidRPr="00D87EF4">
              <w:rPr>
                <w:b/>
                <w:bCs/>
              </w:rPr>
              <w:t>Node Type</w:t>
            </w:r>
          </w:p>
        </w:tc>
        <w:tc>
          <w:tcPr>
            <w:tcW w:w="6794" w:type="dxa"/>
          </w:tcPr>
          <w:p w14:paraId="2DF4BDA9" w14:textId="77777777" w:rsidR="00771414" w:rsidRDefault="00771414" w:rsidP="000C59C3">
            <w:pPr>
              <w:pStyle w:val="TableRow"/>
            </w:pPr>
            <w:r>
              <w:t>Top Level</w:t>
            </w:r>
          </w:p>
        </w:tc>
      </w:tr>
      <w:tr w:rsidR="00771414" w14:paraId="5D76CABC" w14:textId="77777777" w:rsidTr="00D87EF4">
        <w:tc>
          <w:tcPr>
            <w:tcW w:w="1728" w:type="dxa"/>
          </w:tcPr>
          <w:p w14:paraId="688D61E6" w14:textId="77777777" w:rsidR="00771414" w:rsidRPr="00D87EF4" w:rsidRDefault="00771414" w:rsidP="000C59C3">
            <w:pPr>
              <w:pStyle w:val="TableRow"/>
              <w:rPr>
                <w:b/>
                <w:bCs/>
              </w:rPr>
            </w:pPr>
            <w:r w:rsidRPr="00D87EF4">
              <w:rPr>
                <w:b/>
                <w:bCs/>
              </w:rPr>
              <w:t>Caption</w:t>
            </w:r>
          </w:p>
        </w:tc>
        <w:tc>
          <w:tcPr>
            <w:tcW w:w="6794" w:type="dxa"/>
          </w:tcPr>
          <w:p w14:paraId="12F1B343" w14:textId="77777777" w:rsidR="00771414" w:rsidRDefault="001F3E4E" w:rsidP="000C59C3">
            <w:pPr>
              <w:pStyle w:val="TableRow"/>
            </w:pPr>
            <w:r>
              <w:t>&lt;Taxon.Item_Name for the determined taxon&gt;</w:t>
            </w:r>
          </w:p>
        </w:tc>
      </w:tr>
      <w:tr w:rsidR="00771414" w14:paraId="14581C9A" w14:textId="77777777" w:rsidTr="00D87EF4">
        <w:tc>
          <w:tcPr>
            <w:tcW w:w="1728" w:type="dxa"/>
          </w:tcPr>
          <w:p w14:paraId="314C6D62" w14:textId="77777777" w:rsidR="00771414" w:rsidRPr="00D87EF4" w:rsidRDefault="00771414" w:rsidP="000C59C3">
            <w:pPr>
              <w:pStyle w:val="TableRow"/>
              <w:rPr>
                <w:b/>
                <w:bCs/>
              </w:rPr>
            </w:pPr>
            <w:r w:rsidRPr="00D87EF4">
              <w:rPr>
                <w:b/>
                <w:bCs/>
              </w:rPr>
              <w:t>Description</w:t>
            </w:r>
          </w:p>
        </w:tc>
        <w:tc>
          <w:tcPr>
            <w:tcW w:w="6794" w:type="dxa"/>
          </w:tcPr>
          <w:p w14:paraId="5C0D0F55" w14:textId="77777777" w:rsidR="00771414" w:rsidRDefault="00771414" w:rsidP="000C59C3">
            <w:pPr>
              <w:pStyle w:val="TableRow"/>
            </w:pPr>
            <w:r>
              <w:t>Details of a single taxonomic determination linked to a specimen from the Recorder observations module.</w:t>
            </w:r>
          </w:p>
          <w:p w14:paraId="7C121BB3" w14:textId="77777777" w:rsidR="00681F59" w:rsidRPr="00681F59" w:rsidRDefault="00681F59" w:rsidP="00681F59">
            <w:pPr>
              <w:pStyle w:val="TableRow"/>
            </w:pPr>
            <w:r w:rsidRPr="00681F59">
              <w:t>The node has a hint based on the taxon list from which the determination was made. If the taxon list is not linked to a concept group (that is, is not represented in the table</w:t>
            </w:r>
            <w:r w:rsidR="00E7280D">
              <w:t xml:space="preserve"> </w:t>
            </w:r>
            <w:r w:rsidR="00E7280D" w:rsidRPr="00E7280D">
              <w:rPr>
                <w:i/>
              </w:rPr>
              <w:fldChar w:fldCharType="begin"/>
            </w:r>
            <w:r w:rsidR="00E7280D" w:rsidRPr="00E7280D">
              <w:rPr>
                <w:i/>
              </w:rPr>
              <w:instrText xml:space="preserve"> REF _Ref292722051 \h  \* MERGEFORMAT </w:instrText>
            </w:r>
            <w:r w:rsidR="00E7280D" w:rsidRPr="00E7280D">
              <w:rPr>
                <w:i/>
              </w:rPr>
            </w:r>
            <w:r w:rsidR="00E7280D" w:rsidRPr="00E7280D">
              <w:rPr>
                <w:i/>
              </w:rPr>
              <w:fldChar w:fldCharType="separate"/>
            </w:r>
            <w:r w:rsidR="00E7280D" w:rsidRPr="00E7280D">
              <w:rPr>
                <w:i/>
              </w:rPr>
              <w:t>Taxon_Dictionary_Concept_Group_Mapping</w:t>
            </w:r>
            <w:r w:rsidR="00E7280D" w:rsidRPr="00E7280D">
              <w:rPr>
                <w:i/>
              </w:rPr>
              <w:fldChar w:fldCharType="end"/>
            </w:r>
            <w:r w:rsidR="00E7280D" w:rsidRPr="00E7280D">
              <w:t>)</w:t>
            </w:r>
            <w:r w:rsidR="00E7280D">
              <w:t xml:space="preserve">, </w:t>
            </w:r>
            <w:r w:rsidRPr="00681F59">
              <w:t xml:space="preserve">the hint is ‘&lt;Taxon_List.Item_Name&gt;’. If the taxon list item is linked to a concept group, the hint is </w:t>
            </w:r>
          </w:p>
          <w:p w14:paraId="5DBD8A7A" w14:textId="77777777" w:rsidR="00681F59" w:rsidRPr="00681F59" w:rsidRDefault="00681F59" w:rsidP="00681F59">
            <w:pPr>
              <w:pStyle w:val="TableRow"/>
              <w:numPr>
                <w:ilvl w:val="0"/>
                <w:numId w:val="61"/>
              </w:numPr>
            </w:pPr>
            <w:r w:rsidRPr="00681F59">
              <w:t>‘&lt;Taxon_List.Item_Name&gt;’ if the linked concept has no ancestors;</w:t>
            </w:r>
          </w:p>
          <w:p w14:paraId="4B764C40" w14:textId="77777777" w:rsidR="00323F19" w:rsidRDefault="00681F59" w:rsidP="004A199C">
            <w:pPr>
              <w:pStyle w:val="TableRow"/>
              <w:numPr>
                <w:ilvl w:val="0"/>
                <w:numId w:val="61"/>
              </w:numPr>
            </w:pPr>
            <w:r w:rsidRPr="00681F59">
              <w:t>‘&lt;Taxon_List.Item_Name&gt;: &lt;</w:t>
            </w:r>
            <w:r w:rsidR="004A199C">
              <w:t>Concept.Published_Term</w:t>
            </w:r>
            <w:r w:rsidRPr="00681F59">
              <w:t>&gt; - ... - &lt;</w:t>
            </w:r>
            <w:r w:rsidR="004A199C">
              <w:t>Concept.Published_Term</w:t>
            </w:r>
            <w:r w:rsidRPr="00681F59">
              <w:t xml:space="preserve">&gt;’, for each concept record from which the linked concept is a descendant, as determined by the </w:t>
            </w:r>
            <w:r w:rsidRPr="00681F59">
              <w:rPr>
                <w:i/>
              </w:rPr>
              <w:fldChar w:fldCharType="begin"/>
            </w:r>
            <w:r w:rsidRPr="00681F59">
              <w:rPr>
                <w:i/>
              </w:rPr>
              <w:instrText xml:space="preserve"> REF _Ref292722119 \h  \* MERGEFORMAT </w:instrText>
            </w:r>
            <w:r w:rsidRPr="00681F59">
              <w:rPr>
                <w:i/>
              </w:rPr>
            </w:r>
            <w:r w:rsidRPr="00681F59">
              <w:rPr>
                <w:i/>
              </w:rPr>
              <w:fldChar w:fldCharType="separate"/>
            </w:r>
            <w:r w:rsidRPr="00681F59">
              <w:rPr>
                <w:i/>
              </w:rPr>
              <w:t>Concept_Lineage</w:t>
            </w:r>
            <w:r w:rsidRPr="00681F59">
              <w:rPr>
                <w:i/>
              </w:rPr>
              <w:fldChar w:fldCharType="end"/>
            </w:r>
            <w:r>
              <w:rPr>
                <w:i/>
              </w:rPr>
              <w:t xml:space="preserve"> </w:t>
            </w:r>
            <w:r w:rsidRPr="00681F59">
              <w:t xml:space="preserve">table (see section </w:t>
            </w:r>
            <w:r>
              <w:fldChar w:fldCharType="begin"/>
            </w:r>
            <w:r>
              <w:instrText xml:space="preserve"> REF _Ref292722147 \r \h </w:instrText>
            </w:r>
            <w:r>
              <w:fldChar w:fldCharType="separate"/>
            </w:r>
            <w:r>
              <w:t>5.3.1.6</w:t>
            </w:r>
            <w:r>
              <w:fldChar w:fldCharType="end"/>
            </w:r>
            <w:r w:rsidRPr="00681F59">
              <w:t xml:space="preserve">). The order of </w:t>
            </w:r>
            <w:r w:rsidR="004A199C">
              <w:t xml:space="preserve">published terms </w:t>
            </w:r>
            <w:r w:rsidRPr="00681F59">
              <w:t xml:space="preserve">is determined by the hierarchy of the concepts within </w:t>
            </w:r>
            <w:r w:rsidRPr="00681F59">
              <w:rPr>
                <w:i/>
              </w:rPr>
              <w:fldChar w:fldCharType="begin"/>
            </w:r>
            <w:r w:rsidRPr="00681F59">
              <w:rPr>
                <w:i/>
              </w:rPr>
              <w:instrText xml:space="preserve"> REF _Ref292722119 \h  \* MERGEFORMAT </w:instrText>
            </w:r>
            <w:r w:rsidRPr="00681F59">
              <w:rPr>
                <w:i/>
              </w:rPr>
            </w:r>
            <w:r w:rsidRPr="00681F59">
              <w:rPr>
                <w:i/>
              </w:rPr>
              <w:fldChar w:fldCharType="separate"/>
            </w:r>
            <w:r w:rsidRPr="00681F59">
              <w:rPr>
                <w:i/>
              </w:rPr>
              <w:t>Concept_Lineage</w:t>
            </w:r>
            <w:r w:rsidRPr="00681F59">
              <w:rPr>
                <w:i/>
              </w:rPr>
              <w:fldChar w:fldCharType="end"/>
            </w:r>
            <w:r w:rsidRPr="00681F59">
              <w:t>, with the higher level concepts coming first.</w:t>
            </w:r>
          </w:p>
        </w:tc>
      </w:tr>
      <w:tr w:rsidR="00771414" w14:paraId="0EC94F06" w14:textId="77777777" w:rsidTr="00D87EF4">
        <w:tc>
          <w:tcPr>
            <w:tcW w:w="1728" w:type="dxa"/>
          </w:tcPr>
          <w:p w14:paraId="134E0243" w14:textId="77777777" w:rsidR="00771414" w:rsidRPr="00D87EF4" w:rsidRDefault="00771414" w:rsidP="000C59C3">
            <w:pPr>
              <w:pStyle w:val="TableRow"/>
              <w:rPr>
                <w:b/>
                <w:bCs/>
              </w:rPr>
            </w:pPr>
            <w:r w:rsidRPr="00D87EF4">
              <w:rPr>
                <w:b/>
                <w:bCs/>
              </w:rPr>
              <w:t>Details Screen</w:t>
            </w:r>
          </w:p>
        </w:tc>
        <w:tc>
          <w:tcPr>
            <w:tcW w:w="6794" w:type="dxa"/>
          </w:tcPr>
          <w:p w14:paraId="32B96E4D" w14:textId="77777777" w:rsidR="00771414" w:rsidRDefault="00771414" w:rsidP="000C59C3">
            <w:pPr>
              <w:pStyle w:val="TableRow"/>
            </w:pPr>
            <w:r>
              <w:t>TfraTaxonDetermination</w:t>
            </w:r>
          </w:p>
        </w:tc>
      </w:tr>
      <w:tr w:rsidR="00771414" w14:paraId="59C95F77" w14:textId="77777777" w:rsidTr="00D87EF4">
        <w:tc>
          <w:tcPr>
            <w:tcW w:w="1728" w:type="dxa"/>
          </w:tcPr>
          <w:p w14:paraId="5BE964DB" w14:textId="77777777" w:rsidR="00771414" w:rsidRPr="00D87EF4" w:rsidRDefault="00771414" w:rsidP="000C59C3">
            <w:pPr>
              <w:pStyle w:val="TableRow"/>
              <w:rPr>
                <w:b/>
                <w:bCs/>
              </w:rPr>
            </w:pPr>
            <w:r w:rsidRPr="00D87EF4">
              <w:rPr>
                <w:b/>
                <w:bCs/>
              </w:rPr>
              <w:lastRenderedPageBreak/>
              <w:t>Add Button Options</w:t>
            </w:r>
          </w:p>
        </w:tc>
        <w:tc>
          <w:tcPr>
            <w:tcW w:w="6794" w:type="dxa"/>
          </w:tcPr>
          <w:p w14:paraId="23CF10EF" w14:textId="77777777" w:rsidR="00771414" w:rsidRDefault="00771414" w:rsidP="000C59C3">
            <w:pPr>
              <w:pStyle w:val="TableRow"/>
            </w:pPr>
            <w:r>
              <w:t>Add Button options are the same as the parent Determinations Folder node.</w:t>
            </w:r>
          </w:p>
        </w:tc>
      </w:tr>
      <w:tr w:rsidR="00771414" w14:paraId="63D9B750" w14:textId="77777777" w:rsidTr="00D87EF4">
        <w:tc>
          <w:tcPr>
            <w:tcW w:w="1728" w:type="dxa"/>
          </w:tcPr>
          <w:p w14:paraId="1D602C61" w14:textId="77777777" w:rsidR="00771414" w:rsidRPr="00D87EF4" w:rsidRDefault="00771414" w:rsidP="000C59C3">
            <w:pPr>
              <w:pStyle w:val="TableRow"/>
              <w:rPr>
                <w:b/>
                <w:bCs/>
              </w:rPr>
            </w:pPr>
            <w:r w:rsidRPr="00D87EF4">
              <w:rPr>
                <w:b/>
                <w:bCs/>
              </w:rPr>
              <w:t>Navigation</w:t>
            </w:r>
          </w:p>
        </w:tc>
        <w:tc>
          <w:tcPr>
            <w:tcW w:w="6794" w:type="dxa"/>
          </w:tcPr>
          <w:p w14:paraId="0D93380B" w14:textId="77777777" w:rsidR="00771414" w:rsidRDefault="001F3E4E" w:rsidP="000C59C3">
            <w:pPr>
              <w:pStyle w:val="TableRow"/>
            </w:pPr>
            <w:r>
              <w:t xml:space="preserve">None </w:t>
            </w:r>
          </w:p>
        </w:tc>
      </w:tr>
    </w:tbl>
    <w:p w14:paraId="325A768B" w14:textId="77777777" w:rsidR="00771414" w:rsidRDefault="00771414" w:rsidP="00771414"/>
    <w:p w14:paraId="53827D59" w14:textId="77777777" w:rsidR="004E0C22" w:rsidRDefault="004E0C22" w:rsidP="00840903">
      <w:pPr>
        <w:pStyle w:val="Heading4"/>
      </w:pPr>
      <w:bookmarkStart w:id="240" w:name="_Toc292878728"/>
      <w:r>
        <w:t>Terms Folder</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6586"/>
      </w:tblGrid>
      <w:tr w:rsidR="004E0C22" w14:paraId="14A080BB" w14:textId="77777777" w:rsidTr="00D87EF4">
        <w:tc>
          <w:tcPr>
            <w:tcW w:w="1728" w:type="dxa"/>
          </w:tcPr>
          <w:p w14:paraId="500FAAC7" w14:textId="77777777" w:rsidR="004E0C22" w:rsidRPr="00D87EF4" w:rsidRDefault="004E0C22" w:rsidP="004E0C22">
            <w:pPr>
              <w:pStyle w:val="TableRow"/>
              <w:rPr>
                <w:b/>
                <w:bCs/>
              </w:rPr>
            </w:pPr>
            <w:r w:rsidRPr="00D87EF4">
              <w:rPr>
                <w:b/>
                <w:bCs/>
              </w:rPr>
              <w:t>Node Type</w:t>
            </w:r>
          </w:p>
        </w:tc>
        <w:tc>
          <w:tcPr>
            <w:tcW w:w="6794" w:type="dxa"/>
          </w:tcPr>
          <w:p w14:paraId="04178045" w14:textId="77777777" w:rsidR="004E0C22" w:rsidRDefault="004E0C22" w:rsidP="004E0C22">
            <w:pPr>
              <w:pStyle w:val="TableRow"/>
            </w:pPr>
            <w:r>
              <w:t>Folder</w:t>
            </w:r>
          </w:p>
        </w:tc>
      </w:tr>
      <w:tr w:rsidR="004E0C22" w14:paraId="2E107DE7" w14:textId="77777777" w:rsidTr="00D87EF4">
        <w:tc>
          <w:tcPr>
            <w:tcW w:w="1728" w:type="dxa"/>
          </w:tcPr>
          <w:p w14:paraId="6C77391B" w14:textId="77777777" w:rsidR="004E0C22" w:rsidRPr="00D87EF4" w:rsidRDefault="004E0C22" w:rsidP="004E0C22">
            <w:pPr>
              <w:pStyle w:val="TableRow"/>
              <w:rPr>
                <w:b/>
                <w:bCs/>
              </w:rPr>
            </w:pPr>
            <w:r w:rsidRPr="00D87EF4">
              <w:rPr>
                <w:b/>
                <w:bCs/>
              </w:rPr>
              <w:t>Caption</w:t>
            </w:r>
          </w:p>
        </w:tc>
        <w:tc>
          <w:tcPr>
            <w:tcW w:w="6794" w:type="dxa"/>
          </w:tcPr>
          <w:p w14:paraId="34D6C356" w14:textId="77777777" w:rsidR="004E0C22" w:rsidRDefault="004E0C22" w:rsidP="004E0C22">
            <w:pPr>
              <w:pStyle w:val="TableRow"/>
            </w:pPr>
            <w:r>
              <w:t>Terms</w:t>
            </w:r>
          </w:p>
        </w:tc>
      </w:tr>
      <w:tr w:rsidR="004E0C22" w14:paraId="4298A19F" w14:textId="77777777" w:rsidTr="00D87EF4">
        <w:tc>
          <w:tcPr>
            <w:tcW w:w="1728" w:type="dxa"/>
          </w:tcPr>
          <w:p w14:paraId="49BAE195" w14:textId="77777777" w:rsidR="004E0C22" w:rsidRPr="00D87EF4" w:rsidRDefault="004E0C22" w:rsidP="004E0C22">
            <w:pPr>
              <w:pStyle w:val="TableRow"/>
              <w:rPr>
                <w:b/>
                <w:bCs/>
              </w:rPr>
            </w:pPr>
            <w:r w:rsidRPr="00D87EF4">
              <w:rPr>
                <w:b/>
                <w:bCs/>
              </w:rPr>
              <w:t>Description</w:t>
            </w:r>
          </w:p>
        </w:tc>
        <w:tc>
          <w:tcPr>
            <w:tcW w:w="6794" w:type="dxa"/>
          </w:tcPr>
          <w:p w14:paraId="216CE2BA" w14:textId="77777777" w:rsidR="004E0C22" w:rsidRDefault="004E0C22" w:rsidP="004E0C22">
            <w:pPr>
              <w:pStyle w:val="TableRow"/>
            </w:pPr>
            <w:r>
              <w:t>Folder containing terms that are linked to an enquiry</w:t>
            </w:r>
          </w:p>
          <w:p w14:paraId="6942CBFD" w14:textId="77777777" w:rsidR="004E0C22" w:rsidRDefault="004E0C22" w:rsidP="004E0C22">
            <w:pPr>
              <w:pStyle w:val="TableRow"/>
            </w:pPr>
            <w:r>
              <w:t>Accepts terms dragged from the Thesaurus Browser.</w:t>
            </w:r>
          </w:p>
        </w:tc>
      </w:tr>
      <w:tr w:rsidR="004E0C22" w14:paraId="5C5EDCF7" w14:textId="77777777" w:rsidTr="00D87EF4">
        <w:tc>
          <w:tcPr>
            <w:tcW w:w="1728" w:type="dxa"/>
          </w:tcPr>
          <w:p w14:paraId="747D1C23" w14:textId="77777777" w:rsidR="004E0C22" w:rsidRPr="00D87EF4" w:rsidRDefault="004E0C22" w:rsidP="004E0C22">
            <w:pPr>
              <w:pStyle w:val="TableRow"/>
              <w:rPr>
                <w:b/>
                <w:bCs/>
              </w:rPr>
            </w:pPr>
            <w:r w:rsidRPr="00D87EF4">
              <w:rPr>
                <w:b/>
                <w:bCs/>
              </w:rPr>
              <w:t>Details Screen</w:t>
            </w:r>
          </w:p>
        </w:tc>
        <w:tc>
          <w:tcPr>
            <w:tcW w:w="6794" w:type="dxa"/>
          </w:tcPr>
          <w:p w14:paraId="7EAD6093" w14:textId="77777777" w:rsidR="004E0C22" w:rsidRDefault="004E0C22" w:rsidP="004E0C22">
            <w:pPr>
              <w:pStyle w:val="TableRow"/>
            </w:pPr>
            <w:r>
              <w:t>TfraListViewer</w:t>
            </w:r>
          </w:p>
        </w:tc>
      </w:tr>
      <w:tr w:rsidR="004E0C22" w14:paraId="0BABC6BB" w14:textId="77777777" w:rsidTr="00D87EF4">
        <w:tc>
          <w:tcPr>
            <w:tcW w:w="1728" w:type="dxa"/>
          </w:tcPr>
          <w:p w14:paraId="3E4FC96C" w14:textId="77777777" w:rsidR="004E0C22" w:rsidRPr="00D87EF4" w:rsidRDefault="004E0C22" w:rsidP="004E0C22">
            <w:pPr>
              <w:pStyle w:val="TableRow"/>
              <w:rPr>
                <w:b/>
                <w:bCs/>
              </w:rPr>
            </w:pPr>
            <w:r w:rsidRPr="00D87EF4">
              <w:rPr>
                <w:b/>
                <w:bCs/>
              </w:rPr>
              <w:t>Child Nodes</w:t>
            </w:r>
          </w:p>
        </w:tc>
        <w:tc>
          <w:tcPr>
            <w:tcW w:w="6794" w:type="dxa"/>
          </w:tcPr>
          <w:p w14:paraId="15EEF7F9" w14:textId="77777777" w:rsidR="004E0C22" w:rsidRDefault="004E0C22" w:rsidP="004E0C22">
            <w:pPr>
              <w:pStyle w:val="TableRow"/>
            </w:pPr>
            <w:r>
              <w:t>Term Leaf Node</w:t>
            </w:r>
          </w:p>
        </w:tc>
      </w:tr>
      <w:tr w:rsidR="004E0C22" w14:paraId="27B0435C" w14:textId="77777777" w:rsidTr="00D87EF4">
        <w:tc>
          <w:tcPr>
            <w:tcW w:w="1728" w:type="dxa"/>
          </w:tcPr>
          <w:p w14:paraId="57F39B0C" w14:textId="77777777" w:rsidR="004E0C22" w:rsidRPr="00D87EF4" w:rsidRDefault="004E0C22" w:rsidP="004E0C22">
            <w:pPr>
              <w:pStyle w:val="TableRow"/>
              <w:rPr>
                <w:b/>
                <w:bCs/>
              </w:rPr>
            </w:pPr>
            <w:r w:rsidRPr="00D87EF4">
              <w:rPr>
                <w:b/>
                <w:bCs/>
              </w:rPr>
              <w:t>Add Button Options</w:t>
            </w:r>
          </w:p>
        </w:tc>
        <w:tc>
          <w:tcPr>
            <w:tcW w:w="6794" w:type="dxa"/>
          </w:tcPr>
          <w:p w14:paraId="378FEE28" w14:textId="77777777" w:rsidR="004E0C22" w:rsidRDefault="004E0C22" w:rsidP="004E0C22">
            <w:pPr>
              <w:pStyle w:val="TableRow"/>
            </w:pPr>
            <w:r>
              <w:t>Add button caption is changed to Link.  Displays the Thesaurus Browser with standard Return Data - F9 functionality.  The returned term is added to the folder and the concept_key is added to the associated database list.</w:t>
            </w:r>
          </w:p>
        </w:tc>
      </w:tr>
    </w:tbl>
    <w:p w14:paraId="3014D732" w14:textId="77777777" w:rsidR="004E0C22" w:rsidRPr="004610F7" w:rsidRDefault="004E0C22" w:rsidP="004E0C22"/>
    <w:p w14:paraId="2A906A8A" w14:textId="77777777" w:rsidR="004E0C22" w:rsidRDefault="004E0C22" w:rsidP="00840903">
      <w:pPr>
        <w:pStyle w:val="Heading4"/>
      </w:pPr>
      <w:bookmarkStart w:id="241" w:name="_Toc292878729"/>
      <w:bookmarkStart w:id="242" w:name="_Ref298425155"/>
      <w:bookmarkStart w:id="243" w:name="_Ref298425156"/>
      <w:r>
        <w:t>Terms Leaf Node</w:t>
      </w:r>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590"/>
      </w:tblGrid>
      <w:tr w:rsidR="004E0C22" w14:paraId="65FBDBB5" w14:textId="77777777" w:rsidTr="00D87EF4">
        <w:tc>
          <w:tcPr>
            <w:tcW w:w="1728" w:type="dxa"/>
          </w:tcPr>
          <w:p w14:paraId="0153EDA7" w14:textId="77777777" w:rsidR="004E0C22" w:rsidRPr="00D87EF4" w:rsidRDefault="004E0C22" w:rsidP="004E0C22">
            <w:pPr>
              <w:pStyle w:val="TableRow"/>
              <w:rPr>
                <w:b/>
                <w:bCs/>
              </w:rPr>
            </w:pPr>
            <w:r w:rsidRPr="00D87EF4">
              <w:rPr>
                <w:b/>
                <w:bCs/>
              </w:rPr>
              <w:t>Node Type</w:t>
            </w:r>
          </w:p>
        </w:tc>
        <w:tc>
          <w:tcPr>
            <w:tcW w:w="6794" w:type="dxa"/>
          </w:tcPr>
          <w:p w14:paraId="0BD0D804" w14:textId="77777777" w:rsidR="004E0C22" w:rsidRDefault="004E0C22" w:rsidP="004E0C22">
            <w:pPr>
              <w:pStyle w:val="TableRow"/>
            </w:pPr>
            <w:r>
              <w:t>Top Level</w:t>
            </w:r>
          </w:p>
        </w:tc>
      </w:tr>
      <w:tr w:rsidR="004E0C22" w14:paraId="07F2502D" w14:textId="77777777" w:rsidTr="00D87EF4">
        <w:tc>
          <w:tcPr>
            <w:tcW w:w="1728" w:type="dxa"/>
          </w:tcPr>
          <w:p w14:paraId="0A289453" w14:textId="77777777" w:rsidR="004E0C22" w:rsidRPr="00D87EF4" w:rsidRDefault="004E0C22" w:rsidP="004E0C22">
            <w:pPr>
              <w:pStyle w:val="TableRow"/>
              <w:rPr>
                <w:b/>
                <w:bCs/>
              </w:rPr>
            </w:pPr>
            <w:r w:rsidRPr="00D87EF4">
              <w:rPr>
                <w:b/>
                <w:bCs/>
              </w:rPr>
              <w:t>Caption</w:t>
            </w:r>
          </w:p>
        </w:tc>
        <w:tc>
          <w:tcPr>
            <w:tcW w:w="6794" w:type="dxa"/>
          </w:tcPr>
          <w:p w14:paraId="51CEDC9D" w14:textId="77777777" w:rsidR="004E0C22" w:rsidRDefault="00704146" w:rsidP="004E0C22">
            <w:pPr>
              <w:pStyle w:val="TableRow"/>
            </w:pPr>
            <w:r>
              <w:t>Concept.Published_Term</w:t>
            </w:r>
          </w:p>
        </w:tc>
      </w:tr>
      <w:tr w:rsidR="004E0C22" w14:paraId="37B584F9" w14:textId="77777777" w:rsidTr="00D87EF4">
        <w:tc>
          <w:tcPr>
            <w:tcW w:w="1728" w:type="dxa"/>
          </w:tcPr>
          <w:p w14:paraId="75FA795B" w14:textId="77777777" w:rsidR="004E0C22" w:rsidRPr="00D87EF4" w:rsidRDefault="004E0C22" w:rsidP="004E0C22">
            <w:pPr>
              <w:pStyle w:val="TableRow"/>
              <w:rPr>
                <w:b/>
                <w:bCs/>
              </w:rPr>
            </w:pPr>
            <w:r w:rsidRPr="00D87EF4">
              <w:rPr>
                <w:b/>
                <w:bCs/>
              </w:rPr>
              <w:t>Description</w:t>
            </w:r>
          </w:p>
        </w:tc>
        <w:tc>
          <w:tcPr>
            <w:tcW w:w="6794" w:type="dxa"/>
          </w:tcPr>
          <w:p w14:paraId="250E7BF1" w14:textId="77777777" w:rsidR="004E0C22" w:rsidRDefault="004E0C22" w:rsidP="004E0C22">
            <w:pPr>
              <w:pStyle w:val="TableRow"/>
            </w:pPr>
            <w:r>
              <w:t>Leaf node for a term contained within the list of terms attached to an enquiry.</w:t>
            </w:r>
          </w:p>
        </w:tc>
      </w:tr>
      <w:tr w:rsidR="004E0C22" w14:paraId="6C2FE11E" w14:textId="77777777" w:rsidTr="00D87EF4">
        <w:tc>
          <w:tcPr>
            <w:tcW w:w="1728" w:type="dxa"/>
          </w:tcPr>
          <w:p w14:paraId="49BB15AE" w14:textId="77777777" w:rsidR="004E0C22" w:rsidRPr="00D87EF4" w:rsidRDefault="004E0C22" w:rsidP="004E0C22">
            <w:pPr>
              <w:pStyle w:val="TableRow"/>
              <w:rPr>
                <w:b/>
                <w:bCs/>
              </w:rPr>
            </w:pPr>
            <w:r w:rsidRPr="00D87EF4">
              <w:rPr>
                <w:b/>
                <w:bCs/>
              </w:rPr>
              <w:t>Details Screen</w:t>
            </w:r>
          </w:p>
        </w:tc>
        <w:tc>
          <w:tcPr>
            <w:tcW w:w="6794" w:type="dxa"/>
          </w:tcPr>
          <w:p w14:paraId="293B8A28" w14:textId="77777777" w:rsidR="004E0C22" w:rsidRDefault="00F949D1" w:rsidP="004E0C22">
            <w:pPr>
              <w:pStyle w:val="TableRow"/>
            </w:pPr>
            <w:r>
              <w:t>TfraConceptHTMLDetails</w:t>
            </w:r>
          </w:p>
        </w:tc>
      </w:tr>
      <w:tr w:rsidR="004E0C22" w14:paraId="6791A2FE" w14:textId="77777777" w:rsidTr="00D87EF4">
        <w:tc>
          <w:tcPr>
            <w:tcW w:w="1728" w:type="dxa"/>
          </w:tcPr>
          <w:p w14:paraId="03DC2BC5" w14:textId="77777777" w:rsidR="004E0C22" w:rsidRPr="00D87EF4" w:rsidRDefault="004E0C22" w:rsidP="004E0C22">
            <w:pPr>
              <w:pStyle w:val="TableRow"/>
              <w:rPr>
                <w:b/>
                <w:bCs/>
              </w:rPr>
            </w:pPr>
            <w:r w:rsidRPr="00D87EF4">
              <w:rPr>
                <w:b/>
                <w:bCs/>
              </w:rPr>
              <w:t>Add Button Options</w:t>
            </w:r>
          </w:p>
        </w:tc>
        <w:tc>
          <w:tcPr>
            <w:tcW w:w="6794" w:type="dxa"/>
          </w:tcPr>
          <w:p w14:paraId="3087DF63" w14:textId="77777777" w:rsidR="004E0C22" w:rsidRDefault="004E0C22" w:rsidP="004E0C22">
            <w:pPr>
              <w:pStyle w:val="TableRow"/>
            </w:pPr>
            <w:r>
              <w:t>Add Button options are the same as the parent Terms Folder node.</w:t>
            </w:r>
          </w:p>
        </w:tc>
      </w:tr>
      <w:tr w:rsidR="00704E80" w14:paraId="7F9A8ED6" w14:textId="77777777" w:rsidTr="00D87EF4">
        <w:tc>
          <w:tcPr>
            <w:tcW w:w="1728" w:type="dxa"/>
          </w:tcPr>
          <w:p w14:paraId="5926D5CB" w14:textId="77777777" w:rsidR="00704E80" w:rsidRPr="00D87EF4" w:rsidRDefault="00704E80" w:rsidP="00690E6D">
            <w:pPr>
              <w:pStyle w:val="TableRow"/>
              <w:rPr>
                <w:b/>
                <w:bCs/>
              </w:rPr>
            </w:pPr>
            <w:r w:rsidRPr="00D87EF4">
              <w:rPr>
                <w:b/>
                <w:bCs/>
              </w:rPr>
              <w:t>Navigation</w:t>
            </w:r>
          </w:p>
        </w:tc>
        <w:tc>
          <w:tcPr>
            <w:tcW w:w="6794" w:type="dxa"/>
          </w:tcPr>
          <w:p w14:paraId="41E4BFB0" w14:textId="77777777" w:rsidR="00704E80" w:rsidRDefault="00304F88" w:rsidP="00690E6D">
            <w:pPr>
              <w:pStyle w:val="TableRow"/>
            </w:pPr>
            <w:r>
              <w:t>Doubl</w:t>
            </w:r>
            <w:r w:rsidR="007A7A17">
              <w:t>e</w:t>
            </w:r>
            <w:r>
              <w:t xml:space="preserve"> clicking the node displays the Thesaurus Browser with the correct domain, concept group and term selected.</w:t>
            </w:r>
          </w:p>
        </w:tc>
      </w:tr>
    </w:tbl>
    <w:p w14:paraId="6766A804" w14:textId="77777777" w:rsidR="00704E80" w:rsidRDefault="00704E80" w:rsidP="00704E80"/>
    <w:p w14:paraId="6848A074" w14:textId="77777777" w:rsidR="003D3B4F" w:rsidRDefault="003D3B4F" w:rsidP="00840903">
      <w:pPr>
        <w:pStyle w:val="Heading4"/>
      </w:pPr>
      <w:bookmarkStart w:id="244" w:name="_Toc292878730"/>
      <w:bookmarkStart w:id="245" w:name="_Ref298425369"/>
      <w:r>
        <w:t>Valuations (Top Level)</w:t>
      </w:r>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6594"/>
      </w:tblGrid>
      <w:tr w:rsidR="003D3B4F" w14:paraId="0696A0A4" w14:textId="77777777" w:rsidTr="00D87EF4">
        <w:tc>
          <w:tcPr>
            <w:tcW w:w="1728" w:type="dxa"/>
          </w:tcPr>
          <w:p w14:paraId="45407DC6" w14:textId="77777777" w:rsidR="003D3B4F" w:rsidRPr="00D87EF4" w:rsidRDefault="003D3B4F" w:rsidP="003D3B4F">
            <w:pPr>
              <w:pStyle w:val="TableRow"/>
              <w:rPr>
                <w:b/>
                <w:bCs/>
              </w:rPr>
            </w:pPr>
            <w:r w:rsidRPr="00D87EF4">
              <w:rPr>
                <w:b/>
                <w:bCs/>
              </w:rPr>
              <w:t>Node Type</w:t>
            </w:r>
          </w:p>
        </w:tc>
        <w:tc>
          <w:tcPr>
            <w:tcW w:w="6794" w:type="dxa"/>
          </w:tcPr>
          <w:p w14:paraId="5625E387" w14:textId="77777777" w:rsidR="003D3B4F" w:rsidRDefault="003D3B4F" w:rsidP="003D3B4F">
            <w:pPr>
              <w:pStyle w:val="TableRow"/>
            </w:pPr>
            <w:r>
              <w:t>Top Level</w:t>
            </w:r>
          </w:p>
        </w:tc>
      </w:tr>
      <w:tr w:rsidR="00812CBE" w14:paraId="093F4F2F" w14:textId="77777777" w:rsidTr="00D87EF4">
        <w:tc>
          <w:tcPr>
            <w:tcW w:w="1728" w:type="dxa"/>
          </w:tcPr>
          <w:p w14:paraId="5B9D6AF3" w14:textId="77777777" w:rsidR="00812CBE" w:rsidRPr="00D87EF4" w:rsidRDefault="00812CBE" w:rsidP="003D3B4F">
            <w:pPr>
              <w:pStyle w:val="TableRow"/>
              <w:rPr>
                <w:b/>
                <w:bCs/>
              </w:rPr>
            </w:pPr>
            <w:r w:rsidRPr="00D87EF4">
              <w:rPr>
                <w:b/>
                <w:bCs/>
              </w:rPr>
              <w:lastRenderedPageBreak/>
              <w:t>Caption</w:t>
            </w:r>
          </w:p>
        </w:tc>
        <w:tc>
          <w:tcPr>
            <w:tcW w:w="6794" w:type="dxa"/>
          </w:tcPr>
          <w:p w14:paraId="411CCF08" w14:textId="77777777" w:rsidR="00812CBE" w:rsidRDefault="00812CBE" w:rsidP="00704146">
            <w:pPr>
              <w:pStyle w:val="TableRow"/>
            </w:pPr>
            <w:r>
              <w:t>&lt;Valuation Vague Date&gt; - &lt;</w:t>
            </w:r>
            <w:r w:rsidR="00704146">
              <w:t>Concept.Published_Term</w:t>
            </w:r>
            <w:r>
              <w:t xml:space="preserve"> for the concept </w:t>
            </w:r>
            <w:r w:rsidR="00704146">
              <w:t>identified by</w:t>
            </w:r>
            <w:r>
              <w:t xml:space="preserve"> Valuation.Type_Concept_Key&gt;</w:t>
            </w:r>
          </w:p>
        </w:tc>
      </w:tr>
      <w:tr w:rsidR="00812CBE" w14:paraId="74D6138E" w14:textId="77777777" w:rsidTr="00D87EF4">
        <w:tc>
          <w:tcPr>
            <w:tcW w:w="1728" w:type="dxa"/>
          </w:tcPr>
          <w:p w14:paraId="5CCD796A" w14:textId="77777777" w:rsidR="00812CBE" w:rsidRPr="00D87EF4" w:rsidRDefault="00812CBE" w:rsidP="003D3B4F">
            <w:pPr>
              <w:pStyle w:val="TableRow"/>
              <w:rPr>
                <w:b/>
                <w:bCs/>
              </w:rPr>
            </w:pPr>
            <w:r w:rsidRPr="00D87EF4">
              <w:rPr>
                <w:b/>
                <w:bCs/>
              </w:rPr>
              <w:t>Description</w:t>
            </w:r>
          </w:p>
        </w:tc>
        <w:tc>
          <w:tcPr>
            <w:tcW w:w="6794" w:type="dxa"/>
          </w:tcPr>
          <w:p w14:paraId="51B7D251" w14:textId="77777777" w:rsidR="00812CBE" w:rsidRDefault="00812CBE" w:rsidP="003D3B4F">
            <w:pPr>
              <w:pStyle w:val="TableRow"/>
            </w:pPr>
            <w:r>
              <w:t>Top level node for a single valuation.</w:t>
            </w:r>
          </w:p>
          <w:p w14:paraId="140C3C1A" w14:textId="77777777" w:rsidR="00B72790" w:rsidRDefault="00B72790" w:rsidP="003D3B4F">
            <w:pPr>
              <w:pStyle w:val="TableRow"/>
            </w:pPr>
            <w:r>
              <w:t>When the node is selected, the popup-menu and Edit menu have an additional option ‘Duplicate Valuation’.  This creates a copy of the valuation top level node and all its data (including links to sources) except the value itself.</w:t>
            </w:r>
          </w:p>
          <w:p w14:paraId="346A80A5" w14:textId="77777777" w:rsidR="008E16EB" w:rsidRDefault="008E16EB" w:rsidP="003D3B4F">
            <w:pPr>
              <w:pStyle w:val="TableRow"/>
            </w:pPr>
            <w:r>
              <w:t>Valuations top level nodes are not available unless User.Allow_Finance is true for this user.</w:t>
            </w:r>
          </w:p>
        </w:tc>
      </w:tr>
      <w:tr w:rsidR="00812CBE" w14:paraId="01C5CDC6" w14:textId="77777777" w:rsidTr="00D87EF4">
        <w:tc>
          <w:tcPr>
            <w:tcW w:w="1728" w:type="dxa"/>
          </w:tcPr>
          <w:p w14:paraId="53B911B7" w14:textId="77777777" w:rsidR="00812CBE" w:rsidRPr="00D87EF4" w:rsidRDefault="00812CBE" w:rsidP="003D3B4F">
            <w:pPr>
              <w:pStyle w:val="TableRow"/>
              <w:rPr>
                <w:b/>
                <w:bCs/>
              </w:rPr>
            </w:pPr>
            <w:r w:rsidRPr="00D87EF4">
              <w:rPr>
                <w:b/>
                <w:bCs/>
              </w:rPr>
              <w:t>Details Screen</w:t>
            </w:r>
          </w:p>
        </w:tc>
        <w:tc>
          <w:tcPr>
            <w:tcW w:w="6794" w:type="dxa"/>
          </w:tcPr>
          <w:p w14:paraId="7DE97F4E" w14:textId="77777777" w:rsidR="00812CBE" w:rsidRDefault="00812CBE" w:rsidP="00690E6D">
            <w:pPr>
              <w:pStyle w:val="TableRow"/>
            </w:pPr>
            <w:r>
              <w:t>TfraValuation</w:t>
            </w:r>
          </w:p>
        </w:tc>
      </w:tr>
      <w:tr w:rsidR="00812CBE" w14:paraId="4BBBB5E7" w14:textId="77777777" w:rsidTr="00D87EF4">
        <w:tc>
          <w:tcPr>
            <w:tcW w:w="1728" w:type="dxa"/>
          </w:tcPr>
          <w:p w14:paraId="1C73D0EA" w14:textId="77777777" w:rsidR="00812CBE" w:rsidRPr="00D87EF4" w:rsidRDefault="00812CBE" w:rsidP="003D3B4F">
            <w:pPr>
              <w:pStyle w:val="TableRow"/>
              <w:rPr>
                <w:b/>
                <w:bCs/>
              </w:rPr>
            </w:pPr>
            <w:r w:rsidRPr="00D87EF4">
              <w:rPr>
                <w:b/>
                <w:bCs/>
              </w:rPr>
              <w:t>Child Nodes</w:t>
            </w:r>
          </w:p>
        </w:tc>
        <w:tc>
          <w:tcPr>
            <w:tcW w:w="6794" w:type="dxa"/>
          </w:tcPr>
          <w:p w14:paraId="22226C64" w14:textId="77777777" w:rsidR="00625944" w:rsidRDefault="00625944" w:rsidP="00625944">
            <w:pPr>
              <w:pStyle w:val="TableRow"/>
            </w:pPr>
            <w:r>
              <w:t>Collections Folder</w:t>
            </w:r>
          </w:p>
          <w:p w14:paraId="1DA4F878" w14:textId="77777777" w:rsidR="00625944" w:rsidRDefault="00625944" w:rsidP="003D3B4F">
            <w:pPr>
              <w:pStyle w:val="TableRow"/>
            </w:pPr>
            <w:r>
              <w:t>Specimens Folder</w:t>
            </w:r>
          </w:p>
          <w:p w14:paraId="5CDCD9A6" w14:textId="77777777" w:rsidR="00812CBE" w:rsidRDefault="00304F88" w:rsidP="003D3B4F">
            <w:pPr>
              <w:pStyle w:val="TableRow"/>
            </w:pPr>
            <w:r>
              <w:t>Accessions</w:t>
            </w:r>
            <w:r w:rsidR="00F50FBB">
              <w:t xml:space="preserve"> and Exchanges</w:t>
            </w:r>
            <w:r>
              <w:t xml:space="preserve"> Folder</w:t>
            </w:r>
          </w:p>
          <w:p w14:paraId="1F96AF24" w14:textId="77777777" w:rsidR="00304F88" w:rsidRDefault="00304F88" w:rsidP="003D3B4F">
            <w:pPr>
              <w:pStyle w:val="TableRow"/>
            </w:pPr>
            <w:r>
              <w:t>Loans Folder</w:t>
            </w:r>
          </w:p>
          <w:p w14:paraId="72C9B8E3" w14:textId="77777777" w:rsidR="00304F88" w:rsidRDefault="00304F88" w:rsidP="00304F88">
            <w:pPr>
              <w:pStyle w:val="TableRow"/>
            </w:pPr>
            <w:r>
              <w:t>Movements Folder</w:t>
            </w:r>
          </w:p>
          <w:p w14:paraId="3FC6E13D" w14:textId="77777777" w:rsidR="00304F88" w:rsidRDefault="00304F88" w:rsidP="00304F88">
            <w:pPr>
              <w:pStyle w:val="TableRow"/>
            </w:pPr>
          </w:p>
        </w:tc>
      </w:tr>
      <w:tr w:rsidR="00403D15" w:rsidRPr="00403D15" w14:paraId="1A1EA47B" w14:textId="77777777" w:rsidTr="00D87EF4">
        <w:tc>
          <w:tcPr>
            <w:tcW w:w="1728" w:type="dxa"/>
          </w:tcPr>
          <w:p w14:paraId="7B3E4976" w14:textId="77777777" w:rsidR="00403D15" w:rsidRPr="00D87EF4" w:rsidRDefault="00403D15" w:rsidP="003D3B4F">
            <w:pPr>
              <w:pStyle w:val="TableRow"/>
              <w:rPr>
                <w:b/>
                <w:bCs/>
              </w:rPr>
            </w:pPr>
            <w:r w:rsidRPr="00D87EF4">
              <w:rPr>
                <w:b/>
                <w:bCs/>
              </w:rPr>
              <w:t>Sort Order</w:t>
            </w:r>
          </w:p>
        </w:tc>
        <w:tc>
          <w:tcPr>
            <w:tcW w:w="6794" w:type="dxa"/>
          </w:tcPr>
          <w:p w14:paraId="1F953F50" w14:textId="77777777" w:rsidR="00403D15" w:rsidRPr="00D87EF4" w:rsidRDefault="00403D15" w:rsidP="003D3B4F">
            <w:pPr>
              <w:pStyle w:val="TableRow"/>
              <w:rPr>
                <w:lang w:val="fr-FR"/>
              </w:rPr>
            </w:pPr>
            <w:r w:rsidRPr="00D87EF4">
              <w:rPr>
                <w:lang w:val="fr-FR"/>
              </w:rPr>
              <w:t>“Date” - sort on valuation vague date</w:t>
            </w:r>
          </w:p>
          <w:p w14:paraId="3BAA94E3" w14:textId="77777777" w:rsidR="00403D15" w:rsidRPr="00403D15" w:rsidRDefault="00403D15" w:rsidP="00D12788">
            <w:pPr>
              <w:pStyle w:val="TableRow"/>
            </w:pPr>
            <w:r w:rsidRPr="00403D15">
              <w:t xml:space="preserve">“Type“ - sort on </w:t>
            </w:r>
            <w:r>
              <w:t>.</w:t>
            </w:r>
            <w:r w:rsidR="00D12788">
              <w:t>Published_Term</w:t>
            </w:r>
            <w:r>
              <w:t xml:space="preserve"> for the concept looked up from Valuation.Type_Concept_Key&gt;.</w:t>
            </w:r>
          </w:p>
        </w:tc>
      </w:tr>
      <w:tr w:rsidR="00812CBE" w14:paraId="08900659" w14:textId="77777777" w:rsidTr="00D87EF4">
        <w:tc>
          <w:tcPr>
            <w:tcW w:w="1728" w:type="dxa"/>
          </w:tcPr>
          <w:p w14:paraId="2498B842" w14:textId="77777777" w:rsidR="00812CBE" w:rsidRPr="00D87EF4" w:rsidRDefault="00812CBE" w:rsidP="003D3B4F">
            <w:pPr>
              <w:pStyle w:val="TableRow"/>
              <w:rPr>
                <w:b/>
                <w:bCs/>
              </w:rPr>
            </w:pPr>
            <w:r w:rsidRPr="00D87EF4">
              <w:rPr>
                <w:b/>
                <w:bCs/>
              </w:rPr>
              <w:t>Search Types</w:t>
            </w:r>
          </w:p>
        </w:tc>
        <w:tc>
          <w:tcPr>
            <w:tcW w:w="6794" w:type="dxa"/>
          </w:tcPr>
          <w:p w14:paraId="11E190F3" w14:textId="77777777" w:rsidR="00812CBE" w:rsidRDefault="00812CBE" w:rsidP="003D3B4F">
            <w:pPr>
              <w:pStyle w:val="TableRow"/>
            </w:pPr>
            <w:r>
              <w:t>Valuation Reference Number (search on Valuation.Ref_Number)</w:t>
            </w:r>
          </w:p>
          <w:p w14:paraId="15826D02" w14:textId="77777777" w:rsidR="00812CBE" w:rsidRDefault="00812CBE" w:rsidP="003D3B4F">
            <w:pPr>
              <w:pStyle w:val="TableRow"/>
            </w:pPr>
            <w:r>
              <w:t>Valuation Value (search on Valuation.Amount.  If the user specifies &gt;, &gt;=, &lt; or &lt;= then construct appropriate SQL to search for values less than or greater than the entered amount.</w:t>
            </w:r>
          </w:p>
          <w:p w14:paraId="479C9814" w14:textId="77777777" w:rsidR="00812CBE" w:rsidRDefault="00812CBE" w:rsidP="00606A76">
            <w:pPr>
              <w:pStyle w:val="TableRow"/>
            </w:pPr>
            <w:r>
              <w:t xml:space="preserve">Valuation Date </w:t>
            </w:r>
            <w:r w:rsidR="00606A76">
              <w:t>(search on Valuation vague date)</w:t>
            </w:r>
          </w:p>
          <w:p w14:paraId="5D831380" w14:textId="77777777" w:rsidR="00812CBE" w:rsidRDefault="00812CBE" w:rsidP="003D3B4F">
            <w:pPr>
              <w:pStyle w:val="TableRow"/>
            </w:pPr>
            <w:r>
              <w:t>Valued By</w:t>
            </w:r>
            <w:r w:rsidR="00304F88">
              <w:t xml:space="preserve"> (search on the individual or organisation string looked up from Valuation.Valued_By_Name_Key)</w:t>
            </w:r>
          </w:p>
        </w:tc>
      </w:tr>
      <w:tr w:rsidR="00812CBE" w14:paraId="41320E8D" w14:textId="77777777" w:rsidTr="00D87EF4">
        <w:tc>
          <w:tcPr>
            <w:tcW w:w="1728" w:type="dxa"/>
          </w:tcPr>
          <w:p w14:paraId="18502694" w14:textId="77777777" w:rsidR="00812CBE" w:rsidRPr="00D87EF4" w:rsidRDefault="00812CBE" w:rsidP="003D3B4F">
            <w:pPr>
              <w:pStyle w:val="TableRow"/>
              <w:rPr>
                <w:b/>
                <w:bCs/>
              </w:rPr>
            </w:pPr>
            <w:r w:rsidRPr="00D87EF4">
              <w:rPr>
                <w:b/>
                <w:bCs/>
              </w:rPr>
              <w:t>Add Button Options</w:t>
            </w:r>
          </w:p>
        </w:tc>
        <w:tc>
          <w:tcPr>
            <w:tcW w:w="6794" w:type="dxa"/>
          </w:tcPr>
          <w:p w14:paraId="55E4AF9D" w14:textId="77777777" w:rsidR="00812CBE" w:rsidRDefault="00304F88" w:rsidP="003D3B4F">
            <w:pPr>
              <w:pStyle w:val="TableRow"/>
            </w:pPr>
            <w:r>
              <w:t>Creates a new Valuation (Top Level) node and selects it.</w:t>
            </w:r>
          </w:p>
        </w:tc>
      </w:tr>
    </w:tbl>
    <w:p w14:paraId="3864FC02" w14:textId="77777777" w:rsidR="003D3B4F" w:rsidRPr="004610F7" w:rsidRDefault="003D3B4F" w:rsidP="003D3B4F"/>
    <w:p w14:paraId="1524A8D4" w14:textId="77777777" w:rsidR="00E346B3" w:rsidRDefault="00E346B3" w:rsidP="00840903">
      <w:pPr>
        <w:pStyle w:val="Heading4"/>
      </w:pPr>
      <w:bookmarkStart w:id="246" w:name="_Toc292878731"/>
      <w:r>
        <w:lastRenderedPageBreak/>
        <w:t>Valuations Folder</w:t>
      </w:r>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8"/>
        <w:gridCol w:w="6588"/>
      </w:tblGrid>
      <w:tr w:rsidR="00E346B3" w14:paraId="38284613" w14:textId="77777777" w:rsidTr="00D87EF4">
        <w:tc>
          <w:tcPr>
            <w:tcW w:w="1728" w:type="dxa"/>
          </w:tcPr>
          <w:p w14:paraId="3A6D8729" w14:textId="77777777" w:rsidR="00E346B3" w:rsidRPr="00D87EF4" w:rsidRDefault="00E346B3" w:rsidP="0067028D">
            <w:pPr>
              <w:pStyle w:val="TableRow"/>
              <w:rPr>
                <w:b/>
                <w:bCs/>
              </w:rPr>
            </w:pPr>
            <w:r w:rsidRPr="00D87EF4">
              <w:rPr>
                <w:b/>
                <w:bCs/>
              </w:rPr>
              <w:t>Node Type</w:t>
            </w:r>
          </w:p>
        </w:tc>
        <w:tc>
          <w:tcPr>
            <w:tcW w:w="6794" w:type="dxa"/>
          </w:tcPr>
          <w:p w14:paraId="16E707F0" w14:textId="77777777" w:rsidR="00E346B3" w:rsidRDefault="00E346B3" w:rsidP="0067028D">
            <w:pPr>
              <w:pStyle w:val="TableRow"/>
            </w:pPr>
            <w:r>
              <w:t>Folder</w:t>
            </w:r>
          </w:p>
        </w:tc>
      </w:tr>
      <w:tr w:rsidR="00E346B3" w14:paraId="5E49B453" w14:textId="77777777" w:rsidTr="00D87EF4">
        <w:tc>
          <w:tcPr>
            <w:tcW w:w="1728" w:type="dxa"/>
          </w:tcPr>
          <w:p w14:paraId="7C15101B" w14:textId="77777777" w:rsidR="00E346B3" w:rsidRPr="00D87EF4" w:rsidRDefault="00E346B3" w:rsidP="0067028D">
            <w:pPr>
              <w:pStyle w:val="TableRow"/>
              <w:rPr>
                <w:b/>
                <w:bCs/>
              </w:rPr>
            </w:pPr>
            <w:r w:rsidRPr="00D87EF4">
              <w:rPr>
                <w:b/>
                <w:bCs/>
              </w:rPr>
              <w:t>Caption</w:t>
            </w:r>
          </w:p>
        </w:tc>
        <w:tc>
          <w:tcPr>
            <w:tcW w:w="6794" w:type="dxa"/>
          </w:tcPr>
          <w:p w14:paraId="4F17C768" w14:textId="77777777" w:rsidR="00E346B3" w:rsidRDefault="00812CBE" w:rsidP="0067028D">
            <w:pPr>
              <w:pStyle w:val="TableRow"/>
            </w:pPr>
            <w:r>
              <w:t>Valuations</w:t>
            </w:r>
          </w:p>
        </w:tc>
      </w:tr>
      <w:tr w:rsidR="00E346B3" w14:paraId="2334F883" w14:textId="77777777" w:rsidTr="00D87EF4">
        <w:tc>
          <w:tcPr>
            <w:tcW w:w="1728" w:type="dxa"/>
          </w:tcPr>
          <w:p w14:paraId="4C97C24C" w14:textId="77777777" w:rsidR="00E346B3" w:rsidRPr="00D87EF4" w:rsidRDefault="00E346B3" w:rsidP="0067028D">
            <w:pPr>
              <w:pStyle w:val="TableRow"/>
              <w:rPr>
                <w:b/>
                <w:bCs/>
              </w:rPr>
            </w:pPr>
            <w:r w:rsidRPr="00D87EF4">
              <w:rPr>
                <w:b/>
                <w:bCs/>
              </w:rPr>
              <w:t>Description</w:t>
            </w:r>
          </w:p>
        </w:tc>
        <w:tc>
          <w:tcPr>
            <w:tcW w:w="6794" w:type="dxa"/>
          </w:tcPr>
          <w:p w14:paraId="7505B7E5" w14:textId="77777777" w:rsidR="00E346B3" w:rsidRDefault="00304F88" w:rsidP="0067028D">
            <w:pPr>
              <w:pStyle w:val="TableRow"/>
            </w:pPr>
            <w:r>
              <w:t>Folder containing a list of valuations that have been performed for a specimen, collection, accession, loan or a movement</w:t>
            </w:r>
            <w:r w:rsidR="008E16EB">
              <w:t>.</w:t>
            </w:r>
          </w:p>
          <w:p w14:paraId="776CC7AC" w14:textId="77777777" w:rsidR="008E16EB" w:rsidRDefault="008E16EB" w:rsidP="0067028D">
            <w:pPr>
              <w:pStyle w:val="TableRow"/>
            </w:pPr>
            <w:r>
              <w:t>This folder is always hidden unless User.Allow_Finance is true for this user.</w:t>
            </w:r>
          </w:p>
        </w:tc>
      </w:tr>
      <w:tr w:rsidR="00E346B3" w14:paraId="6A3539CC" w14:textId="77777777" w:rsidTr="00D87EF4">
        <w:tc>
          <w:tcPr>
            <w:tcW w:w="1728" w:type="dxa"/>
          </w:tcPr>
          <w:p w14:paraId="422E8A23" w14:textId="77777777" w:rsidR="00E346B3" w:rsidRPr="00D87EF4" w:rsidRDefault="00E346B3" w:rsidP="0067028D">
            <w:pPr>
              <w:pStyle w:val="TableRow"/>
              <w:rPr>
                <w:b/>
                <w:bCs/>
              </w:rPr>
            </w:pPr>
            <w:r w:rsidRPr="00D87EF4">
              <w:rPr>
                <w:b/>
                <w:bCs/>
              </w:rPr>
              <w:t>Details Screen</w:t>
            </w:r>
          </w:p>
        </w:tc>
        <w:tc>
          <w:tcPr>
            <w:tcW w:w="6794" w:type="dxa"/>
          </w:tcPr>
          <w:p w14:paraId="0E7644AC" w14:textId="77777777" w:rsidR="00E346B3" w:rsidRDefault="00304F88" w:rsidP="0067028D">
            <w:pPr>
              <w:pStyle w:val="TableRow"/>
            </w:pPr>
            <w:r>
              <w:t>TfraListViewer</w:t>
            </w:r>
          </w:p>
        </w:tc>
      </w:tr>
      <w:tr w:rsidR="00E346B3" w14:paraId="67FAD171" w14:textId="77777777" w:rsidTr="00D87EF4">
        <w:tc>
          <w:tcPr>
            <w:tcW w:w="1728" w:type="dxa"/>
          </w:tcPr>
          <w:p w14:paraId="16F7339C" w14:textId="77777777" w:rsidR="00E346B3" w:rsidRPr="00D87EF4" w:rsidRDefault="00E346B3" w:rsidP="0067028D">
            <w:pPr>
              <w:pStyle w:val="TableRow"/>
              <w:rPr>
                <w:b/>
                <w:bCs/>
              </w:rPr>
            </w:pPr>
            <w:r w:rsidRPr="00D87EF4">
              <w:rPr>
                <w:b/>
                <w:bCs/>
              </w:rPr>
              <w:t>Child Nodes</w:t>
            </w:r>
          </w:p>
        </w:tc>
        <w:tc>
          <w:tcPr>
            <w:tcW w:w="6794" w:type="dxa"/>
          </w:tcPr>
          <w:p w14:paraId="24839BC0" w14:textId="77777777" w:rsidR="00E346B3" w:rsidRDefault="00B22903" w:rsidP="0067028D">
            <w:pPr>
              <w:pStyle w:val="TableRow"/>
            </w:pPr>
            <w:r>
              <w:t>Valuations Leaf Node</w:t>
            </w:r>
          </w:p>
        </w:tc>
      </w:tr>
      <w:tr w:rsidR="00E346B3" w14:paraId="1FF8FDAD" w14:textId="77777777" w:rsidTr="00D87EF4">
        <w:tc>
          <w:tcPr>
            <w:tcW w:w="1728" w:type="dxa"/>
          </w:tcPr>
          <w:p w14:paraId="1C41BAD6" w14:textId="77777777" w:rsidR="00E346B3" w:rsidRPr="00D87EF4" w:rsidRDefault="00E346B3" w:rsidP="0067028D">
            <w:pPr>
              <w:pStyle w:val="TableRow"/>
              <w:rPr>
                <w:b/>
                <w:bCs/>
              </w:rPr>
            </w:pPr>
            <w:r w:rsidRPr="00D87EF4">
              <w:rPr>
                <w:b/>
                <w:bCs/>
              </w:rPr>
              <w:t>Add Button Options</w:t>
            </w:r>
          </w:p>
        </w:tc>
        <w:tc>
          <w:tcPr>
            <w:tcW w:w="6794" w:type="dxa"/>
          </w:tcPr>
          <w:p w14:paraId="20A974F7" w14:textId="77777777" w:rsidR="00E346B3" w:rsidRDefault="001177CB" w:rsidP="0067028D">
            <w:pPr>
              <w:pStyle w:val="TableRow"/>
            </w:pPr>
            <w:r>
              <w:t>Add button creates a new Valuation Leaf Node inside the folder and selects it.  On saving, the valuation is linked to the current top-level node in the database.</w:t>
            </w:r>
          </w:p>
        </w:tc>
      </w:tr>
    </w:tbl>
    <w:p w14:paraId="2E289670" w14:textId="77777777" w:rsidR="00E346B3" w:rsidRDefault="00E346B3" w:rsidP="00E346B3"/>
    <w:p w14:paraId="66201031" w14:textId="77777777" w:rsidR="00812CBE" w:rsidRDefault="00812CBE" w:rsidP="00840903">
      <w:pPr>
        <w:pStyle w:val="Heading4"/>
      </w:pPr>
      <w:bookmarkStart w:id="247" w:name="_Toc292878732"/>
      <w:bookmarkStart w:id="248" w:name="_Ref298425449"/>
      <w:r>
        <w:t>Valuations Leaf Node</w:t>
      </w:r>
      <w:bookmarkEnd w:id="247"/>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592"/>
      </w:tblGrid>
      <w:tr w:rsidR="00812CBE" w14:paraId="42800A1C" w14:textId="77777777" w:rsidTr="00D87EF4">
        <w:tc>
          <w:tcPr>
            <w:tcW w:w="1728" w:type="dxa"/>
          </w:tcPr>
          <w:p w14:paraId="771A08E8" w14:textId="77777777" w:rsidR="00812CBE" w:rsidRPr="00D87EF4" w:rsidRDefault="00812CBE" w:rsidP="00690E6D">
            <w:pPr>
              <w:pStyle w:val="TableRow"/>
              <w:rPr>
                <w:b/>
                <w:bCs/>
              </w:rPr>
            </w:pPr>
            <w:r w:rsidRPr="00D87EF4">
              <w:rPr>
                <w:b/>
                <w:bCs/>
              </w:rPr>
              <w:t>Node Type</w:t>
            </w:r>
          </w:p>
        </w:tc>
        <w:tc>
          <w:tcPr>
            <w:tcW w:w="6794" w:type="dxa"/>
          </w:tcPr>
          <w:p w14:paraId="3CD495B5" w14:textId="77777777" w:rsidR="00812CBE" w:rsidRDefault="00812CBE" w:rsidP="00690E6D">
            <w:pPr>
              <w:pStyle w:val="TableRow"/>
            </w:pPr>
            <w:r>
              <w:t>Top Level</w:t>
            </w:r>
          </w:p>
        </w:tc>
      </w:tr>
      <w:tr w:rsidR="00812CBE" w14:paraId="6D2793F5" w14:textId="77777777" w:rsidTr="00D87EF4">
        <w:tc>
          <w:tcPr>
            <w:tcW w:w="1728" w:type="dxa"/>
          </w:tcPr>
          <w:p w14:paraId="4510A758" w14:textId="77777777" w:rsidR="00812CBE" w:rsidRPr="00D87EF4" w:rsidRDefault="00812CBE" w:rsidP="00690E6D">
            <w:pPr>
              <w:pStyle w:val="TableRow"/>
              <w:rPr>
                <w:b/>
                <w:bCs/>
              </w:rPr>
            </w:pPr>
            <w:r w:rsidRPr="00D87EF4">
              <w:rPr>
                <w:b/>
                <w:bCs/>
              </w:rPr>
              <w:t>Caption</w:t>
            </w:r>
          </w:p>
        </w:tc>
        <w:tc>
          <w:tcPr>
            <w:tcW w:w="6794" w:type="dxa"/>
          </w:tcPr>
          <w:p w14:paraId="2AF0A646" w14:textId="77777777" w:rsidR="00812CBE" w:rsidRDefault="00812CBE" w:rsidP="00D12788">
            <w:pPr>
              <w:pStyle w:val="TableRow"/>
            </w:pPr>
            <w:r>
              <w:t>&lt;Valuation Vague Date&gt; - &lt;</w:t>
            </w:r>
            <w:r w:rsidR="00D12788">
              <w:t>Concept.Published_Term</w:t>
            </w:r>
            <w:r>
              <w:t xml:space="preserve"> for the concept </w:t>
            </w:r>
            <w:r w:rsidR="00D12788">
              <w:t xml:space="preserve">identified by </w:t>
            </w:r>
            <w:r>
              <w:t>Valuation.Type_Concept_Key&gt;</w:t>
            </w:r>
          </w:p>
        </w:tc>
      </w:tr>
      <w:tr w:rsidR="00812CBE" w14:paraId="677512D5" w14:textId="77777777" w:rsidTr="00D87EF4">
        <w:tc>
          <w:tcPr>
            <w:tcW w:w="1728" w:type="dxa"/>
          </w:tcPr>
          <w:p w14:paraId="2264179D" w14:textId="77777777" w:rsidR="00812CBE" w:rsidRPr="00D87EF4" w:rsidRDefault="00812CBE" w:rsidP="00690E6D">
            <w:pPr>
              <w:pStyle w:val="TableRow"/>
              <w:rPr>
                <w:b/>
                <w:bCs/>
              </w:rPr>
            </w:pPr>
            <w:r w:rsidRPr="00D87EF4">
              <w:rPr>
                <w:b/>
                <w:bCs/>
              </w:rPr>
              <w:t>Description</w:t>
            </w:r>
          </w:p>
        </w:tc>
        <w:tc>
          <w:tcPr>
            <w:tcW w:w="6794" w:type="dxa"/>
          </w:tcPr>
          <w:p w14:paraId="74EAB461" w14:textId="77777777" w:rsidR="00812CBE" w:rsidRDefault="00B22903" w:rsidP="00690E6D">
            <w:pPr>
              <w:pStyle w:val="TableRow"/>
            </w:pPr>
            <w:r>
              <w:t>Leaf node for a single valuation associated with the selected top-level entity.</w:t>
            </w:r>
          </w:p>
          <w:p w14:paraId="6B16DEFA" w14:textId="77777777" w:rsidR="008E16EB" w:rsidRDefault="008E16EB" w:rsidP="00690E6D">
            <w:pPr>
              <w:pStyle w:val="TableRow"/>
            </w:pPr>
            <w:r>
              <w:t>This node type is always hidden unless User.Allow_Finance is true for this user.</w:t>
            </w:r>
          </w:p>
        </w:tc>
      </w:tr>
      <w:tr w:rsidR="00812CBE" w14:paraId="3BD14B08" w14:textId="77777777" w:rsidTr="00D87EF4">
        <w:tc>
          <w:tcPr>
            <w:tcW w:w="1728" w:type="dxa"/>
          </w:tcPr>
          <w:p w14:paraId="11605285" w14:textId="77777777" w:rsidR="00812CBE" w:rsidRPr="00D87EF4" w:rsidRDefault="00812CBE" w:rsidP="00690E6D">
            <w:pPr>
              <w:pStyle w:val="TableRow"/>
              <w:rPr>
                <w:b/>
                <w:bCs/>
              </w:rPr>
            </w:pPr>
            <w:r w:rsidRPr="00D87EF4">
              <w:rPr>
                <w:b/>
                <w:bCs/>
              </w:rPr>
              <w:t>Details Screen</w:t>
            </w:r>
          </w:p>
        </w:tc>
        <w:tc>
          <w:tcPr>
            <w:tcW w:w="6794" w:type="dxa"/>
          </w:tcPr>
          <w:p w14:paraId="374A6353" w14:textId="77777777" w:rsidR="00812CBE" w:rsidRDefault="00812CBE" w:rsidP="00690E6D">
            <w:pPr>
              <w:pStyle w:val="TableRow"/>
            </w:pPr>
            <w:r>
              <w:t>TfraValuation</w:t>
            </w:r>
          </w:p>
        </w:tc>
      </w:tr>
      <w:tr w:rsidR="00812CBE" w14:paraId="2F55EBBC" w14:textId="77777777" w:rsidTr="00D87EF4">
        <w:tc>
          <w:tcPr>
            <w:tcW w:w="1728" w:type="dxa"/>
          </w:tcPr>
          <w:p w14:paraId="6738509D" w14:textId="77777777" w:rsidR="00812CBE" w:rsidRPr="00D87EF4" w:rsidRDefault="00812CBE" w:rsidP="00690E6D">
            <w:pPr>
              <w:pStyle w:val="TableRow"/>
              <w:rPr>
                <w:b/>
                <w:bCs/>
              </w:rPr>
            </w:pPr>
            <w:r w:rsidRPr="00D87EF4">
              <w:rPr>
                <w:b/>
                <w:bCs/>
              </w:rPr>
              <w:t>Add Button Options</w:t>
            </w:r>
          </w:p>
        </w:tc>
        <w:tc>
          <w:tcPr>
            <w:tcW w:w="6794" w:type="dxa"/>
          </w:tcPr>
          <w:p w14:paraId="767987A6" w14:textId="77777777" w:rsidR="00812CBE" w:rsidRDefault="00812CBE" w:rsidP="00690E6D">
            <w:pPr>
              <w:pStyle w:val="TableRow"/>
            </w:pPr>
            <w:r>
              <w:t>Add Button options are the same as the parent Valuations Folder node.</w:t>
            </w:r>
          </w:p>
        </w:tc>
      </w:tr>
      <w:tr w:rsidR="00812CBE" w14:paraId="7D702987" w14:textId="77777777" w:rsidTr="00D87EF4">
        <w:tc>
          <w:tcPr>
            <w:tcW w:w="1728" w:type="dxa"/>
          </w:tcPr>
          <w:p w14:paraId="0E414BAA" w14:textId="77777777" w:rsidR="00812CBE" w:rsidRPr="00D87EF4" w:rsidRDefault="00812CBE" w:rsidP="00690E6D">
            <w:pPr>
              <w:pStyle w:val="TableRow"/>
              <w:rPr>
                <w:b/>
                <w:bCs/>
              </w:rPr>
            </w:pPr>
            <w:r w:rsidRPr="00D87EF4">
              <w:rPr>
                <w:b/>
                <w:bCs/>
              </w:rPr>
              <w:t>Navigation</w:t>
            </w:r>
          </w:p>
        </w:tc>
        <w:tc>
          <w:tcPr>
            <w:tcW w:w="6794" w:type="dxa"/>
          </w:tcPr>
          <w:p w14:paraId="7A006D5B" w14:textId="77777777" w:rsidR="00812CBE" w:rsidRDefault="00812CBE" w:rsidP="00690E6D">
            <w:pPr>
              <w:pStyle w:val="TableRow"/>
            </w:pPr>
            <w:r>
              <w:t>When double clicked displays a Valuations (Top Level) node for the selected valuation.</w:t>
            </w:r>
          </w:p>
        </w:tc>
      </w:tr>
    </w:tbl>
    <w:p w14:paraId="52F6086B" w14:textId="77777777" w:rsidR="00437CAC" w:rsidRDefault="00437CAC" w:rsidP="00437CAC"/>
    <w:p w14:paraId="43ADCBC2" w14:textId="77777777" w:rsidR="00437CAC" w:rsidRDefault="00437CAC" w:rsidP="00437CAC">
      <w:pPr>
        <w:pStyle w:val="Heading4"/>
      </w:pPr>
      <w:bookmarkStart w:id="249" w:name="_Toc292878733"/>
      <w:r>
        <w:t>Stores Hierarchy (Top Level)</w:t>
      </w:r>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6595"/>
      </w:tblGrid>
      <w:tr w:rsidR="00437CAC" w14:paraId="391EC412" w14:textId="77777777" w:rsidTr="00D87EF4">
        <w:tc>
          <w:tcPr>
            <w:tcW w:w="1728" w:type="dxa"/>
          </w:tcPr>
          <w:p w14:paraId="7D6EB7FA" w14:textId="77777777" w:rsidR="00437CAC" w:rsidRPr="00D87EF4" w:rsidRDefault="00437CAC" w:rsidP="00A95B15">
            <w:pPr>
              <w:pStyle w:val="TableRow"/>
              <w:rPr>
                <w:b/>
                <w:bCs/>
              </w:rPr>
            </w:pPr>
            <w:r w:rsidRPr="00D87EF4">
              <w:rPr>
                <w:b/>
                <w:bCs/>
              </w:rPr>
              <w:t>Node Type</w:t>
            </w:r>
          </w:p>
        </w:tc>
        <w:tc>
          <w:tcPr>
            <w:tcW w:w="6794" w:type="dxa"/>
          </w:tcPr>
          <w:p w14:paraId="1B94DE3E" w14:textId="77777777" w:rsidR="00437CAC" w:rsidRDefault="00437CAC" w:rsidP="00A95B15">
            <w:pPr>
              <w:pStyle w:val="TableRow"/>
            </w:pPr>
            <w:r>
              <w:t>Top Level</w:t>
            </w:r>
          </w:p>
        </w:tc>
      </w:tr>
      <w:tr w:rsidR="00437CAC" w14:paraId="137C8676" w14:textId="77777777" w:rsidTr="00D87EF4">
        <w:tc>
          <w:tcPr>
            <w:tcW w:w="1728" w:type="dxa"/>
          </w:tcPr>
          <w:p w14:paraId="6C54AE51" w14:textId="77777777" w:rsidR="00437CAC" w:rsidRPr="00D87EF4" w:rsidRDefault="00437CAC" w:rsidP="00A95B15">
            <w:pPr>
              <w:pStyle w:val="TableRow"/>
              <w:rPr>
                <w:b/>
                <w:bCs/>
              </w:rPr>
            </w:pPr>
            <w:r w:rsidRPr="00D87EF4">
              <w:rPr>
                <w:b/>
                <w:bCs/>
              </w:rPr>
              <w:lastRenderedPageBreak/>
              <w:t>Caption</w:t>
            </w:r>
          </w:p>
        </w:tc>
        <w:tc>
          <w:tcPr>
            <w:tcW w:w="6794" w:type="dxa"/>
          </w:tcPr>
          <w:p w14:paraId="07B05A15" w14:textId="77777777" w:rsidR="00437CAC" w:rsidRDefault="00437CAC" w:rsidP="00A95B15">
            <w:pPr>
              <w:pStyle w:val="TableRow"/>
            </w:pPr>
            <w:r>
              <w:t>&lt;Store.Item_Name&gt; - &lt;Collection_Unit_Number.Number for the preferred number</w:t>
            </w:r>
            <w:r w:rsidR="00BD3BF5">
              <w:t>. If there are multiple preferred numbers then only one is displayed.</w:t>
            </w:r>
            <w:r>
              <w:t xml:space="preserve"> &gt;</w:t>
            </w:r>
          </w:p>
        </w:tc>
      </w:tr>
      <w:tr w:rsidR="00437CAC" w14:paraId="230E9E8F" w14:textId="77777777" w:rsidTr="00D87EF4">
        <w:tc>
          <w:tcPr>
            <w:tcW w:w="1728" w:type="dxa"/>
          </w:tcPr>
          <w:p w14:paraId="2B3F2480" w14:textId="77777777" w:rsidR="00437CAC" w:rsidRPr="00D87EF4" w:rsidRDefault="00437CAC" w:rsidP="00A95B15">
            <w:pPr>
              <w:pStyle w:val="TableRow"/>
              <w:rPr>
                <w:b/>
                <w:bCs/>
              </w:rPr>
            </w:pPr>
            <w:r w:rsidRPr="00D87EF4">
              <w:rPr>
                <w:b/>
                <w:bCs/>
              </w:rPr>
              <w:t>Description</w:t>
            </w:r>
          </w:p>
        </w:tc>
        <w:tc>
          <w:tcPr>
            <w:tcW w:w="6794" w:type="dxa"/>
          </w:tcPr>
          <w:p w14:paraId="30680EDA" w14:textId="77777777" w:rsidR="00437CAC" w:rsidRDefault="00437CAC" w:rsidP="00A95B15">
            <w:pPr>
              <w:pStyle w:val="TableRow"/>
            </w:pPr>
            <w:r>
              <w:t>Top level node for all the details of a store.</w:t>
            </w:r>
          </w:p>
        </w:tc>
      </w:tr>
      <w:tr w:rsidR="00437CAC" w14:paraId="3E03044F" w14:textId="77777777" w:rsidTr="00D87EF4">
        <w:tc>
          <w:tcPr>
            <w:tcW w:w="1728" w:type="dxa"/>
          </w:tcPr>
          <w:p w14:paraId="02E593DE" w14:textId="77777777" w:rsidR="00437CAC" w:rsidRPr="00D87EF4" w:rsidRDefault="00437CAC" w:rsidP="00A95B15">
            <w:pPr>
              <w:pStyle w:val="TableRow"/>
              <w:rPr>
                <w:b/>
                <w:bCs/>
              </w:rPr>
            </w:pPr>
            <w:r w:rsidRPr="00D87EF4">
              <w:rPr>
                <w:b/>
                <w:bCs/>
              </w:rPr>
              <w:t>Details Screen</w:t>
            </w:r>
          </w:p>
        </w:tc>
        <w:tc>
          <w:tcPr>
            <w:tcW w:w="6794" w:type="dxa"/>
          </w:tcPr>
          <w:p w14:paraId="3C665CCD" w14:textId="77777777" w:rsidR="00437CAC" w:rsidRDefault="00437CAC" w:rsidP="00A95B15">
            <w:pPr>
              <w:pStyle w:val="TableRow"/>
            </w:pPr>
            <w:r>
              <w:t>TfraStorage</w:t>
            </w:r>
          </w:p>
        </w:tc>
      </w:tr>
      <w:tr w:rsidR="00437CAC" w14:paraId="0524BFD2" w14:textId="77777777" w:rsidTr="00D87EF4">
        <w:tc>
          <w:tcPr>
            <w:tcW w:w="1728" w:type="dxa"/>
          </w:tcPr>
          <w:p w14:paraId="14C92165" w14:textId="77777777" w:rsidR="00437CAC" w:rsidRPr="00D87EF4" w:rsidRDefault="00437CAC" w:rsidP="00A95B15">
            <w:pPr>
              <w:pStyle w:val="TableRow"/>
              <w:rPr>
                <w:b/>
                <w:bCs/>
              </w:rPr>
            </w:pPr>
            <w:r w:rsidRPr="00D87EF4">
              <w:rPr>
                <w:b/>
                <w:bCs/>
              </w:rPr>
              <w:t>Child Nodes</w:t>
            </w:r>
          </w:p>
        </w:tc>
        <w:tc>
          <w:tcPr>
            <w:tcW w:w="6794" w:type="dxa"/>
          </w:tcPr>
          <w:p w14:paraId="0312D93E" w14:textId="77777777" w:rsidR="00437CAC" w:rsidRDefault="00437CAC" w:rsidP="00A95B15">
            <w:pPr>
              <w:pStyle w:val="TableRow"/>
            </w:pPr>
            <w:r>
              <w:t>Store Leaf Nodes.  Each node is hierarchically populated with the stores within it, as for the top level store node’s Linked Stores\Store Hierarchy folder node.</w:t>
            </w:r>
          </w:p>
        </w:tc>
      </w:tr>
      <w:tr w:rsidR="00437CAC" w14:paraId="06717442" w14:textId="77777777" w:rsidTr="00D87EF4">
        <w:tc>
          <w:tcPr>
            <w:tcW w:w="1728" w:type="dxa"/>
          </w:tcPr>
          <w:p w14:paraId="6DDF99C7" w14:textId="77777777" w:rsidR="00437CAC" w:rsidRPr="00D87EF4" w:rsidRDefault="00437CAC" w:rsidP="00A95B15">
            <w:pPr>
              <w:pStyle w:val="TableRow"/>
              <w:rPr>
                <w:b/>
                <w:bCs/>
              </w:rPr>
            </w:pPr>
            <w:r w:rsidRPr="00D87EF4">
              <w:rPr>
                <w:b/>
                <w:bCs/>
              </w:rPr>
              <w:t>Sort Order</w:t>
            </w:r>
          </w:p>
        </w:tc>
        <w:tc>
          <w:tcPr>
            <w:tcW w:w="6794" w:type="dxa"/>
          </w:tcPr>
          <w:p w14:paraId="361B6ADC" w14:textId="77777777" w:rsidR="00437CAC" w:rsidRDefault="00437CAC" w:rsidP="00A95B15">
            <w:pPr>
              <w:pStyle w:val="TableRow"/>
            </w:pPr>
            <w:r>
              <w:t>“Name” - sort on store’s name</w:t>
            </w:r>
          </w:p>
          <w:p w14:paraId="54DF4320" w14:textId="77777777" w:rsidR="00437CAC" w:rsidRDefault="00437CAC" w:rsidP="00A95B15">
            <w:pPr>
              <w:pStyle w:val="TableRow"/>
            </w:pPr>
            <w:r>
              <w:t xml:space="preserve">“Location </w:t>
            </w:r>
            <w:r w:rsidR="007D1951">
              <w:t>Placement</w:t>
            </w:r>
            <w:r>
              <w:t>” - sort on the current location code field.</w:t>
            </w:r>
          </w:p>
          <w:p w14:paraId="141F0E3A" w14:textId="77777777" w:rsidR="00437CAC" w:rsidRDefault="00437CAC" w:rsidP="00A95B15">
            <w:pPr>
              <w:pStyle w:val="TableRow"/>
            </w:pPr>
            <w:r>
              <w:t xml:space="preserve">“Registration Number” - sort on Collection_Unit_Number.Number for the preferred number </w:t>
            </w:r>
          </w:p>
        </w:tc>
      </w:tr>
      <w:tr w:rsidR="00437CAC" w14:paraId="76EBB159" w14:textId="77777777" w:rsidTr="00D87EF4">
        <w:tc>
          <w:tcPr>
            <w:tcW w:w="1728" w:type="dxa"/>
          </w:tcPr>
          <w:p w14:paraId="4985A965" w14:textId="77777777" w:rsidR="00437CAC" w:rsidRPr="00D87EF4" w:rsidRDefault="00437CAC" w:rsidP="00A95B15">
            <w:pPr>
              <w:pStyle w:val="TableRow"/>
              <w:rPr>
                <w:b/>
                <w:bCs/>
              </w:rPr>
            </w:pPr>
            <w:r w:rsidRPr="00D87EF4">
              <w:rPr>
                <w:b/>
                <w:bCs/>
              </w:rPr>
              <w:t>Search Types</w:t>
            </w:r>
          </w:p>
        </w:tc>
        <w:tc>
          <w:tcPr>
            <w:tcW w:w="6794" w:type="dxa"/>
          </w:tcPr>
          <w:p w14:paraId="27C061FB" w14:textId="77777777" w:rsidR="00437CAC" w:rsidRDefault="00437CAC" w:rsidP="00A95B15">
            <w:pPr>
              <w:pStyle w:val="TableRow"/>
            </w:pPr>
            <w:r>
              <w:t>Store Name (search on Store.Item_Name)</w:t>
            </w:r>
          </w:p>
          <w:p w14:paraId="1A7BAF4E" w14:textId="77777777" w:rsidR="00437CAC" w:rsidRDefault="00437CAC" w:rsidP="00A95B15">
            <w:pPr>
              <w:pStyle w:val="TableRow"/>
            </w:pPr>
            <w:r>
              <w:t>Store Reference Number (search for stores on Collection_Unit_Number.Number where Preferred=1</w:t>
            </w:r>
            <w:r w:rsidR="00BD3BF5">
              <w:t>)</w:t>
            </w:r>
            <w:r>
              <w:t xml:space="preserve"> </w:t>
            </w:r>
          </w:p>
          <w:p w14:paraId="16010400" w14:textId="77777777" w:rsidR="00437CAC" w:rsidRDefault="00437CAC" w:rsidP="00A95B15">
            <w:pPr>
              <w:pStyle w:val="TableRow"/>
            </w:pPr>
            <w:r>
              <w:t xml:space="preserve">Usual Location </w:t>
            </w:r>
            <w:r w:rsidR="007D1951">
              <w:t>Placement (code)</w:t>
            </w:r>
          </w:p>
          <w:p w14:paraId="40034479" w14:textId="77777777" w:rsidR="00437CAC" w:rsidRDefault="00437CAC" w:rsidP="00A95B15">
            <w:pPr>
              <w:pStyle w:val="TableRow"/>
            </w:pPr>
            <w:r>
              <w:t>Store Type</w:t>
            </w:r>
          </w:p>
          <w:p w14:paraId="5866B2F1" w14:textId="77777777" w:rsidR="005B6293" w:rsidRDefault="005B6293" w:rsidP="00A95B15">
            <w:pPr>
              <w:pStyle w:val="TableRow"/>
            </w:pPr>
            <w:r>
              <w:t>Searches are performed on top level stores only.</w:t>
            </w:r>
          </w:p>
        </w:tc>
      </w:tr>
      <w:tr w:rsidR="00437CAC" w14:paraId="32CB1D9D" w14:textId="77777777" w:rsidTr="00D87EF4">
        <w:tc>
          <w:tcPr>
            <w:tcW w:w="1728" w:type="dxa"/>
          </w:tcPr>
          <w:p w14:paraId="4AFF8F74" w14:textId="77777777" w:rsidR="00437CAC" w:rsidRPr="00D87EF4" w:rsidRDefault="00437CAC" w:rsidP="00A95B15">
            <w:pPr>
              <w:pStyle w:val="TableRow"/>
              <w:rPr>
                <w:b/>
                <w:bCs/>
              </w:rPr>
            </w:pPr>
            <w:r w:rsidRPr="00D87EF4">
              <w:rPr>
                <w:b/>
                <w:bCs/>
              </w:rPr>
              <w:t>Add Button Options</w:t>
            </w:r>
          </w:p>
        </w:tc>
        <w:tc>
          <w:tcPr>
            <w:tcW w:w="6794" w:type="dxa"/>
          </w:tcPr>
          <w:p w14:paraId="492F332D" w14:textId="77777777" w:rsidR="00437CAC" w:rsidRDefault="00437CAC" w:rsidP="00A95B15">
            <w:pPr>
              <w:pStyle w:val="TableRow"/>
            </w:pPr>
            <w:r>
              <w:t>Add button is disabled unless a node is selected.  Adds a store leaf node beneath the current node and selects it in edit mode, setting the current location and usual location to the currently selected top level store.</w:t>
            </w:r>
          </w:p>
        </w:tc>
      </w:tr>
    </w:tbl>
    <w:p w14:paraId="353BE8D3" w14:textId="77777777" w:rsidR="00437CAC" w:rsidRDefault="00437CAC" w:rsidP="00437CAC"/>
    <w:p w14:paraId="565FC9DB" w14:textId="77777777" w:rsidR="000367D8" w:rsidRDefault="000367D8" w:rsidP="000367D8">
      <w:pPr>
        <w:pStyle w:val="Heading4"/>
      </w:pPr>
      <w:bookmarkStart w:id="250" w:name="_Domain_Folder"/>
      <w:bookmarkStart w:id="251" w:name="_Toc292878734"/>
      <w:bookmarkStart w:id="252" w:name="_Ref452982820"/>
      <w:bookmarkEnd w:id="250"/>
      <w:r>
        <w:t>Domain Folder</w:t>
      </w:r>
      <w:bookmarkEnd w:id="251"/>
      <w:bookmarkEnd w:id="25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6589"/>
      </w:tblGrid>
      <w:tr w:rsidR="000367D8" w14:paraId="008B9769" w14:textId="77777777" w:rsidTr="008848D0">
        <w:tc>
          <w:tcPr>
            <w:tcW w:w="1728" w:type="dxa"/>
          </w:tcPr>
          <w:p w14:paraId="33CFC348" w14:textId="77777777" w:rsidR="000367D8" w:rsidRPr="00D87EF4" w:rsidRDefault="000367D8" w:rsidP="008848D0">
            <w:pPr>
              <w:pStyle w:val="TableRow"/>
              <w:rPr>
                <w:b/>
                <w:bCs/>
              </w:rPr>
            </w:pPr>
            <w:r w:rsidRPr="00D87EF4">
              <w:rPr>
                <w:b/>
                <w:bCs/>
              </w:rPr>
              <w:t>Node Type</w:t>
            </w:r>
          </w:p>
        </w:tc>
        <w:tc>
          <w:tcPr>
            <w:tcW w:w="6794" w:type="dxa"/>
          </w:tcPr>
          <w:p w14:paraId="44836A23" w14:textId="77777777" w:rsidR="000367D8" w:rsidRDefault="000367D8" w:rsidP="008848D0">
            <w:pPr>
              <w:pStyle w:val="TableRow"/>
            </w:pPr>
            <w:r>
              <w:t>Folder</w:t>
            </w:r>
          </w:p>
        </w:tc>
      </w:tr>
      <w:tr w:rsidR="000367D8" w14:paraId="6A2B135A" w14:textId="77777777" w:rsidTr="008848D0">
        <w:tc>
          <w:tcPr>
            <w:tcW w:w="1728" w:type="dxa"/>
          </w:tcPr>
          <w:p w14:paraId="063C50B1" w14:textId="77777777" w:rsidR="000367D8" w:rsidRPr="00D87EF4" w:rsidRDefault="000367D8" w:rsidP="008848D0">
            <w:pPr>
              <w:pStyle w:val="TableRow"/>
              <w:rPr>
                <w:b/>
                <w:bCs/>
              </w:rPr>
            </w:pPr>
            <w:r w:rsidRPr="00D87EF4">
              <w:rPr>
                <w:b/>
                <w:bCs/>
              </w:rPr>
              <w:t>Caption</w:t>
            </w:r>
          </w:p>
        </w:tc>
        <w:tc>
          <w:tcPr>
            <w:tcW w:w="6794" w:type="dxa"/>
          </w:tcPr>
          <w:p w14:paraId="3243F148" w14:textId="026106D8" w:rsidR="000367D8" w:rsidRDefault="000367D8" w:rsidP="00C61485">
            <w:pPr>
              <w:pStyle w:val="TableRow"/>
            </w:pPr>
            <w:r>
              <w:t>&lt;Domain.Item_Name&gt;</w:t>
            </w:r>
            <w:r w:rsidR="00C61485">
              <w:t xml:space="preserve"> </w:t>
            </w:r>
            <w:r w:rsidR="00146CD9">
              <w:t>-</w:t>
            </w:r>
            <w:r w:rsidR="00C61485">
              <w:t xml:space="preserve"> if child nodes are Determination Leaf Nodes.</w:t>
            </w:r>
          </w:p>
          <w:p w14:paraId="52F05CF5" w14:textId="5F50420A" w:rsidR="00C61485" w:rsidRDefault="00C61485" w:rsidP="00C61485">
            <w:pPr>
              <w:pStyle w:val="TableRow"/>
            </w:pPr>
            <w:r>
              <w:t>“Taxa”</w:t>
            </w:r>
            <w:r w:rsidR="00146CD9">
              <w:t xml:space="preserve"> -</w:t>
            </w:r>
            <w:r>
              <w:t xml:space="preserve"> if child nodes are Taxon Determination Leaf Nodes.</w:t>
            </w:r>
          </w:p>
        </w:tc>
      </w:tr>
      <w:tr w:rsidR="000367D8" w14:paraId="5DEA4CD4" w14:textId="77777777" w:rsidTr="008848D0">
        <w:tc>
          <w:tcPr>
            <w:tcW w:w="1728" w:type="dxa"/>
          </w:tcPr>
          <w:p w14:paraId="11925750" w14:textId="738C168B" w:rsidR="000367D8" w:rsidRPr="00D87EF4" w:rsidRDefault="000367D8" w:rsidP="008848D0">
            <w:pPr>
              <w:pStyle w:val="TableRow"/>
              <w:rPr>
                <w:b/>
                <w:bCs/>
              </w:rPr>
            </w:pPr>
            <w:r w:rsidRPr="00D87EF4">
              <w:rPr>
                <w:b/>
                <w:bCs/>
              </w:rPr>
              <w:t>Description</w:t>
            </w:r>
          </w:p>
        </w:tc>
        <w:tc>
          <w:tcPr>
            <w:tcW w:w="6794" w:type="dxa"/>
          </w:tcPr>
          <w:p w14:paraId="362C55F4" w14:textId="77777777" w:rsidR="000367D8" w:rsidRDefault="000367D8" w:rsidP="008848D0">
            <w:pPr>
              <w:pStyle w:val="TableRow"/>
            </w:pPr>
            <w:r>
              <w:t xml:space="preserve">Lists the determinations contained within the domain </w:t>
            </w:r>
            <w:r w:rsidR="0059762A">
              <w:t xml:space="preserve">folder </w:t>
            </w:r>
            <w:r>
              <w:t>for a specimen.</w:t>
            </w:r>
          </w:p>
        </w:tc>
      </w:tr>
      <w:tr w:rsidR="000367D8" w14:paraId="3D299B41" w14:textId="77777777" w:rsidTr="008848D0">
        <w:tc>
          <w:tcPr>
            <w:tcW w:w="1728" w:type="dxa"/>
          </w:tcPr>
          <w:p w14:paraId="00923D08" w14:textId="77777777" w:rsidR="000367D8" w:rsidRPr="00D87EF4" w:rsidRDefault="000367D8" w:rsidP="008848D0">
            <w:pPr>
              <w:pStyle w:val="TableRow"/>
              <w:rPr>
                <w:b/>
                <w:bCs/>
              </w:rPr>
            </w:pPr>
            <w:r w:rsidRPr="00D87EF4">
              <w:rPr>
                <w:b/>
                <w:bCs/>
              </w:rPr>
              <w:t>Child Nodes</w:t>
            </w:r>
          </w:p>
        </w:tc>
        <w:tc>
          <w:tcPr>
            <w:tcW w:w="6794" w:type="dxa"/>
          </w:tcPr>
          <w:p w14:paraId="053C117C" w14:textId="77777777" w:rsidR="000367D8" w:rsidRDefault="000367D8" w:rsidP="000367D8">
            <w:pPr>
              <w:pStyle w:val="TableRow"/>
            </w:pPr>
            <w:r>
              <w:t>Determination Leaf Node</w:t>
            </w:r>
          </w:p>
          <w:p w14:paraId="6C7770A7" w14:textId="77777777" w:rsidR="000367D8" w:rsidRDefault="000367D8" w:rsidP="000367D8">
            <w:pPr>
              <w:pStyle w:val="TableRow"/>
            </w:pPr>
            <w:r>
              <w:lastRenderedPageBreak/>
              <w:t>Taxon Determination Leaf Node</w:t>
            </w:r>
          </w:p>
        </w:tc>
      </w:tr>
      <w:tr w:rsidR="000367D8" w14:paraId="75D73934" w14:textId="77777777" w:rsidTr="008848D0">
        <w:tc>
          <w:tcPr>
            <w:tcW w:w="1728" w:type="dxa"/>
          </w:tcPr>
          <w:p w14:paraId="0035EC73" w14:textId="77777777" w:rsidR="000367D8" w:rsidRPr="00D87EF4" w:rsidRDefault="000367D8" w:rsidP="008848D0">
            <w:pPr>
              <w:pStyle w:val="TableRow"/>
              <w:rPr>
                <w:b/>
                <w:bCs/>
              </w:rPr>
            </w:pPr>
            <w:r w:rsidRPr="00D87EF4">
              <w:rPr>
                <w:b/>
                <w:bCs/>
              </w:rPr>
              <w:lastRenderedPageBreak/>
              <w:t>Details Screen</w:t>
            </w:r>
          </w:p>
        </w:tc>
        <w:tc>
          <w:tcPr>
            <w:tcW w:w="6794" w:type="dxa"/>
          </w:tcPr>
          <w:p w14:paraId="2FBCB778" w14:textId="77777777" w:rsidR="000367D8" w:rsidRDefault="000367D8" w:rsidP="000367D8">
            <w:pPr>
              <w:pStyle w:val="TableRow"/>
            </w:pPr>
            <w:r>
              <w:t>TfraListViewer</w:t>
            </w:r>
          </w:p>
        </w:tc>
      </w:tr>
      <w:tr w:rsidR="000367D8" w14:paraId="101BD1EC" w14:textId="77777777" w:rsidTr="008848D0">
        <w:tc>
          <w:tcPr>
            <w:tcW w:w="1728" w:type="dxa"/>
          </w:tcPr>
          <w:p w14:paraId="5CBA7A79" w14:textId="77777777" w:rsidR="000367D8" w:rsidRPr="00D87EF4" w:rsidRDefault="000367D8" w:rsidP="008848D0">
            <w:pPr>
              <w:pStyle w:val="TableRow"/>
              <w:rPr>
                <w:b/>
                <w:bCs/>
              </w:rPr>
            </w:pPr>
            <w:r w:rsidRPr="00D87EF4">
              <w:rPr>
                <w:b/>
                <w:bCs/>
              </w:rPr>
              <w:t>Add Button Options</w:t>
            </w:r>
          </w:p>
        </w:tc>
        <w:tc>
          <w:tcPr>
            <w:tcW w:w="6794" w:type="dxa"/>
          </w:tcPr>
          <w:p w14:paraId="78F95416" w14:textId="77777777" w:rsidR="000367D8" w:rsidRDefault="000367D8" w:rsidP="008848D0">
            <w:pPr>
              <w:pStyle w:val="TableRow"/>
            </w:pPr>
            <w:r>
              <w:t>Add Button options are the same as the parent Determinations Folder node.</w:t>
            </w:r>
          </w:p>
        </w:tc>
      </w:tr>
    </w:tbl>
    <w:p w14:paraId="1650FD04" w14:textId="77777777" w:rsidR="000367D8" w:rsidRPr="004610F7" w:rsidRDefault="000367D8" w:rsidP="00437CAC"/>
    <w:p w14:paraId="3C07315C" w14:textId="77777777" w:rsidR="007F65CE" w:rsidRDefault="001A499C" w:rsidP="00840903">
      <w:pPr>
        <w:pStyle w:val="Heading3"/>
      </w:pPr>
      <w:r>
        <w:br w:type="page"/>
      </w:r>
      <w:bookmarkStart w:id="253" w:name="_Toc292878735"/>
      <w:r w:rsidR="007F65CE">
        <w:lastRenderedPageBreak/>
        <w:t>Standard Display Captions</w:t>
      </w:r>
      <w:bookmarkEnd w:id="253"/>
    </w:p>
    <w:p w14:paraId="7AFD6505" w14:textId="77777777" w:rsidR="007F65CE" w:rsidRDefault="007F65CE" w:rsidP="00840903">
      <w:pPr>
        <w:pStyle w:val="Heading4"/>
      </w:pPr>
      <w:bookmarkStart w:id="254" w:name="_Toc292878736"/>
      <w:r>
        <w:t>Overview</w:t>
      </w:r>
      <w:bookmarkEnd w:id="254"/>
    </w:p>
    <w:p w14:paraId="66195F69" w14:textId="77777777" w:rsidR="007F65CE" w:rsidRPr="007F65CE" w:rsidRDefault="007F65CE" w:rsidP="007F65CE">
      <w:pPr>
        <w:pStyle w:val="NormalIndent"/>
      </w:pPr>
      <w:r>
        <w:t>When data entry fields are used to display standard data types, the caption displayed is constructed using a standard method.  These methods are described in the following paragraphs.</w:t>
      </w:r>
    </w:p>
    <w:p w14:paraId="766E1CE0" w14:textId="77777777" w:rsidR="007F65CE" w:rsidRPr="003A170D" w:rsidRDefault="007F65CE" w:rsidP="00840903">
      <w:pPr>
        <w:pStyle w:val="Heading4"/>
      </w:pPr>
      <w:bookmarkStart w:id="255" w:name="_Toc292878737"/>
      <w:r>
        <w:t>Names</w:t>
      </w:r>
      <w:bookmarkEnd w:id="255"/>
    </w:p>
    <w:p w14:paraId="7956C67E" w14:textId="77777777" w:rsidR="007F65CE" w:rsidRDefault="007F65CE" w:rsidP="007F65CE">
      <w:pPr>
        <w:pStyle w:val="NormalIndent"/>
      </w:pPr>
      <w:r>
        <w:t>When displaying a field linked to an Individual table record, the following rules are used to construct the caption:</w:t>
      </w:r>
    </w:p>
    <w:p w14:paraId="1109B933" w14:textId="77777777" w:rsidR="007F65CE" w:rsidRDefault="007F65CE" w:rsidP="007F65CE">
      <w:pPr>
        <w:pStyle w:val="CodeSamples"/>
        <w:ind w:left="288" w:firstLine="432"/>
      </w:pPr>
      <w:r>
        <w:t>Title + (Forename | Initials) + Surname</w:t>
      </w:r>
    </w:p>
    <w:p w14:paraId="3D12A2E2" w14:textId="77777777" w:rsidR="007F65CE" w:rsidRDefault="007F65CE" w:rsidP="007F65CE">
      <w:pPr>
        <w:pStyle w:val="CodeSamples"/>
        <w:ind w:left="864"/>
      </w:pPr>
    </w:p>
    <w:p w14:paraId="0EFF8B46" w14:textId="77777777" w:rsidR="007F65CE" w:rsidRDefault="007F65CE" w:rsidP="007F65CE">
      <w:pPr>
        <w:pStyle w:val="NormalIndent"/>
      </w:pPr>
      <w:r>
        <w:t xml:space="preserve">Any fields that are null are omitted. </w:t>
      </w:r>
      <w:r w:rsidR="00E026EB">
        <w:t xml:space="preserve"> Spaces are used to pad all fields.</w:t>
      </w:r>
      <w:r>
        <w:t xml:space="preserve"> </w:t>
      </w:r>
      <w:r w:rsidR="00E026EB">
        <w:t xml:space="preserve"> </w:t>
      </w:r>
      <w:r>
        <w:t xml:space="preserve">Either forename, initials are shown (forename is </w:t>
      </w:r>
      <w:r w:rsidR="00914E45">
        <w:t>preferred;</w:t>
      </w:r>
      <w:r>
        <w:t xml:space="preserve"> both are omitted if both are null).</w:t>
      </w:r>
    </w:p>
    <w:p w14:paraId="7C8EC7BB" w14:textId="77777777" w:rsidR="007F65CE" w:rsidRDefault="007F65CE" w:rsidP="007F65CE">
      <w:pPr>
        <w:pStyle w:val="NormalIndent"/>
      </w:pPr>
      <w:r>
        <w:t>When displaying a field linked to an Organisation record, the Full_Name is always displayed.</w:t>
      </w:r>
    </w:p>
    <w:p w14:paraId="0C913FD5" w14:textId="77777777" w:rsidR="007F65CE" w:rsidRDefault="007F65CE" w:rsidP="00840903">
      <w:pPr>
        <w:pStyle w:val="Heading4"/>
      </w:pPr>
      <w:bookmarkStart w:id="256" w:name="_Toc292878738"/>
      <w:r>
        <w:t>Authors</w:t>
      </w:r>
      <w:bookmarkEnd w:id="256"/>
    </w:p>
    <w:p w14:paraId="3B4A7B43" w14:textId="77777777" w:rsidR="007F65CE" w:rsidRDefault="007F65CE" w:rsidP="007F65CE">
      <w:pPr>
        <w:pStyle w:val="NormalIndent"/>
      </w:pPr>
      <w:r>
        <w:t>Authors (read from the Reference_Author table) are displayed individually as:</w:t>
      </w:r>
    </w:p>
    <w:p w14:paraId="33678B9D" w14:textId="77777777" w:rsidR="007F65CE" w:rsidRPr="000E300C" w:rsidRDefault="007F65CE" w:rsidP="007F65CE">
      <w:pPr>
        <w:pStyle w:val="NormalIndent"/>
        <w:rPr>
          <w:rFonts w:ascii="Courier New" w:hAnsi="Courier New"/>
        </w:rPr>
      </w:pPr>
      <w:r w:rsidRPr="000E300C">
        <w:rPr>
          <w:rFonts w:ascii="Courier New" w:hAnsi="Courier New"/>
        </w:rPr>
        <w:t>Item_Name + ‘, ‘ + Initials</w:t>
      </w:r>
    </w:p>
    <w:p w14:paraId="2663CA72" w14:textId="77777777" w:rsidR="007F65CE" w:rsidRDefault="007F65CE" w:rsidP="007F65CE">
      <w:pPr>
        <w:pStyle w:val="NormalIndent"/>
      </w:pPr>
      <w:r>
        <w:t xml:space="preserve">The Initials and comma are </w:t>
      </w:r>
      <w:r w:rsidR="00914E45">
        <w:t>omitted</w:t>
      </w:r>
      <w:r>
        <w:t xml:space="preserve"> if Initials is null.</w:t>
      </w:r>
    </w:p>
    <w:p w14:paraId="5D5A4B08" w14:textId="77777777" w:rsidR="007F65CE" w:rsidRDefault="007F65CE" w:rsidP="007F65CE">
      <w:pPr>
        <w:pStyle w:val="NormalIndent"/>
      </w:pPr>
      <w:r>
        <w:t>When displaying a collection of authors (e.g. authors for a reference) the author string is constructed as follows:</w:t>
      </w:r>
    </w:p>
    <w:p w14:paraId="6BFD6704" w14:textId="77777777" w:rsidR="007F65CE" w:rsidRPr="000E300C" w:rsidRDefault="007F65CE" w:rsidP="007F65CE">
      <w:pPr>
        <w:pStyle w:val="NormalIndent"/>
      </w:pPr>
      <w:r>
        <w:t>1 a</w:t>
      </w:r>
      <w:r w:rsidRPr="000E300C">
        <w:t>uthor - as above</w:t>
      </w:r>
    </w:p>
    <w:p w14:paraId="736600FB" w14:textId="77777777" w:rsidR="007F65CE" w:rsidRDefault="007F65CE" w:rsidP="007F65CE">
      <w:pPr>
        <w:pStyle w:val="NormalIndent"/>
      </w:pPr>
      <w:r w:rsidRPr="000E300C">
        <w:t xml:space="preserve">2 authors - </w:t>
      </w:r>
      <w:r>
        <w:t>Author 1 &amp; Author 2</w:t>
      </w:r>
    </w:p>
    <w:p w14:paraId="2B409931" w14:textId="77777777" w:rsidR="007F65CE" w:rsidRPr="000E300C" w:rsidRDefault="007F65CE" w:rsidP="007F65CE">
      <w:pPr>
        <w:pStyle w:val="NormalIndent"/>
      </w:pPr>
      <w:r>
        <w:t>3 authors - Author 1 + ‘ et al’</w:t>
      </w:r>
    </w:p>
    <w:p w14:paraId="6841B7F4" w14:textId="77777777" w:rsidR="007F65CE" w:rsidRDefault="007F65CE" w:rsidP="00840903">
      <w:pPr>
        <w:pStyle w:val="Heading4"/>
      </w:pPr>
      <w:bookmarkStart w:id="257" w:name="_Toc292878739"/>
      <w:r>
        <w:t>References</w:t>
      </w:r>
      <w:bookmarkEnd w:id="257"/>
    </w:p>
    <w:p w14:paraId="3C3AEC99" w14:textId="77777777" w:rsidR="007F65CE" w:rsidRDefault="007F65CE" w:rsidP="007F65CE">
      <w:pPr>
        <w:pStyle w:val="NormalIndent"/>
      </w:pPr>
      <w:r>
        <w:t>When displaying a field linked to a reference, the following rules are used to construct the caption:</w:t>
      </w:r>
    </w:p>
    <w:p w14:paraId="3B938512" w14:textId="77777777" w:rsidR="007F65CE" w:rsidRDefault="007F65CE" w:rsidP="007F65CE">
      <w:pPr>
        <w:pStyle w:val="CodeSamples"/>
        <w:ind w:left="720"/>
      </w:pPr>
      <w:r>
        <w:t xml:space="preserve">(Authors </w:t>
      </w:r>
      <w:r>
        <w:rPr>
          <w:rFonts w:eastAsia="SimSun"/>
          <w:lang w:eastAsia="zh-SG"/>
        </w:rPr>
        <w:t>‘</w:t>
      </w:r>
      <w:r>
        <w:rPr>
          <w:rFonts w:eastAsia="SimSun" w:hint="eastAsia"/>
          <w:lang w:eastAsia="zh-SG"/>
        </w:rPr>
        <w:t xml:space="preserve"> - </w:t>
      </w:r>
      <w:r>
        <w:rPr>
          <w:rFonts w:eastAsia="SimSun"/>
          <w:lang w:eastAsia="zh-SG"/>
        </w:rPr>
        <w:t>‘</w:t>
      </w:r>
      <w:r>
        <w:rPr>
          <w:rFonts w:eastAsia="SimSun" w:hint="eastAsia"/>
          <w:lang w:eastAsia="zh-SG"/>
        </w:rPr>
        <w:t xml:space="preserve"> + </w:t>
      </w:r>
      <w:r>
        <w:t>Year Vague date +</w:t>
      </w:r>
      <w:r>
        <w:rPr>
          <w:rFonts w:eastAsia="SimSun" w:hint="eastAsia"/>
          <w:lang w:eastAsia="zh-SG"/>
        </w:rPr>
        <w:t xml:space="preserve"> </w:t>
      </w:r>
      <w:r>
        <w:rPr>
          <w:rFonts w:eastAsia="SimSun"/>
          <w:lang w:eastAsia="zh-SG"/>
        </w:rPr>
        <w:t>‘</w:t>
      </w:r>
      <w:r>
        <w:rPr>
          <w:rFonts w:eastAsia="SimSun" w:hint="eastAsia"/>
          <w:lang w:eastAsia="zh-SG"/>
        </w:rPr>
        <w:t xml:space="preserve">, </w:t>
      </w:r>
      <w:r>
        <w:rPr>
          <w:rFonts w:eastAsia="SimSun"/>
          <w:lang w:eastAsia="zh-SG"/>
        </w:rPr>
        <w:t>‘</w:t>
      </w:r>
      <w:r>
        <w:rPr>
          <w:rFonts w:eastAsia="SimSun" w:hint="eastAsia"/>
          <w:lang w:eastAsia="zh-SG"/>
        </w:rPr>
        <w:t xml:space="preserve"> +</w:t>
      </w:r>
      <w:r>
        <w:t xml:space="preserve"> Title) | Full_Reference</w:t>
      </w:r>
    </w:p>
    <w:p w14:paraId="2564D510" w14:textId="77777777" w:rsidR="007F65CE" w:rsidRDefault="007F65CE" w:rsidP="007F65CE">
      <w:pPr>
        <w:pStyle w:val="CodeSamples"/>
      </w:pPr>
    </w:p>
    <w:p w14:paraId="284E9244" w14:textId="77777777" w:rsidR="007F65CE" w:rsidRDefault="007F65CE" w:rsidP="007F65CE">
      <w:pPr>
        <w:pStyle w:val="NormalIndent"/>
      </w:pPr>
      <w:r>
        <w:t>Null fields are omitted.  The Full_Reference is only displayed if the Title is null and Full_Reference is populated.</w:t>
      </w:r>
    </w:p>
    <w:p w14:paraId="694E112B" w14:textId="77777777" w:rsidR="00BD7EAB" w:rsidRDefault="00BD7EAB" w:rsidP="00BD7EAB">
      <w:pPr>
        <w:pStyle w:val="Heading4"/>
      </w:pPr>
      <w:bookmarkStart w:id="258" w:name="_Toc292878740"/>
      <w:r>
        <w:t>Stores</w:t>
      </w:r>
      <w:bookmarkEnd w:id="258"/>
    </w:p>
    <w:p w14:paraId="72F58FFC" w14:textId="77777777" w:rsidR="00BD7EAB" w:rsidRDefault="00BD7EAB" w:rsidP="00BD7EAB">
      <w:pPr>
        <w:pStyle w:val="NormalIndent"/>
      </w:pPr>
      <w:r>
        <w:t>When displaying a store label, the caption is composed of:</w:t>
      </w:r>
    </w:p>
    <w:p w14:paraId="51A1AFEE" w14:textId="77777777" w:rsidR="00BD7EAB" w:rsidRPr="00BD7EAB" w:rsidRDefault="00BD7EAB" w:rsidP="00BD7EAB">
      <w:pPr>
        <w:pStyle w:val="NormalIndent"/>
      </w:pPr>
      <w:r>
        <w:t>Store name + ‘ - ‘ + Store code.</w:t>
      </w:r>
    </w:p>
    <w:p w14:paraId="42E72131" w14:textId="77777777" w:rsidR="009148C2" w:rsidRDefault="001E28AB" w:rsidP="00840903">
      <w:pPr>
        <w:pStyle w:val="Heading3"/>
      </w:pPr>
      <w:bookmarkStart w:id="259" w:name="_Toc292878741"/>
      <w:r>
        <w:lastRenderedPageBreak/>
        <w:t>Editing Controls</w:t>
      </w:r>
      <w:bookmarkEnd w:id="259"/>
    </w:p>
    <w:p w14:paraId="37F12593" w14:textId="77777777" w:rsidR="007F65CE" w:rsidRPr="007F65CE" w:rsidRDefault="007F65CE" w:rsidP="00840903">
      <w:pPr>
        <w:pStyle w:val="Heading4"/>
        <w:rPr>
          <w:rFonts w:eastAsia="SimSun"/>
        </w:rPr>
      </w:pPr>
      <w:bookmarkStart w:id="260" w:name="_Toc292878742"/>
      <w:r>
        <w:rPr>
          <w:rFonts w:eastAsia="SimSun"/>
        </w:rPr>
        <w:t>General</w:t>
      </w:r>
      <w:bookmarkEnd w:id="260"/>
    </w:p>
    <w:p w14:paraId="393B4AE6" w14:textId="77777777" w:rsidR="0036686F" w:rsidRDefault="0036686F" w:rsidP="0036686F">
      <w:pPr>
        <w:pStyle w:val="NormalIndent"/>
        <w:rPr>
          <w:rFonts w:eastAsia="SimSun"/>
          <w:lang w:eastAsia="zh-SG"/>
        </w:rPr>
      </w:pPr>
      <w:r>
        <w:rPr>
          <w:rFonts w:eastAsia="SimSun" w:hint="eastAsia"/>
          <w:lang w:eastAsia="zh-SG"/>
        </w:rPr>
        <w:t>All editing controls in the system exhibit common funct</w:t>
      </w:r>
      <w:r w:rsidR="001A499C">
        <w:rPr>
          <w:rFonts w:eastAsia="SimSun" w:hint="eastAsia"/>
          <w:lang w:eastAsia="zh-SG"/>
        </w:rPr>
        <w:t>ionality across all the screens</w:t>
      </w:r>
      <w:r w:rsidR="001A499C">
        <w:rPr>
          <w:rFonts w:eastAsia="SimSun"/>
          <w:lang w:eastAsia="zh-SG"/>
        </w:rPr>
        <w:t>:</w:t>
      </w:r>
    </w:p>
    <w:p w14:paraId="32B532DF" w14:textId="77777777" w:rsidR="001A499C" w:rsidRDefault="001A499C" w:rsidP="001A499C">
      <w:pPr>
        <w:pStyle w:val="NormalIndent"/>
        <w:numPr>
          <w:ilvl w:val="0"/>
          <w:numId w:val="15"/>
        </w:numPr>
        <w:rPr>
          <w:rFonts w:eastAsia="SimSun"/>
          <w:lang w:eastAsia="zh-SG"/>
        </w:rPr>
      </w:pPr>
      <w:r>
        <w:rPr>
          <w:rFonts w:eastAsia="SimSun"/>
          <w:lang w:eastAsia="zh-SG"/>
        </w:rPr>
        <w:t>When the screen is in browse mode, they are made read-only.</w:t>
      </w:r>
    </w:p>
    <w:p w14:paraId="6C6D5C44" w14:textId="77777777" w:rsidR="001A499C" w:rsidRDefault="001A499C" w:rsidP="001A499C">
      <w:pPr>
        <w:pStyle w:val="NormalIndent"/>
        <w:numPr>
          <w:ilvl w:val="0"/>
          <w:numId w:val="15"/>
        </w:numPr>
        <w:rPr>
          <w:rFonts w:eastAsia="SimSun"/>
          <w:lang w:eastAsia="zh-SG"/>
        </w:rPr>
      </w:pPr>
      <w:r>
        <w:rPr>
          <w:rFonts w:eastAsia="SimSun"/>
          <w:lang w:eastAsia="zh-SG"/>
        </w:rPr>
        <w:t>When in edit mode, controls that require</w:t>
      </w:r>
      <w:r w:rsidR="007F65CE">
        <w:rPr>
          <w:rFonts w:eastAsia="SimSun"/>
          <w:lang w:eastAsia="zh-SG"/>
        </w:rPr>
        <w:t xml:space="preserve"> mandatory</w:t>
      </w:r>
      <w:r>
        <w:rPr>
          <w:rFonts w:eastAsia="SimSun"/>
          <w:lang w:eastAsia="zh-SG"/>
        </w:rPr>
        <w:t xml:space="preserve"> input from the user are displayed in the colour defined by Recorder’s Mandatory Fields setting in the Options dialog.</w:t>
      </w:r>
      <w:r w:rsidR="007F65CE">
        <w:rPr>
          <w:rFonts w:eastAsia="SimSun"/>
          <w:lang w:eastAsia="zh-SG"/>
        </w:rPr>
        <w:t xml:space="preserve">  If a user is required to enter a value in at least one of a group of controls, then the controls are displayed using the colour that results from merging the Mandatory Fields setting colour with the default window colour defined in Windows.</w:t>
      </w:r>
    </w:p>
    <w:p w14:paraId="3A7992F1" w14:textId="77777777" w:rsidR="007F65CE" w:rsidRPr="0036686F" w:rsidRDefault="007F65CE" w:rsidP="007F65CE">
      <w:pPr>
        <w:pStyle w:val="NormalIndent"/>
        <w:rPr>
          <w:rFonts w:eastAsia="SimSun"/>
          <w:lang w:eastAsia="zh-SG"/>
        </w:rPr>
      </w:pPr>
      <w:r>
        <w:rPr>
          <w:rFonts w:eastAsia="SimSun"/>
          <w:lang w:eastAsia="zh-SG"/>
        </w:rPr>
        <w:t>In addition, the following sections describe further specialisations of the data entry controls.</w:t>
      </w:r>
    </w:p>
    <w:p w14:paraId="6506F34D" w14:textId="77777777" w:rsidR="001E28AB" w:rsidRDefault="007F65CE" w:rsidP="00840903">
      <w:pPr>
        <w:pStyle w:val="Heading4"/>
      </w:pPr>
      <w:bookmarkStart w:id="261" w:name="_Toc292878743"/>
      <w:bookmarkStart w:id="262" w:name="_Ref298425520"/>
      <w:r>
        <w:t xml:space="preserve">Concept Group </w:t>
      </w:r>
      <w:r w:rsidR="001E28AB">
        <w:t>Combo Boxes</w:t>
      </w:r>
      <w:bookmarkEnd w:id="261"/>
      <w:bookmarkEnd w:id="262"/>
    </w:p>
    <w:p w14:paraId="56B0C350" w14:textId="77777777" w:rsidR="001A499C" w:rsidRDefault="001A499C" w:rsidP="001A499C">
      <w:pPr>
        <w:pStyle w:val="NormalIndent"/>
      </w:pPr>
      <w:r>
        <w:t>A number of controls in the Collections Browser are combo boxes that are linked to a specified concept group in the Thesaurus.  These exhibit the following behaviour:</w:t>
      </w:r>
    </w:p>
    <w:p w14:paraId="5641B4F2" w14:textId="77777777" w:rsidR="001A499C" w:rsidRDefault="001A499C" w:rsidP="001A499C">
      <w:pPr>
        <w:pStyle w:val="NormalIndent"/>
        <w:numPr>
          <w:ilvl w:val="0"/>
          <w:numId w:val="16"/>
        </w:numPr>
      </w:pPr>
      <w:r>
        <w:t>When in browse mode, the text of the selected record’s concept is loaded (</w:t>
      </w:r>
      <w:r w:rsidR="00D12788">
        <w:t>Concept.Published_Term</w:t>
      </w:r>
      <w:r>
        <w:t>) into the combo box.  The other items in the combo box are not populated into the control until the user selects to drop-down the com</w:t>
      </w:r>
      <w:r w:rsidR="007F65CE">
        <w:t xml:space="preserve">bo </w:t>
      </w:r>
      <w:r w:rsidR="00914E45">
        <w:t>box</w:t>
      </w:r>
      <w:r w:rsidR="007F65CE">
        <w:t xml:space="preserve"> for performance reasons, as population only occurs if and when necessary.</w:t>
      </w:r>
    </w:p>
    <w:p w14:paraId="31C77C6F" w14:textId="77777777" w:rsidR="001A499C" w:rsidRDefault="001A499C" w:rsidP="001A499C">
      <w:pPr>
        <w:pStyle w:val="NormalIndent"/>
        <w:numPr>
          <w:ilvl w:val="0"/>
          <w:numId w:val="16"/>
        </w:numPr>
      </w:pPr>
      <w:r>
        <w:t>When the user first drops down the combo box, the list of terms in the concept group are loaded in list order (Concept.Sort_Code, then alphabetical secondary sort).</w:t>
      </w:r>
    </w:p>
    <w:p w14:paraId="4CFD83F7" w14:textId="77777777" w:rsidR="007F65CE" w:rsidRPr="007F65CE" w:rsidRDefault="007F65CE" w:rsidP="00840903">
      <w:pPr>
        <w:pStyle w:val="Heading4"/>
      </w:pPr>
      <w:bookmarkStart w:id="263" w:name="_Toc292878744"/>
      <w:r>
        <w:t>Linked Controls</w:t>
      </w:r>
      <w:bookmarkEnd w:id="263"/>
    </w:p>
    <w:p w14:paraId="34BC8C2C" w14:textId="77777777" w:rsidR="007F65CE" w:rsidRDefault="00BB3A2A" w:rsidP="00BB3A2A">
      <w:pPr>
        <w:pStyle w:val="NormalIndent"/>
      </w:pPr>
      <w:r>
        <w:t xml:space="preserve">Certain controls in the Collections Browser documentation are described as being linked to another data type, for example Names &amp; Addresses or Locations.  </w:t>
      </w:r>
      <w:r w:rsidR="007F65CE">
        <w:t>These controls exhibit the following behaviour:</w:t>
      </w:r>
    </w:p>
    <w:p w14:paraId="405A4DF9" w14:textId="77777777" w:rsidR="007F65CE" w:rsidRDefault="007F65CE" w:rsidP="007F65CE">
      <w:pPr>
        <w:pStyle w:val="NormalIndent"/>
        <w:numPr>
          <w:ilvl w:val="0"/>
          <w:numId w:val="11"/>
        </w:numPr>
      </w:pPr>
      <w:r>
        <w:t xml:space="preserve">When in edit mode, accept drag and drop of the item from the hierarchy in Recorder (or any screen that has a list of items of the appropriate type that allows drag operations).  The format accepted and details of </w:t>
      </w:r>
      <w:r w:rsidR="00914E45">
        <w:t>the</w:t>
      </w:r>
      <w:r>
        <w:t xml:space="preserve"> processes involved (CF_JNCCDATA) are described in the Recorder TSD.</w:t>
      </w:r>
    </w:p>
    <w:p w14:paraId="636E2910" w14:textId="77777777" w:rsidR="007F65CE" w:rsidRDefault="007F65CE" w:rsidP="007F65CE">
      <w:pPr>
        <w:pStyle w:val="NormalIndent"/>
        <w:numPr>
          <w:ilvl w:val="0"/>
          <w:numId w:val="11"/>
        </w:numPr>
      </w:pPr>
      <w:r>
        <w:t>Accept copy and paste of the item from the hierarchy in Recorder.  The clipboard format accepted is also CF_JNCCDATA and processes are described in the Recorder TSD.</w:t>
      </w:r>
    </w:p>
    <w:p w14:paraId="142A4253" w14:textId="77777777" w:rsidR="007F65CE" w:rsidRPr="007F65CE" w:rsidRDefault="007F65CE" w:rsidP="007F65CE">
      <w:pPr>
        <w:pStyle w:val="NormalIndent"/>
        <w:numPr>
          <w:ilvl w:val="0"/>
          <w:numId w:val="11"/>
        </w:numPr>
      </w:pPr>
      <w:r>
        <w:t xml:space="preserve">Pressing the Return key whilst in edit mode and the input focus is in the control validates whether the characters entered so far can be used to obtain a unique match in the list of records linked to the control (using the entity’s standard display caption).  If so, then the control is populated with </w:t>
      </w:r>
      <w:r>
        <w:lastRenderedPageBreak/>
        <w:t>the results of the match and the record’s key is remembered for when the screen is saved.  Otherwise, displays a find dialog, populated with the list of linked items.  The characters currently present in the control are used to provide the initial filter in the find dialog.  The user can continue typing to refine the search.  If the user selects an item and presses OK in the dialog, then the control is populated with the selected data record.  This data record is remembered, so unless the user changes the content of the control again before the screen is saved, when the screen is saved the record key to save is already known.  If the user types in an item and does not press return in the control before saving the screen, then the control is validated for a unique match and the find dialog displayed as above when the screen is saved.</w:t>
      </w:r>
    </w:p>
    <w:p w14:paraId="343F3921" w14:textId="77777777" w:rsidR="001A499C" w:rsidRPr="001A499C" w:rsidRDefault="00BB3A2A" w:rsidP="00BB3A2A">
      <w:pPr>
        <w:pStyle w:val="NormalIndent"/>
      </w:pPr>
      <w:r>
        <w:t>Certain buttons in the Collections Browser documentation are described as initiating a Return Data - F9 link between the control and another screen, normally a Recorder module such as the Names &amp; Addresses screen.  In this case, when the user clicks the button the linked screen is displayed (if it exists then it is brought to the front).  The screen is passed a link to the control that it is being linked to.  If the user then selects an item (e.g. an Individual) and presses F9, or the associated toolbar button or menu item, then the selected item is populated into the linked control.  The association between the control and the screen remains until either the control or screen are destroyed, or the screen is involved in another Return Data event.</w:t>
      </w:r>
    </w:p>
    <w:p w14:paraId="787F6BB2" w14:textId="77777777" w:rsidR="007B29E8" w:rsidRDefault="007B29E8" w:rsidP="00840903">
      <w:pPr>
        <w:pStyle w:val="Heading4"/>
      </w:pPr>
      <w:bookmarkStart w:id="264" w:name="_Toc292878745"/>
      <w:bookmarkStart w:id="265" w:name="_Toc18986446"/>
      <w:bookmarkStart w:id="266" w:name="_Toc36967999"/>
      <w:r>
        <w:t>Inferred Data Buttons</w:t>
      </w:r>
      <w:bookmarkEnd w:id="264"/>
    </w:p>
    <w:p w14:paraId="4B537B28" w14:textId="77777777" w:rsidR="007B29E8" w:rsidRDefault="007B29E8" w:rsidP="007B29E8">
      <w:pPr>
        <w:pStyle w:val="NormalIndent"/>
      </w:pPr>
      <w:r>
        <w:t>Inferred Data Buttons are available alongside some editing fields in the Collections Browser.  These allow the user to flag the data as questionable and/or inferred from another piece of information.</w:t>
      </w:r>
    </w:p>
    <w:p w14:paraId="5CA89229" w14:textId="77777777" w:rsidR="007B29E8" w:rsidRDefault="007B29E8" w:rsidP="007B29E8">
      <w:pPr>
        <w:pStyle w:val="NormalIndent"/>
      </w:pPr>
      <w:r>
        <w:t>Possible values stored in the database are reflected as follows:</w:t>
      </w:r>
    </w:p>
    <w:p w14:paraId="49FC068F" w14:textId="77777777" w:rsidR="007B29E8" w:rsidRDefault="007B29E8" w:rsidP="007B29E8">
      <w:pPr>
        <w:pStyle w:val="NormalIndent"/>
      </w:pPr>
      <w:r>
        <w:t>0 - data is certain (green tick)</w:t>
      </w:r>
    </w:p>
    <w:p w14:paraId="649489B8" w14:textId="77777777" w:rsidR="007B29E8" w:rsidRDefault="007B29E8" w:rsidP="007B29E8">
      <w:pPr>
        <w:pStyle w:val="NormalIndent"/>
      </w:pPr>
      <w:r>
        <w:t>1 - data is inferred (red exclamantion mark)</w:t>
      </w:r>
    </w:p>
    <w:p w14:paraId="317435A8" w14:textId="77777777" w:rsidR="007B29E8" w:rsidRDefault="007B29E8" w:rsidP="007B29E8">
      <w:pPr>
        <w:pStyle w:val="NormalIndent"/>
      </w:pPr>
      <w:r>
        <w:t>2 - data is questionable (red question mark)</w:t>
      </w:r>
    </w:p>
    <w:p w14:paraId="523B3164" w14:textId="77777777" w:rsidR="007B29E8" w:rsidRDefault="007B29E8" w:rsidP="007B29E8">
      <w:pPr>
        <w:pStyle w:val="NormalIndent"/>
      </w:pPr>
      <w:r>
        <w:t>3 - data is inferred and questionable (red exclamantion mark and red question mark).</w:t>
      </w:r>
    </w:p>
    <w:p w14:paraId="43E2AE7B" w14:textId="77777777" w:rsidR="007B29E8" w:rsidRPr="007B29E8" w:rsidRDefault="007B29E8" w:rsidP="007B29E8">
      <w:pPr>
        <w:pStyle w:val="NormalIndent"/>
      </w:pPr>
      <w:r>
        <w:t>When in edit mode, clicking the button cycles through each of these states in turn.</w:t>
      </w:r>
    </w:p>
    <w:p w14:paraId="6A4C86C3" w14:textId="77777777" w:rsidR="001A499C" w:rsidRDefault="001A499C" w:rsidP="00840903">
      <w:pPr>
        <w:pStyle w:val="Heading3"/>
        <w:tabs>
          <w:tab w:val="num" w:pos="720"/>
        </w:tabs>
      </w:pPr>
      <w:bookmarkStart w:id="267" w:name="_Toc292878746"/>
      <w:r>
        <w:t>Vague Dates</w:t>
      </w:r>
      <w:bookmarkEnd w:id="265"/>
      <w:bookmarkEnd w:id="266"/>
      <w:bookmarkEnd w:id="267"/>
    </w:p>
    <w:p w14:paraId="14DADE21" w14:textId="77777777" w:rsidR="001A499C" w:rsidRPr="008B582F" w:rsidRDefault="001A499C" w:rsidP="00840903">
      <w:pPr>
        <w:pStyle w:val="Heading4"/>
      </w:pPr>
      <w:bookmarkStart w:id="268" w:name="_Toc36968000"/>
      <w:bookmarkStart w:id="269" w:name="_Toc292878747"/>
      <w:r>
        <w:t>Overview</w:t>
      </w:r>
      <w:bookmarkEnd w:id="268"/>
      <w:bookmarkEnd w:id="269"/>
    </w:p>
    <w:p w14:paraId="2B88520F" w14:textId="77777777" w:rsidR="001A499C" w:rsidRDefault="001A499C" w:rsidP="001A499C">
      <w:pPr>
        <w:pStyle w:val="NormalIndent"/>
      </w:pPr>
      <w:r>
        <w:t xml:space="preserve">The Recorder application supports vague dates, i.e. dates which are not exactly known.  All vague dates are represented in the database by 3 fields.  The prefix for each field is identical for each group of 3 fields.  The first field is named *VAGUE_DATE_START, the second *VAGUE_DATE_END and the third *VAGUE_DATE_TYPE.  </w:t>
      </w:r>
    </w:p>
    <w:p w14:paraId="27C0DA86" w14:textId="77777777" w:rsidR="001A499C" w:rsidRDefault="001A499C" w:rsidP="001A499C">
      <w:pPr>
        <w:pStyle w:val="NormalIndent"/>
      </w:pPr>
      <w:r>
        <w:lastRenderedPageBreak/>
        <w:t>The Collections Module includes enhancement of the vague date format to support century dates (e.g. 18c).</w:t>
      </w:r>
    </w:p>
    <w:p w14:paraId="2C8C0EB0" w14:textId="77777777" w:rsidR="001A499C" w:rsidRDefault="001A499C" w:rsidP="00840903">
      <w:pPr>
        <w:pStyle w:val="Heading4"/>
      </w:pPr>
      <w:bookmarkStart w:id="270" w:name="_Toc36968001"/>
      <w:bookmarkStart w:id="271" w:name="_Toc292878748"/>
      <w:r>
        <w:t>Historic Date Support</w:t>
      </w:r>
      <w:bookmarkEnd w:id="270"/>
      <w:bookmarkEnd w:id="271"/>
    </w:p>
    <w:p w14:paraId="141C3EC5" w14:textId="77777777" w:rsidR="001A499C" w:rsidRDefault="001A499C" w:rsidP="001A499C">
      <w:pPr>
        <w:pStyle w:val="NormalIndent"/>
      </w:pPr>
      <w:r>
        <w:t>SQL Server does not support dates prior to 1753 in its date format.  This date was arbitrarily chosen as the date when the Gregorian calendar was adopted in the United Kingdome.  It does not cater for historical records such as those required in Recorder 2002.</w:t>
      </w:r>
    </w:p>
    <w:p w14:paraId="1AA0D453" w14:textId="77777777" w:rsidR="001A499C" w:rsidRDefault="001A499C" w:rsidP="001A499C">
      <w:pPr>
        <w:pStyle w:val="NormalIndent"/>
      </w:pPr>
      <w:r>
        <w:t xml:space="preserve">To avoid this problem, the start date and end date for each vague date construct are stored as an integer representing the number of days since </w:t>
      </w:r>
      <w:smartTag w:uri="urn:schemas-microsoft-com:office:smarttags" w:element="date">
        <w:smartTagPr>
          <w:attr w:name="Month" w:val="12"/>
          <w:attr w:name="Day" w:val="30"/>
          <w:attr w:name="Year" w:val="1899"/>
        </w:smartTagPr>
        <w:r>
          <w:t>30/12/1899</w:t>
        </w:r>
      </w:smartTag>
      <w:r>
        <w:t xml:space="preserve">.  This is compatible with the internal storage of the TDateTime format in </w:t>
      </w:r>
      <w:smartTag w:uri="urn:schemas-microsoft-com:office:smarttags" w:element="place">
        <w:r>
          <w:t>Delphi</w:t>
        </w:r>
      </w:smartTag>
      <w:r>
        <w:t>.  Therefore, when reading date fields of this nature the following code structure is used:</w:t>
      </w:r>
    </w:p>
    <w:p w14:paraId="26FE35F1" w14:textId="77777777" w:rsidR="001A499C" w:rsidRDefault="001A499C" w:rsidP="001A499C">
      <w:pPr>
        <w:pStyle w:val="CodeSamples"/>
        <w:ind w:left="1440"/>
      </w:pPr>
      <w:r>
        <w:t>ldtExampleDate := Dataset.Field(‘Date_Start’).AsInteger;</w:t>
      </w:r>
    </w:p>
    <w:p w14:paraId="01682477" w14:textId="77777777" w:rsidR="001A499C" w:rsidRDefault="001A499C" w:rsidP="001A499C">
      <w:pPr>
        <w:pStyle w:val="NormalIndent"/>
      </w:pPr>
      <w:r>
        <w:t>This is also compatible with the date to numeric conversion functions in Access.  A date can be converted to the new date numeric using the CLng Jet SQL function.</w:t>
      </w:r>
    </w:p>
    <w:p w14:paraId="134B8867" w14:textId="77777777" w:rsidR="001A499C" w:rsidRDefault="001A499C" w:rsidP="001A499C">
      <w:pPr>
        <w:pStyle w:val="NormalIndent"/>
      </w:pPr>
      <w:r>
        <w:t>Dates can be converted to and from the equivalent date numeric value using the following Transact-SQL code (note, this is only valid for dates after 1753):</w:t>
      </w:r>
    </w:p>
    <w:p w14:paraId="53BCA079" w14:textId="77777777" w:rsidR="001A499C" w:rsidRPr="008B582F" w:rsidRDefault="001A499C" w:rsidP="001A499C">
      <w:pPr>
        <w:pStyle w:val="NormalIndent"/>
        <w:rPr>
          <w:color w:val="000080"/>
        </w:rPr>
      </w:pPr>
      <w:r w:rsidRPr="008B582F">
        <w:rPr>
          <w:color w:val="000080"/>
        </w:rPr>
        <w:t xml:space="preserve">Convert </w:t>
      </w:r>
      <w:smartTag w:uri="urn:schemas-microsoft-com:office:smarttags" w:element="date">
        <w:smartTagPr>
          <w:attr w:name="Month" w:val="1"/>
          <w:attr w:name="Day" w:val="28"/>
          <w:attr w:name="Year" w:val="1953"/>
        </w:smartTagPr>
        <w:r w:rsidRPr="008B582F">
          <w:rPr>
            <w:color w:val="000080"/>
          </w:rPr>
          <w:t>28</w:t>
        </w:r>
        <w:r w:rsidRPr="008B582F">
          <w:rPr>
            <w:color w:val="000080"/>
            <w:vertAlign w:val="superscript"/>
          </w:rPr>
          <w:t>th</w:t>
        </w:r>
        <w:r w:rsidRPr="008B582F">
          <w:rPr>
            <w:color w:val="000080"/>
          </w:rPr>
          <w:t xml:space="preserve"> Jan 1953</w:t>
        </w:r>
      </w:smartTag>
      <w:r w:rsidRPr="008B582F">
        <w:rPr>
          <w:color w:val="000080"/>
        </w:rPr>
        <w:t xml:space="preserve"> to a date numeric</w:t>
      </w:r>
      <w:r>
        <w:rPr>
          <w:color w:val="000080"/>
        </w:rPr>
        <w:t xml:space="preserve"> value of 19387</w:t>
      </w:r>
    </w:p>
    <w:p w14:paraId="06652B1F" w14:textId="77777777" w:rsidR="001A499C" w:rsidRDefault="001A499C" w:rsidP="001A499C">
      <w:pPr>
        <w:pStyle w:val="CodeSamples"/>
        <w:ind w:left="1440"/>
      </w:pPr>
      <w:r>
        <w:t xml:space="preserve">select datediff(day, '30-12-1899', '28-01-1953') </w:t>
      </w:r>
    </w:p>
    <w:p w14:paraId="7234084B" w14:textId="77777777" w:rsidR="001A499C" w:rsidRPr="008B582F" w:rsidRDefault="001A499C" w:rsidP="001A499C">
      <w:pPr>
        <w:pStyle w:val="NormalIndent"/>
        <w:rPr>
          <w:color w:val="000080"/>
        </w:rPr>
      </w:pPr>
      <w:r w:rsidRPr="008B582F">
        <w:rPr>
          <w:color w:val="000080"/>
        </w:rPr>
        <w:t>Convert 19387 back to its date.</w:t>
      </w:r>
    </w:p>
    <w:p w14:paraId="512F22C0" w14:textId="77777777" w:rsidR="001A499C" w:rsidRDefault="001A499C" w:rsidP="001A499C">
      <w:pPr>
        <w:pStyle w:val="CodeSamples"/>
        <w:ind w:left="1440"/>
      </w:pPr>
      <w:r>
        <w:t>select dateadd(day, 19387, '30-12-1899')</w:t>
      </w:r>
    </w:p>
    <w:p w14:paraId="1855032F" w14:textId="77777777" w:rsidR="001A499C" w:rsidRDefault="001A499C" w:rsidP="001A499C">
      <w:pPr>
        <w:pStyle w:val="CodeSamples"/>
        <w:ind w:left="1440"/>
      </w:pPr>
    </w:p>
    <w:p w14:paraId="1067D6FA" w14:textId="77777777" w:rsidR="001A499C" w:rsidRDefault="001A499C" w:rsidP="00840903">
      <w:pPr>
        <w:pStyle w:val="Heading4"/>
      </w:pPr>
      <w:bookmarkStart w:id="272" w:name="_Toc36968002"/>
      <w:bookmarkStart w:id="273" w:name="_Toc292878749"/>
      <w:r>
        <w:t>Vague Date Types</w:t>
      </w:r>
      <w:bookmarkEnd w:id="272"/>
      <w:bookmarkEnd w:id="273"/>
    </w:p>
    <w:p w14:paraId="7AAEF16F" w14:textId="77777777" w:rsidR="001A499C" w:rsidRDefault="001A499C" w:rsidP="001A499C">
      <w:pPr>
        <w:pStyle w:val="NormalIndent"/>
      </w:pPr>
      <w:r>
        <w:t>The following table illustrates possibilities and the field values used to represent each vague date type.  Dates are represented as their date equivalent rather than the number stored in the database: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1058"/>
        <w:gridCol w:w="2069"/>
        <w:gridCol w:w="2069"/>
      </w:tblGrid>
      <w:tr w:rsidR="001A499C" w14:paraId="1444B607" w14:textId="77777777">
        <w:tc>
          <w:tcPr>
            <w:tcW w:w="1861" w:type="pct"/>
            <w:tcBorders>
              <w:top w:val="single" w:sz="12" w:space="0" w:color="auto"/>
              <w:left w:val="single" w:sz="12" w:space="0" w:color="auto"/>
              <w:bottom w:val="single" w:sz="12" w:space="0" w:color="auto"/>
              <w:right w:val="single" w:sz="6" w:space="0" w:color="auto"/>
            </w:tcBorders>
          </w:tcPr>
          <w:p w14:paraId="24712D81" w14:textId="77777777" w:rsidR="001A499C" w:rsidRDefault="001A499C" w:rsidP="00E10595">
            <w:pPr>
              <w:pStyle w:val="TableColumnTitle"/>
            </w:pPr>
            <w:r>
              <w:t>Date Type and Example</w:t>
            </w:r>
          </w:p>
        </w:tc>
        <w:tc>
          <w:tcPr>
            <w:tcW w:w="639" w:type="pct"/>
            <w:tcBorders>
              <w:top w:val="single" w:sz="12" w:space="0" w:color="auto"/>
              <w:left w:val="single" w:sz="6" w:space="0" w:color="auto"/>
              <w:bottom w:val="single" w:sz="12" w:space="0" w:color="auto"/>
              <w:right w:val="single" w:sz="6" w:space="0" w:color="auto"/>
            </w:tcBorders>
          </w:tcPr>
          <w:p w14:paraId="24EB8335" w14:textId="77777777" w:rsidR="001A499C" w:rsidRDefault="001A499C" w:rsidP="00E10595">
            <w:pPr>
              <w:pStyle w:val="TableColumnTitle"/>
            </w:pPr>
            <w:r>
              <w:t>Date Type</w:t>
            </w:r>
          </w:p>
        </w:tc>
        <w:tc>
          <w:tcPr>
            <w:tcW w:w="1250" w:type="pct"/>
            <w:tcBorders>
              <w:top w:val="single" w:sz="12" w:space="0" w:color="auto"/>
              <w:left w:val="single" w:sz="6" w:space="0" w:color="auto"/>
              <w:bottom w:val="single" w:sz="12" w:space="0" w:color="auto"/>
              <w:right w:val="single" w:sz="6" w:space="0" w:color="auto"/>
            </w:tcBorders>
          </w:tcPr>
          <w:p w14:paraId="7A155DD2" w14:textId="77777777" w:rsidR="001A499C" w:rsidRDefault="001A499C" w:rsidP="00E10595">
            <w:pPr>
              <w:pStyle w:val="TableColumnTitle"/>
            </w:pPr>
            <w:r>
              <w:t>Start Date</w:t>
            </w:r>
          </w:p>
        </w:tc>
        <w:tc>
          <w:tcPr>
            <w:tcW w:w="1250" w:type="pct"/>
            <w:tcBorders>
              <w:top w:val="single" w:sz="12" w:space="0" w:color="auto"/>
              <w:left w:val="single" w:sz="6" w:space="0" w:color="auto"/>
              <w:bottom w:val="single" w:sz="12" w:space="0" w:color="auto"/>
              <w:right w:val="single" w:sz="12" w:space="0" w:color="auto"/>
            </w:tcBorders>
          </w:tcPr>
          <w:p w14:paraId="20BD2BC4" w14:textId="77777777" w:rsidR="001A499C" w:rsidRDefault="001A499C" w:rsidP="00E10595">
            <w:pPr>
              <w:pStyle w:val="TableColumnTitle"/>
            </w:pPr>
            <w:r>
              <w:t>End Date</w:t>
            </w:r>
          </w:p>
        </w:tc>
      </w:tr>
      <w:tr w:rsidR="001A499C" w14:paraId="6CDF63A9" w14:textId="77777777">
        <w:tc>
          <w:tcPr>
            <w:tcW w:w="1861" w:type="pct"/>
            <w:tcBorders>
              <w:top w:val="nil"/>
            </w:tcBorders>
          </w:tcPr>
          <w:p w14:paraId="2B07EA62" w14:textId="77777777" w:rsidR="001A499C" w:rsidRDefault="001A499C" w:rsidP="00E10595">
            <w:pPr>
              <w:pStyle w:val="TableRow"/>
            </w:pPr>
            <w:r>
              <w:t>Day (</w:t>
            </w:r>
            <w:smartTag w:uri="urn:schemas-microsoft-com:office:smarttags" w:element="date">
              <w:smartTagPr>
                <w:attr w:name="Month" w:val="3"/>
                <w:attr w:name="Day" w:val="23"/>
                <w:attr w:name="Year" w:val="1987"/>
              </w:smartTagPr>
              <w:r>
                <w:t>23/03/1987</w:t>
              </w:r>
            </w:smartTag>
            <w:r>
              <w:t>)</w:t>
            </w:r>
          </w:p>
        </w:tc>
        <w:tc>
          <w:tcPr>
            <w:tcW w:w="639" w:type="pct"/>
            <w:tcBorders>
              <w:top w:val="nil"/>
            </w:tcBorders>
          </w:tcPr>
          <w:p w14:paraId="69B78226" w14:textId="77777777" w:rsidR="001A499C" w:rsidRDefault="001A499C" w:rsidP="00E10595">
            <w:pPr>
              <w:pStyle w:val="TableRow"/>
            </w:pPr>
            <w:r>
              <w:t>D</w:t>
            </w:r>
          </w:p>
        </w:tc>
        <w:tc>
          <w:tcPr>
            <w:tcW w:w="1250" w:type="pct"/>
            <w:tcBorders>
              <w:top w:val="nil"/>
            </w:tcBorders>
          </w:tcPr>
          <w:p w14:paraId="4008CFC2" w14:textId="77777777" w:rsidR="001A499C" w:rsidRDefault="001A499C" w:rsidP="00E10595">
            <w:pPr>
              <w:pStyle w:val="TableRow"/>
            </w:pPr>
            <w:smartTag w:uri="urn:schemas-microsoft-com:office:smarttags" w:element="date">
              <w:smartTagPr>
                <w:attr w:name="Month" w:val="3"/>
                <w:attr w:name="Day" w:val="23"/>
                <w:attr w:name="Year" w:val="1987"/>
              </w:smartTagPr>
              <w:r>
                <w:t>23 MAR 1987</w:t>
              </w:r>
            </w:smartTag>
            <w:r>
              <w:t xml:space="preserve">  </w:t>
            </w:r>
          </w:p>
        </w:tc>
        <w:tc>
          <w:tcPr>
            <w:tcW w:w="1250" w:type="pct"/>
            <w:tcBorders>
              <w:top w:val="nil"/>
            </w:tcBorders>
          </w:tcPr>
          <w:p w14:paraId="2D172B28" w14:textId="77777777" w:rsidR="001A499C" w:rsidRDefault="001A499C" w:rsidP="00E10595">
            <w:pPr>
              <w:pStyle w:val="TableRow"/>
            </w:pPr>
            <w:smartTag w:uri="urn:schemas-microsoft-com:office:smarttags" w:element="date">
              <w:smartTagPr>
                <w:attr w:name="Month" w:val="3"/>
                <w:attr w:name="Day" w:val="23"/>
                <w:attr w:name="Year" w:val="1987"/>
              </w:smartTagPr>
              <w:r>
                <w:t>23 MAR 1987</w:t>
              </w:r>
            </w:smartTag>
          </w:p>
        </w:tc>
      </w:tr>
      <w:tr w:rsidR="001A499C" w14:paraId="27BC8F95" w14:textId="77777777">
        <w:tc>
          <w:tcPr>
            <w:tcW w:w="1861" w:type="pct"/>
          </w:tcPr>
          <w:p w14:paraId="50FF4B32" w14:textId="77777777" w:rsidR="001A499C" w:rsidRDefault="001A499C" w:rsidP="00E10595">
            <w:pPr>
              <w:pStyle w:val="TableRow"/>
            </w:pPr>
            <w:smartTag w:uri="urn:schemas-microsoft-com:office:smarttags" w:element="place">
              <w:smartTag w:uri="urn:schemas-microsoft-com:office:smarttags" w:element="PlaceName">
                <w:r>
                  <w:t>Day</w:t>
                </w:r>
              </w:smartTag>
              <w:r>
                <w:t xml:space="preserve"> </w:t>
              </w:r>
              <w:smartTag w:uri="urn:schemas-microsoft-com:office:smarttags" w:element="PlaceType">
                <w:r>
                  <w:t>Range</w:t>
                </w:r>
              </w:smartTag>
            </w:smartTag>
            <w:r>
              <w:t xml:space="preserve"> (</w:t>
            </w:r>
            <w:smartTag w:uri="urn:schemas-microsoft-com:office:smarttags" w:element="date">
              <w:smartTagPr>
                <w:attr w:name="Month" w:val="7"/>
                <w:attr w:name="Day" w:val="23"/>
                <w:attr w:name="Year" w:val="1987"/>
              </w:smartTagPr>
              <w:r>
                <w:t>23/07/1987</w:t>
              </w:r>
            </w:smartTag>
            <w:r>
              <w:t xml:space="preserve"> – 30/07/1987)</w:t>
            </w:r>
          </w:p>
        </w:tc>
        <w:tc>
          <w:tcPr>
            <w:tcW w:w="639" w:type="pct"/>
          </w:tcPr>
          <w:p w14:paraId="6CF4A04B" w14:textId="77777777" w:rsidR="001A499C" w:rsidRDefault="001A499C" w:rsidP="00E10595">
            <w:pPr>
              <w:pStyle w:val="TableRow"/>
            </w:pPr>
            <w:r>
              <w:t>DD</w:t>
            </w:r>
          </w:p>
        </w:tc>
        <w:tc>
          <w:tcPr>
            <w:tcW w:w="1250" w:type="pct"/>
          </w:tcPr>
          <w:p w14:paraId="7FB642FF" w14:textId="77777777" w:rsidR="001A499C" w:rsidRDefault="001A499C" w:rsidP="00E10595">
            <w:pPr>
              <w:pStyle w:val="TableRow"/>
            </w:pPr>
            <w:smartTag w:uri="urn:schemas-microsoft-com:office:smarttags" w:element="date">
              <w:smartTagPr>
                <w:attr w:name="Month" w:val="3"/>
                <w:attr w:name="Day" w:val="23"/>
                <w:attr w:name="Year" w:val="1987"/>
              </w:smartTagPr>
              <w:r>
                <w:t>23 MAR 1987</w:t>
              </w:r>
            </w:smartTag>
          </w:p>
        </w:tc>
        <w:tc>
          <w:tcPr>
            <w:tcW w:w="1250" w:type="pct"/>
          </w:tcPr>
          <w:p w14:paraId="0E352441" w14:textId="77777777" w:rsidR="001A499C" w:rsidRDefault="001A499C" w:rsidP="00E10595">
            <w:pPr>
              <w:pStyle w:val="TableRow"/>
            </w:pPr>
            <w:smartTag w:uri="urn:schemas-microsoft-com:office:smarttags" w:element="date">
              <w:smartTagPr>
                <w:attr w:name="Month" w:val="3"/>
                <w:attr w:name="Day" w:val="30"/>
                <w:attr w:name="Year" w:val="1987"/>
              </w:smartTagPr>
              <w:r>
                <w:t>30 MAR 1987</w:t>
              </w:r>
            </w:smartTag>
          </w:p>
        </w:tc>
      </w:tr>
      <w:tr w:rsidR="001A499C" w14:paraId="7D2EA645" w14:textId="77777777">
        <w:tc>
          <w:tcPr>
            <w:tcW w:w="1861" w:type="pct"/>
          </w:tcPr>
          <w:p w14:paraId="07DD02ED" w14:textId="77777777" w:rsidR="001A499C" w:rsidRDefault="001A499C" w:rsidP="00E10595">
            <w:pPr>
              <w:pStyle w:val="TableRow"/>
            </w:pPr>
            <w:r>
              <w:t>Month (March 1987)</w:t>
            </w:r>
          </w:p>
        </w:tc>
        <w:tc>
          <w:tcPr>
            <w:tcW w:w="639" w:type="pct"/>
          </w:tcPr>
          <w:p w14:paraId="44C5EFA0" w14:textId="77777777" w:rsidR="001A499C" w:rsidRDefault="001A499C" w:rsidP="00E10595">
            <w:pPr>
              <w:pStyle w:val="TableRow"/>
            </w:pPr>
            <w:r>
              <w:t>O</w:t>
            </w:r>
          </w:p>
        </w:tc>
        <w:tc>
          <w:tcPr>
            <w:tcW w:w="1250" w:type="pct"/>
          </w:tcPr>
          <w:p w14:paraId="7886A96F" w14:textId="77777777" w:rsidR="001A499C" w:rsidRDefault="001A499C" w:rsidP="00E10595">
            <w:pPr>
              <w:pStyle w:val="TableRow"/>
            </w:pPr>
            <w:smartTag w:uri="urn:schemas-microsoft-com:office:smarttags" w:element="date">
              <w:smartTagPr>
                <w:attr w:name="Month" w:val="3"/>
                <w:attr w:name="Day" w:val="1"/>
                <w:attr w:name="Year" w:val="1987"/>
              </w:smartTagPr>
              <w:r>
                <w:t>01 MAR 1987</w:t>
              </w:r>
            </w:smartTag>
          </w:p>
        </w:tc>
        <w:tc>
          <w:tcPr>
            <w:tcW w:w="1250" w:type="pct"/>
          </w:tcPr>
          <w:p w14:paraId="611EFF22" w14:textId="77777777" w:rsidR="001A499C" w:rsidRDefault="001A499C" w:rsidP="00E10595">
            <w:pPr>
              <w:pStyle w:val="TableRow"/>
            </w:pPr>
            <w:smartTag w:uri="urn:schemas-microsoft-com:office:smarttags" w:element="date">
              <w:smartTagPr>
                <w:attr w:name="Month" w:val="3"/>
                <w:attr w:name="Day" w:val="31"/>
                <w:attr w:name="Year" w:val="1987"/>
              </w:smartTagPr>
              <w:r>
                <w:t>31 MAR 1987</w:t>
              </w:r>
            </w:smartTag>
          </w:p>
        </w:tc>
      </w:tr>
      <w:tr w:rsidR="001A499C" w14:paraId="547B9E9C" w14:textId="77777777">
        <w:tc>
          <w:tcPr>
            <w:tcW w:w="1861" w:type="pct"/>
          </w:tcPr>
          <w:p w14:paraId="01ADACFE" w14:textId="77777777" w:rsidR="001A499C" w:rsidRDefault="001A499C" w:rsidP="00E10595">
            <w:pPr>
              <w:pStyle w:val="TableRow"/>
            </w:pPr>
            <w:smartTag w:uri="urn:schemas-microsoft-com:office:smarttags" w:element="place">
              <w:smartTag w:uri="urn:schemas-microsoft-com:office:smarttags" w:element="PlaceName">
                <w:r>
                  <w:t>Month</w:t>
                </w:r>
              </w:smartTag>
              <w:r>
                <w:t xml:space="preserve"> </w:t>
              </w:r>
              <w:smartTag w:uri="urn:schemas-microsoft-com:office:smarttags" w:element="PlaceType">
                <w:r>
                  <w:t>Range</w:t>
                </w:r>
              </w:smartTag>
            </w:smartTag>
            <w:r>
              <w:t xml:space="preserve"> (March 1987 – May 1987)</w:t>
            </w:r>
          </w:p>
        </w:tc>
        <w:tc>
          <w:tcPr>
            <w:tcW w:w="639" w:type="pct"/>
          </w:tcPr>
          <w:p w14:paraId="7ED22C90" w14:textId="77777777" w:rsidR="001A499C" w:rsidRDefault="001A499C" w:rsidP="00E10595">
            <w:pPr>
              <w:pStyle w:val="TableRow"/>
            </w:pPr>
            <w:r>
              <w:t>OO</w:t>
            </w:r>
          </w:p>
        </w:tc>
        <w:tc>
          <w:tcPr>
            <w:tcW w:w="1250" w:type="pct"/>
          </w:tcPr>
          <w:p w14:paraId="60049B88" w14:textId="77777777" w:rsidR="001A499C" w:rsidRDefault="001A499C" w:rsidP="00E10595">
            <w:pPr>
              <w:pStyle w:val="TableRow"/>
            </w:pPr>
            <w:smartTag w:uri="urn:schemas-microsoft-com:office:smarttags" w:element="date">
              <w:smartTagPr>
                <w:attr w:name="Month" w:val="3"/>
                <w:attr w:name="Day" w:val="1"/>
                <w:attr w:name="Year" w:val="1987"/>
              </w:smartTagPr>
              <w:r>
                <w:t>01 MAR 1987</w:t>
              </w:r>
            </w:smartTag>
          </w:p>
        </w:tc>
        <w:tc>
          <w:tcPr>
            <w:tcW w:w="1250" w:type="pct"/>
          </w:tcPr>
          <w:p w14:paraId="2BCF8DB2" w14:textId="77777777" w:rsidR="001A499C" w:rsidRDefault="001A499C" w:rsidP="00E10595">
            <w:pPr>
              <w:pStyle w:val="TableRow"/>
            </w:pPr>
            <w:r>
              <w:t>31 MAY 1987</w:t>
            </w:r>
          </w:p>
        </w:tc>
      </w:tr>
      <w:tr w:rsidR="001A499C" w14:paraId="37E03F81" w14:textId="77777777">
        <w:tc>
          <w:tcPr>
            <w:tcW w:w="1861" w:type="pct"/>
          </w:tcPr>
          <w:p w14:paraId="2580A250" w14:textId="77777777" w:rsidR="001A499C" w:rsidRDefault="001A499C" w:rsidP="00E10595">
            <w:pPr>
              <w:pStyle w:val="TableRow"/>
            </w:pPr>
            <w:r>
              <w:t>Season (Summer 1987)</w:t>
            </w:r>
          </w:p>
        </w:tc>
        <w:tc>
          <w:tcPr>
            <w:tcW w:w="639" w:type="pct"/>
          </w:tcPr>
          <w:p w14:paraId="52DF9028" w14:textId="77777777" w:rsidR="001A499C" w:rsidRDefault="001A499C" w:rsidP="00E10595">
            <w:pPr>
              <w:pStyle w:val="TableRow"/>
              <w:rPr>
                <w:lang w:val="fr-FR"/>
              </w:rPr>
            </w:pPr>
            <w:r>
              <w:rPr>
                <w:lang w:val="fr-FR"/>
              </w:rPr>
              <w:t>P</w:t>
            </w:r>
          </w:p>
        </w:tc>
        <w:tc>
          <w:tcPr>
            <w:tcW w:w="1250" w:type="pct"/>
          </w:tcPr>
          <w:p w14:paraId="65AA381A" w14:textId="77777777" w:rsidR="001A499C" w:rsidRDefault="001A499C" w:rsidP="00E10595">
            <w:pPr>
              <w:pStyle w:val="TableRow"/>
              <w:rPr>
                <w:lang w:val="fr-FR"/>
              </w:rPr>
            </w:pPr>
            <w:r>
              <w:rPr>
                <w:lang w:val="fr-FR"/>
              </w:rPr>
              <w:t>01 JUN 1987</w:t>
            </w:r>
          </w:p>
        </w:tc>
        <w:tc>
          <w:tcPr>
            <w:tcW w:w="1250" w:type="pct"/>
          </w:tcPr>
          <w:p w14:paraId="4E373B06" w14:textId="77777777" w:rsidR="001A499C" w:rsidRDefault="001A499C" w:rsidP="00E10595">
            <w:pPr>
              <w:pStyle w:val="TableRow"/>
              <w:rPr>
                <w:lang w:val="fr-FR"/>
              </w:rPr>
            </w:pPr>
            <w:r>
              <w:rPr>
                <w:lang w:val="fr-FR"/>
              </w:rPr>
              <w:t>31 AUG 1987</w:t>
            </w:r>
          </w:p>
        </w:tc>
      </w:tr>
      <w:tr w:rsidR="001A499C" w14:paraId="2CB6A80D" w14:textId="77777777">
        <w:tc>
          <w:tcPr>
            <w:tcW w:w="1861" w:type="pct"/>
          </w:tcPr>
          <w:p w14:paraId="30F1080A" w14:textId="77777777" w:rsidR="001A499C" w:rsidRDefault="001A499C" w:rsidP="00E10595">
            <w:pPr>
              <w:pStyle w:val="TableRow"/>
              <w:rPr>
                <w:lang w:val="fr-FR"/>
              </w:rPr>
            </w:pPr>
            <w:r>
              <w:rPr>
                <w:lang w:val="fr-FR"/>
              </w:rPr>
              <w:t>Year (1987)</w:t>
            </w:r>
          </w:p>
        </w:tc>
        <w:tc>
          <w:tcPr>
            <w:tcW w:w="639" w:type="pct"/>
          </w:tcPr>
          <w:p w14:paraId="29CE28BF" w14:textId="77777777" w:rsidR="001A499C" w:rsidRDefault="001A499C" w:rsidP="00E10595">
            <w:pPr>
              <w:pStyle w:val="TableRow"/>
              <w:rPr>
                <w:lang w:val="fr-FR"/>
              </w:rPr>
            </w:pPr>
            <w:r>
              <w:rPr>
                <w:lang w:val="fr-FR"/>
              </w:rPr>
              <w:t>Y</w:t>
            </w:r>
          </w:p>
        </w:tc>
        <w:tc>
          <w:tcPr>
            <w:tcW w:w="1250" w:type="pct"/>
          </w:tcPr>
          <w:p w14:paraId="64FDFB4E" w14:textId="77777777" w:rsidR="001A499C" w:rsidRDefault="001A499C" w:rsidP="00E10595">
            <w:pPr>
              <w:pStyle w:val="TableRow"/>
            </w:pPr>
            <w:smartTag w:uri="urn:schemas-microsoft-com:office:smarttags" w:element="date">
              <w:smartTagPr>
                <w:attr w:name="Month" w:val="1"/>
                <w:attr w:name="Day" w:val="1"/>
                <w:attr w:name="Year" w:val="1987"/>
              </w:smartTagPr>
              <w:r>
                <w:t>01 JAN 1987</w:t>
              </w:r>
            </w:smartTag>
          </w:p>
        </w:tc>
        <w:tc>
          <w:tcPr>
            <w:tcW w:w="1250" w:type="pct"/>
          </w:tcPr>
          <w:p w14:paraId="7E9EC9F5" w14:textId="77777777" w:rsidR="001A499C" w:rsidRDefault="001A499C" w:rsidP="00E10595">
            <w:pPr>
              <w:pStyle w:val="TableRow"/>
            </w:pPr>
            <w:r>
              <w:t>31 DEC 1987</w:t>
            </w:r>
          </w:p>
        </w:tc>
      </w:tr>
      <w:tr w:rsidR="001A499C" w14:paraId="2C2232B4" w14:textId="77777777">
        <w:tc>
          <w:tcPr>
            <w:tcW w:w="1861" w:type="pct"/>
          </w:tcPr>
          <w:p w14:paraId="7659D1DC" w14:textId="77777777" w:rsidR="001A499C" w:rsidRDefault="001A499C" w:rsidP="00E10595">
            <w:pPr>
              <w:pStyle w:val="TableRow"/>
            </w:pPr>
            <w:smartTag w:uri="urn:schemas-microsoft-com:office:smarttags" w:element="place">
              <w:smartTag w:uri="urn:schemas-microsoft-com:office:smarttags" w:element="PlaceName">
                <w:r>
                  <w:lastRenderedPageBreak/>
                  <w:t>Year</w:t>
                </w:r>
              </w:smartTag>
              <w:r>
                <w:t xml:space="preserve"> </w:t>
              </w:r>
              <w:smartTag w:uri="urn:schemas-microsoft-com:office:smarttags" w:element="PlaceType">
                <w:r>
                  <w:t>Range</w:t>
                </w:r>
              </w:smartTag>
            </w:smartTag>
            <w:r>
              <w:t xml:space="preserve"> (1981-1983)</w:t>
            </w:r>
          </w:p>
        </w:tc>
        <w:tc>
          <w:tcPr>
            <w:tcW w:w="639" w:type="pct"/>
          </w:tcPr>
          <w:p w14:paraId="6ED4EEA3" w14:textId="77777777" w:rsidR="001A499C" w:rsidRDefault="001A499C" w:rsidP="00E10595">
            <w:pPr>
              <w:pStyle w:val="TableRow"/>
            </w:pPr>
            <w:r>
              <w:t>YY</w:t>
            </w:r>
          </w:p>
        </w:tc>
        <w:tc>
          <w:tcPr>
            <w:tcW w:w="1250" w:type="pct"/>
          </w:tcPr>
          <w:p w14:paraId="79D3DE05" w14:textId="77777777" w:rsidR="001A499C" w:rsidRDefault="001A499C" w:rsidP="00E10595">
            <w:pPr>
              <w:pStyle w:val="TableRow"/>
            </w:pPr>
            <w:smartTag w:uri="urn:schemas-microsoft-com:office:smarttags" w:element="date">
              <w:smartTagPr>
                <w:attr w:name="Month" w:val="1"/>
                <w:attr w:name="Day" w:val="1"/>
                <w:attr w:name="Year" w:val="1981"/>
              </w:smartTagPr>
              <w:r>
                <w:t>01 JAN 1981</w:t>
              </w:r>
            </w:smartTag>
          </w:p>
        </w:tc>
        <w:tc>
          <w:tcPr>
            <w:tcW w:w="1250" w:type="pct"/>
          </w:tcPr>
          <w:p w14:paraId="4FF95AEE" w14:textId="77777777" w:rsidR="001A499C" w:rsidRDefault="001A499C" w:rsidP="00E10595">
            <w:pPr>
              <w:pStyle w:val="TableRow"/>
            </w:pPr>
            <w:r>
              <w:t>31 DEC 1983</w:t>
            </w:r>
          </w:p>
        </w:tc>
      </w:tr>
      <w:tr w:rsidR="001A499C" w14:paraId="3B123AC8" w14:textId="77777777">
        <w:tc>
          <w:tcPr>
            <w:tcW w:w="1861" w:type="pct"/>
          </w:tcPr>
          <w:p w14:paraId="36FFFFDA" w14:textId="77777777" w:rsidR="001A499C" w:rsidRDefault="001A499C" w:rsidP="00E10595">
            <w:pPr>
              <w:pStyle w:val="TableRow"/>
            </w:pPr>
            <w:r>
              <w:t>Dates after start of year (1980-)</w:t>
            </w:r>
          </w:p>
        </w:tc>
        <w:tc>
          <w:tcPr>
            <w:tcW w:w="639" w:type="pct"/>
          </w:tcPr>
          <w:p w14:paraId="16072D95" w14:textId="77777777" w:rsidR="001A499C" w:rsidRDefault="001A499C" w:rsidP="00E10595">
            <w:pPr>
              <w:pStyle w:val="TableRow"/>
            </w:pPr>
            <w:r>
              <w:t>Y-</w:t>
            </w:r>
          </w:p>
        </w:tc>
        <w:tc>
          <w:tcPr>
            <w:tcW w:w="1250" w:type="pct"/>
          </w:tcPr>
          <w:p w14:paraId="2C6C695F" w14:textId="77777777" w:rsidR="001A499C" w:rsidRDefault="001A499C" w:rsidP="00E10595">
            <w:pPr>
              <w:pStyle w:val="TableRow"/>
            </w:pPr>
            <w:smartTag w:uri="urn:schemas-microsoft-com:office:smarttags" w:element="date">
              <w:smartTagPr>
                <w:attr w:name="Month" w:val="1"/>
                <w:attr w:name="Day" w:val="1"/>
                <w:attr w:name="Year" w:val="1980"/>
              </w:smartTagPr>
              <w:r>
                <w:t>01 JAN 1980</w:t>
              </w:r>
            </w:smartTag>
          </w:p>
        </w:tc>
        <w:tc>
          <w:tcPr>
            <w:tcW w:w="1250" w:type="pct"/>
          </w:tcPr>
          <w:p w14:paraId="56133CD9" w14:textId="77777777" w:rsidR="001A499C" w:rsidRDefault="001A499C" w:rsidP="00E10595">
            <w:pPr>
              <w:pStyle w:val="TableRow"/>
              <w:rPr>
                <w:lang w:val="fr-FR"/>
              </w:rPr>
            </w:pPr>
            <w:r>
              <w:rPr>
                <w:lang w:val="fr-FR"/>
              </w:rPr>
              <w:t>Null</w:t>
            </w:r>
          </w:p>
        </w:tc>
      </w:tr>
      <w:tr w:rsidR="001A499C" w14:paraId="5F50D6FE" w14:textId="77777777">
        <w:tc>
          <w:tcPr>
            <w:tcW w:w="1861" w:type="pct"/>
          </w:tcPr>
          <w:p w14:paraId="4565DE5A" w14:textId="77777777" w:rsidR="001A499C" w:rsidRPr="001A499C" w:rsidRDefault="001A499C" w:rsidP="00E10595">
            <w:pPr>
              <w:pStyle w:val="TableRow"/>
            </w:pPr>
            <w:r w:rsidRPr="001A499C">
              <w:t>Dates before end of year (-1979</w:t>
            </w:r>
            <w:r>
              <w:t>)</w:t>
            </w:r>
          </w:p>
        </w:tc>
        <w:tc>
          <w:tcPr>
            <w:tcW w:w="639" w:type="pct"/>
          </w:tcPr>
          <w:p w14:paraId="700FF869" w14:textId="77777777" w:rsidR="001A499C" w:rsidRDefault="001A499C" w:rsidP="00E10595">
            <w:pPr>
              <w:pStyle w:val="TableRow"/>
              <w:rPr>
                <w:lang w:val="fr-FR"/>
              </w:rPr>
            </w:pPr>
            <w:r>
              <w:rPr>
                <w:lang w:val="fr-FR"/>
              </w:rPr>
              <w:t>-Y</w:t>
            </w:r>
          </w:p>
        </w:tc>
        <w:tc>
          <w:tcPr>
            <w:tcW w:w="1250" w:type="pct"/>
          </w:tcPr>
          <w:p w14:paraId="2FB9CC8E" w14:textId="77777777" w:rsidR="001A499C" w:rsidRDefault="001A499C" w:rsidP="00E10595">
            <w:pPr>
              <w:pStyle w:val="TableRow"/>
              <w:rPr>
                <w:lang w:val="fr-FR"/>
              </w:rPr>
            </w:pPr>
            <w:r>
              <w:rPr>
                <w:lang w:val="fr-FR"/>
              </w:rPr>
              <w:t>Null</w:t>
            </w:r>
          </w:p>
        </w:tc>
        <w:tc>
          <w:tcPr>
            <w:tcW w:w="1250" w:type="pct"/>
          </w:tcPr>
          <w:p w14:paraId="05E93988" w14:textId="77777777" w:rsidR="001A499C" w:rsidRDefault="001A499C" w:rsidP="00E10595">
            <w:pPr>
              <w:pStyle w:val="TableRow"/>
            </w:pPr>
            <w:r>
              <w:t>31 DEC 1979</w:t>
            </w:r>
          </w:p>
        </w:tc>
      </w:tr>
      <w:tr w:rsidR="001A499C" w14:paraId="06EC8FDD" w14:textId="77777777">
        <w:tc>
          <w:tcPr>
            <w:tcW w:w="1861" w:type="pct"/>
          </w:tcPr>
          <w:p w14:paraId="3B54BE24" w14:textId="77777777" w:rsidR="001A499C" w:rsidRDefault="001A499C" w:rsidP="00E10595">
            <w:pPr>
              <w:pStyle w:val="TableRow"/>
            </w:pPr>
            <w:r>
              <w:t>Month, Unknown Year (July)</w:t>
            </w:r>
          </w:p>
        </w:tc>
        <w:tc>
          <w:tcPr>
            <w:tcW w:w="639" w:type="pct"/>
          </w:tcPr>
          <w:p w14:paraId="3D0F4C30" w14:textId="77777777" w:rsidR="001A499C" w:rsidRDefault="001A499C" w:rsidP="00E10595">
            <w:pPr>
              <w:pStyle w:val="TableRow"/>
            </w:pPr>
            <w:r>
              <w:t>M</w:t>
            </w:r>
          </w:p>
        </w:tc>
        <w:tc>
          <w:tcPr>
            <w:tcW w:w="1250" w:type="pct"/>
          </w:tcPr>
          <w:p w14:paraId="0EEA9080" w14:textId="77777777" w:rsidR="001A499C" w:rsidRDefault="001A499C" w:rsidP="00E10595">
            <w:pPr>
              <w:pStyle w:val="TableRow"/>
            </w:pPr>
            <w:smartTag w:uri="urn:schemas-microsoft-com:office:smarttags" w:element="date">
              <w:smartTagPr>
                <w:attr w:name="Month" w:val="7"/>
                <w:attr w:name="Day" w:val="1"/>
                <w:attr w:name="Year" w:val="9999"/>
              </w:smartTagPr>
              <w:r>
                <w:t>1 JUL 9999</w:t>
              </w:r>
            </w:smartTag>
          </w:p>
        </w:tc>
        <w:tc>
          <w:tcPr>
            <w:tcW w:w="1250" w:type="pct"/>
          </w:tcPr>
          <w:p w14:paraId="57B647C7" w14:textId="77777777" w:rsidR="001A499C" w:rsidRDefault="001A499C" w:rsidP="00E10595">
            <w:pPr>
              <w:pStyle w:val="TableRow"/>
            </w:pPr>
            <w:smartTag w:uri="urn:schemas-microsoft-com:office:smarttags" w:element="date">
              <w:smartTagPr>
                <w:attr w:name="Month" w:val="7"/>
                <w:attr w:name="Day" w:val="31"/>
                <w:attr w:name="Year" w:val="9999"/>
              </w:smartTagPr>
              <w:r>
                <w:t>31 JUL 9999</w:t>
              </w:r>
            </w:smartTag>
          </w:p>
        </w:tc>
      </w:tr>
      <w:tr w:rsidR="001A499C" w14:paraId="5CB1769B" w14:textId="77777777">
        <w:tc>
          <w:tcPr>
            <w:tcW w:w="1861" w:type="pct"/>
          </w:tcPr>
          <w:p w14:paraId="3C57BA59" w14:textId="77777777" w:rsidR="001A499C" w:rsidRDefault="001A499C" w:rsidP="00E10595">
            <w:pPr>
              <w:pStyle w:val="TableRow"/>
            </w:pPr>
            <w:r>
              <w:t>Season, Unknown Year (Autumn)</w:t>
            </w:r>
          </w:p>
        </w:tc>
        <w:tc>
          <w:tcPr>
            <w:tcW w:w="639" w:type="pct"/>
          </w:tcPr>
          <w:p w14:paraId="0C94B07E" w14:textId="77777777" w:rsidR="001A499C" w:rsidRDefault="001A499C" w:rsidP="00E10595">
            <w:pPr>
              <w:pStyle w:val="TableRow"/>
            </w:pPr>
            <w:r>
              <w:t>S</w:t>
            </w:r>
          </w:p>
        </w:tc>
        <w:tc>
          <w:tcPr>
            <w:tcW w:w="1250" w:type="pct"/>
          </w:tcPr>
          <w:p w14:paraId="3F43822D" w14:textId="77777777" w:rsidR="001A499C" w:rsidRDefault="001A499C" w:rsidP="00E10595">
            <w:pPr>
              <w:pStyle w:val="TableRow"/>
            </w:pPr>
            <w:smartTag w:uri="urn:schemas-microsoft-com:office:smarttags" w:element="date">
              <w:smartTagPr>
                <w:attr w:name="Month" w:val="9"/>
                <w:attr w:name="Day" w:val="1"/>
                <w:attr w:name="Year" w:val="9999"/>
              </w:smartTagPr>
              <w:r>
                <w:t>1 SEP 9999</w:t>
              </w:r>
            </w:smartTag>
          </w:p>
        </w:tc>
        <w:tc>
          <w:tcPr>
            <w:tcW w:w="1250" w:type="pct"/>
          </w:tcPr>
          <w:p w14:paraId="1BE5DF3A" w14:textId="77777777" w:rsidR="001A499C" w:rsidRDefault="001A499C" w:rsidP="00E10595">
            <w:pPr>
              <w:pStyle w:val="TableRow"/>
            </w:pPr>
            <w:smartTag w:uri="urn:schemas-microsoft-com:office:smarttags" w:element="date">
              <w:smartTagPr>
                <w:attr w:name="Month" w:val="11"/>
                <w:attr w:name="Day" w:val="30"/>
                <w:attr w:name="Year" w:val="9999"/>
              </w:smartTagPr>
              <w:r>
                <w:t>30 NOV 9999</w:t>
              </w:r>
            </w:smartTag>
          </w:p>
        </w:tc>
      </w:tr>
      <w:tr w:rsidR="001A499C" w14:paraId="3B1629CF" w14:textId="77777777">
        <w:tc>
          <w:tcPr>
            <w:tcW w:w="1861" w:type="pct"/>
          </w:tcPr>
          <w:p w14:paraId="1F1FFD8A" w14:textId="77777777" w:rsidR="001A499C" w:rsidRDefault="001A499C" w:rsidP="00E10595">
            <w:pPr>
              <w:pStyle w:val="TableRow"/>
            </w:pPr>
            <w:r>
              <w:t>Unknown (Unknown)</w:t>
            </w:r>
          </w:p>
        </w:tc>
        <w:tc>
          <w:tcPr>
            <w:tcW w:w="639" w:type="pct"/>
          </w:tcPr>
          <w:p w14:paraId="294E59D2" w14:textId="77777777" w:rsidR="001A499C" w:rsidRDefault="001A499C" w:rsidP="00E10595">
            <w:pPr>
              <w:pStyle w:val="TableRow"/>
            </w:pPr>
            <w:r>
              <w:t>U</w:t>
            </w:r>
          </w:p>
        </w:tc>
        <w:tc>
          <w:tcPr>
            <w:tcW w:w="1250" w:type="pct"/>
          </w:tcPr>
          <w:p w14:paraId="3DD89A17" w14:textId="77777777" w:rsidR="001A499C" w:rsidRDefault="001A499C" w:rsidP="00E10595">
            <w:pPr>
              <w:pStyle w:val="TableRow"/>
            </w:pPr>
            <w:r>
              <w:t>Null</w:t>
            </w:r>
          </w:p>
        </w:tc>
        <w:tc>
          <w:tcPr>
            <w:tcW w:w="1250" w:type="pct"/>
          </w:tcPr>
          <w:p w14:paraId="399C452A" w14:textId="77777777" w:rsidR="001A499C" w:rsidRDefault="001A499C" w:rsidP="00E10595">
            <w:pPr>
              <w:pStyle w:val="TableRow"/>
            </w:pPr>
            <w:r>
              <w:t>Null</w:t>
            </w:r>
          </w:p>
        </w:tc>
      </w:tr>
      <w:tr w:rsidR="001A499C" w14:paraId="1D218992" w14:textId="77777777">
        <w:tc>
          <w:tcPr>
            <w:tcW w:w="1861" w:type="pct"/>
          </w:tcPr>
          <w:p w14:paraId="5C4EC3F6" w14:textId="77777777" w:rsidR="001A499C" w:rsidRDefault="001A499C" w:rsidP="00E10595">
            <w:pPr>
              <w:pStyle w:val="TableRow"/>
            </w:pPr>
            <w:r>
              <w:t>Century (18c)</w:t>
            </w:r>
          </w:p>
        </w:tc>
        <w:tc>
          <w:tcPr>
            <w:tcW w:w="639" w:type="pct"/>
          </w:tcPr>
          <w:p w14:paraId="54C0A56F" w14:textId="77777777" w:rsidR="001A499C" w:rsidRDefault="001A499C" w:rsidP="00E10595">
            <w:pPr>
              <w:pStyle w:val="TableRow"/>
            </w:pPr>
            <w:r>
              <w:t>C</w:t>
            </w:r>
          </w:p>
        </w:tc>
        <w:tc>
          <w:tcPr>
            <w:tcW w:w="1250" w:type="pct"/>
          </w:tcPr>
          <w:p w14:paraId="7D9770D5" w14:textId="77777777" w:rsidR="001A499C" w:rsidRDefault="002421D7" w:rsidP="00E10595">
            <w:pPr>
              <w:pStyle w:val="TableRow"/>
            </w:pPr>
            <w:smartTag w:uri="urn:schemas-microsoft-com:office:smarttags" w:element="date">
              <w:smartTagPr>
                <w:attr w:name="Month" w:val="1"/>
                <w:attr w:name="Day" w:val="1"/>
                <w:attr w:name="Year" w:val="1700"/>
              </w:smartTagPr>
              <w:r>
                <w:t xml:space="preserve">01 JAN </w:t>
              </w:r>
              <w:r w:rsidR="001A499C">
                <w:t>1700</w:t>
              </w:r>
            </w:smartTag>
          </w:p>
        </w:tc>
        <w:tc>
          <w:tcPr>
            <w:tcW w:w="1250" w:type="pct"/>
          </w:tcPr>
          <w:p w14:paraId="35D08F98" w14:textId="77777777" w:rsidR="001A499C" w:rsidRDefault="002421D7" w:rsidP="00E10595">
            <w:pPr>
              <w:pStyle w:val="TableRow"/>
            </w:pPr>
            <w:r>
              <w:t xml:space="preserve">31 DEC </w:t>
            </w:r>
            <w:r w:rsidR="001A499C">
              <w:t>1799</w:t>
            </w:r>
          </w:p>
        </w:tc>
      </w:tr>
      <w:tr w:rsidR="00DC56E7" w14:paraId="577273FD" w14:textId="77777777">
        <w:tc>
          <w:tcPr>
            <w:tcW w:w="1861" w:type="pct"/>
          </w:tcPr>
          <w:p w14:paraId="2AA7673A" w14:textId="77777777" w:rsidR="00DC56E7" w:rsidRDefault="00DC56E7" w:rsidP="00E10595">
            <w:pPr>
              <w:pStyle w:val="TableRow"/>
            </w:pPr>
            <w:smartTag w:uri="urn:schemas-microsoft-com:office:smarttags" w:element="place">
              <w:smartTag w:uri="urn:schemas-microsoft-com:office:smarttags" w:element="PlaceName">
                <w:r>
                  <w:t>Century</w:t>
                </w:r>
              </w:smartTag>
              <w:r>
                <w:t xml:space="preserve"> </w:t>
              </w:r>
              <w:smartTag w:uri="urn:schemas-microsoft-com:office:smarttags" w:element="PlaceType">
                <w:r>
                  <w:t>Range</w:t>
                </w:r>
              </w:smartTag>
            </w:smartTag>
            <w:r>
              <w:t xml:space="preserve"> (18c-19c)</w:t>
            </w:r>
          </w:p>
        </w:tc>
        <w:tc>
          <w:tcPr>
            <w:tcW w:w="639" w:type="pct"/>
          </w:tcPr>
          <w:p w14:paraId="732FF6F5" w14:textId="77777777" w:rsidR="00DC56E7" w:rsidRDefault="00DC56E7" w:rsidP="00E10595">
            <w:pPr>
              <w:pStyle w:val="TableRow"/>
            </w:pPr>
            <w:r>
              <w:t>CC</w:t>
            </w:r>
          </w:p>
        </w:tc>
        <w:tc>
          <w:tcPr>
            <w:tcW w:w="1250" w:type="pct"/>
          </w:tcPr>
          <w:p w14:paraId="1221FB82" w14:textId="77777777" w:rsidR="00DC56E7" w:rsidRDefault="002421D7" w:rsidP="00E10595">
            <w:pPr>
              <w:pStyle w:val="TableRow"/>
            </w:pPr>
            <w:smartTag w:uri="urn:schemas-microsoft-com:office:smarttags" w:element="date">
              <w:smartTagPr>
                <w:attr w:name="Month" w:val="1"/>
                <w:attr w:name="Day" w:val="1"/>
                <w:attr w:name="Year" w:val="1700"/>
              </w:smartTagPr>
              <w:r>
                <w:t xml:space="preserve">01 JAN </w:t>
              </w:r>
              <w:r w:rsidR="00DC56E7">
                <w:t>1700</w:t>
              </w:r>
            </w:smartTag>
          </w:p>
        </w:tc>
        <w:tc>
          <w:tcPr>
            <w:tcW w:w="1250" w:type="pct"/>
          </w:tcPr>
          <w:p w14:paraId="3CBA7049" w14:textId="77777777" w:rsidR="00DC56E7" w:rsidRDefault="002421D7" w:rsidP="00E10595">
            <w:pPr>
              <w:pStyle w:val="TableRow"/>
            </w:pPr>
            <w:r>
              <w:t xml:space="preserve">31 DEC </w:t>
            </w:r>
            <w:r w:rsidR="00DC56E7">
              <w:t>1899</w:t>
            </w:r>
          </w:p>
        </w:tc>
      </w:tr>
      <w:tr w:rsidR="00DC56E7" w14:paraId="60C97500" w14:textId="77777777">
        <w:tc>
          <w:tcPr>
            <w:tcW w:w="1861" w:type="pct"/>
          </w:tcPr>
          <w:p w14:paraId="5CD89816" w14:textId="77777777" w:rsidR="00DC56E7" w:rsidRDefault="00DC56E7" w:rsidP="00E10595">
            <w:pPr>
              <w:pStyle w:val="TableRow"/>
            </w:pPr>
            <w:r>
              <w:t>Dates after start of century (18c-)</w:t>
            </w:r>
          </w:p>
        </w:tc>
        <w:tc>
          <w:tcPr>
            <w:tcW w:w="639" w:type="pct"/>
          </w:tcPr>
          <w:p w14:paraId="7C4F6266" w14:textId="77777777" w:rsidR="00DC56E7" w:rsidRDefault="00DC56E7" w:rsidP="00E10595">
            <w:pPr>
              <w:pStyle w:val="TableRow"/>
            </w:pPr>
            <w:r>
              <w:t>C-</w:t>
            </w:r>
          </w:p>
        </w:tc>
        <w:tc>
          <w:tcPr>
            <w:tcW w:w="1250" w:type="pct"/>
          </w:tcPr>
          <w:p w14:paraId="0C7EDE2A" w14:textId="77777777" w:rsidR="00DC56E7" w:rsidRDefault="002421D7" w:rsidP="00E10595">
            <w:pPr>
              <w:pStyle w:val="TableRow"/>
            </w:pPr>
            <w:smartTag w:uri="urn:schemas-microsoft-com:office:smarttags" w:element="date">
              <w:smartTagPr>
                <w:attr w:name="Month" w:val="1"/>
                <w:attr w:name="Day" w:val="1"/>
                <w:attr w:name="Year" w:val="1700"/>
              </w:smartTagPr>
              <w:r>
                <w:t xml:space="preserve">01 JAN </w:t>
              </w:r>
              <w:r w:rsidR="00DC56E7">
                <w:t>1700</w:t>
              </w:r>
            </w:smartTag>
          </w:p>
        </w:tc>
        <w:tc>
          <w:tcPr>
            <w:tcW w:w="1250" w:type="pct"/>
          </w:tcPr>
          <w:p w14:paraId="7A1DB584" w14:textId="77777777" w:rsidR="00DC56E7" w:rsidRDefault="00DC56E7" w:rsidP="00E10595">
            <w:pPr>
              <w:pStyle w:val="TableRow"/>
            </w:pPr>
            <w:r>
              <w:t>Null</w:t>
            </w:r>
          </w:p>
        </w:tc>
      </w:tr>
      <w:tr w:rsidR="00DC56E7" w14:paraId="53A6AFF1" w14:textId="77777777">
        <w:tc>
          <w:tcPr>
            <w:tcW w:w="1861" w:type="pct"/>
          </w:tcPr>
          <w:p w14:paraId="2B9A5825" w14:textId="77777777" w:rsidR="00DC56E7" w:rsidRDefault="00DC56E7" w:rsidP="00E10595">
            <w:pPr>
              <w:pStyle w:val="TableRow"/>
            </w:pPr>
            <w:r>
              <w:t>Dates before end of century       (-18c)</w:t>
            </w:r>
          </w:p>
        </w:tc>
        <w:tc>
          <w:tcPr>
            <w:tcW w:w="639" w:type="pct"/>
          </w:tcPr>
          <w:p w14:paraId="5B34406F" w14:textId="77777777" w:rsidR="00DC56E7" w:rsidRDefault="00DC56E7" w:rsidP="00E10595">
            <w:pPr>
              <w:pStyle w:val="TableRow"/>
            </w:pPr>
            <w:r>
              <w:t>-C</w:t>
            </w:r>
          </w:p>
        </w:tc>
        <w:tc>
          <w:tcPr>
            <w:tcW w:w="1250" w:type="pct"/>
          </w:tcPr>
          <w:p w14:paraId="7E98B69D" w14:textId="77777777" w:rsidR="00DC56E7" w:rsidRDefault="00DC56E7" w:rsidP="00E10595">
            <w:pPr>
              <w:pStyle w:val="TableRow"/>
            </w:pPr>
            <w:r>
              <w:t>Null</w:t>
            </w:r>
          </w:p>
        </w:tc>
        <w:tc>
          <w:tcPr>
            <w:tcW w:w="1250" w:type="pct"/>
          </w:tcPr>
          <w:p w14:paraId="43A2B280" w14:textId="77777777" w:rsidR="00DC56E7" w:rsidRDefault="002421D7" w:rsidP="00E10595">
            <w:pPr>
              <w:pStyle w:val="TableRow"/>
            </w:pPr>
            <w:r>
              <w:t xml:space="preserve">31 DEC </w:t>
            </w:r>
            <w:r w:rsidR="00DC56E7">
              <w:t>1799</w:t>
            </w:r>
          </w:p>
        </w:tc>
      </w:tr>
    </w:tbl>
    <w:p w14:paraId="3CB8896B" w14:textId="77777777" w:rsidR="001A499C" w:rsidRDefault="001A499C" w:rsidP="001A499C">
      <w:pPr>
        <w:pStyle w:val="NormalIndent"/>
      </w:pPr>
    </w:p>
    <w:p w14:paraId="0E7C91AF" w14:textId="77777777" w:rsidR="00C50EC6" w:rsidRDefault="00062006" w:rsidP="00840903">
      <w:pPr>
        <w:pStyle w:val="Heading3"/>
      </w:pPr>
      <w:bookmarkStart w:id="274" w:name="_Toc292878750"/>
      <w:r>
        <w:t>Number Generation Macros</w:t>
      </w:r>
      <w:bookmarkEnd w:id="274"/>
    </w:p>
    <w:p w14:paraId="5BEDA8CF" w14:textId="77777777" w:rsidR="004929D2" w:rsidRDefault="004929D2" w:rsidP="004929D2">
      <w:pPr>
        <w:pStyle w:val="NormalIndent"/>
      </w:pPr>
      <w:r>
        <w:t>The user is able to create macros to automatically generate numbers for Accessions, Loans, Movements and Specimen Registration Numbers.  The macros allow the flexible creation of a number template into which the following fields can be inserted :</w:t>
      </w:r>
    </w:p>
    <w:p w14:paraId="4771FCEB" w14:textId="77777777" w:rsidR="004929D2" w:rsidRDefault="004929D2" w:rsidP="00161316">
      <w:pPr>
        <w:pStyle w:val="NormalIndent"/>
        <w:numPr>
          <w:ilvl w:val="0"/>
          <w:numId w:val="17"/>
        </w:numPr>
      </w:pPr>
      <w:r>
        <w:t>Year number</w:t>
      </w:r>
      <w:r w:rsidR="00161316">
        <w:t xml:space="preserve"> (&lt;#Year&gt; tag)</w:t>
      </w:r>
    </w:p>
    <w:p w14:paraId="7B00968A" w14:textId="77777777" w:rsidR="004929D2" w:rsidRDefault="004929D2" w:rsidP="00161316">
      <w:pPr>
        <w:pStyle w:val="NormalIndent"/>
        <w:numPr>
          <w:ilvl w:val="0"/>
          <w:numId w:val="17"/>
        </w:numPr>
      </w:pPr>
      <w:r>
        <w:t>Month number</w:t>
      </w:r>
      <w:r w:rsidR="00161316">
        <w:t xml:space="preserve"> (&lt;#Month&gt; tag)</w:t>
      </w:r>
    </w:p>
    <w:p w14:paraId="609C1DCC" w14:textId="77777777" w:rsidR="004929D2" w:rsidRDefault="004929D2" w:rsidP="00161316">
      <w:pPr>
        <w:pStyle w:val="NormalIndent"/>
        <w:numPr>
          <w:ilvl w:val="0"/>
          <w:numId w:val="17"/>
        </w:numPr>
      </w:pPr>
      <w:r>
        <w:t>Day number</w:t>
      </w:r>
      <w:r w:rsidR="00161316">
        <w:t xml:space="preserve"> (&lt;#Day&gt; tag)</w:t>
      </w:r>
    </w:p>
    <w:p w14:paraId="60300A14" w14:textId="77777777" w:rsidR="0075051C" w:rsidRDefault="0075051C" w:rsidP="0075051C">
      <w:pPr>
        <w:pStyle w:val="NormalIndent"/>
        <w:numPr>
          <w:ilvl w:val="0"/>
          <w:numId w:val="17"/>
        </w:numPr>
      </w:pPr>
      <w:r>
        <w:t>Department (&lt;#Dept&gt; tag)</w:t>
      </w:r>
    </w:p>
    <w:p w14:paraId="2DFF7B7B" w14:textId="77777777" w:rsidR="004929D2" w:rsidRDefault="004929D2" w:rsidP="00161316">
      <w:pPr>
        <w:pStyle w:val="NormalIndent"/>
        <w:numPr>
          <w:ilvl w:val="0"/>
          <w:numId w:val="17"/>
        </w:numPr>
      </w:pPr>
      <w:r>
        <w:t>ID (unique number)</w:t>
      </w:r>
      <w:r w:rsidR="00161316">
        <w:t xml:space="preserve"> (&lt;#ID&gt; tag)</w:t>
      </w:r>
    </w:p>
    <w:p w14:paraId="3D30EBD6" w14:textId="77777777" w:rsidR="004929D2" w:rsidRDefault="004929D2" w:rsidP="004929D2">
      <w:pPr>
        <w:pStyle w:val="NormalIndent"/>
      </w:pPr>
      <w:r>
        <w:t>The ID number can be a globally unique number for the given number type, starting at 1 and incrementing in steps of 1.  Alternatively, it can be a number that is unique for a specified macro, for example a number that restarts at 1 for each year or month change.</w:t>
      </w:r>
    </w:p>
    <w:p w14:paraId="18D43587" w14:textId="77777777" w:rsidR="00161316" w:rsidRDefault="00161316" w:rsidP="00161316">
      <w:pPr>
        <w:pStyle w:val="NormalIndent"/>
      </w:pPr>
      <w:r>
        <w:t>Numbers are generated according to the following procedure.</w:t>
      </w:r>
    </w:p>
    <w:p w14:paraId="20164C25" w14:textId="77777777" w:rsidR="00161316" w:rsidRDefault="00161316" w:rsidP="00161316">
      <w:pPr>
        <w:pStyle w:val="NormalIndent"/>
        <w:numPr>
          <w:ilvl w:val="1"/>
          <w:numId w:val="6"/>
        </w:numPr>
      </w:pPr>
      <w:r>
        <w:t>The Macro.Macro field is read for the selected number type.</w:t>
      </w:r>
    </w:p>
    <w:p w14:paraId="1273E197" w14:textId="77777777" w:rsidR="00161316" w:rsidRDefault="00161316" w:rsidP="00161316">
      <w:pPr>
        <w:pStyle w:val="NormalIndent"/>
        <w:numPr>
          <w:ilvl w:val="1"/>
          <w:numId w:val="6"/>
        </w:numPr>
      </w:pPr>
      <w:r>
        <w:t>Each instance of &lt;#Year&gt; is replaced with the current 4 digit year.</w:t>
      </w:r>
    </w:p>
    <w:p w14:paraId="02A20F89" w14:textId="77777777" w:rsidR="00161316" w:rsidRDefault="00161316" w:rsidP="00161316">
      <w:pPr>
        <w:pStyle w:val="NormalIndent"/>
        <w:numPr>
          <w:ilvl w:val="1"/>
          <w:numId w:val="6"/>
        </w:numPr>
      </w:pPr>
      <w:r>
        <w:lastRenderedPageBreak/>
        <w:t>Each instance of &lt;#Month&gt; is replaced with the current month number.</w:t>
      </w:r>
    </w:p>
    <w:p w14:paraId="1E3ABEA8" w14:textId="77777777" w:rsidR="00161316" w:rsidRDefault="00161316" w:rsidP="00161316">
      <w:pPr>
        <w:pStyle w:val="NormalIndent"/>
        <w:numPr>
          <w:ilvl w:val="1"/>
          <w:numId w:val="6"/>
        </w:numPr>
      </w:pPr>
      <w:r>
        <w:t>Each instance of &lt;#Day&gt; is replaced with the current day number.</w:t>
      </w:r>
    </w:p>
    <w:p w14:paraId="4EB0FC3D" w14:textId="77777777" w:rsidR="0075051C" w:rsidRDefault="00161316" w:rsidP="0075051C">
      <w:pPr>
        <w:pStyle w:val="NormalIndent"/>
        <w:numPr>
          <w:ilvl w:val="1"/>
          <w:numId w:val="6"/>
        </w:numPr>
      </w:pPr>
      <w:r>
        <w:t>Each instance of &lt;#I</w:t>
      </w:r>
      <w:r w:rsidR="00355AFC">
        <w:t>Dept</w:t>
      </w:r>
      <w:r>
        <w:t xml:space="preserve">&gt; </w:t>
      </w:r>
      <w:r w:rsidR="0075051C">
        <w:t>is replaced with the department that the specimen was first accessioned into (for registration numbers) or the department the movement is into.  The Organisation_Department.Acronym value is used in preference to the Item_Name field if it is populated. (for accession, movemen</w:t>
      </w:r>
      <w:r w:rsidR="00355AFC">
        <w:t>t and loan numbers).</w:t>
      </w:r>
    </w:p>
    <w:p w14:paraId="76C98C65" w14:textId="77777777" w:rsidR="00161316" w:rsidRDefault="00161316" w:rsidP="0075051C">
      <w:pPr>
        <w:pStyle w:val="NormalIndent"/>
        <w:numPr>
          <w:ilvl w:val="1"/>
          <w:numId w:val="6"/>
        </w:numPr>
      </w:pPr>
      <w:r>
        <w:t>Each instance of &lt;#ID&gt; is replaced with an auto-generated ID number.  If Macro.Macro_ID_Generation is 0, then the value in Macro.Last_Global_ID is read, incremented, written back to the field and used.  If Macro.Macro_ID_Generation is 1, then the value in Macro.ID_Macro is processed as in steps 2 to 4.  The resulting value is used to lookup the last used ID by searching on number type and the macro output in Macro_Generated_ID.  This ID is incremented and used in the same fashion as the global ID.</w:t>
      </w:r>
    </w:p>
    <w:p w14:paraId="2D1BEF89" w14:textId="77777777" w:rsidR="004929D2" w:rsidRPr="004929D2" w:rsidRDefault="004929D2" w:rsidP="004929D2">
      <w:pPr>
        <w:pStyle w:val="NormalIndent"/>
      </w:pPr>
      <w:r>
        <w:t xml:space="preserve">Number generation macros are described further in the </w:t>
      </w:r>
      <w:r w:rsidR="00914E45">
        <w:t>relevant</w:t>
      </w:r>
      <w:r>
        <w:t xml:space="preserve"> screen designs.</w:t>
      </w:r>
    </w:p>
    <w:p w14:paraId="23C12387" w14:textId="77777777" w:rsidR="00775FBE" w:rsidRDefault="00775FBE" w:rsidP="00840903">
      <w:pPr>
        <w:pStyle w:val="Heading3"/>
      </w:pPr>
      <w:bookmarkStart w:id="275" w:name="_Toc292878751"/>
      <w:r>
        <w:t>Movement Status Caption Creation</w:t>
      </w:r>
      <w:bookmarkEnd w:id="275"/>
    </w:p>
    <w:p w14:paraId="437CB3D5" w14:textId="77777777" w:rsidR="00DF7295" w:rsidRDefault="00DF7295" w:rsidP="00DF7295">
      <w:pPr>
        <w:autoSpaceDE w:val="0"/>
        <w:autoSpaceDN w:val="0"/>
        <w:adjustRightInd w:val="0"/>
        <w:rPr>
          <w:rFonts w:cs="Arial"/>
        </w:rPr>
      </w:pPr>
      <w:r>
        <w:rPr>
          <w:rFonts w:cs="Arial"/>
        </w:rPr>
        <w:t>The Status Caption is separated into three distinct sections, separated by “ – “.  The sections are defined as follows:</w:t>
      </w:r>
    </w:p>
    <w:p w14:paraId="220BB84A" w14:textId="77777777" w:rsidR="00DF7295" w:rsidRDefault="00DF7295" w:rsidP="00DF7295">
      <w:pPr>
        <w:pStyle w:val="ListParagraph"/>
        <w:numPr>
          <w:ilvl w:val="0"/>
          <w:numId w:val="70"/>
        </w:numPr>
        <w:autoSpaceDE w:val="0"/>
        <w:autoSpaceDN w:val="0"/>
        <w:adjustRightInd w:val="0"/>
        <w:spacing w:after="0"/>
        <w:ind w:left="1134"/>
        <w:rPr>
          <w:rFonts w:cs="Arial"/>
        </w:rPr>
      </w:pPr>
      <w:r>
        <w:rPr>
          <w:rFonts w:cs="Arial"/>
        </w:rPr>
        <w:t xml:space="preserve">Most recent Condition Check result. (e.g. “Excellent”, “Faded”, “Water Damage”) carried out on the Collection Unit. </w:t>
      </w:r>
    </w:p>
    <w:p w14:paraId="36A9B46B" w14:textId="77777777" w:rsidR="0095299B" w:rsidRDefault="0095299B" w:rsidP="0095299B">
      <w:pPr>
        <w:pStyle w:val="ListParagraph"/>
        <w:autoSpaceDE w:val="0"/>
        <w:autoSpaceDN w:val="0"/>
        <w:adjustRightInd w:val="0"/>
        <w:spacing w:after="0"/>
        <w:ind w:left="1134"/>
        <w:rPr>
          <w:rFonts w:cs="Arial"/>
        </w:rPr>
      </w:pPr>
    </w:p>
    <w:p w14:paraId="277B35EE" w14:textId="77777777" w:rsidR="00DF7295" w:rsidRDefault="00DF7295" w:rsidP="00DF7295">
      <w:pPr>
        <w:pStyle w:val="ListParagraph"/>
        <w:autoSpaceDE w:val="0"/>
        <w:autoSpaceDN w:val="0"/>
        <w:adjustRightInd w:val="0"/>
        <w:spacing w:after="0"/>
        <w:ind w:left="1134"/>
        <w:rPr>
          <w:rFonts w:cs="Arial"/>
        </w:rPr>
      </w:pPr>
      <w:r>
        <w:rPr>
          <w:rFonts w:cs="Arial"/>
        </w:rPr>
        <w:t xml:space="preserve"> If no Condition Check record is associated with the entity, this part of the label is marked as “unknown”.</w:t>
      </w:r>
    </w:p>
    <w:p w14:paraId="3CD0A2C2" w14:textId="77777777" w:rsidR="00DF7295" w:rsidRDefault="00DF7295" w:rsidP="00DF7295">
      <w:pPr>
        <w:pStyle w:val="ListParagraph"/>
        <w:autoSpaceDE w:val="0"/>
        <w:autoSpaceDN w:val="0"/>
        <w:adjustRightInd w:val="0"/>
        <w:ind w:left="1134"/>
        <w:rPr>
          <w:rFonts w:cs="Arial"/>
        </w:rPr>
      </w:pPr>
    </w:p>
    <w:p w14:paraId="2B00C844" w14:textId="77777777" w:rsidR="00DF7295" w:rsidRDefault="00DF7295" w:rsidP="00DF7295">
      <w:pPr>
        <w:pStyle w:val="ListParagraph"/>
        <w:numPr>
          <w:ilvl w:val="0"/>
          <w:numId w:val="70"/>
        </w:numPr>
        <w:autoSpaceDE w:val="0"/>
        <w:autoSpaceDN w:val="0"/>
        <w:adjustRightInd w:val="0"/>
        <w:spacing w:after="0"/>
        <w:ind w:left="1134"/>
        <w:rPr>
          <w:rFonts w:cs="Arial"/>
        </w:rPr>
      </w:pPr>
      <w:r>
        <w:rPr>
          <w:rFonts w:cs="Arial"/>
        </w:rPr>
        <w:t>The verb describing the</w:t>
      </w:r>
      <w:r w:rsidRPr="004A6FEB">
        <w:rPr>
          <w:rFonts w:cs="Arial"/>
        </w:rPr>
        <w:t xml:space="preserve"> </w:t>
      </w:r>
      <w:r>
        <w:rPr>
          <w:rFonts w:cs="Arial"/>
        </w:rPr>
        <w:t xml:space="preserve">most recent </w:t>
      </w:r>
      <w:r w:rsidRPr="004A6FEB">
        <w:rPr>
          <w:rFonts w:cs="Arial"/>
        </w:rPr>
        <w:t xml:space="preserve">movement of the </w:t>
      </w:r>
      <w:r>
        <w:rPr>
          <w:rFonts w:cs="Arial"/>
        </w:rPr>
        <w:t xml:space="preserve">Collection Unit (e.g. “Lost”, “Disposed”….). </w:t>
      </w:r>
      <w:r w:rsidRPr="004A6FEB">
        <w:rPr>
          <w:rFonts w:cs="Arial"/>
        </w:rPr>
        <w:t xml:space="preserve"> </w:t>
      </w:r>
    </w:p>
    <w:p w14:paraId="580F9FBC" w14:textId="77777777" w:rsidR="0095299B" w:rsidRDefault="0095299B" w:rsidP="00DF7295">
      <w:pPr>
        <w:pStyle w:val="ListParagraph"/>
        <w:autoSpaceDE w:val="0"/>
        <w:autoSpaceDN w:val="0"/>
        <w:adjustRightInd w:val="0"/>
        <w:spacing w:after="0"/>
        <w:ind w:left="1134"/>
        <w:rPr>
          <w:rFonts w:cs="Arial"/>
        </w:rPr>
      </w:pPr>
    </w:p>
    <w:p w14:paraId="6A6FD0A0" w14:textId="77777777" w:rsidR="00DF7295" w:rsidRDefault="00DF7295" w:rsidP="00DF7295">
      <w:pPr>
        <w:pStyle w:val="ListParagraph"/>
        <w:autoSpaceDE w:val="0"/>
        <w:autoSpaceDN w:val="0"/>
        <w:adjustRightInd w:val="0"/>
        <w:spacing w:after="0"/>
        <w:ind w:left="1134"/>
        <w:rPr>
          <w:rFonts w:cs="Arial"/>
        </w:rPr>
      </w:pPr>
      <w:r>
        <w:rPr>
          <w:rFonts w:cs="Arial"/>
        </w:rPr>
        <w:t>If no movement record is associated with the entity, this part of the label is marked as “unknown”.</w:t>
      </w:r>
    </w:p>
    <w:p w14:paraId="5EA38874" w14:textId="77777777" w:rsidR="00DF7295" w:rsidRPr="009C18F3" w:rsidRDefault="00DF7295" w:rsidP="00DF7295">
      <w:pPr>
        <w:pStyle w:val="ListParagraph"/>
        <w:rPr>
          <w:rFonts w:cs="Arial"/>
        </w:rPr>
      </w:pPr>
    </w:p>
    <w:p w14:paraId="42B6AD6C" w14:textId="77777777" w:rsidR="00DF7295" w:rsidRPr="00DF7295" w:rsidRDefault="00DF7295" w:rsidP="00DF7295">
      <w:pPr>
        <w:autoSpaceDE w:val="0"/>
        <w:autoSpaceDN w:val="0"/>
        <w:adjustRightInd w:val="0"/>
        <w:ind w:left="1134"/>
        <w:rPr>
          <w:rFonts w:cs="Arial"/>
          <w:i/>
          <w:iCs/>
        </w:rPr>
      </w:pPr>
      <w:r w:rsidRPr="00DF7295">
        <w:rPr>
          <w:rFonts w:cs="Arial"/>
          <w:i/>
          <w:iCs/>
        </w:rPr>
        <w:t>The full movement type list is defined below (including their database ids):</w:t>
      </w:r>
    </w:p>
    <w:p w14:paraId="7527D58F" w14:textId="77777777" w:rsidR="00DF7295" w:rsidRPr="00DF7295" w:rsidRDefault="00DF7295" w:rsidP="00DF7295">
      <w:pPr>
        <w:autoSpaceDE w:val="0"/>
        <w:autoSpaceDN w:val="0"/>
        <w:adjustRightInd w:val="0"/>
        <w:ind w:left="1134"/>
        <w:rPr>
          <w:rFonts w:cs="Arial"/>
          <w:i/>
          <w:iCs/>
        </w:rPr>
      </w:pPr>
      <w:r w:rsidRPr="00DF7295">
        <w:rPr>
          <w:rFonts w:cs="Arial"/>
          <w:i/>
          <w:iCs/>
        </w:rPr>
        <w:t>0 = Accessioned</w:t>
      </w:r>
    </w:p>
    <w:p w14:paraId="1438BA2D" w14:textId="77777777" w:rsidR="00DF7295" w:rsidRPr="00DF7295" w:rsidRDefault="00DF7295" w:rsidP="00DF7295">
      <w:pPr>
        <w:autoSpaceDE w:val="0"/>
        <w:autoSpaceDN w:val="0"/>
        <w:adjustRightInd w:val="0"/>
        <w:ind w:left="1134"/>
        <w:rPr>
          <w:rFonts w:cs="Arial"/>
          <w:i/>
          <w:iCs/>
        </w:rPr>
      </w:pPr>
      <w:r w:rsidRPr="00DF7295">
        <w:rPr>
          <w:rFonts w:cs="Arial"/>
          <w:i/>
          <w:iCs/>
        </w:rPr>
        <w:t>1 = Exchanged</w:t>
      </w:r>
    </w:p>
    <w:p w14:paraId="5F4B0120" w14:textId="77777777" w:rsidR="00DF7295" w:rsidRPr="00DF7295" w:rsidRDefault="00DF7295" w:rsidP="00DF7295">
      <w:pPr>
        <w:autoSpaceDE w:val="0"/>
        <w:autoSpaceDN w:val="0"/>
        <w:adjustRightInd w:val="0"/>
        <w:ind w:left="1134"/>
        <w:rPr>
          <w:rFonts w:cs="Arial"/>
          <w:i/>
          <w:iCs/>
        </w:rPr>
      </w:pPr>
      <w:r w:rsidRPr="00DF7295">
        <w:rPr>
          <w:rFonts w:cs="Arial"/>
          <w:i/>
          <w:iCs/>
        </w:rPr>
        <w:t>2 = Loaned In</w:t>
      </w:r>
    </w:p>
    <w:p w14:paraId="5B770BFB" w14:textId="77777777" w:rsidR="00DF7295" w:rsidRPr="00DF7295" w:rsidRDefault="00DF7295" w:rsidP="00DF7295">
      <w:pPr>
        <w:autoSpaceDE w:val="0"/>
        <w:autoSpaceDN w:val="0"/>
        <w:adjustRightInd w:val="0"/>
        <w:ind w:left="1134"/>
        <w:rPr>
          <w:rFonts w:cs="Arial"/>
          <w:i/>
          <w:iCs/>
        </w:rPr>
      </w:pPr>
      <w:r w:rsidRPr="00DF7295">
        <w:rPr>
          <w:rFonts w:cs="Arial"/>
          <w:i/>
          <w:iCs/>
        </w:rPr>
        <w:t>3 = Loaned Out</w:t>
      </w:r>
    </w:p>
    <w:p w14:paraId="0113707B" w14:textId="77777777" w:rsidR="00DF7295" w:rsidRPr="00DF7295" w:rsidRDefault="00DF7295" w:rsidP="00DF7295">
      <w:pPr>
        <w:autoSpaceDE w:val="0"/>
        <w:autoSpaceDN w:val="0"/>
        <w:adjustRightInd w:val="0"/>
        <w:ind w:left="1134"/>
        <w:rPr>
          <w:rFonts w:cs="Arial"/>
          <w:i/>
          <w:iCs/>
        </w:rPr>
      </w:pPr>
      <w:r w:rsidRPr="00DF7295">
        <w:rPr>
          <w:rFonts w:cs="Arial"/>
          <w:i/>
          <w:iCs/>
        </w:rPr>
        <w:t>4 = Destroyed</w:t>
      </w:r>
    </w:p>
    <w:p w14:paraId="61CEDF6B" w14:textId="77777777" w:rsidR="00DF7295" w:rsidRPr="00DF7295" w:rsidRDefault="00DF7295" w:rsidP="00DF7295">
      <w:pPr>
        <w:autoSpaceDE w:val="0"/>
        <w:autoSpaceDN w:val="0"/>
        <w:adjustRightInd w:val="0"/>
        <w:ind w:left="1134"/>
        <w:rPr>
          <w:rFonts w:cs="Arial"/>
          <w:i/>
          <w:iCs/>
        </w:rPr>
      </w:pPr>
      <w:r w:rsidRPr="00DF7295">
        <w:rPr>
          <w:rFonts w:cs="Arial"/>
          <w:i/>
          <w:iCs/>
        </w:rPr>
        <w:t>5 = Disposed</w:t>
      </w:r>
    </w:p>
    <w:p w14:paraId="585E09AD" w14:textId="77777777" w:rsidR="00DF7295" w:rsidRPr="00DF7295" w:rsidRDefault="00DF7295" w:rsidP="00DF7295">
      <w:pPr>
        <w:autoSpaceDE w:val="0"/>
        <w:autoSpaceDN w:val="0"/>
        <w:adjustRightInd w:val="0"/>
        <w:ind w:left="1134"/>
        <w:rPr>
          <w:rFonts w:cs="Arial"/>
          <w:i/>
          <w:iCs/>
        </w:rPr>
      </w:pPr>
      <w:r w:rsidRPr="00DF7295">
        <w:rPr>
          <w:rFonts w:cs="Arial"/>
          <w:i/>
          <w:iCs/>
        </w:rPr>
        <w:lastRenderedPageBreak/>
        <w:t>6 = Internal Transfer</w:t>
      </w:r>
    </w:p>
    <w:p w14:paraId="2AA6162E" w14:textId="77777777" w:rsidR="00DF7295" w:rsidRPr="00DF7295" w:rsidRDefault="00DF7295" w:rsidP="00DF7295">
      <w:pPr>
        <w:autoSpaceDE w:val="0"/>
        <w:autoSpaceDN w:val="0"/>
        <w:adjustRightInd w:val="0"/>
        <w:ind w:left="1134"/>
        <w:rPr>
          <w:rFonts w:cs="Arial"/>
          <w:i/>
          <w:iCs/>
        </w:rPr>
      </w:pPr>
      <w:r w:rsidRPr="00DF7295">
        <w:rPr>
          <w:rFonts w:cs="Arial"/>
          <w:i/>
          <w:iCs/>
        </w:rPr>
        <w:t>7 = Lost</w:t>
      </w:r>
    </w:p>
    <w:p w14:paraId="40AD9E81" w14:textId="77777777" w:rsidR="00DF7295" w:rsidRPr="00DF7295" w:rsidRDefault="00DF7295" w:rsidP="00DF7295">
      <w:pPr>
        <w:autoSpaceDE w:val="0"/>
        <w:autoSpaceDN w:val="0"/>
        <w:adjustRightInd w:val="0"/>
        <w:ind w:left="1134"/>
        <w:rPr>
          <w:rFonts w:cs="Arial"/>
          <w:i/>
          <w:iCs/>
        </w:rPr>
      </w:pPr>
      <w:r w:rsidRPr="00DF7295">
        <w:rPr>
          <w:rFonts w:cs="Arial"/>
          <w:i/>
          <w:iCs/>
        </w:rPr>
        <w:t>8 = Sold</w:t>
      </w:r>
    </w:p>
    <w:p w14:paraId="5FA692C1" w14:textId="77777777" w:rsidR="00DF7295" w:rsidRPr="00DF7295" w:rsidRDefault="00DF7295" w:rsidP="00DF7295">
      <w:pPr>
        <w:autoSpaceDE w:val="0"/>
        <w:autoSpaceDN w:val="0"/>
        <w:adjustRightInd w:val="0"/>
        <w:ind w:left="1134"/>
        <w:rPr>
          <w:rFonts w:cs="Arial"/>
          <w:i/>
          <w:iCs/>
        </w:rPr>
      </w:pPr>
      <w:r w:rsidRPr="00DF7295">
        <w:rPr>
          <w:rFonts w:cs="Arial"/>
          <w:i/>
          <w:iCs/>
        </w:rPr>
        <w:t>9 = Hosted Material</w:t>
      </w:r>
    </w:p>
    <w:p w14:paraId="1458D26E" w14:textId="77777777" w:rsidR="00DF7295" w:rsidRDefault="00DF7295" w:rsidP="00DF7295">
      <w:pPr>
        <w:autoSpaceDE w:val="0"/>
        <w:autoSpaceDN w:val="0"/>
        <w:adjustRightInd w:val="0"/>
        <w:ind w:left="1134"/>
        <w:rPr>
          <w:rFonts w:cs="Arial"/>
        </w:rPr>
      </w:pPr>
    </w:p>
    <w:p w14:paraId="2E8D710C" w14:textId="77777777" w:rsidR="007C228F" w:rsidRDefault="00DF7295" w:rsidP="007C228F">
      <w:pPr>
        <w:pStyle w:val="ListParagraph"/>
        <w:numPr>
          <w:ilvl w:val="0"/>
          <w:numId w:val="70"/>
        </w:numPr>
        <w:autoSpaceDE w:val="0"/>
        <w:autoSpaceDN w:val="0"/>
        <w:adjustRightInd w:val="0"/>
        <w:spacing w:after="0"/>
        <w:ind w:left="1134"/>
        <w:rPr>
          <w:rFonts w:cs="Arial"/>
        </w:rPr>
      </w:pPr>
      <w:r>
        <w:rPr>
          <w:rFonts w:cs="Arial"/>
        </w:rPr>
        <w:t xml:space="preserve">The title of the most recent job title (Conservation_Job].[Item_Name]), having a status pending, associated with the Collection Unit. Clicking the caption navigates the Collection Browser to the relevant Job record. </w:t>
      </w:r>
    </w:p>
    <w:p w14:paraId="03369DD9" w14:textId="77777777" w:rsidR="007C228F" w:rsidRDefault="007C228F" w:rsidP="007C228F">
      <w:pPr>
        <w:pStyle w:val="ListParagraph"/>
        <w:autoSpaceDE w:val="0"/>
        <w:autoSpaceDN w:val="0"/>
        <w:adjustRightInd w:val="0"/>
        <w:spacing w:after="0"/>
        <w:rPr>
          <w:rFonts w:cs="Arial"/>
        </w:rPr>
      </w:pPr>
    </w:p>
    <w:p w14:paraId="6152420E" w14:textId="77777777" w:rsidR="007C228F" w:rsidRPr="007C228F" w:rsidRDefault="007C228F" w:rsidP="007C228F">
      <w:pPr>
        <w:pStyle w:val="ListParagraph"/>
        <w:autoSpaceDE w:val="0"/>
        <w:autoSpaceDN w:val="0"/>
        <w:adjustRightInd w:val="0"/>
        <w:spacing w:after="0"/>
        <w:ind w:left="1134"/>
        <w:rPr>
          <w:rFonts w:cs="Arial"/>
        </w:rPr>
      </w:pPr>
      <w:r w:rsidRPr="004A6FEB">
        <w:rPr>
          <w:rFonts w:cs="Arial"/>
        </w:rPr>
        <w:t>If the last movement</w:t>
      </w:r>
      <w:r w:rsidR="00BD38A3">
        <w:rPr>
          <w:rFonts w:cs="Arial"/>
        </w:rPr>
        <w:t xml:space="preserve"> of the Collection Unit</w:t>
      </w:r>
      <w:r w:rsidRPr="004A6FEB">
        <w:rPr>
          <w:rFonts w:cs="Arial"/>
        </w:rPr>
        <w:t xml:space="preserve"> </w:t>
      </w:r>
      <w:r>
        <w:rPr>
          <w:rFonts w:cs="Arial"/>
        </w:rPr>
        <w:t>is of the type “Loaned Out”, “Destroyed”, “Disposed”, “Lost” or “Sold”</w:t>
      </w:r>
      <w:r w:rsidR="00681425">
        <w:rPr>
          <w:rFonts w:cs="Arial"/>
        </w:rPr>
        <w:t xml:space="preserve"> then</w:t>
      </w:r>
      <w:r>
        <w:rPr>
          <w:rFonts w:cs="Arial"/>
        </w:rPr>
        <w:t xml:space="preserve"> this part of the caption is left empty.</w:t>
      </w:r>
    </w:p>
    <w:p w14:paraId="2BBD0415" w14:textId="77777777" w:rsidR="007C228F" w:rsidRDefault="007C228F" w:rsidP="007C228F">
      <w:pPr>
        <w:pStyle w:val="ListParagraph"/>
        <w:autoSpaceDE w:val="0"/>
        <w:autoSpaceDN w:val="0"/>
        <w:adjustRightInd w:val="0"/>
        <w:spacing w:after="0"/>
        <w:ind w:left="1134"/>
        <w:rPr>
          <w:rFonts w:cs="Arial"/>
        </w:rPr>
      </w:pPr>
    </w:p>
    <w:p w14:paraId="0D5260D0" w14:textId="77777777" w:rsidR="00DF7295" w:rsidRPr="007C228F" w:rsidRDefault="00DF7295" w:rsidP="007C228F">
      <w:pPr>
        <w:pStyle w:val="ListParagraph"/>
        <w:autoSpaceDE w:val="0"/>
        <w:autoSpaceDN w:val="0"/>
        <w:adjustRightInd w:val="0"/>
        <w:spacing w:after="0"/>
        <w:ind w:left="1134"/>
        <w:rPr>
          <w:rFonts w:cs="Arial"/>
        </w:rPr>
      </w:pPr>
      <w:r w:rsidRPr="007C228F">
        <w:rPr>
          <w:rFonts w:cs="Arial"/>
        </w:rPr>
        <w:t xml:space="preserve">If no pending Job records are associated with the entity, </w:t>
      </w:r>
      <w:r w:rsidR="0095299B">
        <w:rPr>
          <w:rFonts w:cs="Arial"/>
        </w:rPr>
        <w:t xml:space="preserve">then this part of the caption is </w:t>
      </w:r>
      <w:r w:rsidRPr="007C228F">
        <w:rPr>
          <w:rFonts w:cs="Arial"/>
        </w:rPr>
        <w:t>left empty.</w:t>
      </w:r>
    </w:p>
    <w:p w14:paraId="2C58D478" w14:textId="77777777" w:rsidR="00DF7295" w:rsidRDefault="00DF7295" w:rsidP="00DF7295">
      <w:pPr>
        <w:pStyle w:val="Heading4"/>
        <w:numPr>
          <w:ilvl w:val="0"/>
          <w:numId w:val="0"/>
        </w:numPr>
      </w:pPr>
    </w:p>
    <w:p w14:paraId="66DBCF51" w14:textId="77777777" w:rsidR="00DF7295" w:rsidRDefault="00DF7295" w:rsidP="00DF7295"/>
    <w:p w14:paraId="19AD3A75" w14:textId="77777777" w:rsidR="00DF7295" w:rsidRDefault="00DF7295" w:rsidP="00DF7295"/>
    <w:p w14:paraId="25A860CA" w14:textId="77777777" w:rsidR="00DF7295" w:rsidRPr="00DF7295" w:rsidRDefault="00DF7295" w:rsidP="00DF7295"/>
    <w:p w14:paraId="4795E765" w14:textId="77777777" w:rsidR="00673F82" w:rsidRDefault="00673F82" w:rsidP="00673F82">
      <w:pPr>
        <w:jc w:val="center"/>
      </w:pPr>
    </w:p>
    <w:p w14:paraId="5CDAE881" w14:textId="77777777" w:rsidR="001E28AB" w:rsidRDefault="00D7186A" w:rsidP="00673F82">
      <w:pPr>
        <w:pStyle w:val="Heading3"/>
      </w:pPr>
      <w:bookmarkStart w:id="276" w:name="_Toc292878752"/>
      <w:r>
        <w:t>Domain Masks</w:t>
      </w:r>
      <w:bookmarkEnd w:id="276"/>
    </w:p>
    <w:p w14:paraId="55167C65" w14:textId="77777777" w:rsidR="001E28AB" w:rsidRDefault="001E28AB" w:rsidP="00840903">
      <w:pPr>
        <w:pStyle w:val="Heading4"/>
      </w:pPr>
      <w:bookmarkStart w:id="277" w:name="_Toc292878753"/>
      <w:r>
        <w:t>Overview</w:t>
      </w:r>
      <w:bookmarkEnd w:id="277"/>
    </w:p>
    <w:p w14:paraId="5AAF1F3B" w14:textId="77777777" w:rsidR="001E28AB" w:rsidRPr="0093437A" w:rsidRDefault="00D7186A" w:rsidP="0067407F">
      <w:pPr>
        <w:pStyle w:val="NormalIndent"/>
      </w:pPr>
      <w:r>
        <w:t xml:space="preserve">Domain </w:t>
      </w:r>
      <w:r w:rsidR="0067407F">
        <w:t>m</w:t>
      </w:r>
      <w:r>
        <w:t>ask</w:t>
      </w:r>
      <w:r w:rsidR="001E28AB">
        <w:t xml:space="preserve">s are fields that occur in various areas of the </w:t>
      </w:r>
      <w:r w:rsidR="00914E45">
        <w:t>data model</w:t>
      </w:r>
      <w:r w:rsidR="001E28AB">
        <w:t xml:space="preserve"> that identify the </w:t>
      </w:r>
      <w:r w:rsidR="0067407F">
        <w:t xml:space="preserve">domains that apply to </w:t>
      </w:r>
      <w:r w:rsidR="001E28AB">
        <w:t xml:space="preserve">the record.  For example, a collection  may contain many specimens in many domains.  The collection’s </w:t>
      </w:r>
      <w:r w:rsidR="0067407F">
        <w:t>domain m</w:t>
      </w:r>
      <w:r>
        <w:t>ask</w:t>
      </w:r>
      <w:r w:rsidR="001E28AB">
        <w:t xml:space="preserve"> indicates which subject areas those domains fall into.  It is used for filtering the data browsed by the application, for security, and for generating summaries of the </w:t>
      </w:r>
      <w:r w:rsidR="0067407F">
        <w:t>domains</w:t>
      </w:r>
      <w:r w:rsidR="001E28AB">
        <w:t xml:space="preserve"> that apply to a selected item.</w:t>
      </w:r>
    </w:p>
    <w:p w14:paraId="0B4E13E5" w14:textId="77777777" w:rsidR="001E28AB" w:rsidRDefault="001E28AB" w:rsidP="00840903">
      <w:pPr>
        <w:pStyle w:val="Heading4"/>
      </w:pPr>
      <w:bookmarkStart w:id="278" w:name="_Toc292878754"/>
      <w:r>
        <w:t>Population</w:t>
      </w:r>
      <w:bookmarkEnd w:id="278"/>
    </w:p>
    <w:p w14:paraId="4D5DFC87" w14:textId="77777777" w:rsidR="006F11C6" w:rsidRDefault="0067407F" w:rsidP="0067407F">
      <w:pPr>
        <w:pStyle w:val="NormalIndent"/>
      </w:pPr>
      <w:r>
        <w:t xml:space="preserve">Domain masks are always constructed from the domain’s linked to a specimen’s preferred determination.  Adding a preferred determination, for example, causes the domain mask of the store containing the specimen to be updated.  </w:t>
      </w:r>
      <w:r w:rsidR="00914E45">
        <w:t>Stored</w:t>
      </w:r>
      <w:r>
        <w:t xml:space="preserve"> procedures are used to control access to the determinations and trigger the update of the domain masks, which iterate through the data model ensuring all entities linked to the specimen are updated.  The following actions occur:</w:t>
      </w:r>
    </w:p>
    <w:p w14:paraId="29AD93B2" w14:textId="77777777" w:rsidR="0067407F" w:rsidRDefault="0067407F" w:rsidP="0067407F">
      <w:pPr>
        <w:pStyle w:val="NormalIndent"/>
        <w:numPr>
          <w:ilvl w:val="0"/>
          <w:numId w:val="21"/>
        </w:numPr>
      </w:pPr>
      <w:r>
        <w:t>Updating a Determination record updates the specimen domain mask (Collection_Unit.Domain_Mask).</w:t>
      </w:r>
    </w:p>
    <w:p w14:paraId="0307E68A" w14:textId="77777777" w:rsidR="0067407F" w:rsidRDefault="0067407F" w:rsidP="0067407F">
      <w:pPr>
        <w:pStyle w:val="NormalIndent"/>
        <w:numPr>
          <w:ilvl w:val="0"/>
          <w:numId w:val="21"/>
        </w:numPr>
      </w:pPr>
      <w:r>
        <w:lastRenderedPageBreak/>
        <w:t>Updating a specimen domain mask updates the domain mask of the container of the specimen (store or specimen) and the domain mask of any linked condition checks.</w:t>
      </w:r>
    </w:p>
    <w:p w14:paraId="6123EB90" w14:textId="77777777" w:rsidR="0067407F" w:rsidRDefault="0067407F" w:rsidP="0067407F">
      <w:pPr>
        <w:pStyle w:val="NormalIndent"/>
        <w:numPr>
          <w:ilvl w:val="0"/>
          <w:numId w:val="21"/>
        </w:numPr>
      </w:pPr>
      <w:r>
        <w:t>Updating a store domain mask updates the domain mask of the store it is contained in.  This recurses through the stores to the top level.</w:t>
      </w:r>
    </w:p>
    <w:p w14:paraId="3A10CC55" w14:textId="77777777" w:rsidR="0067407F" w:rsidRDefault="0067407F" w:rsidP="0067407F">
      <w:pPr>
        <w:pStyle w:val="NormalIndent"/>
        <w:numPr>
          <w:ilvl w:val="0"/>
          <w:numId w:val="21"/>
        </w:numPr>
      </w:pPr>
      <w:r>
        <w:t>Updating a specimen domain mask updates the domain mask of the collection.</w:t>
      </w:r>
    </w:p>
    <w:p w14:paraId="317B9B44" w14:textId="77777777" w:rsidR="0067407F" w:rsidRDefault="0067407F" w:rsidP="0067407F">
      <w:pPr>
        <w:pStyle w:val="NormalIndent"/>
        <w:numPr>
          <w:ilvl w:val="0"/>
          <w:numId w:val="21"/>
        </w:numPr>
      </w:pPr>
      <w:r>
        <w:t>Updating a collection domain mask updates the domain mask of the parent collection.  This recurses through the collections to the top level.</w:t>
      </w:r>
    </w:p>
    <w:p w14:paraId="6E0056FE" w14:textId="77777777" w:rsidR="0067407F" w:rsidRDefault="0067407F" w:rsidP="0067407F">
      <w:pPr>
        <w:pStyle w:val="NormalIndent"/>
        <w:numPr>
          <w:ilvl w:val="0"/>
          <w:numId w:val="21"/>
        </w:numPr>
      </w:pPr>
      <w:r>
        <w:t>Updating a condition check domain mask updates the domain mask of any linked jobs.</w:t>
      </w:r>
    </w:p>
    <w:p w14:paraId="1E163F91" w14:textId="77777777" w:rsidR="0067407F" w:rsidRPr="006F11C6" w:rsidRDefault="0067407F" w:rsidP="0067407F">
      <w:pPr>
        <w:pStyle w:val="NormalIndent"/>
      </w:pPr>
      <w:r>
        <w:t>Note that reassignment of items (for example adding specimens to a condition check) causes the domain mask of the relevant items to be updated.  When a domain mask is added by adding a bit to the mask, this operation iterates through the entities as described above, until a domain mask is found which does not need amendment.  If a bit is removed, then it is necessary to rescan the required domains for the domain mask at the next level up.  For example, if a rock specimen is removed from a collection then it is necessary to rescan the rock collection to determine if it still contains rock specimens before removing the bit.</w:t>
      </w:r>
    </w:p>
    <w:p w14:paraId="569169BA" w14:textId="77777777" w:rsidR="001E28AB" w:rsidRPr="0093437A" w:rsidRDefault="001E28AB" w:rsidP="00840903">
      <w:pPr>
        <w:pStyle w:val="Heading4"/>
      </w:pPr>
      <w:bookmarkStart w:id="279" w:name="_Toc292878755"/>
      <w:r>
        <w:t>Filtering</w:t>
      </w:r>
      <w:bookmarkEnd w:id="279"/>
    </w:p>
    <w:p w14:paraId="2391EC6C" w14:textId="77777777" w:rsidR="001E28AB" w:rsidRDefault="006F11C6" w:rsidP="006F11C6">
      <w:pPr>
        <w:pStyle w:val="NormalIndent"/>
      </w:pPr>
      <w:r>
        <w:t>During each application session, a domain mask is calculated according to the domains the user has selected on the Options dialog.  The list of domains available is itself limited to the list of domains that the user has browse access rights for.  Each stored procedure used to populate the Collections Browser is passed the domain mask (a 32 bit integer where each bit corresponds to the position indicated in Domain</w:t>
      </w:r>
      <w:r w:rsidR="000D494B">
        <w:t>.Domain_Mask)</w:t>
      </w:r>
      <w:r>
        <w:t>.</w:t>
      </w:r>
      <w:r w:rsidR="000D494B">
        <w:t xml:space="preserve">  The stored procedure includes a Where clause that removes records using an And operation on the passed domain mask.</w:t>
      </w:r>
    </w:p>
    <w:p w14:paraId="3027BBA2" w14:textId="77777777" w:rsidR="000D494B" w:rsidRDefault="000D494B" w:rsidP="006F11C6">
      <w:pPr>
        <w:pStyle w:val="NormalIndent"/>
      </w:pPr>
      <w:r>
        <w:t>For example, if there are 2 domains, taxonomy (Domain_Mask=1) and biotopes (Domain_Mask=2) and the user selects to filter on records that pertain to taxonomy, then any table that contains a Domain_Mask is filtered using the | (and) operator as follows:</w:t>
      </w:r>
    </w:p>
    <w:p w14:paraId="7F560BDE" w14:textId="77777777" w:rsidR="000D494B" w:rsidRDefault="000D494B" w:rsidP="006F11C6">
      <w:pPr>
        <w:pStyle w:val="NormalIndent"/>
      </w:pPr>
      <w:r>
        <w:t>Select * from Collection where Domain_Mask | 1 &gt; 0.</w:t>
      </w:r>
    </w:p>
    <w:p w14:paraId="23123192" w14:textId="77777777" w:rsidR="00286E0E" w:rsidRDefault="00286E0E" w:rsidP="00840903">
      <w:pPr>
        <w:pStyle w:val="Heading3"/>
      </w:pPr>
      <w:bookmarkStart w:id="280" w:name="_Toc292878756"/>
      <w:r>
        <w:t>Term Constructs</w:t>
      </w:r>
      <w:bookmarkEnd w:id="280"/>
    </w:p>
    <w:p w14:paraId="0C047380" w14:textId="77777777" w:rsidR="00286E0E" w:rsidRDefault="00286E0E" w:rsidP="00286E0E">
      <w:pPr>
        <w:pStyle w:val="NormalIndent"/>
      </w:pPr>
      <w:r>
        <w:t>In the Thesaurus Editor, a number of standard constructs are available for insertion into a term when the term itself is being edited.  This facility is particularly used when editing botanical names which often contain constructs such as var. or agg..</w:t>
      </w:r>
    </w:p>
    <w:p w14:paraId="21CFB797" w14:textId="77777777" w:rsidR="00286E0E" w:rsidRDefault="00286E0E" w:rsidP="00286E0E">
      <w:pPr>
        <w:pStyle w:val="NormalIndent"/>
      </w:pPr>
      <w:r>
        <w:t>The cosntructs are available from a popup menu when editing the term.  Available items in the menu are loaded from a file, TermConstructs.xml, in the application folder.  The file is constructed using XML, the following example illustrates how :</w:t>
      </w:r>
    </w:p>
    <w:p w14:paraId="38C2D746" w14:textId="77777777" w:rsidR="00286E0E" w:rsidRDefault="00286E0E" w:rsidP="00286E0E">
      <w:pPr>
        <w:pStyle w:val="CodeSamples"/>
        <w:ind w:left="720"/>
      </w:pPr>
      <w:r>
        <w:t>&lt;constructs&gt;</w:t>
      </w:r>
    </w:p>
    <w:p w14:paraId="25C973D8" w14:textId="77777777" w:rsidR="00286E0E" w:rsidRDefault="00286E0E" w:rsidP="00286E0E">
      <w:pPr>
        <w:pStyle w:val="CodeSamples"/>
        <w:ind w:left="720"/>
      </w:pPr>
      <w:r>
        <w:lastRenderedPageBreak/>
        <w:tab/>
        <w:t>&lt;construct force_italic=”0” force_plaintext=”1”&gt; -- forces the item to be not italicised</w:t>
      </w:r>
    </w:p>
    <w:p w14:paraId="3C6DF006" w14:textId="77777777" w:rsidR="00286E0E" w:rsidRPr="00A104CD" w:rsidRDefault="00286E0E" w:rsidP="00286E0E">
      <w:pPr>
        <w:pStyle w:val="CodeSamples"/>
        <w:ind w:left="720"/>
      </w:pPr>
      <w:r>
        <w:tab/>
      </w:r>
      <w:r>
        <w:tab/>
      </w:r>
      <w:r w:rsidRPr="00A104CD">
        <w:t>&lt;item_name&gt;subforma&lt;/item_name&gt;</w:t>
      </w:r>
    </w:p>
    <w:p w14:paraId="609DE5C0" w14:textId="77777777" w:rsidR="00286E0E" w:rsidRDefault="00286E0E" w:rsidP="00286E0E">
      <w:pPr>
        <w:pStyle w:val="CodeSamples"/>
        <w:ind w:left="720"/>
      </w:pPr>
      <w:r w:rsidRPr="00A104CD">
        <w:tab/>
      </w:r>
      <w:r w:rsidRPr="00A104CD">
        <w:tab/>
      </w:r>
      <w:r>
        <w:t>&lt;term&gt;subf.&lt;/term&gt;</w:t>
      </w:r>
    </w:p>
    <w:p w14:paraId="2483F335" w14:textId="77777777" w:rsidR="00286E0E" w:rsidRDefault="00286E0E" w:rsidP="00286E0E">
      <w:pPr>
        <w:pStyle w:val="CodeSamples"/>
        <w:ind w:left="720"/>
      </w:pPr>
      <w:r>
        <w:tab/>
        <w:t>&lt;/construct&gt;</w:t>
      </w:r>
    </w:p>
    <w:p w14:paraId="751606C7" w14:textId="77777777" w:rsidR="00286E0E" w:rsidRDefault="00286E0E" w:rsidP="00286E0E">
      <w:pPr>
        <w:pStyle w:val="CodeSamples"/>
        <w:ind w:left="720" w:firstLine="144"/>
      </w:pPr>
      <w:r>
        <w:t>&lt;construct force_italic=”0” force_plaintext=”1”&gt; -- forces the item to be not italicised</w:t>
      </w:r>
    </w:p>
    <w:p w14:paraId="690EE7EB" w14:textId="77777777" w:rsidR="00286E0E" w:rsidRDefault="00286E0E" w:rsidP="00286E0E">
      <w:pPr>
        <w:pStyle w:val="CodeSamples"/>
        <w:ind w:left="720"/>
      </w:pPr>
      <w:r>
        <w:tab/>
      </w:r>
      <w:r>
        <w:tab/>
        <w:t>&lt;item_name&gt;subspecies&lt;/item_name&gt;</w:t>
      </w:r>
    </w:p>
    <w:p w14:paraId="7BE4044D" w14:textId="77777777" w:rsidR="00286E0E" w:rsidRDefault="00286E0E" w:rsidP="00286E0E">
      <w:pPr>
        <w:pStyle w:val="CodeSamples"/>
        <w:ind w:left="720"/>
      </w:pPr>
      <w:r>
        <w:tab/>
      </w:r>
      <w:r>
        <w:tab/>
        <w:t>&lt;term&gt;subsp.&lt;/term&gt;</w:t>
      </w:r>
    </w:p>
    <w:p w14:paraId="7585E752" w14:textId="77777777" w:rsidR="00286E0E" w:rsidRDefault="00286E0E" w:rsidP="00286E0E">
      <w:pPr>
        <w:pStyle w:val="CodeSamples"/>
        <w:ind w:left="720"/>
      </w:pPr>
      <w:r>
        <w:tab/>
        <w:t>&lt;/construct&gt;</w:t>
      </w:r>
    </w:p>
    <w:p w14:paraId="2D081D9D" w14:textId="77777777" w:rsidR="00286E0E" w:rsidRDefault="00286E0E" w:rsidP="00286E0E">
      <w:pPr>
        <w:pStyle w:val="CodeSamples"/>
        <w:ind w:left="720"/>
      </w:pPr>
      <w:r>
        <w:t>&lt;/constructs&gt;</w:t>
      </w:r>
    </w:p>
    <w:p w14:paraId="2B64EE5F" w14:textId="77777777" w:rsidR="00286E0E" w:rsidRPr="00286E0E" w:rsidRDefault="00286E0E" w:rsidP="00286E0E">
      <w:pPr>
        <w:pStyle w:val="CodeSamples"/>
        <w:ind w:left="720"/>
      </w:pPr>
    </w:p>
    <w:p w14:paraId="5A198049" w14:textId="77777777" w:rsidR="006E4F5D" w:rsidRDefault="006E4F5D" w:rsidP="00840903">
      <w:pPr>
        <w:pStyle w:val="Heading2"/>
      </w:pPr>
      <w:bookmarkStart w:id="281" w:name="_Toc292878757"/>
      <w:r>
        <w:t>Standard Reports</w:t>
      </w:r>
      <w:bookmarkEnd w:id="281"/>
    </w:p>
    <w:p w14:paraId="1F5B5F31" w14:textId="77777777" w:rsidR="006E4F5D" w:rsidRDefault="006E4F5D" w:rsidP="00840903">
      <w:pPr>
        <w:pStyle w:val="Heading3"/>
      </w:pPr>
      <w:bookmarkStart w:id="282" w:name="_Toc292878758"/>
      <w:r>
        <w:t>Overview</w:t>
      </w:r>
      <w:bookmarkEnd w:id="282"/>
    </w:p>
    <w:p w14:paraId="0F5F9925" w14:textId="77777777" w:rsidR="00E83420" w:rsidRDefault="00E83420" w:rsidP="00E13A83">
      <w:pPr>
        <w:pStyle w:val="NormalIndent"/>
      </w:pPr>
      <w:r>
        <w:t xml:space="preserve">The Standard Reports module provides a configurable and extensible reporting module for the Collections Module.  </w:t>
      </w:r>
      <w:r w:rsidR="00E13A83">
        <w:t>The generic design of the module means that the</w:t>
      </w:r>
      <w:r>
        <w:t xml:space="preserve"> functionality is suitable for use by other modules in future.</w:t>
      </w:r>
      <w:r w:rsidR="00E13A83">
        <w:t xml:space="preserve">  Reports exist in 2 types, list reports and details reports.  List reports always contain a single grid in the output.  Details reports are formed with a concatentation of one or more grids.</w:t>
      </w:r>
    </w:p>
    <w:p w14:paraId="6182D8B6" w14:textId="77777777" w:rsidR="006E4F5D" w:rsidRDefault="00E13A83" w:rsidP="00840903">
      <w:pPr>
        <w:pStyle w:val="Heading3"/>
      </w:pPr>
      <w:bookmarkStart w:id="283" w:name="_Toc292878759"/>
      <w:r>
        <w:t xml:space="preserve">Report Templates and </w:t>
      </w:r>
      <w:r w:rsidR="006E4F5D">
        <w:t>Tags</w:t>
      </w:r>
      <w:bookmarkEnd w:id="283"/>
    </w:p>
    <w:p w14:paraId="73C0A7C3" w14:textId="77777777" w:rsidR="00E13A83" w:rsidRPr="00E13A83" w:rsidRDefault="00E13A83" w:rsidP="002319DC">
      <w:pPr>
        <w:pStyle w:val="NormalIndent"/>
      </w:pPr>
      <w:r>
        <w:t>Each report type determines a number of files which are inserted in the report to determine the header, footer and row content of each report.  In addition, the file Report_Header.txt is always inserted at the top of each report, the file Report_Footer.txt is always inserted at the bottom of each report.</w:t>
      </w:r>
      <w:r w:rsidR="002319DC">
        <w:t xml:space="preserve">  The inserted report files are obtained from a folder that is identified by the user using the Report Configuration dialog.  The collections module is supplied with a single folder defining the output for HTML files.</w:t>
      </w:r>
    </w:p>
    <w:p w14:paraId="40F0E863" w14:textId="77777777" w:rsidR="006E4F5D" w:rsidRDefault="006E4F5D" w:rsidP="006E4F5D">
      <w:pPr>
        <w:pStyle w:val="NormalIndent"/>
      </w:pPr>
      <w:r>
        <w:t>The following tags are replaced by the system when encountered in report template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2113"/>
        <w:gridCol w:w="2930"/>
      </w:tblGrid>
      <w:tr w:rsidR="006E4F5D" w:rsidRPr="00D87EF4" w14:paraId="235C044A" w14:textId="77777777" w:rsidTr="00D87EF4">
        <w:tc>
          <w:tcPr>
            <w:tcW w:w="3258" w:type="dxa"/>
          </w:tcPr>
          <w:p w14:paraId="7510043D" w14:textId="77777777" w:rsidR="006E4F5D" w:rsidRDefault="006E4F5D" w:rsidP="006E4F5D">
            <w:pPr>
              <w:pStyle w:val="TableColumnTitle"/>
            </w:pPr>
            <w:r>
              <w:t>Tag</w:t>
            </w:r>
          </w:p>
        </w:tc>
        <w:tc>
          <w:tcPr>
            <w:tcW w:w="2160" w:type="dxa"/>
          </w:tcPr>
          <w:p w14:paraId="027F960B" w14:textId="77777777" w:rsidR="006E4F5D" w:rsidRDefault="006E4F5D" w:rsidP="006E4F5D">
            <w:pPr>
              <w:pStyle w:val="TableColumnTitle"/>
            </w:pPr>
            <w:r>
              <w:t>Applicability</w:t>
            </w:r>
          </w:p>
        </w:tc>
        <w:tc>
          <w:tcPr>
            <w:tcW w:w="3104" w:type="dxa"/>
          </w:tcPr>
          <w:p w14:paraId="73ABDD77" w14:textId="77777777" w:rsidR="006E4F5D" w:rsidRDefault="006E4F5D" w:rsidP="006E4F5D">
            <w:pPr>
              <w:pStyle w:val="TableColumnTitle"/>
            </w:pPr>
            <w:r>
              <w:t>Description</w:t>
            </w:r>
          </w:p>
        </w:tc>
      </w:tr>
      <w:tr w:rsidR="006E4F5D" w14:paraId="6AB2B2FD" w14:textId="77777777" w:rsidTr="00D87EF4">
        <w:tc>
          <w:tcPr>
            <w:tcW w:w="3258" w:type="dxa"/>
          </w:tcPr>
          <w:p w14:paraId="1C1D3E36" w14:textId="77777777" w:rsidR="006E4F5D" w:rsidRPr="006E4F5D" w:rsidRDefault="006E4F5D" w:rsidP="006E4F5D">
            <w:pPr>
              <w:pStyle w:val="TableRow"/>
            </w:pPr>
            <w:r w:rsidRPr="006E4F5D">
              <w:t>&lt;#StandardReportTemplatePath&gt;</w:t>
            </w:r>
          </w:p>
        </w:tc>
        <w:tc>
          <w:tcPr>
            <w:tcW w:w="2160" w:type="dxa"/>
          </w:tcPr>
          <w:p w14:paraId="28E8615B" w14:textId="77777777" w:rsidR="006E4F5D" w:rsidRDefault="006E4F5D" w:rsidP="006E4F5D">
            <w:pPr>
              <w:pStyle w:val="TableRow"/>
            </w:pPr>
            <w:r>
              <w:t>Entire Report</w:t>
            </w:r>
          </w:p>
        </w:tc>
        <w:tc>
          <w:tcPr>
            <w:tcW w:w="3104" w:type="dxa"/>
          </w:tcPr>
          <w:p w14:paraId="75EB9B53" w14:textId="77777777" w:rsidR="006E4F5D" w:rsidRDefault="006E4F5D" w:rsidP="006E4F5D">
            <w:pPr>
              <w:pStyle w:val="TableRow"/>
            </w:pPr>
            <w:r>
              <w:t>Replaced with the Standard Report Template Path registry setting (including a trailing \).</w:t>
            </w:r>
          </w:p>
        </w:tc>
      </w:tr>
      <w:tr w:rsidR="006E4F5D" w14:paraId="090DF584" w14:textId="77777777" w:rsidTr="00D87EF4">
        <w:tc>
          <w:tcPr>
            <w:tcW w:w="3258" w:type="dxa"/>
          </w:tcPr>
          <w:p w14:paraId="64898D38" w14:textId="77777777" w:rsidR="006E4F5D" w:rsidRPr="006E4F5D" w:rsidRDefault="006E4F5D" w:rsidP="006E4F5D">
            <w:pPr>
              <w:pStyle w:val="TableRow"/>
            </w:pPr>
            <w:r>
              <w:t>‘&lt;#’ + List population SQL field name + ‘&gt;’</w:t>
            </w:r>
          </w:p>
        </w:tc>
        <w:tc>
          <w:tcPr>
            <w:tcW w:w="2160" w:type="dxa"/>
          </w:tcPr>
          <w:p w14:paraId="0BFB7A1C" w14:textId="77777777" w:rsidR="006E4F5D" w:rsidRDefault="006E4F5D" w:rsidP="006E4F5D">
            <w:pPr>
              <w:pStyle w:val="TableRow"/>
            </w:pPr>
            <w:r>
              <w:t>Row templates only</w:t>
            </w:r>
          </w:p>
        </w:tc>
        <w:tc>
          <w:tcPr>
            <w:tcW w:w="3104" w:type="dxa"/>
          </w:tcPr>
          <w:p w14:paraId="498832B4" w14:textId="77777777" w:rsidR="006E4F5D" w:rsidRDefault="006E4F5D" w:rsidP="006E4F5D">
            <w:pPr>
              <w:pStyle w:val="TableRow"/>
            </w:pPr>
            <w:r>
              <w:t>Replaced with the content of the field returned by the SQL and repeated for each record.</w:t>
            </w:r>
          </w:p>
        </w:tc>
      </w:tr>
      <w:tr w:rsidR="00BA5ED4" w14:paraId="47D1E1AD" w14:textId="77777777" w:rsidTr="00D87EF4">
        <w:tc>
          <w:tcPr>
            <w:tcW w:w="3258" w:type="dxa"/>
          </w:tcPr>
          <w:p w14:paraId="77907F6C" w14:textId="77777777" w:rsidR="00BA5ED4" w:rsidRDefault="00BA5ED4" w:rsidP="006E4F5D">
            <w:pPr>
              <w:pStyle w:val="TableRow"/>
            </w:pPr>
            <w:r>
              <w:t>&lt;#Header&gt;</w:t>
            </w:r>
          </w:p>
        </w:tc>
        <w:tc>
          <w:tcPr>
            <w:tcW w:w="2160" w:type="dxa"/>
          </w:tcPr>
          <w:p w14:paraId="7D755475" w14:textId="77777777" w:rsidR="00BA5ED4" w:rsidRDefault="00BA5ED4" w:rsidP="006E4F5D">
            <w:pPr>
              <w:pStyle w:val="TableRow"/>
            </w:pPr>
            <w:r>
              <w:t>SectionHeader.txt file only</w:t>
            </w:r>
          </w:p>
        </w:tc>
        <w:tc>
          <w:tcPr>
            <w:tcW w:w="3104" w:type="dxa"/>
          </w:tcPr>
          <w:p w14:paraId="19360105" w14:textId="77777777" w:rsidR="00BA5ED4" w:rsidRDefault="00BA5ED4" w:rsidP="006E4F5D">
            <w:pPr>
              <w:pStyle w:val="TableRow"/>
            </w:pPr>
            <w:r>
              <w:t>Inserts the title of the section into the report, above each table.  This is read from Report_Block.Title</w:t>
            </w:r>
          </w:p>
        </w:tc>
      </w:tr>
      <w:tr w:rsidR="00CA645A" w14:paraId="6610B689" w14:textId="77777777" w:rsidTr="00D87EF4">
        <w:tc>
          <w:tcPr>
            <w:tcW w:w="3258" w:type="dxa"/>
          </w:tcPr>
          <w:p w14:paraId="59CB80EA" w14:textId="77777777" w:rsidR="00CA645A" w:rsidRDefault="00CA645A" w:rsidP="006E4F5D">
            <w:pPr>
              <w:pStyle w:val="TableRow"/>
            </w:pPr>
            <w:r>
              <w:lastRenderedPageBreak/>
              <w:t>&lt;#ReportTitle&gt;</w:t>
            </w:r>
          </w:p>
        </w:tc>
        <w:tc>
          <w:tcPr>
            <w:tcW w:w="2160" w:type="dxa"/>
          </w:tcPr>
          <w:p w14:paraId="6F1D6D64" w14:textId="77777777" w:rsidR="00CA645A" w:rsidRDefault="00CA645A" w:rsidP="006E4F5D">
            <w:pPr>
              <w:pStyle w:val="TableRow"/>
            </w:pPr>
            <w:r>
              <w:t>Entire Report</w:t>
            </w:r>
          </w:p>
        </w:tc>
        <w:tc>
          <w:tcPr>
            <w:tcW w:w="3104" w:type="dxa"/>
          </w:tcPr>
          <w:p w14:paraId="56FA941B" w14:textId="77777777" w:rsidR="00CA645A" w:rsidRDefault="00D0762F" w:rsidP="006E4F5D">
            <w:pPr>
              <w:pStyle w:val="TableRow"/>
            </w:pPr>
            <w:r>
              <w:t>Inserts the title of the report.</w:t>
            </w:r>
          </w:p>
        </w:tc>
      </w:tr>
      <w:tr w:rsidR="002116C8" w14:paraId="34014CB1" w14:textId="77777777" w:rsidTr="00D87EF4">
        <w:tc>
          <w:tcPr>
            <w:tcW w:w="3258" w:type="dxa"/>
          </w:tcPr>
          <w:p w14:paraId="2A3780BC" w14:textId="77777777" w:rsidR="002116C8" w:rsidRDefault="002116C8" w:rsidP="006E4F5D">
            <w:pPr>
              <w:pStyle w:val="TableRow"/>
            </w:pPr>
            <w:r>
              <w:t>&lt;#ReportSummary&gt;</w:t>
            </w:r>
          </w:p>
        </w:tc>
        <w:tc>
          <w:tcPr>
            <w:tcW w:w="2160" w:type="dxa"/>
          </w:tcPr>
          <w:p w14:paraId="2E527368" w14:textId="77777777" w:rsidR="002116C8" w:rsidRDefault="002116C8" w:rsidP="006E4F5D">
            <w:pPr>
              <w:pStyle w:val="TableRow"/>
            </w:pPr>
            <w:r>
              <w:t>Entire Report</w:t>
            </w:r>
          </w:p>
        </w:tc>
        <w:tc>
          <w:tcPr>
            <w:tcW w:w="3104" w:type="dxa"/>
          </w:tcPr>
          <w:p w14:paraId="2C221EB8" w14:textId="77777777" w:rsidR="002116C8" w:rsidRDefault="002116C8" w:rsidP="006E4F5D">
            <w:pPr>
              <w:pStyle w:val="TableRow"/>
            </w:pPr>
            <w:r>
              <w:t>Inserts the summary of the report entered by the user.</w:t>
            </w:r>
          </w:p>
        </w:tc>
      </w:tr>
    </w:tbl>
    <w:p w14:paraId="30E7DF98" w14:textId="77777777" w:rsidR="006E4F5D" w:rsidRPr="006E4F5D" w:rsidRDefault="006E4F5D" w:rsidP="006E4F5D">
      <w:pPr>
        <w:pStyle w:val="NormalIndent"/>
      </w:pPr>
    </w:p>
    <w:p w14:paraId="4A799406" w14:textId="77777777" w:rsidR="001E28AB" w:rsidRDefault="001E28AB" w:rsidP="00840903">
      <w:pPr>
        <w:pStyle w:val="Heading1"/>
      </w:pPr>
      <w:bookmarkStart w:id="284" w:name="SystComponents"/>
      <w:bookmarkStart w:id="285" w:name="_Toc403527562"/>
      <w:bookmarkStart w:id="286" w:name="_Toc292878760"/>
      <w:bookmarkEnd w:id="284"/>
      <w:r>
        <w:lastRenderedPageBreak/>
        <w:t>System Components</w:t>
      </w:r>
      <w:bookmarkEnd w:id="285"/>
      <w:bookmarkEnd w:id="286"/>
    </w:p>
    <w:p w14:paraId="353080CC" w14:textId="77777777" w:rsidR="001E28AB" w:rsidRDefault="001E28AB" w:rsidP="00840903">
      <w:pPr>
        <w:pStyle w:val="Heading2"/>
      </w:pPr>
      <w:bookmarkStart w:id="287" w:name="_Toc403527563"/>
      <w:bookmarkStart w:id="288" w:name="_Toc292878761"/>
      <w:bookmarkStart w:id="289" w:name="_Toc374245495"/>
      <w:bookmarkStart w:id="290" w:name="_Toc325516845"/>
      <w:bookmarkStart w:id="291" w:name="_Toc327863434"/>
      <w:bookmarkStart w:id="292" w:name="_Toc327863538"/>
      <w:bookmarkStart w:id="293" w:name="_Toc327937039"/>
      <w:bookmarkStart w:id="294" w:name="_Toc327938003"/>
      <w:bookmarkStart w:id="295" w:name="_Ref349527809"/>
      <w:bookmarkStart w:id="296" w:name="_Toc351948494"/>
      <w:bookmarkStart w:id="297" w:name="_Toc354193039"/>
      <w:bookmarkStart w:id="298" w:name="_Toc354216519"/>
      <w:bookmarkStart w:id="299" w:name="_Toc354216610"/>
      <w:bookmarkStart w:id="300" w:name="_Toc354558235"/>
      <w:bookmarkStart w:id="301" w:name="_Toc354889077"/>
      <w:r>
        <w:t>Reports</w:t>
      </w:r>
      <w:bookmarkEnd w:id="287"/>
      <w:bookmarkEnd w:id="288"/>
      <w:r>
        <w:t xml:space="preserve"> </w:t>
      </w:r>
      <w:bookmarkEnd w:id="289"/>
    </w:p>
    <w:p w14:paraId="20C9EB0D" w14:textId="77777777" w:rsidR="00981D2A" w:rsidRDefault="00981D2A" w:rsidP="00981D2A">
      <w:pPr>
        <w:pStyle w:val="NormalIndent"/>
      </w:pPr>
      <w:r>
        <w:t>The Reports available for the Collections Module are accessed from the Collections sub-menu on the Reports menu.  The reports available from this sub menu are context sensitive depending on the contents of the Collections Browser.</w:t>
      </w:r>
    </w:p>
    <w:p w14:paraId="7D4B1C7F" w14:textId="7E8E70A6" w:rsidR="001A5652" w:rsidRPr="001A5652" w:rsidRDefault="005550DB" w:rsidP="001A5652">
      <w:pPr>
        <w:pStyle w:val="NormalIndent"/>
        <w:jc w:val="center"/>
      </w:pPr>
      <w:r>
        <w:rPr>
          <w:noProof/>
          <w:lang w:eastAsia="en-GB"/>
        </w:rPr>
        <w:drawing>
          <wp:inline distT="0" distB="0" distL="0" distR="0" wp14:anchorId="627C9516" wp14:editId="49BD4F0D">
            <wp:extent cx="333375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1828800"/>
                    </a:xfrm>
                    <a:prstGeom prst="rect">
                      <a:avLst/>
                    </a:prstGeom>
                    <a:noFill/>
                    <a:ln>
                      <a:noFill/>
                    </a:ln>
                  </pic:spPr>
                </pic:pic>
              </a:graphicData>
            </a:graphic>
          </wp:inline>
        </w:drawing>
      </w:r>
    </w:p>
    <w:p w14:paraId="45913EFB" w14:textId="77777777" w:rsidR="00981D2A" w:rsidRDefault="00981D2A" w:rsidP="001E754F">
      <w:pPr>
        <w:pStyle w:val="NormalIndent"/>
      </w:pPr>
      <w:r>
        <w:t>When a report is requested, the user is shown the Report Configuration screen allowing them to set up the report content.</w:t>
      </w:r>
    </w:p>
    <w:p w14:paraId="7029ECFC" w14:textId="77777777" w:rsidR="00BC0676" w:rsidRPr="00981D2A" w:rsidRDefault="00BC0676" w:rsidP="00981D2A">
      <w:pPr>
        <w:pStyle w:val="NormalIndent"/>
      </w:pPr>
      <w:r>
        <w:t>Each report displays a summary of its content and purpose beneath the title.  This is entered by the user on report creation.</w:t>
      </w:r>
    </w:p>
    <w:p w14:paraId="13757C88" w14:textId="77777777" w:rsidR="001E28AB" w:rsidRDefault="007E2FFE" w:rsidP="00840903">
      <w:pPr>
        <w:pStyle w:val="Heading3"/>
      </w:pPr>
      <w:bookmarkStart w:id="302" w:name="_Toc292878762"/>
      <w:r>
        <w:t xml:space="preserve">Accession </w:t>
      </w:r>
      <w:r w:rsidR="00F50FBB">
        <w:t xml:space="preserve">&amp; Exchange </w:t>
      </w:r>
      <w:r>
        <w:t>Detail</w:t>
      </w:r>
      <w:bookmarkEnd w:id="302"/>
    </w:p>
    <w:tbl>
      <w:tblPr>
        <w:tblW w:w="5000" w:type="pct"/>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311"/>
        <w:gridCol w:w="5965"/>
      </w:tblGrid>
      <w:tr w:rsidR="001E28AB" w14:paraId="66D2D153" w14:textId="77777777">
        <w:tc>
          <w:tcPr>
            <w:tcW w:w="8522" w:type="dxa"/>
            <w:gridSpan w:val="2"/>
            <w:tcBorders>
              <w:top w:val="single" w:sz="12" w:space="0" w:color="auto"/>
              <w:bottom w:val="single" w:sz="12" w:space="0" w:color="auto"/>
            </w:tcBorders>
            <w:shd w:val="pct25" w:color="auto" w:fill="FFFFFF"/>
          </w:tcPr>
          <w:p w14:paraId="1D371FFC" w14:textId="77777777" w:rsidR="001E28AB" w:rsidRDefault="001E28AB">
            <w:pPr>
              <w:pStyle w:val="TableColumnTitles"/>
              <w:jc w:val="center"/>
            </w:pPr>
            <w:r>
              <w:t>Report Name:</w:t>
            </w:r>
            <w:r w:rsidR="004344B2">
              <w:t xml:space="preserve"> Accession Detail</w:t>
            </w:r>
          </w:p>
        </w:tc>
      </w:tr>
      <w:tr w:rsidR="001E28AB" w14:paraId="04A3AD96" w14:textId="77777777">
        <w:tc>
          <w:tcPr>
            <w:tcW w:w="8522" w:type="dxa"/>
            <w:gridSpan w:val="2"/>
            <w:tcBorders>
              <w:top w:val="single" w:sz="6" w:space="0" w:color="auto"/>
              <w:left w:val="single" w:sz="6" w:space="0" w:color="auto"/>
              <w:bottom w:val="single" w:sz="6" w:space="0" w:color="auto"/>
              <w:right w:val="single" w:sz="6" w:space="0" w:color="auto"/>
            </w:tcBorders>
          </w:tcPr>
          <w:p w14:paraId="40B541A2" w14:textId="77777777" w:rsidR="001E28AB" w:rsidRDefault="001E28AB">
            <w:pPr>
              <w:pStyle w:val="TableRow"/>
            </w:pPr>
            <w:r w:rsidRPr="00B7470D">
              <w:rPr>
                <w:b/>
                <w:bCs/>
              </w:rPr>
              <w:t>Frequency:</w:t>
            </w:r>
            <w:r>
              <w:t xml:space="preserve"> Ad-hoc</w:t>
            </w:r>
          </w:p>
        </w:tc>
      </w:tr>
      <w:tr w:rsidR="001E28AB" w14:paraId="3C5C3B5B" w14:textId="77777777">
        <w:tc>
          <w:tcPr>
            <w:tcW w:w="8522" w:type="dxa"/>
            <w:gridSpan w:val="2"/>
            <w:tcBorders>
              <w:top w:val="single" w:sz="6" w:space="0" w:color="auto"/>
              <w:left w:val="single" w:sz="6" w:space="0" w:color="auto"/>
              <w:bottom w:val="single" w:sz="6" w:space="0" w:color="auto"/>
              <w:right w:val="single" w:sz="6" w:space="0" w:color="auto"/>
            </w:tcBorders>
          </w:tcPr>
          <w:p w14:paraId="1646FCC8" w14:textId="77777777" w:rsidR="001E28AB" w:rsidRPr="00DD5BAA" w:rsidRDefault="00DD5BAA">
            <w:pPr>
              <w:pStyle w:val="TableRow"/>
            </w:pPr>
            <w:r>
              <w:rPr>
                <w:b/>
                <w:bCs/>
              </w:rPr>
              <w:t xml:space="preserve">Available from Screen: </w:t>
            </w:r>
            <w:r w:rsidR="004344B2">
              <w:t>Collections Browser when an accession is selected.</w:t>
            </w:r>
          </w:p>
        </w:tc>
      </w:tr>
      <w:tr w:rsidR="001E28AB" w14:paraId="79AC5CFB" w14:textId="77777777">
        <w:tc>
          <w:tcPr>
            <w:tcW w:w="2376" w:type="dxa"/>
            <w:tcBorders>
              <w:top w:val="single" w:sz="6" w:space="0" w:color="auto"/>
              <w:left w:val="single" w:sz="6" w:space="0" w:color="auto"/>
              <w:bottom w:val="nil"/>
              <w:right w:val="nil"/>
            </w:tcBorders>
          </w:tcPr>
          <w:p w14:paraId="395DDC77" w14:textId="77777777" w:rsidR="001E28AB" w:rsidRPr="00B7470D" w:rsidRDefault="001E28AB">
            <w:pPr>
              <w:pStyle w:val="TableRow"/>
              <w:rPr>
                <w:b/>
                <w:bCs/>
              </w:rPr>
            </w:pPr>
            <w:r w:rsidRPr="00B7470D">
              <w:rPr>
                <w:b/>
                <w:bCs/>
              </w:rPr>
              <w:t>Input Parameters:</w:t>
            </w:r>
          </w:p>
        </w:tc>
        <w:tc>
          <w:tcPr>
            <w:tcW w:w="6146" w:type="dxa"/>
            <w:tcBorders>
              <w:top w:val="single" w:sz="6" w:space="0" w:color="auto"/>
              <w:left w:val="nil"/>
              <w:bottom w:val="nil"/>
              <w:right w:val="single" w:sz="6" w:space="0" w:color="auto"/>
            </w:tcBorders>
          </w:tcPr>
          <w:p w14:paraId="60DF82DE" w14:textId="77777777" w:rsidR="001E28AB" w:rsidRDefault="004344B2">
            <w:pPr>
              <w:pStyle w:val="TableRow"/>
            </w:pPr>
            <w:r>
              <w:t>Movement_Key identifying the accession.</w:t>
            </w:r>
          </w:p>
        </w:tc>
      </w:tr>
      <w:tr w:rsidR="001E28AB" w14:paraId="6A3E219B" w14:textId="77777777">
        <w:tc>
          <w:tcPr>
            <w:tcW w:w="8522" w:type="dxa"/>
            <w:gridSpan w:val="2"/>
            <w:tcBorders>
              <w:top w:val="single" w:sz="6" w:space="0" w:color="auto"/>
              <w:left w:val="single" w:sz="6" w:space="0" w:color="auto"/>
              <w:bottom w:val="single" w:sz="6" w:space="0" w:color="auto"/>
              <w:right w:val="single" w:sz="6" w:space="0" w:color="auto"/>
            </w:tcBorders>
          </w:tcPr>
          <w:p w14:paraId="6477FD52" w14:textId="77777777" w:rsidR="001E28AB" w:rsidRDefault="001E28AB">
            <w:pPr>
              <w:pStyle w:val="TableRow"/>
            </w:pPr>
            <w:r w:rsidRPr="00B7470D">
              <w:rPr>
                <w:b/>
                <w:bCs/>
              </w:rPr>
              <w:t>Description:</w:t>
            </w:r>
            <w:r>
              <w:t xml:space="preserve"> </w:t>
            </w:r>
            <w:r w:rsidR="004344B2">
              <w:t>Details of a single accession.</w:t>
            </w:r>
          </w:p>
        </w:tc>
      </w:tr>
      <w:tr w:rsidR="004344B2" w14:paraId="3E0225AC" w14:textId="77777777">
        <w:tc>
          <w:tcPr>
            <w:tcW w:w="8522" w:type="dxa"/>
            <w:gridSpan w:val="2"/>
            <w:tcBorders>
              <w:top w:val="single" w:sz="6" w:space="0" w:color="auto"/>
              <w:left w:val="single" w:sz="6" w:space="0" w:color="auto"/>
              <w:bottom w:val="single" w:sz="6" w:space="0" w:color="auto"/>
              <w:right w:val="single" w:sz="6" w:space="0" w:color="auto"/>
            </w:tcBorders>
          </w:tcPr>
          <w:p w14:paraId="6C9C29F2" w14:textId="77777777" w:rsidR="004344B2" w:rsidRPr="004344B2" w:rsidRDefault="004344B2">
            <w:pPr>
              <w:pStyle w:val="TableRow"/>
            </w:pPr>
            <w:r>
              <w:rPr>
                <w:b/>
                <w:bCs/>
              </w:rPr>
              <w:t xml:space="preserve">Report Sections: </w:t>
            </w:r>
            <w:r>
              <w:t>General, Acquisition List, Funding List, Specimens Registered, Collections, Stores, Valuations, Sources, External References</w:t>
            </w:r>
          </w:p>
        </w:tc>
      </w:tr>
    </w:tbl>
    <w:p w14:paraId="736BFB97" w14:textId="77777777" w:rsidR="001E28AB" w:rsidRDefault="001E28AB">
      <w:bookmarkStart w:id="303" w:name="_Toc374245498"/>
    </w:p>
    <w:p w14:paraId="109FD455" w14:textId="77777777" w:rsidR="00DD5BAA" w:rsidRDefault="007E2FFE" w:rsidP="00840903">
      <w:pPr>
        <w:pStyle w:val="Heading3"/>
      </w:pPr>
      <w:bookmarkStart w:id="304" w:name="_Toc292878763"/>
      <w:bookmarkStart w:id="305" w:name="_Toc403527565"/>
      <w:r>
        <w:t xml:space="preserve">Accessions </w:t>
      </w:r>
      <w:r w:rsidR="00F50FBB">
        <w:t xml:space="preserve">&amp; Exchanges </w:t>
      </w:r>
      <w:r>
        <w:t>List</w:t>
      </w:r>
      <w:bookmarkEnd w:id="304"/>
    </w:p>
    <w:tbl>
      <w:tblPr>
        <w:tblW w:w="5000" w:type="pct"/>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311"/>
        <w:gridCol w:w="5965"/>
      </w:tblGrid>
      <w:tr w:rsidR="00DD5BAA" w14:paraId="73C88F6B" w14:textId="77777777">
        <w:tc>
          <w:tcPr>
            <w:tcW w:w="8522" w:type="dxa"/>
            <w:gridSpan w:val="2"/>
            <w:tcBorders>
              <w:top w:val="single" w:sz="12" w:space="0" w:color="auto"/>
              <w:bottom w:val="single" w:sz="12" w:space="0" w:color="auto"/>
            </w:tcBorders>
            <w:shd w:val="pct25" w:color="auto" w:fill="FFFFFF"/>
          </w:tcPr>
          <w:p w14:paraId="5EA179BF" w14:textId="77777777" w:rsidR="00DD5BAA" w:rsidRDefault="00DD5BAA" w:rsidP="00E932DF">
            <w:pPr>
              <w:pStyle w:val="TableColumnTitles"/>
              <w:jc w:val="center"/>
            </w:pPr>
            <w:r>
              <w:t xml:space="preserve">Report Name: </w:t>
            </w:r>
            <w:r w:rsidR="004344B2">
              <w:t>Accessions List</w:t>
            </w:r>
          </w:p>
        </w:tc>
      </w:tr>
      <w:tr w:rsidR="00DD5BAA" w14:paraId="6AB3280D" w14:textId="77777777">
        <w:tc>
          <w:tcPr>
            <w:tcW w:w="8522" w:type="dxa"/>
            <w:gridSpan w:val="2"/>
            <w:tcBorders>
              <w:top w:val="single" w:sz="6" w:space="0" w:color="auto"/>
              <w:left w:val="single" w:sz="6" w:space="0" w:color="auto"/>
              <w:bottom w:val="single" w:sz="6" w:space="0" w:color="auto"/>
              <w:right w:val="single" w:sz="6" w:space="0" w:color="auto"/>
            </w:tcBorders>
          </w:tcPr>
          <w:p w14:paraId="7032DF73" w14:textId="77777777" w:rsidR="00DD5BAA" w:rsidRDefault="00DD5BAA" w:rsidP="00E932DF">
            <w:pPr>
              <w:pStyle w:val="TableRow"/>
            </w:pPr>
            <w:r w:rsidRPr="00B7470D">
              <w:rPr>
                <w:b/>
                <w:bCs/>
              </w:rPr>
              <w:t>Frequency:</w:t>
            </w:r>
            <w:r>
              <w:t xml:space="preserve"> Ad-hoc</w:t>
            </w:r>
          </w:p>
        </w:tc>
      </w:tr>
      <w:tr w:rsidR="00DD5BAA" w14:paraId="062D9C48" w14:textId="77777777">
        <w:tc>
          <w:tcPr>
            <w:tcW w:w="8522" w:type="dxa"/>
            <w:gridSpan w:val="2"/>
            <w:tcBorders>
              <w:top w:val="single" w:sz="6" w:space="0" w:color="auto"/>
              <w:left w:val="single" w:sz="6" w:space="0" w:color="auto"/>
              <w:bottom w:val="single" w:sz="6" w:space="0" w:color="auto"/>
              <w:right w:val="single" w:sz="6" w:space="0" w:color="auto"/>
            </w:tcBorders>
          </w:tcPr>
          <w:p w14:paraId="76145C80" w14:textId="77777777" w:rsidR="00DD5BAA" w:rsidRPr="00DD5BAA" w:rsidRDefault="00DD5BAA" w:rsidP="00E932DF">
            <w:pPr>
              <w:pStyle w:val="TableRow"/>
            </w:pPr>
            <w:r>
              <w:rPr>
                <w:b/>
                <w:bCs/>
              </w:rPr>
              <w:t xml:space="preserve">Available from Screen: </w:t>
            </w:r>
            <w:r w:rsidR="004344B2">
              <w:t>Collections Browser when Accessions selected in the Type combo box, or Accessions</w:t>
            </w:r>
            <w:r w:rsidR="00F50FBB">
              <w:t xml:space="preserve"> &amp; Exchanges</w:t>
            </w:r>
            <w:r w:rsidR="004344B2">
              <w:t xml:space="preserve"> Folder node selected within another data type.</w:t>
            </w:r>
          </w:p>
        </w:tc>
      </w:tr>
      <w:tr w:rsidR="00DD5BAA" w14:paraId="4D8C7560" w14:textId="77777777">
        <w:tc>
          <w:tcPr>
            <w:tcW w:w="2376" w:type="dxa"/>
            <w:tcBorders>
              <w:top w:val="single" w:sz="6" w:space="0" w:color="auto"/>
              <w:left w:val="single" w:sz="6" w:space="0" w:color="auto"/>
              <w:bottom w:val="nil"/>
              <w:right w:val="nil"/>
            </w:tcBorders>
          </w:tcPr>
          <w:p w14:paraId="1ED11A59" w14:textId="77777777" w:rsidR="00DD5BAA" w:rsidRPr="00B7470D" w:rsidRDefault="00DD5BAA" w:rsidP="00E932DF">
            <w:pPr>
              <w:pStyle w:val="TableRow"/>
              <w:rPr>
                <w:b/>
                <w:bCs/>
              </w:rPr>
            </w:pPr>
            <w:r w:rsidRPr="00B7470D">
              <w:rPr>
                <w:b/>
                <w:bCs/>
              </w:rPr>
              <w:lastRenderedPageBreak/>
              <w:t>Input Parameters:</w:t>
            </w:r>
          </w:p>
        </w:tc>
        <w:tc>
          <w:tcPr>
            <w:tcW w:w="6146" w:type="dxa"/>
            <w:tcBorders>
              <w:top w:val="single" w:sz="6" w:space="0" w:color="auto"/>
              <w:left w:val="nil"/>
              <w:bottom w:val="nil"/>
              <w:right w:val="single" w:sz="6" w:space="0" w:color="auto"/>
            </w:tcBorders>
          </w:tcPr>
          <w:p w14:paraId="56EC97E8" w14:textId="77777777" w:rsidR="00DD5BAA" w:rsidRDefault="004344B2" w:rsidP="00E932DF">
            <w:pPr>
              <w:pStyle w:val="TableRow"/>
            </w:pPr>
            <w:r>
              <w:t>List of Movement_Keys for the accessions.</w:t>
            </w:r>
          </w:p>
        </w:tc>
      </w:tr>
      <w:tr w:rsidR="00DD5BAA" w14:paraId="5DEBDAAE" w14:textId="77777777">
        <w:tc>
          <w:tcPr>
            <w:tcW w:w="8522" w:type="dxa"/>
            <w:gridSpan w:val="2"/>
            <w:tcBorders>
              <w:top w:val="single" w:sz="6" w:space="0" w:color="auto"/>
              <w:left w:val="single" w:sz="6" w:space="0" w:color="auto"/>
              <w:bottom w:val="single" w:sz="6" w:space="0" w:color="auto"/>
              <w:right w:val="single" w:sz="6" w:space="0" w:color="auto"/>
            </w:tcBorders>
          </w:tcPr>
          <w:p w14:paraId="207FB267" w14:textId="77777777" w:rsidR="00DD5BAA" w:rsidRDefault="00DD5BAA" w:rsidP="00E932DF">
            <w:pPr>
              <w:pStyle w:val="TableRow"/>
            </w:pPr>
            <w:r w:rsidRPr="00B7470D">
              <w:rPr>
                <w:b/>
                <w:bCs/>
              </w:rPr>
              <w:t>Description:</w:t>
            </w:r>
            <w:r>
              <w:t xml:space="preserve"> </w:t>
            </w:r>
            <w:r w:rsidR="004344B2">
              <w:t>List of the accessions currently viewed in the Collections Browser.</w:t>
            </w:r>
          </w:p>
        </w:tc>
      </w:tr>
      <w:tr w:rsidR="004344B2" w14:paraId="44B4998F" w14:textId="77777777">
        <w:tc>
          <w:tcPr>
            <w:tcW w:w="8522" w:type="dxa"/>
            <w:gridSpan w:val="2"/>
            <w:tcBorders>
              <w:top w:val="single" w:sz="6" w:space="0" w:color="auto"/>
              <w:left w:val="single" w:sz="6" w:space="0" w:color="auto"/>
              <w:bottom w:val="single" w:sz="6" w:space="0" w:color="auto"/>
              <w:right w:val="single" w:sz="6" w:space="0" w:color="auto"/>
            </w:tcBorders>
          </w:tcPr>
          <w:p w14:paraId="3C312711" w14:textId="77777777" w:rsidR="004344B2" w:rsidRPr="00B7470D" w:rsidRDefault="004344B2" w:rsidP="00E932DF">
            <w:pPr>
              <w:pStyle w:val="TableRow"/>
              <w:rPr>
                <w:b/>
                <w:bCs/>
              </w:rPr>
            </w:pPr>
            <w:r>
              <w:rPr>
                <w:b/>
                <w:bCs/>
              </w:rPr>
              <w:t>Report Sections:</w:t>
            </w:r>
            <w:r w:rsidR="00A31390">
              <w:rPr>
                <w:b/>
                <w:bCs/>
              </w:rPr>
              <w:t xml:space="preserve"> </w:t>
            </w:r>
            <w:r w:rsidR="00A31390" w:rsidRPr="00A31390">
              <w:t>Accession List</w:t>
            </w:r>
          </w:p>
        </w:tc>
      </w:tr>
    </w:tbl>
    <w:p w14:paraId="5F73C961" w14:textId="77777777" w:rsidR="00DD5BAA" w:rsidRDefault="00DD5BAA" w:rsidP="00DD5BAA"/>
    <w:p w14:paraId="7801848C" w14:textId="77777777" w:rsidR="00DD5BAA" w:rsidRDefault="007E2FFE" w:rsidP="00840903">
      <w:pPr>
        <w:pStyle w:val="Heading3"/>
      </w:pPr>
      <w:bookmarkStart w:id="306" w:name="_Toc292878764"/>
      <w:r>
        <w:t>Collection Detail</w:t>
      </w:r>
      <w:bookmarkEnd w:id="306"/>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5437372E" w14:textId="77777777">
        <w:tc>
          <w:tcPr>
            <w:tcW w:w="5000" w:type="pct"/>
            <w:gridSpan w:val="2"/>
            <w:tcBorders>
              <w:top w:val="single" w:sz="12" w:space="0" w:color="auto"/>
              <w:bottom w:val="single" w:sz="12" w:space="0" w:color="auto"/>
            </w:tcBorders>
            <w:shd w:val="pct25" w:color="auto" w:fill="FFFFFF"/>
          </w:tcPr>
          <w:p w14:paraId="6D46E7CB" w14:textId="77777777" w:rsidR="00DD5BAA" w:rsidRPr="00A31390" w:rsidRDefault="00DD5BAA" w:rsidP="00A209CD">
            <w:pPr>
              <w:pStyle w:val="TableColumnTitles"/>
              <w:keepNext/>
              <w:jc w:val="center"/>
              <w:rPr>
                <w:rFonts w:eastAsia="SimSun"/>
                <w:lang w:eastAsia="zh-SG"/>
              </w:rPr>
            </w:pPr>
            <w:r>
              <w:t xml:space="preserve">Report Name: </w:t>
            </w:r>
            <w:r w:rsidR="00A31390">
              <w:rPr>
                <w:rFonts w:eastAsia="SimSun" w:hint="eastAsia"/>
                <w:lang w:eastAsia="zh-SG"/>
              </w:rPr>
              <w:t>Collection Details</w:t>
            </w:r>
          </w:p>
        </w:tc>
      </w:tr>
      <w:tr w:rsidR="00DD5BAA" w14:paraId="4A29B6E5"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654CB0DB" w14:textId="77777777" w:rsidR="00DD5BAA" w:rsidRDefault="00DD5BAA" w:rsidP="00A209CD">
            <w:pPr>
              <w:pStyle w:val="TableRow"/>
              <w:keepNext/>
            </w:pPr>
            <w:r w:rsidRPr="00B7470D">
              <w:rPr>
                <w:b/>
                <w:bCs/>
              </w:rPr>
              <w:t>Frequency:</w:t>
            </w:r>
            <w:r>
              <w:t xml:space="preserve"> Ad-hoc</w:t>
            </w:r>
          </w:p>
        </w:tc>
      </w:tr>
      <w:tr w:rsidR="00DD5BAA" w14:paraId="4E45ABD5" w14:textId="77777777">
        <w:tc>
          <w:tcPr>
            <w:tcW w:w="5000" w:type="pct"/>
            <w:gridSpan w:val="2"/>
            <w:tcBorders>
              <w:top w:val="single" w:sz="6" w:space="0" w:color="auto"/>
              <w:left w:val="single" w:sz="6" w:space="0" w:color="auto"/>
              <w:bottom w:val="single" w:sz="6" w:space="0" w:color="auto"/>
              <w:right w:val="single" w:sz="6" w:space="0" w:color="auto"/>
            </w:tcBorders>
          </w:tcPr>
          <w:p w14:paraId="3D5A5A44" w14:textId="77777777" w:rsidR="00DD5BAA" w:rsidRPr="00DD5BAA" w:rsidRDefault="00DD5BAA" w:rsidP="00A209CD">
            <w:pPr>
              <w:pStyle w:val="TableRow"/>
              <w:keepNext/>
            </w:pPr>
            <w:r>
              <w:rPr>
                <w:b/>
                <w:bCs/>
              </w:rPr>
              <w:t xml:space="preserve">Available from Screen: </w:t>
            </w:r>
            <w:r w:rsidR="00A31390">
              <w:t xml:space="preserve">Collections Browser when a </w:t>
            </w:r>
            <w:r w:rsidR="00A31390">
              <w:rPr>
                <w:rFonts w:eastAsia="SimSun" w:hint="eastAsia"/>
                <w:lang w:eastAsia="zh-SG"/>
              </w:rPr>
              <w:t>collection</w:t>
            </w:r>
            <w:r w:rsidR="00A31390">
              <w:t xml:space="preserve"> is selected.</w:t>
            </w:r>
          </w:p>
        </w:tc>
      </w:tr>
      <w:tr w:rsidR="00DD5BAA" w14:paraId="63EDA519" w14:textId="77777777">
        <w:tc>
          <w:tcPr>
            <w:tcW w:w="1409" w:type="pct"/>
            <w:tcBorders>
              <w:top w:val="single" w:sz="6" w:space="0" w:color="auto"/>
              <w:left w:val="single" w:sz="6" w:space="0" w:color="auto"/>
              <w:bottom w:val="nil"/>
              <w:right w:val="nil"/>
            </w:tcBorders>
          </w:tcPr>
          <w:p w14:paraId="61DDEF02"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1A26F765" w14:textId="77777777" w:rsidR="00DD5BAA" w:rsidRPr="00A31390" w:rsidRDefault="00A31390" w:rsidP="00A209CD">
            <w:pPr>
              <w:pStyle w:val="TableRow"/>
              <w:keepNext/>
              <w:rPr>
                <w:rFonts w:eastAsia="SimSun"/>
                <w:lang w:eastAsia="zh-SG"/>
              </w:rPr>
            </w:pPr>
            <w:r>
              <w:rPr>
                <w:rFonts w:eastAsia="SimSun" w:hint="eastAsia"/>
                <w:lang w:eastAsia="zh-SG"/>
              </w:rPr>
              <w:t>Collection_Unit_Key for the collection.</w:t>
            </w:r>
          </w:p>
        </w:tc>
      </w:tr>
      <w:tr w:rsidR="00DD5BAA" w14:paraId="6AC74D8D" w14:textId="77777777">
        <w:tc>
          <w:tcPr>
            <w:tcW w:w="5000" w:type="pct"/>
            <w:gridSpan w:val="2"/>
            <w:tcBorders>
              <w:top w:val="single" w:sz="6" w:space="0" w:color="auto"/>
              <w:left w:val="single" w:sz="6" w:space="0" w:color="auto"/>
              <w:bottom w:val="single" w:sz="6" w:space="0" w:color="auto"/>
              <w:right w:val="single" w:sz="6" w:space="0" w:color="auto"/>
            </w:tcBorders>
          </w:tcPr>
          <w:p w14:paraId="2EE38DE5" w14:textId="77777777" w:rsidR="00DD5BAA" w:rsidRPr="00A31390" w:rsidRDefault="00DD5BAA" w:rsidP="00A209CD">
            <w:pPr>
              <w:pStyle w:val="TableRow"/>
              <w:keepNext/>
              <w:rPr>
                <w:rFonts w:eastAsia="SimSun"/>
                <w:lang w:eastAsia="zh-SG"/>
              </w:rPr>
            </w:pPr>
            <w:r w:rsidRPr="00B7470D">
              <w:rPr>
                <w:b/>
                <w:bCs/>
              </w:rPr>
              <w:t>Description:</w:t>
            </w:r>
            <w:r>
              <w:t xml:space="preserve"> </w:t>
            </w:r>
            <w:r w:rsidR="00A31390">
              <w:rPr>
                <w:rFonts w:eastAsia="SimSun" w:hint="eastAsia"/>
                <w:lang w:eastAsia="zh-SG"/>
              </w:rPr>
              <w:t>Details of a single selected collection.</w:t>
            </w:r>
          </w:p>
        </w:tc>
      </w:tr>
      <w:tr w:rsidR="00A31390" w14:paraId="70AFE81A" w14:textId="77777777">
        <w:tc>
          <w:tcPr>
            <w:tcW w:w="5000" w:type="pct"/>
            <w:gridSpan w:val="2"/>
            <w:tcBorders>
              <w:top w:val="single" w:sz="6" w:space="0" w:color="auto"/>
              <w:left w:val="single" w:sz="6" w:space="0" w:color="auto"/>
              <w:bottom w:val="single" w:sz="6" w:space="0" w:color="auto"/>
              <w:right w:val="single" w:sz="6" w:space="0" w:color="auto"/>
            </w:tcBorders>
          </w:tcPr>
          <w:p w14:paraId="7AF6FF5F" w14:textId="77777777" w:rsidR="00A31390" w:rsidRPr="00A31390" w:rsidRDefault="00A31390" w:rsidP="00530647">
            <w:pPr>
              <w:pStyle w:val="TableRow"/>
              <w:rPr>
                <w:rFonts w:eastAsia="SimSun"/>
                <w:lang w:eastAsia="zh-SG"/>
              </w:rPr>
            </w:pPr>
            <w:r>
              <w:rPr>
                <w:b/>
                <w:bCs/>
              </w:rPr>
              <w:t xml:space="preserve">Report Sections: </w:t>
            </w:r>
            <w:r w:rsidRPr="00A31390">
              <w:rPr>
                <w:rFonts w:eastAsia="SimSun" w:hint="eastAsia"/>
                <w:lang w:eastAsia="zh-SG"/>
              </w:rPr>
              <w:t>General, Collections (Includes, Included In and Other), Specimen Stores, Specimens, Measurements, Descriptors, Sources, External References.</w:t>
            </w:r>
          </w:p>
        </w:tc>
      </w:tr>
    </w:tbl>
    <w:p w14:paraId="276832BF" w14:textId="77777777" w:rsidR="00DD5BAA" w:rsidRDefault="00DD5BAA" w:rsidP="00DD5BAA"/>
    <w:p w14:paraId="636F8241" w14:textId="77777777" w:rsidR="00DD5BAA" w:rsidRDefault="007E2FFE" w:rsidP="00840903">
      <w:pPr>
        <w:pStyle w:val="Heading3"/>
      </w:pPr>
      <w:bookmarkStart w:id="307" w:name="_Toc292878765"/>
      <w:r>
        <w:t>Collections List</w:t>
      </w:r>
      <w:bookmarkEnd w:id="307"/>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353D8786" w14:textId="77777777">
        <w:tc>
          <w:tcPr>
            <w:tcW w:w="5000" w:type="pct"/>
            <w:gridSpan w:val="2"/>
            <w:tcBorders>
              <w:top w:val="single" w:sz="12" w:space="0" w:color="auto"/>
              <w:bottom w:val="single" w:sz="12" w:space="0" w:color="auto"/>
            </w:tcBorders>
            <w:shd w:val="pct25" w:color="auto" w:fill="FFFFFF"/>
          </w:tcPr>
          <w:p w14:paraId="47E4F2A5" w14:textId="77777777" w:rsidR="00DD5BAA" w:rsidRPr="00A31390" w:rsidRDefault="00DD5BAA" w:rsidP="00A209CD">
            <w:pPr>
              <w:pStyle w:val="TableColumnTitles"/>
              <w:keepNext/>
              <w:jc w:val="center"/>
              <w:rPr>
                <w:rFonts w:eastAsia="SimSun"/>
                <w:lang w:eastAsia="zh-SG"/>
              </w:rPr>
            </w:pPr>
            <w:r>
              <w:t xml:space="preserve">Report Name: </w:t>
            </w:r>
            <w:r w:rsidR="00A31390">
              <w:rPr>
                <w:rFonts w:eastAsia="SimSun" w:hint="eastAsia"/>
                <w:lang w:eastAsia="zh-SG"/>
              </w:rPr>
              <w:t>Collections List</w:t>
            </w:r>
          </w:p>
        </w:tc>
      </w:tr>
      <w:tr w:rsidR="00DD5BAA" w14:paraId="48F2BCB1"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1484E285" w14:textId="77777777" w:rsidR="00DD5BAA" w:rsidRDefault="00DD5BAA" w:rsidP="00A209CD">
            <w:pPr>
              <w:pStyle w:val="TableRow"/>
              <w:keepNext/>
            </w:pPr>
            <w:r w:rsidRPr="00B7470D">
              <w:rPr>
                <w:b/>
                <w:bCs/>
              </w:rPr>
              <w:t>Frequency:</w:t>
            </w:r>
            <w:r>
              <w:t xml:space="preserve"> Ad-hoc</w:t>
            </w:r>
          </w:p>
        </w:tc>
      </w:tr>
      <w:tr w:rsidR="00DD5BAA" w14:paraId="0FD0D4F4" w14:textId="77777777">
        <w:tc>
          <w:tcPr>
            <w:tcW w:w="5000" w:type="pct"/>
            <w:gridSpan w:val="2"/>
            <w:tcBorders>
              <w:top w:val="single" w:sz="6" w:space="0" w:color="auto"/>
              <w:left w:val="single" w:sz="6" w:space="0" w:color="auto"/>
              <w:bottom w:val="single" w:sz="6" w:space="0" w:color="auto"/>
              <w:right w:val="single" w:sz="6" w:space="0" w:color="auto"/>
            </w:tcBorders>
          </w:tcPr>
          <w:p w14:paraId="233DAADE" w14:textId="77777777" w:rsidR="00DD5BAA" w:rsidRPr="00DD5BAA" w:rsidRDefault="00DD5BAA" w:rsidP="00A209CD">
            <w:pPr>
              <w:pStyle w:val="TableRow"/>
              <w:keepNext/>
            </w:pPr>
            <w:r>
              <w:rPr>
                <w:b/>
                <w:bCs/>
              </w:rPr>
              <w:t xml:space="preserve">Available from Screen: </w:t>
            </w:r>
            <w:r w:rsidR="00A31390">
              <w:t xml:space="preserve">Collections Browser when </w:t>
            </w:r>
            <w:r w:rsidR="00A31390">
              <w:rPr>
                <w:rFonts w:eastAsia="SimSun" w:hint="eastAsia"/>
                <w:lang w:eastAsia="zh-SG"/>
              </w:rPr>
              <w:t>Collections</w:t>
            </w:r>
            <w:r w:rsidR="00A31390">
              <w:t xml:space="preserve"> selected in the Type combo box, or </w:t>
            </w:r>
            <w:r w:rsidR="00A31390">
              <w:rPr>
                <w:rFonts w:eastAsia="SimSun" w:hint="eastAsia"/>
                <w:lang w:eastAsia="zh-SG"/>
              </w:rPr>
              <w:t>Collections</w:t>
            </w:r>
            <w:r w:rsidR="00A31390">
              <w:t xml:space="preserve"> Folder node selected within another data type.</w:t>
            </w:r>
          </w:p>
        </w:tc>
      </w:tr>
      <w:tr w:rsidR="00DD5BAA" w14:paraId="3BC206D1" w14:textId="77777777">
        <w:tc>
          <w:tcPr>
            <w:tcW w:w="1409" w:type="pct"/>
            <w:tcBorders>
              <w:top w:val="single" w:sz="6" w:space="0" w:color="auto"/>
              <w:left w:val="single" w:sz="6" w:space="0" w:color="auto"/>
              <w:bottom w:val="nil"/>
              <w:right w:val="nil"/>
            </w:tcBorders>
          </w:tcPr>
          <w:p w14:paraId="598640FF"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0E7864DC" w14:textId="77777777" w:rsidR="00DD5BAA" w:rsidRPr="00A31390" w:rsidRDefault="00A31390" w:rsidP="00A209CD">
            <w:pPr>
              <w:pStyle w:val="TableRow"/>
              <w:keepNext/>
              <w:rPr>
                <w:rFonts w:eastAsia="SimSun"/>
                <w:lang w:eastAsia="zh-SG"/>
              </w:rPr>
            </w:pPr>
            <w:r>
              <w:rPr>
                <w:rFonts w:eastAsia="SimSun" w:hint="eastAsia"/>
                <w:lang w:eastAsia="zh-SG"/>
              </w:rPr>
              <w:t>List of Collection_Unit_Keys</w:t>
            </w:r>
          </w:p>
        </w:tc>
      </w:tr>
      <w:tr w:rsidR="00A31390" w14:paraId="2B095523" w14:textId="77777777">
        <w:tc>
          <w:tcPr>
            <w:tcW w:w="5000" w:type="pct"/>
            <w:gridSpan w:val="2"/>
            <w:tcBorders>
              <w:top w:val="single" w:sz="6" w:space="0" w:color="auto"/>
              <w:left w:val="single" w:sz="6" w:space="0" w:color="auto"/>
              <w:bottom w:val="single" w:sz="6" w:space="0" w:color="auto"/>
              <w:right w:val="single" w:sz="6" w:space="0" w:color="auto"/>
            </w:tcBorders>
          </w:tcPr>
          <w:p w14:paraId="1D8C50ED" w14:textId="77777777" w:rsidR="00A31390" w:rsidRDefault="00A31390" w:rsidP="00A209CD">
            <w:pPr>
              <w:pStyle w:val="TableRow"/>
              <w:keepNext/>
            </w:pPr>
            <w:r w:rsidRPr="00B7470D">
              <w:rPr>
                <w:b/>
                <w:bCs/>
              </w:rPr>
              <w:t>Description:</w:t>
            </w:r>
            <w:r>
              <w:t xml:space="preserve"> List of the </w:t>
            </w:r>
            <w:r>
              <w:rPr>
                <w:rFonts w:eastAsia="SimSun" w:hint="eastAsia"/>
                <w:lang w:eastAsia="zh-SG"/>
              </w:rPr>
              <w:t>collections</w:t>
            </w:r>
            <w:r>
              <w:t xml:space="preserve"> currently viewed in the Collections Browser.</w:t>
            </w:r>
          </w:p>
        </w:tc>
      </w:tr>
      <w:tr w:rsidR="00A31390" w:rsidRPr="00B7470D" w14:paraId="376B2481" w14:textId="77777777">
        <w:tc>
          <w:tcPr>
            <w:tcW w:w="5000" w:type="pct"/>
            <w:gridSpan w:val="2"/>
            <w:tcBorders>
              <w:top w:val="single" w:sz="6" w:space="0" w:color="auto"/>
              <w:left w:val="single" w:sz="6" w:space="0" w:color="auto"/>
              <w:bottom w:val="single" w:sz="6" w:space="0" w:color="auto"/>
              <w:right w:val="single" w:sz="6" w:space="0" w:color="auto"/>
            </w:tcBorders>
          </w:tcPr>
          <w:p w14:paraId="2013ECAB" w14:textId="77777777" w:rsidR="00A31390" w:rsidRPr="00B7470D" w:rsidRDefault="00A31390" w:rsidP="00530647">
            <w:pPr>
              <w:pStyle w:val="TableRow"/>
              <w:rPr>
                <w:b/>
                <w:bCs/>
              </w:rPr>
            </w:pPr>
            <w:r>
              <w:rPr>
                <w:b/>
                <w:bCs/>
              </w:rPr>
              <w:t xml:space="preserve">Report Sections: </w:t>
            </w:r>
            <w:r>
              <w:rPr>
                <w:rFonts w:eastAsia="SimSun" w:hint="eastAsia"/>
                <w:lang w:eastAsia="zh-SG"/>
              </w:rPr>
              <w:t>Collections</w:t>
            </w:r>
            <w:r w:rsidRPr="00A31390">
              <w:t xml:space="preserve"> List</w:t>
            </w:r>
          </w:p>
        </w:tc>
      </w:tr>
    </w:tbl>
    <w:p w14:paraId="24642E2D" w14:textId="77777777" w:rsidR="00DD5BAA" w:rsidRDefault="00DD5BAA" w:rsidP="00DD5BAA"/>
    <w:p w14:paraId="324C2880" w14:textId="77777777" w:rsidR="00DD5BAA" w:rsidRDefault="007E2FFE" w:rsidP="00840903">
      <w:pPr>
        <w:pStyle w:val="Heading3"/>
      </w:pPr>
      <w:bookmarkStart w:id="308" w:name="_Toc292878766"/>
      <w:r>
        <w:t>Condition Check Detail</w:t>
      </w:r>
      <w:bookmarkEnd w:id="308"/>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2ED518F" w14:textId="77777777">
        <w:tc>
          <w:tcPr>
            <w:tcW w:w="5000" w:type="pct"/>
            <w:gridSpan w:val="2"/>
            <w:tcBorders>
              <w:top w:val="single" w:sz="12" w:space="0" w:color="auto"/>
              <w:bottom w:val="single" w:sz="12" w:space="0" w:color="auto"/>
            </w:tcBorders>
            <w:shd w:val="pct25" w:color="auto" w:fill="FFFFFF"/>
          </w:tcPr>
          <w:p w14:paraId="2EBA7A29" w14:textId="77777777" w:rsidR="00DD5BAA" w:rsidRPr="00A31390" w:rsidRDefault="00DD5BAA" w:rsidP="00E932DF">
            <w:pPr>
              <w:pStyle w:val="TableColumnTitles"/>
              <w:jc w:val="center"/>
              <w:rPr>
                <w:rFonts w:eastAsia="SimSun"/>
                <w:lang w:eastAsia="zh-SG"/>
              </w:rPr>
            </w:pPr>
            <w:r>
              <w:t xml:space="preserve">Report Name: </w:t>
            </w:r>
            <w:r w:rsidR="00A31390">
              <w:rPr>
                <w:rFonts w:eastAsia="SimSun" w:hint="eastAsia"/>
                <w:lang w:eastAsia="zh-SG"/>
              </w:rPr>
              <w:t>Condition Check Detail</w:t>
            </w:r>
          </w:p>
        </w:tc>
      </w:tr>
      <w:tr w:rsidR="00DD5BAA" w14:paraId="3C0E4948"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255EAC8C" w14:textId="77777777" w:rsidR="00DD5BAA" w:rsidRDefault="00DD5BAA" w:rsidP="00E932DF">
            <w:pPr>
              <w:pStyle w:val="TableRow"/>
            </w:pPr>
            <w:r w:rsidRPr="00B7470D">
              <w:rPr>
                <w:b/>
                <w:bCs/>
              </w:rPr>
              <w:t>Frequency:</w:t>
            </w:r>
            <w:r>
              <w:t xml:space="preserve"> Ad-hoc</w:t>
            </w:r>
          </w:p>
        </w:tc>
      </w:tr>
      <w:tr w:rsidR="00A31390" w14:paraId="1DF81D3E" w14:textId="77777777">
        <w:tc>
          <w:tcPr>
            <w:tcW w:w="5000" w:type="pct"/>
            <w:gridSpan w:val="2"/>
            <w:tcBorders>
              <w:top w:val="single" w:sz="6" w:space="0" w:color="auto"/>
              <w:left w:val="single" w:sz="6" w:space="0" w:color="auto"/>
              <w:bottom w:val="single" w:sz="6" w:space="0" w:color="auto"/>
              <w:right w:val="single" w:sz="6" w:space="0" w:color="auto"/>
            </w:tcBorders>
          </w:tcPr>
          <w:p w14:paraId="0B1E2182" w14:textId="77777777" w:rsidR="00A31390" w:rsidRPr="00DD5BAA" w:rsidRDefault="00A31390" w:rsidP="00530647">
            <w:pPr>
              <w:pStyle w:val="TableRow"/>
            </w:pPr>
            <w:r>
              <w:rPr>
                <w:b/>
                <w:bCs/>
              </w:rPr>
              <w:t xml:space="preserve">Available from Screen: </w:t>
            </w:r>
            <w:r>
              <w:t xml:space="preserve">Collections Browser when a </w:t>
            </w:r>
            <w:r>
              <w:rPr>
                <w:rFonts w:eastAsia="SimSun" w:hint="eastAsia"/>
                <w:lang w:eastAsia="zh-SG"/>
              </w:rPr>
              <w:t>condition check</w:t>
            </w:r>
            <w:r>
              <w:t xml:space="preserve"> is selected.</w:t>
            </w:r>
          </w:p>
        </w:tc>
      </w:tr>
      <w:tr w:rsidR="00DD5BAA" w14:paraId="46FE3EFB" w14:textId="77777777">
        <w:tc>
          <w:tcPr>
            <w:tcW w:w="1409" w:type="pct"/>
            <w:tcBorders>
              <w:top w:val="single" w:sz="6" w:space="0" w:color="auto"/>
              <w:left w:val="single" w:sz="6" w:space="0" w:color="auto"/>
              <w:bottom w:val="nil"/>
              <w:right w:val="nil"/>
            </w:tcBorders>
          </w:tcPr>
          <w:p w14:paraId="5286A306" w14:textId="77777777" w:rsidR="00DD5BAA" w:rsidRPr="00B7470D" w:rsidRDefault="00DD5BAA" w:rsidP="00E932DF">
            <w:pPr>
              <w:pStyle w:val="TableRow"/>
              <w:rPr>
                <w:b/>
                <w:bCs/>
              </w:rPr>
            </w:pPr>
            <w:r w:rsidRPr="00B7470D">
              <w:rPr>
                <w:b/>
                <w:bCs/>
              </w:rPr>
              <w:lastRenderedPageBreak/>
              <w:t>Input Parameters:</w:t>
            </w:r>
          </w:p>
        </w:tc>
        <w:tc>
          <w:tcPr>
            <w:tcW w:w="3591" w:type="pct"/>
            <w:tcBorders>
              <w:top w:val="single" w:sz="6" w:space="0" w:color="auto"/>
              <w:left w:val="nil"/>
              <w:bottom w:val="nil"/>
              <w:right w:val="single" w:sz="6" w:space="0" w:color="auto"/>
            </w:tcBorders>
          </w:tcPr>
          <w:p w14:paraId="1228EC4F" w14:textId="77777777" w:rsidR="00DD5BAA" w:rsidRPr="00BE49A8" w:rsidRDefault="00BE49A8" w:rsidP="00E932DF">
            <w:pPr>
              <w:pStyle w:val="TableRow"/>
              <w:rPr>
                <w:rFonts w:eastAsia="SimSun"/>
                <w:lang w:eastAsia="zh-SG"/>
              </w:rPr>
            </w:pPr>
            <w:r>
              <w:rPr>
                <w:rFonts w:eastAsia="SimSun" w:hint="eastAsia"/>
                <w:lang w:eastAsia="zh-SG"/>
              </w:rPr>
              <w:t>Condition_Check_Key</w:t>
            </w:r>
          </w:p>
        </w:tc>
      </w:tr>
      <w:tr w:rsidR="00DD5BAA" w14:paraId="2F7429B4" w14:textId="77777777">
        <w:tc>
          <w:tcPr>
            <w:tcW w:w="5000" w:type="pct"/>
            <w:gridSpan w:val="2"/>
            <w:tcBorders>
              <w:top w:val="single" w:sz="6" w:space="0" w:color="auto"/>
              <w:left w:val="single" w:sz="6" w:space="0" w:color="auto"/>
              <w:bottom w:val="single" w:sz="6" w:space="0" w:color="auto"/>
              <w:right w:val="single" w:sz="6" w:space="0" w:color="auto"/>
            </w:tcBorders>
          </w:tcPr>
          <w:p w14:paraId="22C30A70" w14:textId="77777777" w:rsidR="00DD5BAA" w:rsidRPr="00BE49A8" w:rsidRDefault="00DD5BAA" w:rsidP="00E932DF">
            <w:pPr>
              <w:pStyle w:val="TableRow"/>
              <w:rPr>
                <w:rFonts w:eastAsia="SimSun"/>
                <w:lang w:eastAsia="zh-SG"/>
              </w:rPr>
            </w:pPr>
            <w:r w:rsidRPr="00B7470D">
              <w:rPr>
                <w:b/>
                <w:bCs/>
              </w:rPr>
              <w:t>Description:</w:t>
            </w:r>
            <w:r>
              <w:t xml:space="preserve"> </w:t>
            </w:r>
            <w:r w:rsidR="00BE49A8">
              <w:rPr>
                <w:rFonts w:eastAsia="SimSun" w:hint="eastAsia"/>
                <w:lang w:eastAsia="zh-SG"/>
              </w:rPr>
              <w:t>Details of a single selected condition check.</w:t>
            </w:r>
          </w:p>
        </w:tc>
      </w:tr>
      <w:tr w:rsidR="00BE49A8" w14:paraId="7BF6F102" w14:textId="77777777">
        <w:tc>
          <w:tcPr>
            <w:tcW w:w="5000" w:type="pct"/>
            <w:gridSpan w:val="2"/>
            <w:tcBorders>
              <w:top w:val="single" w:sz="6" w:space="0" w:color="auto"/>
              <w:left w:val="single" w:sz="6" w:space="0" w:color="auto"/>
              <w:bottom w:val="single" w:sz="6" w:space="0" w:color="auto"/>
              <w:right w:val="single" w:sz="6" w:space="0" w:color="auto"/>
            </w:tcBorders>
          </w:tcPr>
          <w:p w14:paraId="1670AF04" w14:textId="77777777" w:rsidR="00BE49A8" w:rsidRPr="00B7470D" w:rsidRDefault="00BE49A8" w:rsidP="00B365CC">
            <w:pPr>
              <w:pStyle w:val="TableRow"/>
              <w:rPr>
                <w:b/>
                <w:bCs/>
              </w:rPr>
            </w:pPr>
            <w:r>
              <w:rPr>
                <w:b/>
                <w:bCs/>
              </w:rPr>
              <w:t xml:space="preserve">Report Sections: </w:t>
            </w:r>
            <w:r>
              <w:rPr>
                <w:rFonts w:eastAsia="SimSun" w:hint="eastAsia"/>
                <w:lang w:eastAsia="zh-SG"/>
              </w:rPr>
              <w:t>General, Stores, Collections, Specimens, Tasks Identified, Sources, External References.</w:t>
            </w:r>
          </w:p>
        </w:tc>
      </w:tr>
    </w:tbl>
    <w:p w14:paraId="4B88E1A5" w14:textId="77777777" w:rsidR="00DD5BAA" w:rsidRDefault="00DD5BAA" w:rsidP="00DD5BAA"/>
    <w:p w14:paraId="5D4563F6" w14:textId="77777777" w:rsidR="00DD5BAA" w:rsidRDefault="007E2FFE" w:rsidP="00840903">
      <w:pPr>
        <w:pStyle w:val="Heading3"/>
      </w:pPr>
      <w:bookmarkStart w:id="309" w:name="_Toc292878767"/>
      <w:r>
        <w:t>Condition Checks List</w:t>
      </w:r>
      <w:bookmarkEnd w:id="309"/>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318685EB" w14:textId="77777777">
        <w:tc>
          <w:tcPr>
            <w:tcW w:w="5000" w:type="pct"/>
            <w:gridSpan w:val="2"/>
            <w:tcBorders>
              <w:top w:val="single" w:sz="12" w:space="0" w:color="auto"/>
              <w:bottom w:val="single" w:sz="12" w:space="0" w:color="auto"/>
            </w:tcBorders>
            <w:shd w:val="pct25" w:color="auto" w:fill="FFFFFF"/>
          </w:tcPr>
          <w:p w14:paraId="4A18B938" w14:textId="77777777" w:rsidR="00DD5BAA" w:rsidRPr="00A31390" w:rsidRDefault="00DD5BAA" w:rsidP="00A209CD">
            <w:pPr>
              <w:pStyle w:val="TableColumnTitles"/>
              <w:keepNext/>
              <w:jc w:val="center"/>
              <w:rPr>
                <w:rFonts w:eastAsia="SimSun"/>
                <w:lang w:eastAsia="zh-SG"/>
              </w:rPr>
            </w:pPr>
            <w:r>
              <w:t xml:space="preserve">Report Name: </w:t>
            </w:r>
            <w:r w:rsidR="00A31390">
              <w:rPr>
                <w:rFonts w:eastAsia="SimSun" w:hint="eastAsia"/>
                <w:lang w:eastAsia="zh-SG"/>
              </w:rPr>
              <w:t>Condition Checks List</w:t>
            </w:r>
          </w:p>
        </w:tc>
      </w:tr>
      <w:tr w:rsidR="00DD5BAA" w14:paraId="07431872"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10CC436B" w14:textId="77777777" w:rsidR="00DD5BAA" w:rsidRDefault="00DD5BAA" w:rsidP="00A209CD">
            <w:pPr>
              <w:pStyle w:val="TableRow"/>
              <w:keepNext/>
            </w:pPr>
            <w:r w:rsidRPr="00B7470D">
              <w:rPr>
                <w:b/>
                <w:bCs/>
              </w:rPr>
              <w:t>Frequency:</w:t>
            </w:r>
            <w:r>
              <w:t xml:space="preserve"> Ad-hoc</w:t>
            </w:r>
          </w:p>
        </w:tc>
      </w:tr>
      <w:tr w:rsidR="00DD5BAA" w14:paraId="05E29352" w14:textId="77777777">
        <w:tc>
          <w:tcPr>
            <w:tcW w:w="5000" w:type="pct"/>
            <w:gridSpan w:val="2"/>
            <w:tcBorders>
              <w:top w:val="single" w:sz="6" w:space="0" w:color="auto"/>
              <w:left w:val="single" w:sz="6" w:space="0" w:color="auto"/>
              <w:bottom w:val="single" w:sz="6" w:space="0" w:color="auto"/>
              <w:right w:val="single" w:sz="6" w:space="0" w:color="auto"/>
            </w:tcBorders>
          </w:tcPr>
          <w:p w14:paraId="340D8636" w14:textId="77777777" w:rsidR="00DD5BAA" w:rsidRPr="00DD5BAA" w:rsidRDefault="00DD5BAA" w:rsidP="00A209CD">
            <w:pPr>
              <w:pStyle w:val="TableRow"/>
              <w:keepNext/>
            </w:pPr>
            <w:r>
              <w:rPr>
                <w:b/>
                <w:bCs/>
              </w:rPr>
              <w:t xml:space="preserve">Available from Screen: </w:t>
            </w:r>
            <w:r w:rsidR="00BE49A8">
              <w:t xml:space="preserve">Collections Browser when </w:t>
            </w:r>
            <w:r w:rsidR="00BE49A8">
              <w:rPr>
                <w:rFonts w:eastAsia="SimSun" w:hint="eastAsia"/>
                <w:lang w:eastAsia="zh-SG"/>
              </w:rPr>
              <w:t>Condition Checks</w:t>
            </w:r>
            <w:r w:rsidR="00BE49A8">
              <w:t xml:space="preserve"> selected in the Type combo box, or </w:t>
            </w:r>
            <w:r w:rsidR="00BE49A8">
              <w:rPr>
                <w:rFonts w:eastAsia="SimSun" w:hint="eastAsia"/>
                <w:lang w:eastAsia="zh-SG"/>
              </w:rPr>
              <w:t>Condition Checks</w:t>
            </w:r>
            <w:r w:rsidR="00BE49A8">
              <w:t xml:space="preserve"> node selected within another data type.</w:t>
            </w:r>
          </w:p>
        </w:tc>
      </w:tr>
      <w:tr w:rsidR="00DD5BAA" w14:paraId="53520009" w14:textId="77777777">
        <w:tc>
          <w:tcPr>
            <w:tcW w:w="1409" w:type="pct"/>
            <w:tcBorders>
              <w:top w:val="single" w:sz="6" w:space="0" w:color="auto"/>
              <w:left w:val="single" w:sz="6" w:space="0" w:color="auto"/>
              <w:bottom w:val="nil"/>
              <w:right w:val="nil"/>
            </w:tcBorders>
          </w:tcPr>
          <w:p w14:paraId="603A7220"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3D391E73" w14:textId="77777777" w:rsidR="00DD5BAA" w:rsidRDefault="007C41CB" w:rsidP="00A209CD">
            <w:pPr>
              <w:pStyle w:val="TableRow"/>
              <w:keepNext/>
            </w:pPr>
            <w:r>
              <w:rPr>
                <w:rFonts w:eastAsia="SimSun" w:hint="eastAsia"/>
                <w:lang w:eastAsia="zh-SG"/>
              </w:rPr>
              <w:t>List of Conservation_Check_Keys</w:t>
            </w:r>
          </w:p>
        </w:tc>
      </w:tr>
      <w:tr w:rsidR="007C41CB" w14:paraId="0313297B" w14:textId="77777777">
        <w:tc>
          <w:tcPr>
            <w:tcW w:w="5000" w:type="pct"/>
            <w:gridSpan w:val="2"/>
            <w:tcBorders>
              <w:top w:val="single" w:sz="6" w:space="0" w:color="auto"/>
              <w:left w:val="single" w:sz="6" w:space="0" w:color="auto"/>
              <w:bottom w:val="single" w:sz="6" w:space="0" w:color="auto"/>
              <w:right w:val="single" w:sz="6" w:space="0" w:color="auto"/>
            </w:tcBorders>
          </w:tcPr>
          <w:p w14:paraId="0BD84672" w14:textId="77777777" w:rsidR="007C41CB" w:rsidRDefault="007C41CB" w:rsidP="00A209CD">
            <w:pPr>
              <w:pStyle w:val="TableRow"/>
              <w:keepNext/>
            </w:pPr>
            <w:r w:rsidRPr="00B7470D">
              <w:rPr>
                <w:b/>
                <w:bCs/>
              </w:rPr>
              <w:t>Description:</w:t>
            </w:r>
            <w:r>
              <w:t xml:space="preserve"> List of the </w:t>
            </w:r>
            <w:r>
              <w:rPr>
                <w:rFonts w:eastAsia="SimSun" w:hint="eastAsia"/>
                <w:lang w:eastAsia="zh-SG"/>
              </w:rPr>
              <w:t>condition checks</w:t>
            </w:r>
            <w:r>
              <w:t xml:space="preserve"> currently viewed in the Collections Browser.</w:t>
            </w:r>
          </w:p>
        </w:tc>
      </w:tr>
      <w:tr w:rsidR="007C41CB" w14:paraId="3C50EF77" w14:textId="77777777">
        <w:tc>
          <w:tcPr>
            <w:tcW w:w="5000" w:type="pct"/>
            <w:gridSpan w:val="2"/>
            <w:tcBorders>
              <w:top w:val="single" w:sz="6" w:space="0" w:color="auto"/>
              <w:left w:val="single" w:sz="6" w:space="0" w:color="auto"/>
              <w:bottom w:val="single" w:sz="6" w:space="0" w:color="auto"/>
              <w:right w:val="single" w:sz="6" w:space="0" w:color="auto"/>
            </w:tcBorders>
          </w:tcPr>
          <w:p w14:paraId="112B11A7"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Pr="007C41CB">
              <w:rPr>
                <w:rFonts w:eastAsia="SimSun" w:hint="eastAsia"/>
                <w:lang w:eastAsia="zh-SG"/>
              </w:rPr>
              <w:t>Condition Checks List</w:t>
            </w:r>
          </w:p>
        </w:tc>
      </w:tr>
    </w:tbl>
    <w:p w14:paraId="07FF70C4" w14:textId="77777777" w:rsidR="00DD5BAA" w:rsidRDefault="00DD5BAA" w:rsidP="00DD5BAA"/>
    <w:p w14:paraId="6D95BC15" w14:textId="77777777" w:rsidR="00DD5BAA" w:rsidRDefault="007E2FFE" w:rsidP="00840903">
      <w:pPr>
        <w:pStyle w:val="Heading3"/>
      </w:pPr>
      <w:bookmarkStart w:id="310" w:name="_Toc292878768"/>
      <w:r>
        <w:t>Enquiry Stats CSV File</w:t>
      </w:r>
      <w:bookmarkEnd w:id="310"/>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2EC27744" w14:textId="77777777">
        <w:tc>
          <w:tcPr>
            <w:tcW w:w="5000" w:type="pct"/>
            <w:gridSpan w:val="2"/>
            <w:tcBorders>
              <w:top w:val="single" w:sz="12" w:space="0" w:color="auto"/>
              <w:bottom w:val="single" w:sz="12" w:space="0" w:color="auto"/>
            </w:tcBorders>
            <w:shd w:val="pct25" w:color="auto" w:fill="FFFFFF"/>
          </w:tcPr>
          <w:p w14:paraId="245D6A44" w14:textId="77777777" w:rsidR="00DD5BAA" w:rsidRPr="00A31390" w:rsidRDefault="00DD5BAA" w:rsidP="00A209CD">
            <w:pPr>
              <w:pStyle w:val="TableColumnTitles"/>
              <w:keepNext/>
              <w:jc w:val="center"/>
              <w:rPr>
                <w:rFonts w:eastAsia="SimSun"/>
                <w:lang w:eastAsia="zh-SG"/>
              </w:rPr>
            </w:pPr>
            <w:r>
              <w:t xml:space="preserve">Report Name: </w:t>
            </w:r>
            <w:r w:rsidR="00A31390">
              <w:rPr>
                <w:rFonts w:eastAsia="SimSun" w:hint="eastAsia"/>
                <w:lang w:eastAsia="zh-SG"/>
              </w:rPr>
              <w:t>Enquiry Stats CSV file</w:t>
            </w:r>
          </w:p>
        </w:tc>
      </w:tr>
      <w:tr w:rsidR="00DD5BAA" w14:paraId="6AEF0C0F"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756626E5" w14:textId="77777777" w:rsidR="00DD5BAA" w:rsidRDefault="00DD5BAA" w:rsidP="00A209CD">
            <w:pPr>
              <w:pStyle w:val="TableRow"/>
              <w:keepNext/>
            </w:pPr>
            <w:r w:rsidRPr="00B7470D">
              <w:rPr>
                <w:b/>
                <w:bCs/>
              </w:rPr>
              <w:t>Frequency:</w:t>
            </w:r>
            <w:r>
              <w:t xml:space="preserve"> Ad-hoc</w:t>
            </w:r>
          </w:p>
        </w:tc>
      </w:tr>
      <w:tr w:rsidR="00DD5BAA" w14:paraId="1828EC55" w14:textId="77777777">
        <w:tc>
          <w:tcPr>
            <w:tcW w:w="5000" w:type="pct"/>
            <w:gridSpan w:val="2"/>
            <w:tcBorders>
              <w:top w:val="single" w:sz="6" w:space="0" w:color="auto"/>
              <w:left w:val="single" w:sz="6" w:space="0" w:color="auto"/>
              <w:bottom w:val="single" w:sz="6" w:space="0" w:color="auto"/>
              <w:right w:val="single" w:sz="6" w:space="0" w:color="auto"/>
            </w:tcBorders>
          </w:tcPr>
          <w:p w14:paraId="6FAE98CD" w14:textId="77777777" w:rsidR="00DD5BAA" w:rsidRPr="00DD5BAA" w:rsidRDefault="00DD5BAA" w:rsidP="00A209CD">
            <w:pPr>
              <w:pStyle w:val="TableRow"/>
              <w:keepNext/>
            </w:pPr>
            <w:r>
              <w:rPr>
                <w:b/>
                <w:bCs/>
              </w:rPr>
              <w:t xml:space="preserve">Available from Screen: </w:t>
            </w:r>
            <w:r w:rsidR="007C41CB">
              <w:t xml:space="preserve">Collections Browser when </w:t>
            </w:r>
            <w:r w:rsidR="007C41CB">
              <w:rPr>
                <w:rFonts w:eastAsia="SimSun" w:hint="eastAsia"/>
                <w:lang w:eastAsia="zh-SG"/>
              </w:rPr>
              <w:t>Enquiries</w:t>
            </w:r>
            <w:r w:rsidR="007C41CB">
              <w:t xml:space="preserve"> selected in the Type combo box, or </w:t>
            </w:r>
            <w:r w:rsidR="007C41CB">
              <w:rPr>
                <w:rFonts w:eastAsia="SimSun" w:hint="eastAsia"/>
                <w:lang w:eastAsia="zh-SG"/>
              </w:rPr>
              <w:t>Enquiries</w:t>
            </w:r>
            <w:r w:rsidR="007C41CB">
              <w:t xml:space="preserve"> node selected within another data type</w:t>
            </w:r>
          </w:p>
        </w:tc>
      </w:tr>
      <w:tr w:rsidR="00DD5BAA" w14:paraId="7494551B" w14:textId="77777777">
        <w:tc>
          <w:tcPr>
            <w:tcW w:w="1409" w:type="pct"/>
            <w:tcBorders>
              <w:top w:val="single" w:sz="6" w:space="0" w:color="auto"/>
              <w:left w:val="single" w:sz="6" w:space="0" w:color="auto"/>
              <w:bottom w:val="nil"/>
              <w:right w:val="nil"/>
            </w:tcBorders>
          </w:tcPr>
          <w:p w14:paraId="74FF3618"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7DCB1FEA" w14:textId="77777777" w:rsidR="00DD5BAA" w:rsidRPr="007C41CB" w:rsidRDefault="007C41CB" w:rsidP="00A209CD">
            <w:pPr>
              <w:pStyle w:val="TableRow"/>
              <w:keepNext/>
              <w:rPr>
                <w:rFonts w:eastAsia="SimSun"/>
                <w:lang w:eastAsia="zh-SG"/>
              </w:rPr>
            </w:pPr>
            <w:r>
              <w:rPr>
                <w:rFonts w:eastAsia="SimSun" w:hint="eastAsia"/>
                <w:lang w:eastAsia="zh-SG"/>
              </w:rPr>
              <w:t>Start and end of date range to report on.</w:t>
            </w:r>
          </w:p>
        </w:tc>
      </w:tr>
      <w:tr w:rsidR="00DD5BAA" w14:paraId="6E105FE7" w14:textId="77777777">
        <w:tc>
          <w:tcPr>
            <w:tcW w:w="5000" w:type="pct"/>
            <w:gridSpan w:val="2"/>
            <w:tcBorders>
              <w:top w:val="single" w:sz="6" w:space="0" w:color="auto"/>
              <w:left w:val="single" w:sz="6" w:space="0" w:color="auto"/>
              <w:bottom w:val="single" w:sz="6" w:space="0" w:color="auto"/>
              <w:right w:val="single" w:sz="6" w:space="0" w:color="auto"/>
            </w:tcBorders>
          </w:tcPr>
          <w:p w14:paraId="7991EBCF" w14:textId="77777777" w:rsidR="00A521AC" w:rsidRPr="007C41CB" w:rsidRDefault="00DD5BAA" w:rsidP="00A521AC">
            <w:pPr>
              <w:pStyle w:val="TableRow"/>
              <w:keepNext/>
              <w:rPr>
                <w:rFonts w:eastAsia="SimSun"/>
                <w:lang w:eastAsia="zh-SG"/>
              </w:rPr>
            </w:pPr>
            <w:r w:rsidRPr="00B7470D">
              <w:rPr>
                <w:b/>
                <w:bCs/>
              </w:rPr>
              <w:t>Description:</w:t>
            </w:r>
            <w:r>
              <w:t xml:space="preserve"> </w:t>
            </w:r>
            <w:r w:rsidR="007C41CB">
              <w:rPr>
                <w:rFonts w:eastAsia="SimSun" w:hint="eastAsia"/>
                <w:lang w:eastAsia="zh-SG"/>
              </w:rPr>
              <w:t xml:space="preserve">Cross tabulation report of the number of enquiries </w:t>
            </w:r>
            <w:r w:rsidR="00626448">
              <w:rPr>
                <w:rFonts w:eastAsia="SimSun"/>
                <w:lang w:eastAsia="zh-SG"/>
              </w:rPr>
              <w:t xml:space="preserve">answered </w:t>
            </w:r>
            <w:r w:rsidR="007C41CB">
              <w:rPr>
                <w:rFonts w:eastAsia="SimSun" w:hint="eastAsia"/>
                <w:lang w:eastAsia="zh-SG"/>
              </w:rPr>
              <w:t>per department between a date range.  When this report is requested, the user is requested to enter the start and end of the date range using a dialog</w:t>
            </w:r>
            <w:r w:rsidR="001E754F">
              <w:rPr>
                <w:rFonts w:eastAsia="SimSun"/>
                <w:lang w:eastAsia="zh-SG"/>
              </w:rPr>
              <w:t>, and to select the file path to output the report to (as a csv file).</w:t>
            </w:r>
          </w:p>
        </w:tc>
      </w:tr>
      <w:tr w:rsidR="007C41CB" w14:paraId="6E2E7B40" w14:textId="77777777">
        <w:tc>
          <w:tcPr>
            <w:tcW w:w="5000" w:type="pct"/>
            <w:gridSpan w:val="2"/>
            <w:tcBorders>
              <w:top w:val="single" w:sz="6" w:space="0" w:color="auto"/>
              <w:left w:val="single" w:sz="6" w:space="0" w:color="auto"/>
              <w:bottom w:val="single" w:sz="6" w:space="0" w:color="auto"/>
              <w:right w:val="single" w:sz="6" w:space="0" w:color="auto"/>
            </w:tcBorders>
          </w:tcPr>
          <w:p w14:paraId="053C1CEE" w14:textId="77777777" w:rsidR="007C41CB" w:rsidRPr="007C41CB" w:rsidRDefault="007C41CB" w:rsidP="00E932DF">
            <w:pPr>
              <w:pStyle w:val="TableRow"/>
              <w:rPr>
                <w:rFonts w:eastAsia="SimSun"/>
                <w:b/>
                <w:bCs/>
                <w:lang w:eastAsia="zh-SG"/>
              </w:rPr>
            </w:pPr>
            <w:r>
              <w:rPr>
                <w:rFonts w:eastAsia="SimSun" w:hint="eastAsia"/>
                <w:b/>
                <w:bCs/>
                <w:lang w:eastAsia="zh-SG"/>
              </w:rPr>
              <w:t xml:space="preserve">Report Sections: </w:t>
            </w:r>
            <w:r w:rsidRPr="007C41CB">
              <w:rPr>
                <w:rFonts w:eastAsia="SimSun" w:hint="eastAsia"/>
                <w:lang w:eastAsia="zh-SG"/>
              </w:rPr>
              <w:t>Header, details</w:t>
            </w:r>
          </w:p>
        </w:tc>
      </w:tr>
    </w:tbl>
    <w:p w14:paraId="083B2736" w14:textId="77777777" w:rsidR="00DD5BAA" w:rsidRDefault="00DD5BAA" w:rsidP="00DD5BAA"/>
    <w:p w14:paraId="605BF7E4" w14:textId="77777777" w:rsidR="00DD5BAA" w:rsidRDefault="007E2FFE" w:rsidP="00840903">
      <w:pPr>
        <w:pStyle w:val="Heading3"/>
      </w:pPr>
      <w:bookmarkStart w:id="311" w:name="_Toc292878769"/>
      <w:r>
        <w:t>Exchange Form</w:t>
      </w:r>
      <w:bookmarkEnd w:id="311"/>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D3A6B18" w14:textId="77777777">
        <w:tc>
          <w:tcPr>
            <w:tcW w:w="5000" w:type="pct"/>
            <w:gridSpan w:val="2"/>
            <w:tcBorders>
              <w:top w:val="single" w:sz="12" w:space="0" w:color="auto"/>
              <w:bottom w:val="single" w:sz="12" w:space="0" w:color="auto"/>
            </w:tcBorders>
            <w:shd w:val="pct25" w:color="auto" w:fill="FFFFFF"/>
          </w:tcPr>
          <w:p w14:paraId="4341C549" w14:textId="77777777" w:rsidR="00DD5BAA" w:rsidRPr="00A31390" w:rsidRDefault="00DD5BAA" w:rsidP="00E932DF">
            <w:pPr>
              <w:pStyle w:val="TableColumnTitles"/>
              <w:jc w:val="center"/>
              <w:rPr>
                <w:rFonts w:eastAsia="SimSun"/>
                <w:lang w:eastAsia="zh-SG"/>
              </w:rPr>
            </w:pPr>
            <w:r>
              <w:t xml:space="preserve">Report Name: </w:t>
            </w:r>
            <w:r w:rsidR="00A31390">
              <w:rPr>
                <w:rFonts w:eastAsia="SimSun" w:hint="eastAsia"/>
                <w:lang w:eastAsia="zh-SG"/>
              </w:rPr>
              <w:t>Exchange Form</w:t>
            </w:r>
          </w:p>
        </w:tc>
      </w:tr>
      <w:tr w:rsidR="00DD5BAA" w14:paraId="79801125"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552B4EEF" w14:textId="77777777" w:rsidR="00DD5BAA" w:rsidRPr="007C41CB" w:rsidRDefault="00DD5BAA" w:rsidP="00E932DF">
            <w:pPr>
              <w:pStyle w:val="TableRow"/>
              <w:rPr>
                <w:rFonts w:eastAsia="SimSun"/>
                <w:lang w:eastAsia="zh-SG"/>
              </w:rPr>
            </w:pPr>
            <w:r w:rsidRPr="00B7470D">
              <w:rPr>
                <w:b/>
                <w:bCs/>
              </w:rPr>
              <w:lastRenderedPageBreak/>
              <w:t>Frequency:</w:t>
            </w:r>
            <w:r>
              <w:t xml:space="preserve"> Ad-hoc</w:t>
            </w:r>
            <w:r w:rsidR="007C41CB">
              <w:rPr>
                <w:rFonts w:eastAsia="SimSun" w:hint="eastAsia"/>
                <w:lang w:eastAsia="zh-SG"/>
              </w:rPr>
              <w:t>, used when confirming exchange details.</w:t>
            </w:r>
          </w:p>
        </w:tc>
      </w:tr>
      <w:tr w:rsidR="00DD5BAA" w14:paraId="512B9472" w14:textId="77777777">
        <w:tc>
          <w:tcPr>
            <w:tcW w:w="5000" w:type="pct"/>
            <w:gridSpan w:val="2"/>
            <w:tcBorders>
              <w:top w:val="single" w:sz="6" w:space="0" w:color="auto"/>
              <w:left w:val="single" w:sz="6" w:space="0" w:color="auto"/>
              <w:bottom w:val="single" w:sz="6" w:space="0" w:color="auto"/>
              <w:right w:val="single" w:sz="6" w:space="0" w:color="auto"/>
            </w:tcBorders>
          </w:tcPr>
          <w:p w14:paraId="411EAEFA" w14:textId="77777777" w:rsidR="00DD5BAA" w:rsidRPr="00DD5BAA" w:rsidRDefault="00DD5BAA" w:rsidP="00E932DF">
            <w:pPr>
              <w:pStyle w:val="TableRow"/>
            </w:pPr>
            <w:r>
              <w:rPr>
                <w:b/>
                <w:bCs/>
              </w:rPr>
              <w:t xml:space="preserve">Available from Screen: </w:t>
            </w:r>
            <w:r w:rsidR="007C41CB">
              <w:t>Collections Browser when a</w:t>
            </w:r>
            <w:r w:rsidR="007C41CB">
              <w:rPr>
                <w:rFonts w:eastAsia="SimSun" w:hint="eastAsia"/>
                <w:lang w:eastAsia="zh-SG"/>
              </w:rPr>
              <w:t>n</w:t>
            </w:r>
            <w:r w:rsidR="007C41CB">
              <w:t xml:space="preserve"> </w:t>
            </w:r>
            <w:r w:rsidR="007C41CB">
              <w:rPr>
                <w:rFonts w:eastAsia="SimSun" w:hint="eastAsia"/>
                <w:lang w:eastAsia="zh-SG"/>
              </w:rPr>
              <w:t xml:space="preserve">exchange </w:t>
            </w:r>
            <w:r w:rsidR="007C41CB">
              <w:t>is selected.</w:t>
            </w:r>
          </w:p>
        </w:tc>
      </w:tr>
      <w:tr w:rsidR="00DD5BAA" w14:paraId="355F8A36" w14:textId="77777777">
        <w:tc>
          <w:tcPr>
            <w:tcW w:w="1409" w:type="pct"/>
            <w:tcBorders>
              <w:top w:val="single" w:sz="6" w:space="0" w:color="auto"/>
              <w:left w:val="single" w:sz="6" w:space="0" w:color="auto"/>
              <w:bottom w:val="nil"/>
              <w:right w:val="nil"/>
            </w:tcBorders>
          </w:tcPr>
          <w:p w14:paraId="0FEABB46"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3B1F2873" w14:textId="77777777" w:rsidR="00DD5BAA" w:rsidRPr="007C41CB" w:rsidRDefault="007C41CB" w:rsidP="00E932DF">
            <w:pPr>
              <w:pStyle w:val="TableRow"/>
              <w:rPr>
                <w:rFonts w:eastAsia="SimSun"/>
                <w:lang w:eastAsia="zh-SG"/>
              </w:rPr>
            </w:pPr>
            <w:r>
              <w:rPr>
                <w:rFonts w:eastAsia="SimSun" w:hint="eastAsia"/>
                <w:lang w:eastAsia="zh-SG"/>
              </w:rPr>
              <w:t>Movement_Key (for Exchange Movement Type).</w:t>
            </w:r>
          </w:p>
        </w:tc>
      </w:tr>
      <w:tr w:rsidR="00DD5BAA" w14:paraId="72E9D23E" w14:textId="77777777">
        <w:tc>
          <w:tcPr>
            <w:tcW w:w="5000" w:type="pct"/>
            <w:gridSpan w:val="2"/>
            <w:tcBorders>
              <w:top w:val="single" w:sz="6" w:space="0" w:color="auto"/>
              <w:left w:val="single" w:sz="6" w:space="0" w:color="auto"/>
              <w:bottom w:val="single" w:sz="6" w:space="0" w:color="auto"/>
              <w:right w:val="single" w:sz="6" w:space="0" w:color="auto"/>
            </w:tcBorders>
          </w:tcPr>
          <w:p w14:paraId="2D460991" w14:textId="77777777" w:rsidR="00DD5BAA" w:rsidRDefault="00DD5BAA" w:rsidP="00E932DF">
            <w:pPr>
              <w:pStyle w:val="TableRow"/>
            </w:pPr>
            <w:r w:rsidRPr="00B7470D">
              <w:rPr>
                <w:b/>
                <w:bCs/>
              </w:rPr>
              <w:t>Description:</w:t>
            </w:r>
            <w:r>
              <w:t xml:space="preserve"> </w:t>
            </w:r>
            <w:r w:rsidR="007C41CB">
              <w:rPr>
                <w:rFonts w:eastAsia="SimSun" w:hint="eastAsia"/>
                <w:lang w:eastAsia="zh-SG"/>
              </w:rPr>
              <w:t>Details of a single selected exchange printed in a form suitable for confirming the details of an exchange with the other party.</w:t>
            </w:r>
          </w:p>
        </w:tc>
      </w:tr>
      <w:tr w:rsidR="007C41CB" w14:paraId="49D4AA32" w14:textId="77777777">
        <w:tc>
          <w:tcPr>
            <w:tcW w:w="5000" w:type="pct"/>
            <w:gridSpan w:val="2"/>
            <w:tcBorders>
              <w:top w:val="single" w:sz="6" w:space="0" w:color="auto"/>
              <w:left w:val="single" w:sz="6" w:space="0" w:color="auto"/>
              <w:bottom w:val="single" w:sz="6" w:space="0" w:color="auto"/>
              <w:right w:val="single" w:sz="6" w:space="0" w:color="auto"/>
            </w:tcBorders>
          </w:tcPr>
          <w:p w14:paraId="0F339B2C"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D00C35" w:rsidRPr="00D00C35">
              <w:rPr>
                <w:rFonts w:eastAsia="SimSun" w:hint="eastAsia"/>
                <w:lang w:eastAsia="zh-SG"/>
              </w:rPr>
              <w:t>D</w:t>
            </w:r>
            <w:r w:rsidR="00D00C35" w:rsidRPr="00D00C35">
              <w:rPr>
                <w:rFonts w:eastAsia="SimSun"/>
                <w:lang w:eastAsia="zh-SG"/>
              </w:rPr>
              <w:t>e</w:t>
            </w:r>
            <w:r w:rsidR="00D00C35" w:rsidRPr="00D00C35">
              <w:rPr>
                <w:rFonts w:eastAsia="SimSun" w:hint="eastAsia"/>
                <w:lang w:eastAsia="zh-SG"/>
              </w:rPr>
              <w:t>tails, Material &amp; Ownership Transferred (Specimens, Collections, Stores), Material &amp; Ownership Received (Specimens, Collections, Stores), Valuations, Sources, External References</w:t>
            </w:r>
            <w:r w:rsidR="00B14C25">
              <w:rPr>
                <w:rFonts w:eastAsia="SimSun"/>
                <w:lang w:eastAsia="zh-SG"/>
              </w:rPr>
              <w:t>, Signature.</w:t>
            </w:r>
          </w:p>
        </w:tc>
      </w:tr>
    </w:tbl>
    <w:p w14:paraId="7E921761" w14:textId="77777777" w:rsidR="00DD5BAA" w:rsidRDefault="00DD5BAA" w:rsidP="00DD5BAA"/>
    <w:p w14:paraId="4597CE90" w14:textId="77777777" w:rsidR="00DD5BAA" w:rsidRDefault="007E2FFE" w:rsidP="00840903">
      <w:pPr>
        <w:pStyle w:val="Heading3"/>
      </w:pPr>
      <w:bookmarkStart w:id="312" w:name="_Toc292878770"/>
      <w:r>
        <w:t>Exchanges List</w:t>
      </w:r>
      <w:bookmarkEnd w:id="312"/>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7ABF6E64" w14:textId="77777777">
        <w:tc>
          <w:tcPr>
            <w:tcW w:w="5000" w:type="pct"/>
            <w:gridSpan w:val="2"/>
            <w:tcBorders>
              <w:top w:val="single" w:sz="12" w:space="0" w:color="auto"/>
              <w:bottom w:val="single" w:sz="12" w:space="0" w:color="auto"/>
            </w:tcBorders>
            <w:shd w:val="pct25" w:color="auto" w:fill="FFFFFF"/>
          </w:tcPr>
          <w:p w14:paraId="6BDC3A8F" w14:textId="77777777" w:rsidR="00DD5BAA" w:rsidRPr="00A31390" w:rsidRDefault="00DD5BAA" w:rsidP="00E932DF">
            <w:pPr>
              <w:pStyle w:val="TableColumnTitles"/>
              <w:jc w:val="center"/>
              <w:rPr>
                <w:rFonts w:eastAsia="SimSun"/>
                <w:lang w:eastAsia="zh-SG"/>
              </w:rPr>
            </w:pPr>
            <w:r>
              <w:t xml:space="preserve">Report Name: </w:t>
            </w:r>
            <w:r w:rsidR="00A31390">
              <w:rPr>
                <w:rFonts w:eastAsia="SimSun" w:hint="eastAsia"/>
                <w:lang w:eastAsia="zh-SG"/>
              </w:rPr>
              <w:t>Exchanges List</w:t>
            </w:r>
          </w:p>
        </w:tc>
      </w:tr>
      <w:tr w:rsidR="00DD5BAA" w14:paraId="60BBAE39"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1CFAE8A4" w14:textId="77777777" w:rsidR="00DD5BAA" w:rsidRDefault="00DD5BAA" w:rsidP="00E932DF">
            <w:pPr>
              <w:pStyle w:val="TableRow"/>
            </w:pPr>
            <w:r w:rsidRPr="00B7470D">
              <w:rPr>
                <w:b/>
                <w:bCs/>
              </w:rPr>
              <w:t>Frequency:</w:t>
            </w:r>
            <w:r>
              <w:t xml:space="preserve"> Ad-hoc</w:t>
            </w:r>
          </w:p>
        </w:tc>
      </w:tr>
      <w:tr w:rsidR="007C41CB" w14:paraId="75934761" w14:textId="77777777">
        <w:tc>
          <w:tcPr>
            <w:tcW w:w="5000" w:type="pct"/>
            <w:gridSpan w:val="2"/>
            <w:tcBorders>
              <w:top w:val="single" w:sz="6" w:space="0" w:color="auto"/>
              <w:left w:val="single" w:sz="6" w:space="0" w:color="auto"/>
              <w:bottom w:val="single" w:sz="6" w:space="0" w:color="auto"/>
              <w:right w:val="single" w:sz="6" w:space="0" w:color="auto"/>
            </w:tcBorders>
          </w:tcPr>
          <w:p w14:paraId="1B17A7F6" w14:textId="77777777" w:rsidR="007C41CB" w:rsidRPr="007C41CB" w:rsidRDefault="007C41CB" w:rsidP="00B365CC">
            <w:pPr>
              <w:pStyle w:val="TableRow"/>
              <w:rPr>
                <w:rFonts w:eastAsia="SimSun"/>
                <w:lang w:eastAsia="zh-SG"/>
              </w:rPr>
            </w:pPr>
            <w:r>
              <w:rPr>
                <w:b/>
                <w:bCs/>
              </w:rPr>
              <w:t xml:space="preserve">Available from Screen: </w:t>
            </w:r>
            <w:r>
              <w:t xml:space="preserve">Collections Browser when </w:t>
            </w:r>
            <w:r>
              <w:rPr>
                <w:rFonts w:eastAsia="SimSun" w:hint="eastAsia"/>
                <w:lang w:eastAsia="zh-SG"/>
              </w:rPr>
              <w:t>Exchanges</w:t>
            </w:r>
            <w:r>
              <w:t xml:space="preserve"> selected in the Type combo box, or </w:t>
            </w:r>
            <w:r>
              <w:rPr>
                <w:rFonts w:eastAsia="SimSun" w:hint="eastAsia"/>
                <w:lang w:eastAsia="zh-SG"/>
              </w:rPr>
              <w:t>Exchanges</w:t>
            </w:r>
            <w:r>
              <w:t xml:space="preserve"> node selected within another data type</w:t>
            </w:r>
            <w:r>
              <w:rPr>
                <w:rFonts w:eastAsia="SimSun" w:hint="eastAsia"/>
                <w:lang w:eastAsia="zh-SG"/>
              </w:rPr>
              <w:t>.</w:t>
            </w:r>
          </w:p>
        </w:tc>
      </w:tr>
      <w:tr w:rsidR="00DD5BAA" w14:paraId="17BE660C" w14:textId="77777777">
        <w:tc>
          <w:tcPr>
            <w:tcW w:w="1409" w:type="pct"/>
            <w:tcBorders>
              <w:top w:val="single" w:sz="6" w:space="0" w:color="auto"/>
              <w:left w:val="single" w:sz="6" w:space="0" w:color="auto"/>
              <w:bottom w:val="nil"/>
              <w:right w:val="nil"/>
            </w:tcBorders>
          </w:tcPr>
          <w:p w14:paraId="2E264B3A"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0E20B4A2" w14:textId="77777777" w:rsidR="00DD5BAA" w:rsidRPr="007C41CB" w:rsidRDefault="007C41CB" w:rsidP="00E932DF">
            <w:pPr>
              <w:pStyle w:val="TableRow"/>
              <w:rPr>
                <w:rFonts w:eastAsia="SimSun"/>
                <w:lang w:eastAsia="zh-SG"/>
              </w:rPr>
            </w:pPr>
            <w:r>
              <w:rPr>
                <w:rFonts w:eastAsia="SimSun" w:hint="eastAsia"/>
                <w:lang w:eastAsia="zh-SG"/>
              </w:rPr>
              <w:t>List of Movement_Keys</w:t>
            </w:r>
          </w:p>
        </w:tc>
      </w:tr>
      <w:tr w:rsidR="00DD5BAA" w14:paraId="68F13B90" w14:textId="77777777">
        <w:tc>
          <w:tcPr>
            <w:tcW w:w="5000" w:type="pct"/>
            <w:gridSpan w:val="2"/>
            <w:tcBorders>
              <w:top w:val="single" w:sz="6" w:space="0" w:color="auto"/>
              <w:left w:val="single" w:sz="6" w:space="0" w:color="auto"/>
              <w:bottom w:val="single" w:sz="6" w:space="0" w:color="auto"/>
              <w:right w:val="single" w:sz="6" w:space="0" w:color="auto"/>
            </w:tcBorders>
          </w:tcPr>
          <w:p w14:paraId="7E5DA0DD" w14:textId="77777777" w:rsidR="00DD5BAA" w:rsidRPr="00D00C35" w:rsidRDefault="00DD5BAA" w:rsidP="00E932DF">
            <w:pPr>
              <w:pStyle w:val="TableRow"/>
              <w:rPr>
                <w:rFonts w:eastAsia="SimSun"/>
                <w:lang w:eastAsia="zh-SG"/>
              </w:rPr>
            </w:pPr>
            <w:r w:rsidRPr="00B7470D">
              <w:rPr>
                <w:b/>
                <w:bCs/>
              </w:rPr>
              <w:t>Description:</w:t>
            </w:r>
            <w:r>
              <w:t xml:space="preserve"> </w:t>
            </w:r>
            <w:r w:rsidR="00D00C35">
              <w:rPr>
                <w:rFonts w:eastAsia="SimSun" w:hint="eastAsia"/>
                <w:lang w:eastAsia="zh-SG"/>
              </w:rPr>
              <w:t>Summary list of the selected exchanges.</w:t>
            </w:r>
          </w:p>
        </w:tc>
      </w:tr>
      <w:tr w:rsidR="007C41CB" w14:paraId="19E9C449" w14:textId="77777777">
        <w:tc>
          <w:tcPr>
            <w:tcW w:w="5000" w:type="pct"/>
            <w:gridSpan w:val="2"/>
            <w:tcBorders>
              <w:top w:val="single" w:sz="6" w:space="0" w:color="auto"/>
              <w:left w:val="single" w:sz="6" w:space="0" w:color="auto"/>
              <w:bottom w:val="single" w:sz="6" w:space="0" w:color="auto"/>
              <w:right w:val="single" w:sz="6" w:space="0" w:color="auto"/>
            </w:tcBorders>
          </w:tcPr>
          <w:p w14:paraId="0986F821"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D00C35" w:rsidRPr="00D00C35">
              <w:rPr>
                <w:rFonts w:eastAsia="SimSun" w:hint="eastAsia"/>
                <w:lang w:eastAsia="zh-SG"/>
              </w:rPr>
              <w:t>Exchanges List</w:t>
            </w:r>
          </w:p>
        </w:tc>
      </w:tr>
    </w:tbl>
    <w:p w14:paraId="381BE422" w14:textId="77777777" w:rsidR="00DD5BAA" w:rsidRDefault="00DD5BAA" w:rsidP="00DD5BAA"/>
    <w:p w14:paraId="210BCE5C" w14:textId="77777777" w:rsidR="00DD5BAA" w:rsidRDefault="007E2FFE" w:rsidP="00840903">
      <w:pPr>
        <w:pStyle w:val="Heading3"/>
      </w:pPr>
      <w:bookmarkStart w:id="313" w:name="_Toc292878771"/>
      <w:r>
        <w:t>Funding List</w:t>
      </w:r>
      <w:bookmarkEnd w:id="313"/>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0EF6C6E" w14:textId="77777777">
        <w:tc>
          <w:tcPr>
            <w:tcW w:w="5000" w:type="pct"/>
            <w:gridSpan w:val="2"/>
            <w:tcBorders>
              <w:top w:val="single" w:sz="12" w:space="0" w:color="auto"/>
              <w:bottom w:val="single" w:sz="12" w:space="0" w:color="auto"/>
            </w:tcBorders>
            <w:shd w:val="pct25" w:color="auto" w:fill="FFFFFF"/>
          </w:tcPr>
          <w:p w14:paraId="5CF86960" w14:textId="77777777" w:rsidR="00DD5BAA" w:rsidRPr="00A31390" w:rsidRDefault="00DD5BAA" w:rsidP="00E932DF">
            <w:pPr>
              <w:pStyle w:val="TableColumnTitles"/>
              <w:jc w:val="center"/>
              <w:rPr>
                <w:rFonts w:eastAsia="SimSun"/>
                <w:lang w:eastAsia="zh-SG"/>
              </w:rPr>
            </w:pPr>
            <w:r>
              <w:t xml:space="preserve">Report Name: </w:t>
            </w:r>
            <w:r w:rsidR="00A31390">
              <w:rPr>
                <w:rFonts w:eastAsia="SimSun" w:hint="eastAsia"/>
                <w:lang w:eastAsia="zh-SG"/>
              </w:rPr>
              <w:t>Funding List</w:t>
            </w:r>
          </w:p>
        </w:tc>
      </w:tr>
      <w:tr w:rsidR="00DD5BAA" w14:paraId="20CA86ED"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3C1F88A9" w14:textId="77777777" w:rsidR="00DD5BAA" w:rsidRDefault="00DD5BAA" w:rsidP="00E932DF">
            <w:pPr>
              <w:pStyle w:val="TableRow"/>
            </w:pPr>
            <w:r w:rsidRPr="00B7470D">
              <w:rPr>
                <w:b/>
                <w:bCs/>
              </w:rPr>
              <w:t>Frequency:</w:t>
            </w:r>
            <w:r>
              <w:t xml:space="preserve"> Ad-hoc</w:t>
            </w:r>
          </w:p>
        </w:tc>
      </w:tr>
      <w:tr w:rsidR="00DD5BAA" w14:paraId="624C03DD" w14:textId="77777777">
        <w:tc>
          <w:tcPr>
            <w:tcW w:w="5000" w:type="pct"/>
            <w:gridSpan w:val="2"/>
            <w:tcBorders>
              <w:top w:val="single" w:sz="6" w:space="0" w:color="auto"/>
              <w:left w:val="single" w:sz="6" w:space="0" w:color="auto"/>
              <w:bottom w:val="single" w:sz="6" w:space="0" w:color="auto"/>
              <w:right w:val="single" w:sz="6" w:space="0" w:color="auto"/>
            </w:tcBorders>
          </w:tcPr>
          <w:p w14:paraId="14A6E92C" w14:textId="77777777" w:rsidR="00DD5BAA" w:rsidRPr="00D00C35" w:rsidRDefault="00DD5BAA" w:rsidP="00E932DF">
            <w:pPr>
              <w:pStyle w:val="TableRow"/>
              <w:rPr>
                <w:rFonts w:eastAsia="SimSun"/>
                <w:lang w:eastAsia="zh-SG"/>
              </w:rPr>
            </w:pPr>
            <w:r>
              <w:rPr>
                <w:b/>
                <w:bCs/>
              </w:rPr>
              <w:t xml:space="preserve">Available from Screen: </w:t>
            </w:r>
            <w:r w:rsidR="00D00C35">
              <w:rPr>
                <w:rFonts w:eastAsia="SimSun" w:hint="eastAsia"/>
                <w:lang w:eastAsia="zh-SG"/>
              </w:rPr>
              <w:t>Collections Browser when a Job has been selected, or the Funding node within it.</w:t>
            </w:r>
          </w:p>
        </w:tc>
      </w:tr>
      <w:tr w:rsidR="007C41CB" w14:paraId="24FC426C" w14:textId="77777777">
        <w:tc>
          <w:tcPr>
            <w:tcW w:w="1409" w:type="pct"/>
            <w:tcBorders>
              <w:top w:val="single" w:sz="6" w:space="0" w:color="auto"/>
              <w:left w:val="single" w:sz="6" w:space="0" w:color="auto"/>
              <w:bottom w:val="nil"/>
              <w:right w:val="nil"/>
            </w:tcBorders>
          </w:tcPr>
          <w:p w14:paraId="193D2F0C" w14:textId="77777777" w:rsidR="007C41CB" w:rsidRPr="00B7470D" w:rsidRDefault="007C41CB"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5B429934" w14:textId="77777777" w:rsidR="007C41CB" w:rsidRPr="007C41CB" w:rsidRDefault="00D00C35" w:rsidP="00B365CC">
            <w:pPr>
              <w:pStyle w:val="TableRow"/>
              <w:rPr>
                <w:rFonts w:eastAsia="SimSun"/>
                <w:lang w:eastAsia="zh-SG"/>
              </w:rPr>
            </w:pPr>
            <w:r>
              <w:rPr>
                <w:rFonts w:eastAsia="SimSun" w:hint="eastAsia"/>
                <w:lang w:eastAsia="zh-SG"/>
              </w:rPr>
              <w:t>List of Conservation_Job_Funding_Keys</w:t>
            </w:r>
          </w:p>
        </w:tc>
      </w:tr>
      <w:tr w:rsidR="00DD5BAA" w14:paraId="47E9EB04" w14:textId="77777777">
        <w:tc>
          <w:tcPr>
            <w:tcW w:w="5000" w:type="pct"/>
            <w:gridSpan w:val="2"/>
            <w:tcBorders>
              <w:top w:val="single" w:sz="6" w:space="0" w:color="auto"/>
              <w:left w:val="single" w:sz="6" w:space="0" w:color="auto"/>
              <w:bottom w:val="single" w:sz="6" w:space="0" w:color="auto"/>
              <w:right w:val="single" w:sz="6" w:space="0" w:color="auto"/>
            </w:tcBorders>
          </w:tcPr>
          <w:p w14:paraId="7C8CFD9A" w14:textId="77777777" w:rsidR="00DD5BAA" w:rsidRPr="00D00C35" w:rsidRDefault="00DD5BAA" w:rsidP="00E932DF">
            <w:pPr>
              <w:pStyle w:val="TableRow"/>
              <w:rPr>
                <w:rFonts w:eastAsia="SimSun"/>
                <w:lang w:eastAsia="zh-SG"/>
              </w:rPr>
            </w:pPr>
            <w:r w:rsidRPr="00B7470D">
              <w:rPr>
                <w:b/>
                <w:bCs/>
              </w:rPr>
              <w:t>Description:</w:t>
            </w:r>
            <w:r>
              <w:t xml:space="preserve"> </w:t>
            </w:r>
            <w:r w:rsidR="00D00C35">
              <w:rPr>
                <w:rFonts w:eastAsia="SimSun" w:hint="eastAsia"/>
                <w:lang w:eastAsia="zh-SG"/>
              </w:rPr>
              <w:t>Lists the sources of funding for a conservation job.</w:t>
            </w:r>
          </w:p>
        </w:tc>
      </w:tr>
      <w:tr w:rsidR="007C41CB" w14:paraId="6B3E240A" w14:textId="77777777">
        <w:tc>
          <w:tcPr>
            <w:tcW w:w="5000" w:type="pct"/>
            <w:gridSpan w:val="2"/>
            <w:tcBorders>
              <w:top w:val="single" w:sz="6" w:space="0" w:color="auto"/>
              <w:left w:val="single" w:sz="6" w:space="0" w:color="auto"/>
              <w:bottom w:val="single" w:sz="6" w:space="0" w:color="auto"/>
              <w:right w:val="single" w:sz="6" w:space="0" w:color="auto"/>
            </w:tcBorders>
          </w:tcPr>
          <w:p w14:paraId="73E9CBD8"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D00C35" w:rsidRPr="00D00C35">
              <w:rPr>
                <w:rFonts w:eastAsia="SimSun" w:hint="eastAsia"/>
                <w:lang w:eastAsia="zh-SG"/>
              </w:rPr>
              <w:t>Funding List</w:t>
            </w:r>
          </w:p>
        </w:tc>
      </w:tr>
    </w:tbl>
    <w:p w14:paraId="49F9762A" w14:textId="77777777" w:rsidR="00DD5BAA" w:rsidRDefault="00DD5BAA" w:rsidP="00DD5BAA"/>
    <w:p w14:paraId="0236FDB5" w14:textId="77777777" w:rsidR="00DD5BAA" w:rsidRDefault="007E2FFE" w:rsidP="00840903">
      <w:pPr>
        <w:pStyle w:val="Heading3"/>
      </w:pPr>
      <w:bookmarkStart w:id="314" w:name="_Toc292878772"/>
      <w:r>
        <w:lastRenderedPageBreak/>
        <w:t>Job Detail</w:t>
      </w:r>
      <w:bookmarkEnd w:id="314"/>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7928A860" w14:textId="77777777">
        <w:tc>
          <w:tcPr>
            <w:tcW w:w="5000" w:type="pct"/>
            <w:gridSpan w:val="2"/>
            <w:tcBorders>
              <w:top w:val="single" w:sz="12" w:space="0" w:color="auto"/>
              <w:bottom w:val="single" w:sz="12" w:space="0" w:color="auto"/>
            </w:tcBorders>
            <w:shd w:val="pct25" w:color="auto" w:fill="FFFFFF"/>
          </w:tcPr>
          <w:p w14:paraId="12AFB112" w14:textId="77777777" w:rsidR="00DD5BAA" w:rsidRPr="00D00C35" w:rsidRDefault="00DD5BAA" w:rsidP="00E932DF">
            <w:pPr>
              <w:pStyle w:val="TableColumnTitles"/>
              <w:jc w:val="center"/>
              <w:rPr>
                <w:rFonts w:eastAsia="SimSun"/>
                <w:lang w:eastAsia="zh-SG"/>
              </w:rPr>
            </w:pPr>
            <w:r>
              <w:t xml:space="preserve">Report Name: </w:t>
            </w:r>
            <w:r w:rsidR="00D00C35">
              <w:rPr>
                <w:rFonts w:eastAsia="SimSun" w:hint="eastAsia"/>
                <w:lang w:eastAsia="zh-SG"/>
              </w:rPr>
              <w:t>Job Detail</w:t>
            </w:r>
          </w:p>
        </w:tc>
      </w:tr>
      <w:tr w:rsidR="00DD5BAA" w14:paraId="7F52CAE9"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27D05B7E" w14:textId="77777777" w:rsidR="00DD5BAA" w:rsidRDefault="00DD5BAA" w:rsidP="00E932DF">
            <w:pPr>
              <w:pStyle w:val="TableRow"/>
            </w:pPr>
            <w:r w:rsidRPr="00B7470D">
              <w:rPr>
                <w:b/>
                <w:bCs/>
              </w:rPr>
              <w:t>Frequency:</w:t>
            </w:r>
            <w:r>
              <w:t xml:space="preserve"> Ad-hoc</w:t>
            </w:r>
          </w:p>
        </w:tc>
      </w:tr>
      <w:tr w:rsidR="00DD5BAA" w14:paraId="62A832DB" w14:textId="77777777">
        <w:tc>
          <w:tcPr>
            <w:tcW w:w="5000" w:type="pct"/>
            <w:gridSpan w:val="2"/>
            <w:tcBorders>
              <w:top w:val="single" w:sz="6" w:space="0" w:color="auto"/>
              <w:left w:val="single" w:sz="6" w:space="0" w:color="auto"/>
              <w:bottom w:val="single" w:sz="6" w:space="0" w:color="auto"/>
              <w:right w:val="single" w:sz="6" w:space="0" w:color="auto"/>
            </w:tcBorders>
          </w:tcPr>
          <w:p w14:paraId="263F3A31" w14:textId="77777777" w:rsidR="00DD5BAA" w:rsidRPr="00D00C35" w:rsidRDefault="00DD5BAA" w:rsidP="00E932DF">
            <w:pPr>
              <w:pStyle w:val="TableRow"/>
              <w:rPr>
                <w:rFonts w:eastAsia="SimSun"/>
                <w:lang w:eastAsia="zh-SG"/>
              </w:rPr>
            </w:pPr>
            <w:r>
              <w:rPr>
                <w:b/>
                <w:bCs/>
              </w:rPr>
              <w:t xml:space="preserve">Available from Screen: </w:t>
            </w:r>
            <w:r w:rsidR="00D00C35">
              <w:t xml:space="preserve">Collections Browser when a </w:t>
            </w:r>
            <w:r w:rsidR="00D00C35">
              <w:rPr>
                <w:rFonts w:eastAsia="SimSun" w:hint="eastAsia"/>
                <w:lang w:eastAsia="zh-SG"/>
              </w:rPr>
              <w:t>job</w:t>
            </w:r>
            <w:r w:rsidR="00D00C35">
              <w:t xml:space="preserve"> is selected.</w:t>
            </w:r>
          </w:p>
        </w:tc>
      </w:tr>
      <w:tr w:rsidR="00DD5BAA" w14:paraId="45B48062" w14:textId="77777777">
        <w:tc>
          <w:tcPr>
            <w:tcW w:w="1409" w:type="pct"/>
            <w:tcBorders>
              <w:top w:val="single" w:sz="6" w:space="0" w:color="auto"/>
              <w:left w:val="single" w:sz="6" w:space="0" w:color="auto"/>
              <w:bottom w:val="nil"/>
              <w:right w:val="nil"/>
            </w:tcBorders>
          </w:tcPr>
          <w:p w14:paraId="69B3D937"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33A11522" w14:textId="77777777" w:rsidR="00DD5BAA" w:rsidRPr="00D00C35" w:rsidRDefault="00D00C35" w:rsidP="00E932DF">
            <w:pPr>
              <w:pStyle w:val="TableRow"/>
              <w:rPr>
                <w:rFonts w:eastAsia="SimSun"/>
                <w:lang w:eastAsia="zh-SG"/>
              </w:rPr>
            </w:pPr>
            <w:r>
              <w:rPr>
                <w:rFonts w:eastAsia="SimSun" w:hint="eastAsia"/>
                <w:lang w:eastAsia="zh-SG"/>
              </w:rPr>
              <w:t>Conservation_Job_Key</w:t>
            </w:r>
          </w:p>
        </w:tc>
      </w:tr>
      <w:tr w:rsidR="00DD5BAA" w14:paraId="08CC78CB" w14:textId="77777777">
        <w:tc>
          <w:tcPr>
            <w:tcW w:w="5000" w:type="pct"/>
            <w:gridSpan w:val="2"/>
            <w:tcBorders>
              <w:top w:val="single" w:sz="6" w:space="0" w:color="auto"/>
              <w:left w:val="single" w:sz="6" w:space="0" w:color="auto"/>
              <w:bottom w:val="single" w:sz="6" w:space="0" w:color="auto"/>
              <w:right w:val="single" w:sz="6" w:space="0" w:color="auto"/>
            </w:tcBorders>
          </w:tcPr>
          <w:p w14:paraId="38AE10EF" w14:textId="77777777" w:rsidR="00DD5BAA" w:rsidRPr="00D00C35" w:rsidRDefault="00DD5BAA" w:rsidP="00E932DF">
            <w:pPr>
              <w:pStyle w:val="TableRow"/>
              <w:rPr>
                <w:rFonts w:eastAsia="SimSun"/>
                <w:lang w:eastAsia="zh-SG"/>
              </w:rPr>
            </w:pPr>
            <w:r w:rsidRPr="00B7470D">
              <w:rPr>
                <w:b/>
                <w:bCs/>
              </w:rPr>
              <w:t>Description:</w:t>
            </w:r>
            <w:r>
              <w:t xml:space="preserve"> </w:t>
            </w:r>
            <w:r w:rsidR="00D00C35">
              <w:rPr>
                <w:rFonts w:eastAsia="SimSun" w:hint="eastAsia"/>
                <w:lang w:eastAsia="zh-SG"/>
              </w:rPr>
              <w:t>Details of a single selected job.</w:t>
            </w:r>
          </w:p>
        </w:tc>
      </w:tr>
      <w:tr w:rsidR="007C41CB" w14:paraId="46E60715" w14:textId="77777777">
        <w:tc>
          <w:tcPr>
            <w:tcW w:w="5000" w:type="pct"/>
            <w:gridSpan w:val="2"/>
            <w:tcBorders>
              <w:top w:val="single" w:sz="6" w:space="0" w:color="auto"/>
              <w:left w:val="single" w:sz="6" w:space="0" w:color="auto"/>
              <w:bottom w:val="single" w:sz="6" w:space="0" w:color="auto"/>
              <w:right w:val="single" w:sz="6" w:space="0" w:color="auto"/>
            </w:tcBorders>
          </w:tcPr>
          <w:p w14:paraId="2742C0AA"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D00C35" w:rsidRPr="00D00C35">
              <w:rPr>
                <w:rFonts w:eastAsia="SimSun" w:hint="eastAsia"/>
                <w:lang w:eastAsia="zh-SG"/>
              </w:rPr>
              <w:t>General, Tasks Included, M</w:t>
            </w:r>
            <w:r w:rsidR="00D00C35" w:rsidRPr="00D00C35">
              <w:rPr>
                <w:rFonts w:eastAsia="SimSun"/>
                <w:lang w:eastAsia="zh-SG"/>
              </w:rPr>
              <w:t>a</w:t>
            </w:r>
            <w:r w:rsidR="00D00C35" w:rsidRPr="00D00C35">
              <w:rPr>
                <w:rFonts w:eastAsia="SimSun" w:hint="eastAsia"/>
                <w:lang w:eastAsia="zh-SG"/>
              </w:rPr>
              <w:t>terial List, Funding Sources, Storage Location (Collections, Specimens, Stores grouped by Storage Location), Sources, External References</w:t>
            </w:r>
          </w:p>
        </w:tc>
      </w:tr>
    </w:tbl>
    <w:p w14:paraId="01AA9BDB" w14:textId="77777777" w:rsidR="00DD5BAA" w:rsidRDefault="00DD5BAA" w:rsidP="00DD5BAA"/>
    <w:p w14:paraId="0929D144" w14:textId="77777777" w:rsidR="00DD5BAA" w:rsidRDefault="007E2FFE" w:rsidP="00840903">
      <w:pPr>
        <w:pStyle w:val="Heading3"/>
      </w:pPr>
      <w:bookmarkStart w:id="315" w:name="_Toc292878773"/>
      <w:r>
        <w:t>Jobs List</w:t>
      </w:r>
      <w:bookmarkEnd w:id="315"/>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58C075FA" w14:textId="77777777">
        <w:tc>
          <w:tcPr>
            <w:tcW w:w="5000" w:type="pct"/>
            <w:gridSpan w:val="2"/>
            <w:tcBorders>
              <w:top w:val="single" w:sz="12" w:space="0" w:color="auto"/>
              <w:bottom w:val="single" w:sz="12" w:space="0" w:color="auto"/>
            </w:tcBorders>
            <w:shd w:val="pct25" w:color="auto" w:fill="FFFFFF"/>
          </w:tcPr>
          <w:p w14:paraId="244DD3BB" w14:textId="77777777" w:rsidR="00DD5BAA" w:rsidRPr="00D00C35" w:rsidRDefault="00DD5BAA" w:rsidP="00E932DF">
            <w:pPr>
              <w:pStyle w:val="TableColumnTitles"/>
              <w:jc w:val="center"/>
              <w:rPr>
                <w:rFonts w:eastAsia="SimSun"/>
                <w:lang w:eastAsia="zh-SG"/>
              </w:rPr>
            </w:pPr>
            <w:r>
              <w:t xml:space="preserve">Report Name: </w:t>
            </w:r>
            <w:r w:rsidR="00D00C35">
              <w:rPr>
                <w:rFonts w:eastAsia="SimSun" w:hint="eastAsia"/>
                <w:lang w:eastAsia="zh-SG"/>
              </w:rPr>
              <w:t>Jobs List</w:t>
            </w:r>
          </w:p>
        </w:tc>
      </w:tr>
      <w:tr w:rsidR="00DD5BAA" w14:paraId="08D3739D"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6A7AEC98" w14:textId="77777777" w:rsidR="00DD5BAA" w:rsidRDefault="00DD5BAA" w:rsidP="00E932DF">
            <w:pPr>
              <w:pStyle w:val="TableRow"/>
            </w:pPr>
            <w:r w:rsidRPr="00B7470D">
              <w:rPr>
                <w:b/>
                <w:bCs/>
              </w:rPr>
              <w:t>Frequency:</w:t>
            </w:r>
            <w:r>
              <w:t xml:space="preserve"> Ad-hoc</w:t>
            </w:r>
          </w:p>
        </w:tc>
      </w:tr>
      <w:tr w:rsidR="00A31390" w14:paraId="317831BE" w14:textId="77777777">
        <w:tc>
          <w:tcPr>
            <w:tcW w:w="5000" w:type="pct"/>
            <w:gridSpan w:val="2"/>
            <w:tcBorders>
              <w:top w:val="single" w:sz="6" w:space="0" w:color="auto"/>
              <w:left w:val="single" w:sz="6" w:space="0" w:color="auto"/>
              <w:bottom w:val="single" w:sz="6" w:space="0" w:color="auto"/>
              <w:right w:val="single" w:sz="6" w:space="0" w:color="auto"/>
            </w:tcBorders>
          </w:tcPr>
          <w:p w14:paraId="33071332" w14:textId="77777777" w:rsidR="00A31390" w:rsidRPr="00DD5BAA" w:rsidRDefault="00A31390" w:rsidP="00530647">
            <w:pPr>
              <w:pStyle w:val="TableRow"/>
            </w:pPr>
            <w:r>
              <w:rPr>
                <w:b/>
                <w:bCs/>
              </w:rPr>
              <w:t xml:space="preserve">Available from Screen: </w:t>
            </w:r>
            <w:r w:rsidR="00D00C35">
              <w:t xml:space="preserve">Collections Browser when </w:t>
            </w:r>
            <w:r w:rsidR="00D00C35">
              <w:rPr>
                <w:rFonts w:eastAsia="SimSun" w:hint="eastAsia"/>
                <w:lang w:eastAsia="zh-SG"/>
              </w:rPr>
              <w:t>Jobs</w:t>
            </w:r>
            <w:r w:rsidR="00D00C35">
              <w:t xml:space="preserve"> selected in the Type combo box, or </w:t>
            </w:r>
            <w:r w:rsidR="00D00C35">
              <w:rPr>
                <w:rFonts w:eastAsia="SimSun" w:hint="eastAsia"/>
                <w:lang w:eastAsia="zh-SG"/>
              </w:rPr>
              <w:t>Jobs</w:t>
            </w:r>
            <w:r w:rsidR="00D00C35">
              <w:t xml:space="preserve"> node selected within another data type</w:t>
            </w:r>
            <w:r w:rsidR="00D00C35">
              <w:rPr>
                <w:rFonts w:eastAsia="SimSun" w:hint="eastAsia"/>
                <w:lang w:eastAsia="zh-SG"/>
              </w:rPr>
              <w:t>.</w:t>
            </w:r>
          </w:p>
        </w:tc>
      </w:tr>
      <w:tr w:rsidR="00DD5BAA" w14:paraId="70CECABA" w14:textId="77777777">
        <w:tc>
          <w:tcPr>
            <w:tcW w:w="1409" w:type="pct"/>
            <w:tcBorders>
              <w:top w:val="single" w:sz="6" w:space="0" w:color="auto"/>
              <w:left w:val="single" w:sz="6" w:space="0" w:color="auto"/>
              <w:bottom w:val="nil"/>
              <w:right w:val="nil"/>
            </w:tcBorders>
          </w:tcPr>
          <w:p w14:paraId="6B1911EC"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3BD18B03" w14:textId="77777777" w:rsidR="00DD5BAA" w:rsidRPr="00D00C35" w:rsidRDefault="00D00C35" w:rsidP="00E932DF">
            <w:pPr>
              <w:pStyle w:val="TableRow"/>
              <w:rPr>
                <w:rFonts w:eastAsia="SimSun"/>
                <w:lang w:eastAsia="zh-SG"/>
              </w:rPr>
            </w:pPr>
            <w:r>
              <w:rPr>
                <w:rFonts w:eastAsia="SimSun" w:hint="eastAsia"/>
                <w:lang w:eastAsia="zh-SG"/>
              </w:rPr>
              <w:t>List of Conservation_Job_Keys</w:t>
            </w:r>
          </w:p>
        </w:tc>
      </w:tr>
      <w:tr w:rsidR="00DD5BAA" w14:paraId="7CECC2A3" w14:textId="77777777">
        <w:tc>
          <w:tcPr>
            <w:tcW w:w="5000" w:type="pct"/>
            <w:gridSpan w:val="2"/>
            <w:tcBorders>
              <w:top w:val="single" w:sz="6" w:space="0" w:color="auto"/>
              <w:left w:val="single" w:sz="6" w:space="0" w:color="auto"/>
              <w:bottom w:val="single" w:sz="6" w:space="0" w:color="auto"/>
              <w:right w:val="single" w:sz="6" w:space="0" w:color="auto"/>
            </w:tcBorders>
          </w:tcPr>
          <w:p w14:paraId="48443D34" w14:textId="77777777" w:rsidR="00DD5BAA" w:rsidRPr="00D00C35" w:rsidRDefault="00DD5BAA" w:rsidP="00E932DF">
            <w:pPr>
              <w:pStyle w:val="TableRow"/>
              <w:rPr>
                <w:rFonts w:eastAsia="SimSun"/>
                <w:lang w:eastAsia="zh-SG"/>
              </w:rPr>
            </w:pPr>
            <w:r w:rsidRPr="00B7470D">
              <w:rPr>
                <w:b/>
                <w:bCs/>
              </w:rPr>
              <w:t>Description:</w:t>
            </w:r>
            <w:r>
              <w:t xml:space="preserve"> </w:t>
            </w:r>
            <w:r w:rsidR="00D00C35">
              <w:rPr>
                <w:rFonts w:eastAsia="SimSun" w:hint="eastAsia"/>
                <w:lang w:eastAsia="zh-SG"/>
              </w:rPr>
              <w:t>Summary List of Jobs</w:t>
            </w:r>
          </w:p>
        </w:tc>
      </w:tr>
      <w:tr w:rsidR="007C41CB" w14:paraId="2474EC08" w14:textId="77777777">
        <w:tc>
          <w:tcPr>
            <w:tcW w:w="5000" w:type="pct"/>
            <w:gridSpan w:val="2"/>
            <w:tcBorders>
              <w:top w:val="single" w:sz="6" w:space="0" w:color="auto"/>
              <w:left w:val="single" w:sz="6" w:space="0" w:color="auto"/>
              <w:bottom w:val="single" w:sz="6" w:space="0" w:color="auto"/>
              <w:right w:val="single" w:sz="6" w:space="0" w:color="auto"/>
            </w:tcBorders>
          </w:tcPr>
          <w:p w14:paraId="21F3E3BF" w14:textId="77777777" w:rsidR="007C41CB" w:rsidRPr="007C41CB" w:rsidRDefault="007C41CB" w:rsidP="00B365CC">
            <w:pPr>
              <w:pStyle w:val="TableRow"/>
              <w:rPr>
                <w:rFonts w:eastAsia="SimSun"/>
                <w:b/>
                <w:bCs/>
                <w:lang w:eastAsia="zh-SG"/>
              </w:rPr>
            </w:pPr>
            <w:r>
              <w:rPr>
                <w:rFonts w:eastAsia="SimSun" w:hint="eastAsia"/>
                <w:b/>
                <w:bCs/>
                <w:lang w:eastAsia="zh-SG"/>
              </w:rPr>
              <w:t>Report Sections:</w:t>
            </w:r>
            <w:r w:rsidR="00D00C35">
              <w:rPr>
                <w:rFonts w:eastAsia="SimSun" w:hint="eastAsia"/>
                <w:b/>
                <w:bCs/>
                <w:lang w:eastAsia="zh-SG"/>
              </w:rPr>
              <w:t xml:space="preserve"> </w:t>
            </w:r>
            <w:r w:rsidR="00D00C35" w:rsidRPr="00D00C35">
              <w:rPr>
                <w:rFonts w:eastAsia="SimSun" w:hint="eastAsia"/>
                <w:lang w:eastAsia="zh-SG"/>
              </w:rPr>
              <w:t>Jobs List</w:t>
            </w:r>
            <w:r>
              <w:rPr>
                <w:rFonts w:eastAsia="SimSun" w:hint="eastAsia"/>
                <w:b/>
                <w:bCs/>
                <w:lang w:eastAsia="zh-SG"/>
              </w:rPr>
              <w:t xml:space="preserve"> </w:t>
            </w:r>
          </w:p>
        </w:tc>
      </w:tr>
    </w:tbl>
    <w:p w14:paraId="348FB9FC" w14:textId="77777777" w:rsidR="00DD5BAA" w:rsidRDefault="00DD5BAA" w:rsidP="00DD5BAA"/>
    <w:p w14:paraId="08DED28A" w14:textId="77777777" w:rsidR="00DD5BAA" w:rsidRDefault="007E2FFE" w:rsidP="00840903">
      <w:pPr>
        <w:pStyle w:val="Heading3"/>
      </w:pPr>
      <w:bookmarkStart w:id="316" w:name="_Toc292878774"/>
      <w:r>
        <w:t>Loan Form</w:t>
      </w:r>
      <w:bookmarkEnd w:id="316"/>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1184A764" w14:textId="77777777">
        <w:tc>
          <w:tcPr>
            <w:tcW w:w="5000" w:type="pct"/>
            <w:gridSpan w:val="2"/>
            <w:tcBorders>
              <w:top w:val="single" w:sz="12" w:space="0" w:color="auto"/>
              <w:bottom w:val="single" w:sz="12" w:space="0" w:color="auto"/>
            </w:tcBorders>
            <w:shd w:val="pct25" w:color="auto" w:fill="FFFFFF"/>
          </w:tcPr>
          <w:p w14:paraId="673FB160"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Loan Form</w:t>
            </w:r>
          </w:p>
        </w:tc>
      </w:tr>
      <w:tr w:rsidR="00DD5BAA" w14:paraId="58059542"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29164FF1" w14:textId="77777777" w:rsidR="00DD5BAA" w:rsidRDefault="00DD5BAA" w:rsidP="00A209CD">
            <w:pPr>
              <w:pStyle w:val="TableRow"/>
              <w:keepNext/>
            </w:pPr>
            <w:r w:rsidRPr="00B7470D">
              <w:rPr>
                <w:b/>
                <w:bCs/>
              </w:rPr>
              <w:t>Frequency:</w:t>
            </w:r>
            <w:r>
              <w:t xml:space="preserve"> Ad-hoc</w:t>
            </w:r>
          </w:p>
        </w:tc>
      </w:tr>
      <w:tr w:rsidR="00DD5BAA" w14:paraId="3C1E8439" w14:textId="77777777">
        <w:tc>
          <w:tcPr>
            <w:tcW w:w="5000" w:type="pct"/>
            <w:gridSpan w:val="2"/>
            <w:tcBorders>
              <w:top w:val="single" w:sz="6" w:space="0" w:color="auto"/>
              <w:left w:val="single" w:sz="6" w:space="0" w:color="auto"/>
              <w:bottom w:val="single" w:sz="6" w:space="0" w:color="auto"/>
              <w:right w:val="single" w:sz="6" w:space="0" w:color="auto"/>
            </w:tcBorders>
          </w:tcPr>
          <w:p w14:paraId="693BF478" w14:textId="77777777" w:rsidR="00DD5BAA" w:rsidRPr="00B15498" w:rsidRDefault="00DD5BAA" w:rsidP="00A209CD">
            <w:pPr>
              <w:pStyle w:val="TableRow"/>
              <w:keepNext/>
              <w:rPr>
                <w:rFonts w:eastAsia="SimSun"/>
                <w:lang w:eastAsia="zh-SG"/>
              </w:rPr>
            </w:pPr>
            <w:r>
              <w:rPr>
                <w:b/>
                <w:bCs/>
              </w:rPr>
              <w:t xml:space="preserve">Available from Screen: </w:t>
            </w:r>
            <w:r w:rsidR="00B15498">
              <w:t xml:space="preserve">Collections Browser when a </w:t>
            </w:r>
            <w:r w:rsidR="00B15498">
              <w:rPr>
                <w:rFonts w:eastAsia="SimSun" w:hint="eastAsia"/>
                <w:lang w:eastAsia="zh-SG"/>
              </w:rPr>
              <w:t>loan</w:t>
            </w:r>
            <w:r w:rsidR="00B15498">
              <w:t xml:space="preserve"> is selected.</w:t>
            </w:r>
          </w:p>
        </w:tc>
      </w:tr>
      <w:tr w:rsidR="00DD5BAA" w14:paraId="770E700A" w14:textId="77777777">
        <w:tc>
          <w:tcPr>
            <w:tcW w:w="1409" w:type="pct"/>
            <w:tcBorders>
              <w:top w:val="single" w:sz="6" w:space="0" w:color="auto"/>
              <w:left w:val="single" w:sz="6" w:space="0" w:color="auto"/>
              <w:bottom w:val="nil"/>
              <w:right w:val="nil"/>
            </w:tcBorders>
          </w:tcPr>
          <w:p w14:paraId="79C3565F"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55D56848" w14:textId="77777777" w:rsidR="00DD5BAA" w:rsidRPr="00B15498" w:rsidRDefault="00B15498" w:rsidP="00A209CD">
            <w:pPr>
              <w:pStyle w:val="TableRow"/>
              <w:keepNext/>
              <w:rPr>
                <w:rFonts w:eastAsia="SimSun"/>
                <w:lang w:eastAsia="zh-SG"/>
              </w:rPr>
            </w:pPr>
            <w:r>
              <w:rPr>
                <w:rFonts w:eastAsia="SimSun" w:hint="eastAsia"/>
                <w:lang w:eastAsia="zh-SG"/>
              </w:rPr>
              <w:t>Movement_Key</w:t>
            </w:r>
          </w:p>
        </w:tc>
      </w:tr>
      <w:tr w:rsidR="00DD5BAA" w14:paraId="46FDF12F" w14:textId="77777777">
        <w:tc>
          <w:tcPr>
            <w:tcW w:w="5000" w:type="pct"/>
            <w:gridSpan w:val="2"/>
            <w:tcBorders>
              <w:top w:val="single" w:sz="6" w:space="0" w:color="auto"/>
              <w:left w:val="single" w:sz="6" w:space="0" w:color="auto"/>
              <w:bottom w:val="single" w:sz="6" w:space="0" w:color="auto"/>
              <w:right w:val="single" w:sz="6" w:space="0" w:color="auto"/>
            </w:tcBorders>
          </w:tcPr>
          <w:p w14:paraId="7FED2052" w14:textId="77777777" w:rsidR="00DD5BAA" w:rsidRPr="00B15498" w:rsidRDefault="00DD5BAA" w:rsidP="00A209CD">
            <w:pPr>
              <w:pStyle w:val="TableRow"/>
              <w:keepNext/>
              <w:rPr>
                <w:rFonts w:eastAsia="SimSun"/>
                <w:lang w:eastAsia="zh-SG"/>
              </w:rPr>
            </w:pPr>
            <w:r w:rsidRPr="00B7470D">
              <w:rPr>
                <w:b/>
                <w:bCs/>
              </w:rPr>
              <w:t>Description:</w:t>
            </w:r>
            <w:r>
              <w:t xml:space="preserve"> </w:t>
            </w:r>
            <w:r w:rsidR="00B15498">
              <w:rPr>
                <w:rFonts w:eastAsia="SimSun" w:hint="eastAsia"/>
                <w:lang w:eastAsia="zh-SG"/>
              </w:rPr>
              <w:t xml:space="preserve">Details of a single selected loan.  </w:t>
            </w:r>
            <w:r w:rsidR="00B15498">
              <w:rPr>
                <w:rFonts w:eastAsia="SimSun"/>
                <w:lang w:eastAsia="zh-SG"/>
              </w:rPr>
              <w:t>The</w:t>
            </w:r>
            <w:r w:rsidR="00B15498">
              <w:rPr>
                <w:rFonts w:eastAsia="SimSun" w:hint="eastAsia"/>
                <w:lang w:eastAsia="zh-SG"/>
              </w:rPr>
              <w:t xml:space="preserve"> report includes space for obtaining signatures to agree the loan.</w:t>
            </w:r>
          </w:p>
        </w:tc>
      </w:tr>
      <w:tr w:rsidR="007C41CB" w14:paraId="6DDE60AD" w14:textId="77777777">
        <w:tc>
          <w:tcPr>
            <w:tcW w:w="5000" w:type="pct"/>
            <w:gridSpan w:val="2"/>
            <w:tcBorders>
              <w:top w:val="single" w:sz="6" w:space="0" w:color="auto"/>
              <w:left w:val="single" w:sz="6" w:space="0" w:color="auto"/>
              <w:bottom w:val="single" w:sz="6" w:space="0" w:color="auto"/>
              <w:right w:val="single" w:sz="6" w:space="0" w:color="auto"/>
            </w:tcBorders>
          </w:tcPr>
          <w:p w14:paraId="171A7A9C"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15498" w:rsidRPr="00B15498">
              <w:rPr>
                <w:rFonts w:eastAsia="SimSun" w:hint="eastAsia"/>
                <w:lang w:eastAsia="zh-SG"/>
              </w:rPr>
              <w:t>Details, Material Loaned (Specimens, Collections, Stores), Valuations, Sources, External References</w:t>
            </w:r>
          </w:p>
        </w:tc>
      </w:tr>
    </w:tbl>
    <w:p w14:paraId="072FBAEC" w14:textId="77777777" w:rsidR="00DD5BAA" w:rsidRDefault="00DD5BAA" w:rsidP="00DD5BAA"/>
    <w:p w14:paraId="4D229CC4" w14:textId="77777777" w:rsidR="00DD5BAA" w:rsidRDefault="007E2FFE" w:rsidP="00840903">
      <w:pPr>
        <w:pStyle w:val="Heading3"/>
      </w:pPr>
      <w:bookmarkStart w:id="317" w:name="_Toc292878775"/>
      <w:r>
        <w:t>Loans List</w:t>
      </w:r>
      <w:bookmarkEnd w:id="317"/>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027FDAD" w14:textId="77777777">
        <w:tc>
          <w:tcPr>
            <w:tcW w:w="5000" w:type="pct"/>
            <w:gridSpan w:val="2"/>
            <w:tcBorders>
              <w:top w:val="single" w:sz="12" w:space="0" w:color="auto"/>
              <w:bottom w:val="single" w:sz="12" w:space="0" w:color="auto"/>
            </w:tcBorders>
            <w:shd w:val="pct25" w:color="auto" w:fill="FFFFFF"/>
          </w:tcPr>
          <w:p w14:paraId="43E4EB69"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Loans List</w:t>
            </w:r>
          </w:p>
        </w:tc>
      </w:tr>
      <w:tr w:rsidR="00DD5BAA" w14:paraId="60FDEE0C"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593BAA37" w14:textId="77777777" w:rsidR="00DD5BAA" w:rsidRDefault="00DD5BAA" w:rsidP="00A209CD">
            <w:pPr>
              <w:pStyle w:val="TableRow"/>
              <w:keepNext/>
            </w:pPr>
            <w:r w:rsidRPr="00B7470D">
              <w:rPr>
                <w:b/>
                <w:bCs/>
              </w:rPr>
              <w:t>Frequency:</w:t>
            </w:r>
            <w:r>
              <w:t xml:space="preserve"> Ad-hoc</w:t>
            </w:r>
          </w:p>
        </w:tc>
      </w:tr>
      <w:tr w:rsidR="00DD5BAA" w14:paraId="52E64B3C" w14:textId="77777777">
        <w:tc>
          <w:tcPr>
            <w:tcW w:w="5000" w:type="pct"/>
            <w:gridSpan w:val="2"/>
            <w:tcBorders>
              <w:top w:val="single" w:sz="6" w:space="0" w:color="auto"/>
              <w:left w:val="single" w:sz="6" w:space="0" w:color="auto"/>
              <w:bottom w:val="single" w:sz="6" w:space="0" w:color="auto"/>
              <w:right w:val="single" w:sz="6" w:space="0" w:color="auto"/>
            </w:tcBorders>
          </w:tcPr>
          <w:p w14:paraId="08A23C0C" w14:textId="77777777" w:rsidR="00DD5BAA" w:rsidRPr="00DD5BAA" w:rsidRDefault="00B15498" w:rsidP="00A209CD">
            <w:pPr>
              <w:pStyle w:val="TableRow"/>
              <w:keepNext/>
            </w:pPr>
            <w:r>
              <w:rPr>
                <w:b/>
                <w:bCs/>
              </w:rPr>
              <w:t xml:space="preserve">Available from Screen: </w:t>
            </w:r>
            <w:r>
              <w:t xml:space="preserve">Collections Browser when </w:t>
            </w:r>
            <w:r>
              <w:rPr>
                <w:rFonts w:eastAsia="SimSun" w:hint="eastAsia"/>
                <w:lang w:eastAsia="zh-SG"/>
              </w:rPr>
              <w:t>Loans</w:t>
            </w:r>
            <w:r>
              <w:t xml:space="preserve"> selected in the Type combo box, or </w:t>
            </w:r>
            <w:r>
              <w:rPr>
                <w:rFonts w:eastAsia="SimSun" w:hint="eastAsia"/>
                <w:lang w:eastAsia="zh-SG"/>
              </w:rPr>
              <w:t>Loans</w:t>
            </w:r>
            <w:r>
              <w:t xml:space="preserve"> node selected within another data type</w:t>
            </w:r>
            <w:r>
              <w:rPr>
                <w:rFonts w:eastAsia="SimSun" w:hint="eastAsia"/>
                <w:lang w:eastAsia="zh-SG"/>
              </w:rPr>
              <w:t>.</w:t>
            </w:r>
          </w:p>
        </w:tc>
      </w:tr>
      <w:tr w:rsidR="00DD5BAA" w14:paraId="4EEB6528" w14:textId="77777777">
        <w:tc>
          <w:tcPr>
            <w:tcW w:w="1409" w:type="pct"/>
            <w:tcBorders>
              <w:top w:val="single" w:sz="6" w:space="0" w:color="auto"/>
              <w:left w:val="single" w:sz="6" w:space="0" w:color="auto"/>
              <w:bottom w:val="nil"/>
              <w:right w:val="nil"/>
            </w:tcBorders>
          </w:tcPr>
          <w:p w14:paraId="67E12372"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4319C6C6" w14:textId="77777777" w:rsidR="00DD5BAA" w:rsidRPr="00B15498" w:rsidRDefault="00DD5BAA" w:rsidP="00A209CD">
            <w:pPr>
              <w:pStyle w:val="TableRow"/>
              <w:keepNext/>
              <w:rPr>
                <w:rFonts w:eastAsia="SimSun"/>
                <w:lang w:eastAsia="zh-SG"/>
              </w:rPr>
            </w:pPr>
            <w:r>
              <w:t xml:space="preserve">List of </w:t>
            </w:r>
            <w:r w:rsidR="00B15498">
              <w:rPr>
                <w:rFonts w:eastAsia="SimSun" w:hint="eastAsia"/>
                <w:lang w:eastAsia="zh-SG"/>
              </w:rPr>
              <w:t>Movement_Keys</w:t>
            </w:r>
          </w:p>
        </w:tc>
      </w:tr>
      <w:tr w:rsidR="00DD5BAA" w14:paraId="5A833ADE" w14:textId="77777777">
        <w:tc>
          <w:tcPr>
            <w:tcW w:w="5000" w:type="pct"/>
            <w:gridSpan w:val="2"/>
            <w:tcBorders>
              <w:top w:val="single" w:sz="6" w:space="0" w:color="auto"/>
              <w:left w:val="single" w:sz="6" w:space="0" w:color="auto"/>
              <w:bottom w:val="single" w:sz="6" w:space="0" w:color="auto"/>
              <w:right w:val="single" w:sz="6" w:space="0" w:color="auto"/>
            </w:tcBorders>
          </w:tcPr>
          <w:p w14:paraId="37949775" w14:textId="77777777" w:rsidR="00DD5BAA" w:rsidRPr="00B15498" w:rsidRDefault="00DD5BAA" w:rsidP="00A209CD">
            <w:pPr>
              <w:pStyle w:val="TableRow"/>
              <w:keepNext/>
              <w:rPr>
                <w:rFonts w:eastAsia="SimSun"/>
                <w:lang w:eastAsia="zh-SG"/>
              </w:rPr>
            </w:pPr>
            <w:r w:rsidRPr="00B7470D">
              <w:rPr>
                <w:b/>
                <w:bCs/>
              </w:rPr>
              <w:t>Description:</w:t>
            </w:r>
            <w:r>
              <w:t xml:space="preserve"> </w:t>
            </w:r>
            <w:r w:rsidR="00B15498">
              <w:rPr>
                <w:rFonts w:eastAsia="SimSun" w:hint="eastAsia"/>
                <w:lang w:eastAsia="zh-SG"/>
              </w:rPr>
              <w:t>Summary list of loans.</w:t>
            </w:r>
          </w:p>
        </w:tc>
      </w:tr>
      <w:tr w:rsidR="007C41CB" w14:paraId="10BE0894" w14:textId="77777777">
        <w:tc>
          <w:tcPr>
            <w:tcW w:w="5000" w:type="pct"/>
            <w:gridSpan w:val="2"/>
            <w:tcBorders>
              <w:top w:val="single" w:sz="6" w:space="0" w:color="auto"/>
              <w:left w:val="single" w:sz="6" w:space="0" w:color="auto"/>
              <w:bottom w:val="single" w:sz="6" w:space="0" w:color="auto"/>
              <w:right w:val="single" w:sz="6" w:space="0" w:color="auto"/>
            </w:tcBorders>
          </w:tcPr>
          <w:p w14:paraId="77764EE8"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15498" w:rsidRPr="00B15498">
              <w:rPr>
                <w:rFonts w:eastAsia="SimSun" w:hint="eastAsia"/>
                <w:lang w:eastAsia="zh-SG"/>
              </w:rPr>
              <w:t>Loans List</w:t>
            </w:r>
          </w:p>
        </w:tc>
      </w:tr>
    </w:tbl>
    <w:p w14:paraId="655BD7A0" w14:textId="77777777" w:rsidR="00DD5BAA" w:rsidRDefault="00DD5BAA" w:rsidP="00DD5BAA"/>
    <w:p w14:paraId="0F6C085E" w14:textId="77777777" w:rsidR="00DD5BAA" w:rsidRDefault="007E2FFE" w:rsidP="00840903">
      <w:pPr>
        <w:pStyle w:val="Heading3"/>
      </w:pPr>
      <w:bookmarkStart w:id="318" w:name="_Toc292878776"/>
      <w:r>
        <w:t>Movement Detail</w:t>
      </w:r>
      <w:bookmarkEnd w:id="318"/>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586C0BE" w14:textId="77777777">
        <w:tc>
          <w:tcPr>
            <w:tcW w:w="5000" w:type="pct"/>
            <w:gridSpan w:val="2"/>
            <w:tcBorders>
              <w:top w:val="single" w:sz="12" w:space="0" w:color="auto"/>
              <w:bottom w:val="single" w:sz="12" w:space="0" w:color="auto"/>
            </w:tcBorders>
            <w:shd w:val="pct25" w:color="auto" w:fill="FFFFFF"/>
          </w:tcPr>
          <w:p w14:paraId="3E89BF90" w14:textId="77777777" w:rsidR="00DD5BAA" w:rsidRPr="00B15498" w:rsidRDefault="00DD5BAA" w:rsidP="00E932DF">
            <w:pPr>
              <w:pStyle w:val="TableColumnTitles"/>
              <w:jc w:val="center"/>
              <w:rPr>
                <w:rFonts w:eastAsia="SimSun"/>
                <w:lang w:eastAsia="zh-SG"/>
              </w:rPr>
            </w:pPr>
            <w:r>
              <w:t xml:space="preserve">Report Name: </w:t>
            </w:r>
            <w:r w:rsidR="00B15498">
              <w:rPr>
                <w:rFonts w:eastAsia="SimSun" w:hint="eastAsia"/>
                <w:lang w:eastAsia="zh-SG"/>
              </w:rPr>
              <w:t>Movement Detail</w:t>
            </w:r>
          </w:p>
        </w:tc>
      </w:tr>
      <w:tr w:rsidR="00DD5BAA" w14:paraId="6DF4F970"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5D9D1329" w14:textId="77777777" w:rsidR="00DD5BAA" w:rsidRDefault="00DD5BAA" w:rsidP="00E932DF">
            <w:pPr>
              <w:pStyle w:val="TableRow"/>
            </w:pPr>
            <w:r w:rsidRPr="00B7470D">
              <w:rPr>
                <w:b/>
                <w:bCs/>
              </w:rPr>
              <w:t>Frequency:</w:t>
            </w:r>
            <w:r>
              <w:t xml:space="preserve"> Ad-hoc</w:t>
            </w:r>
          </w:p>
        </w:tc>
      </w:tr>
      <w:tr w:rsidR="00A31390" w14:paraId="565382CD" w14:textId="77777777">
        <w:tc>
          <w:tcPr>
            <w:tcW w:w="5000" w:type="pct"/>
            <w:gridSpan w:val="2"/>
            <w:tcBorders>
              <w:top w:val="single" w:sz="6" w:space="0" w:color="auto"/>
              <w:left w:val="single" w:sz="6" w:space="0" w:color="auto"/>
              <w:bottom w:val="single" w:sz="6" w:space="0" w:color="auto"/>
              <w:right w:val="single" w:sz="6" w:space="0" w:color="auto"/>
            </w:tcBorders>
          </w:tcPr>
          <w:p w14:paraId="6A122CF4" w14:textId="77777777" w:rsidR="00A31390" w:rsidRPr="00DD5BAA" w:rsidRDefault="00A31390" w:rsidP="00530647">
            <w:pPr>
              <w:pStyle w:val="TableRow"/>
            </w:pPr>
            <w:r>
              <w:rPr>
                <w:b/>
                <w:bCs/>
              </w:rPr>
              <w:t xml:space="preserve">Available from Screen: </w:t>
            </w:r>
            <w:r>
              <w:t xml:space="preserve">Collections Browser when a </w:t>
            </w:r>
            <w:r>
              <w:rPr>
                <w:rFonts w:eastAsia="SimSun" w:hint="eastAsia"/>
                <w:lang w:eastAsia="zh-SG"/>
              </w:rPr>
              <w:t>movement</w:t>
            </w:r>
            <w:r>
              <w:t xml:space="preserve"> is selected</w:t>
            </w:r>
            <w:r>
              <w:rPr>
                <w:rFonts w:eastAsia="SimSun" w:hint="eastAsia"/>
                <w:lang w:eastAsia="zh-SG"/>
              </w:rPr>
              <w:t xml:space="preserve"> (other than loans and accessions)</w:t>
            </w:r>
            <w:r>
              <w:t>.</w:t>
            </w:r>
          </w:p>
        </w:tc>
      </w:tr>
      <w:tr w:rsidR="00DD5BAA" w14:paraId="47EDC0A6" w14:textId="77777777">
        <w:tc>
          <w:tcPr>
            <w:tcW w:w="1409" w:type="pct"/>
            <w:tcBorders>
              <w:top w:val="single" w:sz="6" w:space="0" w:color="auto"/>
              <w:left w:val="single" w:sz="6" w:space="0" w:color="auto"/>
              <w:bottom w:val="nil"/>
              <w:right w:val="nil"/>
            </w:tcBorders>
          </w:tcPr>
          <w:p w14:paraId="5CCDDD78"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60B62D1E" w14:textId="77777777" w:rsidR="00DD5BAA" w:rsidRPr="00B15498" w:rsidRDefault="00B15498" w:rsidP="00E932DF">
            <w:pPr>
              <w:pStyle w:val="TableRow"/>
              <w:rPr>
                <w:rFonts w:eastAsia="SimSun"/>
                <w:lang w:eastAsia="zh-SG"/>
              </w:rPr>
            </w:pPr>
            <w:r>
              <w:rPr>
                <w:rFonts w:eastAsia="SimSun" w:hint="eastAsia"/>
                <w:lang w:eastAsia="zh-SG"/>
              </w:rPr>
              <w:t>Movement_Key</w:t>
            </w:r>
          </w:p>
        </w:tc>
      </w:tr>
      <w:tr w:rsidR="00DD5BAA" w14:paraId="516CF382" w14:textId="77777777">
        <w:tc>
          <w:tcPr>
            <w:tcW w:w="5000" w:type="pct"/>
            <w:gridSpan w:val="2"/>
            <w:tcBorders>
              <w:top w:val="single" w:sz="6" w:space="0" w:color="auto"/>
              <w:left w:val="single" w:sz="6" w:space="0" w:color="auto"/>
              <w:bottom w:val="single" w:sz="6" w:space="0" w:color="auto"/>
              <w:right w:val="single" w:sz="6" w:space="0" w:color="auto"/>
            </w:tcBorders>
          </w:tcPr>
          <w:p w14:paraId="0704779A" w14:textId="77777777" w:rsidR="00DD5BAA" w:rsidRPr="00B15498" w:rsidRDefault="00DD5BAA" w:rsidP="00E932DF">
            <w:pPr>
              <w:pStyle w:val="TableRow"/>
              <w:rPr>
                <w:rFonts w:eastAsia="SimSun"/>
                <w:lang w:eastAsia="zh-SG"/>
              </w:rPr>
            </w:pPr>
            <w:r w:rsidRPr="00B7470D">
              <w:rPr>
                <w:b/>
                <w:bCs/>
              </w:rPr>
              <w:t>Description:</w:t>
            </w:r>
            <w:r>
              <w:t xml:space="preserve"> </w:t>
            </w:r>
            <w:r w:rsidR="00B15498">
              <w:rPr>
                <w:rFonts w:eastAsia="SimSun" w:hint="eastAsia"/>
                <w:lang w:eastAsia="zh-SG"/>
              </w:rPr>
              <w:t>D</w:t>
            </w:r>
            <w:r w:rsidR="00B15498">
              <w:rPr>
                <w:rFonts w:eastAsia="SimSun"/>
                <w:lang w:eastAsia="zh-SG"/>
              </w:rPr>
              <w:t>e</w:t>
            </w:r>
            <w:r w:rsidR="00B15498">
              <w:rPr>
                <w:rFonts w:eastAsia="SimSun" w:hint="eastAsia"/>
                <w:lang w:eastAsia="zh-SG"/>
              </w:rPr>
              <w:t>tails of a single selected movement, including space for authorisation signatures.</w:t>
            </w:r>
          </w:p>
        </w:tc>
      </w:tr>
      <w:tr w:rsidR="007C41CB" w14:paraId="710CDF6D" w14:textId="77777777">
        <w:tc>
          <w:tcPr>
            <w:tcW w:w="5000" w:type="pct"/>
            <w:gridSpan w:val="2"/>
            <w:tcBorders>
              <w:top w:val="single" w:sz="6" w:space="0" w:color="auto"/>
              <w:left w:val="single" w:sz="6" w:space="0" w:color="auto"/>
              <w:bottom w:val="single" w:sz="6" w:space="0" w:color="auto"/>
              <w:right w:val="single" w:sz="6" w:space="0" w:color="auto"/>
            </w:tcBorders>
          </w:tcPr>
          <w:p w14:paraId="5BC6B4A4"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15498" w:rsidRPr="00B15498">
              <w:rPr>
                <w:rFonts w:eastAsia="SimSun" w:hint="eastAsia"/>
                <w:lang w:eastAsia="zh-SG"/>
              </w:rPr>
              <w:t>General, Specimens, Collections, Stores, Sources, External References, Authorisation</w:t>
            </w:r>
          </w:p>
        </w:tc>
      </w:tr>
    </w:tbl>
    <w:p w14:paraId="15E44F5D" w14:textId="77777777" w:rsidR="00DD5BAA" w:rsidRDefault="00DD5BAA" w:rsidP="00DD5BAA"/>
    <w:p w14:paraId="72C55283" w14:textId="77777777" w:rsidR="00DD5BAA" w:rsidRDefault="007E2FFE" w:rsidP="00840903">
      <w:pPr>
        <w:pStyle w:val="Heading3"/>
      </w:pPr>
      <w:bookmarkStart w:id="319" w:name="_Toc292878777"/>
      <w:r>
        <w:lastRenderedPageBreak/>
        <w:t>Movements List</w:t>
      </w:r>
      <w:bookmarkEnd w:id="319"/>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44B10FF2" w14:textId="77777777">
        <w:tc>
          <w:tcPr>
            <w:tcW w:w="5000" w:type="pct"/>
            <w:gridSpan w:val="2"/>
            <w:tcBorders>
              <w:top w:val="single" w:sz="12" w:space="0" w:color="auto"/>
              <w:bottom w:val="single" w:sz="12" w:space="0" w:color="auto"/>
            </w:tcBorders>
            <w:shd w:val="pct25" w:color="auto" w:fill="FFFFFF"/>
          </w:tcPr>
          <w:p w14:paraId="16FB607B"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Movements List</w:t>
            </w:r>
          </w:p>
        </w:tc>
      </w:tr>
      <w:tr w:rsidR="00DD5BAA" w14:paraId="1F9A9FF3"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57BD98C5" w14:textId="77777777" w:rsidR="00DD5BAA" w:rsidRDefault="00DD5BAA" w:rsidP="00A209CD">
            <w:pPr>
              <w:pStyle w:val="TableRow"/>
              <w:keepNext/>
            </w:pPr>
            <w:r w:rsidRPr="00B7470D">
              <w:rPr>
                <w:b/>
                <w:bCs/>
              </w:rPr>
              <w:t>Frequency:</w:t>
            </w:r>
            <w:r>
              <w:t xml:space="preserve"> Ad-hoc</w:t>
            </w:r>
          </w:p>
        </w:tc>
      </w:tr>
      <w:tr w:rsidR="00DD5BAA" w14:paraId="61F05D10" w14:textId="77777777">
        <w:tc>
          <w:tcPr>
            <w:tcW w:w="5000" w:type="pct"/>
            <w:gridSpan w:val="2"/>
            <w:tcBorders>
              <w:top w:val="single" w:sz="6" w:space="0" w:color="auto"/>
              <w:left w:val="single" w:sz="6" w:space="0" w:color="auto"/>
              <w:bottom w:val="single" w:sz="6" w:space="0" w:color="auto"/>
              <w:right w:val="single" w:sz="6" w:space="0" w:color="auto"/>
            </w:tcBorders>
          </w:tcPr>
          <w:p w14:paraId="09F6F3B7" w14:textId="77777777" w:rsidR="00DD5BAA" w:rsidRPr="00DD5BAA" w:rsidRDefault="00DD5BAA" w:rsidP="00A209CD">
            <w:pPr>
              <w:pStyle w:val="TableRow"/>
              <w:keepNext/>
            </w:pPr>
            <w:r>
              <w:rPr>
                <w:b/>
                <w:bCs/>
              </w:rPr>
              <w:t xml:space="preserve">Available from Screen: </w:t>
            </w:r>
            <w:r w:rsidR="00B15498">
              <w:t xml:space="preserve">Collections Browser when </w:t>
            </w:r>
            <w:r w:rsidR="00B15498">
              <w:rPr>
                <w:rFonts w:eastAsia="SimSun" w:hint="eastAsia"/>
                <w:lang w:eastAsia="zh-SG"/>
              </w:rPr>
              <w:t>Movements</w:t>
            </w:r>
            <w:r w:rsidR="00B15498">
              <w:t xml:space="preserve"> selected in the Type combo box, or </w:t>
            </w:r>
            <w:r w:rsidR="00B15498">
              <w:rPr>
                <w:rFonts w:eastAsia="SimSun" w:hint="eastAsia"/>
                <w:lang w:eastAsia="zh-SG"/>
              </w:rPr>
              <w:t>Movements</w:t>
            </w:r>
            <w:r w:rsidR="00B15498">
              <w:t xml:space="preserve"> node selected within another data type</w:t>
            </w:r>
            <w:r w:rsidR="00B15498">
              <w:rPr>
                <w:rFonts w:eastAsia="SimSun" w:hint="eastAsia"/>
                <w:lang w:eastAsia="zh-SG"/>
              </w:rPr>
              <w:t>.</w:t>
            </w:r>
          </w:p>
        </w:tc>
      </w:tr>
      <w:tr w:rsidR="00DD5BAA" w14:paraId="34E44B9F" w14:textId="77777777">
        <w:tc>
          <w:tcPr>
            <w:tcW w:w="1409" w:type="pct"/>
            <w:tcBorders>
              <w:top w:val="single" w:sz="6" w:space="0" w:color="auto"/>
              <w:left w:val="single" w:sz="6" w:space="0" w:color="auto"/>
              <w:bottom w:val="nil"/>
              <w:right w:val="nil"/>
            </w:tcBorders>
          </w:tcPr>
          <w:p w14:paraId="5D2F27BF"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7514AAAB" w14:textId="77777777" w:rsidR="00DD5BAA" w:rsidRDefault="00B15498" w:rsidP="00A209CD">
            <w:pPr>
              <w:pStyle w:val="TableRow"/>
              <w:keepNext/>
            </w:pPr>
            <w:r>
              <w:t xml:space="preserve">List of </w:t>
            </w:r>
            <w:r>
              <w:rPr>
                <w:rFonts w:eastAsia="SimSun" w:hint="eastAsia"/>
                <w:lang w:eastAsia="zh-SG"/>
              </w:rPr>
              <w:t>Movement_Keys</w:t>
            </w:r>
          </w:p>
        </w:tc>
      </w:tr>
      <w:tr w:rsidR="00DD5BAA" w14:paraId="6F52B22B" w14:textId="77777777">
        <w:tc>
          <w:tcPr>
            <w:tcW w:w="5000" w:type="pct"/>
            <w:gridSpan w:val="2"/>
            <w:tcBorders>
              <w:top w:val="single" w:sz="6" w:space="0" w:color="auto"/>
              <w:left w:val="single" w:sz="6" w:space="0" w:color="auto"/>
              <w:bottom w:val="single" w:sz="6" w:space="0" w:color="auto"/>
              <w:right w:val="single" w:sz="6" w:space="0" w:color="auto"/>
            </w:tcBorders>
          </w:tcPr>
          <w:p w14:paraId="3535E303" w14:textId="77777777" w:rsidR="00DD5BAA" w:rsidRPr="00B15498" w:rsidRDefault="00DD5BAA" w:rsidP="00A209CD">
            <w:pPr>
              <w:pStyle w:val="TableRow"/>
              <w:keepNext/>
              <w:rPr>
                <w:rFonts w:eastAsia="SimSun"/>
                <w:lang w:eastAsia="zh-SG"/>
              </w:rPr>
            </w:pPr>
            <w:r w:rsidRPr="00B7470D">
              <w:rPr>
                <w:b/>
                <w:bCs/>
              </w:rPr>
              <w:t>Description:</w:t>
            </w:r>
            <w:r>
              <w:t xml:space="preserve"> </w:t>
            </w:r>
            <w:r w:rsidR="00B15498">
              <w:rPr>
                <w:rFonts w:eastAsia="SimSun" w:hint="eastAsia"/>
                <w:lang w:eastAsia="zh-SG"/>
              </w:rPr>
              <w:t>Summary list of movements.</w:t>
            </w:r>
          </w:p>
        </w:tc>
      </w:tr>
      <w:tr w:rsidR="007C41CB" w14:paraId="15D910BB" w14:textId="77777777">
        <w:tc>
          <w:tcPr>
            <w:tcW w:w="5000" w:type="pct"/>
            <w:gridSpan w:val="2"/>
            <w:tcBorders>
              <w:top w:val="single" w:sz="6" w:space="0" w:color="auto"/>
              <w:left w:val="single" w:sz="6" w:space="0" w:color="auto"/>
              <w:bottom w:val="single" w:sz="6" w:space="0" w:color="auto"/>
              <w:right w:val="single" w:sz="6" w:space="0" w:color="auto"/>
            </w:tcBorders>
          </w:tcPr>
          <w:p w14:paraId="528A11C8"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15498" w:rsidRPr="00B15498">
              <w:rPr>
                <w:rFonts w:eastAsia="SimSun" w:hint="eastAsia"/>
                <w:lang w:eastAsia="zh-SG"/>
              </w:rPr>
              <w:t>Movement List</w:t>
            </w:r>
          </w:p>
        </w:tc>
      </w:tr>
    </w:tbl>
    <w:p w14:paraId="43639F10" w14:textId="77777777" w:rsidR="00DD5BAA" w:rsidRDefault="00DD5BAA" w:rsidP="00DD5BAA"/>
    <w:p w14:paraId="5FDA0D71" w14:textId="77777777" w:rsidR="00DD5BAA" w:rsidRDefault="007E2FFE" w:rsidP="00840903">
      <w:pPr>
        <w:pStyle w:val="Heading3"/>
      </w:pPr>
      <w:bookmarkStart w:id="320" w:name="_Toc292878778"/>
      <w:r>
        <w:t>Specimen Detail</w:t>
      </w:r>
      <w:bookmarkEnd w:id="320"/>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512A7D40" w14:textId="77777777">
        <w:tc>
          <w:tcPr>
            <w:tcW w:w="5000" w:type="pct"/>
            <w:gridSpan w:val="2"/>
            <w:tcBorders>
              <w:top w:val="single" w:sz="12" w:space="0" w:color="auto"/>
              <w:bottom w:val="single" w:sz="12" w:space="0" w:color="auto"/>
            </w:tcBorders>
            <w:shd w:val="pct25" w:color="auto" w:fill="FFFFFF"/>
          </w:tcPr>
          <w:p w14:paraId="4B427FB7" w14:textId="77777777" w:rsidR="00DD5BAA" w:rsidRPr="00B15498" w:rsidRDefault="00DD5BAA" w:rsidP="00E932DF">
            <w:pPr>
              <w:pStyle w:val="TableColumnTitles"/>
              <w:jc w:val="center"/>
              <w:rPr>
                <w:rFonts w:eastAsia="SimSun"/>
                <w:lang w:eastAsia="zh-SG"/>
              </w:rPr>
            </w:pPr>
            <w:r>
              <w:t xml:space="preserve">Report Name: </w:t>
            </w:r>
            <w:r w:rsidR="00B15498">
              <w:rPr>
                <w:rFonts w:eastAsia="SimSun" w:hint="eastAsia"/>
                <w:lang w:eastAsia="zh-SG"/>
              </w:rPr>
              <w:t>Specimen Detail</w:t>
            </w:r>
          </w:p>
        </w:tc>
      </w:tr>
      <w:tr w:rsidR="00DD5BAA" w14:paraId="233ACF2D"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6613DE0F" w14:textId="77777777" w:rsidR="00DD5BAA" w:rsidRDefault="00DD5BAA" w:rsidP="00E932DF">
            <w:pPr>
              <w:pStyle w:val="TableRow"/>
            </w:pPr>
            <w:r w:rsidRPr="00B7470D">
              <w:rPr>
                <w:b/>
                <w:bCs/>
              </w:rPr>
              <w:t>Frequency:</w:t>
            </w:r>
            <w:r>
              <w:t xml:space="preserve"> Ad-hoc</w:t>
            </w:r>
          </w:p>
        </w:tc>
      </w:tr>
      <w:tr w:rsidR="00A31390" w14:paraId="5AB410CB" w14:textId="77777777">
        <w:tc>
          <w:tcPr>
            <w:tcW w:w="5000" w:type="pct"/>
            <w:gridSpan w:val="2"/>
            <w:tcBorders>
              <w:top w:val="single" w:sz="6" w:space="0" w:color="auto"/>
              <w:left w:val="single" w:sz="6" w:space="0" w:color="auto"/>
              <w:bottom w:val="single" w:sz="6" w:space="0" w:color="auto"/>
              <w:right w:val="single" w:sz="6" w:space="0" w:color="auto"/>
            </w:tcBorders>
          </w:tcPr>
          <w:p w14:paraId="222AB024" w14:textId="77777777" w:rsidR="00A31390" w:rsidRPr="00DD5BAA" w:rsidRDefault="00A31390" w:rsidP="00530647">
            <w:pPr>
              <w:pStyle w:val="TableRow"/>
            </w:pPr>
            <w:r>
              <w:rPr>
                <w:b/>
                <w:bCs/>
              </w:rPr>
              <w:t xml:space="preserve">Available from Screen: </w:t>
            </w:r>
            <w:r>
              <w:t xml:space="preserve">Collections Browser when a </w:t>
            </w:r>
            <w:r>
              <w:rPr>
                <w:rFonts w:eastAsia="SimSun" w:hint="eastAsia"/>
                <w:lang w:eastAsia="zh-SG"/>
              </w:rPr>
              <w:t>specimen</w:t>
            </w:r>
            <w:r>
              <w:t xml:space="preserve"> is selected.</w:t>
            </w:r>
          </w:p>
        </w:tc>
      </w:tr>
      <w:tr w:rsidR="00DD5BAA" w14:paraId="6234CCAD" w14:textId="77777777">
        <w:tc>
          <w:tcPr>
            <w:tcW w:w="1409" w:type="pct"/>
            <w:tcBorders>
              <w:top w:val="single" w:sz="6" w:space="0" w:color="auto"/>
              <w:left w:val="single" w:sz="6" w:space="0" w:color="auto"/>
              <w:bottom w:val="nil"/>
              <w:right w:val="nil"/>
            </w:tcBorders>
          </w:tcPr>
          <w:p w14:paraId="48F53308"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01B39A58" w14:textId="77777777" w:rsidR="00DD5BAA" w:rsidRPr="00F52855" w:rsidRDefault="00F52855" w:rsidP="00E932DF">
            <w:pPr>
              <w:pStyle w:val="TableRow"/>
              <w:rPr>
                <w:rFonts w:eastAsia="SimSun"/>
                <w:lang w:eastAsia="zh-SG"/>
              </w:rPr>
            </w:pPr>
            <w:r>
              <w:rPr>
                <w:rFonts w:eastAsia="SimSun" w:hint="eastAsia"/>
                <w:lang w:eastAsia="zh-SG"/>
              </w:rPr>
              <w:t>Specimen_Key</w:t>
            </w:r>
          </w:p>
        </w:tc>
      </w:tr>
      <w:tr w:rsidR="00DD5BAA" w14:paraId="06C4FF2E" w14:textId="77777777">
        <w:tc>
          <w:tcPr>
            <w:tcW w:w="5000" w:type="pct"/>
            <w:gridSpan w:val="2"/>
            <w:tcBorders>
              <w:top w:val="single" w:sz="6" w:space="0" w:color="auto"/>
              <w:left w:val="single" w:sz="6" w:space="0" w:color="auto"/>
              <w:bottom w:val="single" w:sz="6" w:space="0" w:color="auto"/>
              <w:right w:val="single" w:sz="6" w:space="0" w:color="auto"/>
            </w:tcBorders>
          </w:tcPr>
          <w:p w14:paraId="1E9CF739" w14:textId="77777777" w:rsidR="00DD5BAA" w:rsidRPr="00B365CC" w:rsidRDefault="00DD5BAA" w:rsidP="00E932DF">
            <w:pPr>
              <w:pStyle w:val="TableRow"/>
              <w:rPr>
                <w:rFonts w:eastAsia="SimSun"/>
                <w:lang w:eastAsia="zh-SG"/>
              </w:rPr>
            </w:pPr>
            <w:r w:rsidRPr="00B7470D">
              <w:rPr>
                <w:b/>
                <w:bCs/>
              </w:rPr>
              <w:t>Description:</w:t>
            </w:r>
            <w:r>
              <w:t xml:space="preserve"> </w:t>
            </w:r>
            <w:r w:rsidR="00B365CC">
              <w:rPr>
                <w:rFonts w:eastAsia="SimSun" w:hint="eastAsia"/>
                <w:lang w:eastAsia="zh-SG"/>
              </w:rPr>
              <w:t>Details of a selected specimen</w:t>
            </w:r>
          </w:p>
        </w:tc>
      </w:tr>
      <w:tr w:rsidR="007C41CB" w14:paraId="5D85FD07" w14:textId="77777777">
        <w:tc>
          <w:tcPr>
            <w:tcW w:w="5000" w:type="pct"/>
            <w:gridSpan w:val="2"/>
            <w:tcBorders>
              <w:top w:val="single" w:sz="6" w:space="0" w:color="auto"/>
              <w:left w:val="single" w:sz="6" w:space="0" w:color="auto"/>
              <w:bottom w:val="single" w:sz="6" w:space="0" w:color="auto"/>
              <w:right w:val="single" w:sz="6" w:space="0" w:color="auto"/>
            </w:tcBorders>
          </w:tcPr>
          <w:p w14:paraId="4E7E4766"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365CC" w:rsidRPr="00B365CC">
              <w:rPr>
                <w:rFonts w:eastAsia="SimSun" w:hint="eastAsia"/>
                <w:lang w:eastAsia="zh-SG"/>
              </w:rPr>
              <w:t>General, Measurements, Descriptors, Linked Specimens, Determinations, Gathering Data</w:t>
            </w:r>
            <w:r w:rsidR="00B55171">
              <w:rPr>
                <w:rFonts w:eastAsia="SimSun"/>
                <w:lang w:eastAsia="zh-SG"/>
              </w:rPr>
              <w:t xml:space="preserve">, </w:t>
            </w:r>
            <w:smartTag w:uri="urn:schemas-microsoft-com:office:smarttags" w:element="Street">
              <w:smartTag w:uri="urn:schemas-microsoft-com:office:smarttags" w:element="address">
                <w:r w:rsidR="00B55171">
                  <w:rPr>
                    <w:rFonts w:eastAsia="SimSun"/>
                    <w:lang w:eastAsia="zh-SG"/>
                  </w:rPr>
                  <w:t>Storage Place</w:t>
                </w:r>
              </w:smartTag>
            </w:smartTag>
            <w:r w:rsidR="00BF289A">
              <w:rPr>
                <w:rFonts w:eastAsia="SimSun"/>
                <w:lang w:eastAsia="zh-SG"/>
              </w:rPr>
              <w:t>, Inscriptions &amp; Labels, Sources, External References</w:t>
            </w:r>
            <w:r w:rsidR="009F1B98">
              <w:rPr>
                <w:rFonts w:eastAsia="SimSun"/>
                <w:lang w:eastAsia="zh-SG"/>
              </w:rPr>
              <w:t>, Metadata (with 2 columns, Title and Value for each item that has any metadata)</w:t>
            </w:r>
            <w:r w:rsidR="00BF289A">
              <w:rPr>
                <w:rFonts w:eastAsia="SimSun"/>
                <w:lang w:eastAsia="zh-SG"/>
              </w:rPr>
              <w:t>.</w:t>
            </w:r>
          </w:p>
        </w:tc>
      </w:tr>
    </w:tbl>
    <w:p w14:paraId="7848E1BC" w14:textId="77777777" w:rsidR="00DD5BAA" w:rsidRDefault="00DD5BAA" w:rsidP="00DD5BAA"/>
    <w:p w14:paraId="1F08F497" w14:textId="77777777" w:rsidR="00DD5BAA" w:rsidRDefault="007E2FFE" w:rsidP="00840903">
      <w:pPr>
        <w:pStyle w:val="Heading3"/>
      </w:pPr>
      <w:bookmarkStart w:id="321" w:name="_Toc292878779"/>
      <w:r>
        <w:t>Specimens List</w:t>
      </w:r>
      <w:bookmarkEnd w:id="321"/>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3F6F7A10" w14:textId="77777777">
        <w:tc>
          <w:tcPr>
            <w:tcW w:w="5000" w:type="pct"/>
            <w:gridSpan w:val="2"/>
            <w:tcBorders>
              <w:top w:val="single" w:sz="12" w:space="0" w:color="auto"/>
              <w:bottom w:val="single" w:sz="12" w:space="0" w:color="auto"/>
            </w:tcBorders>
            <w:shd w:val="pct25" w:color="auto" w:fill="FFFFFF"/>
          </w:tcPr>
          <w:p w14:paraId="359C121C" w14:textId="77777777" w:rsidR="00DD5BAA" w:rsidRPr="00B15498" w:rsidRDefault="00DD5BAA" w:rsidP="00E932DF">
            <w:pPr>
              <w:pStyle w:val="TableColumnTitles"/>
              <w:jc w:val="center"/>
              <w:rPr>
                <w:rFonts w:eastAsia="SimSun"/>
                <w:lang w:eastAsia="zh-SG"/>
              </w:rPr>
            </w:pPr>
            <w:r>
              <w:t xml:space="preserve">Report Name: </w:t>
            </w:r>
            <w:r w:rsidR="00B15498">
              <w:rPr>
                <w:rFonts w:eastAsia="SimSun" w:hint="eastAsia"/>
                <w:lang w:eastAsia="zh-SG"/>
              </w:rPr>
              <w:t>Specimen List</w:t>
            </w:r>
          </w:p>
        </w:tc>
      </w:tr>
      <w:tr w:rsidR="00DD5BAA" w14:paraId="54D64303"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32AA9300" w14:textId="77777777" w:rsidR="00DD5BAA" w:rsidRDefault="00DD5BAA" w:rsidP="00E932DF">
            <w:pPr>
              <w:pStyle w:val="TableRow"/>
            </w:pPr>
            <w:r w:rsidRPr="00B7470D">
              <w:rPr>
                <w:b/>
                <w:bCs/>
              </w:rPr>
              <w:t>Frequency:</w:t>
            </w:r>
            <w:r>
              <w:t xml:space="preserve"> Ad-hoc</w:t>
            </w:r>
          </w:p>
        </w:tc>
      </w:tr>
      <w:tr w:rsidR="00DD5BAA" w14:paraId="314F2F83" w14:textId="77777777">
        <w:tc>
          <w:tcPr>
            <w:tcW w:w="5000" w:type="pct"/>
            <w:gridSpan w:val="2"/>
            <w:tcBorders>
              <w:top w:val="single" w:sz="6" w:space="0" w:color="auto"/>
              <w:left w:val="single" w:sz="6" w:space="0" w:color="auto"/>
              <w:bottom w:val="single" w:sz="6" w:space="0" w:color="auto"/>
              <w:right w:val="single" w:sz="6" w:space="0" w:color="auto"/>
            </w:tcBorders>
          </w:tcPr>
          <w:p w14:paraId="3AD5A607" w14:textId="77777777" w:rsidR="00DD5BAA" w:rsidRPr="00B15498" w:rsidRDefault="00DD5BAA" w:rsidP="00E932DF">
            <w:pPr>
              <w:pStyle w:val="TableRow"/>
              <w:rPr>
                <w:rFonts w:eastAsia="SimSun"/>
                <w:lang w:eastAsia="zh-SG"/>
              </w:rPr>
            </w:pPr>
            <w:r>
              <w:rPr>
                <w:b/>
                <w:bCs/>
              </w:rPr>
              <w:t xml:space="preserve">Available from Screen: </w:t>
            </w:r>
            <w:r w:rsidR="00B15498">
              <w:t xml:space="preserve">Collections Browser when </w:t>
            </w:r>
            <w:r w:rsidR="00B15498">
              <w:rPr>
                <w:rFonts w:eastAsia="SimSun" w:hint="eastAsia"/>
                <w:lang w:eastAsia="zh-SG"/>
              </w:rPr>
              <w:t>Specimens</w:t>
            </w:r>
            <w:r w:rsidR="00B15498">
              <w:t xml:space="preserve"> selected in the Type combo box, or </w:t>
            </w:r>
            <w:r w:rsidR="00B15498">
              <w:rPr>
                <w:rFonts w:eastAsia="SimSun" w:hint="eastAsia"/>
                <w:lang w:eastAsia="zh-SG"/>
              </w:rPr>
              <w:t>Specimens</w:t>
            </w:r>
            <w:r w:rsidR="00B15498">
              <w:t xml:space="preserve"> node selected within another data type</w:t>
            </w:r>
            <w:r w:rsidR="00B15498">
              <w:rPr>
                <w:rFonts w:eastAsia="SimSun" w:hint="eastAsia"/>
                <w:lang w:eastAsia="zh-SG"/>
              </w:rPr>
              <w:t>.</w:t>
            </w:r>
          </w:p>
        </w:tc>
      </w:tr>
      <w:tr w:rsidR="00DD5BAA" w14:paraId="1C0B7456" w14:textId="77777777">
        <w:tc>
          <w:tcPr>
            <w:tcW w:w="1409" w:type="pct"/>
            <w:tcBorders>
              <w:top w:val="single" w:sz="6" w:space="0" w:color="auto"/>
              <w:left w:val="single" w:sz="6" w:space="0" w:color="auto"/>
              <w:bottom w:val="nil"/>
              <w:right w:val="nil"/>
            </w:tcBorders>
          </w:tcPr>
          <w:p w14:paraId="45DE8DAE" w14:textId="77777777" w:rsidR="00DD5BAA" w:rsidRPr="00B7470D" w:rsidRDefault="00DD5BAA" w:rsidP="00E932DF">
            <w:pPr>
              <w:pStyle w:val="TableRow"/>
              <w:rPr>
                <w:b/>
                <w:bCs/>
              </w:rPr>
            </w:pPr>
            <w:r w:rsidRPr="00B7470D">
              <w:rPr>
                <w:b/>
                <w:bCs/>
              </w:rPr>
              <w:t>Input Parameters:</w:t>
            </w:r>
          </w:p>
        </w:tc>
        <w:tc>
          <w:tcPr>
            <w:tcW w:w="3591" w:type="pct"/>
            <w:tcBorders>
              <w:top w:val="single" w:sz="6" w:space="0" w:color="auto"/>
              <w:left w:val="nil"/>
              <w:bottom w:val="nil"/>
              <w:right w:val="single" w:sz="6" w:space="0" w:color="auto"/>
            </w:tcBorders>
          </w:tcPr>
          <w:p w14:paraId="05EE24EE" w14:textId="77777777" w:rsidR="00DD5BAA" w:rsidRPr="00F52855" w:rsidRDefault="00F52855" w:rsidP="00E932DF">
            <w:pPr>
              <w:pStyle w:val="TableRow"/>
              <w:rPr>
                <w:rFonts w:eastAsia="SimSun"/>
                <w:lang w:eastAsia="zh-SG"/>
              </w:rPr>
            </w:pPr>
            <w:r>
              <w:rPr>
                <w:rFonts w:eastAsia="SimSun" w:hint="eastAsia"/>
                <w:lang w:eastAsia="zh-SG"/>
              </w:rPr>
              <w:t xml:space="preserve">List of </w:t>
            </w:r>
            <w:r w:rsidR="00B365CC">
              <w:rPr>
                <w:rFonts w:eastAsia="SimSun" w:hint="eastAsia"/>
                <w:lang w:eastAsia="zh-SG"/>
              </w:rPr>
              <w:t>Collection_Unit</w:t>
            </w:r>
            <w:r>
              <w:rPr>
                <w:rFonts w:eastAsia="SimSun" w:hint="eastAsia"/>
                <w:lang w:eastAsia="zh-SG"/>
              </w:rPr>
              <w:t>_Keys</w:t>
            </w:r>
          </w:p>
        </w:tc>
      </w:tr>
      <w:tr w:rsidR="00DD5BAA" w14:paraId="48CC6ED0" w14:textId="77777777">
        <w:tc>
          <w:tcPr>
            <w:tcW w:w="5000" w:type="pct"/>
            <w:gridSpan w:val="2"/>
            <w:tcBorders>
              <w:top w:val="single" w:sz="6" w:space="0" w:color="auto"/>
              <w:left w:val="single" w:sz="6" w:space="0" w:color="auto"/>
              <w:bottom w:val="single" w:sz="6" w:space="0" w:color="auto"/>
              <w:right w:val="single" w:sz="6" w:space="0" w:color="auto"/>
            </w:tcBorders>
          </w:tcPr>
          <w:p w14:paraId="7E7AD1B8" w14:textId="77777777" w:rsidR="00DD5BAA" w:rsidRPr="00F52855" w:rsidRDefault="00DD5BAA" w:rsidP="00E932DF">
            <w:pPr>
              <w:pStyle w:val="TableRow"/>
              <w:rPr>
                <w:rFonts w:eastAsia="SimSun"/>
                <w:lang w:eastAsia="zh-SG"/>
              </w:rPr>
            </w:pPr>
            <w:r w:rsidRPr="00B7470D">
              <w:rPr>
                <w:b/>
                <w:bCs/>
              </w:rPr>
              <w:t>Description</w:t>
            </w:r>
            <w:r w:rsidR="00F52855">
              <w:rPr>
                <w:rFonts w:eastAsia="SimSun" w:hint="eastAsia"/>
                <w:b/>
                <w:bCs/>
                <w:lang w:eastAsia="zh-SG"/>
              </w:rPr>
              <w:t>:</w:t>
            </w:r>
            <w:r w:rsidR="00B365CC">
              <w:rPr>
                <w:rFonts w:eastAsia="SimSun" w:hint="eastAsia"/>
                <w:b/>
                <w:bCs/>
                <w:lang w:eastAsia="zh-SG"/>
              </w:rPr>
              <w:t xml:space="preserve"> </w:t>
            </w:r>
            <w:r w:rsidR="00B365CC" w:rsidRPr="00B365CC">
              <w:rPr>
                <w:rFonts w:eastAsia="SimSun" w:hint="eastAsia"/>
                <w:lang w:eastAsia="zh-SG"/>
              </w:rPr>
              <w:t>Summary list of specimens</w:t>
            </w:r>
          </w:p>
        </w:tc>
      </w:tr>
      <w:tr w:rsidR="007C41CB" w14:paraId="2AA1AF51" w14:textId="77777777">
        <w:tc>
          <w:tcPr>
            <w:tcW w:w="5000" w:type="pct"/>
            <w:gridSpan w:val="2"/>
            <w:tcBorders>
              <w:top w:val="single" w:sz="6" w:space="0" w:color="auto"/>
              <w:left w:val="single" w:sz="6" w:space="0" w:color="auto"/>
              <w:bottom w:val="single" w:sz="6" w:space="0" w:color="auto"/>
              <w:right w:val="single" w:sz="6" w:space="0" w:color="auto"/>
            </w:tcBorders>
          </w:tcPr>
          <w:p w14:paraId="65C3FBD9"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365CC" w:rsidRPr="00B365CC">
              <w:rPr>
                <w:rFonts w:eastAsia="SimSun" w:hint="eastAsia"/>
                <w:lang w:eastAsia="zh-SG"/>
              </w:rPr>
              <w:t>Specimens List</w:t>
            </w:r>
          </w:p>
        </w:tc>
      </w:tr>
    </w:tbl>
    <w:p w14:paraId="17CF7717" w14:textId="77777777" w:rsidR="00DD5BAA" w:rsidRDefault="00DD5BAA" w:rsidP="00DD5BAA"/>
    <w:p w14:paraId="0D187DD5" w14:textId="77777777" w:rsidR="00B27219" w:rsidRDefault="00B27219" w:rsidP="00840903">
      <w:pPr>
        <w:pStyle w:val="Heading3"/>
      </w:pPr>
      <w:bookmarkStart w:id="322" w:name="_Toc292878780"/>
      <w:r>
        <w:t>Specimens Mail Merge Output</w:t>
      </w:r>
      <w:bookmarkEnd w:id="322"/>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B27219" w14:paraId="39D2E8CD" w14:textId="77777777">
        <w:tc>
          <w:tcPr>
            <w:tcW w:w="5000" w:type="pct"/>
            <w:gridSpan w:val="2"/>
            <w:tcBorders>
              <w:top w:val="single" w:sz="12" w:space="0" w:color="auto"/>
              <w:bottom w:val="single" w:sz="12" w:space="0" w:color="auto"/>
            </w:tcBorders>
            <w:shd w:val="pct25" w:color="auto" w:fill="FFFFFF"/>
          </w:tcPr>
          <w:p w14:paraId="7FA00B00" w14:textId="77777777" w:rsidR="00B27219" w:rsidRPr="00B15498" w:rsidRDefault="00B27219" w:rsidP="00B27219">
            <w:pPr>
              <w:pStyle w:val="TableColumnTitles"/>
              <w:keepNext/>
              <w:jc w:val="center"/>
              <w:rPr>
                <w:rFonts w:eastAsia="SimSun"/>
                <w:lang w:eastAsia="zh-SG"/>
              </w:rPr>
            </w:pPr>
            <w:r>
              <w:t xml:space="preserve">Report Name: </w:t>
            </w:r>
            <w:r>
              <w:rPr>
                <w:rFonts w:eastAsia="SimSun" w:hint="eastAsia"/>
                <w:lang w:eastAsia="zh-SG"/>
              </w:rPr>
              <w:t>Specimen</w:t>
            </w:r>
            <w:r>
              <w:rPr>
                <w:rFonts w:eastAsia="SimSun"/>
                <w:lang w:eastAsia="zh-SG"/>
              </w:rPr>
              <w:t>s Mail Merge Output</w:t>
            </w:r>
          </w:p>
        </w:tc>
      </w:tr>
      <w:tr w:rsidR="00B27219" w14:paraId="2276A365"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6B39C63B" w14:textId="77777777" w:rsidR="00B27219" w:rsidRDefault="00B27219" w:rsidP="00B27219">
            <w:pPr>
              <w:pStyle w:val="TableRow"/>
              <w:keepNext/>
            </w:pPr>
            <w:r w:rsidRPr="00B7470D">
              <w:rPr>
                <w:b/>
                <w:bCs/>
              </w:rPr>
              <w:t>Frequency:</w:t>
            </w:r>
            <w:r>
              <w:t xml:space="preserve"> Ad-hoc</w:t>
            </w:r>
          </w:p>
        </w:tc>
      </w:tr>
      <w:tr w:rsidR="00B27219" w14:paraId="5CEEC890" w14:textId="77777777">
        <w:tc>
          <w:tcPr>
            <w:tcW w:w="5000" w:type="pct"/>
            <w:gridSpan w:val="2"/>
            <w:tcBorders>
              <w:top w:val="single" w:sz="6" w:space="0" w:color="auto"/>
              <w:left w:val="single" w:sz="6" w:space="0" w:color="auto"/>
              <w:bottom w:val="single" w:sz="6" w:space="0" w:color="auto"/>
              <w:right w:val="single" w:sz="6" w:space="0" w:color="auto"/>
            </w:tcBorders>
          </w:tcPr>
          <w:p w14:paraId="3C672B24" w14:textId="77777777" w:rsidR="00B27219" w:rsidRPr="00B15498" w:rsidRDefault="00B27219" w:rsidP="00B27219">
            <w:pPr>
              <w:pStyle w:val="TableRow"/>
              <w:keepNext/>
              <w:rPr>
                <w:rFonts w:eastAsia="SimSun"/>
                <w:lang w:eastAsia="zh-SG"/>
              </w:rPr>
            </w:pPr>
            <w:r>
              <w:rPr>
                <w:b/>
                <w:bCs/>
              </w:rPr>
              <w:t xml:space="preserve">Available from Screen: </w:t>
            </w:r>
            <w:r>
              <w:t xml:space="preserve">Collections Browser when </w:t>
            </w:r>
            <w:r>
              <w:rPr>
                <w:rFonts w:eastAsia="SimSun" w:hint="eastAsia"/>
                <w:lang w:eastAsia="zh-SG"/>
              </w:rPr>
              <w:t>Specimens</w:t>
            </w:r>
            <w:r>
              <w:t xml:space="preserve"> selected in the Type combo box, or </w:t>
            </w:r>
            <w:r>
              <w:rPr>
                <w:rFonts w:eastAsia="SimSun" w:hint="eastAsia"/>
                <w:lang w:eastAsia="zh-SG"/>
              </w:rPr>
              <w:t>Specimens</w:t>
            </w:r>
            <w:r>
              <w:t xml:space="preserve"> node selected within another data type</w:t>
            </w:r>
            <w:r>
              <w:rPr>
                <w:rFonts w:eastAsia="SimSun" w:hint="eastAsia"/>
                <w:lang w:eastAsia="zh-SG"/>
              </w:rPr>
              <w:t>.</w:t>
            </w:r>
          </w:p>
        </w:tc>
      </w:tr>
      <w:tr w:rsidR="00B27219" w14:paraId="04F2DF68" w14:textId="77777777">
        <w:tc>
          <w:tcPr>
            <w:tcW w:w="1409" w:type="pct"/>
            <w:tcBorders>
              <w:top w:val="single" w:sz="6" w:space="0" w:color="auto"/>
              <w:left w:val="single" w:sz="6" w:space="0" w:color="auto"/>
              <w:bottom w:val="nil"/>
              <w:right w:val="nil"/>
            </w:tcBorders>
          </w:tcPr>
          <w:p w14:paraId="4F9116E6" w14:textId="77777777" w:rsidR="00B27219" w:rsidRPr="00B7470D" w:rsidRDefault="00B27219" w:rsidP="00B27219">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0C28668D" w14:textId="77777777" w:rsidR="00B27219" w:rsidRPr="00F52855" w:rsidRDefault="00B27219" w:rsidP="00B27219">
            <w:pPr>
              <w:pStyle w:val="TableRow"/>
              <w:keepNext/>
              <w:rPr>
                <w:rFonts w:eastAsia="SimSun"/>
                <w:lang w:eastAsia="zh-SG"/>
              </w:rPr>
            </w:pPr>
            <w:r>
              <w:rPr>
                <w:rFonts w:eastAsia="SimSun" w:hint="eastAsia"/>
                <w:lang w:eastAsia="zh-SG"/>
              </w:rPr>
              <w:t>List of Collection_Unit_Keys</w:t>
            </w:r>
          </w:p>
        </w:tc>
      </w:tr>
      <w:tr w:rsidR="00B27219" w14:paraId="38597F3A" w14:textId="77777777">
        <w:tc>
          <w:tcPr>
            <w:tcW w:w="5000" w:type="pct"/>
            <w:gridSpan w:val="2"/>
            <w:tcBorders>
              <w:top w:val="single" w:sz="6" w:space="0" w:color="auto"/>
              <w:left w:val="single" w:sz="6" w:space="0" w:color="auto"/>
              <w:bottom w:val="single" w:sz="6" w:space="0" w:color="auto"/>
              <w:right w:val="single" w:sz="6" w:space="0" w:color="auto"/>
            </w:tcBorders>
          </w:tcPr>
          <w:p w14:paraId="74714463" w14:textId="77777777" w:rsidR="00B27219" w:rsidRPr="00F52855" w:rsidRDefault="00B27219" w:rsidP="00B27219">
            <w:pPr>
              <w:pStyle w:val="TableRow"/>
              <w:keepNext/>
              <w:rPr>
                <w:rFonts w:eastAsia="SimSun"/>
                <w:lang w:eastAsia="zh-SG"/>
              </w:rPr>
            </w:pPr>
            <w:r w:rsidRPr="00B7470D">
              <w:rPr>
                <w:b/>
                <w:bCs/>
              </w:rPr>
              <w:t>Description</w:t>
            </w:r>
            <w:r>
              <w:rPr>
                <w:rFonts w:eastAsia="SimSun" w:hint="eastAsia"/>
                <w:b/>
                <w:bCs/>
                <w:lang w:eastAsia="zh-SG"/>
              </w:rPr>
              <w:t xml:space="preserve">: </w:t>
            </w:r>
            <w:r>
              <w:rPr>
                <w:rFonts w:eastAsia="SimSun"/>
                <w:lang w:eastAsia="zh-SG"/>
              </w:rPr>
              <w:t xml:space="preserve">Generates a </w:t>
            </w:r>
            <w:r w:rsidR="00A521AC">
              <w:rPr>
                <w:rFonts w:eastAsia="SimSun"/>
                <w:lang w:eastAsia="zh-SG"/>
              </w:rPr>
              <w:t>XML</w:t>
            </w:r>
            <w:r>
              <w:rPr>
                <w:rFonts w:eastAsia="SimSun"/>
                <w:lang w:eastAsia="zh-SG"/>
              </w:rPr>
              <w:t xml:space="preserve"> file containing a list of specimens (includes preferred determination, field gathering date, field gathering location, barcode image file) and a barcode image for each specimen, generated from the preferred number.</w:t>
            </w:r>
            <w:r w:rsidR="00A521AC">
              <w:rPr>
                <w:rFonts w:eastAsia="SimSun"/>
                <w:lang w:eastAsia="zh-SG"/>
              </w:rPr>
              <w:t xml:space="preserve">  The XML file is rendered using a stylesheet which the user is prompted to select (using a standard File Open dialog) and displayed in the users default web browser.</w:t>
            </w:r>
          </w:p>
        </w:tc>
      </w:tr>
      <w:tr w:rsidR="00B27219" w14:paraId="38134378" w14:textId="77777777">
        <w:tc>
          <w:tcPr>
            <w:tcW w:w="5000" w:type="pct"/>
            <w:gridSpan w:val="2"/>
            <w:tcBorders>
              <w:top w:val="single" w:sz="6" w:space="0" w:color="auto"/>
              <w:left w:val="single" w:sz="6" w:space="0" w:color="auto"/>
              <w:bottom w:val="single" w:sz="6" w:space="0" w:color="auto"/>
              <w:right w:val="single" w:sz="6" w:space="0" w:color="auto"/>
            </w:tcBorders>
          </w:tcPr>
          <w:p w14:paraId="5C72B83F" w14:textId="77777777" w:rsidR="00B27219" w:rsidRPr="007C41CB" w:rsidRDefault="00B27219" w:rsidP="00804D2A">
            <w:pPr>
              <w:pStyle w:val="TableRow"/>
              <w:rPr>
                <w:rFonts w:eastAsia="SimSun"/>
                <w:b/>
                <w:bCs/>
                <w:lang w:eastAsia="zh-SG"/>
              </w:rPr>
            </w:pPr>
            <w:r>
              <w:rPr>
                <w:rFonts w:eastAsia="SimSun" w:hint="eastAsia"/>
                <w:b/>
                <w:bCs/>
                <w:lang w:eastAsia="zh-SG"/>
              </w:rPr>
              <w:t xml:space="preserve">Report Sections: </w:t>
            </w:r>
            <w:r w:rsidRPr="00B365CC">
              <w:rPr>
                <w:rFonts w:eastAsia="SimSun" w:hint="eastAsia"/>
                <w:lang w:eastAsia="zh-SG"/>
              </w:rPr>
              <w:t>Specimens List</w:t>
            </w:r>
          </w:p>
        </w:tc>
      </w:tr>
    </w:tbl>
    <w:p w14:paraId="561032BA" w14:textId="77777777" w:rsidR="00B27219" w:rsidRDefault="00B27219" w:rsidP="00B27219"/>
    <w:p w14:paraId="4676E522" w14:textId="77777777" w:rsidR="00B27219" w:rsidRDefault="00B27219" w:rsidP="00DD5BAA"/>
    <w:p w14:paraId="5A4121D7" w14:textId="77777777" w:rsidR="00DD5BAA" w:rsidRDefault="007E2FFE" w:rsidP="00840903">
      <w:pPr>
        <w:pStyle w:val="Heading3"/>
      </w:pPr>
      <w:bookmarkStart w:id="323" w:name="_Toc292878781"/>
      <w:r>
        <w:t>Store Detail</w:t>
      </w:r>
      <w:bookmarkEnd w:id="323"/>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3F8FE951" w14:textId="77777777">
        <w:tc>
          <w:tcPr>
            <w:tcW w:w="5000" w:type="pct"/>
            <w:gridSpan w:val="2"/>
            <w:tcBorders>
              <w:top w:val="single" w:sz="12" w:space="0" w:color="auto"/>
              <w:bottom w:val="single" w:sz="12" w:space="0" w:color="auto"/>
            </w:tcBorders>
            <w:shd w:val="pct25" w:color="auto" w:fill="FFFFFF"/>
          </w:tcPr>
          <w:p w14:paraId="0FBC22CE"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Store Detail</w:t>
            </w:r>
          </w:p>
        </w:tc>
      </w:tr>
      <w:tr w:rsidR="00DD5BAA" w14:paraId="23FB9C10"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0EF68FE9" w14:textId="77777777" w:rsidR="00DD5BAA" w:rsidRDefault="00DD5BAA" w:rsidP="00A209CD">
            <w:pPr>
              <w:pStyle w:val="TableRow"/>
              <w:keepNext/>
            </w:pPr>
            <w:r w:rsidRPr="00B7470D">
              <w:rPr>
                <w:b/>
                <w:bCs/>
              </w:rPr>
              <w:t>Frequency:</w:t>
            </w:r>
            <w:r>
              <w:t xml:space="preserve"> Ad-hoc</w:t>
            </w:r>
          </w:p>
        </w:tc>
      </w:tr>
      <w:tr w:rsidR="00A31390" w14:paraId="15C6C541" w14:textId="77777777">
        <w:tc>
          <w:tcPr>
            <w:tcW w:w="5000" w:type="pct"/>
            <w:gridSpan w:val="2"/>
            <w:tcBorders>
              <w:top w:val="single" w:sz="6" w:space="0" w:color="auto"/>
              <w:left w:val="single" w:sz="6" w:space="0" w:color="auto"/>
              <w:bottom w:val="single" w:sz="6" w:space="0" w:color="auto"/>
              <w:right w:val="single" w:sz="6" w:space="0" w:color="auto"/>
            </w:tcBorders>
          </w:tcPr>
          <w:p w14:paraId="069ED10E" w14:textId="77777777" w:rsidR="00A31390" w:rsidRPr="00DD5BAA" w:rsidRDefault="00A31390" w:rsidP="00A209CD">
            <w:pPr>
              <w:pStyle w:val="TableRow"/>
              <w:keepNext/>
            </w:pPr>
            <w:r>
              <w:rPr>
                <w:b/>
                <w:bCs/>
              </w:rPr>
              <w:t xml:space="preserve">Available from Screen: </w:t>
            </w:r>
            <w:r>
              <w:t xml:space="preserve">Collections Browser when a </w:t>
            </w:r>
            <w:r>
              <w:rPr>
                <w:rFonts w:eastAsia="SimSun" w:hint="eastAsia"/>
                <w:lang w:eastAsia="zh-SG"/>
              </w:rPr>
              <w:t>store</w:t>
            </w:r>
            <w:r>
              <w:t xml:space="preserve"> is selected.</w:t>
            </w:r>
          </w:p>
        </w:tc>
      </w:tr>
      <w:tr w:rsidR="00DD5BAA" w14:paraId="38383B0C" w14:textId="77777777">
        <w:tc>
          <w:tcPr>
            <w:tcW w:w="1409" w:type="pct"/>
            <w:tcBorders>
              <w:top w:val="single" w:sz="6" w:space="0" w:color="auto"/>
              <w:left w:val="single" w:sz="6" w:space="0" w:color="auto"/>
              <w:bottom w:val="nil"/>
              <w:right w:val="nil"/>
            </w:tcBorders>
          </w:tcPr>
          <w:p w14:paraId="058A06D0"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1B3415E2" w14:textId="77777777" w:rsidR="00DD5BAA" w:rsidRPr="00F52855" w:rsidRDefault="00F52855" w:rsidP="00A209CD">
            <w:pPr>
              <w:pStyle w:val="TableRow"/>
              <w:keepNext/>
              <w:rPr>
                <w:rFonts w:eastAsia="SimSun"/>
                <w:lang w:eastAsia="zh-SG"/>
              </w:rPr>
            </w:pPr>
            <w:r>
              <w:rPr>
                <w:rFonts w:eastAsia="SimSun" w:hint="eastAsia"/>
                <w:lang w:eastAsia="zh-SG"/>
              </w:rPr>
              <w:t>Collection_Unit_Key</w:t>
            </w:r>
          </w:p>
        </w:tc>
      </w:tr>
      <w:tr w:rsidR="00DD5BAA" w14:paraId="44CC44B9" w14:textId="77777777">
        <w:tc>
          <w:tcPr>
            <w:tcW w:w="5000" w:type="pct"/>
            <w:gridSpan w:val="2"/>
            <w:tcBorders>
              <w:top w:val="single" w:sz="6" w:space="0" w:color="auto"/>
              <w:left w:val="single" w:sz="6" w:space="0" w:color="auto"/>
              <w:bottom w:val="single" w:sz="6" w:space="0" w:color="auto"/>
              <w:right w:val="single" w:sz="6" w:space="0" w:color="auto"/>
            </w:tcBorders>
          </w:tcPr>
          <w:p w14:paraId="603DFAD2" w14:textId="77777777" w:rsidR="00DD5BAA" w:rsidRDefault="00DD5BAA" w:rsidP="00A209CD">
            <w:pPr>
              <w:pStyle w:val="TableRow"/>
              <w:keepNext/>
            </w:pPr>
            <w:r w:rsidRPr="00B7470D">
              <w:rPr>
                <w:b/>
                <w:bCs/>
              </w:rPr>
              <w:t>Description:</w:t>
            </w:r>
            <w:r>
              <w:t xml:space="preserve"> </w:t>
            </w:r>
            <w:r w:rsidR="00A209CD">
              <w:t>Details of a selected store.</w:t>
            </w:r>
          </w:p>
        </w:tc>
      </w:tr>
      <w:tr w:rsidR="007C41CB" w14:paraId="0C0E363A" w14:textId="77777777">
        <w:tc>
          <w:tcPr>
            <w:tcW w:w="5000" w:type="pct"/>
            <w:gridSpan w:val="2"/>
            <w:tcBorders>
              <w:top w:val="single" w:sz="6" w:space="0" w:color="auto"/>
              <w:left w:val="single" w:sz="6" w:space="0" w:color="auto"/>
              <w:bottom w:val="single" w:sz="6" w:space="0" w:color="auto"/>
              <w:right w:val="single" w:sz="6" w:space="0" w:color="auto"/>
            </w:tcBorders>
          </w:tcPr>
          <w:p w14:paraId="6B753F67"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A209CD" w:rsidRPr="00A209CD">
              <w:rPr>
                <w:rFonts w:eastAsia="SimSun"/>
                <w:lang w:eastAsia="zh-SG"/>
              </w:rPr>
              <w:t xml:space="preserve">General, Measurements, Descriptors, </w:t>
            </w:r>
            <w:r w:rsidR="00914E45" w:rsidRPr="00A209CD">
              <w:rPr>
                <w:rFonts w:eastAsia="SimSun"/>
                <w:lang w:eastAsia="zh-SG"/>
              </w:rPr>
              <w:t>Locality</w:t>
            </w:r>
            <w:r w:rsidR="00A209CD" w:rsidRPr="00A209CD">
              <w:rPr>
                <w:rFonts w:eastAsia="SimSun"/>
                <w:lang w:eastAsia="zh-SG"/>
              </w:rPr>
              <w:t>, Specimens, Collections, Includes Stores, Sources, External References</w:t>
            </w:r>
          </w:p>
        </w:tc>
      </w:tr>
    </w:tbl>
    <w:p w14:paraId="18430073" w14:textId="77777777" w:rsidR="00DD5BAA" w:rsidRDefault="00DD5BAA" w:rsidP="00DD5BAA"/>
    <w:p w14:paraId="5D750A27" w14:textId="77777777" w:rsidR="00DD5BAA" w:rsidRDefault="007E2FFE" w:rsidP="00840903">
      <w:pPr>
        <w:pStyle w:val="Heading3"/>
      </w:pPr>
      <w:bookmarkStart w:id="324" w:name="_Toc292878782"/>
      <w:r>
        <w:lastRenderedPageBreak/>
        <w:t>Storage List</w:t>
      </w:r>
      <w:bookmarkEnd w:id="324"/>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7684E2A7" w14:textId="77777777">
        <w:tc>
          <w:tcPr>
            <w:tcW w:w="5000" w:type="pct"/>
            <w:gridSpan w:val="2"/>
            <w:tcBorders>
              <w:top w:val="single" w:sz="12" w:space="0" w:color="auto"/>
              <w:bottom w:val="single" w:sz="12" w:space="0" w:color="auto"/>
            </w:tcBorders>
            <w:shd w:val="pct25" w:color="auto" w:fill="FFFFFF"/>
          </w:tcPr>
          <w:p w14:paraId="6E1353DB"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Store List</w:t>
            </w:r>
          </w:p>
        </w:tc>
      </w:tr>
      <w:tr w:rsidR="00DD5BAA" w14:paraId="653CCF4F"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62F828A9" w14:textId="77777777" w:rsidR="00DD5BAA" w:rsidRDefault="00DD5BAA" w:rsidP="00A209CD">
            <w:pPr>
              <w:pStyle w:val="TableRow"/>
              <w:keepNext/>
            </w:pPr>
            <w:r w:rsidRPr="00B7470D">
              <w:rPr>
                <w:b/>
                <w:bCs/>
              </w:rPr>
              <w:t>Frequency:</w:t>
            </w:r>
            <w:r>
              <w:t xml:space="preserve"> Ad-hoc</w:t>
            </w:r>
          </w:p>
        </w:tc>
      </w:tr>
      <w:tr w:rsidR="00DD5BAA" w14:paraId="6FC816EE" w14:textId="77777777">
        <w:tc>
          <w:tcPr>
            <w:tcW w:w="5000" w:type="pct"/>
            <w:gridSpan w:val="2"/>
            <w:tcBorders>
              <w:top w:val="single" w:sz="6" w:space="0" w:color="auto"/>
              <w:left w:val="single" w:sz="6" w:space="0" w:color="auto"/>
              <w:bottom w:val="single" w:sz="6" w:space="0" w:color="auto"/>
              <w:right w:val="single" w:sz="6" w:space="0" w:color="auto"/>
            </w:tcBorders>
          </w:tcPr>
          <w:p w14:paraId="68E9E376" w14:textId="77777777" w:rsidR="00DD5BAA" w:rsidRPr="00B15498" w:rsidRDefault="00DD5BAA" w:rsidP="00A209CD">
            <w:pPr>
              <w:pStyle w:val="TableRow"/>
              <w:keepNext/>
              <w:rPr>
                <w:rFonts w:eastAsia="SimSun"/>
                <w:lang w:eastAsia="zh-SG"/>
              </w:rPr>
            </w:pPr>
            <w:r>
              <w:rPr>
                <w:b/>
                <w:bCs/>
              </w:rPr>
              <w:t xml:space="preserve">Available from Screen: </w:t>
            </w:r>
            <w:r w:rsidR="00B15498">
              <w:t xml:space="preserve">Collections Browser when </w:t>
            </w:r>
            <w:r w:rsidR="00B15498">
              <w:rPr>
                <w:rFonts w:eastAsia="SimSun" w:hint="eastAsia"/>
                <w:lang w:eastAsia="zh-SG"/>
              </w:rPr>
              <w:t>Stores</w:t>
            </w:r>
            <w:r w:rsidR="00B15498">
              <w:t xml:space="preserve"> selected in the Type combo box, or </w:t>
            </w:r>
            <w:r w:rsidR="00B15498">
              <w:rPr>
                <w:rFonts w:eastAsia="SimSun" w:hint="eastAsia"/>
                <w:lang w:eastAsia="zh-SG"/>
              </w:rPr>
              <w:t>Stores</w:t>
            </w:r>
            <w:r w:rsidR="00B15498">
              <w:t xml:space="preserve"> node selected within another data type</w:t>
            </w:r>
            <w:r w:rsidR="00B15498">
              <w:rPr>
                <w:rFonts w:eastAsia="SimSun" w:hint="eastAsia"/>
                <w:lang w:eastAsia="zh-SG"/>
              </w:rPr>
              <w:t>.</w:t>
            </w:r>
          </w:p>
        </w:tc>
      </w:tr>
      <w:tr w:rsidR="00DD5BAA" w14:paraId="0172C0FF" w14:textId="77777777">
        <w:tc>
          <w:tcPr>
            <w:tcW w:w="1409" w:type="pct"/>
            <w:tcBorders>
              <w:top w:val="single" w:sz="6" w:space="0" w:color="auto"/>
              <w:left w:val="single" w:sz="6" w:space="0" w:color="auto"/>
              <w:bottom w:val="nil"/>
              <w:right w:val="nil"/>
            </w:tcBorders>
          </w:tcPr>
          <w:p w14:paraId="6A24AC55"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1BF42D18" w14:textId="77777777" w:rsidR="00DD5BAA" w:rsidRDefault="00F52855" w:rsidP="00A209CD">
            <w:pPr>
              <w:pStyle w:val="TableRow"/>
              <w:keepNext/>
            </w:pPr>
            <w:r>
              <w:rPr>
                <w:rFonts w:eastAsia="SimSun" w:hint="eastAsia"/>
                <w:lang w:eastAsia="zh-SG"/>
              </w:rPr>
              <w:t>List of Collection_Unit_Keys</w:t>
            </w:r>
          </w:p>
        </w:tc>
      </w:tr>
      <w:tr w:rsidR="00DD5BAA" w14:paraId="2727A092" w14:textId="77777777">
        <w:tc>
          <w:tcPr>
            <w:tcW w:w="5000" w:type="pct"/>
            <w:gridSpan w:val="2"/>
            <w:tcBorders>
              <w:top w:val="single" w:sz="6" w:space="0" w:color="auto"/>
              <w:left w:val="single" w:sz="6" w:space="0" w:color="auto"/>
              <w:bottom w:val="single" w:sz="6" w:space="0" w:color="auto"/>
              <w:right w:val="single" w:sz="6" w:space="0" w:color="auto"/>
            </w:tcBorders>
          </w:tcPr>
          <w:p w14:paraId="2A62B0DC" w14:textId="77777777" w:rsidR="00DD5BAA" w:rsidRDefault="00DD5BAA" w:rsidP="00A209CD">
            <w:pPr>
              <w:pStyle w:val="TableRow"/>
              <w:keepNext/>
            </w:pPr>
            <w:r w:rsidRPr="00B7470D">
              <w:rPr>
                <w:b/>
                <w:bCs/>
              </w:rPr>
              <w:t>Description:</w:t>
            </w:r>
            <w:r>
              <w:t xml:space="preserve"> </w:t>
            </w:r>
            <w:r w:rsidR="00A209CD">
              <w:t>Summary list of stores.</w:t>
            </w:r>
          </w:p>
        </w:tc>
      </w:tr>
      <w:tr w:rsidR="007C41CB" w14:paraId="7B75A490" w14:textId="77777777">
        <w:tc>
          <w:tcPr>
            <w:tcW w:w="5000" w:type="pct"/>
            <w:gridSpan w:val="2"/>
            <w:tcBorders>
              <w:top w:val="single" w:sz="6" w:space="0" w:color="auto"/>
              <w:left w:val="single" w:sz="6" w:space="0" w:color="auto"/>
              <w:bottom w:val="single" w:sz="6" w:space="0" w:color="auto"/>
              <w:right w:val="single" w:sz="6" w:space="0" w:color="auto"/>
            </w:tcBorders>
          </w:tcPr>
          <w:p w14:paraId="3647CC4E"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A209CD" w:rsidRPr="00A209CD">
              <w:rPr>
                <w:rFonts w:eastAsia="SimSun"/>
                <w:lang w:eastAsia="zh-SG"/>
              </w:rPr>
              <w:t>Store list</w:t>
            </w:r>
          </w:p>
        </w:tc>
      </w:tr>
    </w:tbl>
    <w:p w14:paraId="6B3710C3" w14:textId="77777777" w:rsidR="00DD5BAA" w:rsidRDefault="00DD5BAA" w:rsidP="00DD5BAA"/>
    <w:p w14:paraId="3A8AEAC6" w14:textId="77777777" w:rsidR="00DD5BAA" w:rsidRDefault="007E2FFE" w:rsidP="00840903">
      <w:pPr>
        <w:pStyle w:val="Heading3"/>
      </w:pPr>
      <w:bookmarkStart w:id="325" w:name="_Toc292878783"/>
      <w:r>
        <w:t>Task Detail</w:t>
      </w:r>
      <w:bookmarkEnd w:id="325"/>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61C4898D" w14:textId="77777777">
        <w:tc>
          <w:tcPr>
            <w:tcW w:w="5000" w:type="pct"/>
            <w:gridSpan w:val="2"/>
            <w:tcBorders>
              <w:top w:val="single" w:sz="12" w:space="0" w:color="auto"/>
              <w:bottom w:val="single" w:sz="12" w:space="0" w:color="auto"/>
            </w:tcBorders>
            <w:shd w:val="pct25" w:color="auto" w:fill="FFFFFF"/>
          </w:tcPr>
          <w:p w14:paraId="7E5D70FD" w14:textId="77777777" w:rsidR="00DD5BAA" w:rsidRPr="00B15498" w:rsidRDefault="00DD5BAA" w:rsidP="00A209CD">
            <w:pPr>
              <w:pStyle w:val="TableColumnTitles"/>
              <w:keepNext/>
              <w:jc w:val="center"/>
              <w:rPr>
                <w:rFonts w:eastAsia="SimSun"/>
                <w:lang w:eastAsia="zh-SG"/>
              </w:rPr>
            </w:pPr>
            <w:r>
              <w:t xml:space="preserve">Report Name: </w:t>
            </w:r>
            <w:r w:rsidR="00B15498">
              <w:rPr>
                <w:rFonts w:eastAsia="SimSun" w:hint="eastAsia"/>
                <w:lang w:eastAsia="zh-SG"/>
              </w:rPr>
              <w:t>Task Detail</w:t>
            </w:r>
          </w:p>
        </w:tc>
      </w:tr>
      <w:tr w:rsidR="00DD5BAA" w14:paraId="18D84C8D"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4BDDD8F0" w14:textId="77777777" w:rsidR="00DD5BAA" w:rsidRDefault="00DD5BAA" w:rsidP="00A209CD">
            <w:pPr>
              <w:pStyle w:val="TableRow"/>
              <w:keepNext/>
            </w:pPr>
            <w:r w:rsidRPr="00B7470D">
              <w:rPr>
                <w:b/>
                <w:bCs/>
              </w:rPr>
              <w:t>Frequency:</w:t>
            </w:r>
            <w:r>
              <w:t xml:space="preserve"> Ad-hoc</w:t>
            </w:r>
          </w:p>
        </w:tc>
      </w:tr>
      <w:tr w:rsidR="00A31390" w14:paraId="63B67F3B" w14:textId="77777777">
        <w:tc>
          <w:tcPr>
            <w:tcW w:w="5000" w:type="pct"/>
            <w:gridSpan w:val="2"/>
            <w:tcBorders>
              <w:top w:val="single" w:sz="6" w:space="0" w:color="auto"/>
              <w:left w:val="single" w:sz="6" w:space="0" w:color="auto"/>
              <w:bottom w:val="single" w:sz="6" w:space="0" w:color="auto"/>
              <w:right w:val="single" w:sz="6" w:space="0" w:color="auto"/>
            </w:tcBorders>
          </w:tcPr>
          <w:p w14:paraId="3CFD7D23" w14:textId="77777777" w:rsidR="00A31390" w:rsidRPr="00DD5BAA" w:rsidRDefault="00A31390" w:rsidP="00A209CD">
            <w:pPr>
              <w:pStyle w:val="TableRow"/>
              <w:keepNext/>
            </w:pPr>
            <w:r>
              <w:rPr>
                <w:b/>
                <w:bCs/>
              </w:rPr>
              <w:t xml:space="preserve">Available from Screen: </w:t>
            </w:r>
            <w:r>
              <w:t xml:space="preserve">Collections Browser when a </w:t>
            </w:r>
            <w:r>
              <w:rPr>
                <w:rFonts w:eastAsia="SimSun" w:hint="eastAsia"/>
                <w:lang w:eastAsia="zh-SG"/>
              </w:rPr>
              <w:t>task</w:t>
            </w:r>
            <w:r>
              <w:t xml:space="preserve"> is selected.</w:t>
            </w:r>
          </w:p>
        </w:tc>
      </w:tr>
      <w:tr w:rsidR="00DD5BAA" w14:paraId="67C0FD3C" w14:textId="77777777">
        <w:tc>
          <w:tcPr>
            <w:tcW w:w="1409" w:type="pct"/>
            <w:tcBorders>
              <w:top w:val="single" w:sz="6" w:space="0" w:color="auto"/>
              <w:left w:val="single" w:sz="6" w:space="0" w:color="auto"/>
              <w:bottom w:val="nil"/>
              <w:right w:val="nil"/>
            </w:tcBorders>
          </w:tcPr>
          <w:p w14:paraId="6B3BDA44"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723148C1" w14:textId="77777777" w:rsidR="00DD5BAA" w:rsidRDefault="00A209CD" w:rsidP="00A209CD">
            <w:pPr>
              <w:pStyle w:val="TableRow"/>
              <w:keepNext/>
            </w:pPr>
            <w:r>
              <w:t>Conservation_Task_Key</w:t>
            </w:r>
          </w:p>
        </w:tc>
      </w:tr>
      <w:tr w:rsidR="00DD5BAA" w14:paraId="6927C704" w14:textId="77777777">
        <w:tc>
          <w:tcPr>
            <w:tcW w:w="5000" w:type="pct"/>
            <w:gridSpan w:val="2"/>
            <w:tcBorders>
              <w:top w:val="single" w:sz="6" w:space="0" w:color="auto"/>
              <w:left w:val="single" w:sz="6" w:space="0" w:color="auto"/>
              <w:bottom w:val="single" w:sz="6" w:space="0" w:color="auto"/>
              <w:right w:val="single" w:sz="6" w:space="0" w:color="auto"/>
            </w:tcBorders>
          </w:tcPr>
          <w:p w14:paraId="71BFE101" w14:textId="77777777" w:rsidR="00DD5BAA" w:rsidRDefault="00DD5BAA" w:rsidP="00A209CD">
            <w:pPr>
              <w:pStyle w:val="TableRow"/>
              <w:keepNext/>
            </w:pPr>
            <w:r w:rsidRPr="00B7470D">
              <w:rPr>
                <w:b/>
                <w:bCs/>
              </w:rPr>
              <w:t>Description:</w:t>
            </w:r>
            <w:r>
              <w:t xml:space="preserve"> </w:t>
            </w:r>
            <w:r w:rsidR="006C422D">
              <w:t>Details of a single selected task.</w:t>
            </w:r>
          </w:p>
        </w:tc>
      </w:tr>
      <w:tr w:rsidR="007C41CB" w14:paraId="58916E1E" w14:textId="77777777">
        <w:tc>
          <w:tcPr>
            <w:tcW w:w="5000" w:type="pct"/>
            <w:gridSpan w:val="2"/>
            <w:tcBorders>
              <w:top w:val="single" w:sz="6" w:space="0" w:color="auto"/>
              <w:left w:val="single" w:sz="6" w:space="0" w:color="auto"/>
              <w:bottom w:val="single" w:sz="6" w:space="0" w:color="auto"/>
              <w:right w:val="single" w:sz="6" w:space="0" w:color="auto"/>
            </w:tcBorders>
          </w:tcPr>
          <w:p w14:paraId="360AD4C6"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6C422D" w:rsidRPr="006C422D">
              <w:rPr>
                <w:rFonts w:eastAsia="SimSun"/>
                <w:lang w:eastAsia="zh-SG"/>
              </w:rPr>
              <w:t xml:space="preserve">General, Multimedia, Sources, External </w:t>
            </w:r>
            <w:r w:rsidR="00914E45">
              <w:rPr>
                <w:rFonts w:eastAsia="SimSun"/>
                <w:lang w:eastAsia="zh-SG"/>
              </w:rPr>
              <w:t>Refer</w:t>
            </w:r>
            <w:r w:rsidR="00914E45" w:rsidRPr="006C422D">
              <w:rPr>
                <w:rFonts w:eastAsia="SimSun"/>
                <w:lang w:eastAsia="zh-SG"/>
              </w:rPr>
              <w:t>ences</w:t>
            </w:r>
          </w:p>
        </w:tc>
      </w:tr>
    </w:tbl>
    <w:p w14:paraId="5E3A6BF5" w14:textId="77777777" w:rsidR="00DD5BAA" w:rsidRDefault="00DD5BAA" w:rsidP="00DD5BAA"/>
    <w:p w14:paraId="024C87E6" w14:textId="77777777" w:rsidR="00DD5BAA" w:rsidRDefault="007E2FFE" w:rsidP="00840903">
      <w:pPr>
        <w:pStyle w:val="Heading3"/>
      </w:pPr>
      <w:bookmarkStart w:id="326" w:name="_Toc292878784"/>
      <w:r>
        <w:t>Valuation Detail</w:t>
      </w:r>
      <w:bookmarkEnd w:id="326"/>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02DD9C60" w14:textId="77777777">
        <w:tc>
          <w:tcPr>
            <w:tcW w:w="5000" w:type="pct"/>
            <w:gridSpan w:val="2"/>
            <w:tcBorders>
              <w:top w:val="single" w:sz="12" w:space="0" w:color="auto"/>
              <w:bottom w:val="single" w:sz="12" w:space="0" w:color="auto"/>
            </w:tcBorders>
            <w:shd w:val="pct25" w:color="auto" w:fill="FFFFFF"/>
          </w:tcPr>
          <w:p w14:paraId="4D0639A0" w14:textId="77777777" w:rsidR="00DD5BAA" w:rsidRPr="00B15498" w:rsidRDefault="00DD5BAA" w:rsidP="00A209CD">
            <w:pPr>
              <w:pStyle w:val="TableColumnTitles"/>
              <w:keepNext/>
              <w:jc w:val="center"/>
              <w:rPr>
                <w:rFonts w:eastAsia="SimSun"/>
                <w:lang w:eastAsia="zh-SG"/>
              </w:rPr>
            </w:pPr>
            <w:r>
              <w:t xml:space="preserve">Report Name: </w:t>
            </w:r>
            <w:r w:rsidR="00F52855">
              <w:rPr>
                <w:rFonts w:eastAsia="SimSun" w:hint="eastAsia"/>
                <w:lang w:eastAsia="zh-SG"/>
              </w:rPr>
              <w:t>Valuation Detail</w:t>
            </w:r>
          </w:p>
        </w:tc>
      </w:tr>
      <w:tr w:rsidR="00DD5BAA" w14:paraId="3BDC0BCA"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0AC4D2EA" w14:textId="77777777" w:rsidR="00DD5BAA" w:rsidRDefault="00DD5BAA" w:rsidP="00A209CD">
            <w:pPr>
              <w:pStyle w:val="TableRow"/>
              <w:keepNext/>
            </w:pPr>
            <w:r w:rsidRPr="00B7470D">
              <w:rPr>
                <w:b/>
                <w:bCs/>
              </w:rPr>
              <w:t>Frequency:</w:t>
            </w:r>
            <w:r>
              <w:t xml:space="preserve"> Ad-hoc</w:t>
            </w:r>
          </w:p>
        </w:tc>
      </w:tr>
      <w:tr w:rsidR="00A31390" w14:paraId="085CB075" w14:textId="77777777">
        <w:tc>
          <w:tcPr>
            <w:tcW w:w="5000" w:type="pct"/>
            <w:gridSpan w:val="2"/>
            <w:tcBorders>
              <w:top w:val="single" w:sz="6" w:space="0" w:color="auto"/>
              <w:left w:val="single" w:sz="6" w:space="0" w:color="auto"/>
              <w:bottom w:val="single" w:sz="6" w:space="0" w:color="auto"/>
              <w:right w:val="single" w:sz="6" w:space="0" w:color="auto"/>
            </w:tcBorders>
          </w:tcPr>
          <w:p w14:paraId="03BD185F" w14:textId="77777777" w:rsidR="00A31390" w:rsidRPr="00B15498" w:rsidRDefault="00A31390" w:rsidP="00A209CD">
            <w:pPr>
              <w:pStyle w:val="TableRow"/>
              <w:keepNext/>
              <w:rPr>
                <w:rFonts w:eastAsia="SimSun"/>
                <w:lang w:eastAsia="zh-SG"/>
              </w:rPr>
            </w:pPr>
            <w:r>
              <w:rPr>
                <w:b/>
                <w:bCs/>
              </w:rPr>
              <w:t>Available from Screen:</w:t>
            </w:r>
            <w:r w:rsidR="00B15498">
              <w:rPr>
                <w:rFonts w:eastAsia="SimSun" w:hint="eastAsia"/>
                <w:b/>
                <w:bCs/>
                <w:lang w:eastAsia="zh-SG"/>
              </w:rPr>
              <w:t xml:space="preserve"> </w:t>
            </w:r>
            <w:r w:rsidR="00B15498">
              <w:t xml:space="preserve">Collections Browser when </w:t>
            </w:r>
            <w:r w:rsidR="006C422D">
              <w:rPr>
                <w:rFonts w:eastAsia="SimSun"/>
                <w:lang w:eastAsia="zh-SG"/>
              </w:rPr>
              <w:t>a valuation is selected.</w:t>
            </w:r>
          </w:p>
        </w:tc>
      </w:tr>
      <w:tr w:rsidR="00DD5BAA" w14:paraId="29709275" w14:textId="77777777">
        <w:tc>
          <w:tcPr>
            <w:tcW w:w="1409" w:type="pct"/>
            <w:tcBorders>
              <w:top w:val="single" w:sz="6" w:space="0" w:color="auto"/>
              <w:left w:val="single" w:sz="6" w:space="0" w:color="auto"/>
              <w:bottom w:val="nil"/>
              <w:right w:val="nil"/>
            </w:tcBorders>
          </w:tcPr>
          <w:p w14:paraId="66EA37F7"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4271F92A" w14:textId="77777777" w:rsidR="00DD5BAA" w:rsidRDefault="006C422D" w:rsidP="00A209CD">
            <w:pPr>
              <w:pStyle w:val="TableRow"/>
              <w:keepNext/>
            </w:pPr>
            <w:r>
              <w:t>Valuation_Key</w:t>
            </w:r>
          </w:p>
        </w:tc>
      </w:tr>
      <w:tr w:rsidR="00DD5BAA" w14:paraId="069ACEA9" w14:textId="77777777">
        <w:tc>
          <w:tcPr>
            <w:tcW w:w="5000" w:type="pct"/>
            <w:gridSpan w:val="2"/>
            <w:tcBorders>
              <w:top w:val="single" w:sz="6" w:space="0" w:color="auto"/>
              <w:left w:val="single" w:sz="6" w:space="0" w:color="auto"/>
              <w:bottom w:val="single" w:sz="6" w:space="0" w:color="auto"/>
              <w:right w:val="single" w:sz="6" w:space="0" w:color="auto"/>
            </w:tcBorders>
          </w:tcPr>
          <w:p w14:paraId="5EAF4FF2" w14:textId="77777777" w:rsidR="00DD5BAA" w:rsidRDefault="00DD5BAA" w:rsidP="00A209CD">
            <w:pPr>
              <w:pStyle w:val="TableRow"/>
              <w:keepNext/>
            </w:pPr>
            <w:r w:rsidRPr="00B7470D">
              <w:rPr>
                <w:b/>
                <w:bCs/>
              </w:rPr>
              <w:t>Description:</w:t>
            </w:r>
            <w:r>
              <w:t xml:space="preserve"> </w:t>
            </w:r>
            <w:r w:rsidR="006C422D">
              <w:t>Details of a single selected valuation.</w:t>
            </w:r>
          </w:p>
        </w:tc>
      </w:tr>
      <w:tr w:rsidR="007C41CB" w14:paraId="46CC5C78" w14:textId="77777777">
        <w:tc>
          <w:tcPr>
            <w:tcW w:w="5000" w:type="pct"/>
            <w:gridSpan w:val="2"/>
            <w:tcBorders>
              <w:top w:val="single" w:sz="6" w:space="0" w:color="auto"/>
              <w:left w:val="single" w:sz="6" w:space="0" w:color="auto"/>
              <w:bottom w:val="single" w:sz="6" w:space="0" w:color="auto"/>
              <w:right w:val="single" w:sz="6" w:space="0" w:color="auto"/>
            </w:tcBorders>
          </w:tcPr>
          <w:p w14:paraId="7BF6D167"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p>
        </w:tc>
      </w:tr>
    </w:tbl>
    <w:p w14:paraId="290451C5" w14:textId="77777777" w:rsidR="00DD5BAA" w:rsidRDefault="00DD5BAA" w:rsidP="00DD5BAA"/>
    <w:p w14:paraId="25C1B4CE" w14:textId="77777777" w:rsidR="00DD5BAA" w:rsidRDefault="007E2FFE" w:rsidP="00840903">
      <w:pPr>
        <w:pStyle w:val="Heading3"/>
      </w:pPr>
      <w:bookmarkStart w:id="327" w:name="_Toc292878785"/>
      <w:r>
        <w:lastRenderedPageBreak/>
        <w:t>Valuations List</w:t>
      </w:r>
      <w:bookmarkEnd w:id="327"/>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DD5BAA" w14:paraId="67DA86F8" w14:textId="77777777">
        <w:tc>
          <w:tcPr>
            <w:tcW w:w="5000" w:type="pct"/>
            <w:gridSpan w:val="2"/>
            <w:tcBorders>
              <w:top w:val="single" w:sz="12" w:space="0" w:color="auto"/>
              <w:bottom w:val="single" w:sz="12" w:space="0" w:color="auto"/>
            </w:tcBorders>
            <w:shd w:val="pct25" w:color="auto" w:fill="FFFFFF"/>
          </w:tcPr>
          <w:p w14:paraId="13420C32" w14:textId="77777777" w:rsidR="00DD5BAA" w:rsidRDefault="00DD5BAA" w:rsidP="00A209CD">
            <w:pPr>
              <w:pStyle w:val="TableColumnTitles"/>
              <w:keepNext/>
              <w:jc w:val="center"/>
            </w:pPr>
            <w:r>
              <w:t xml:space="preserve">Report Name: </w:t>
            </w:r>
            <w:r w:rsidR="007E2FFE">
              <w:t>Valuations List</w:t>
            </w:r>
          </w:p>
        </w:tc>
      </w:tr>
      <w:tr w:rsidR="00DD5BAA" w14:paraId="45E1065F" w14:textId="77777777">
        <w:trPr>
          <w:cantSplit/>
        </w:trPr>
        <w:tc>
          <w:tcPr>
            <w:tcW w:w="5000" w:type="pct"/>
            <w:gridSpan w:val="2"/>
            <w:tcBorders>
              <w:top w:val="single" w:sz="6" w:space="0" w:color="auto"/>
              <w:left w:val="single" w:sz="6" w:space="0" w:color="auto"/>
              <w:bottom w:val="single" w:sz="6" w:space="0" w:color="auto"/>
              <w:right w:val="single" w:sz="6" w:space="0" w:color="auto"/>
            </w:tcBorders>
          </w:tcPr>
          <w:p w14:paraId="4578C9C3" w14:textId="77777777" w:rsidR="00DD5BAA" w:rsidRDefault="00DD5BAA" w:rsidP="00A209CD">
            <w:pPr>
              <w:pStyle w:val="TableRow"/>
              <w:keepNext/>
            </w:pPr>
            <w:r w:rsidRPr="00B7470D">
              <w:rPr>
                <w:b/>
                <w:bCs/>
              </w:rPr>
              <w:t>Frequency:</w:t>
            </w:r>
            <w:r>
              <w:t xml:space="preserve"> Ad-hoc</w:t>
            </w:r>
          </w:p>
        </w:tc>
      </w:tr>
      <w:tr w:rsidR="00DD5BAA" w14:paraId="71540DBF" w14:textId="77777777">
        <w:tc>
          <w:tcPr>
            <w:tcW w:w="5000" w:type="pct"/>
            <w:gridSpan w:val="2"/>
            <w:tcBorders>
              <w:top w:val="single" w:sz="6" w:space="0" w:color="auto"/>
              <w:left w:val="single" w:sz="6" w:space="0" w:color="auto"/>
              <w:bottom w:val="single" w:sz="6" w:space="0" w:color="auto"/>
              <w:right w:val="single" w:sz="6" w:space="0" w:color="auto"/>
            </w:tcBorders>
          </w:tcPr>
          <w:p w14:paraId="64BE3DC1" w14:textId="77777777" w:rsidR="00DD5BAA" w:rsidRPr="00DD5BAA" w:rsidRDefault="00DD5BAA" w:rsidP="00A209CD">
            <w:pPr>
              <w:pStyle w:val="TableRow"/>
              <w:keepNext/>
            </w:pPr>
            <w:r>
              <w:rPr>
                <w:b/>
                <w:bCs/>
              </w:rPr>
              <w:t xml:space="preserve">Available from Screen: </w:t>
            </w:r>
            <w:r w:rsidR="00F52855">
              <w:t xml:space="preserve">Collections Browser when </w:t>
            </w:r>
            <w:r w:rsidR="00F52855">
              <w:rPr>
                <w:rFonts w:eastAsia="SimSun" w:hint="eastAsia"/>
                <w:lang w:eastAsia="zh-SG"/>
              </w:rPr>
              <w:t xml:space="preserve">Valuations </w:t>
            </w:r>
            <w:r w:rsidR="00F52855">
              <w:t xml:space="preserve">selected in the Type combo box, or </w:t>
            </w:r>
            <w:r w:rsidR="00F52855">
              <w:rPr>
                <w:rFonts w:eastAsia="SimSun" w:hint="eastAsia"/>
                <w:lang w:eastAsia="zh-SG"/>
              </w:rPr>
              <w:t xml:space="preserve">Valuations </w:t>
            </w:r>
            <w:r w:rsidR="00F52855">
              <w:t>node selected within another data type</w:t>
            </w:r>
            <w:r w:rsidR="00F52855">
              <w:rPr>
                <w:rFonts w:eastAsia="SimSun" w:hint="eastAsia"/>
                <w:lang w:eastAsia="zh-SG"/>
              </w:rPr>
              <w:t>.</w:t>
            </w:r>
          </w:p>
        </w:tc>
      </w:tr>
      <w:tr w:rsidR="00DD5BAA" w14:paraId="4E232993" w14:textId="77777777">
        <w:tc>
          <w:tcPr>
            <w:tcW w:w="1409" w:type="pct"/>
            <w:tcBorders>
              <w:top w:val="single" w:sz="6" w:space="0" w:color="auto"/>
              <w:left w:val="single" w:sz="6" w:space="0" w:color="auto"/>
              <w:bottom w:val="nil"/>
              <w:right w:val="nil"/>
            </w:tcBorders>
          </w:tcPr>
          <w:p w14:paraId="40A04329" w14:textId="77777777" w:rsidR="00DD5BAA" w:rsidRPr="00B7470D" w:rsidRDefault="00DD5BAA" w:rsidP="00A209CD">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5F3D4F96" w14:textId="77777777" w:rsidR="00DD5BAA" w:rsidRPr="00B15498" w:rsidRDefault="00B15498" w:rsidP="00A209CD">
            <w:pPr>
              <w:pStyle w:val="TableRow"/>
              <w:keepNext/>
              <w:rPr>
                <w:rFonts w:eastAsia="SimSun"/>
                <w:lang w:eastAsia="zh-SG"/>
              </w:rPr>
            </w:pPr>
            <w:r>
              <w:rPr>
                <w:rFonts w:eastAsia="SimSun" w:hint="eastAsia"/>
                <w:lang w:eastAsia="zh-SG"/>
              </w:rPr>
              <w:t>List of Valuation_Keys</w:t>
            </w:r>
          </w:p>
        </w:tc>
      </w:tr>
      <w:tr w:rsidR="00DD5BAA" w14:paraId="08DD17A6" w14:textId="77777777">
        <w:tc>
          <w:tcPr>
            <w:tcW w:w="5000" w:type="pct"/>
            <w:gridSpan w:val="2"/>
            <w:tcBorders>
              <w:top w:val="single" w:sz="6" w:space="0" w:color="auto"/>
              <w:left w:val="single" w:sz="6" w:space="0" w:color="auto"/>
              <w:bottom w:val="single" w:sz="6" w:space="0" w:color="auto"/>
              <w:right w:val="single" w:sz="6" w:space="0" w:color="auto"/>
            </w:tcBorders>
          </w:tcPr>
          <w:p w14:paraId="35FEBE73" w14:textId="77777777" w:rsidR="00DD5BAA" w:rsidRPr="00B15498" w:rsidRDefault="00DD5BAA" w:rsidP="00A209CD">
            <w:pPr>
              <w:pStyle w:val="TableRow"/>
              <w:keepNext/>
              <w:rPr>
                <w:rFonts w:eastAsia="SimSun"/>
                <w:lang w:eastAsia="zh-SG"/>
              </w:rPr>
            </w:pPr>
            <w:r w:rsidRPr="00B7470D">
              <w:rPr>
                <w:b/>
                <w:bCs/>
              </w:rPr>
              <w:t>Description:</w:t>
            </w:r>
            <w:r>
              <w:t xml:space="preserve"> </w:t>
            </w:r>
            <w:r w:rsidR="00B15498">
              <w:rPr>
                <w:rFonts w:eastAsia="SimSun" w:hint="eastAsia"/>
                <w:lang w:eastAsia="zh-SG"/>
              </w:rPr>
              <w:t>Summary list of valuations</w:t>
            </w:r>
          </w:p>
        </w:tc>
      </w:tr>
      <w:tr w:rsidR="007C41CB" w14:paraId="6520F5B9" w14:textId="77777777">
        <w:tc>
          <w:tcPr>
            <w:tcW w:w="5000" w:type="pct"/>
            <w:gridSpan w:val="2"/>
            <w:tcBorders>
              <w:top w:val="single" w:sz="6" w:space="0" w:color="auto"/>
              <w:left w:val="single" w:sz="6" w:space="0" w:color="auto"/>
              <w:bottom w:val="single" w:sz="6" w:space="0" w:color="auto"/>
              <w:right w:val="single" w:sz="6" w:space="0" w:color="auto"/>
            </w:tcBorders>
          </w:tcPr>
          <w:p w14:paraId="24E0F4ED" w14:textId="77777777" w:rsidR="007C41CB" w:rsidRPr="007C41CB" w:rsidRDefault="007C41CB" w:rsidP="00B365CC">
            <w:pPr>
              <w:pStyle w:val="TableRow"/>
              <w:rPr>
                <w:rFonts w:eastAsia="SimSun"/>
                <w:b/>
                <w:bCs/>
                <w:lang w:eastAsia="zh-SG"/>
              </w:rPr>
            </w:pPr>
            <w:r>
              <w:rPr>
                <w:rFonts w:eastAsia="SimSun" w:hint="eastAsia"/>
                <w:b/>
                <w:bCs/>
                <w:lang w:eastAsia="zh-SG"/>
              </w:rPr>
              <w:t xml:space="preserve">Report Sections: </w:t>
            </w:r>
            <w:r w:rsidR="00B15498" w:rsidRPr="00B15498">
              <w:rPr>
                <w:rFonts w:eastAsia="SimSun" w:hint="eastAsia"/>
                <w:lang w:eastAsia="zh-SG"/>
              </w:rPr>
              <w:t>Valuations List</w:t>
            </w:r>
          </w:p>
        </w:tc>
      </w:tr>
    </w:tbl>
    <w:p w14:paraId="3C7F9AF1" w14:textId="77777777" w:rsidR="00DD5BAA" w:rsidRDefault="00DD5BAA" w:rsidP="00DD5BAA"/>
    <w:p w14:paraId="0667D623" w14:textId="77777777" w:rsidR="00656E57" w:rsidRDefault="00656E57" w:rsidP="00656E57">
      <w:pPr>
        <w:pStyle w:val="Heading3"/>
      </w:pPr>
      <w:r>
        <w:t>Specimen Label Output</w:t>
      </w:r>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332"/>
        <w:gridCol w:w="5944"/>
      </w:tblGrid>
      <w:tr w:rsidR="00656E57" w14:paraId="75A5527C" w14:textId="77777777" w:rsidTr="00CD244C">
        <w:tc>
          <w:tcPr>
            <w:tcW w:w="5000" w:type="pct"/>
            <w:gridSpan w:val="2"/>
            <w:tcBorders>
              <w:top w:val="single" w:sz="12" w:space="0" w:color="auto"/>
              <w:bottom w:val="single" w:sz="12" w:space="0" w:color="auto"/>
            </w:tcBorders>
            <w:shd w:val="pct25" w:color="auto" w:fill="FFFFFF"/>
          </w:tcPr>
          <w:p w14:paraId="588EB43C" w14:textId="77777777" w:rsidR="00656E57" w:rsidRDefault="00656E57" w:rsidP="00B743AD">
            <w:pPr>
              <w:pStyle w:val="TableColumnTitles"/>
              <w:keepNext/>
              <w:jc w:val="center"/>
            </w:pPr>
            <w:r>
              <w:t>Report Name: Specimen Label Output</w:t>
            </w:r>
          </w:p>
        </w:tc>
      </w:tr>
      <w:tr w:rsidR="00656E57" w14:paraId="4118DF95" w14:textId="77777777" w:rsidTr="00CD244C">
        <w:trPr>
          <w:cantSplit/>
        </w:trPr>
        <w:tc>
          <w:tcPr>
            <w:tcW w:w="5000" w:type="pct"/>
            <w:gridSpan w:val="2"/>
            <w:tcBorders>
              <w:top w:val="single" w:sz="6" w:space="0" w:color="auto"/>
              <w:left w:val="single" w:sz="6" w:space="0" w:color="auto"/>
              <w:bottom w:val="single" w:sz="6" w:space="0" w:color="auto"/>
              <w:right w:val="single" w:sz="6" w:space="0" w:color="auto"/>
            </w:tcBorders>
          </w:tcPr>
          <w:p w14:paraId="625A6671" w14:textId="77777777" w:rsidR="00656E57" w:rsidRDefault="00656E57" w:rsidP="00CD244C">
            <w:pPr>
              <w:pStyle w:val="TableRow"/>
              <w:keepNext/>
            </w:pPr>
            <w:r w:rsidRPr="00B7470D">
              <w:rPr>
                <w:b/>
                <w:bCs/>
              </w:rPr>
              <w:t>Frequency:</w:t>
            </w:r>
            <w:r>
              <w:t xml:space="preserve"> Ad-hoc</w:t>
            </w:r>
          </w:p>
        </w:tc>
      </w:tr>
      <w:tr w:rsidR="00656E57" w14:paraId="08FF9536" w14:textId="77777777" w:rsidTr="00CD244C">
        <w:tc>
          <w:tcPr>
            <w:tcW w:w="5000" w:type="pct"/>
            <w:gridSpan w:val="2"/>
            <w:tcBorders>
              <w:top w:val="single" w:sz="6" w:space="0" w:color="auto"/>
              <w:left w:val="single" w:sz="6" w:space="0" w:color="auto"/>
              <w:bottom w:val="single" w:sz="6" w:space="0" w:color="auto"/>
              <w:right w:val="single" w:sz="6" w:space="0" w:color="auto"/>
            </w:tcBorders>
          </w:tcPr>
          <w:p w14:paraId="72462B7F" w14:textId="77777777" w:rsidR="00656E57" w:rsidRPr="00DD5BAA" w:rsidRDefault="00656E57" w:rsidP="00CD244C">
            <w:pPr>
              <w:pStyle w:val="TableRow"/>
              <w:keepNext/>
            </w:pPr>
            <w:r>
              <w:rPr>
                <w:b/>
                <w:bCs/>
              </w:rPr>
              <w:t xml:space="preserve">Available from Screen: </w:t>
            </w:r>
            <w:r>
              <w:t xml:space="preserve">Collections Browser when </w:t>
            </w:r>
            <w:r>
              <w:rPr>
                <w:rFonts w:eastAsia="SimSun" w:hint="eastAsia"/>
                <w:lang w:eastAsia="zh-SG"/>
              </w:rPr>
              <w:t>Specimens</w:t>
            </w:r>
            <w:r>
              <w:t xml:space="preserve"> selected in the Type combo box, or </w:t>
            </w:r>
            <w:r>
              <w:rPr>
                <w:rFonts w:eastAsia="SimSun" w:hint="eastAsia"/>
                <w:lang w:eastAsia="zh-SG"/>
              </w:rPr>
              <w:t>Specimens</w:t>
            </w:r>
            <w:r>
              <w:t xml:space="preserve"> node selected within another data type</w:t>
            </w:r>
            <w:r>
              <w:rPr>
                <w:rFonts w:eastAsia="SimSun" w:hint="eastAsia"/>
                <w:lang w:eastAsia="zh-SG"/>
              </w:rPr>
              <w:t>.</w:t>
            </w:r>
          </w:p>
        </w:tc>
      </w:tr>
      <w:tr w:rsidR="00656E57" w14:paraId="0EBF1120" w14:textId="77777777" w:rsidTr="00CD244C">
        <w:tc>
          <w:tcPr>
            <w:tcW w:w="1409" w:type="pct"/>
            <w:tcBorders>
              <w:top w:val="single" w:sz="6" w:space="0" w:color="auto"/>
              <w:left w:val="single" w:sz="6" w:space="0" w:color="auto"/>
              <w:bottom w:val="nil"/>
              <w:right w:val="nil"/>
            </w:tcBorders>
          </w:tcPr>
          <w:p w14:paraId="500BE5A6" w14:textId="77777777" w:rsidR="00656E57" w:rsidRPr="00B7470D" w:rsidRDefault="00656E57" w:rsidP="00CD244C">
            <w:pPr>
              <w:pStyle w:val="TableRow"/>
              <w:keepNext/>
              <w:rPr>
                <w:b/>
                <w:bCs/>
              </w:rPr>
            </w:pPr>
            <w:r w:rsidRPr="00B7470D">
              <w:rPr>
                <w:b/>
                <w:bCs/>
              </w:rPr>
              <w:t>Input Parameters:</w:t>
            </w:r>
          </w:p>
        </w:tc>
        <w:tc>
          <w:tcPr>
            <w:tcW w:w="3591" w:type="pct"/>
            <w:tcBorders>
              <w:top w:val="single" w:sz="6" w:space="0" w:color="auto"/>
              <w:left w:val="nil"/>
              <w:bottom w:val="nil"/>
              <w:right w:val="single" w:sz="6" w:space="0" w:color="auto"/>
            </w:tcBorders>
          </w:tcPr>
          <w:p w14:paraId="7375F183" w14:textId="77777777" w:rsidR="00656E57" w:rsidRPr="00B15498" w:rsidRDefault="00656E57" w:rsidP="00CD244C">
            <w:pPr>
              <w:pStyle w:val="TableRow"/>
              <w:keepNext/>
              <w:rPr>
                <w:rFonts w:eastAsia="SimSun"/>
                <w:lang w:eastAsia="zh-SG"/>
              </w:rPr>
            </w:pPr>
            <w:r>
              <w:rPr>
                <w:rFonts w:eastAsia="SimSun" w:hint="eastAsia"/>
                <w:lang w:eastAsia="zh-SG"/>
              </w:rPr>
              <w:t>List of Collection_Unit_Keys</w:t>
            </w:r>
          </w:p>
        </w:tc>
      </w:tr>
      <w:tr w:rsidR="00656E57" w14:paraId="5B083C6D" w14:textId="77777777" w:rsidTr="00CD244C">
        <w:tc>
          <w:tcPr>
            <w:tcW w:w="5000" w:type="pct"/>
            <w:gridSpan w:val="2"/>
            <w:tcBorders>
              <w:top w:val="single" w:sz="6" w:space="0" w:color="auto"/>
              <w:left w:val="single" w:sz="6" w:space="0" w:color="auto"/>
              <w:bottom w:val="single" w:sz="6" w:space="0" w:color="auto"/>
              <w:right w:val="single" w:sz="6" w:space="0" w:color="auto"/>
            </w:tcBorders>
          </w:tcPr>
          <w:p w14:paraId="5300A6B4" w14:textId="77777777" w:rsidR="00656E57" w:rsidRPr="00B15498" w:rsidRDefault="00656E57" w:rsidP="00B743AD">
            <w:pPr>
              <w:pStyle w:val="TableRow"/>
              <w:keepNext/>
              <w:rPr>
                <w:rFonts w:eastAsia="SimSun"/>
                <w:lang w:eastAsia="zh-SG"/>
              </w:rPr>
            </w:pPr>
            <w:r w:rsidRPr="00B7470D">
              <w:rPr>
                <w:b/>
                <w:bCs/>
              </w:rPr>
              <w:t>Description:</w:t>
            </w:r>
            <w:r>
              <w:t xml:space="preserve"> </w:t>
            </w:r>
          </w:p>
        </w:tc>
      </w:tr>
      <w:tr w:rsidR="00656E57" w14:paraId="1F9C5983" w14:textId="77777777" w:rsidTr="00CD244C">
        <w:tc>
          <w:tcPr>
            <w:tcW w:w="5000" w:type="pct"/>
            <w:gridSpan w:val="2"/>
            <w:tcBorders>
              <w:top w:val="single" w:sz="6" w:space="0" w:color="auto"/>
              <w:left w:val="single" w:sz="6" w:space="0" w:color="auto"/>
              <w:bottom w:val="single" w:sz="6" w:space="0" w:color="auto"/>
              <w:right w:val="single" w:sz="6" w:space="0" w:color="auto"/>
            </w:tcBorders>
          </w:tcPr>
          <w:p w14:paraId="66031728" w14:textId="77777777" w:rsidR="00656E57" w:rsidRPr="007C41CB" w:rsidRDefault="00656E57" w:rsidP="00B743AD">
            <w:pPr>
              <w:pStyle w:val="TableRow"/>
              <w:rPr>
                <w:rFonts w:eastAsia="SimSun"/>
                <w:b/>
                <w:bCs/>
                <w:lang w:eastAsia="zh-SG"/>
              </w:rPr>
            </w:pPr>
            <w:r>
              <w:rPr>
                <w:rFonts w:eastAsia="SimSun" w:hint="eastAsia"/>
                <w:b/>
                <w:bCs/>
                <w:lang w:eastAsia="zh-SG"/>
              </w:rPr>
              <w:t xml:space="preserve">Report Sections: </w:t>
            </w:r>
          </w:p>
        </w:tc>
      </w:tr>
    </w:tbl>
    <w:p w14:paraId="4C22B35B" w14:textId="77777777" w:rsidR="00656E57" w:rsidRDefault="00656E57" w:rsidP="00656E57"/>
    <w:p w14:paraId="6A478FCF" w14:textId="77777777" w:rsidR="001E28AB" w:rsidRDefault="001E28AB" w:rsidP="00840903">
      <w:pPr>
        <w:pStyle w:val="Heading2"/>
      </w:pPr>
      <w:r>
        <w:br w:type="page"/>
      </w:r>
      <w:bookmarkStart w:id="328" w:name="_Toc292878786"/>
      <w:r>
        <w:lastRenderedPageBreak/>
        <w:t>Screen Design</w:t>
      </w:r>
      <w:bookmarkEnd w:id="290"/>
      <w:bookmarkEnd w:id="291"/>
      <w:bookmarkEnd w:id="292"/>
      <w:bookmarkEnd w:id="293"/>
      <w:bookmarkEnd w:id="294"/>
      <w:bookmarkEnd w:id="295"/>
      <w:bookmarkEnd w:id="296"/>
      <w:bookmarkEnd w:id="297"/>
      <w:bookmarkEnd w:id="298"/>
      <w:bookmarkEnd w:id="299"/>
      <w:bookmarkEnd w:id="300"/>
      <w:bookmarkEnd w:id="301"/>
      <w:r>
        <w:t>s</w:t>
      </w:r>
      <w:bookmarkEnd w:id="303"/>
      <w:bookmarkEnd w:id="305"/>
      <w:bookmarkEnd w:id="328"/>
    </w:p>
    <w:p w14:paraId="5664EBAA" w14:textId="77777777" w:rsidR="00FA728A" w:rsidRDefault="00FA728A" w:rsidP="00840903">
      <w:pPr>
        <w:pStyle w:val="Heading3"/>
      </w:pPr>
      <w:bookmarkStart w:id="329" w:name="_Toc292878787"/>
      <w:r>
        <w:t>Overview</w:t>
      </w:r>
      <w:bookmarkEnd w:id="329"/>
    </w:p>
    <w:p w14:paraId="78B1AF12" w14:textId="77777777" w:rsidR="00FA728A" w:rsidRDefault="00FA728A" w:rsidP="00FA728A">
      <w:pPr>
        <w:pStyle w:val="NormalIndent"/>
      </w:pPr>
      <w:r>
        <w:t>The Collections Module is divided into a number of logical blocks, each described in the following sections of the TSD.  Each contains a screen flow diagram (optional), a class diagram (optional) and a number of screen descriptions.</w:t>
      </w:r>
    </w:p>
    <w:p w14:paraId="53964F55" w14:textId="77777777" w:rsidR="00FA728A" w:rsidRDefault="00FA728A" w:rsidP="00FA728A">
      <w:pPr>
        <w:pStyle w:val="NormalIndent"/>
      </w:pPr>
      <w:r>
        <w:t xml:space="preserve">Screen flow diagrams illustrate the navigation between screens as well as the tab sheets that are embedded onto a page control screen when required.  Navigational arrows are </w:t>
      </w:r>
      <w:r w:rsidR="00914E45">
        <w:t>labelled</w:t>
      </w:r>
      <w:r>
        <w:t xml:space="preserve"> ‘&lt;&lt;navigation&gt;&gt;’ and links that indicate the embedding of one item in another are </w:t>
      </w:r>
      <w:r w:rsidR="00914E45">
        <w:t>labelled</w:t>
      </w:r>
      <w:r>
        <w:t xml:space="preserve"> ‘&lt;&lt;contains&gt;&gt;’.</w:t>
      </w:r>
    </w:p>
    <w:p w14:paraId="486E4B37" w14:textId="77777777" w:rsidR="00FA728A" w:rsidRPr="00FA728A" w:rsidRDefault="00FA728A" w:rsidP="00FA728A">
      <w:pPr>
        <w:pStyle w:val="NormalIndent"/>
      </w:pPr>
      <w:r>
        <w:t>Class diagrams indicate the structure of the code objects that form each screen.  This is important because as well as the functionality described in each individual screen, each screen also includes the functionality it inherits from the class it is derived from (the arrow points towards the class which it inherits from).  Symbols used in the diagrams adhere to UML standards.</w:t>
      </w:r>
    </w:p>
    <w:p w14:paraId="4A4866EE" w14:textId="77777777" w:rsidR="00E14B19" w:rsidRDefault="00E14B19" w:rsidP="00840903">
      <w:pPr>
        <w:pStyle w:val="Heading3"/>
      </w:pPr>
      <w:bookmarkStart w:id="330" w:name="_Toc292878788"/>
      <w:r>
        <w:t>System Framework Screens and Tabs</w:t>
      </w:r>
      <w:bookmarkEnd w:id="330"/>
    </w:p>
    <w:p w14:paraId="56A18C28" w14:textId="77777777" w:rsidR="00E14B19" w:rsidRDefault="00E14B19" w:rsidP="00840903">
      <w:pPr>
        <w:pStyle w:val="Heading4"/>
      </w:pPr>
      <w:bookmarkStart w:id="331" w:name="_Toc292878789"/>
      <w:r>
        <w:t>Overview</w:t>
      </w:r>
      <w:bookmarkEnd w:id="331"/>
    </w:p>
    <w:p w14:paraId="0E8AB041" w14:textId="77777777" w:rsidR="00E14B19" w:rsidRDefault="00E14B19" w:rsidP="00E14B19">
      <w:pPr>
        <w:pStyle w:val="NormalIndent"/>
      </w:pPr>
      <w:r>
        <w:t>The following section details base classes for screens that share common behaviour throughout the Collections Browser and Collections Module.</w:t>
      </w:r>
      <w:r w:rsidR="00F702FB">
        <w:t xml:space="preserve">  It also details the main application screens used by the Collections Browser as they integrate into this framework.</w:t>
      </w:r>
    </w:p>
    <w:p w14:paraId="7998594B" w14:textId="77777777" w:rsidR="00F702FB" w:rsidRDefault="00F702FB" w:rsidP="00840903">
      <w:pPr>
        <w:pStyle w:val="Heading4"/>
      </w:pPr>
      <w:bookmarkStart w:id="332" w:name="_Toc292878790"/>
      <w:r>
        <w:t>Class diagram</w:t>
      </w:r>
      <w:bookmarkEnd w:id="332"/>
    </w:p>
    <w:p w14:paraId="64A68E7A" w14:textId="77777777" w:rsidR="00F702FB" w:rsidRDefault="00F702FB" w:rsidP="00E14B19">
      <w:pPr>
        <w:pStyle w:val="NormalIndent"/>
      </w:pPr>
      <w:r>
        <w:t>The following diagram illustrates the relationships between classes in this module.  Further details of the classes and their relationships are given below.</w:t>
      </w:r>
    </w:p>
    <w:p w14:paraId="64B4BE74" w14:textId="6F128312" w:rsidR="00F702FB" w:rsidRPr="00F702FB" w:rsidRDefault="005550DB" w:rsidP="00F702FB">
      <w:pPr>
        <w:jc w:val="center"/>
      </w:pPr>
      <w:r w:rsidRPr="00F702FB">
        <w:rPr>
          <w:noProof/>
          <w:lang w:eastAsia="en-GB"/>
        </w:rPr>
        <w:lastRenderedPageBreak/>
        <w:drawing>
          <wp:inline distT="0" distB="0" distL="0" distR="0" wp14:anchorId="60705F1B" wp14:editId="1A8B5A43">
            <wp:extent cx="5267325" cy="3371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371850"/>
                    </a:xfrm>
                    <a:prstGeom prst="rect">
                      <a:avLst/>
                    </a:prstGeom>
                    <a:noFill/>
                    <a:ln>
                      <a:noFill/>
                    </a:ln>
                  </pic:spPr>
                </pic:pic>
              </a:graphicData>
            </a:graphic>
          </wp:inline>
        </w:drawing>
      </w:r>
    </w:p>
    <w:p w14:paraId="04FB43B5" w14:textId="77777777" w:rsidR="00897E4D" w:rsidRDefault="00897E4D" w:rsidP="00CC6B4D">
      <w:pPr>
        <w:pStyle w:val="Heading4"/>
        <w:numPr>
          <w:ilvl w:val="3"/>
          <w:numId w:val="4"/>
        </w:numPr>
      </w:pPr>
      <w:bookmarkStart w:id="333" w:name="_Toc292878791"/>
      <w:r>
        <w:t>Base frame for displaying and editing item details</w:t>
      </w:r>
      <w:bookmarkEnd w:id="333"/>
    </w:p>
    <w:tbl>
      <w:tblPr>
        <w:tblW w:w="5000" w:type="pct"/>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3848"/>
        <w:gridCol w:w="4428"/>
      </w:tblGrid>
      <w:tr w:rsidR="00897E4D" w14:paraId="486A2D6F" w14:textId="77777777">
        <w:tc>
          <w:tcPr>
            <w:tcW w:w="5000" w:type="pct"/>
            <w:gridSpan w:val="2"/>
            <w:tcBorders>
              <w:top w:val="single" w:sz="12" w:space="0" w:color="auto"/>
              <w:left w:val="single" w:sz="12" w:space="0" w:color="auto"/>
              <w:bottom w:val="single" w:sz="12" w:space="0" w:color="auto"/>
              <w:right w:val="single" w:sz="12" w:space="0" w:color="auto"/>
            </w:tcBorders>
            <w:shd w:val="clear" w:color="auto" w:fill="C0C0C0"/>
          </w:tcPr>
          <w:p w14:paraId="366128E2" w14:textId="77777777" w:rsidR="00897E4D" w:rsidRDefault="00897E4D">
            <w:pPr>
              <w:pStyle w:val="TableTitle"/>
            </w:pPr>
            <w:r>
              <w:t>Window Name: TBaseDetailFrame</w:t>
            </w:r>
          </w:p>
        </w:tc>
      </w:tr>
      <w:tr w:rsidR="00897E4D" w14:paraId="1336613A" w14:textId="77777777">
        <w:trPr>
          <w:cantSplit/>
        </w:trPr>
        <w:tc>
          <w:tcPr>
            <w:tcW w:w="2325" w:type="pct"/>
            <w:tcBorders>
              <w:top w:val="single" w:sz="6" w:space="0" w:color="auto"/>
              <w:left w:val="single" w:sz="6" w:space="0" w:color="auto"/>
              <w:bottom w:val="single" w:sz="6" w:space="0" w:color="auto"/>
              <w:right w:val="single" w:sz="6" w:space="0" w:color="auto"/>
            </w:tcBorders>
            <w:shd w:val="clear" w:color="auto" w:fill="auto"/>
          </w:tcPr>
          <w:p w14:paraId="2C5DD22B" w14:textId="77777777" w:rsidR="00897E4D" w:rsidRDefault="00897E4D">
            <w:pPr>
              <w:pStyle w:val="TableRow"/>
              <w:keepNext/>
            </w:pPr>
            <w:r>
              <w:rPr>
                <w:b/>
              </w:rPr>
              <w:t>Inherits</w:t>
            </w:r>
            <w:r>
              <w:t>: TFrame</w:t>
            </w:r>
          </w:p>
        </w:tc>
        <w:tc>
          <w:tcPr>
            <w:tcW w:w="2675" w:type="pct"/>
            <w:tcBorders>
              <w:top w:val="single" w:sz="6" w:space="0" w:color="auto"/>
              <w:left w:val="single" w:sz="6" w:space="0" w:color="auto"/>
              <w:bottom w:val="single" w:sz="6" w:space="0" w:color="auto"/>
              <w:right w:val="single" w:sz="6" w:space="0" w:color="auto"/>
            </w:tcBorders>
            <w:shd w:val="clear" w:color="auto" w:fill="auto"/>
          </w:tcPr>
          <w:p w14:paraId="2654831B" w14:textId="77777777" w:rsidR="00897E4D" w:rsidRDefault="00897E4D">
            <w:pPr>
              <w:pStyle w:val="TableRow"/>
              <w:keepNext/>
            </w:pPr>
            <w:r>
              <w:rPr>
                <w:b/>
              </w:rPr>
              <w:t>Unit File Name</w:t>
            </w:r>
            <w:r>
              <w:t>: BaseDetailFrameUnit.pas</w:t>
            </w:r>
          </w:p>
        </w:tc>
      </w:tr>
      <w:tr w:rsidR="00897E4D" w14:paraId="3AD1953A" w14:textId="77777777">
        <w:tc>
          <w:tcPr>
            <w:tcW w:w="5000" w:type="pct"/>
            <w:gridSpan w:val="2"/>
            <w:tcBorders>
              <w:top w:val="single" w:sz="6" w:space="0" w:color="auto"/>
              <w:left w:val="single" w:sz="6" w:space="0" w:color="auto"/>
              <w:bottom w:val="single" w:sz="6" w:space="0" w:color="auto"/>
              <w:right w:val="single" w:sz="6" w:space="0" w:color="auto"/>
            </w:tcBorders>
            <w:shd w:val="clear" w:color="auto" w:fill="auto"/>
          </w:tcPr>
          <w:p w14:paraId="283CAD50" w14:textId="77777777" w:rsidR="00897E4D" w:rsidRDefault="00897E4D">
            <w:pPr>
              <w:pStyle w:val="TableRow"/>
              <w:keepNext/>
            </w:pPr>
            <w:r>
              <w:rPr>
                <w:b/>
              </w:rPr>
              <w:t>Entities</w:t>
            </w:r>
            <w:r>
              <w:t xml:space="preserve">: Entities defined in derived classes </w:t>
            </w:r>
          </w:p>
        </w:tc>
      </w:tr>
      <w:tr w:rsidR="00897E4D" w14:paraId="39C2F32B" w14:textId="77777777">
        <w:tc>
          <w:tcPr>
            <w:tcW w:w="5000" w:type="pct"/>
            <w:gridSpan w:val="2"/>
            <w:tcBorders>
              <w:top w:val="single" w:sz="6" w:space="0" w:color="auto"/>
              <w:left w:val="single" w:sz="6" w:space="0" w:color="auto"/>
              <w:bottom w:val="single" w:sz="6" w:space="0" w:color="auto"/>
              <w:right w:val="single" w:sz="6" w:space="0" w:color="auto"/>
            </w:tcBorders>
            <w:shd w:val="clear" w:color="auto" w:fill="auto"/>
          </w:tcPr>
          <w:p w14:paraId="1556B0A2" w14:textId="77777777" w:rsidR="00897E4D" w:rsidRDefault="00897E4D">
            <w:pPr>
              <w:pStyle w:val="TableRow"/>
              <w:keepNext/>
            </w:pPr>
            <w:r>
              <w:rPr>
                <w:b/>
              </w:rPr>
              <w:t>Calls</w:t>
            </w:r>
            <w:r>
              <w:t>: None</w:t>
            </w:r>
          </w:p>
        </w:tc>
      </w:tr>
      <w:tr w:rsidR="00897E4D" w14:paraId="63FF5BEC" w14:textId="77777777">
        <w:tc>
          <w:tcPr>
            <w:tcW w:w="5000" w:type="pct"/>
            <w:gridSpan w:val="2"/>
            <w:tcBorders>
              <w:top w:val="single" w:sz="6" w:space="0" w:color="auto"/>
              <w:left w:val="single" w:sz="6" w:space="0" w:color="auto"/>
              <w:bottom w:val="single" w:sz="6" w:space="0" w:color="auto"/>
              <w:right w:val="single" w:sz="6" w:space="0" w:color="auto"/>
            </w:tcBorders>
            <w:shd w:val="clear" w:color="auto" w:fill="auto"/>
          </w:tcPr>
          <w:p w14:paraId="06F79AEE" w14:textId="77777777" w:rsidR="00897E4D" w:rsidRDefault="00897E4D">
            <w:pPr>
              <w:pStyle w:val="TableRow"/>
              <w:keepNext/>
            </w:pPr>
            <w:r>
              <w:rPr>
                <w:b/>
              </w:rPr>
              <w:t>Returns</w:t>
            </w:r>
            <w:r>
              <w:t xml:space="preserve"> </w:t>
            </w:r>
            <w:r>
              <w:rPr>
                <w:b/>
              </w:rPr>
              <w:t>To</w:t>
            </w:r>
            <w:r>
              <w:t>: None</w:t>
            </w:r>
          </w:p>
        </w:tc>
      </w:tr>
      <w:tr w:rsidR="00897E4D" w14:paraId="1774BCAD" w14:textId="77777777">
        <w:tc>
          <w:tcPr>
            <w:tcW w:w="5000" w:type="pct"/>
            <w:gridSpan w:val="2"/>
            <w:tcBorders>
              <w:top w:val="single" w:sz="6" w:space="0" w:color="auto"/>
              <w:left w:val="single" w:sz="6" w:space="0" w:color="auto"/>
              <w:bottom w:val="single" w:sz="6" w:space="0" w:color="auto"/>
              <w:right w:val="single" w:sz="6" w:space="0" w:color="auto"/>
            </w:tcBorders>
            <w:shd w:val="clear" w:color="auto" w:fill="auto"/>
          </w:tcPr>
          <w:p w14:paraId="5676672B" w14:textId="77777777" w:rsidR="00897E4D" w:rsidRDefault="00897E4D">
            <w:pPr>
              <w:pStyle w:val="TableRow"/>
              <w:keepNext/>
            </w:pPr>
            <w:r>
              <w:rPr>
                <w:b/>
              </w:rPr>
              <w:t>Description</w:t>
            </w:r>
            <w:r>
              <w:t xml:space="preserve">: Base frame for all detail screens in the Collections Browser and all details tab pages embedded into those screens.  Inherited directly from the Delphi TFrame component.  This allows the frame to be developed within </w:t>
            </w:r>
            <w:smartTag w:uri="urn:schemas-microsoft-com:office:smarttags" w:element="place">
              <w:r>
                <w:t>Delphi</w:t>
              </w:r>
            </w:smartTag>
            <w:r>
              <w:t xml:space="preserve"> as if it is a screen, but embedded into application forms as if it is a component.</w:t>
            </w:r>
          </w:p>
          <w:p w14:paraId="1760AED2" w14:textId="77777777" w:rsidR="00897E4D" w:rsidRDefault="00897E4D">
            <w:pPr>
              <w:pStyle w:val="TableRow"/>
              <w:keepNext/>
            </w:pPr>
            <w:r>
              <w:t xml:space="preserve">The Collections Module is constructed so that each details screen and each tab within a screen is a separate frame component.  This reduces the complexity of each module of code and therefore improves maintainability. </w:t>
            </w:r>
          </w:p>
          <w:p w14:paraId="731F6BBA" w14:textId="77777777" w:rsidR="00897E4D" w:rsidRDefault="00897E4D">
            <w:pPr>
              <w:pStyle w:val="TableRow"/>
              <w:keepNext/>
            </w:pPr>
            <w:r>
              <w:t>All functionality common to the data entry and viewing panels loaded into the Collections Browser is maintained in this class.</w:t>
            </w:r>
          </w:p>
        </w:tc>
      </w:tr>
    </w:tbl>
    <w:p w14:paraId="7477074B" w14:textId="77777777" w:rsidR="00897E4D" w:rsidRDefault="00897E4D" w:rsidP="00897E4D"/>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91"/>
        <w:gridCol w:w="1536"/>
        <w:gridCol w:w="4949"/>
      </w:tblGrid>
      <w:tr w:rsidR="00897E4D" w14:paraId="179F49D5" w14:textId="77777777">
        <w:tc>
          <w:tcPr>
            <w:tcW w:w="5000" w:type="pct"/>
            <w:gridSpan w:val="3"/>
            <w:tcBorders>
              <w:top w:val="single" w:sz="12" w:space="0" w:color="auto"/>
              <w:left w:val="single" w:sz="12" w:space="0" w:color="auto"/>
              <w:bottom w:val="single" w:sz="12" w:space="0" w:color="auto"/>
              <w:right w:val="single" w:sz="12" w:space="0" w:color="auto"/>
            </w:tcBorders>
            <w:shd w:val="clear" w:color="auto" w:fill="auto"/>
          </w:tcPr>
          <w:p w14:paraId="155FCF45" w14:textId="77777777" w:rsidR="00897E4D" w:rsidRDefault="00897E4D">
            <w:pPr>
              <w:pStyle w:val="TableTitle"/>
            </w:pPr>
            <w:r>
              <w:lastRenderedPageBreak/>
              <w:t>Window Controls</w:t>
            </w:r>
          </w:p>
        </w:tc>
      </w:tr>
      <w:tr w:rsidR="00897E4D" w14:paraId="390272B2"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54E039F5" w14:textId="77777777" w:rsidR="00897E4D" w:rsidRDefault="00897E4D">
            <w:pPr>
              <w:pStyle w:val="TableColumnTitles"/>
              <w:keepNext/>
            </w:pPr>
            <w:r>
              <w:t>Name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391C5414" w14:textId="77777777" w:rsidR="00897E4D" w:rsidRDefault="00897E4D">
            <w:pPr>
              <w:pStyle w:val="TableColumnTitles"/>
              <w:keepNext/>
            </w:pPr>
            <w:r>
              <w:t>Type</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0ED26892" w14:textId="77777777" w:rsidR="00897E4D" w:rsidRDefault="00897E4D">
            <w:pPr>
              <w:pStyle w:val="TableColumnTitles"/>
              <w:keepNext/>
            </w:pPr>
            <w:r>
              <w:rPr>
                <w:i/>
              </w:rPr>
              <w:t>Attribute</w:t>
            </w:r>
            <w:r>
              <w:t xml:space="preserve"> Action</w:t>
            </w:r>
          </w:p>
        </w:tc>
      </w:tr>
      <w:tr w:rsidR="00897E4D" w14:paraId="7AF3F7AF"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2DF6DF59" w14:textId="77777777" w:rsidR="00897E4D" w:rsidRDefault="00897E4D">
            <w:pPr>
              <w:pStyle w:val="TableRow"/>
            </w:pPr>
            <w:r>
              <w:t>SaveContent</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72E31426" w14:textId="77777777" w:rsidR="00897E4D" w:rsidRDefault="00897E4D">
            <w:pPr>
              <w:pStyle w:val="TableRow"/>
            </w:pPr>
            <w:r>
              <w:t>Void</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0C88E633" w14:textId="77777777" w:rsidR="00897E4D" w:rsidRDefault="00897E4D">
            <w:pPr>
              <w:pStyle w:val="TableRow"/>
            </w:pPr>
            <w:r>
              <w:t>Abstract method that is implemented by all details frames.  The details frame saves the data changes made to it when this method is called.</w:t>
            </w:r>
          </w:p>
        </w:tc>
      </w:tr>
      <w:tr w:rsidR="00897E4D" w14:paraId="16E3584D"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7C71E783" w14:textId="77777777" w:rsidR="00897E4D" w:rsidRDefault="00897E4D">
            <w:pPr>
              <w:pStyle w:val="TableRow"/>
            </w:pPr>
            <w:r>
              <w:t>LoadContent</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38CB7F02" w14:textId="77777777" w:rsidR="00897E4D" w:rsidRDefault="00897E4D">
            <w:pPr>
              <w:pStyle w:val="TableRow"/>
            </w:pPr>
            <w:r>
              <w:t>Void</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71D43149" w14:textId="77777777" w:rsidR="00897E4D" w:rsidRDefault="00897E4D">
            <w:pPr>
              <w:pStyle w:val="TableRow"/>
            </w:pPr>
            <w:r>
              <w:t>Virtual method that allows descendents load data and populate their controls. Each frame knows only about its own controls, and how to load and save the associated data.</w:t>
            </w:r>
          </w:p>
          <w:p w14:paraId="7473BB3F" w14:textId="77777777" w:rsidR="00897E4D" w:rsidRDefault="00897E4D">
            <w:pPr>
              <w:pStyle w:val="TableRow"/>
            </w:pPr>
            <w:r>
              <w:t>This method is implemented in all details frames in the Collections Module.  The primary key of the record being loaded is passed in the Key parameter and stored in the Key property.</w:t>
            </w:r>
          </w:p>
        </w:tc>
      </w:tr>
      <w:tr w:rsidR="00897E4D" w14:paraId="53F3D44D"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2ABF318E" w14:textId="77777777" w:rsidR="00897E4D" w:rsidRDefault="00897E4D">
            <w:pPr>
              <w:pStyle w:val="TableRow"/>
            </w:pPr>
            <w:r>
              <w:t>Key</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03DCD52E" w14:textId="77777777" w:rsidR="00897E4D" w:rsidRDefault="00897E4D">
            <w:pPr>
              <w:pStyle w:val="TableRow"/>
            </w:pPr>
            <w:r>
              <w:t>string</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49EAE8DA" w14:textId="77777777" w:rsidR="00897E4D" w:rsidRDefault="00897E4D">
            <w:pPr>
              <w:pStyle w:val="TableRow"/>
            </w:pPr>
            <w:r>
              <w:t>Read only property of the class that indicates the primary key of the record that this details frame has been loaded from.  The table the record belongs to is dictated by the derived details frame.</w:t>
            </w:r>
          </w:p>
        </w:tc>
      </w:tr>
      <w:tr w:rsidR="00897E4D" w14:paraId="5354A06D"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4C247765" w14:textId="77777777" w:rsidR="00897E4D" w:rsidRDefault="00897E4D">
            <w:pPr>
              <w:pStyle w:val="TableRow"/>
            </w:pPr>
            <w:r>
              <w:t>EnableControls</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2E054D56" w14:textId="77777777" w:rsidR="00897E4D" w:rsidRDefault="00897E4D">
            <w:pPr>
              <w:pStyle w:val="TableRow"/>
            </w:pPr>
            <w:r>
              <w:t>Void</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1C74A872" w14:textId="77777777" w:rsidR="00897E4D" w:rsidRDefault="00897E4D">
            <w:pPr>
              <w:pStyle w:val="TableRow"/>
            </w:pPr>
            <w:r>
              <w:t>Applies the default behaviour when setting edit mode or browse mode for the frame.  Descendants are able to override this method to implement special cases, for example where buttons are not enabled automatically when in edit mode.</w:t>
            </w:r>
          </w:p>
          <w:p w14:paraId="426EECD7" w14:textId="77777777" w:rsidR="00897E4D" w:rsidRDefault="00897E4D">
            <w:pPr>
              <w:pStyle w:val="TableRow"/>
            </w:pPr>
            <w:r>
              <w:t xml:space="preserve">Each control on the frame is looped through and the following behaviour is applied to the control depending on its type.  The list details what </w:t>
            </w:r>
            <w:r w:rsidR="00914E45">
              <w:t>happened</w:t>
            </w:r>
            <w:r>
              <w:t xml:space="preserve"> when the control is made read-only (in browse mode), the changes are reversed to place the control in edit mode:</w:t>
            </w:r>
          </w:p>
          <w:p w14:paraId="3480BC43" w14:textId="77777777" w:rsidR="00897E4D" w:rsidRDefault="00897E4D">
            <w:pPr>
              <w:pStyle w:val="TableRow"/>
            </w:pPr>
            <w:r>
              <w:t>Edit controls are made read only.</w:t>
            </w:r>
          </w:p>
          <w:p w14:paraId="49C32D1B" w14:textId="77777777" w:rsidR="00897E4D" w:rsidRDefault="00897E4D">
            <w:pPr>
              <w:pStyle w:val="TableRow"/>
            </w:pPr>
            <w:r>
              <w:t>Memo controls are made read only.</w:t>
            </w:r>
          </w:p>
          <w:p w14:paraId="5FA64BAF" w14:textId="77777777" w:rsidR="00897E4D" w:rsidRDefault="00897E4D">
            <w:pPr>
              <w:pStyle w:val="TableRow"/>
            </w:pPr>
            <w:r>
              <w:t>Button controls are made disabled.</w:t>
            </w:r>
          </w:p>
          <w:p w14:paraId="09B2617A" w14:textId="77777777" w:rsidR="00897E4D" w:rsidRDefault="00897E4D">
            <w:pPr>
              <w:pStyle w:val="TableRow"/>
            </w:pPr>
            <w:r>
              <w:t>If grid controls have the goEditing option enabled (they allow in-place editing) then this option is removed.</w:t>
            </w:r>
          </w:p>
          <w:p w14:paraId="1B524430" w14:textId="77777777" w:rsidR="00897E4D" w:rsidRDefault="00897E4D">
            <w:pPr>
              <w:pStyle w:val="TableRow"/>
            </w:pPr>
            <w:r>
              <w:t>Check boxes and radio buttons are made disabled</w:t>
            </w:r>
          </w:p>
          <w:p w14:paraId="3E0EA820" w14:textId="77777777" w:rsidR="00897E4D" w:rsidRDefault="00897E4D">
            <w:pPr>
              <w:pStyle w:val="TableRow"/>
            </w:pPr>
            <w:r>
              <w:lastRenderedPageBreak/>
              <w:t>Combo boxes are set to ignore any attempt to change the selected item.</w:t>
            </w:r>
          </w:p>
        </w:tc>
      </w:tr>
      <w:tr w:rsidR="00897E4D" w14:paraId="4B514B84"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709B5667" w14:textId="77777777" w:rsidR="00897E4D" w:rsidRDefault="00897E4D">
            <w:pPr>
              <w:pStyle w:val="TableRow"/>
            </w:pPr>
            <w:r>
              <w:lastRenderedPageBreak/>
              <w:t>EditMode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124EA156" w14:textId="77777777" w:rsidR="00897E4D" w:rsidRDefault="00897E4D">
            <w:pPr>
              <w:pStyle w:val="TableRow"/>
            </w:pPr>
            <w:r>
              <w:t>TEditMode</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6D9013B7" w14:textId="77777777" w:rsidR="00897E4D" w:rsidRDefault="00897E4D" w:rsidP="00117527">
            <w:pPr>
              <w:pStyle w:val="TableRow"/>
            </w:pPr>
            <w:r>
              <w:t xml:space="preserve">Read/Write property that allows the frame to be placed into edit mode or browse mode.  All descendants of TBaseDetailFrame support edit and browse mode.  When in browse mode, generally all controls are set to disabled or </w:t>
            </w:r>
            <w:r w:rsidR="00914E45">
              <w:t>read-only</w:t>
            </w:r>
            <w:r>
              <w:t>, and when in edit mode they are generally made editable.</w:t>
            </w:r>
          </w:p>
        </w:tc>
      </w:tr>
    </w:tbl>
    <w:p w14:paraId="08CAE07F" w14:textId="77777777" w:rsidR="00897E4D" w:rsidRDefault="00897E4D" w:rsidP="00897E4D"/>
    <w:p w14:paraId="6A131DEF" w14:textId="77777777" w:rsidR="00897E4D" w:rsidRDefault="00897E4D" w:rsidP="00CC6B4D">
      <w:pPr>
        <w:pStyle w:val="Heading4"/>
        <w:numPr>
          <w:ilvl w:val="3"/>
          <w:numId w:val="4"/>
        </w:numPr>
      </w:pPr>
      <w:bookmarkStart w:id="334" w:name="_Toc292878792"/>
      <w:r>
        <w:t>Base frame for non-tab notebook details frames</w:t>
      </w:r>
      <w:bookmarkEnd w:id="334"/>
    </w:p>
    <w:p w14:paraId="7A7043B2" w14:textId="56BE5276" w:rsidR="00897E4D" w:rsidRDefault="005550DB" w:rsidP="00897E4D">
      <w:pPr>
        <w:jc w:val="center"/>
        <w:rPr>
          <w:lang w:val="en-US"/>
        </w:rPr>
      </w:pPr>
      <w:r>
        <w:rPr>
          <w:noProof/>
          <w:lang w:eastAsia="en-GB"/>
        </w:rPr>
        <w:drawing>
          <wp:inline distT="0" distB="0" distL="0" distR="0" wp14:anchorId="51FD8126" wp14:editId="0DF3A2EF">
            <wp:extent cx="357187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924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97E4D" w14:paraId="5AC423F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FE1F6C1" w14:textId="77777777" w:rsidR="00897E4D" w:rsidRDefault="00897E4D">
            <w:pPr>
              <w:pStyle w:val="TableTitle"/>
            </w:pPr>
            <w:r>
              <w:lastRenderedPageBreak/>
              <w:t>Window Name: TBaseFullScreenFrame</w:t>
            </w:r>
          </w:p>
        </w:tc>
      </w:tr>
      <w:tr w:rsidR="00897E4D" w14:paraId="6A348F5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1A41950" w14:textId="77777777" w:rsidR="00897E4D" w:rsidRDefault="00897E4D">
            <w:pPr>
              <w:pStyle w:val="TableRow"/>
              <w:keepNext/>
            </w:pPr>
            <w:r>
              <w:rPr>
                <w:b/>
              </w:rPr>
              <w:t>Inherits</w:t>
            </w:r>
            <w:r>
              <w:t>:  TBaseDetailFrame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F6BEB73" w14:textId="77777777" w:rsidR="00897E4D" w:rsidRDefault="00897E4D">
            <w:pPr>
              <w:pStyle w:val="TableRow"/>
              <w:keepNext/>
            </w:pPr>
            <w:r>
              <w:rPr>
                <w:b/>
              </w:rPr>
              <w:t>Unit File Name</w:t>
            </w:r>
            <w:r>
              <w:t>: BaseFullScreenFrameUnit.pas</w:t>
            </w:r>
          </w:p>
        </w:tc>
      </w:tr>
      <w:tr w:rsidR="00897E4D" w14:paraId="53306DE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D6CD4E6" w14:textId="77777777" w:rsidR="00897E4D" w:rsidRDefault="00897E4D">
            <w:pPr>
              <w:pStyle w:val="TableRow"/>
              <w:keepNext/>
            </w:pPr>
            <w:r>
              <w:rPr>
                <w:b/>
              </w:rPr>
              <w:t>Entities</w:t>
            </w:r>
            <w:r>
              <w:t>: Defined by derived components</w:t>
            </w:r>
          </w:p>
        </w:tc>
      </w:tr>
      <w:tr w:rsidR="00897E4D" w14:paraId="61252C2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3F4CB3A" w14:textId="77777777" w:rsidR="00897E4D" w:rsidRDefault="00897E4D">
            <w:pPr>
              <w:pStyle w:val="TableRow"/>
              <w:keepNext/>
            </w:pPr>
            <w:r>
              <w:rPr>
                <w:b/>
              </w:rPr>
              <w:t>Calls</w:t>
            </w:r>
            <w:r>
              <w:t>: None</w:t>
            </w:r>
          </w:p>
        </w:tc>
      </w:tr>
      <w:tr w:rsidR="00897E4D" w14:paraId="5251633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A1C14A8" w14:textId="77777777" w:rsidR="00897E4D" w:rsidRDefault="00897E4D">
            <w:pPr>
              <w:pStyle w:val="TableRow"/>
              <w:keepNext/>
            </w:pPr>
            <w:r>
              <w:rPr>
                <w:b/>
              </w:rPr>
              <w:t>Returns</w:t>
            </w:r>
            <w:r>
              <w:t xml:space="preserve"> </w:t>
            </w:r>
            <w:r>
              <w:rPr>
                <w:b/>
              </w:rPr>
              <w:t>To</w:t>
            </w:r>
            <w:r>
              <w:t>: None</w:t>
            </w:r>
          </w:p>
        </w:tc>
      </w:tr>
      <w:tr w:rsidR="00897E4D" w14:paraId="276392A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75854A8" w14:textId="77777777" w:rsidR="00897E4D" w:rsidRDefault="00897E4D">
            <w:pPr>
              <w:pStyle w:val="TableRow"/>
              <w:keepNext/>
            </w:pPr>
            <w:r>
              <w:rPr>
                <w:b/>
              </w:rPr>
              <w:t>Description</w:t>
            </w:r>
            <w:r>
              <w:t>: Base class for details screens that consist of a single frame (as opposed to details frames that contain a page control with several tab pages).</w:t>
            </w:r>
          </w:p>
          <w:p w14:paraId="32B4676E" w14:textId="77777777" w:rsidR="00897E4D" w:rsidRDefault="00897E4D">
            <w:pPr>
              <w:pStyle w:val="TableRow"/>
              <w:keepNext/>
            </w:pPr>
            <w:r>
              <w:t>This class enforces consistency of appearance by placing a bevel around the frame.  The bevel remains in the same place for all descendant frames.</w:t>
            </w:r>
          </w:p>
          <w:p w14:paraId="4DF0BBDB" w14:textId="77777777" w:rsidR="00897E4D" w:rsidRDefault="00897E4D">
            <w:pPr>
              <w:pStyle w:val="TableRow"/>
              <w:keepNext/>
            </w:pPr>
            <w:r>
              <w:t>The frame is otherwise empty.  Controls are added to this frame by details pages descended from it.</w:t>
            </w:r>
          </w:p>
        </w:tc>
      </w:tr>
    </w:tbl>
    <w:p w14:paraId="31FEFA0C" w14:textId="77777777" w:rsidR="00897E4D" w:rsidRDefault="00897E4D" w:rsidP="00897E4D"/>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97E4D" w14:paraId="221CAAB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DCB7A39" w14:textId="77777777" w:rsidR="00897E4D" w:rsidRDefault="00897E4D">
            <w:pPr>
              <w:pStyle w:val="TableTitle"/>
            </w:pPr>
            <w:r>
              <w:t>Window Controls</w:t>
            </w:r>
          </w:p>
        </w:tc>
      </w:tr>
      <w:tr w:rsidR="00897E4D" w14:paraId="2772BE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0CDBEF7" w14:textId="77777777" w:rsidR="00897E4D" w:rsidRDefault="00897E4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023E212" w14:textId="77777777" w:rsidR="00897E4D" w:rsidRDefault="00897E4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BA4AC4C" w14:textId="77777777" w:rsidR="00897E4D" w:rsidRDefault="00897E4D">
            <w:pPr>
              <w:pStyle w:val="TableColumnTitles"/>
              <w:keepNext/>
            </w:pPr>
            <w:r>
              <w:rPr>
                <w:i/>
              </w:rPr>
              <w:t>Attribute</w:t>
            </w:r>
            <w:r>
              <w:t xml:space="preserve"> Action</w:t>
            </w:r>
          </w:p>
        </w:tc>
      </w:tr>
      <w:tr w:rsidR="00897E4D" w14:paraId="00C22E9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0A7978" w14:textId="77777777" w:rsidR="00897E4D" w:rsidRDefault="00897E4D">
            <w:pPr>
              <w:pStyle w:val="TableRow"/>
            </w:pPr>
            <w:r>
              <w:t>bvlBorder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E2E362" w14:textId="77777777" w:rsidR="00897E4D" w:rsidRDefault="00897E4D">
            <w:pPr>
              <w:pStyle w:val="TableRow"/>
            </w:pPr>
            <w:r>
              <w:t>TBevel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3A0AEE" w14:textId="77777777" w:rsidR="00897E4D" w:rsidRDefault="00897E4D">
            <w:pPr>
              <w:pStyle w:val="TableRow"/>
            </w:pPr>
            <w:r>
              <w:t>Border aligned around the frame designed to enforce consistent look &amp; feel.</w:t>
            </w:r>
          </w:p>
        </w:tc>
      </w:tr>
    </w:tbl>
    <w:p w14:paraId="34833B4A" w14:textId="77777777" w:rsidR="00897E4D" w:rsidRDefault="00897E4D" w:rsidP="00897E4D"/>
    <w:p w14:paraId="29866233" w14:textId="77777777" w:rsidR="00897E4D" w:rsidRDefault="00897E4D" w:rsidP="00CC6B4D">
      <w:pPr>
        <w:pStyle w:val="Heading4"/>
        <w:numPr>
          <w:ilvl w:val="3"/>
          <w:numId w:val="4"/>
        </w:numPr>
      </w:pPr>
      <w:bookmarkStart w:id="335" w:name="_Toc292878793"/>
      <w:r>
        <w:t>Base frame for tab notebook details frames</w:t>
      </w:r>
      <w:bookmarkEnd w:id="335"/>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97E4D" w14:paraId="65D52CA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371F51D" w14:textId="77777777" w:rsidR="00897E4D" w:rsidRDefault="00897E4D">
            <w:pPr>
              <w:pStyle w:val="TableTitle"/>
            </w:pPr>
            <w:r>
              <w:t>Window Name: TBasePageControlFrame</w:t>
            </w:r>
          </w:p>
        </w:tc>
      </w:tr>
      <w:tr w:rsidR="00897E4D" w14:paraId="546DA24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E1F771F" w14:textId="77777777" w:rsidR="00897E4D" w:rsidRDefault="00897E4D">
            <w:pPr>
              <w:pStyle w:val="TableRow"/>
              <w:keepNext/>
            </w:pPr>
            <w:r>
              <w:rPr>
                <w:b/>
              </w:rPr>
              <w:t>Inherits</w:t>
            </w:r>
            <w:r>
              <w:t>:  TBaseDetailFrame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829BE12" w14:textId="77777777" w:rsidR="00897E4D" w:rsidRDefault="00897E4D">
            <w:pPr>
              <w:pStyle w:val="TableRow"/>
              <w:keepNext/>
            </w:pPr>
            <w:r>
              <w:rPr>
                <w:b/>
              </w:rPr>
              <w:t>Unit File Name</w:t>
            </w:r>
            <w:r>
              <w:t>: BasePageControlFrameUnit.pas</w:t>
            </w:r>
          </w:p>
        </w:tc>
      </w:tr>
      <w:tr w:rsidR="00897E4D" w14:paraId="729CC8D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CF6C97F" w14:textId="77777777" w:rsidR="00897E4D" w:rsidRDefault="00897E4D">
            <w:pPr>
              <w:pStyle w:val="TableRow"/>
              <w:keepNext/>
            </w:pPr>
            <w:r>
              <w:rPr>
                <w:b/>
              </w:rPr>
              <w:t>Entities</w:t>
            </w:r>
            <w:r>
              <w:t>: Defined by embedded tabs</w:t>
            </w:r>
          </w:p>
        </w:tc>
      </w:tr>
      <w:tr w:rsidR="00897E4D" w14:paraId="3580311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3D24A7C" w14:textId="77777777" w:rsidR="00897E4D" w:rsidRDefault="00897E4D">
            <w:pPr>
              <w:pStyle w:val="TableRow"/>
              <w:keepNext/>
            </w:pPr>
            <w:r>
              <w:rPr>
                <w:b/>
              </w:rPr>
              <w:t>Calls</w:t>
            </w:r>
            <w:r>
              <w:t>: None</w:t>
            </w:r>
          </w:p>
        </w:tc>
      </w:tr>
      <w:tr w:rsidR="00897E4D" w14:paraId="3709447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E91CF9" w14:textId="77777777" w:rsidR="00897E4D" w:rsidRDefault="00897E4D">
            <w:pPr>
              <w:pStyle w:val="TableRow"/>
              <w:keepNext/>
            </w:pPr>
            <w:r>
              <w:rPr>
                <w:b/>
              </w:rPr>
              <w:t>Returns</w:t>
            </w:r>
            <w:r>
              <w:t xml:space="preserve"> </w:t>
            </w:r>
            <w:r>
              <w:rPr>
                <w:b/>
              </w:rPr>
              <w:t>To</w:t>
            </w:r>
            <w:r>
              <w:t>: None</w:t>
            </w:r>
          </w:p>
        </w:tc>
      </w:tr>
      <w:tr w:rsidR="00897E4D" w14:paraId="4A1CF89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94520F" w14:textId="77777777" w:rsidR="00897E4D" w:rsidRDefault="00897E4D">
            <w:pPr>
              <w:pStyle w:val="TableRow"/>
              <w:keepNext/>
            </w:pPr>
            <w:r>
              <w:rPr>
                <w:b/>
              </w:rPr>
              <w:t>Description</w:t>
            </w:r>
            <w:r>
              <w:t>: Base frame for screens made up of a tabbed notebook and multiple tab pages.  Details frames descended from this class define the tab pages that are embedded onto the tabbed notebook at run-time.</w:t>
            </w:r>
          </w:p>
        </w:tc>
      </w:tr>
    </w:tbl>
    <w:p w14:paraId="5478BAE6" w14:textId="77777777" w:rsidR="00897E4D" w:rsidRDefault="00897E4D" w:rsidP="00897E4D"/>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97E4D" w14:paraId="3F3CDF8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6A6FCCC" w14:textId="77777777" w:rsidR="00897E4D" w:rsidRDefault="00897E4D">
            <w:pPr>
              <w:pStyle w:val="TableTitle"/>
            </w:pPr>
            <w:r>
              <w:lastRenderedPageBreak/>
              <w:t>Window Controls</w:t>
            </w:r>
          </w:p>
        </w:tc>
      </w:tr>
      <w:tr w:rsidR="00897E4D" w14:paraId="17EB3EC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57E11D" w14:textId="77777777" w:rsidR="00897E4D" w:rsidRDefault="00897E4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63C94F" w14:textId="77777777" w:rsidR="00897E4D" w:rsidRDefault="00897E4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2EC93F" w14:textId="77777777" w:rsidR="00897E4D" w:rsidRDefault="00897E4D">
            <w:pPr>
              <w:pStyle w:val="TableColumnTitles"/>
              <w:keepNext/>
            </w:pPr>
            <w:r>
              <w:rPr>
                <w:i/>
              </w:rPr>
              <w:t>Attribute</w:t>
            </w:r>
            <w:r>
              <w:t xml:space="preserve"> Action</w:t>
            </w:r>
          </w:p>
        </w:tc>
      </w:tr>
      <w:tr w:rsidR="00897E4D" w14:paraId="3EC61A2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6D4C178" w14:textId="77777777" w:rsidR="00897E4D" w:rsidRDefault="00897E4D">
            <w:pPr>
              <w:pStyle w:val="TableRow"/>
            </w:pPr>
            <w:r>
              <w:t>SaveContent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0EFCA0" w14:textId="77777777" w:rsidR="00897E4D" w:rsidRDefault="00897E4D">
            <w:pPr>
              <w:pStyle w:val="TableRow"/>
            </w:pPr>
            <w:r>
              <w:t>Void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8FE4C69" w14:textId="77777777" w:rsidR="00897E4D" w:rsidRDefault="00897E4D">
            <w:pPr>
              <w:pStyle w:val="TableRow"/>
            </w:pPr>
            <w:r>
              <w:t>Calls SaveContent on each of the details frame class instances that have been embedded onto tab pages.</w:t>
            </w:r>
          </w:p>
        </w:tc>
      </w:tr>
      <w:tr w:rsidR="00897E4D" w14:paraId="3FF3FA1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E64B58" w14:textId="77777777" w:rsidR="00897E4D" w:rsidRDefault="00897E4D">
            <w:pPr>
              <w:pStyle w:val="TableRow"/>
            </w:pPr>
            <w:r>
              <w:t>pcDetails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E54E81" w14:textId="77777777" w:rsidR="00897E4D" w:rsidRDefault="00897E4D">
            <w:pPr>
              <w:pStyle w:val="TableRow"/>
            </w:pPr>
            <w:r>
              <w:t>TPageControl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01750B" w14:textId="77777777" w:rsidR="00897E4D" w:rsidRDefault="00897E4D">
            <w:pPr>
              <w:pStyle w:val="TableRow"/>
            </w:pPr>
            <w:r>
              <w:t>Tabbed notebook onto which the tab pages (defined by descendant classes) are embedded.</w:t>
            </w:r>
          </w:p>
        </w:tc>
      </w:tr>
      <w:tr w:rsidR="00897E4D" w14:paraId="4413603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CE2F0F" w14:textId="77777777" w:rsidR="00897E4D" w:rsidRDefault="00897E4D">
            <w:pPr>
              <w:pStyle w:val="TableRow"/>
            </w:pPr>
            <w:r>
              <w:t>LoadFrame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EFF8BD" w14:textId="77777777" w:rsidR="00897E4D" w:rsidRDefault="00897E4D">
            <w:pPr>
              <w:pStyle w:val="TableRow"/>
            </w:pPr>
            <w:r>
              <w:t>Void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263D88" w14:textId="77777777" w:rsidR="00897E4D" w:rsidRDefault="00897E4D">
            <w:pPr>
              <w:pStyle w:val="TableRow"/>
            </w:pPr>
            <w:r>
              <w:t>Creates a new tab page within pcDetails and assigns the caption to the TabSheetCaption parameter.  The tab sheet is linked to the details frame class and the record key, but the details frame class is not actually created and embedded onto the tab sheet until the user views the tab sheet.  This means that the user only loads data for tab sheets they actually view, minimising database access and optimising browse performance.</w:t>
            </w:r>
          </w:p>
        </w:tc>
      </w:tr>
      <w:tr w:rsidR="00897E4D" w14:paraId="7D2DEA6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365E5D8B" w14:textId="77777777" w:rsidR="00897E4D" w:rsidRDefault="00897E4D">
            <w:pPr>
              <w:pStyle w:val="TableRow"/>
            </w:pPr>
            <w:r>
              <w:t>EnableControls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376F3E" w14:textId="77777777" w:rsidR="00897E4D" w:rsidRDefault="00897E4D">
            <w:pPr>
              <w:pStyle w:val="TableRow"/>
            </w:pPr>
            <w:r>
              <w:t>Void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B37DE2" w14:textId="77777777" w:rsidR="00897E4D" w:rsidRDefault="00897E4D">
            <w:pPr>
              <w:pStyle w:val="TableRow"/>
            </w:pPr>
            <w:r>
              <w:t>Overriden method to propagate the EditMode state changes to the frames loaded in the PageControl control.</w:t>
            </w:r>
          </w:p>
          <w:p w14:paraId="2AF11135" w14:textId="77777777" w:rsidR="00897E4D" w:rsidRDefault="00897E4D">
            <w:pPr>
              <w:pStyle w:val="TableRow"/>
            </w:pPr>
            <w:r>
              <w:t xml:space="preserve">This method replaces the default EnableControls implementation in the TBaseDetailFrame for this particular object, but notifies each of the embedded tab pages to enable or disable their controls.  This means that the TBasePageControlFrame instance does not take responsibility for enabling controls in each of the embedded tab pages, but delegates </w:t>
            </w:r>
            <w:r w:rsidR="00914E45">
              <w:t>responsibility</w:t>
            </w:r>
            <w:r>
              <w:t xml:space="preserve"> to the tab pages.  Therefore tab pages are able to override the EnableControls method without risk of affecting other tab pages on the same form.</w:t>
            </w:r>
          </w:p>
        </w:tc>
      </w:tr>
    </w:tbl>
    <w:p w14:paraId="65857A0E" w14:textId="77777777" w:rsidR="00897E4D" w:rsidRDefault="00897E4D" w:rsidP="00897E4D"/>
    <w:p w14:paraId="4CA85DCD" w14:textId="77777777" w:rsidR="00897E4D" w:rsidRDefault="00897E4D" w:rsidP="00CC6B4D">
      <w:pPr>
        <w:pStyle w:val="Heading4"/>
        <w:numPr>
          <w:ilvl w:val="3"/>
          <w:numId w:val="4"/>
        </w:numPr>
      </w:pPr>
      <w:bookmarkStart w:id="336" w:name="_Toc292878794"/>
      <w:r>
        <w:lastRenderedPageBreak/>
        <w:t>Base frame for tab page details frames</w:t>
      </w:r>
      <w:bookmarkEnd w:id="336"/>
    </w:p>
    <w:p w14:paraId="72235ED5" w14:textId="5D9D5C26" w:rsidR="00897E4D" w:rsidRDefault="005550DB" w:rsidP="00897E4D">
      <w:pPr>
        <w:jc w:val="center"/>
        <w:rPr>
          <w:lang w:val="en-US"/>
        </w:rPr>
      </w:pPr>
      <w:r>
        <w:rPr>
          <w:noProof/>
          <w:lang w:eastAsia="en-GB"/>
        </w:rPr>
        <w:drawing>
          <wp:inline distT="0" distB="0" distL="0" distR="0" wp14:anchorId="05506FB1" wp14:editId="74578BDC">
            <wp:extent cx="350520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6574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97E4D" w14:paraId="7D9EBF9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1F9F7A8" w14:textId="77777777" w:rsidR="00897E4D" w:rsidRDefault="00897E4D">
            <w:pPr>
              <w:pStyle w:val="TableTitle"/>
            </w:pPr>
            <w:r>
              <w:t>Window Name: TBaseTabSheetFrame</w:t>
            </w:r>
          </w:p>
        </w:tc>
      </w:tr>
      <w:tr w:rsidR="00897E4D" w14:paraId="2D98D6E0"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E2A1D90" w14:textId="77777777" w:rsidR="00897E4D" w:rsidRDefault="00897E4D">
            <w:pPr>
              <w:pStyle w:val="TableRow"/>
              <w:keepNext/>
            </w:pPr>
            <w:r>
              <w:rPr>
                <w:b/>
              </w:rPr>
              <w:t>Inherits</w:t>
            </w:r>
            <w:r>
              <w:t>:  TBaseDetailFrame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0BCFF3E" w14:textId="77777777" w:rsidR="00897E4D" w:rsidRDefault="00897E4D">
            <w:pPr>
              <w:pStyle w:val="TableRow"/>
              <w:keepNext/>
            </w:pPr>
            <w:r>
              <w:rPr>
                <w:b/>
              </w:rPr>
              <w:t>Unit File Name</w:t>
            </w:r>
            <w:r>
              <w:t>: BaseTabSheetFrameUnit.pas</w:t>
            </w:r>
          </w:p>
        </w:tc>
      </w:tr>
      <w:tr w:rsidR="00897E4D" w14:paraId="284B5D4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B7811AF" w14:textId="77777777" w:rsidR="00897E4D" w:rsidRDefault="00897E4D">
            <w:pPr>
              <w:pStyle w:val="TableRow"/>
              <w:keepNext/>
            </w:pPr>
            <w:r>
              <w:rPr>
                <w:b/>
              </w:rPr>
              <w:t>Entities</w:t>
            </w:r>
            <w:r>
              <w:t>: Defined by derived tab sheet components</w:t>
            </w:r>
          </w:p>
        </w:tc>
      </w:tr>
      <w:tr w:rsidR="00897E4D" w14:paraId="0073A20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E45A263" w14:textId="77777777" w:rsidR="00897E4D" w:rsidRDefault="00897E4D">
            <w:pPr>
              <w:pStyle w:val="TableRow"/>
              <w:keepNext/>
            </w:pPr>
            <w:r>
              <w:rPr>
                <w:b/>
              </w:rPr>
              <w:t>Calls</w:t>
            </w:r>
            <w:r>
              <w:t>: None</w:t>
            </w:r>
          </w:p>
        </w:tc>
      </w:tr>
      <w:tr w:rsidR="00897E4D" w14:paraId="76D830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1AEBE2" w14:textId="77777777" w:rsidR="00897E4D" w:rsidRDefault="00897E4D">
            <w:pPr>
              <w:pStyle w:val="TableRow"/>
              <w:keepNext/>
            </w:pPr>
            <w:r>
              <w:rPr>
                <w:b/>
              </w:rPr>
              <w:t>Returns</w:t>
            </w:r>
            <w:r>
              <w:t xml:space="preserve"> </w:t>
            </w:r>
            <w:r>
              <w:rPr>
                <w:b/>
              </w:rPr>
              <w:t>To</w:t>
            </w:r>
            <w:r>
              <w:t>: None</w:t>
            </w:r>
          </w:p>
        </w:tc>
      </w:tr>
      <w:tr w:rsidR="00897E4D" w14:paraId="56307D4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EB7ED70" w14:textId="77777777" w:rsidR="00897E4D" w:rsidRDefault="00897E4D">
            <w:pPr>
              <w:pStyle w:val="TableRow"/>
              <w:keepNext/>
            </w:pPr>
            <w:r>
              <w:rPr>
                <w:b/>
              </w:rPr>
              <w:t>Description</w:t>
            </w:r>
            <w:r>
              <w:t>: Base frame for details frames that are displayed as a tab on a tabbed notebook.  This class enforces consistency of appearance by placing a bevel around the frame.  The bevel remains in the same place for all descendant frames.</w:t>
            </w:r>
          </w:p>
          <w:p w14:paraId="511CBAA0" w14:textId="77777777" w:rsidR="00897E4D" w:rsidRDefault="00897E4D">
            <w:pPr>
              <w:pStyle w:val="TableRow"/>
              <w:keepNext/>
            </w:pPr>
            <w:r>
              <w:t>The frame is otherwise empty.  Controls are added to this frame by details pages descended from it.</w:t>
            </w:r>
          </w:p>
        </w:tc>
      </w:tr>
    </w:tbl>
    <w:p w14:paraId="1D427E2F" w14:textId="77777777" w:rsidR="00897E4D" w:rsidRDefault="00897E4D" w:rsidP="00897E4D"/>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97E4D" w14:paraId="7512A07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AEF9ACE" w14:textId="77777777" w:rsidR="00897E4D" w:rsidRDefault="00897E4D">
            <w:pPr>
              <w:pStyle w:val="TableTitle"/>
            </w:pPr>
            <w:r>
              <w:t>Window Controls</w:t>
            </w:r>
          </w:p>
        </w:tc>
      </w:tr>
      <w:tr w:rsidR="00897E4D" w14:paraId="7277AA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A3921B" w14:textId="77777777" w:rsidR="00897E4D" w:rsidRDefault="00897E4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2906BA" w14:textId="77777777" w:rsidR="00897E4D" w:rsidRDefault="00897E4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F3DD25" w14:textId="77777777" w:rsidR="00897E4D" w:rsidRDefault="00897E4D">
            <w:pPr>
              <w:pStyle w:val="TableColumnTitles"/>
              <w:keepNext/>
            </w:pPr>
            <w:r>
              <w:rPr>
                <w:i/>
              </w:rPr>
              <w:t>Attribute</w:t>
            </w:r>
            <w:r>
              <w:t xml:space="preserve"> Action</w:t>
            </w:r>
          </w:p>
        </w:tc>
      </w:tr>
      <w:tr w:rsidR="00897E4D" w14:paraId="1CC15EF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D6184B" w14:textId="77777777" w:rsidR="00897E4D" w:rsidRDefault="00897E4D">
            <w:pPr>
              <w:pStyle w:val="TableRow"/>
            </w:pPr>
            <w:r>
              <w:t>bvlBorder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6EDCDE" w14:textId="77777777" w:rsidR="00897E4D" w:rsidRDefault="00897E4D">
            <w:pPr>
              <w:pStyle w:val="TableRow"/>
            </w:pPr>
            <w:r>
              <w:t>TBevel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1C38F1" w14:textId="77777777" w:rsidR="00897E4D" w:rsidRDefault="00897E4D">
            <w:pPr>
              <w:pStyle w:val="TableRow"/>
            </w:pPr>
            <w:r>
              <w:t>Border aligned around the frame designed to enforce consistent look &amp; feel.</w:t>
            </w:r>
          </w:p>
        </w:tc>
      </w:tr>
    </w:tbl>
    <w:p w14:paraId="4165662D" w14:textId="77777777" w:rsidR="00897E4D" w:rsidRDefault="00897E4D" w:rsidP="00897E4D"/>
    <w:p w14:paraId="6A0D9F84" w14:textId="77777777" w:rsidR="00897E4D" w:rsidRDefault="00897E4D" w:rsidP="00CC6B4D">
      <w:pPr>
        <w:pStyle w:val="Heading4"/>
        <w:numPr>
          <w:ilvl w:val="3"/>
          <w:numId w:val="4"/>
        </w:numPr>
      </w:pPr>
      <w:bookmarkStart w:id="337" w:name="_Toc292878795"/>
      <w:r>
        <w:lastRenderedPageBreak/>
        <w:t>Container frame for all details frames</w:t>
      </w:r>
      <w:bookmarkEnd w:id="337"/>
    </w:p>
    <w:p w14:paraId="27AD7C9F" w14:textId="509E5CC9" w:rsidR="00897E4D" w:rsidRDefault="005550DB" w:rsidP="00897E4D">
      <w:pPr>
        <w:jc w:val="center"/>
        <w:rPr>
          <w:lang w:val="en-US"/>
        </w:rPr>
      </w:pPr>
      <w:r>
        <w:rPr>
          <w:noProof/>
          <w:lang w:eastAsia="en-GB"/>
        </w:rPr>
        <w:drawing>
          <wp:inline distT="0" distB="0" distL="0" distR="0" wp14:anchorId="79D98774" wp14:editId="51129301">
            <wp:extent cx="360997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34385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97E4D" w14:paraId="264F187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592A84B" w14:textId="77777777" w:rsidR="00897E4D" w:rsidRDefault="00897E4D">
            <w:pPr>
              <w:pStyle w:val="TableTitle"/>
            </w:pPr>
            <w:r>
              <w:t>Window Name: TFrameContainer</w:t>
            </w:r>
          </w:p>
        </w:tc>
      </w:tr>
      <w:tr w:rsidR="00897E4D" w14:paraId="6AE8752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36B6C0B" w14:textId="77777777" w:rsidR="00897E4D" w:rsidRDefault="00897E4D">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B1CCCC6" w14:textId="77777777" w:rsidR="00897E4D" w:rsidRDefault="00897E4D">
            <w:pPr>
              <w:pStyle w:val="TableRow"/>
              <w:keepNext/>
            </w:pPr>
            <w:r>
              <w:rPr>
                <w:b/>
              </w:rPr>
              <w:t>Unit File Name</w:t>
            </w:r>
            <w:r>
              <w:t>: FrameContainerUnit.pas</w:t>
            </w:r>
          </w:p>
        </w:tc>
      </w:tr>
      <w:tr w:rsidR="00897E4D" w14:paraId="433CE4A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E4812F" w14:textId="77777777" w:rsidR="00897E4D" w:rsidRDefault="00897E4D">
            <w:pPr>
              <w:pStyle w:val="TableRow"/>
              <w:keepNext/>
            </w:pPr>
            <w:r>
              <w:rPr>
                <w:b/>
              </w:rPr>
              <w:t>Entities</w:t>
            </w:r>
            <w:r>
              <w:t>: Any database entity.</w:t>
            </w:r>
          </w:p>
        </w:tc>
      </w:tr>
      <w:tr w:rsidR="00897E4D" w14:paraId="1AEB5CB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1DC3C0" w14:textId="77777777" w:rsidR="00897E4D" w:rsidRDefault="00897E4D">
            <w:pPr>
              <w:pStyle w:val="TableRow"/>
              <w:keepNext/>
            </w:pPr>
            <w:r>
              <w:rPr>
                <w:b/>
              </w:rPr>
              <w:t>Calls</w:t>
            </w:r>
            <w:r>
              <w:t>: None</w:t>
            </w:r>
          </w:p>
        </w:tc>
      </w:tr>
      <w:tr w:rsidR="00897E4D" w14:paraId="2006702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519D25" w14:textId="77777777" w:rsidR="00897E4D" w:rsidRDefault="00897E4D">
            <w:pPr>
              <w:pStyle w:val="TableRow"/>
              <w:keepNext/>
            </w:pPr>
            <w:r>
              <w:rPr>
                <w:b/>
              </w:rPr>
              <w:t>Returns</w:t>
            </w:r>
            <w:r>
              <w:t xml:space="preserve"> </w:t>
            </w:r>
            <w:r>
              <w:rPr>
                <w:b/>
              </w:rPr>
              <w:t>To</w:t>
            </w:r>
            <w:r>
              <w:t>: None</w:t>
            </w:r>
          </w:p>
        </w:tc>
      </w:tr>
      <w:tr w:rsidR="00897E4D" w14:paraId="2EE4A2A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096E99" w14:textId="77777777" w:rsidR="00897E4D" w:rsidRDefault="00897E4D">
            <w:pPr>
              <w:pStyle w:val="TableRow"/>
              <w:keepNext/>
            </w:pPr>
            <w:r>
              <w:rPr>
                <w:b/>
              </w:rPr>
              <w:t>Description</w:t>
            </w:r>
            <w:r>
              <w:t>: Frame that all details frames are embedded into.  This frame is then in turn embedded onto TfrmCBMain.  The frame implements the Selected Item label at the top of each details frame as well as the Save and Cancel buttons that appear beneath each details frame.</w:t>
            </w:r>
          </w:p>
        </w:tc>
      </w:tr>
    </w:tbl>
    <w:p w14:paraId="14417814" w14:textId="77777777" w:rsidR="00897E4D" w:rsidRDefault="00897E4D" w:rsidP="00897E4D"/>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97E4D" w14:paraId="0B39765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EA857B5" w14:textId="77777777" w:rsidR="00897E4D" w:rsidRDefault="00897E4D">
            <w:pPr>
              <w:pStyle w:val="TableTitle"/>
            </w:pPr>
            <w:r>
              <w:t>Window Controls</w:t>
            </w:r>
          </w:p>
        </w:tc>
      </w:tr>
      <w:tr w:rsidR="00897E4D" w14:paraId="1E4BE5B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67D1124" w14:textId="77777777" w:rsidR="00897E4D" w:rsidRDefault="00897E4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075463" w14:textId="77777777" w:rsidR="00897E4D" w:rsidRDefault="00897E4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3D50A6" w14:textId="77777777" w:rsidR="00897E4D" w:rsidRDefault="00897E4D">
            <w:pPr>
              <w:pStyle w:val="TableColumnTitles"/>
              <w:keepNext/>
            </w:pPr>
            <w:r>
              <w:rPr>
                <w:i/>
              </w:rPr>
              <w:t>Attribute</w:t>
            </w:r>
            <w:r>
              <w:t xml:space="preserve"> Action</w:t>
            </w:r>
          </w:p>
        </w:tc>
      </w:tr>
      <w:tr w:rsidR="00897E4D" w14:paraId="75C04A3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B88F98" w14:textId="77777777" w:rsidR="00897E4D" w:rsidRDefault="00897E4D">
            <w:pPr>
              <w:pStyle w:val="TableRow"/>
            </w:pPr>
            <w:r>
              <w:t>lblName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69AC90" w14:textId="77777777" w:rsidR="00897E4D" w:rsidRDefault="00897E4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80DCAD5" w14:textId="77777777" w:rsidR="00897E4D" w:rsidRDefault="00897E4D">
            <w:pPr>
              <w:pStyle w:val="TableRow"/>
              <w:rPr>
                <w:i/>
              </w:rPr>
            </w:pPr>
            <w:r>
              <w:rPr>
                <w:i/>
              </w:rPr>
              <w:t>Any database attributes.</w:t>
            </w:r>
          </w:p>
          <w:p w14:paraId="342B21E6" w14:textId="77777777" w:rsidR="00897E4D" w:rsidRDefault="00897E4D">
            <w:pPr>
              <w:pStyle w:val="TableRow"/>
            </w:pPr>
            <w:r>
              <w:t>Displays the text of the item currently selected in the Collections Browser hierarchy.</w:t>
            </w:r>
            <w:r w:rsidR="001812EB">
              <w:t xml:space="preserve">  Hidden when the List Viewer tab is displayed.</w:t>
            </w:r>
          </w:p>
        </w:tc>
      </w:tr>
      <w:tr w:rsidR="00897E4D" w14:paraId="261D1C0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EB519A" w14:textId="77777777" w:rsidR="00897E4D" w:rsidRDefault="00897E4D">
            <w:pPr>
              <w:pStyle w:val="TableRow"/>
            </w:pPr>
            <w:r>
              <w:lastRenderedPageBreak/>
              <w:t>btnSave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AA68173" w14:textId="77777777" w:rsidR="00897E4D" w:rsidRDefault="00897E4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C0E00A" w14:textId="77777777" w:rsidR="00897E4D" w:rsidRDefault="00897E4D">
            <w:pPr>
              <w:pStyle w:val="TableRow"/>
            </w:pPr>
            <w:r>
              <w:t>Calls the SaveContent method on the details frame embedded into this frame.  If successful, the details frame is put into browse mode.</w:t>
            </w:r>
          </w:p>
          <w:p w14:paraId="025F8926" w14:textId="77777777" w:rsidR="00897E4D" w:rsidRDefault="00897E4D">
            <w:pPr>
              <w:pStyle w:val="TableRow"/>
            </w:pPr>
            <w:r>
              <w:t>Disabled when the details frame is in browse mode.</w:t>
            </w:r>
          </w:p>
        </w:tc>
      </w:tr>
      <w:tr w:rsidR="00897E4D" w14:paraId="283D116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C9C1E6" w14:textId="77777777" w:rsidR="00897E4D" w:rsidRDefault="00897E4D">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207553" w14:textId="77777777" w:rsidR="00897E4D" w:rsidRDefault="00897E4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41CE5D" w14:textId="77777777" w:rsidR="00897E4D" w:rsidRDefault="00897E4D" w:rsidP="00AB3A8C">
            <w:pPr>
              <w:pStyle w:val="TableRow"/>
            </w:pPr>
            <w:r>
              <w:t xml:space="preserve">Discards all changes made to data loaded into the details frame embedded into this frame.  </w:t>
            </w:r>
            <w:r w:rsidR="00AB3A8C">
              <w:t>If the details frame was linked to an item that previously existed and was being edited, then t</w:t>
            </w:r>
            <w:r>
              <w:t>he frame's content is reloaded and the details frame is put into browse mode.</w:t>
            </w:r>
            <w:r w:rsidR="00AB3A8C">
              <w:t xml:space="preserve">  If the details frame was linked to a new item then the previously selected node is selected.</w:t>
            </w:r>
          </w:p>
          <w:p w14:paraId="37969E20" w14:textId="77777777" w:rsidR="00897E4D" w:rsidRDefault="00897E4D">
            <w:pPr>
              <w:pStyle w:val="TableRow"/>
            </w:pPr>
            <w:r>
              <w:t>Disabled when the details frame is in browse mode.</w:t>
            </w:r>
          </w:p>
        </w:tc>
      </w:tr>
    </w:tbl>
    <w:p w14:paraId="49D0BBAF" w14:textId="77777777" w:rsidR="00897E4D" w:rsidRDefault="00897E4D" w:rsidP="00897E4D"/>
    <w:p w14:paraId="67BD15AB" w14:textId="77777777" w:rsidR="00897E4D" w:rsidRDefault="00897E4D" w:rsidP="00CC6B4D">
      <w:pPr>
        <w:pStyle w:val="Heading4"/>
        <w:numPr>
          <w:ilvl w:val="3"/>
          <w:numId w:val="4"/>
        </w:numPr>
      </w:pPr>
      <w:bookmarkStart w:id="338" w:name="_Ref270589205"/>
      <w:bookmarkStart w:id="339" w:name="_Ref271276660"/>
      <w:bookmarkStart w:id="340" w:name="_Toc292878796"/>
      <w:r>
        <w:t xml:space="preserve">Collections Browser </w:t>
      </w:r>
      <w:smartTag w:uri="urn:schemas-microsoft-com:office:smarttags" w:element="place">
        <w:r>
          <w:t>main</w:t>
        </w:r>
      </w:smartTag>
      <w:r>
        <w:t xml:space="preserve"> screen</w:t>
      </w:r>
      <w:bookmarkEnd w:id="338"/>
      <w:bookmarkEnd w:id="339"/>
      <w:bookmarkEnd w:id="340"/>
    </w:p>
    <w:p w14:paraId="5BF52CF1" w14:textId="22090D3A" w:rsidR="00897E4D" w:rsidRDefault="005550DB" w:rsidP="00897E4D">
      <w:pPr>
        <w:jc w:val="center"/>
        <w:rPr>
          <w:lang w:val="en-US"/>
        </w:rPr>
      </w:pPr>
      <w:r>
        <w:rPr>
          <w:noProof/>
          <w:lang w:eastAsia="en-GB"/>
        </w:rPr>
        <w:drawing>
          <wp:inline distT="0" distB="0" distL="0" distR="0" wp14:anchorId="292E6926" wp14:editId="229AA718">
            <wp:extent cx="5267325" cy="3086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97E4D" w14:paraId="4BBB9BC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7CA0200" w14:textId="77777777" w:rsidR="00897E4D" w:rsidRDefault="00897E4D">
            <w:pPr>
              <w:pStyle w:val="TableTitle"/>
            </w:pPr>
            <w:r>
              <w:lastRenderedPageBreak/>
              <w:t>Window Name: TfrmCBMain</w:t>
            </w:r>
          </w:p>
        </w:tc>
      </w:tr>
      <w:tr w:rsidR="00897E4D" w14:paraId="28254C5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7542311" w14:textId="77777777" w:rsidR="00897E4D" w:rsidRDefault="00897E4D">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1D23417" w14:textId="77777777" w:rsidR="00897E4D" w:rsidRDefault="00897E4D">
            <w:pPr>
              <w:pStyle w:val="TableRow"/>
              <w:keepNext/>
            </w:pPr>
            <w:r>
              <w:rPr>
                <w:b/>
              </w:rPr>
              <w:t>Unit File Name</w:t>
            </w:r>
            <w:r>
              <w:t>: PrototypeMain.pas</w:t>
            </w:r>
          </w:p>
        </w:tc>
      </w:tr>
      <w:tr w:rsidR="00897E4D" w14:paraId="3658B4E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EF8F49" w14:textId="77777777" w:rsidR="00897E4D" w:rsidRDefault="00897E4D">
            <w:pPr>
              <w:pStyle w:val="TableRow"/>
              <w:keepNext/>
            </w:pPr>
            <w:r>
              <w:rPr>
                <w:b/>
              </w:rPr>
              <w:t>Entities</w:t>
            </w:r>
            <w:r>
              <w:t>: Any entity in database.</w:t>
            </w:r>
          </w:p>
        </w:tc>
      </w:tr>
      <w:tr w:rsidR="00897E4D" w14:paraId="6BDD687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42072B6" w14:textId="77777777" w:rsidR="00897E4D" w:rsidRDefault="00897E4D">
            <w:pPr>
              <w:pStyle w:val="TableRow"/>
              <w:keepNext/>
            </w:pPr>
            <w:r>
              <w:rPr>
                <w:b/>
              </w:rPr>
              <w:t>Calls</w:t>
            </w:r>
            <w:r>
              <w:t>: None</w:t>
            </w:r>
          </w:p>
        </w:tc>
      </w:tr>
      <w:tr w:rsidR="00897E4D" w14:paraId="3F77DA3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7FD677C" w14:textId="77777777" w:rsidR="00897E4D" w:rsidRDefault="00897E4D">
            <w:pPr>
              <w:pStyle w:val="TableRow"/>
              <w:keepNext/>
            </w:pPr>
            <w:r>
              <w:rPr>
                <w:b/>
              </w:rPr>
              <w:t>Returns</w:t>
            </w:r>
            <w:r>
              <w:t xml:space="preserve"> </w:t>
            </w:r>
            <w:r>
              <w:rPr>
                <w:b/>
              </w:rPr>
              <w:t>To</w:t>
            </w:r>
            <w:r>
              <w:t>: None</w:t>
            </w:r>
          </w:p>
        </w:tc>
      </w:tr>
      <w:tr w:rsidR="00897E4D" w14:paraId="5F41DEA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FA2A9E" w14:textId="77777777" w:rsidR="00897E4D" w:rsidRDefault="00897E4D">
            <w:pPr>
              <w:pStyle w:val="TableRow"/>
              <w:keepNext/>
            </w:pPr>
            <w:r>
              <w:rPr>
                <w:b/>
              </w:rPr>
              <w:t>Description</w:t>
            </w:r>
            <w:r>
              <w:t>: Main window of the Collections Browser. This screen is accessed from the Recorder Data Entry menu and split into browsing controls on the left, and viewing/editing controls on the right.  Other forms are embedded onto the screen when required.</w:t>
            </w:r>
          </w:p>
        </w:tc>
      </w:tr>
    </w:tbl>
    <w:p w14:paraId="7D0815EB" w14:textId="77777777" w:rsidR="00897E4D" w:rsidRDefault="00897E4D" w:rsidP="00897E4D"/>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70"/>
        <w:gridCol w:w="1429"/>
        <w:gridCol w:w="4777"/>
      </w:tblGrid>
      <w:tr w:rsidR="00897E4D" w14:paraId="6E7CD5AC" w14:textId="77777777">
        <w:tc>
          <w:tcPr>
            <w:tcW w:w="5000" w:type="pct"/>
            <w:gridSpan w:val="3"/>
            <w:tcBorders>
              <w:top w:val="single" w:sz="12" w:space="0" w:color="auto"/>
              <w:left w:val="single" w:sz="12" w:space="0" w:color="auto"/>
              <w:bottom w:val="single" w:sz="12" w:space="0" w:color="auto"/>
              <w:right w:val="single" w:sz="12" w:space="0" w:color="auto"/>
            </w:tcBorders>
            <w:shd w:val="clear" w:color="auto" w:fill="auto"/>
          </w:tcPr>
          <w:p w14:paraId="3A3DC35F" w14:textId="77777777" w:rsidR="00897E4D" w:rsidRDefault="00897E4D">
            <w:pPr>
              <w:pStyle w:val="TableTitle"/>
            </w:pPr>
            <w:r>
              <w:t>Menu Items</w:t>
            </w:r>
          </w:p>
        </w:tc>
      </w:tr>
      <w:tr w:rsidR="00897E4D" w14:paraId="0E14465B"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461E103C" w14:textId="77777777" w:rsidR="00897E4D" w:rsidRDefault="00897E4D">
            <w:pPr>
              <w:pStyle w:val="TableColumnTitles"/>
              <w:keepNext/>
            </w:pPr>
            <w:r>
              <w:t>Name</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0A61A53E" w14:textId="77777777" w:rsidR="00897E4D" w:rsidRDefault="00897E4D">
            <w:pPr>
              <w:pStyle w:val="TableColumnTitles"/>
              <w:keepNext/>
            </w:pPr>
            <w:r>
              <w:t>Type</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5F0CEE06" w14:textId="77777777" w:rsidR="00897E4D" w:rsidRDefault="00897E4D">
            <w:pPr>
              <w:pStyle w:val="TableColumnTitles"/>
              <w:keepNext/>
            </w:pPr>
            <w:r>
              <w:rPr>
                <w:i/>
              </w:rPr>
              <w:t>Attribute</w:t>
            </w:r>
            <w:r>
              <w:t xml:space="preserve"> Action</w:t>
            </w:r>
          </w:p>
        </w:tc>
      </w:tr>
      <w:tr w:rsidR="00534B0B" w14:paraId="61389D50"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3ADBD34C" w14:textId="77777777" w:rsidR="00534B0B" w:rsidRDefault="00534B0B" w:rsidP="00702240">
            <w:pPr>
              <w:pStyle w:val="TableRow"/>
            </w:pPr>
            <w:r>
              <w:t>pmBack</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1E45D3F7" w14:textId="77777777" w:rsidR="00534B0B" w:rsidRDefault="00534B0B" w:rsidP="00702240">
            <w:pPr>
              <w:pStyle w:val="TableRow"/>
            </w:pPr>
            <w:r>
              <w:t>TPopupMenu</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77E17DE6" w14:textId="77777777" w:rsidR="00534B0B" w:rsidRDefault="00534B0B" w:rsidP="00702240">
            <w:pPr>
              <w:pStyle w:val="TableRow"/>
            </w:pPr>
            <w:r>
              <w:t>Contain the most recent 9 items that have been visited and added to the history, and are available to go back  to.  All visited items are remembered, so that as the user navigates back through the items they are able to then see items preceding the 9 originally listed.</w:t>
            </w:r>
          </w:p>
          <w:p w14:paraId="20A7D239" w14:textId="77777777" w:rsidR="00534B0B" w:rsidRDefault="00534B0B" w:rsidP="00702240">
            <w:pPr>
              <w:pStyle w:val="TableRow"/>
            </w:pPr>
            <w:r>
              <w:t>If less than 9 items are available then only these are listed.  If no items are available, then the buttons associated with the menu are disabled.</w:t>
            </w:r>
          </w:p>
        </w:tc>
      </w:tr>
      <w:tr w:rsidR="00897E4D" w14:paraId="224C4036"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53F7E046" w14:textId="77777777" w:rsidR="00897E4D" w:rsidRDefault="00897E4D">
            <w:pPr>
              <w:pStyle w:val="TableRow"/>
            </w:pPr>
            <w:r>
              <w:t>pmForward</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6763D1F1" w14:textId="77777777" w:rsidR="00897E4D" w:rsidRDefault="00897E4D">
            <w:pPr>
              <w:pStyle w:val="TableRow"/>
            </w:pPr>
            <w:r>
              <w:t>TPopupMenu</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7B79F5B2" w14:textId="77777777" w:rsidR="00534B0B" w:rsidRDefault="00534B0B" w:rsidP="00534B0B">
            <w:pPr>
              <w:pStyle w:val="TableRow"/>
            </w:pPr>
            <w:r>
              <w:t>Contain the 9 items that have been visited and added to the history that follow the item currently viewed, and are available to go forward to.  All visited items are remembered, so that as the user navigates forward through the items they are able to then see items succeeding the 9 originally listed.</w:t>
            </w:r>
          </w:p>
          <w:p w14:paraId="10D3A421" w14:textId="77777777" w:rsidR="00897E4D" w:rsidRDefault="00534B0B" w:rsidP="00534B0B">
            <w:pPr>
              <w:pStyle w:val="TableRow"/>
            </w:pPr>
            <w:r>
              <w:t>If less than 9 items are available then only these are listed.  If no items are available, then the buttons associated with the menu are disabled.</w:t>
            </w:r>
          </w:p>
        </w:tc>
      </w:tr>
      <w:tr w:rsidR="00897E4D" w14:paraId="3299D110"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62481043" w14:textId="77777777" w:rsidR="00897E4D" w:rsidRDefault="00897E4D">
            <w:pPr>
              <w:pStyle w:val="TableRow"/>
            </w:pPr>
            <w:r>
              <w:t>pmTree</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01A4C079" w14:textId="77777777" w:rsidR="00897E4D" w:rsidRDefault="00897E4D">
            <w:pPr>
              <w:pStyle w:val="TableRow"/>
            </w:pPr>
            <w:r>
              <w:t>TPopupMenu</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2878852D" w14:textId="77777777" w:rsidR="00897E4D" w:rsidRDefault="00897E4D">
            <w:pPr>
              <w:pStyle w:val="TableRow"/>
            </w:pPr>
            <w:r>
              <w:t xml:space="preserve">Popup menu associated with the Collections Browser treeview.  </w:t>
            </w:r>
          </w:p>
        </w:tc>
      </w:tr>
      <w:tr w:rsidR="00897E4D" w14:paraId="7EC2A120"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51F61D41" w14:textId="77777777" w:rsidR="00897E4D" w:rsidRDefault="00897E4D">
            <w:pPr>
              <w:pStyle w:val="TableRow"/>
            </w:pPr>
            <w:r>
              <w:t>pmTreeBack</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69CD1EEA" w14:textId="77777777" w:rsidR="00897E4D" w:rsidRDefault="00897E4D">
            <w:pPr>
              <w:pStyle w:val="TableRow"/>
            </w:pPr>
            <w:r>
              <w:t>TMenuItem</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7D27E67F" w14:textId="77777777" w:rsidR="00897E4D" w:rsidRDefault="00897E4D">
            <w:pPr>
              <w:pStyle w:val="TableRow"/>
            </w:pPr>
            <w:r>
              <w:t>Item on pmTree popup menu.  Action as clicking directly on tbtnBack.</w:t>
            </w:r>
          </w:p>
        </w:tc>
      </w:tr>
      <w:tr w:rsidR="00897E4D" w14:paraId="3219EC1B"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0BAC46BC" w14:textId="77777777" w:rsidR="00897E4D" w:rsidRDefault="00897E4D">
            <w:pPr>
              <w:pStyle w:val="TableRow"/>
            </w:pPr>
            <w:r>
              <w:lastRenderedPageBreak/>
              <w:t>pmTreeForward</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6B224262" w14:textId="77777777" w:rsidR="00897E4D" w:rsidRDefault="00897E4D">
            <w:pPr>
              <w:pStyle w:val="TableRow"/>
            </w:pPr>
            <w:r>
              <w:t>TMenuItem</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1C598A43" w14:textId="77777777" w:rsidR="00897E4D" w:rsidRDefault="00897E4D">
            <w:pPr>
              <w:pStyle w:val="TableRow"/>
            </w:pPr>
            <w:r>
              <w:t>Item on pmTree popup menu.  Action as clicking directly on tbtnForward.</w:t>
            </w:r>
          </w:p>
        </w:tc>
      </w:tr>
      <w:tr w:rsidR="00897E4D" w14:paraId="523E8226"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27839164" w14:textId="77777777" w:rsidR="00897E4D" w:rsidRDefault="00897E4D">
            <w:pPr>
              <w:pStyle w:val="TableRow"/>
            </w:pPr>
            <w:r>
              <w:t>pmTreeNewWindow</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7D6D6B09" w14:textId="77777777" w:rsidR="00897E4D" w:rsidRDefault="00897E4D">
            <w:pPr>
              <w:pStyle w:val="TableRow"/>
            </w:pPr>
            <w:r>
              <w:t>TMenuItem</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69B043EF" w14:textId="77777777" w:rsidR="00897E4D" w:rsidRDefault="00897E4D">
            <w:pPr>
              <w:pStyle w:val="TableRow"/>
            </w:pPr>
            <w:r>
              <w:t>Opens a new Collection Browser window.  In the new window, the single currently selected item is populated into the tree view and the cmbView combo box displays the items's type.</w:t>
            </w:r>
          </w:p>
          <w:p w14:paraId="2A2B17D8" w14:textId="77777777" w:rsidR="001812EB" w:rsidRDefault="001812EB">
            <w:pPr>
              <w:pStyle w:val="TableRow"/>
            </w:pPr>
            <w:r>
              <w:t xml:space="preserve">This option is disabled </w:t>
            </w:r>
            <w:r w:rsidR="0041525A">
              <w:t>when the selected node is a leaf node that is not navigable and when the selected node is a folder node that contains only folders.  When the selected node is a top level node, the top level node is populated in the new screen as the only node.  When the selected node is a folder node that contains navigable leaf nodes, then the leaf nodes are populated into the new screen as top level nodes.</w:t>
            </w:r>
          </w:p>
        </w:tc>
      </w:tr>
      <w:tr w:rsidR="00897E4D" w14:paraId="7E2EB3B1" w14:textId="77777777">
        <w:trPr>
          <w:cantSplit/>
        </w:trPr>
        <w:tc>
          <w:tcPr>
            <w:tcW w:w="1183" w:type="pct"/>
            <w:tcBorders>
              <w:top w:val="single" w:sz="6" w:space="0" w:color="auto"/>
              <w:left w:val="single" w:sz="6" w:space="0" w:color="auto"/>
              <w:bottom w:val="single" w:sz="6" w:space="0" w:color="auto"/>
              <w:right w:val="single" w:sz="6" w:space="0" w:color="auto"/>
            </w:tcBorders>
            <w:shd w:val="clear" w:color="auto" w:fill="auto"/>
          </w:tcPr>
          <w:p w14:paraId="4313CCFD" w14:textId="77777777" w:rsidR="00897E4D" w:rsidRDefault="00897E4D">
            <w:pPr>
              <w:pStyle w:val="TableRow"/>
            </w:pPr>
            <w:r>
              <w:t>pmTreeRefresh</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69ABCFF0" w14:textId="77777777" w:rsidR="00897E4D" w:rsidRDefault="00897E4D">
            <w:pPr>
              <w:pStyle w:val="TableRow"/>
            </w:pPr>
            <w:r>
              <w:t>TMenuItem</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7F5515B5" w14:textId="77777777" w:rsidR="00897E4D" w:rsidRDefault="00897E4D">
            <w:pPr>
              <w:pStyle w:val="TableRow"/>
            </w:pPr>
            <w:r>
              <w:t>Refresh the nodes in the tree beneath and including the currently selected node.  This includes refreshing the contents of pnlDetails if the screen is currently in browse mode.  Shortcut is F5.</w:t>
            </w:r>
          </w:p>
        </w:tc>
      </w:tr>
      <w:tr w:rsidR="00897E4D" w14:paraId="61BE0023" w14:textId="77777777">
        <w:tc>
          <w:tcPr>
            <w:tcW w:w="1183" w:type="pct"/>
            <w:tcBorders>
              <w:top w:val="single" w:sz="6" w:space="0" w:color="auto"/>
              <w:left w:val="single" w:sz="6" w:space="0" w:color="auto"/>
              <w:bottom w:val="single" w:sz="6" w:space="0" w:color="auto"/>
              <w:right w:val="single" w:sz="6" w:space="0" w:color="auto"/>
            </w:tcBorders>
            <w:shd w:val="clear" w:color="auto" w:fill="auto"/>
          </w:tcPr>
          <w:p w14:paraId="60B07FB7" w14:textId="77777777" w:rsidR="00897E4D" w:rsidRDefault="00897E4D">
            <w:pPr>
              <w:pStyle w:val="TableRow"/>
            </w:pPr>
            <w:r>
              <w:t>pmExpandList</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6E207767" w14:textId="77777777" w:rsidR="00897E4D" w:rsidRDefault="00897E4D">
            <w:pPr>
              <w:pStyle w:val="TableRow"/>
            </w:pPr>
            <w:r>
              <w:t>TMenuItem</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6E91A825" w14:textId="77777777" w:rsidR="00897E4D" w:rsidRDefault="00897E4D">
            <w:pPr>
              <w:pStyle w:val="TableRow"/>
            </w:pPr>
            <w:r>
              <w:t>Disabled unless the currently selected node is a folder node that is able to contain leaf nodes.  If the folder node has been populated and no contents were found, then also disabled.</w:t>
            </w:r>
          </w:p>
          <w:p w14:paraId="64EC8BD9" w14:textId="77777777" w:rsidR="00897E4D" w:rsidRDefault="00897E4D">
            <w:pPr>
              <w:pStyle w:val="TableRow"/>
            </w:pPr>
            <w:r>
              <w:t>Otherwise, clears the contents of tvNav and loads each child of the previously selected node into the list as a top-level node.  cmbView is updated to reflect the type of the loaded node list.</w:t>
            </w:r>
          </w:p>
        </w:tc>
      </w:tr>
      <w:tr w:rsidR="00897E4D" w14:paraId="5F1EB517" w14:textId="77777777">
        <w:tc>
          <w:tcPr>
            <w:tcW w:w="1183" w:type="pct"/>
            <w:tcBorders>
              <w:top w:val="single" w:sz="6" w:space="0" w:color="auto"/>
              <w:left w:val="single" w:sz="6" w:space="0" w:color="auto"/>
              <w:bottom w:val="single" w:sz="6" w:space="0" w:color="auto"/>
              <w:right w:val="single" w:sz="6" w:space="0" w:color="auto"/>
            </w:tcBorders>
            <w:shd w:val="clear" w:color="auto" w:fill="auto"/>
          </w:tcPr>
          <w:p w14:paraId="511825AA" w14:textId="77777777" w:rsidR="00897E4D" w:rsidRDefault="00897E4D">
            <w:pPr>
              <w:pStyle w:val="TableRow"/>
            </w:pPr>
            <w:r>
              <w:t>pmSearch</w:t>
            </w:r>
          </w:p>
        </w:tc>
        <w:tc>
          <w:tcPr>
            <w:tcW w:w="877" w:type="pct"/>
            <w:tcBorders>
              <w:top w:val="single" w:sz="6" w:space="0" w:color="auto"/>
              <w:left w:val="single" w:sz="6" w:space="0" w:color="auto"/>
              <w:bottom w:val="single" w:sz="6" w:space="0" w:color="auto"/>
              <w:right w:val="single" w:sz="6" w:space="0" w:color="auto"/>
            </w:tcBorders>
            <w:shd w:val="clear" w:color="auto" w:fill="auto"/>
          </w:tcPr>
          <w:p w14:paraId="2669DAA1" w14:textId="77777777" w:rsidR="00897E4D" w:rsidRDefault="00897E4D">
            <w:pPr>
              <w:pStyle w:val="TableRow"/>
            </w:pPr>
            <w:r>
              <w:t>TPopupMenu</w:t>
            </w:r>
          </w:p>
        </w:tc>
        <w:tc>
          <w:tcPr>
            <w:tcW w:w="2940" w:type="pct"/>
            <w:tcBorders>
              <w:top w:val="single" w:sz="6" w:space="0" w:color="auto"/>
              <w:left w:val="single" w:sz="6" w:space="0" w:color="auto"/>
              <w:bottom w:val="single" w:sz="6" w:space="0" w:color="auto"/>
              <w:right w:val="single" w:sz="6" w:space="0" w:color="auto"/>
            </w:tcBorders>
            <w:shd w:val="clear" w:color="auto" w:fill="auto"/>
          </w:tcPr>
          <w:p w14:paraId="45F50D3B" w14:textId="77777777" w:rsidR="00447502" w:rsidRDefault="00897E4D">
            <w:pPr>
              <w:pStyle w:val="TableRow"/>
            </w:pPr>
            <w:r>
              <w:t xml:space="preserve">Seach popup menu attached to btnSearchType.  Displays the list of search types appropriate to the current selection in cmbView (described in the section titled Collections Browser Navigation).  Selecting an item performs </w:t>
            </w:r>
            <w:r w:rsidR="00447502">
              <w:t>the following:</w:t>
            </w:r>
          </w:p>
          <w:p w14:paraId="650979DB" w14:textId="77777777" w:rsidR="00447502" w:rsidRDefault="00447502">
            <w:pPr>
              <w:pStyle w:val="TableRow"/>
            </w:pPr>
            <w:r>
              <w:t>If the search requires no search string, then loads the search results into the top-level of tvNav.</w:t>
            </w:r>
          </w:p>
          <w:p w14:paraId="3794B634" w14:textId="77777777" w:rsidR="00897E4D" w:rsidRDefault="00447502" w:rsidP="000B5102">
            <w:pPr>
              <w:pStyle w:val="TableRow"/>
            </w:pPr>
            <w:r>
              <w:lastRenderedPageBreak/>
              <w:t>If the search requires a search string, then sets the selected search as the default search type.  If searc</w:t>
            </w:r>
            <w:r w:rsidR="00C52A13">
              <w:t>h</w:t>
            </w:r>
            <w:r>
              <w:t xml:space="preserve"> text is specified, then performs </w:t>
            </w:r>
            <w:r w:rsidR="00897E4D">
              <w:t>a search for this type, using the content of eSearch.  The search results are loaded into the top-level of tvNav, replacing the existing contents.</w:t>
            </w:r>
          </w:p>
        </w:tc>
      </w:tr>
    </w:tbl>
    <w:p w14:paraId="38162925" w14:textId="77777777" w:rsidR="00897E4D" w:rsidRDefault="00897E4D" w:rsidP="00897E4D"/>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64"/>
        <w:gridCol w:w="1790"/>
        <w:gridCol w:w="4822"/>
      </w:tblGrid>
      <w:tr w:rsidR="00897E4D" w14:paraId="25C91C5A" w14:textId="77777777">
        <w:tc>
          <w:tcPr>
            <w:tcW w:w="5000" w:type="pct"/>
            <w:gridSpan w:val="3"/>
            <w:tcBorders>
              <w:top w:val="single" w:sz="12" w:space="0" w:color="auto"/>
              <w:left w:val="single" w:sz="12" w:space="0" w:color="auto"/>
              <w:bottom w:val="single" w:sz="12" w:space="0" w:color="auto"/>
              <w:right w:val="single" w:sz="12" w:space="0" w:color="auto"/>
            </w:tcBorders>
            <w:shd w:val="clear" w:color="auto" w:fill="auto"/>
          </w:tcPr>
          <w:p w14:paraId="45353899" w14:textId="77777777" w:rsidR="00897E4D" w:rsidRDefault="00897E4D">
            <w:pPr>
              <w:pStyle w:val="TableTitle"/>
            </w:pPr>
            <w:r>
              <w:t>Window Controls</w:t>
            </w:r>
          </w:p>
        </w:tc>
      </w:tr>
      <w:tr w:rsidR="00897E4D" w14:paraId="18E8EBBE"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2F516936" w14:textId="77777777" w:rsidR="00897E4D" w:rsidRDefault="00897E4D">
            <w:pPr>
              <w:pStyle w:val="TableColumnTitles"/>
              <w:keepNext/>
            </w:pPr>
            <w:r>
              <w:t>Name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613DFF27" w14:textId="77777777" w:rsidR="00897E4D" w:rsidRDefault="00897E4D">
            <w:pPr>
              <w:pStyle w:val="TableColumnTitles"/>
              <w:keepNext/>
            </w:pPr>
            <w:r>
              <w:t>Type</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22726066" w14:textId="77777777" w:rsidR="00897E4D" w:rsidRDefault="00897E4D">
            <w:pPr>
              <w:pStyle w:val="TableColumnTitles"/>
              <w:keepNext/>
            </w:pPr>
            <w:r>
              <w:rPr>
                <w:i/>
              </w:rPr>
              <w:t>Attribute</w:t>
            </w:r>
            <w:r>
              <w:t xml:space="preserve"> Action</w:t>
            </w:r>
          </w:p>
        </w:tc>
      </w:tr>
      <w:tr w:rsidR="00897E4D" w14:paraId="1542D9E9"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3AA8A4D3" w14:textId="77777777" w:rsidR="00897E4D" w:rsidRDefault="00897E4D">
            <w:pPr>
              <w:pStyle w:val="TableRow"/>
            </w:pPr>
            <w:r>
              <w:t>cmbView</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72C81375" w14:textId="77777777" w:rsidR="00897E4D" w:rsidRDefault="00897E4D">
            <w:pPr>
              <w:pStyle w:val="TableRow"/>
            </w:pPr>
            <w:r>
              <w:t>TComboBoxEx</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009F636C" w14:textId="77777777" w:rsidR="00417DBD" w:rsidRDefault="00897E4D">
            <w:pPr>
              <w:pStyle w:val="TableRow"/>
              <w:rPr>
                <w:rFonts w:eastAsia="SimSun"/>
                <w:lang w:eastAsia="zh-SG"/>
              </w:rPr>
            </w:pPr>
            <w:r>
              <w:t>Displays and allows selection of the current top-level data type in tvNav.  Options are</w:t>
            </w:r>
            <w:r w:rsidR="00417DBD">
              <w:rPr>
                <w:rFonts w:eastAsia="SimSun" w:hint="eastAsia"/>
                <w:lang w:eastAsia="zh-SG"/>
              </w:rPr>
              <w:t>:</w:t>
            </w:r>
          </w:p>
          <w:p w14:paraId="7DB5D9B5"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Collections,</w:t>
            </w:r>
          </w:p>
          <w:p w14:paraId="446DECCA"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Specimens,</w:t>
            </w:r>
          </w:p>
          <w:p w14:paraId="4821E650" w14:textId="77777777" w:rsidR="00417DBD" w:rsidRDefault="00417DBD" w:rsidP="00417DBD">
            <w:pPr>
              <w:spacing w:after="0"/>
              <w:rPr>
                <w:rFonts w:eastAsia="SimSun" w:cs="Arial"/>
                <w:lang w:eastAsia="zh-CN" w:bidi="he-IL"/>
              </w:rPr>
            </w:pPr>
            <w:r w:rsidRPr="00417DBD">
              <w:rPr>
                <w:rFonts w:eastAsia="SimSun" w:cs="Arial"/>
                <w:lang w:eastAsia="zh-CN" w:bidi="he-IL"/>
              </w:rPr>
              <w:t>Stores,</w:t>
            </w:r>
          </w:p>
          <w:p w14:paraId="578D583D" w14:textId="77777777" w:rsidR="007B76C8" w:rsidRPr="00417DBD" w:rsidRDefault="007B76C8" w:rsidP="00417DBD">
            <w:pPr>
              <w:spacing w:after="0"/>
              <w:rPr>
                <w:rFonts w:ascii="Times New Roman" w:eastAsia="SimSun" w:hAnsi="Times New Roman"/>
                <w:sz w:val="24"/>
                <w:szCs w:val="24"/>
                <w:lang w:eastAsia="zh-CN" w:bidi="he-IL"/>
              </w:rPr>
            </w:pPr>
            <w:r>
              <w:rPr>
                <w:rFonts w:eastAsia="SimSun" w:cs="Arial"/>
                <w:lang w:eastAsia="zh-CN" w:bidi="he-IL"/>
              </w:rPr>
              <w:t>Store Hierarchy,</w:t>
            </w:r>
          </w:p>
          <w:p w14:paraId="647EF972"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Enquiries,</w:t>
            </w:r>
          </w:p>
          <w:p w14:paraId="763469B8"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Valuations,</w:t>
            </w:r>
          </w:p>
          <w:p w14:paraId="53C8B9D8"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Accessions,</w:t>
            </w:r>
          </w:p>
          <w:p w14:paraId="568E7300"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Loans,</w:t>
            </w:r>
          </w:p>
          <w:p w14:paraId="31DEB78B"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Movements,</w:t>
            </w:r>
          </w:p>
          <w:p w14:paraId="48342297"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Condition Checks,</w:t>
            </w:r>
          </w:p>
          <w:p w14:paraId="131FE58E"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Jobs,</w:t>
            </w:r>
          </w:p>
          <w:p w14:paraId="49B6453D" w14:textId="77777777" w:rsidR="00417DBD" w:rsidRPr="00417DBD" w:rsidRDefault="00417DBD" w:rsidP="00417DBD">
            <w:pPr>
              <w:spacing w:after="0"/>
              <w:rPr>
                <w:rFonts w:ascii="Times New Roman" w:eastAsia="SimSun" w:hAnsi="Times New Roman"/>
                <w:sz w:val="24"/>
                <w:szCs w:val="24"/>
                <w:lang w:eastAsia="zh-CN" w:bidi="he-IL"/>
              </w:rPr>
            </w:pPr>
            <w:r w:rsidRPr="00417DBD">
              <w:rPr>
                <w:rFonts w:eastAsia="SimSun" w:cs="Arial"/>
                <w:lang w:eastAsia="zh-CN" w:bidi="he-IL"/>
              </w:rPr>
              <w:t>Tasks Identified</w:t>
            </w:r>
          </w:p>
          <w:p w14:paraId="708B0807" w14:textId="77777777" w:rsidR="00247838" w:rsidRDefault="00247838">
            <w:pPr>
              <w:pStyle w:val="TableRow"/>
            </w:pPr>
            <w:r>
              <w:t>The Valuations item is ommitted if User.Allow_Finance=0 for the current logged in user.</w:t>
            </w:r>
          </w:p>
          <w:p w14:paraId="20BFF0B4" w14:textId="77777777" w:rsidR="00897E4D" w:rsidRDefault="00170CF9" w:rsidP="00170CF9">
            <w:pPr>
              <w:pStyle w:val="TableRow"/>
            </w:pPr>
            <w:r>
              <w:t xml:space="preserve">If </w:t>
            </w:r>
            <w:r w:rsidR="00897E4D">
              <w:t>tvNav</w:t>
            </w:r>
            <w:r>
              <w:t xml:space="preserve"> is populated</w:t>
            </w:r>
            <w:r w:rsidR="00897E4D">
              <w:t xml:space="preserve"> with one or more nodes of a particular type, then cmbView is updated to reflect that type</w:t>
            </w:r>
            <w:r>
              <w:t xml:space="preserve"> if that type is available in cmbView</w:t>
            </w:r>
            <w:r w:rsidR="00897E4D">
              <w:t>.  For example, this occurs when navigating through the history using tbtnBack or tbtnForward.</w:t>
            </w:r>
          </w:p>
          <w:p w14:paraId="7E81DC1D" w14:textId="77777777" w:rsidR="00897E4D" w:rsidRDefault="00897E4D">
            <w:pPr>
              <w:pStyle w:val="TableRow"/>
            </w:pPr>
            <w:r>
              <w:t>Selecting an item dictates what entity eSearch and btnSearchType operate on.</w:t>
            </w:r>
          </w:p>
          <w:p w14:paraId="56E6439D" w14:textId="77777777" w:rsidR="00897E4D" w:rsidRDefault="00897E4D">
            <w:pPr>
              <w:pStyle w:val="TableRow"/>
            </w:pPr>
            <w:r>
              <w:t>This control is disabled when the details frame loaded into pnlDetails is in edit mode.</w:t>
            </w:r>
          </w:p>
          <w:p w14:paraId="5ABCBA45" w14:textId="77777777" w:rsidR="00445044" w:rsidRDefault="00897E4D" w:rsidP="00445044">
            <w:pPr>
              <w:pStyle w:val="TableRow"/>
            </w:pPr>
            <w:r>
              <w:t>When loading the Collections Browser for the first time, this combo box defaults to Collections.  Subssequently, this combo box loads the last used item for the user.</w:t>
            </w:r>
          </w:p>
        </w:tc>
      </w:tr>
      <w:tr w:rsidR="00897E4D" w14:paraId="3D91789E"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40AE8840" w14:textId="77777777" w:rsidR="00897E4D" w:rsidRDefault="00897E4D">
            <w:pPr>
              <w:pStyle w:val="TableRow"/>
            </w:pPr>
            <w:r>
              <w:lastRenderedPageBreak/>
              <w:t>tbtnBack</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02ADD978" w14:textId="77777777" w:rsidR="00897E4D" w:rsidRDefault="00897E4D">
            <w:pPr>
              <w:pStyle w:val="TableRow"/>
            </w:pPr>
            <w:r>
              <w:t>TToolButton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627C7861" w14:textId="77777777" w:rsidR="00897E4D" w:rsidRDefault="00897E4D">
            <w:pPr>
              <w:pStyle w:val="TableRow"/>
            </w:pPr>
            <w:r>
              <w:t xml:space="preserve">Allows the user to move back through the history, one item at a time.  Linked to pmBack which contains </w:t>
            </w:r>
            <w:r w:rsidR="00534B0B">
              <w:t xml:space="preserve">the 9 </w:t>
            </w:r>
            <w:r>
              <w:t>preceding items in the history list.  If the user clicks directly on the button then the most recently accessed item is displayed in tvNav.  If the user drops down the popup menu then they are able to select a specific item to display in tvNav.</w:t>
            </w:r>
          </w:p>
          <w:p w14:paraId="5C230C63" w14:textId="77777777" w:rsidR="00897E4D" w:rsidRDefault="00897E4D">
            <w:pPr>
              <w:pStyle w:val="TableRow"/>
            </w:pPr>
            <w:r>
              <w:t>Only enabled when there are preceding items in the history list.</w:t>
            </w:r>
          </w:p>
          <w:p w14:paraId="479F1911" w14:textId="77777777" w:rsidR="00897E4D" w:rsidRDefault="00897E4D">
            <w:pPr>
              <w:pStyle w:val="TableRow"/>
            </w:pPr>
            <w:r>
              <w:t>This control is disabled when the details frame loaded into pnlDetails is in edit mode.</w:t>
            </w:r>
          </w:p>
        </w:tc>
      </w:tr>
      <w:tr w:rsidR="00897E4D" w14:paraId="197746B2"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10CD1E44" w14:textId="77777777" w:rsidR="00897E4D" w:rsidRDefault="00897E4D">
            <w:pPr>
              <w:pStyle w:val="TableRow"/>
            </w:pPr>
            <w:r>
              <w:t>tbtnForward</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280EDA84" w14:textId="77777777" w:rsidR="00897E4D" w:rsidRDefault="00897E4D">
            <w:pPr>
              <w:pStyle w:val="TableRow"/>
            </w:pPr>
            <w:r>
              <w:t>TToolButton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5CE1BC30" w14:textId="77777777" w:rsidR="00897E4D" w:rsidRDefault="00897E4D">
            <w:pPr>
              <w:pStyle w:val="TableRow"/>
            </w:pPr>
            <w:r>
              <w:t>Allows the user to move forward through the history, one item at a time.  Linked to pmForward which contains</w:t>
            </w:r>
            <w:r w:rsidR="00534B0B">
              <w:t xml:space="preserve"> the 9</w:t>
            </w:r>
            <w:r>
              <w:t xml:space="preserve"> later items in the history list.  If the user clicks directly on the button then the next history item is displayed in tvNav.  If the user drops down the popup menu then they are able to select a specific item to display in tvNav.</w:t>
            </w:r>
          </w:p>
          <w:p w14:paraId="5AFD6D27" w14:textId="77777777" w:rsidR="00897E4D" w:rsidRDefault="00897E4D">
            <w:pPr>
              <w:pStyle w:val="TableRow"/>
            </w:pPr>
            <w:r>
              <w:t>Only enabled when the current displayed item is not the last item in the history list (e.g. after clicking btnBack).</w:t>
            </w:r>
          </w:p>
          <w:p w14:paraId="47516AB4" w14:textId="77777777" w:rsidR="00897E4D" w:rsidRDefault="00897E4D">
            <w:pPr>
              <w:pStyle w:val="TableRow"/>
            </w:pPr>
            <w:r>
              <w:t>This control is disabled when the details frame loaded into pnlDetails is in edit mode.</w:t>
            </w:r>
          </w:p>
        </w:tc>
      </w:tr>
      <w:tr w:rsidR="00897E4D" w14:paraId="780D46CC"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0FDFE333" w14:textId="77777777" w:rsidR="00897E4D" w:rsidRDefault="00897E4D">
            <w:pPr>
              <w:pStyle w:val="TableRow"/>
            </w:pPr>
            <w:r>
              <w:lastRenderedPageBreak/>
              <w:t>eSearch</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1B1BC869" w14:textId="77777777" w:rsidR="00897E4D" w:rsidRDefault="00897E4D">
            <w:pPr>
              <w:pStyle w:val="TableRow"/>
            </w:pPr>
            <w:r>
              <w:t>TEdit</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13E4366B" w14:textId="77777777" w:rsidR="00897E4D" w:rsidRDefault="00897E4D">
            <w:pPr>
              <w:pStyle w:val="TableRow"/>
            </w:pPr>
            <w:r>
              <w:t>Search box.  Free text entry, clicking the return key is equivalent to clicking btnGo.</w:t>
            </w:r>
          </w:p>
          <w:p w14:paraId="35086B48" w14:textId="77777777" w:rsidR="00897E4D" w:rsidRDefault="00897E4D">
            <w:pPr>
              <w:pStyle w:val="TableRow"/>
            </w:pPr>
            <w:r>
              <w:t>This control is disabled when the details frame loaded into pnlDetails is in edit mode.</w:t>
            </w:r>
          </w:p>
          <w:p w14:paraId="1F087CC7" w14:textId="77777777" w:rsidR="00897E4D" w:rsidRDefault="00897E4D">
            <w:pPr>
              <w:pStyle w:val="TableRow"/>
            </w:pPr>
            <w:r>
              <w:t>Whilst this control is focused, Recorder's status bar text is set to 'Press Return without entering text to load all items into the Browser'.</w:t>
            </w:r>
          </w:p>
          <w:p w14:paraId="23A7AD0B" w14:textId="77777777" w:rsidR="00897E4D" w:rsidRDefault="00897E4D">
            <w:pPr>
              <w:pStyle w:val="TableRow"/>
            </w:pPr>
            <w:r>
              <w:t>The * character is treated as a wildcard.</w:t>
            </w:r>
          </w:p>
          <w:p w14:paraId="72A65529" w14:textId="77777777" w:rsidR="00094FC0" w:rsidRDefault="00094FC0">
            <w:pPr>
              <w:pStyle w:val="TableRow"/>
            </w:pPr>
            <w:r>
              <w:t>When this control is used to search for data in a linked entity (e.g. Locations), then the user is able to drag and drop from the screen for that entity into this control.  Pressing F2 initiates a return data between this control and the screen.  Possible links are:</w:t>
            </w:r>
          </w:p>
          <w:p w14:paraId="721E01C0" w14:textId="77777777" w:rsidR="00094FC0" w:rsidRDefault="00094FC0" w:rsidP="00094FC0">
            <w:pPr>
              <w:pStyle w:val="TableRow"/>
            </w:pPr>
            <w:r>
              <w:t xml:space="preserve"> - Thesaurus Browser</w:t>
            </w:r>
          </w:p>
          <w:p w14:paraId="04360655" w14:textId="77777777" w:rsidR="00094FC0" w:rsidRDefault="00094FC0" w:rsidP="00094FC0">
            <w:pPr>
              <w:pStyle w:val="TableRow"/>
            </w:pPr>
            <w:r>
              <w:t xml:space="preserve"> -  Locations Screen </w:t>
            </w:r>
          </w:p>
          <w:p w14:paraId="279DADCB" w14:textId="77777777" w:rsidR="00094FC0" w:rsidRDefault="00094FC0" w:rsidP="00094FC0">
            <w:pPr>
              <w:pStyle w:val="TableRow"/>
            </w:pPr>
            <w:r>
              <w:t xml:space="preserve"> - Names &amp; Addresses screen</w:t>
            </w:r>
          </w:p>
          <w:p w14:paraId="67210016" w14:textId="77777777" w:rsidR="00094FC0" w:rsidRDefault="00094FC0" w:rsidP="00094FC0">
            <w:pPr>
              <w:pStyle w:val="TableRow"/>
            </w:pPr>
            <w:r>
              <w:t>When this control is used to search for an item in a concept group (for example Store Type, but not including when searching for determinations), the control is replaced by a concept group combo box populated with the contents of the concept group.</w:t>
            </w:r>
          </w:p>
        </w:tc>
      </w:tr>
      <w:tr w:rsidR="00897E4D" w14:paraId="6B72066F"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3061F526" w14:textId="77777777" w:rsidR="00897E4D" w:rsidRDefault="00897E4D">
            <w:pPr>
              <w:pStyle w:val="TableRow"/>
            </w:pPr>
            <w:r>
              <w:t>btnGo</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39068228" w14:textId="77777777" w:rsidR="00897E4D" w:rsidRDefault="00897E4D">
            <w:pPr>
              <w:pStyle w:val="TableRow"/>
            </w:pPr>
            <w:r>
              <w:t>TButton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49BBF9B8" w14:textId="77777777" w:rsidR="00897E4D" w:rsidRDefault="00897E4D">
            <w:pPr>
              <w:pStyle w:val="TableRow"/>
            </w:pPr>
            <w:r>
              <w:t>Performs a search on the entity selected in cmbGo, using the most recent search type criteria selected (see pmSearchType).  Clears tvNav and populates it with the top level of the results of the search.</w:t>
            </w:r>
          </w:p>
          <w:p w14:paraId="4B67E2BB" w14:textId="77777777" w:rsidR="00897E4D" w:rsidRDefault="00897E4D">
            <w:pPr>
              <w:pStyle w:val="TableRow"/>
            </w:pPr>
            <w:r>
              <w:t>This control is disabled when the details frame loaded into pnlDetails is in edit mode.</w:t>
            </w:r>
          </w:p>
        </w:tc>
      </w:tr>
      <w:tr w:rsidR="00897E4D" w14:paraId="62B014B3"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106DBCC0" w14:textId="77777777" w:rsidR="00897E4D" w:rsidRDefault="00897E4D">
            <w:pPr>
              <w:pStyle w:val="TableRow"/>
            </w:pPr>
            <w:r>
              <w:t>btnSearchType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5CEEBEEE" w14:textId="77777777" w:rsidR="00897E4D" w:rsidRDefault="00897E4D">
            <w:pPr>
              <w:pStyle w:val="TableRow"/>
            </w:pPr>
            <w:r>
              <w:t>TButton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4E1F9E9B" w14:textId="77777777" w:rsidR="00897E4D" w:rsidRDefault="00897E4D">
            <w:pPr>
              <w:pStyle w:val="TableRow"/>
            </w:pPr>
            <w:r>
              <w:t>Linked to pmSearchType.  Disabled unless there is at least one item in the popup menu that is enabled.  When clicked, pmSearchType is dropped down allowing the user to select the field to search on.</w:t>
            </w:r>
          </w:p>
          <w:p w14:paraId="2E147A99" w14:textId="77777777" w:rsidR="00897E4D" w:rsidRDefault="00897E4D">
            <w:pPr>
              <w:pStyle w:val="TableRow"/>
            </w:pPr>
            <w:r>
              <w:t>This control is disabled when the details frame loaded into pnlDetails is in edit mode.</w:t>
            </w:r>
          </w:p>
        </w:tc>
      </w:tr>
      <w:tr w:rsidR="00897E4D" w:rsidRPr="00A104CD" w14:paraId="64657830"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1816FE0E" w14:textId="77777777" w:rsidR="00897E4D" w:rsidRDefault="00897E4D">
            <w:pPr>
              <w:pStyle w:val="TableRow"/>
            </w:pPr>
            <w:r>
              <w:lastRenderedPageBreak/>
              <w:t>tvNav</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451D2F8F" w14:textId="77777777" w:rsidR="00897E4D" w:rsidRDefault="00897E4D">
            <w:pPr>
              <w:pStyle w:val="TableRow"/>
            </w:pPr>
            <w:r>
              <w:t>TTreeView</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0BB65DF0" w14:textId="77777777" w:rsidR="00897E4D" w:rsidRDefault="00897E4D">
            <w:pPr>
              <w:pStyle w:val="TableRow"/>
            </w:pPr>
            <w:r>
              <w:t>Displays the top level nodes that result from a search using eSearch, or resulting from a request from an external system.</w:t>
            </w:r>
          </w:p>
          <w:p w14:paraId="6E3E839F" w14:textId="77777777" w:rsidR="00897E4D" w:rsidRDefault="00897E4D">
            <w:pPr>
              <w:pStyle w:val="TableRow"/>
            </w:pPr>
            <w:r>
              <w:t>Each node is linked to a screen which is displayed in pnlDetails when the node is selected.  Each node also defines a number of child nodes that are loaded when the node is expanded.  Definitions of the nodes and their content are given in the section entitled Collections Browser Navigation.</w:t>
            </w:r>
          </w:p>
          <w:p w14:paraId="6F4C56E1" w14:textId="77777777" w:rsidR="00897E4D" w:rsidRDefault="00897E4D">
            <w:pPr>
              <w:pStyle w:val="TableRow"/>
            </w:pPr>
            <w:r>
              <w:t>This control is disabled when the details frame loaded into pnlDetails is in edit mode.</w:t>
            </w:r>
          </w:p>
          <w:p w14:paraId="5EADFA23" w14:textId="77777777" w:rsidR="00897E4D" w:rsidRDefault="00897E4D">
            <w:pPr>
              <w:pStyle w:val="TableRow"/>
            </w:pPr>
            <w:r>
              <w:t xml:space="preserve">Pressing the </w:t>
            </w:r>
            <w:smartTag w:uri="urn:schemas-microsoft-com:office:smarttags" w:element="place">
              <w:smartTag w:uri="urn:schemas-microsoft-com:office:smarttags" w:element="State">
                <w:r>
                  <w:t>Del</w:t>
                </w:r>
              </w:smartTag>
            </w:smartTag>
            <w:r>
              <w:t xml:space="preserve"> key whilst this control is focused is equivalent to clicking btnDelete.</w:t>
            </w:r>
          </w:p>
          <w:p w14:paraId="5361E90E" w14:textId="77777777" w:rsidR="00897E4D" w:rsidRDefault="00897E4D">
            <w:pPr>
              <w:pStyle w:val="TableRow"/>
            </w:pPr>
            <w:r>
              <w:t xml:space="preserve">Hints </w:t>
            </w:r>
            <w:r w:rsidR="002530F5">
              <w:t xml:space="preserve">for top level nodes </w:t>
            </w:r>
            <w:r>
              <w:t>are disabled unless the contents of the treeview were loaded by using one of the search options under btnGo.  Otherwise, the hint shows the item's caption, plus the name of the search type followed by the value that matched against the entered search type (ommitted for search types that have no specific values, e.g. Tasks Identified Incomplete &amp; Urgent).  For example:</w:t>
            </w:r>
          </w:p>
          <w:p w14:paraId="6E369DD8" w14:textId="77777777" w:rsidR="00897E4D" w:rsidRDefault="00897E4D">
            <w:pPr>
              <w:pStyle w:val="TableRow"/>
            </w:pPr>
            <w:r>
              <w:t>Ammonite 1497/2003/a - Accession Number 2003/17832</w:t>
            </w:r>
          </w:p>
          <w:p w14:paraId="4052468E" w14:textId="77777777" w:rsidR="00897E4D" w:rsidRDefault="00897E4D">
            <w:pPr>
              <w:pStyle w:val="TableRow"/>
            </w:pPr>
            <w:r>
              <w:t>In this example, a specimen node's hint is displayed after a search on the Accession Number (2003/17832).</w:t>
            </w:r>
          </w:p>
          <w:p w14:paraId="2F697C65" w14:textId="77777777" w:rsidR="00445044" w:rsidRDefault="00445044">
            <w:pPr>
              <w:pStyle w:val="TableRow"/>
            </w:pPr>
            <w:r>
              <w:t>When the Store Hierarchy view type is selected, the nodes displayed are Store Leaf Nodes, each hierarchically populated with the store hierarchy within it as for the Linked Stores\Store Hierarchy folder for a Store Top Level Node.</w:t>
            </w:r>
          </w:p>
          <w:p w14:paraId="7CD5FB1D" w14:textId="77777777" w:rsidR="0093086D" w:rsidRDefault="0093086D">
            <w:pPr>
              <w:pStyle w:val="TableRow"/>
            </w:pPr>
            <w:r>
              <w:lastRenderedPageBreak/>
              <w:t xml:space="preserve">If the client machine has the ImageMagick library including the ImageMagickObject installed and the user drags an image file of any format supported by ImageMagick onto a node in the hierarchy where the node type has associated multimedia (sources), then the drag drop operation is accepted. In this case, the file is saved to the folder identified by the Specimen Image Path setting. In addition, ImageMagick is used to create a </w:t>
            </w:r>
            <w:r w:rsidR="00085606">
              <w:t>image for each image-set specified in the ImageMagick config file. Each image set item has a identifier, extension, dimensionx and dimensiony parameter specified.</w:t>
            </w:r>
            <w:r>
              <w:t xml:space="preserve"> The file is automatically added as a multimedia item for the node and the Collections Browser is then navigated to display the item’s details allowing the user to title the image.</w:t>
            </w:r>
          </w:p>
          <w:p w14:paraId="380F923A" w14:textId="77777777" w:rsidR="00D91686" w:rsidRDefault="00D91686">
            <w:pPr>
              <w:pStyle w:val="TableRow"/>
            </w:pPr>
            <w:r>
              <w:t xml:space="preserve">File formats supported by Image Magick are listed in the </w:t>
            </w:r>
            <w:r w:rsidR="00085606">
              <w:t xml:space="preserve">supported types within the </w:t>
            </w:r>
            <w:r>
              <w:t>ImageMagickExtensions</w:t>
            </w:r>
            <w:r w:rsidR="00085606">
              <w:t>Config.xml</w:t>
            </w:r>
            <w:r>
              <w:t xml:space="preserve"> in the Recorder Addins\Collections Library Files folder.</w:t>
            </w:r>
          </w:p>
          <w:p w14:paraId="48699D4D" w14:textId="77777777" w:rsidR="00085606" w:rsidRDefault="00085606">
            <w:pPr>
              <w:pStyle w:val="TableRow"/>
            </w:pPr>
            <w:r>
              <w:t>Example Config file:</w:t>
            </w:r>
          </w:p>
          <w:p w14:paraId="16C471D6" w14:textId="77777777" w:rsidR="00085606" w:rsidRDefault="00085606" w:rsidP="00085606">
            <w:pPr>
              <w:pStyle w:val="TableRow"/>
              <w:spacing w:before="100" w:beforeAutospacing="1" w:after="0"/>
            </w:pPr>
            <w:r>
              <w:t>&lt;?xml version="1.0" encoding="utf-8"?&gt;</w:t>
            </w:r>
          </w:p>
          <w:p w14:paraId="094FD093" w14:textId="77777777" w:rsidR="00085606" w:rsidRDefault="00085606" w:rsidP="00085606">
            <w:pPr>
              <w:pStyle w:val="TableRow"/>
              <w:spacing w:before="100" w:beforeAutospacing="1" w:after="0"/>
            </w:pPr>
            <w:r>
              <w:t>&lt;ImageMagick&gt;</w:t>
            </w:r>
          </w:p>
          <w:p w14:paraId="560142DC" w14:textId="77777777" w:rsidR="00085606" w:rsidRDefault="00085606" w:rsidP="00085606">
            <w:pPr>
              <w:pStyle w:val="TableRow"/>
              <w:spacing w:before="100" w:beforeAutospacing="1" w:after="0"/>
            </w:pPr>
            <w:r>
              <w:tab/>
              <w:t>&lt;SupportedFileTypes&gt;</w:t>
            </w:r>
          </w:p>
          <w:p w14:paraId="096ED940" w14:textId="77777777" w:rsidR="00085606" w:rsidRDefault="00085606" w:rsidP="00085606">
            <w:pPr>
              <w:pStyle w:val="TableRow"/>
              <w:spacing w:before="100" w:beforeAutospacing="1" w:after="0"/>
            </w:pPr>
            <w:r>
              <w:tab/>
            </w:r>
            <w:r>
              <w:tab/>
              <w:t>&lt;Extension&gt;DNG&lt;/Extension&gt;</w:t>
            </w:r>
          </w:p>
          <w:p w14:paraId="7C91323B" w14:textId="77777777" w:rsidR="00085606" w:rsidRPr="00A104CD" w:rsidRDefault="00085606" w:rsidP="00085606">
            <w:pPr>
              <w:pStyle w:val="TableRow"/>
              <w:spacing w:before="100" w:beforeAutospacing="1" w:after="0"/>
              <w:rPr>
                <w:lang w:val="fr-FR"/>
              </w:rPr>
            </w:pPr>
            <w:r>
              <w:tab/>
            </w:r>
            <w:r>
              <w:tab/>
            </w:r>
            <w:r w:rsidRPr="00A104CD">
              <w:rPr>
                <w:lang w:val="fr-FR"/>
              </w:rPr>
              <w:t>&lt;Extension&gt;JPG&lt;/Extension&gt;</w:t>
            </w:r>
          </w:p>
          <w:p w14:paraId="6940F44C"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&lt;Extension&gt;TIF&lt;/Extension&gt;</w:t>
            </w:r>
          </w:p>
          <w:p w14:paraId="7BE8F2FA"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&lt;Extension&gt;TIFF&lt;/Extension&gt;</w:t>
            </w:r>
          </w:p>
          <w:p w14:paraId="32BE6C30" w14:textId="77777777" w:rsidR="00085606" w:rsidRPr="00A104CD" w:rsidRDefault="00085606" w:rsidP="00085606">
            <w:pPr>
              <w:pStyle w:val="TableRow"/>
              <w:spacing w:before="100" w:beforeAutospacing="1" w:after="0"/>
              <w:rPr>
                <w:lang w:val="fr-FR"/>
              </w:rPr>
            </w:pPr>
            <w:r w:rsidRPr="00A104CD">
              <w:rPr>
                <w:lang w:val="fr-FR"/>
              </w:rPr>
              <w:tab/>
              <w:t>&lt;/SupportedFileTypes&gt;</w:t>
            </w:r>
          </w:p>
          <w:p w14:paraId="4E494195" w14:textId="77777777" w:rsidR="00085606" w:rsidRPr="00A104CD" w:rsidRDefault="00085606" w:rsidP="00085606">
            <w:pPr>
              <w:pStyle w:val="TableRow"/>
              <w:spacing w:before="100" w:beforeAutospacing="1" w:after="0"/>
              <w:rPr>
                <w:lang w:val="fr-FR"/>
              </w:rPr>
            </w:pPr>
            <w:r w:rsidRPr="00A104CD">
              <w:rPr>
                <w:lang w:val="fr-FR"/>
              </w:rPr>
              <w:tab/>
              <w:t>&lt;ImageSet&gt;</w:t>
            </w:r>
          </w:p>
          <w:p w14:paraId="6B65CA4B"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&lt;Identifier&gt;thumbnail&lt;/Identifier&gt;</w:t>
            </w:r>
          </w:p>
          <w:p w14:paraId="3B0E7EEE"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&lt;Extension&gt;jpg&lt;/Extension&gt;</w:t>
            </w:r>
          </w:p>
          <w:p w14:paraId="362848A7"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&lt;DimensionX&gt;342&lt;/DimensionX&gt;</w:t>
            </w:r>
          </w:p>
          <w:p w14:paraId="4278007D"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&lt;DimensionY&gt;170&lt;/DimensionY&gt;</w:t>
            </w:r>
          </w:p>
          <w:p w14:paraId="10B7A2BD" w14:textId="77777777" w:rsidR="00085606" w:rsidRPr="00A104CD" w:rsidRDefault="00085606" w:rsidP="00085606">
            <w:pPr>
              <w:pStyle w:val="TableRow"/>
              <w:spacing w:before="100" w:beforeAutospacing="1" w:after="0"/>
              <w:rPr>
                <w:lang w:val="fr-FR"/>
              </w:rPr>
            </w:pPr>
            <w:r w:rsidRPr="00A104CD">
              <w:rPr>
                <w:lang w:val="fr-FR"/>
              </w:rPr>
              <w:tab/>
              <w:t>&lt;/ImageSet&gt;</w:t>
            </w:r>
          </w:p>
          <w:p w14:paraId="6FEAF2A4" w14:textId="77777777" w:rsidR="00085606" w:rsidRPr="00A104CD" w:rsidRDefault="00085606" w:rsidP="00085606">
            <w:pPr>
              <w:pStyle w:val="TableRow"/>
              <w:spacing w:before="100" w:beforeAutospacing="1" w:after="0"/>
              <w:rPr>
                <w:lang w:val="fr-FR"/>
              </w:rPr>
            </w:pPr>
            <w:r w:rsidRPr="00A104CD">
              <w:rPr>
                <w:lang w:val="fr-FR"/>
              </w:rPr>
              <w:tab/>
              <w:t>&lt;ImageSet&gt;</w:t>
            </w:r>
          </w:p>
          <w:p w14:paraId="236B7072"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&lt;Identifier&gt;webimage&lt;/Identifier&gt;</w:t>
            </w:r>
          </w:p>
          <w:p w14:paraId="6BC58A6C"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&lt;Extension&gt;bmp&lt;/Extension&gt;</w:t>
            </w:r>
          </w:p>
          <w:p w14:paraId="145C363E" w14:textId="77777777" w:rsidR="00085606" w:rsidRPr="00A104CD" w:rsidRDefault="00085606" w:rsidP="00085606">
            <w:pPr>
              <w:pStyle w:val="TableRow"/>
              <w:spacing w:before="100" w:beforeAutospacing="1" w:after="0"/>
              <w:rPr>
                <w:lang w:val="fr-FR"/>
              </w:rPr>
            </w:pPr>
            <w:r w:rsidRPr="00A104CD">
              <w:rPr>
                <w:lang w:val="fr-FR"/>
              </w:rPr>
              <w:tab/>
            </w:r>
            <w:r w:rsidRPr="00A104CD">
              <w:rPr>
                <w:lang w:val="fr-FR"/>
              </w:rPr>
              <w:tab/>
              <w:t>&lt;DimensionX&gt;400&lt;/DimensionX&gt;</w:t>
            </w:r>
          </w:p>
          <w:p w14:paraId="3099964E" w14:textId="77777777" w:rsidR="00085606" w:rsidRPr="00A104CD" w:rsidRDefault="00085606" w:rsidP="00085606">
            <w:pPr>
              <w:pStyle w:val="TableRow"/>
              <w:spacing w:before="100" w:beforeAutospacing="1" w:after="0"/>
              <w:rPr>
                <w:lang w:val="fr-FR"/>
              </w:rPr>
            </w:pPr>
            <w:r w:rsidRPr="00A104CD">
              <w:rPr>
                <w:lang w:val="fr-FR"/>
              </w:rPr>
              <w:lastRenderedPageBreak/>
              <w:tab/>
            </w:r>
            <w:r w:rsidRPr="00A104CD">
              <w:rPr>
                <w:lang w:val="fr-FR"/>
              </w:rPr>
              <w:tab/>
              <w:t>&lt;DimensionY&gt;600&lt;/DimensionY&gt;</w:t>
            </w:r>
          </w:p>
          <w:p w14:paraId="0F280781" w14:textId="77777777" w:rsidR="00085606" w:rsidRPr="00A104CD" w:rsidRDefault="00085606" w:rsidP="00085606">
            <w:pPr>
              <w:pStyle w:val="TableRow"/>
              <w:spacing w:before="100" w:beforeAutospacing="1" w:after="0"/>
              <w:rPr>
                <w:lang w:val="fr-FR"/>
              </w:rPr>
            </w:pPr>
            <w:r w:rsidRPr="00A104CD">
              <w:rPr>
                <w:lang w:val="fr-FR"/>
              </w:rPr>
              <w:tab/>
              <w:t>&lt;/ImageSet&gt;</w:t>
            </w:r>
          </w:p>
          <w:p w14:paraId="0DB49930" w14:textId="77777777" w:rsidR="00085606" w:rsidRPr="00A104CD" w:rsidRDefault="00085606" w:rsidP="00085606">
            <w:pPr>
              <w:pStyle w:val="TableRow"/>
              <w:spacing w:before="100" w:beforeAutospacing="1" w:after="0"/>
              <w:rPr>
                <w:lang w:val="fr-FR"/>
              </w:rPr>
            </w:pPr>
            <w:r w:rsidRPr="00A104CD">
              <w:rPr>
                <w:lang w:val="fr-FR"/>
              </w:rPr>
              <w:t>&lt;/ImageMagick&gt;</w:t>
            </w:r>
          </w:p>
        </w:tc>
      </w:tr>
      <w:tr w:rsidR="00897E4D" w14:paraId="1AB1A7CB"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23C0BAA8" w14:textId="77777777" w:rsidR="00897E4D" w:rsidRDefault="00897E4D">
            <w:pPr>
              <w:pStyle w:val="TableRow"/>
            </w:pPr>
            <w:r>
              <w:lastRenderedPageBreak/>
              <w:t>btnEdit</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33C5841E" w14:textId="77777777" w:rsidR="00897E4D" w:rsidRDefault="00897E4D">
            <w:pPr>
              <w:pStyle w:val="TableRow"/>
            </w:pPr>
            <w:r>
              <w:t>TImageListButton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3B6A3882" w14:textId="77777777" w:rsidR="00897E4D" w:rsidRDefault="00897E4D">
            <w:pPr>
              <w:pStyle w:val="TableRow"/>
            </w:pPr>
            <w:r>
              <w:t>Enabled when the user has rights to edit the item selected in tvNav and displayed in pnlDetails.  Places the details frame into edit mode and focuses the first edit control (on the first tab if the details frame is tabbed).  tvNav is then disabled until the user saves or cancels the data changes made.</w:t>
            </w:r>
          </w:p>
          <w:p w14:paraId="7506A33F" w14:textId="77777777" w:rsidR="00897E4D" w:rsidRDefault="00897E4D">
            <w:pPr>
              <w:pStyle w:val="TableRow"/>
            </w:pPr>
            <w:r>
              <w:t>This control is disabled when the details frame loaded into pnlDetails is in edit mode.</w:t>
            </w:r>
          </w:p>
        </w:tc>
      </w:tr>
      <w:tr w:rsidR="00897E4D" w14:paraId="06EF420B" w14:textId="77777777">
        <w:tc>
          <w:tcPr>
            <w:tcW w:w="1082" w:type="pct"/>
            <w:tcBorders>
              <w:top w:val="single" w:sz="6" w:space="0" w:color="auto"/>
              <w:left w:val="single" w:sz="6" w:space="0" w:color="auto"/>
              <w:bottom w:val="single" w:sz="6" w:space="0" w:color="auto"/>
              <w:right w:val="single" w:sz="6" w:space="0" w:color="auto"/>
            </w:tcBorders>
            <w:shd w:val="clear" w:color="auto" w:fill="auto"/>
          </w:tcPr>
          <w:p w14:paraId="2C7ECC9F" w14:textId="77777777" w:rsidR="00897E4D" w:rsidRDefault="00897E4D">
            <w:pPr>
              <w:pStyle w:val="TableRow"/>
            </w:pPr>
            <w:r>
              <w:t>btnDelete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177CBA3E" w14:textId="77777777" w:rsidR="00897E4D" w:rsidRDefault="00897E4D">
            <w:pPr>
              <w:pStyle w:val="TableRow"/>
            </w:pPr>
            <w:r>
              <w:t>TImageListButton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2701A521" w14:textId="77777777" w:rsidR="00897E4D" w:rsidRDefault="00897E4D">
            <w:pPr>
              <w:pStyle w:val="TableRow"/>
            </w:pPr>
            <w:r>
              <w:t>Enabled when the current details frame loaded into pnlDetails is not in edit mode, and the user has sufficient rights to delete the node selected in tvNav.  Displays a message, 'Are you sure you want to delete the selected item?' with Yes and No option buttons.  If the user selects Yes, deletes the data associated with the node and refreshes tvNav to reflect the removal of the node.  Otherwise, no further action is taken.</w:t>
            </w:r>
          </w:p>
          <w:p w14:paraId="0528BD35" w14:textId="77777777" w:rsidR="00897E4D" w:rsidRDefault="00897E4D">
            <w:pPr>
              <w:pStyle w:val="TableRow"/>
            </w:pPr>
            <w:r>
              <w:t>This control is disabled when the details frame loaded into pnlDetails is in edit mode.</w:t>
            </w:r>
          </w:p>
        </w:tc>
      </w:tr>
      <w:tr w:rsidR="00897E4D" w14:paraId="24D5C3CE"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23C564C8" w14:textId="77777777" w:rsidR="00897E4D" w:rsidRDefault="00897E4D">
            <w:pPr>
              <w:pStyle w:val="TableRow"/>
            </w:pPr>
            <w:r>
              <w:t>pnlDetails</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66B81CC1" w14:textId="77777777" w:rsidR="00897E4D" w:rsidRDefault="00897E4D">
            <w:pPr>
              <w:pStyle w:val="TableRow"/>
            </w:pPr>
            <w:r>
              <w:t>TPanel</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4033F89F" w14:textId="77777777" w:rsidR="00897E4D" w:rsidRDefault="00897E4D">
            <w:pPr>
              <w:pStyle w:val="TableRow"/>
            </w:pPr>
            <w:r>
              <w:t>Right hand side panel. Contains the frame container form when a node is selected, into which the details frame is embedded.</w:t>
            </w:r>
          </w:p>
        </w:tc>
      </w:tr>
      <w:tr w:rsidR="00897E4D" w14:paraId="1376B6D3"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37C579B9" w14:textId="77777777" w:rsidR="00897E4D" w:rsidRDefault="00897E4D">
            <w:pPr>
              <w:pStyle w:val="TableRow"/>
            </w:pPr>
            <w:r>
              <w:t>btnAdd</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2DDB776A" w14:textId="77777777" w:rsidR="00897E4D" w:rsidRDefault="00897E4D">
            <w:pPr>
              <w:pStyle w:val="TableRow"/>
            </w:pPr>
            <w:r>
              <w:t>TImageListButton</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5780E2BE" w14:textId="77777777" w:rsidR="00897E4D" w:rsidRDefault="00897E4D">
            <w:pPr>
              <w:pStyle w:val="TableRow"/>
            </w:pPr>
            <w:r>
              <w:t>The add button behaviour depends on the node selected in tvNav.  The details of this behviour are given in the TSD section entitled Collections Browser Navigation.</w:t>
            </w:r>
          </w:p>
          <w:p w14:paraId="06876693" w14:textId="77777777" w:rsidR="00897E4D" w:rsidRDefault="00897E4D">
            <w:pPr>
              <w:pStyle w:val="TableRow"/>
            </w:pPr>
            <w:r>
              <w:t>This control is disabled when the details frame loaded into pnlDetails is in edit mode.</w:t>
            </w:r>
          </w:p>
        </w:tc>
      </w:tr>
    </w:tbl>
    <w:p w14:paraId="4C507094" w14:textId="77777777" w:rsidR="00897E4D" w:rsidRDefault="00897E4D" w:rsidP="00897E4D"/>
    <w:p w14:paraId="44FBB2E2" w14:textId="77777777" w:rsidR="00013C6D" w:rsidRDefault="004B3A94" w:rsidP="00840903">
      <w:pPr>
        <w:pStyle w:val="Heading3"/>
      </w:pPr>
      <w:r>
        <w:br w:type="page"/>
      </w:r>
      <w:bookmarkStart w:id="341" w:name="_Toc292878797"/>
      <w:r w:rsidR="00013C6D">
        <w:lastRenderedPageBreak/>
        <w:t>General Screens and Tabs</w:t>
      </w:r>
      <w:bookmarkEnd w:id="341"/>
    </w:p>
    <w:p w14:paraId="070A6F22" w14:textId="77777777" w:rsidR="00013C6D" w:rsidRDefault="00013C6D" w:rsidP="00840903">
      <w:pPr>
        <w:pStyle w:val="Heading4"/>
      </w:pPr>
      <w:bookmarkStart w:id="342" w:name="_Toc292878798"/>
      <w:r>
        <w:t>Overview</w:t>
      </w:r>
      <w:bookmarkEnd w:id="342"/>
    </w:p>
    <w:p w14:paraId="36561576" w14:textId="77777777" w:rsidR="00013C6D" w:rsidRPr="00013C6D" w:rsidRDefault="00013C6D" w:rsidP="00013C6D">
      <w:pPr>
        <w:pStyle w:val="NormalIndent"/>
      </w:pPr>
      <w:r>
        <w:t>The following section details base screens and tabs that are used in more than one place throughout the Collections Module.</w:t>
      </w:r>
    </w:p>
    <w:p w14:paraId="1F822CDB" w14:textId="77777777" w:rsidR="007B10F0" w:rsidRDefault="007B10F0" w:rsidP="00CC6B4D">
      <w:pPr>
        <w:pStyle w:val="Heading4"/>
        <w:numPr>
          <w:ilvl w:val="3"/>
          <w:numId w:val="4"/>
        </w:numPr>
        <w:rPr>
          <w:rFonts w:eastAsia="SimSun"/>
          <w:lang w:eastAsia="zh-SG"/>
        </w:rPr>
      </w:pPr>
      <w:bookmarkStart w:id="343" w:name="_Toc292878799"/>
      <w:r>
        <w:rPr>
          <w:rFonts w:eastAsia="SimSun" w:hint="eastAsia"/>
          <w:lang w:eastAsia="zh-SG"/>
        </w:rPr>
        <w:t>Screen Flow Diagram</w:t>
      </w:r>
      <w:bookmarkEnd w:id="343"/>
    </w:p>
    <w:p w14:paraId="5FFF90FE" w14:textId="77777777" w:rsidR="007B10F0" w:rsidRPr="007B10F0" w:rsidRDefault="007B10F0" w:rsidP="007B10F0">
      <w:pPr>
        <w:pStyle w:val="NormalIndent"/>
        <w:rPr>
          <w:rFonts w:eastAsia="SimSun"/>
          <w:lang w:eastAsia="zh-SG"/>
        </w:rPr>
      </w:pPr>
      <w:r>
        <w:rPr>
          <w:rFonts w:eastAsia="SimSun" w:hint="eastAsia"/>
          <w:lang w:eastAsia="zh-SG"/>
        </w:rPr>
        <w:t>The screens in this section form components that are loaded from other parts of the collections browser and the navigation between these components is detailed elsewhere.  The following diagram illustrates how the page control classes contain their tabs and the navigation into Recorder for Return Data functionality.</w:t>
      </w:r>
    </w:p>
    <w:p w14:paraId="6A6A4C65" w14:textId="30747FCD" w:rsidR="007B10F0" w:rsidRPr="007B10F0" w:rsidRDefault="005550DB" w:rsidP="007B10F0">
      <w:pPr>
        <w:rPr>
          <w:rFonts w:eastAsia="SimSun"/>
          <w:lang w:eastAsia="zh-SG"/>
        </w:rPr>
      </w:pPr>
      <w:r w:rsidRPr="007B10F0">
        <w:rPr>
          <w:rFonts w:eastAsia="SimSun"/>
          <w:noProof/>
          <w:lang w:eastAsia="en-GB"/>
        </w:rPr>
        <w:drawing>
          <wp:inline distT="0" distB="0" distL="0" distR="0" wp14:anchorId="7484A1F4" wp14:editId="15F34396">
            <wp:extent cx="5267325" cy="540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5400675"/>
                    </a:xfrm>
                    <a:prstGeom prst="rect">
                      <a:avLst/>
                    </a:prstGeom>
                    <a:noFill/>
                    <a:ln>
                      <a:noFill/>
                    </a:ln>
                  </pic:spPr>
                </pic:pic>
              </a:graphicData>
            </a:graphic>
          </wp:inline>
        </w:drawing>
      </w:r>
    </w:p>
    <w:p w14:paraId="0B019CA8" w14:textId="77777777" w:rsidR="007B10F0" w:rsidRDefault="007B10F0" w:rsidP="00CC6B4D">
      <w:pPr>
        <w:pStyle w:val="Heading4"/>
        <w:numPr>
          <w:ilvl w:val="3"/>
          <w:numId w:val="4"/>
        </w:numPr>
        <w:rPr>
          <w:rFonts w:eastAsia="SimSun"/>
          <w:lang w:eastAsia="zh-SG"/>
        </w:rPr>
      </w:pPr>
      <w:bookmarkStart w:id="344" w:name="_Toc292878800"/>
      <w:r>
        <w:rPr>
          <w:rFonts w:eastAsia="SimSun" w:hint="eastAsia"/>
          <w:lang w:eastAsia="zh-SG"/>
        </w:rPr>
        <w:lastRenderedPageBreak/>
        <w:t>Class Diagram</w:t>
      </w:r>
      <w:bookmarkEnd w:id="344"/>
    </w:p>
    <w:p w14:paraId="57E383F7" w14:textId="77777777" w:rsidR="007B10F0" w:rsidRDefault="007B10F0" w:rsidP="007B10F0">
      <w:pPr>
        <w:keepNext/>
        <w:rPr>
          <w:rFonts w:eastAsia="SimSun"/>
          <w:lang w:eastAsia="zh-SG"/>
        </w:rPr>
      </w:pPr>
    </w:p>
    <w:p w14:paraId="4E4A77A4" w14:textId="3BDB00C5" w:rsidR="007B10F0" w:rsidRPr="007B10F0" w:rsidRDefault="005550DB" w:rsidP="007B10F0">
      <w:pPr>
        <w:keepNext/>
        <w:jc w:val="center"/>
        <w:rPr>
          <w:rFonts w:eastAsia="SimSun"/>
          <w:lang w:eastAsia="zh-SG"/>
        </w:rPr>
      </w:pPr>
      <w:r w:rsidRPr="007B10F0">
        <w:rPr>
          <w:rFonts w:eastAsia="SimSun"/>
          <w:noProof/>
          <w:lang w:eastAsia="en-GB"/>
        </w:rPr>
        <w:drawing>
          <wp:inline distT="0" distB="0" distL="0" distR="0" wp14:anchorId="1F4614F7" wp14:editId="3A03B8F2">
            <wp:extent cx="52673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7934325"/>
                    </a:xfrm>
                    <a:prstGeom prst="rect">
                      <a:avLst/>
                    </a:prstGeom>
                    <a:noFill/>
                    <a:ln>
                      <a:noFill/>
                    </a:ln>
                  </pic:spPr>
                </pic:pic>
              </a:graphicData>
            </a:graphic>
          </wp:inline>
        </w:drawing>
      </w:r>
    </w:p>
    <w:p w14:paraId="19DCB169" w14:textId="77777777" w:rsidR="00445F23" w:rsidRDefault="00445F23" w:rsidP="00CC6B4D">
      <w:pPr>
        <w:pStyle w:val="Heading4"/>
        <w:numPr>
          <w:ilvl w:val="3"/>
          <w:numId w:val="4"/>
        </w:numPr>
      </w:pPr>
      <w:bookmarkStart w:id="345" w:name="_Toc292878801"/>
      <w:r>
        <w:t>Collections Browser navigation list view</w:t>
      </w:r>
      <w:bookmarkEnd w:id="345"/>
    </w:p>
    <w:p w14:paraId="428ED306" w14:textId="7C6C7AC5" w:rsidR="00445F23" w:rsidRDefault="005550DB" w:rsidP="00445F23">
      <w:pPr>
        <w:jc w:val="center"/>
        <w:rPr>
          <w:lang w:val="en-US"/>
        </w:rPr>
      </w:pPr>
      <w:r>
        <w:rPr>
          <w:noProof/>
          <w:lang w:eastAsia="en-GB"/>
        </w:rPr>
        <w:lastRenderedPageBreak/>
        <w:drawing>
          <wp:inline distT="0" distB="0" distL="0" distR="0" wp14:anchorId="5E9EFD01" wp14:editId="414E85B6">
            <wp:extent cx="36195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0" cy="3467100"/>
                    </a:xfrm>
                    <a:prstGeom prst="rect">
                      <a:avLst/>
                    </a:prstGeom>
                    <a:noFill/>
                    <a:ln>
                      <a:noFill/>
                    </a:ln>
                  </pic:spPr>
                </pic:pic>
              </a:graphicData>
            </a:graphic>
          </wp:inline>
        </w:drawing>
      </w:r>
    </w:p>
    <w:tbl>
      <w:tblPr>
        <w:tblW w:w="85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500"/>
      </w:tblGrid>
      <w:tr w:rsidR="00445F23" w14:paraId="1B06B606" w14:textId="77777777">
        <w:tc>
          <w:tcPr>
            <w:tcW w:w="8568" w:type="dxa"/>
            <w:gridSpan w:val="2"/>
            <w:tcBorders>
              <w:top w:val="single" w:sz="12" w:space="0" w:color="auto"/>
              <w:left w:val="single" w:sz="12" w:space="0" w:color="auto"/>
              <w:bottom w:val="single" w:sz="12" w:space="0" w:color="auto"/>
              <w:right w:val="single" w:sz="12" w:space="0" w:color="auto"/>
            </w:tcBorders>
            <w:shd w:val="clear" w:color="auto" w:fill="C0C0C0"/>
          </w:tcPr>
          <w:p w14:paraId="7C426AC3" w14:textId="77777777" w:rsidR="00445F23" w:rsidRDefault="00445F23">
            <w:pPr>
              <w:pStyle w:val="TableTitle"/>
            </w:pPr>
            <w:r>
              <w:t>Window Name: TfraListViewer</w:t>
            </w:r>
          </w:p>
        </w:tc>
      </w:tr>
      <w:tr w:rsidR="00445F23" w14:paraId="70877D60"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B81CF55" w14:textId="77777777" w:rsidR="00445F23" w:rsidRDefault="00445F23">
            <w:pPr>
              <w:pStyle w:val="TableRow"/>
              <w:keepNext/>
            </w:pPr>
            <w:r>
              <w:rPr>
                <w:b/>
              </w:rPr>
              <w:t>Inherits</w:t>
            </w:r>
            <w:r>
              <w:t>:  TBaseFullScreenFrame</w:t>
            </w:r>
          </w:p>
        </w:tc>
        <w:tc>
          <w:tcPr>
            <w:tcW w:w="4500" w:type="dxa"/>
            <w:tcBorders>
              <w:top w:val="single" w:sz="6" w:space="0" w:color="auto"/>
              <w:left w:val="single" w:sz="6" w:space="0" w:color="auto"/>
              <w:bottom w:val="single" w:sz="6" w:space="0" w:color="auto"/>
              <w:right w:val="single" w:sz="6" w:space="0" w:color="auto"/>
            </w:tcBorders>
            <w:shd w:val="clear" w:color="auto" w:fill="auto"/>
          </w:tcPr>
          <w:p w14:paraId="6DFBD0D5" w14:textId="77777777" w:rsidR="00445F23" w:rsidRDefault="00445F23">
            <w:pPr>
              <w:pStyle w:val="TableRow"/>
              <w:keepNext/>
            </w:pPr>
            <w:r>
              <w:rPr>
                <w:b/>
              </w:rPr>
              <w:t>Unit File Name</w:t>
            </w:r>
            <w:r>
              <w:t>: FrameListViewer.pas</w:t>
            </w:r>
          </w:p>
        </w:tc>
      </w:tr>
      <w:tr w:rsidR="00445F23" w14:paraId="2A39632F" w14:textId="77777777">
        <w:tc>
          <w:tcPr>
            <w:tcW w:w="8568" w:type="dxa"/>
            <w:gridSpan w:val="2"/>
            <w:tcBorders>
              <w:top w:val="single" w:sz="6" w:space="0" w:color="auto"/>
              <w:left w:val="single" w:sz="6" w:space="0" w:color="auto"/>
              <w:bottom w:val="single" w:sz="6" w:space="0" w:color="auto"/>
              <w:right w:val="single" w:sz="6" w:space="0" w:color="auto"/>
            </w:tcBorders>
            <w:shd w:val="clear" w:color="auto" w:fill="auto"/>
          </w:tcPr>
          <w:p w14:paraId="18E1D1C6" w14:textId="77777777" w:rsidR="00445F23" w:rsidRDefault="00445F23">
            <w:pPr>
              <w:pStyle w:val="TableRow"/>
              <w:keepNext/>
            </w:pPr>
            <w:r>
              <w:rPr>
                <w:b/>
              </w:rPr>
              <w:t>Entities</w:t>
            </w:r>
            <w:r>
              <w:t>: Any database entity</w:t>
            </w:r>
          </w:p>
        </w:tc>
      </w:tr>
      <w:tr w:rsidR="00445F23" w14:paraId="4770114B" w14:textId="77777777">
        <w:tc>
          <w:tcPr>
            <w:tcW w:w="8568" w:type="dxa"/>
            <w:gridSpan w:val="2"/>
            <w:tcBorders>
              <w:top w:val="single" w:sz="6" w:space="0" w:color="auto"/>
              <w:left w:val="single" w:sz="6" w:space="0" w:color="auto"/>
              <w:bottom w:val="single" w:sz="6" w:space="0" w:color="auto"/>
              <w:right w:val="single" w:sz="6" w:space="0" w:color="auto"/>
            </w:tcBorders>
            <w:shd w:val="clear" w:color="auto" w:fill="auto"/>
          </w:tcPr>
          <w:p w14:paraId="769EDC23" w14:textId="77777777" w:rsidR="00445F23" w:rsidRDefault="00445F23">
            <w:pPr>
              <w:pStyle w:val="TableRow"/>
              <w:keepNext/>
            </w:pPr>
            <w:r>
              <w:rPr>
                <w:b/>
              </w:rPr>
              <w:t>Calls</w:t>
            </w:r>
            <w:r>
              <w:t>: None</w:t>
            </w:r>
          </w:p>
        </w:tc>
      </w:tr>
      <w:tr w:rsidR="00445F23" w14:paraId="06DC27A7" w14:textId="77777777">
        <w:tc>
          <w:tcPr>
            <w:tcW w:w="8568" w:type="dxa"/>
            <w:gridSpan w:val="2"/>
            <w:tcBorders>
              <w:top w:val="single" w:sz="6" w:space="0" w:color="auto"/>
              <w:left w:val="single" w:sz="6" w:space="0" w:color="auto"/>
              <w:bottom w:val="single" w:sz="6" w:space="0" w:color="auto"/>
              <w:right w:val="single" w:sz="6" w:space="0" w:color="auto"/>
            </w:tcBorders>
            <w:shd w:val="clear" w:color="auto" w:fill="auto"/>
          </w:tcPr>
          <w:p w14:paraId="31543759" w14:textId="77777777" w:rsidR="00445F23" w:rsidRDefault="00445F23">
            <w:pPr>
              <w:pStyle w:val="TableRow"/>
              <w:keepNext/>
            </w:pPr>
            <w:r>
              <w:rPr>
                <w:b/>
              </w:rPr>
              <w:t>Returns</w:t>
            </w:r>
            <w:r>
              <w:t xml:space="preserve"> </w:t>
            </w:r>
            <w:r>
              <w:rPr>
                <w:b/>
              </w:rPr>
              <w:t>To</w:t>
            </w:r>
            <w:r>
              <w:t>: None</w:t>
            </w:r>
          </w:p>
        </w:tc>
      </w:tr>
      <w:tr w:rsidR="00445F23" w14:paraId="17787D90" w14:textId="77777777">
        <w:tc>
          <w:tcPr>
            <w:tcW w:w="8568" w:type="dxa"/>
            <w:gridSpan w:val="2"/>
            <w:tcBorders>
              <w:top w:val="single" w:sz="6" w:space="0" w:color="auto"/>
              <w:left w:val="single" w:sz="6" w:space="0" w:color="auto"/>
              <w:bottom w:val="single" w:sz="6" w:space="0" w:color="auto"/>
              <w:right w:val="single" w:sz="6" w:space="0" w:color="auto"/>
            </w:tcBorders>
            <w:shd w:val="clear" w:color="auto" w:fill="auto"/>
          </w:tcPr>
          <w:p w14:paraId="46E9EEBC" w14:textId="77777777" w:rsidR="00445F23" w:rsidRDefault="00445F23">
            <w:pPr>
              <w:pStyle w:val="TableRow"/>
              <w:keepNext/>
            </w:pPr>
            <w:r>
              <w:rPr>
                <w:b/>
              </w:rPr>
              <w:t>Description</w:t>
            </w:r>
            <w:r>
              <w:t>: When nodes are selected in the Collections Browser that do not link to a specific detail screen, TfraListViewer is displayed in the details panel.  This contains a list view with an item for each child node of the current selected node.  The user can browse items in the list by double clicking them (this performs the same action as double clicking the same item in the browser hierarchy).</w:t>
            </w:r>
          </w:p>
        </w:tc>
      </w:tr>
    </w:tbl>
    <w:p w14:paraId="0475B9EF" w14:textId="77777777" w:rsidR="00445F23" w:rsidRDefault="00445F23" w:rsidP="00445F23"/>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91"/>
        <w:gridCol w:w="1536"/>
        <w:gridCol w:w="4949"/>
      </w:tblGrid>
      <w:tr w:rsidR="00445F23" w14:paraId="2005F423" w14:textId="77777777">
        <w:tc>
          <w:tcPr>
            <w:tcW w:w="5000" w:type="pct"/>
            <w:gridSpan w:val="3"/>
            <w:tcBorders>
              <w:top w:val="single" w:sz="12" w:space="0" w:color="auto"/>
              <w:left w:val="single" w:sz="12" w:space="0" w:color="auto"/>
              <w:bottom w:val="single" w:sz="12" w:space="0" w:color="auto"/>
              <w:right w:val="single" w:sz="12" w:space="0" w:color="auto"/>
            </w:tcBorders>
            <w:shd w:val="clear" w:color="auto" w:fill="auto"/>
          </w:tcPr>
          <w:p w14:paraId="336AB747" w14:textId="77777777" w:rsidR="00445F23" w:rsidRDefault="00445F23">
            <w:pPr>
              <w:pStyle w:val="TableTitle"/>
            </w:pPr>
            <w:r>
              <w:lastRenderedPageBreak/>
              <w:t>Window Controls</w:t>
            </w:r>
          </w:p>
        </w:tc>
      </w:tr>
      <w:tr w:rsidR="00445F23" w14:paraId="33CAFED1"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1F73B849" w14:textId="77777777" w:rsidR="00445F23" w:rsidRDefault="00445F23">
            <w:pPr>
              <w:pStyle w:val="TableColumnTitles"/>
              <w:keepNext/>
            </w:pPr>
            <w:r>
              <w:t>Name</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35718CA1" w14:textId="77777777" w:rsidR="00445F23" w:rsidRDefault="00445F23">
            <w:pPr>
              <w:pStyle w:val="TableColumnTitles"/>
              <w:keepNext/>
            </w:pPr>
            <w:r>
              <w:t>Type</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602CDA99" w14:textId="77777777" w:rsidR="00445F23" w:rsidRDefault="00445F23">
            <w:pPr>
              <w:pStyle w:val="TableColumnTitles"/>
              <w:keepNext/>
            </w:pPr>
            <w:r>
              <w:rPr>
                <w:i/>
              </w:rPr>
              <w:t>Attribute</w:t>
            </w:r>
            <w:r>
              <w:t xml:space="preserve"> Action</w:t>
            </w:r>
          </w:p>
        </w:tc>
      </w:tr>
      <w:tr w:rsidR="00445F23" w14:paraId="4940E37D" w14:textId="77777777">
        <w:trPr>
          <w:cantSplit/>
        </w:trPr>
        <w:tc>
          <w:tcPr>
            <w:tcW w:w="1082" w:type="pct"/>
            <w:tcBorders>
              <w:top w:val="single" w:sz="6" w:space="0" w:color="auto"/>
              <w:left w:val="single" w:sz="6" w:space="0" w:color="auto"/>
              <w:bottom w:val="single" w:sz="6" w:space="0" w:color="auto"/>
              <w:right w:val="single" w:sz="6" w:space="0" w:color="auto"/>
            </w:tcBorders>
            <w:shd w:val="clear" w:color="auto" w:fill="auto"/>
          </w:tcPr>
          <w:p w14:paraId="0D9E6C99" w14:textId="77777777" w:rsidR="00445F23" w:rsidRDefault="00445F23">
            <w:pPr>
              <w:pStyle w:val="TableRow"/>
            </w:pPr>
            <w:r>
              <w:t>lvListViewer</w:t>
            </w:r>
          </w:p>
        </w:tc>
        <w:tc>
          <w:tcPr>
            <w:tcW w:w="928" w:type="pct"/>
            <w:tcBorders>
              <w:top w:val="single" w:sz="6" w:space="0" w:color="auto"/>
              <w:left w:val="single" w:sz="6" w:space="0" w:color="auto"/>
              <w:bottom w:val="single" w:sz="6" w:space="0" w:color="auto"/>
              <w:right w:val="single" w:sz="6" w:space="0" w:color="auto"/>
            </w:tcBorders>
            <w:shd w:val="clear" w:color="auto" w:fill="auto"/>
          </w:tcPr>
          <w:p w14:paraId="11B8E6CD" w14:textId="77777777" w:rsidR="00445F23" w:rsidRDefault="00445F23">
            <w:pPr>
              <w:pStyle w:val="TableRow"/>
            </w:pPr>
            <w:r>
              <w:t>TListView</w:t>
            </w:r>
          </w:p>
        </w:tc>
        <w:tc>
          <w:tcPr>
            <w:tcW w:w="2990" w:type="pct"/>
            <w:tcBorders>
              <w:top w:val="single" w:sz="6" w:space="0" w:color="auto"/>
              <w:left w:val="single" w:sz="6" w:space="0" w:color="auto"/>
              <w:bottom w:val="single" w:sz="6" w:space="0" w:color="auto"/>
              <w:right w:val="single" w:sz="6" w:space="0" w:color="auto"/>
            </w:tcBorders>
            <w:shd w:val="clear" w:color="auto" w:fill="auto"/>
          </w:tcPr>
          <w:p w14:paraId="7D7B094E" w14:textId="77777777" w:rsidR="00445F23" w:rsidRDefault="00445F23">
            <w:pPr>
              <w:pStyle w:val="TableRow"/>
              <w:rPr>
                <w:i/>
              </w:rPr>
            </w:pPr>
            <w:r>
              <w:rPr>
                <w:i/>
              </w:rPr>
              <w:t>Any database attribute.</w:t>
            </w:r>
          </w:p>
          <w:p w14:paraId="7420F66F" w14:textId="77777777" w:rsidR="00445F23" w:rsidRDefault="00445F23">
            <w:pPr>
              <w:pStyle w:val="TableRow"/>
            </w:pPr>
            <w:r>
              <w:t>Lists all the child nodes of the current selected node in the Collections Browser hierarchy.  Item labels are identical to the equivalent hierarchy node labels.  Double clicking an item performs the same action as if the item was double clicked in the Collections Browser hierarchy.</w:t>
            </w:r>
          </w:p>
          <w:p w14:paraId="2F9AFF54" w14:textId="77777777" w:rsidR="00606A76" w:rsidRDefault="00606A76">
            <w:pPr>
              <w:pStyle w:val="TableRow"/>
            </w:pPr>
            <w:r>
              <w:t>Allows multi-select.  Supports drag operations on each selected item.  Has a popup menu associated with it with a single option, ‘Expand List’,  This loads the top-level nodes associated with the selected list into the Collections Browser.</w:t>
            </w:r>
          </w:p>
          <w:p w14:paraId="68420EDB" w14:textId="77777777" w:rsidR="003342FC" w:rsidRDefault="003342FC">
            <w:pPr>
              <w:pStyle w:val="TableRow"/>
            </w:pPr>
            <w:r>
              <w:t>The sort order of items in the list matches the sort order used to populate the list under the folder node in the Collections Browser hierarchy.</w:t>
            </w:r>
          </w:p>
        </w:tc>
      </w:tr>
    </w:tbl>
    <w:p w14:paraId="59641CE2" w14:textId="77777777" w:rsidR="00445F23" w:rsidRDefault="00445F23" w:rsidP="00445F23"/>
    <w:p w14:paraId="70B4E835" w14:textId="77777777" w:rsidR="00445F23" w:rsidRDefault="00445F23" w:rsidP="00CC6B4D">
      <w:pPr>
        <w:pStyle w:val="Heading4"/>
        <w:numPr>
          <w:ilvl w:val="3"/>
          <w:numId w:val="4"/>
        </w:numPr>
      </w:pPr>
      <w:bookmarkStart w:id="346" w:name="_Toc292878802"/>
      <w:bookmarkStart w:id="347" w:name="_Ref298425638"/>
      <w:r>
        <w:t>Descriptors tab page control</w:t>
      </w:r>
      <w:bookmarkEnd w:id="346"/>
      <w:bookmarkEnd w:id="347"/>
    </w:p>
    <w:p w14:paraId="673D3ED9" w14:textId="140765CD" w:rsidR="00445F23" w:rsidRDefault="005550DB" w:rsidP="00445F23">
      <w:pPr>
        <w:jc w:val="center"/>
        <w:rPr>
          <w:lang w:val="en-US"/>
        </w:rPr>
      </w:pPr>
      <w:r>
        <w:rPr>
          <w:noProof/>
          <w:lang w:eastAsia="en-GB"/>
        </w:rPr>
        <w:drawing>
          <wp:inline distT="0" distB="0" distL="0" distR="0" wp14:anchorId="145CEED3" wp14:editId="378C14D1">
            <wp:extent cx="348615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6150"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436DB2B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3A105F1" w14:textId="77777777" w:rsidR="00445F23" w:rsidRDefault="00445F23">
            <w:pPr>
              <w:pStyle w:val="TableTitle"/>
            </w:pPr>
            <w:r>
              <w:lastRenderedPageBreak/>
              <w:t>Window Name: TfraDescriptors</w:t>
            </w:r>
          </w:p>
        </w:tc>
      </w:tr>
      <w:tr w:rsidR="00445F23" w14:paraId="0D25BAF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26EBB60"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172CFD" w14:textId="77777777" w:rsidR="00445F23" w:rsidRDefault="00445F23">
            <w:pPr>
              <w:pStyle w:val="TableRow"/>
              <w:keepNext/>
            </w:pPr>
            <w:r>
              <w:rPr>
                <w:b/>
              </w:rPr>
              <w:t>Unit File Name</w:t>
            </w:r>
            <w:r>
              <w:t>: FrameDescriptors.pas</w:t>
            </w:r>
          </w:p>
        </w:tc>
      </w:tr>
      <w:tr w:rsidR="00445F23" w14:paraId="45AE619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B8202B2" w14:textId="77777777" w:rsidR="00445F23" w:rsidRDefault="00445F23">
            <w:pPr>
              <w:pStyle w:val="TableRow"/>
              <w:keepNext/>
            </w:pPr>
            <w:r>
              <w:rPr>
                <w:b/>
              </w:rPr>
              <w:t>Entities</w:t>
            </w:r>
            <w:r>
              <w:t>: *_Data, Term</w:t>
            </w:r>
          </w:p>
        </w:tc>
      </w:tr>
      <w:tr w:rsidR="00445F23" w14:paraId="3C1922B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E3ED73" w14:textId="77777777" w:rsidR="00445F23" w:rsidRDefault="00445F23">
            <w:pPr>
              <w:pStyle w:val="TableRow"/>
              <w:keepNext/>
            </w:pPr>
            <w:r>
              <w:rPr>
                <w:b/>
              </w:rPr>
              <w:t>Calls</w:t>
            </w:r>
            <w:r>
              <w:t>: None</w:t>
            </w:r>
          </w:p>
        </w:tc>
      </w:tr>
      <w:tr w:rsidR="00445F23" w14:paraId="7D2B084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B5529A2" w14:textId="77777777" w:rsidR="00445F23" w:rsidRDefault="00445F23">
            <w:pPr>
              <w:pStyle w:val="TableRow"/>
              <w:keepNext/>
            </w:pPr>
            <w:r>
              <w:rPr>
                <w:b/>
              </w:rPr>
              <w:t>Returns</w:t>
            </w:r>
            <w:r>
              <w:t xml:space="preserve"> </w:t>
            </w:r>
            <w:r>
              <w:rPr>
                <w:b/>
              </w:rPr>
              <w:t>To</w:t>
            </w:r>
            <w:r>
              <w:t>: None</w:t>
            </w:r>
          </w:p>
        </w:tc>
      </w:tr>
      <w:tr w:rsidR="00445F23" w14:paraId="277F2C1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EAC471" w14:textId="77777777" w:rsidR="00445F23" w:rsidRDefault="00445F23">
            <w:pPr>
              <w:pStyle w:val="TableRow"/>
              <w:keepNext/>
            </w:pPr>
            <w:r w:rsidRPr="00445F23">
              <w:rPr>
                <w:b/>
                <w:lang w:val="fr-FR"/>
              </w:rPr>
              <w:t>Description</w:t>
            </w:r>
            <w:r w:rsidRPr="00445F23">
              <w:rPr>
                <w:lang w:val="fr-FR"/>
              </w:rPr>
              <w:t xml:space="preserve">: Descriptors tab page control.  </w:t>
            </w:r>
            <w:r>
              <w:t>This tab page is embedded onto the page control for the details of collection units (sto</w:t>
            </w:r>
            <w:r w:rsidR="00C561FE">
              <w:t xml:space="preserve">res, specimens and collections), </w:t>
            </w:r>
            <w:r>
              <w:t>occurrences</w:t>
            </w:r>
            <w:r w:rsidR="00C561FE">
              <w:t xml:space="preserve"> and location features</w:t>
            </w:r>
            <w:r>
              <w:t>.  The contents are stored in *_Data tables along with Measurements data.</w:t>
            </w:r>
          </w:p>
        </w:tc>
      </w:tr>
    </w:tbl>
    <w:p w14:paraId="54CB7719"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7D3A15AF"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CA4E6E1" w14:textId="77777777" w:rsidR="00445F23" w:rsidRDefault="00445F23">
            <w:pPr>
              <w:pStyle w:val="TableTitle"/>
            </w:pPr>
            <w:r>
              <w:t>Window Controls</w:t>
            </w:r>
          </w:p>
        </w:tc>
      </w:tr>
      <w:tr w:rsidR="00445F23" w14:paraId="4D9A699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5ED382"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E502A9"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A3DE77" w14:textId="77777777" w:rsidR="00445F23" w:rsidRDefault="00445F23">
            <w:pPr>
              <w:pStyle w:val="TableColumnTitles"/>
              <w:keepNext/>
            </w:pPr>
            <w:r>
              <w:rPr>
                <w:i/>
              </w:rPr>
              <w:t>Attribute</w:t>
            </w:r>
            <w:r>
              <w:t xml:space="preserve"> Action</w:t>
            </w:r>
          </w:p>
        </w:tc>
      </w:tr>
      <w:tr w:rsidR="00445F23" w14:paraId="64A536E3"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37D201DA" w14:textId="77777777" w:rsidR="00445F23" w:rsidRDefault="00445F23">
            <w:pPr>
              <w:pStyle w:val="TableRow"/>
            </w:pPr>
            <w:r>
              <w:t>sgDescriptors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9DD7EC" w14:textId="77777777" w:rsidR="00445F23" w:rsidRDefault="00445F23">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713666" w14:textId="77777777" w:rsidR="00445F23" w:rsidRDefault="00445F23">
            <w:pPr>
              <w:pStyle w:val="TableRow"/>
              <w:rPr>
                <w:i/>
              </w:rPr>
            </w:pPr>
            <w:r>
              <w:rPr>
                <w:i/>
              </w:rPr>
              <w:t xml:space="preserve">*_Data.Applies_To, *_Data.Parameter_Concept_Key, </w:t>
            </w:r>
            <w:r w:rsidR="00D12788">
              <w:rPr>
                <w:i/>
              </w:rPr>
              <w:t>Concept.Published_Term</w:t>
            </w:r>
            <w:r>
              <w:rPr>
                <w:i/>
              </w:rPr>
              <w:t>, *_Data.Lower_Value</w:t>
            </w:r>
          </w:p>
          <w:p w14:paraId="0A40D3B4" w14:textId="77777777" w:rsidR="00445F23" w:rsidRDefault="00445F23">
            <w:pPr>
              <w:pStyle w:val="TableRow"/>
            </w:pPr>
            <w:r>
              <w:t>Grid displaying and allowing editing of the list of descriptors associated with the current record.  Descriptors are selected from the appropriate *_Data table (e.g. Collection_Unit_Data) table where Is_Descriptor=1.</w:t>
            </w:r>
          </w:p>
          <w:p w14:paraId="74066266" w14:textId="77777777" w:rsidR="00445F23" w:rsidRDefault="00445F23">
            <w:pPr>
              <w:pStyle w:val="TableRow"/>
            </w:pPr>
            <w:r>
              <w:t>3 columns are displayed: Applies To (*_Data.Applies_To), Parameter (</w:t>
            </w:r>
            <w:r w:rsidR="00D12788">
              <w:t>Concept.Published_Term</w:t>
            </w:r>
            <w:r>
              <w:t xml:space="preserve"> associated with *_Data.Parameter_Concept_Key) and Value (*_Data.Lower_Value).  When in edit mode, the user is able to type free text into the Applies To and Value columns.  </w:t>
            </w:r>
          </w:p>
          <w:p w14:paraId="33F9E43B" w14:textId="77777777" w:rsidR="00445F23" w:rsidRDefault="00445F23">
            <w:pPr>
              <w:pStyle w:val="TableRow"/>
            </w:pPr>
            <w:r>
              <w:t xml:space="preserve">When focused, the Parameter column is a combo box allows free text entry but lists the last 10 used parameters for the user.  </w:t>
            </w:r>
          </w:p>
          <w:p w14:paraId="14B58AF8" w14:textId="77777777" w:rsidR="00445F23" w:rsidRDefault="00445F23" w:rsidP="00BC11F1">
            <w:pPr>
              <w:pStyle w:val="TableRow"/>
            </w:pPr>
            <w:r>
              <w:lastRenderedPageBreak/>
              <w:t xml:space="preserve">If the user types the first few letters of a parameter and presses the Return key, then a Find dialog is displayed populated with </w:t>
            </w:r>
            <w:r w:rsidR="00D12788">
              <w:t xml:space="preserve">Concept.Published_Term </w:t>
            </w:r>
            <w:r>
              <w:t xml:space="preserve">for the System domain Descriptor Parameters concept group and the concept group called Descriptor Parameters in the domain associated with the data item the data is attached to (if such a concept group exists).  </w:t>
            </w:r>
            <w:r w:rsidR="00BC11F1">
              <w:t xml:space="preserve">If no distinct domain can be identified for the selected item, then only the System domain Descriptor Parameters concept group is available.  </w:t>
            </w:r>
            <w:r>
              <w:t>If the user types in a complete parameter that is a term in the System domain Descriptor Parameters concept group or in a concept group called Descriptor Parameters in the domain associated with the data item the data is attached to, then the concept_key for that term is selected and saved when the entire screen is saved.  If not, then when saving the data a message box is displayed 'Do you wish to add the parameter &lt;xxx&gt; to the Thesaurus?' with Yes and No option buttons.  If the user selects yes, then a new concept and term is added to the concept group called Descriptor Parameters in the domain associated with the data item the data is attached to and the new Concept_Key is linked to this field.  If the user selects No then the save operation is aborted and the text in cmbParameter is selected.</w:t>
            </w:r>
          </w:p>
          <w:p w14:paraId="13A11647" w14:textId="77777777" w:rsidR="00445F23" w:rsidRDefault="00445F23">
            <w:pPr>
              <w:pStyle w:val="TableRow"/>
            </w:pPr>
            <w:r>
              <w:t>Note that parameters available are read from the System domain Descriptor Parameters concept group, plus one other concept group also called Measurement Parameters in the domain that the item is associated.  For example, if the data is attached to a rock specimen then the Rock Types domain Descriptor Parameters concept group is also available for selection (if such a concept group exists).</w:t>
            </w:r>
          </w:p>
          <w:p w14:paraId="25E04E87" w14:textId="77777777" w:rsidR="00445F23" w:rsidRDefault="00445F23">
            <w:pPr>
              <w:pStyle w:val="TableRow"/>
            </w:pPr>
            <w:r>
              <w:t>The user is able to navigate the grid using the arrow keys.  Navigation below the last item in the grid is equivalent to clicking btnAdd.</w:t>
            </w:r>
          </w:p>
          <w:p w14:paraId="29315561" w14:textId="77777777" w:rsidR="003342FC" w:rsidRDefault="003342FC">
            <w:pPr>
              <w:pStyle w:val="TableRow"/>
            </w:pPr>
            <w:r>
              <w:t>All fields are mandatory.  Validation is applied when the user attempts to save the screen.</w:t>
            </w:r>
          </w:p>
        </w:tc>
      </w:tr>
      <w:tr w:rsidR="00445F23" w14:paraId="7BA4AB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379BB3" w14:textId="77777777" w:rsidR="00445F23" w:rsidRDefault="00445F23">
            <w:pPr>
              <w:pStyle w:val="TableRow"/>
            </w:pPr>
            <w:r>
              <w:lastRenderedPageBreak/>
              <w:t>btnDel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5CF7D2"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9C0C4E" w14:textId="77777777" w:rsidR="00445F23" w:rsidRDefault="00445F23">
            <w:pPr>
              <w:pStyle w:val="TableRow"/>
            </w:pPr>
            <w:r>
              <w:t>Disabled unless there is a row with the input focus in sgDescriptors.</w:t>
            </w:r>
          </w:p>
          <w:p w14:paraId="2790DE16" w14:textId="77777777" w:rsidR="00445F23" w:rsidRDefault="00445F23">
            <w:pPr>
              <w:pStyle w:val="TableRow"/>
            </w:pPr>
            <w:r>
              <w:t>Displays a message 'Are you sure you want to remove the &lt;Applies To&gt; &lt;Parameter&gt; descriptor?' with Yes and No option buttons.  If the user selects Yes then the row is deleted, otherwise no further action is taken.</w:t>
            </w:r>
          </w:p>
        </w:tc>
      </w:tr>
      <w:tr w:rsidR="00445F23" w14:paraId="2A4528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66D303" w14:textId="77777777" w:rsidR="00445F23" w:rsidRDefault="00445F23">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BA0CA8"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845889" w14:textId="77777777" w:rsidR="00445F23" w:rsidRDefault="00445F23">
            <w:pPr>
              <w:pStyle w:val="TableRow"/>
            </w:pPr>
            <w:r>
              <w:t>Adds a row to the bottom of sgDescriptors and focuses the Applied To column for that row.</w:t>
            </w:r>
          </w:p>
        </w:tc>
      </w:tr>
    </w:tbl>
    <w:p w14:paraId="3A30BC0E" w14:textId="77777777" w:rsidR="00445F23" w:rsidRDefault="00445F23" w:rsidP="00445F23"/>
    <w:p w14:paraId="7AAB3CF9" w14:textId="77777777" w:rsidR="00445F23" w:rsidRDefault="00445F23" w:rsidP="00CC6B4D">
      <w:pPr>
        <w:pStyle w:val="Heading4"/>
        <w:numPr>
          <w:ilvl w:val="3"/>
          <w:numId w:val="4"/>
        </w:numPr>
      </w:pPr>
      <w:bookmarkStart w:id="348" w:name="_Toc292878803"/>
      <w:bookmarkStart w:id="349" w:name="_Ref298425710"/>
      <w:r>
        <w:t>Materials tab page control</w:t>
      </w:r>
      <w:bookmarkEnd w:id="348"/>
      <w:bookmarkEnd w:id="349"/>
    </w:p>
    <w:p w14:paraId="164F1F23" w14:textId="6EA6CF0D" w:rsidR="00445F23" w:rsidRDefault="005550DB" w:rsidP="00445F23">
      <w:pPr>
        <w:jc w:val="center"/>
        <w:rPr>
          <w:lang w:val="en-US"/>
        </w:rPr>
      </w:pPr>
      <w:r>
        <w:rPr>
          <w:noProof/>
          <w:lang w:eastAsia="en-GB"/>
        </w:rPr>
        <w:drawing>
          <wp:inline distT="0" distB="0" distL="0" distR="0" wp14:anchorId="4C42D7DD" wp14:editId="223537B5">
            <wp:extent cx="34671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7100"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284578F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46A2CCC" w14:textId="77777777" w:rsidR="00445F23" w:rsidRDefault="00445F23">
            <w:pPr>
              <w:pStyle w:val="TableTitle"/>
            </w:pPr>
            <w:r>
              <w:t>Window Name: TfraMaterials</w:t>
            </w:r>
          </w:p>
        </w:tc>
      </w:tr>
      <w:tr w:rsidR="00445F23" w14:paraId="333F0D2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C3E29BF"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7D43697" w14:textId="77777777" w:rsidR="00445F23" w:rsidRDefault="00445F23">
            <w:pPr>
              <w:pStyle w:val="TableRow"/>
              <w:keepNext/>
            </w:pPr>
            <w:r>
              <w:rPr>
                <w:b/>
              </w:rPr>
              <w:t>Unit File Name</w:t>
            </w:r>
            <w:r>
              <w:t>: FrameMaterials.pas</w:t>
            </w:r>
          </w:p>
        </w:tc>
      </w:tr>
      <w:tr w:rsidR="00445F23" w14:paraId="380CA77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4E88A41" w14:textId="77777777" w:rsidR="00445F23" w:rsidRDefault="00445F23">
            <w:pPr>
              <w:pStyle w:val="TableRow"/>
              <w:keepNext/>
            </w:pPr>
            <w:r>
              <w:rPr>
                <w:b/>
              </w:rPr>
              <w:t>Entities</w:t>
            </w:r>
            <w:r>
              <w:t>: Concept, Term, Conservation_Job_Material</w:t>
            </w:r>
          </w:p>
        </w:tc>
      </w:tr>
      <w:tr w:rsidR="00445F23" w14:paraId="7C45873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88187D9" w14:textId="77777777" w:rsidR="00445F23" w:rsidRDefault="00445F23">
            <w:pPr>
              <w:pStyle w:val="TableRow"/>
              <w:keepNext/>
            </w:pPr>
            <w:r>
              <w:rPr>
                <w:b/>
              </w:rPr>
              <w:t>Calls</w:t>
            </w:r>
            <w:r>
              <w:t>: None</w:t>
            </w:r>
          </w:p>
        </w:tc>
      </w:tr>
      <w:tr w:rsidR="00445F23" w14:paraId="130B79D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604A34" w14:textId="77777777" w:rsidR="00445F23" w:rsidRDefault="00445F23">
            <w:pPr>
              <w:pStyle w:val="TableRow"/>
              <w:keepNext/>
            </w:pPr>
            <w:r>
              <w:rPr>
                <w:b/>
              </w:rPr>
              <w:t>Returns</w:t>
            </w:r>
            <w:r>
              <w:t xml:space="preserve"> </w:t>
            </w:r>
            <w:r>
              <w:rPr>
                <w:b/>
              </w:rPr>
              <w:t>To</w:t>
            </w:r>
            <w:r>
              <w:t>: None</w:t>
            </w:r>
          </w:p>
        </w:tc>
      </w:tr>
      <w:tr w:rsidR="00445F23" w14:paraId="4F84126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A4E1BDA" w14:textId="77777777" w:rsidR="00445F23" w:rsidRDefault="00445F23">
            <w:pPr>
              <w:pStyle w:val="TableRow"/>
              <w:keepNext/>
            </w:pPr>
            <w:r>
              <w:rPr>
                <w:b/>
              </w:rPr>
              <w:t>Description</w:t>
            </w:r>
            <w:r>
              <w:t>: Tab page for the materials required for a conservation job.  Also forms the base form from which the Materials tab for collection units is inherited from.</w:t>
            </w:r>
          </w:p>
          <w:p w14:paraId="618F3F81" w14:textId="77777777" w:rsidR="00445F23" w:rsidRDefault="00445F23">
            <w:pPr>
              <w:pStyle w:val="TableRow"/>
              <w:keepNext/>
            </w:pPr>
            <w:r>
              <w:t>Materials are stored as concepts in the thesaurus.  This tab page maintains a list of materials used plus the amount and unit for each material.</w:t>
            </w:r>
          </w:p>
        </w:tc>
      </w:tr>
    </w:tbl>
    <w:p w14:paraId="18C1D6E7"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36A105F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F5E1037" w14:textId="77777777" w:rsidR="00445F23" w:rsidRDefault="00445F23">
            <w:pPr>
              <w:pStyle w:val="TableTitle"/>
            </w:pPr>
            <w:r>
              <w:lastRenderedPageBreak/>
              <w:t>Window Controls</w:t>
            </w:r>
          </w:p>
        </w:tc>
      </w:tr>
      <w:tr w:rsidR="00445F23" w14:paraId="72C9417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6DC0F8"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90E2CE"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59C437" w14:textId="77777777" w:rsidR="00445F23" w:rsidRDefault="00445F23">
            <w:pPr>
              <w:pStyle w:val="TableColumnTitles"/>
              <w:keepNext/>
            </w:pPr>
            <w:r>
              <w:rPr>
                <w:i/>
              </w:rPr>
              <w:t>Attribute</w:t>
            </w:r>
            <w:r>
              <w:t xml:space="preserve"> Action</w:t>
            </w:r>
          </w:p>
        </w:tc>
      </w:tr>
      <w:tr w:rsidR="00445F23" w14:paraId="4C76D0AF"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2DE1DACF" w14:textId="77777777" w:rsidR="00445F23" w:rsidRDefault="00445F23">
            <w:pPr>
              <w:pStyle w:val="TableRow"/>
            </w:pPr>
            <w:r>
              <w:t>sgMaterials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9409D8" w14:textId="77777777" w:rsidR="00445F23" w:rsidRDefault="00445F23">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4A8AB8" w14:textId="77777777" w:rsidR="00445F23" w:rsidRDefault="00D12788">
            <w:pPr>
              <w:pStyle w:val="TableRow"/>
              <w:rPr>
                <w:i/>
              </w:rPr>
            </w:pPr>
            <w:r>
              <w:rPr>
                <w:i/>
              </w:rPr>
              <w:t>Concept.Published_Term</w:t>
            </w:r>
            <w:r w:rsidR="00445F23">
              <w:rPr>
                <w:i/>
              </w:rPr>
              <w:t>, Conservation_Job_Material.Material_Concept_Key, Conservation_Job_Material.Quantity, Conservation_Job_Material.Unit_Concept_Key</w:t>
            </w:r>
          </w:p>
          <w:p w14:paraId="54B89A39" w14:textId="77777777" w:rsidR="00445F23" w:rsidRDefault="00445F23">
            <w:pPr>
              <w:pStyle w:val="TableRow"/>
            </w:pPr>
            <w:r>
              <w:t xml:space="preserve">Grid displaying and allowing editing of the materials, quantities and units.  Contains 3 columns, Material (displaying </w:t>
            </w:r>
            <w:r w:rsidR="00D12788">
              <w:t>Concept.Published_Term</w:t>
            </w:r>
            <w:r>
              <w:t xml:space="preserve"> linked to Conservation_Job.Material_Concept_Key), Quantity (displaying Conservation_Job.Material) and Unit (displaying </w:t>
            </w:r>
            <w:r w:rsidR="00D12788">
              <w:t>Concept.Published_Term</w:t>
            </w:r>
            <w:r>
              <w:t xml:space="preserve"> linked to Conservation_Job.Unit_Concept_Key). </w:t>
            </w:r>
          </w:p>
          <w:p w14:paraId="49014D54" w14:textId="77777777" w:rsidR="002C6753" w:rsidRPr="002C6753" w:rsidRDefault="002C6753">
            <w:pPr>
              <w:pStyle w:val="TableRow"/>
            </w:pPr>
            <w:r w:rsidRPr="002C6753">
              <w:t xml:space="preserve">The Material column accepts free text, but is linked to the Materials concept group.  A Return Data - F9 button is displayed beside the edited grid cell when the input focus is in this column.  This loads the Thesaurus Browser and selects the Materials concept group.  If the user types the first few letters of a material and presses the Return key, then a Find dialog is displayed populated with </w:t>
            </w:r>
            <w:r w:rsidR="00D12788">
              <w:t>Concept.Published_Term</w:t>
            </w:r>
            <w:r w:rsidRPr="002C6753">
              <w:t xml:space="preserve"> for the  Materials concept group.  If the user types in a complete parameter that is a term in the Materials concept group, then the concept_key for that term is selected and saved when the entire screen is saved.  If not, then when saving the data a message box is displayed 'Do you wish to add the material &lt;xxx&gt; to the Thesaurus?' with Yes and No option buttons.  If the user selects yes, then a new concept and term is added to the Materials concept group and the new Concept_Key is linked to this field.  If the user selects No then the save operation is aborted and the Materials cell is focused.  The Material column is mandatory.</w:t>
            </w:r>
          </w:p>
          <w:p w14:paraId="52007A70" w14:textId="77777777" w:rsidR="00445F23" w:rsidRDefault="00445F23">
            <w:pPr>
              <w:pStyle w:val="TableRow"/>
            </w:pPr>
            <w:r>
              <w:t>The Quantity column accepts free text and is optional.</w:t>
            </w:r>
          </w:p>
          <w:p w14:paraId="7765FC3E" w14:textId="77777777" w:rsidR="00445F23" w:rsidRDefault="00445F23">
            <w:pPr>
              <w:pStyle w:val="TableRow"/>
            </w:pPr>
            <w:r>
              <w:t>When editing the Unit column the grid in-place editor is replaced with a combo box containing the terms loaded from the Quantity Units concept group in alphabetical order.  The unit column is optional.</w:t>
            </w:r>
          </w:p>
          <w:p w14:paraId="1E8AC366" w14:textId="77777777" w:rsidR="00445F23" w:rsidRDefault="00445F23">
            <w:pPr>
              <w:pStyle w:val="TableRow"/>
            </w:pPr>
            <w:r>
              <w:lastRenderedPageBreak/>
              <w:t>Standard grid navigation using the arrow keys and Return key is implemented.  Navigating below the last row in the grid automatically adds an extra row if the last row is not empty.</w:t>
            </w:r>
          </w:p>
        </w:tc>
      </w:tr>
      <w:tr w:rsidR="00445F23" w14:paraId="79F7BB7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309EFF" w14:textId="77777777" w:rsidR="00445F23" w:rsidRDefault="00445F23">
            <w:pPr>
              <w:pStyle w:val="TableRow"/>
            </w:pPr>
            <w:r>
              <w:lastRenderedPageBreak/>
              <w:t>btnRemove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55052D0"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85B58D" w14:textId="77777777" w:rsidR="002C6753" w:rsidRDefault="002C6753" w:rsidP="002C6753">
            <w:pPr>
              <w:pStyle w:val="TableRow"/>
            </w:pPr>
            <w:r>
              <w:t>Displays a message 'Are you sure you want to remove the &lt;Material&gt; from the list?' with Yes and No option buttons.  If the user selects Yes then the row with the input focus is deleted, otherwise no further action is taken.</w:t>
            </w:r>
          </w:p>
          <w:p w14:paraId="5592C0B5" w14:textId="77777777" w:rsidR="00445F23" w:rsidRDefault="00445F23">
            <w:pPr>
              <w:pStyle w:val="TableRow"/>
            </w:pPr>
            <w:r>
              <w:t>Disabled if no row has the input focus.</w:t>
            </w:r>
          </w:p>
        </w:tc>
      </w:tr>
      <w:tr w:rsidR="00445F23" w14:paraId="323A6DE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FDFAAA9" w14:textId="77777777" w:rsidR="00445F23" w:rsidRDefault="00445F23">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2A2D48F"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BC15083" w14:textId="77777777" w:rsidR="00445F23" w:rsidRDefault="00445F23">
            <w:pPr>
              <w:pStyle w:val="TableRow"/>
            </w:pPr>
            <w:r>
              <w:t>Adds an extra row to the grid.  The input focus is placed in the Material column for the new row.</w:t>
            </w:r>
          </w:p>
        </w:tc>
      </w:tr>
    </w:tbl>
    <w:p w14:paraId="06973F97" w14:textId="77777777" w:rsidR="00445F23" w:rsidRDefault="00445F23" w:rsidP="00445F23"/>
    <w:p w14:paraId="736F4351" w14:textId="77777777" w:rsidR="00445F23" w:rsidRDefault="00BF2208" w:rsidP="00CC6B4D">
      <w:pPr>
        <w:pStyle w:val="Heading4"/>
        <w:numPr>
          <w:ilvl w:val="3"/>
          <w:numId w:val="4"/>
        </w:numPr>
      </w:pPr>
      <w:bookmarkStart w:id="350" w:name="_Toc292878804"/>
      <w:r>
        <w:t xml:space="preserve">Specimen </w:t>
      </w:r>
      <w:r w:rsidR="00445F23">
        <w:t>Materials tab page control</w:t>
      </w:r>
      <w:bookmarkEnd w:id="350"/>
    </w:p>
    <w:p w14:paraId="0E7674DD" w14:textId="542C2F45" w:rsidR="00445F23" w:rsidRDefault="005550DB" w:rsidP="00445F23">
      <w:pPr>
        <w:jc w:val="center"/>
        <w:rPr>
          <w:lang w:val="en-US"/>
        </w:rPr>
      </w:pPr>
      <w:r>
        <w:rPr>
          <w:noProof/>
          <w:lang w:eastAsia="en-GB"/>
        </w:rPr>
        <w:drawing>
          <wp:inline distT="0" distB="0" distL="0" distR="0" wp14:anchorId="3B601081" wp14:editId="42FBE27A">
            <wp:extent cx="3457575" cy="2619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7575"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215A987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16DEE44" w14:textId="77777777" w:rsidR="00445F23" w:rsidRDefault="00445F23">
            <w:pPr>
              <w:pStyle w:val="TableTitle"/>
            </w:pPr>
            <w:r>
              <w:lastRenderedPageBreak/>
              <w:t>Window Name: TfraMaterialsDocumented</w:t>
            </w:r>
          </w:p>
        </w:tc>
      </w:tr>
      <w:tr w:rsidR="00445F23" w14:paraId="20941AC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B971D10" w14:textId="77777777" w:rsidR="00445F23" w:rsidRDefault="00445F23">
            <w:pPr>
              <w:pStyle w:val="TableRow"/>
              <w:keepNext/>
            </w:pPr>
            <w:r>
              <w:rPr>
                <w:b/>
              </w:rPr>
              <w:t>Inherits</w:t>
            </w:r>
            <w:r>
              <w:t>:  TfraMaterials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F42CBDF" w14:textId="77777777" w:rsidR="00445F23" w:rsidRDefault="00445F23">
            <w:pPr>
              <w:pStyle w:val="TableRow"/>
              <w:keepNext/>
            </w:pPr>
            <w:r>
              <w:rPr>
                <w:b/>
              </w:rPr>
              <w:t>Unit File Name</w:t>
            </w:r>
            <w:r>
              <w:t>: FrameMaterialsDocumented.pas</w:t>
            </w:r>
          </w:p>
        </w:tc>
      </w:tr>
      <w:tr w:rsidR="00445F23" w14:paraId="22B4179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D42C4B" w14:textId="77777777" w:rsidR="00445F23" w:rsidRDefault="00445F23">
            <w:pPr>
              <w:pStyle w:val="TableRow"/>
              <w:keepNext/>
            </w:pPr>
            <w:r>
              <w:rPr>
                <w:b/>
              </w:rPr>
              <w:t>Entities</w:t>
            </w:r>
            <w:r>
              <w:t>: Concept, Term, Conservation_Job_Material, Reference</w:t>
            </w:r>
            <w:r w:rsidR="00483836">
              <w:t>, Specimen_Unit</w:t>
            </w:r>
          </w:p>
        </w:tc>
      </w:tr>
      <w:tr w:rsidR="00445F23" w14:paraId="0B3C787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1F97CFA" w14:textId="77777777" w:rsidR="00445F23" w:rsidRDefault="00445F23">
            <w:pPr>
              <w:pStyle w:val="TableRow"/>
              <w:keepNext/>
            </w:pPr>
            <w:r>
              <w:rPr>
                <w:b/>
              </w:rPr>
              <w:t>Calls</w:t>
            </w:r>
            <w:r>
              <w:t>: None</w:t>
            </w:r>
          </w:p>
        </w:tc>
      </w:tr>
      <w:tr w:rsidR="00445F23" w14:paraId="77CA47B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E6013D" w14:textId="77777777" w:rsidR="00445F23" w:rsidRDefault="00445F23">
            <w:pPr>
              <w:pStyle w:val="TableRow"/>
              <w:keepNext/>
            </w:pPr>
            <w:r>
              <w:rPr>
                <w:b/>
              </w:rPr>
              <w:t>Returns</w:t>
            </w:r>
            <w:r>
              <w:t xml:space="preserve"> </w:t>
            </w:r>
            <w:r>
              <w:rPr>
                <w:b/>
              </w:rPr>
              <w:t>To</w:t>
            </w:r>
            <w:r>
              <w:t>: None</w:t>
            </w:r>
          </w:p>
        </w:tc>
      </w:tr>
      <w:tr w:rsidR="00445F23" w14:paraId="759F5E5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62F21E9" w14:textId="77777777" w:rsidR="00445F23" w:rsidRDefault="00445F23" w:rsidP="00483836">
            <w:pPr>
              <w:pStyle w:val="TableRow"/>
              <w:keepNext/>
            </w:pPr>
            <w:r>
              <w:rPr>
                <w:b/>
              </w:rPr>
              <w:t>Description</w:t>
            </w:r>
            <w:r>
              <w:t>: Tab page for the materials required for a specimen.  Inherits the materials grid functionality from TfraMaterials but additionally implements a Document edit control to link a reference</w:t>
            </w:r>
            <w:r w:rsidR="00483836">
              <w:t xml:space="preserve"> </w:t>
            </w:r>
            <w:r>
              <w:t xml:space="preserve">to the list of materials used.  Grid functionality is documented in </w:t>
            </w:r>
            <w:r w:rsidR="00483836">
              <w:t>the TfraMaterials documentation.</w:t>
            </w:r>
          </w:p>
          <w:p w14:paraId="7934B20C" w14:textId="77777777" w:rsidR="00445F23" w:rsidRDefault="00445F23">
            <w:pPr>
              <w:pStyle w:val="TableRow"/>
              <w:keepNext/>
            </w:pPr>
            <w:r>
              <w:t>Materials are stored as concepts in the thesaurus.  This tab page maintains a list of materials used plus the amount and unit for each material.</w:t>
            </w:r>
          </w:p>
        </w:tc>
      </w:tr>
    </w:tbl>
    <w:p w14:paraId="7DF3CDC1"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0654BADE"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D295955" w14:textId="77777777" w:rsidR="00445F23" w:rsidRDefault="00445F23">
            <w:pPr>
              <w:pStyle w:val="TableTitle"/>
            </w:pPr>
            <w:r>
              <w:t>Window Controls</w:t>
            </w:r>
          </w:p>
        </w:tc>
      </w:tr>
      <w:tr w:rsidR="00445F23" w14:paraId="27DE233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B9197D5"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7AC7A2"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0495210" w14:textId="77777777" w:rsidR="00445F23" w:rsidRDefault="00445F23">
            <w:pPr>
              <w:pStyle w:val="TableColumnTitles"/>
              <w:keepNext/>
            </w:pPr>
            <w:r>
              <w:rPr>
                <w:i/>
              </w:rPr>
              <w:t>Attribute</w:t>
            </w:r>
            <w:r>
              <w:t xml:space="preserve"> Action</w:t>
            </w:r>
          </w:p>
        </w:tc>
      </w:tr>
      <w:tr w:rsidR="00445F23" w14:paraId="02C09E3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F9513E" w14:textId="77777777" w:rsidR="00445F23" w:rsidRDefault="00445F23">
            <w:pPr>
              <w:pStyle w:val="TableRow"/>
            </w:pPr>
            <w:r>
              <w:t>eDocument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AE78B5"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59B901" w14:textId="77777777" w:rsidR="00445F23" w:rsidRDefault="00445F23">
            <w:pPr>
              <w:pStyle w:val="TableRow"/>
              <w:rPr>
                <w:i/>
              </w:rPr>
            </w:pPr>
            <w:r>
              <w:rPr>
                <w:i/>
              </w:rPr>
              <w:t>Reference_Author.Initials, Reference_Author.Item_Name, Reference.Full_Reference, Reference.Title</w:t>
            </w:r>
            <w:r w:rsidR="00483836">
              <w:rPr>
                <w:i/>
              </w:rPr>
              <w:t>, Specimen_Unit.Material_Source_Key</w:t>
            </w:r>
          </w:p>
          <w:p w14:paraId="071B41DE" w14:textId="77777777" w:rsidR="00445F23" w:rsidRDefault="00445F23">
            <w:pPr>
              <w:pStyle w:val="TableRow"/>
            </w:pPr>
            <w:r>
              <w:t>Displays and allows editing of the reference associated with the specimen.  Linked to the Recorder Documents module.</w:t>
            </w:r>
          </w:p>
          <w:p w14:paraId="3BBAA7B5" w14:textId="77777777" w:rsidR="00445F23" w:rsidRDefault="00445F23">
            <w:pPr>
              <w:pStyle w:val="TableRow"/>
            </w:pPr>
            <w:r>
              <w:t>This is typically used to link the reference to the specimen where a specimen is an image or a document.</w:t>
            </w:r>
          </w:p>
        </w:tc>
      </w:tr>
      <w:tr w:rsidR="00445F23" w14:paraId="50DECCB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82D7E2" w14:textId="77777777" w:rsidR="00445F23" w:rsidRDefault="00445F23">
            <w:pPr>
              <w:pStyle w:val="TableRow"/>
            </w:pPr>
            <w:r>
              <w:t>btnGetDocument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A0D783"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78A857" w14:textId="77777777" w:rsidR="00445F23" w:rsidRDefault="00445F23">
            <w:pPr>
              <w:pStyle w:val="TableRow"/>
            </w:pPr>
            <w:r>
              <w:t>Initiates a Return Data - F9 link between eDocument and the Recorder Documents screen.</w:t>
            </w:r>
          </w:p>
        </w:tc>
      </w:tr>
    </w:tbl>
    <w:p w14:paraId="0E60BB1D" w14:textId="77777777" w:rsidR="00445F23" w:rsidRDefault="00445F23" w:rsidP="00445F23"/>
    <w:p w14:paraId="2FF6FC36" w14:textId="77777777" w:rsidR="00445F23" w:rsidRDefault="00445F23" w:rsidP="00CC6B4D">
      <w:pPr>
        <w:pStyle w:val="Heading4"/>
        <w:numPr>
          <w:ilvl w:val="3"/>
          <w:numId w:val="4"/>
        </w:numPr>
      </w:pPr>
      <w:bookmarkStart w:id="351" w:name="_Ref270590184"/>
      <w:bookmarkStart w:id="352" w:name="_Toc292878805"/>
      <w:r>
        <w:lastRenderedPageBreak/>
        <w:t>Multimedia details screen</w:t>
      </w:r>
      <w:bookmarkEnd w:id="351"/>
      <w:bookmarkEnd w:id="352"/>
    </w:p>
    <w:p w14:paraId="313671B2" w14:textId="71235741" w:rsidR="00445F23" w:rsidRDefault="005550DB" w:rsidP="00445F23">
      <w:pPr>
        <w:jc w:val="center"/>
        <w:rPr>
          <w:lang w:val="en-US"/>
        </w:rPr>
      </w:pPr>
      <w:r>
        <w:rPr>
          <w:noProof/>
          <w:lang w:eastAsia="en-GB"/>
        </w:rPr>
        <w:drawing>
          <wp:inline distT="0" distB="0" distL="0" distR="0" wp14:anchorId="6F65E8D2" wp14:editId="7C30A47D">
            <wp:extent cx="3457575" cy="2809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575" cy="28098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76587DE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0B4777C" w14:textId="77777777" w:rsidR="00445F23" w:rsidRDefault="00445F23">
            <w:pPr>
              <w:pStyle w:val="TableTitle"/>
            </w:pPr>
            <w:r>
              <w:t>Window Name: TfraMultimedia</w:t>
            </w:r>
          </w:p>
        </w:tc>
      </w:tr>
      <w:tr w:rsidR="00445F23" w14:paraId="04C1DDE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BE2E70D" w14:textId="77777777" w:rsidR="00445F23" w:rsidRDefault="00445F23">
            <w:pPr>
              <w:pStyle w:val="TableRow"/>
              <w:keepNext/>
            </w:pPr>
            <w:r>
              <w:rPr>
                <w:b/>
              </w:rPr>
              <w:t>Inherits</w:t>
            </w:r>
            <w:r>
              <w:t>:  TBaseFullScreenFrame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AC6B95D" w14:textId="77777777" w:rsidR="00445F23" w:rsidRDefault="00445F23">
            <w:pPr>
              <w:pStyle w:val="TableRow"/>
              <w:keepNext/>
            </w:pPr>
            <w:r>
              <w:rPr>
                <w:b/>
              </w:rPr>
              <w:t>Unit File Name</w:t>
            </w:r>
            <w:r>
              <w:t>: FrameMultimedia.pas</w:t>
            </w:r>
          </w:p>
        </w:tc>
      </w:tr>
      <w:tr w:rsidR="00445F23" w14:paraId="264ED64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69EA51" w14:textId="77777777" w:rsidR="00445F23" w:rsidRDefault="00445F23">
            <w:pPr>
              <w:pStyle w:val="TableRow"/>
              <w:keepNext/>
            </w:pPr>
            <w:r>
              <w:rPr>
                <w:b/>
              </w:rPr>
              <w:t>Entities</w:t>
            </w:r>
            <w:r>
              <w:t>: Source_File</w:t>
            </w:r>
          </w:p>
        </w:tc>
      </w:tr>
      <w:tr w:rsidR="00445F23" w14:paraId="6397EB1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7F4C1E" w14:textId="77777777" w:rsidR="00445F23" w:rsidRDefault="00445F23">
            <w:pPr>
              <w:pStyle w:val="TableRow"/>
              <w:keepNext/>
            </w:pPr>
            <w:r>
              <w:rPr>
                <w:b/>
              </w:rPr>
              <w:t>Calls</w:t>
            </w:r>
            <w:r>
              <w:t>: None</w:t>
            </w:r>
          </w:p>
        </w:tc>
      </w:tr>
      <w:tr w:rsidR="00445F23" w14:paraId="705AE25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621F904" w14:textId="77777777" w:rsidR="00445F23" w:rsidRDefault="00445F23">
            <w:pPr>
              <w:pStyle w:val="TableRow"/>
              <w:keepNext/>
            </w:pPr>
            <w:r>
              <w:rPr>
                <w:b/>
              </w:rPr>
              <w:t>Returns</w:t>
            </w:r>
            <w:r>
              <w:t xml:space="preserve"> </w:t>
            </w:r>
            <w:r>
              <w:rPr>
                <w:b/>
              </w:rPr>
              <w:t>To</w:t>
            </w:r>
            <w:r>
              <w:t>: None</w:t>
            </w:r>
          </w:p>
        </w:tc>
      </w:tr>
      <w:tr w:rsidR="00445F23" w14:paraId="02B57CE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9AB4122" w14:textId="77777777" w:rsidR="00445F23" w:rsidRDefault="00445F23">
            <w:pPr>
              <w:pStyle w:val="TableRow"/>
              <w:keepNext/>
            </w:pPr>
            <w:r>
              <w:rPr>
                <w:b/>
              </w:rPr>
              <w:t>Description</w:t>
            </w:r>
            <w:r>
              <w:t>: Details of a selected item of multimedia.  Multimedia items use the existing Recorder Source module to store data in the Source_File table.</w:t>
            </w:r>
          </w:p>
          <w:p w14:paraId="69EEA179" w14:textId="77777777" w:rsidR="00E72FF2" w:rsidRPr="00E72FF2" w:rsidRDefault="00E72FF2" w:rsidP="00530F17">
            <w:pPr>
              <w:pStyle w:val="TableRow"/>
              <w:keepNext/>
            </w:pPr>
            <w:r>
              <w:t>When deleting a multimedia item where the path of the file name (</w:t>
            </w:r>
            <w:r>
              <w:rPr>
                <w:i/>
              </w:rPr>
              <w:t>Source_File.File_Name</w:t>
            </w:r>
            <w:r>
              <w:t xml:space="preserve">) is equal to the </w:t>
            </w:r>
            <w:r w:rsidR="006F5D2D">
              <w:t xml:space="preserve">value of the Specimen Image Path setting, a message box is displayed (“Do you want to delete the corresponding files from the image server?”) with “Yes” and “No” buttons.  If the user agrees then the source file </w:t>
            </w:r>
            <w:r w:rsidR="001A3153">
              <w:t xml:space="preserve">is deleted, as are any </w:t>
            </w:r>
            <w:r w:rsidR="006F5D2D">
              <w:t xml:space="preserve">related files </w:t>
            </w:r>
            <w:r w:rsidR="001A3153">
              <w:t xml:space="preserve">in the same directory </w:t>
            </w:r>
            <w:r w:rsidR="005301F3">
              <w:t xml:space="preserve">that are </w:t>
            </w:r>
            <w:r w:rsidR="006F5D2D">
              <w:t>identified by the image</w:t>
            </w:r>
            <w:r w:rsidR="005301F3">
              <w:t xml:space="preserve"> </w:t>
            </w:r>
            <w:r w:rsidR="006F5D2D">
              <w:t>sets in the ImageMagick config</w:t>
            </w:r>
            <w:r w:rsidR="00530F17">
              <w:t>uration</w:t>
            </w:r>
            <w:r w:rsidR="006F5D2D">
              <w:t xml:space="preserve"> file</w:t>
            </w:r>
            <w:r w:rsidR="001A3153">
              <w:t>.</w:t>
            </w:r>
          </w:p>
        </w:tc>
      </w:tr>
    </w:tbl>
    <w:p w14:paraId="078614AC"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7FA149BA"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DD3C109" w14:textId="77777777" w:rsidR="00445F23" w:rsidRDefault="00445F23">
            <w:pPr>
              <w:pStyle w:val="TableTitle"/>
            </w:pPr>
            <w:r>
              <w:t>Window Controls</w:t>
            </w:r>
          </w:p>
        </w:tc>
      </w:tr>
      <w:tr w:rsidR="00445F23" w14:paraId="549028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9662D3"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95A150A"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E5F90D" w14:textId="77777777" w:rsidR="00445F23" w:rsidRDefault="00445F23">
            <w:pPr>
              <w:pStyle w:val="TableColumnTitles"/>
              <w:keepNext/>
            </w:pPr>
            <w:r>
              <w:rPr>
                <w:i/>
              </w:rPr>
              <w:t>Attribute</w:t>
            </w:r>
            <w:r>
              <w:t xml:space="preserve"> Action</w:t>
            </w:r>
          </w:p>
        </w:tc>
      </w:tr>
      <w:tr w:rsidR="00445F23" w14:paraId="0F1D96A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5EAEF5" w14:textId="77777777" w:rsidR="00445F23" w:rsidRDefault="00445F23">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6AB41D"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8C7E7A" w14:textId="77777777" w:rsidR="00445F23" w:rsidRDefault="00445F23">
            <w:pPr>
              <w:pStyle w:val="TableRow"/>
              <w:rPr>
                <w:i/>
              </w:rPr>
            </w:pPr>
            <w:r>
              <w:rPr>
                <w:i/>
              </w:rPr>
              <w:t>Source_File.Title, Source_File.File_Name</w:t>
            </w:r>
          </w:p>
          <w:p w14:paraId="60DCBBCD" w14:textId="77777777" w:rsidR="00445F23" w:rsidRDefault="00445F23">
            <w:pPr>
              <w:pStyle w:val="TableRow"/>
            </w:pPr>
            <w:r>
              <w:t>Allows the user to view and edit the file title.  For existing sources where the Title field is null, this is populated with the File_Name field with the path removed.</w:t>
            </w:r>
          </w:p>
        </w:tc>
      </w:tr>
      <w:tr w:rsidR="00445F23" w14:paraId="1B9EC52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2876E6" w14:textId="77777777" w:rsidR="00445F23" w:rsidRDefault="00445F23">
            <w:pPr>
              <w:pStyle w:val="TableRow"/>
            </w:pPr>
            <w:r>
              <w:lastRenderedPageBreak/>
              <w:t>eFileName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6662A6"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6E32EFB" w14:textId="77777777" w:rsidR="00445F23" w:rsidRDefault="00445F23">
            <w:pPr>
              <w:pStyle w:val="TableRow"/>
              <w:rPr>
                <w:i/>
              </w:rPr>
            </w:pPr>
            <w:r>
              <w:rPr>
                <w:i/>
              </w:rPr>
              <w:t>Source_File.File_Name</w:t>
            </w:r>
          </w:p>
          <w:p w14:paraId="448E2142" w14:textId="77777777" w:rsidR="00445F23" w:rsidRDefault="00445F23">
            <w:pPr>
              <w:pStyle w:val="TableRow"/>
            </w:pPr>
            <w:r>
              <w:t>Allows the user to view and edit the file name or URL.</w:t>
            </w:r>
          </w:p>
        </w:tc>
      </w:tr>
      <w:tr w:rsidR="002C6753" w14:paraId="12AE75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4FE63C0" w14:textId="77777777" w:rsidR="002C6753" w:rsidRDefault="002C6753">
            <w:pPr>
              <w:pStyle w:val="TableRow"/>
            </w:pPr>
            <w:r>
              <w:t>chkPreferred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E459CE3" w14:textId="77777777" w:rsidR="002C6753" w:rsidRDefault="002C6753">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A065A9" w14:textId="77777777" w:rsidR="002C6753" w:rsidRPr="002C6753" w:rsidRDefault="002C6753">
            <w:pPr>
              <w:pStyle w:val="TableRow"/>
              <w:rPr>
                <w:i/>
                <w:iCs/>
              </w:rPr>
            </w:pPr>
            <w:r w:rsidRPr="002C6753">
              <w:rPr>
                <w:i/>
                <w:iCs/>
              </w:rPr>
              <w:t>Source_File.Preferred</w:t>
            </w:r>
          </w:p>
          <w:p w14:paraId="7769033F" w14:textId="77777777" w:rsidR="002C6753" w:rsidRPr="002C6753" w:rsidRDefault="002C6753">
            <w:pPr>
              <w:pStyle w:val="TableRow"/>
            </w:pPr>
            <w:r w:rsidRPr="002C6753">
              <w:t>Displays and allows editing of the preferred status of the source file.  Setting a file to preferred unchecks the preferred status of all other files attached to the same data item.</w:t>
            </w:r>
          </w:p>
        </w:tc>
      </w:tr>
      <w:tr w:rsidR="00445F23" w14:paraId="74B005E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9E48BEB" w14:textId="77777777" w:rsidR="00445F23" w:rsidRDefault="00445F23">
            <w:pPr>
              <w:pStyle w:val="TableRow"/>
            </w:pPr>
            <w:r>
              <w:t>scbImage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D880B3" w14:textId="77777777" w:rsidR="00445F23" w:rsidRDefault="00445F23">
            <w:pPr>
              <w:pStyle w:val="TableRow"/>
            </w:pPr>
            <w:r>
              <w:t>TScrollBox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FCE3410" w14:textId="77777777" w:rsidR="0093086D" w:rsidRPr="0093086D" w:rsidRDefault="00445F23">
            <w:pPr>
              <w:pStyle w:val="TableRow"/>
            </w:pPr>
            <w:r>
              <w:t>Contains the preview image component and show scrollbars if the selected picture is bigger than the viewing area.</w:t>
            </w:r>
          </w:p>
        </w:tc>
      </w:tr>
      <w:tr w:rsidR="00445F23" w14:paraId="1DD428F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DF62AF" w14:textId="77777777" w:rsidR="00445F23" w:rsidRDefault="00445F23">
            <w:pPr>
              <w:pStyle w:val="TableRow"/>
            </w:pPr>
            <w:r>
              <w:t>imgPicture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D99F7A" w14:textId="77777777" w:rsidR="00445F23" w:rsidRDefault="00445F23">
            <w:pPr>
              <w:pStyle w:val="TableRow"/>
            </w:pPr>
            <w:r>
              <w:t>TImage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C7E53C" w14:textId="77777777" w:rsidR="00445F23" w:rsidRDefault="00445F23">
            <w:pPr>
              <w:pStyle w:val="TableRow"/>
            </w:pPr>
            <w:r>
              <w:t>Image displaying a preview of the picture if the picture is a bitmap, jpeg or Windows Metafile.</w:t>
            </w:r>
          </w:p>
          <w:p w14:paraId="59B20770" w14:textId="77777777" w:rsidR="0093086D" w:rsidRDefault="0093086D">
            <w:pPr>
              <w:pStyle w:val="TableRow"/>
            </w:pPr>
            <w:r>
              <w:t xml:space="preserve">If the multimedia file has a file called </w:t>
            </w:r>
            <w:r>
              <w:rPr>
                <w:i/>
              </w:rPr>
              <w:t>filename</w:t>
            </w:r>
            <w:r w:rsidR="00B340EE">
              <w:rPr>
                <w:i/>
              </w:rPr>
              <w:t>.ext</w:t>
            </w:r>
            <w:r>
              <w:t>_thumbnail.jpg in the same directory, then the thumbnail is displayed.</w:t>
            </w:r>
          </w:p>
        </w:tc>
      </w:tr>
      <w:tr w:rsidR="00445F23" w14:paraId="60EB796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340D9A" w14:textId="77777777" w:rsidR="00445F23" w:rsidRDefault="00445F23">
            <w:pPr>
              <w:pStyle w:val="TableRow"/>
            </w:pPr>
            <w:r>
              <w:t>imgNoPreview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FABB8A" w14:textId="77777777" w:rsidR="00445F23" w:rsidRDefault="00445F23">
            <w:pPr>
              <w:pStyle w:val="TableRow"/>
            </w:pPr>
            <w:r>
              <w:t>TImage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F97ADE" w14:textId="77777777" w:rsidR="00445F23" w:rsidRDefault="00445F23">
            <w:pPr>
              <w:pStyle w:val="TableRow"/>
            </w:pPr>
            <w:r>
              <w:t>Image displayed when the file cannot be previewed (if the file is not a bitmap, jpeg or Windows Metafile).</w:t>
            </w:r>
          </w:p>
        </w:tc>
      </w:tr>
      <w:tr w:rsidR="00445F23" w14:paraId="15B18C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49D4DB1" w14:textId="77777777" w:rsidR="00445F23" w:rsidRDefault="00445F23">
            <w:pPr>
              <w:pStyle w:val="TableRow"/>
            </w:pPr>
            <w:r>
              <w:t>lblNoPreview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1BA6101" w14:textId="77777777" w:rsidR="00445F23" w:rsidRDefault="00445F23">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285E2C" w14:textId="77777777" w:rsidR="00445F23" w:rsidRDefault="00445F23">
            <w:pPr>
              <w:pStyle w:val="TableRow"/>
            </w:pPr>
            <w:r>
              <w:t>Displays "No preview available".  Allow internationalisation by not having it as part of the no-preview image.</w:t>
            </w:r>
          </w:p>
        </w:tc>
      </w:tr>
      <w:tr w:rsidR="00445F23" w14:paraId="1AA9CCF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6DFE98" w14:textId="77777777" w:rsidR="00445F23" w:rsidRDefault="00445F23">
            <w:pPr>
              <w:pStyle w:val="TableRow"/>
            </w:pPr>
            <w:r>
              <w:t>lblImageSize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CCE6D6" w14:textId="77777777" w:rsidR="00445F23" w:rsidRDefault="00445F23">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C05C83" w14:textId="77777777" w:rsidR="00445F23" w:rsidRDefault="00445F23">
            <w:pPr>
              <w:pStyle w:val="TableRow"/>
            </w:pPr>
            <w:r>
              <w:t>Display height and width of loaded picture in pixels (&lt;height&gt;-&lt;width&gt;).</w:t>
            </w:r>
          </w:p>
        </w:tc>
      </w:tr>
      <w:tr w:rsidR="00445F23" w14:paraId="121E885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F298648" w14:textId="77777777" w:rsidR="00445F23" w:rsidRDefault="00445F23">
            <w:pPr>
              <w:pStyle w:val="TableRow"/>
            </w:pPr>
            <w:r>
              <w:t>rbBestFit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1174D5" w14:textId="77777777" w:rsidR="00445F23" w:rsidRDefault="00445F23">
            <w:pPr>
              <w:pStyle w:val="TableRow"/>
            </w:pPr>
            <w:r>
              <w:t>TRadioButton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BC192B" w14:textId="77777777" w:rsidR="00445F23" w:rsidRDefault="00445F23">
            <w:pPr>
              <w:pStyle w:val="TableRow"/>
            </w:pPr>
            <w:r>
              <w:t>If checked, then the picture is resized to fit inside the preview component.</w:t>
            </w:r>
          </w:p>
        </w:tc>
      </w:tr>
      <w:tr w:rsidR="00445F23" w14:paraId="473C699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609BD0" w14:textId="77777777" w:rsidR="00445F23" w:rsidRDefault="00445F23">
            <w:pPr>
              <w:pStyle w:val="TableRow"/>
            </w:pPr>
            <w:r>
              <w:t>rbFullSize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465539" w14:textId="77777777" w:rsidR="00445F23" w:rsidRDefault="00445F23">
            <w:pPr>
              <w:pStyle w:val="TableRow"/>
            </w:pPr>
            <w:r>
              <w:t>TRadioButton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4063AB" w14:textId="77777777" w:rsidR="00445F23" w:rsidRDefault="00445F23">
            <w:pPr>
              <w:pStyle w:val="TableRow"/>
            </w:pPr>
            <w:r>
              <w:t>If checked, then the picture is drawn using its native size and scrollbars are displayed if required, allowing the image to be panned.</w:t>
            </w:r>
          </w:p>
        </w:tc>
      </w:tr>
      <w:tr w:rsidR="00445F23" w14:paraId="2799FDC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ACABB6" w14:textId="77777777" w:rsidR="00445F23" w:rsidRDefault="00445F23">
            <w:pPr>
              <w:pStyle w:val="TableRow"/>
            </w:pPr>
            <w:r>
              <w:lastRenderedPageBreak/>
              <w:t>btnView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4452BD"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26EC9C" w14:textId="77777777" w:rsidR="00445F23" w:rsidRDefault="00445F23">
            <w:pPr>
              <w:pStyle w:val="TableRow"/>
            </w:pPr>
            <w:r>
              <w:t>Uses the Windows Shell to load the selected file into its default application.  This action is identical to double clicking on the file in Windows Explorer.</w:t>
            </w:r>
          </w:p>
          <w:p w14:paraId="3A4FEF3E" w14:textId="77777777" w:rsidR="0093086D" w:rsidRDefault="0093086D">
            <w:pPr>
              <w:pStyle w:val="TableRow"/>
            </w:pPr>
            <w:r>
              <w:t>If the file displayed is a thumbnail, then the full image file is displayed. If this file is not a jpg, png, gif or bmp file then the ImageMagick library is used to convert the file to a temporary bitmap image which is stored in the user’s Windows temporary directory and loaded from there. The filename includes “CM temp file - “ as a prefix, enabling the Collections Module to clean up old image files when it starts up.</w:t>
            </w:r>
            <w:r w:rsidR="00F94CA9">
              <w:t xml:space="preserve"> If ImageMagick is not installed then the system attempts to use the Windows Shell to load the original file.</w:t>
            </w:r>
          </w:p>
        </w:tc>
      </w:tr>
      <w:tr w:rsidR="00445F23" w14:paraId="73B6065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AAB155" w14:textId="77777777" w:rsidR="00445F23" w:rsidRDefault="00445F23">
            <w:pPr>
              <w:pStyle w:val="TableRow"/>
            </w:pPr>
            <w:r>
              <w:t>btnOpen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62007F"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B9A9DB" w14:textId="77777777" w:rsidR="00445F23" w:rsidRDefault="00445F23">
            <w:pPr>
              <w:pStyle w:val="TableRow"/>
            </w:pPr>
            <w:r>
              <w:t>Displays a standard File Open dialog allowing the user to select a file.  If a file is selected then stores the full path and filename in eFileName.</w:t>
            </w:r>
          </w:p>
        </w:tc>
      </w:tr>
    </w:tbl>
    <w:p w14:paraId="291EBC0F" w14:textId="77777777" w:rsidR="00445F23" w:rsidRDefault="00445F23" w:rsidP="00445F23"/>
    <w:p w14:paraId="1B214D9D" w14:textId="77777777" w:rsidR="00445F23" w:rsidRDefault="00445F23" w:rsidP="00CC6B4D">
      <w:pPr>
        <w:pStyle w:val="Heading4"/>
        <w:numPr>
          <w:ilvl w:val="3"/>
          <w:numId w:val="4"/>
        </w:numPr>
      </w:pPr>
      <w:bookmarkStart w:id="353" w:name="_Toc292878806"/>
      <w:r>
        <w:t>Metadata tab control</w:t>
      </w:r>
      <w:bookmarkEnd w:id="353"/>
    </w:p>
    <w:p w14:paraId="67AB426B" w14:textId="3CC402DE" w:rsidR="00445F23" w:rsidRDefault="005550DB" w:rsidP="00445F23">
      <w:pPr>
        <w:jc w:val="center"/>
        <w:rPr>
          <w:lang w:val="en-US"/>
        </w:rPr>
      </w:pPr>
      <w:r w:rsidRPr="006D2D88">
        <w:rPr>
          <w:noProof/>
          <w:lang w:eastAsia="en-GB"/>
        </w:rPr>
        <w:drawing>
          <wp:inline distT="0" distB="0" distL="0" distR="0" wp14:anchorId="33A1B6D4" wp14:editId="61134ED4">
            <wp:extent cx="3486150" cy="263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56C105F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0200087" w14:textId="77777777" w:rsidR="00445F23" w:rsidRDefault="00445F23">
            <w:pPr>
              <w:pStyle w:val="TableTitle"/>
            </w:pPr>
            <w:r>
              <w:lastRenderedPageBreak/>
              <w:t>Window Name: TfraMetadata</w:t>
            </w:r>
          </w:p>
        </w:tc>
      </w:tr>
      <w:tr w:rsidR="00445F23" w14:paraId="1E36DBA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60EED82"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5BA7C14" w14:textId="77777777" w:rsidR="00445F23" w:rsidRDefault="00445F23">
            <w:pPr>
              <w:pStyle w:val="TableRow"/>
              <w:keepNext/>
            </w:pPr>
            <w:r>
              <w:rPr>
                <w:b/>
              </w:rPr>
              <w:t>Unit File Name</w:t>
            </w:r>
            <w:r>
              <w:t xml:space="preserve">: </w:t>
            </w:r>
            <w:r w:rsidR="005B3878">
              <w:t>FrameMetadata</w:t>
            </w:r>
            <w:r>
              <w:t>.pas</w:t>
            </w:r>
          </w:p>
        </w:tc>
      </w:tr>
      <w:tr w:rsidR="00445F23" w14:paraId="45903FD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95DEC7" w14:textId="77777777" w:rsidR="00445F23" w:rsidRDefault="00445F23">
            <w:pPr>
              <w:pStyle w:val="TableRow"/>
              <w:keepNext/>
            </w:pPr>
            <w:r>
              <w:rPr>
                <w:b/>
              </w:rPr>
              <w:t>Entities</w:t>
            </w:r>
            <w:r>
              <w:t>: Thesaurus_Metadata, Thesaurus_Metadata_Type</w:t>
            </w:r>
          </w:p>
        </w:tc>
      </w:tr>
      <w:tr w:rsidR="00445F23" w14:paraId="5709363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9EE5394" w14:textId="77777777" w:rsidR="00445F23" w:rsidRDefault="00445F23">
            <w:pPr>
              <w:pStyle w:val="TableRow"/>
              <w:keepNext/>
            </w:pPr>
            <w:r>
              <w:rPr>
                <w:b/>
              </w:rPr>
              <w:t>Calls</w:t>
            </w:r>
            <w:r>
              <w:t>: None</w:t>
            </w:r>
          </w:p>
        </w:tc>
      </w:tr>
      <w:tr w:rsidR="00445F23" w14:paraId="3025C46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772F4CB" w14:textId="77777777" w:rsidR="00445F23" w:rsidRDefault="00445F23">
            <w:pPr>
              <w:pStyle w:val="TableRow"/>
              <w:keepNext/>
            </w:pPr>
            <w:r>
              <w:rPr>
                <w:b/>
              </w:rPr>
              <w:t>Returns</w:t>
            </w:r>
            <w:r>
              <w:t xml:space="preserve"> </w:t>
            </w:r>
            <w:r>
              <w:rPr>
                <w:b/>
              </w:rPr>
              <w:t>To</w:t>
            </w:r>
            <w:r>
              <w:t>: None</w:t>
            </w:r>
          </w:p>
        </w:tc>
      </w:tr>
      <w:tr w:rsidR="00445F23" w14:paraId="6662152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ED3150" w14:textId="77777777" w:rsidR="00445F23" w:rsidRDefault="00445F23">
            <w:pPr>
              <w:pStyle w:val="TableRow"/>
              <w:keepNext/>
            </w:pPr>
            <w:r>
              <w:rPr>
                <w:b/>
              </w:rPr>
              <w:t>Description</w:t>
            </w:r>
            <w:r>
              <w:t>: Embeddable frame that allows the user to specify metadata (descriptive data) for various entities within the thesaurus.  The metadata field types available depend on the table name of the editing screen that the frame is embedded onto.</w:t>
            </w:r>
          </w:p>
          <w:p w14:paraId="2D8987E1" w14:textId="77777777" w:rsidR="00445F23" w:rsidRDefault="00445F23">
            <w:pPr>
              <w:pStyle w:val="TableRow"/>
              <w:keepNext/>
            </w:pPr>
            <w:r>
              <w:t>The frame is read only unless the user has selected to edit or add the current record.</w:t>
            </w:r>
          </w:p>
          <w:p w14:paraId="102E96F6" w14:textId="77777777" w:rsidR="00445F23" w:rsidRDefault="00445F23">
            <w:pPr>
              <w:pStyle w:val="TableRow"/>
              <w:keepNext/>
            </w:pPr>
            <w:r>
              <w:t>Data is not saved to the database untill the user clicks the Save button on the containing edit screen.</w:t>
            </w:r>
          </w:p>
        </w:tc>
      </w:tr>
    </w:tbl>
    <w:p w14:paraId="5BD1BB47" w14:textId="77777777" w:rsidR="00445F23" w:rsidRDefault="00445F23" w:rsidP="00445F2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6D2D88" w14:paraId="62C296D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80A6B49" w14:textId="77777777" w:rsidR="006D2D88" w:rsidRDefault="006D2D88">
            <w:pPr>
              <w:pStyle w:val="TableTitle"/>
            </w:pPr>
            <w:r>
              <w:t>Window Controls</w:t>
            </w:r>
          </w:p>
        </w:tc>
      </w:tr>
      <w:tr w:rsidR="006D2D88" w14:paraId="27B4CAA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E220009" w14:textId="77777777" w:rsidR="006D2D88" w:rsidRDefault="006D2D88">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968471D" w14:textId="77777777" w:rsidR="006D2D88" w:rsidRDefault="006D2D88">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7D0851" w14:textId="77777777" w:rsidR="006D2D88" w:rsidRDefault="006D2D88">
            <w:pPr>
              <w:pStyle w:val="TableColumnTitles"/>
              <w:keepNext/>
            </w:pPr>
            <w:r>
              <w:rPr>
                <w:i/>
              </w:rPr>
              <w:t>Attribute</w:t>
            </w:r>
            <w:r>
              <w:t xml:space="preserve"> Action</w:t>
            </w:r>
          </w:p>
        </w:tc>
      </w:tr>
      <w:tr w:rsidR="006D2D88" w14:paraId="2A9B5D2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CFC149" w14:textId="77777777" w:rsidR="006D2D88" w:rsidRDefault="006D2D88">
            <w:pPr>
              <w:pStyle w:val="TableRow"/>
            </w:pPr>
            <w:r>
              <w:t>mmData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36EC15" w14:textId="77777777" w:rsidR="006D2D88" w:rsidRDefault="006D2D88">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0B9DF3" w14:textId="77777777" w:rsidR="006D2D88" w:rsidRDefault="006D2D88">
            <w:pPr>
              <w:pStyle w:val="TableRow"/>
              <w:rPr>
                <w:i/>
              </w:rPr>
            </w:pPr>
            <w:r>
              <w:rPr>
                <w:i/>
              </w:rPr>
              <w:t>Metadata.Metadata</w:t>
            </w:r>
          </w:p>
          <w:p w14:paraId="4CB72F38" w14:textId="77777777" w:rsidR="006D2D88" w:rsidRDefault="006D2D88">
            <w:pPr>
              <w:pStyle w:val="TableRow"/>
            </w:pPr>
            <w:r>
              <w:t>Displays and allows editing of the data associated with the selected metadata type for the record.</w:t>
            </w:r>
          </w:p>
        </w:tc>
      </w:tr>
      <w:tr w:rsidR="006D2D88" w14:paraId="3BA072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52350E" w14:textId="77777777" w:rsidR="006D2D88" w:rsidRDefault="006D2D88" w:rsidP="00760839">
            <w:pPr>
              <w:pStyle w:val="TableRow"/>
            </w:pPr>
            <w:r>
              <w:t>mmLabel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CA2C48" w14:textId="77777777" w:rsidR="006D2D88" w:rsidRDefault="006D2D88" w:rsidP="00760839">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11A9F6" w14:textId="77777777" w:rsidR="006D2D88" w:rsidRDefault="006D2D88" w:rsidP="00760839">
            <w:pPr>
              <w:pStyle w:val="TableRow"/>
              <w:rPr>
                <w:i/>
              </w:rPr>
            </w:pPr>
            <w:r>
              <w:rPr>
                <w:i/>
              </w:rPr>
              <w:t>Metadata_Type.Description</w:t>
            </w:r>
          </w:p>
          <w:p w14:paraId="30B21A1C" w14:textId="77777777" w:rsidR="006D2D88" w:rsidRPr="006D2D88" w:rsidRDefault="006D2D88" w:rsidP="00760839">
            <w:pPr>
              <w:pStyle w:val="TableRow"/>
              <w:rPr>
                <w:iCs/>
              </w:rPr>
            </w:pPr>
            <w:r w:rsidRPr="006D2D88">
              <w:rPr>
                <w:iCs/>
              </w:rPr>
              <w:t>Displays the description of the metadata item selected in lbMetadataItem.  Read Only.</w:t>
            </w:r>
          </w:p>
        </w:tc>
      </w:tr>
      <w:tr w:rsidR="006D2D88" w14:paraId="63189F22"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5573E8D" w14:textId="77777777" w:rsidR="006D2D88" w:rsidRDefault="006D2D88">
            <w:pPr>
              <w:pStyle w:val="TableRow"/>
            </w:pPr>
            <w:r>
              <w:t>lbMetadataItem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076AF5" w14:textId="77777777" w:rsidR="006D2D88" w:rsidRDefault="006D2D88">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9F1AA2" w14:textId="77777777" w:rsidR="006D2D88" w:rsidRDefault="006D2D88">
            <w:pPr>
              <w:pStyle w:val="TableRow"/>
              <w:rPr>
                <w:i/>
              </w:rPr>
            </w:pPr>
            <w:r>
              <w:rPr>
                <w:i/>
              </w:rPr>
              <w:t>Metadata_Type.Item_Name</w:t>
            </w:r>
          </w:p>
          <w:p w14:paraId="74CDACB0" w14:textId="77777777" w:rsidR="006D2D88" w:rsidRDefault="006D2D88">
            <w:pPr>
              <w:pStyle w:val="TableRow"/>
            </w:pPr>
            <w:r>
              <w:t>Lists all metadata types available where the Table_Name matches the table name that is specified as the context of the Metadata frame.  The first item is selected by default and the list is alpha sorted.</w:t>
            </w:r>
          </w:p>
          <w:p w14:paraId="1166D51A" w14:textId="77777777" w:rsidR="006D2D88" w:rsidRDefault="006D2D88">
            <w:pPr>
              <w:pStyle w:val="TableRow"/>
            </w:pPr>
            <w:r>
              <w:t>The user selects which metadata type to view and mmLabelis populated with the type's description, mmData is populated with the actual data for the record that is stored against the selected metadata type.</w:t>
            </w:r>
          </w:p>
          <w:p w14:paraId="3109EEFC" w14:textId="77777777" w:rsidR="006D2D88" w:rsidRDefault="006D2D88">
            <w:pPr>
              <w:pStyle w:val="TableRow"/>
            </w:pPr>
            <w:r>
              <w:lastRenderedPageBreak/>
              <w:t>If the user has changed the data in mmData and then changes the selected item in lbMetadatatItem, then the changed data is remembered but not saved to the database until the containing screen's save button is clicked.</w:t>
            </w:r>
          </w:p>
          <w:p w14:paraId="6521F749" w14:textId="77777777" w:rsidR="006D2D88" w:rsidRDefault="006D2D88">
            <w:pPr>
              <w:pStyle w:val="TableRow"/>
            </w:pPr>
            <w:r>
              <w:t>When read only, the user remains able to select from this list box and view the various metadata.</w:t>
            </w:r>
          </w:p>
        </w:tc>
      </w:tr>
    </w:tbl>
    <w:p w14:paraId="429DBF9B" w14:textId="77777777" w:rsidR="00445F23" w:rsidRDefault="00445F23" w:rsidP="005C1110">
      <w:pPr>
        <w:pStyle w:val="Heading4"/>
      </w:pPr>
      <w:bookmarkStart w:id="354" w:name="_Toc292878807"/>
      <w:r>
        <w:lastRenderedPageBreak/>
        <w:t>Enquiry details screen</w:t>
      </w:r>
      <w:bookmarkEnd w:id="354"/>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7377C27"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8CC787F" w14:textId="77777777" w:rsidR="00445F23" w:rsidRDefault="00445F23">
            <w:pPr>
              <w:pStyle w:val="TableTitle"/>
            </w:pPr>
            <w:r>
              <w:t>Window Name: TfraEnquiry</w:t>
            </w:r>
          </w:p>
        </w:tc>
      </w:tr>
      <w:tr w:rsidR="00445F23" w14:paraId="4241035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6A299BE" w14:textId="77777777" w:rsidR="00445F23" w:rsidRDefault="00445F23">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6F0E2FD" w14:textId="77777777" w:rsidR="00445F23" w:rsidRDefault="00445F23">
            <w:pPr>
              <w:pStyle w:val="TableRow"/>
              <w:keepNext/>
            </w:pPr>
            <w:r>
              <w:rPr>
                <w:b/>
              </w:rPr>
              <w:t>Unit File Name</w:t>
            </w:r>
            <w:r>
              <w:t>: FrameEnquiry.pas</w:t>
            </w:r>
          </w:p>
        </w:tc>
      </w:tr>
      <w:tr w:rsidR="00445F23" w14:paraId="2ECD0DB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32ADF80" w14:textId="77777777" w:rsidR="00445F23" w:rsidRDefault="00445F23">
            <w:pPr>
              <w:pStyle w:val="TableRow"/>
              <w:keepNext/>
            </w:pPr>
            <w:r>
              <w:rPr>
                <w:b/>
              </w:rPr>
              <w:t>Entities</w:t>
            </w:r>
            <w:r>
              <w:t>: Entities defined by embedded tabs.</w:t>
            </w:r>
          </w:p>
        </w:tc>
      </w:tr>
      <w:tr w:rsidR="00445F23" w14:paraId="67E7EBA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B94D624" w14:textId="77777777" w:rsidR="00445F23" w:rsidRDefault="00445F23">
            <w:pPr>
              <w:pStyle w:val="TableRow"/>
              <w:keepNext/>
            </w:pPr>
            <w:r>
              <w:rPr>
                <w:b/>
              </w:rPr>
              <w:t>Calls</w:t>
            </w:r>
            <w:r>
              <w:t>: Enquiry General tab page control, Enquiry Response tab page control, Sources tab page control</w:t>
            </w:r>
          </w:p>
        </w:tc>
      </w:tr>
      <w:tr w:rsidR="00445F23" w14:paraId="67C57D8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74972CA" w14:textId="77777777" w:rsidR="00445F23" w:rsidRDefault="00445F23">
            <w:pPr>
              <w:pStyle w:val="TableRow"/>
              <w:keepNext/>
            </w:pPr>
            <w:r>
              <w:rPr>
                <w:b/>
              </w:rPr>
              <w:t>Returns</w:t>
            </w:r>
            <w:r>
              <w:t xml:space="preserve"> </w:t>
            </w:r>
            <w:r>
              <w:rPr>
                <w:b/>
              </w:rPr>
              <w:t>To</w:t>
            </w:r>
            <w:r>
              <w:t>: None</w:t>
            </w:r>
          </w:p>
        </w:tc>
      </w:tr>
      <w:tr w:rsidR="00445F23" w14:paraId="1F6F157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E6DB58E" w14:textId="77777777" w:rsidR="00445F23" w:rsidRDefault="00445F23">
            <w:pPr>
              <w:pStyle w:val="TableRow"/>
              <w:keepNext/>
            </w:pPr>
            <w:r>
              <w:rPr>
                <w:b/>
              </w:rPr>
              <w:t>Description</w:t>
            </w:r>
            <w:r>
              <w:t>: Empty page control that has the following tabs embedded to display details of an enquiry:</w:t>
            </w:r>
          </w:p>
          <w:p w14:paraId="71DAD8AE" w14:textId="77777777" w:rsidR="00445F23" w:rsidRDefault="00445F23">
            <w:pPr>
              <w:pStyle w:val="TableRow"/>
              <w:keepNext/>
            </w:pPr>
            <w:r>
              <w:t>TfraEnquiryGeneral</w:t>
            </w:r>
          </w:p>
          <w:p w14:paraId="73B79214" w14:textId="77777777" w:rsidR="00445F23" w:rsidRDefault="00445F23">
            <w:pPr>
              <w:pStyle w:val="TableRow"/>
              <w:keepNext/>
            </w:pPr>
            <w:r>
              <w:t>TfraEnquiryResponse</w:t>
            </w:r>
          </w:p>
          <w:p w14:paraId="646C07AB" w14:textId="77777777" w:rsidR="00445F23" w:rsidRDefault="00445F23">
            <w:pPr>
              <w:pStyle w:val="TableRow"/>
              <w:keepNext/>
            </w:pPr>
            <w:r>
              <w:t>TfraSources</w:t>
            </w:r>
          </w:p>
        </w:tc>
      </w:tr>
    </w:tbl>
    <w:p w14:paraId="03968697" w14:textId="77777777" w:rsidR="00445F23" w:rsidRDefault="00445F23" w:rsidP="00445F23"/>
    <w:p w14:paraId="40B60FF8" w14:textId="77777777" w:rsidR="00445F23" w:rsidRDefault="00445F23" w:rsidP="00CC6B4D">
      <w:pPr>
        <w:pStyle w:val="Heading4"/>
        <w:numPr>
          <w:ilvl w:val="3"/>
          <w:numId w:val="4"/>
        </w:numPr>
      </w:pPr>
      <w:bookmarkStart w:id="355" w:name="_Toc292878808"/>
      <w:r>
        <w:t>Enquiry General tab page control</w:t>
      </w:r>
      <w:bookmarkEnd w:id="355"/>
    </w:p>
    <w:p w14:paraId="238F7104" w14:textId="21CABF6D" w:rsidR="00445F23" w:rsidRDefault="005550DB" w:rsidP="00445F23">
      <w:pPr>
        <w:jc w:val="center"/>
        <w:rPr>
          <w:lang w:val="en-US"/>
        </w:rPr>
      </w:pPr>
      <w:r>
        <w:rPr>
          <w:noProof/>
          <w:lang w:eastAsia="en-GB"/>
        </w:rPr>
        <w:drawing>
          <wp:inline distT="0" distB="0" distL="0" distR="0" wp14:anchorId="5DEFA447" wp14:editId="1FC348C0">
            <wp:extent cx="3476625" cy="2638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0BDDB42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0EF6AB6" w14:textId="77777777" w:rsidR="00445F23" w:rsidRDefault="00445F23">
            <w:pPr>
              <w:pStyle w:val="TableTitle"/>
            </w:pPr>
            <w:r>
              <w:lastRenderedPageBreak/>
              <w:t>Window Name: TfraEnquiryGeneral</w:t>
            </w:r>
          </w:p>
        </w:tc>
      </w:tr>
      <w:tr w:rsidR="00445F23" w14:paraId="5267EEA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3558640"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30C1AAC" w14:textId="77777777" w:rsidR="00445F23" w:rsidRDefault="00445F23">
            <w:pPr>
              <w:pStyle w:val="TableRow"/>
              <w:keepNext/>
            </w:pPr>
            <w:r>
              <w:rPr>
                <w:b/>
              </w:rPr>
              <w:t>Unit File Name</w:t>
            </w:r>
            <w:r>
              <w:t>: FrameEnquiryGeneral.pas</w:t>
            </w:r>
          </w:p>
        </w:tc>
      </w:tr>
      <w:tr w:rsidR="00445F23" w14:paraId="1F12531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3B8961" w14:textId="77777777" w:rsidR="00445F23" w:rsidRDefault="00445F23">
            <w:pPr>
              <w:pStyle w:val="TableRow"/>
              <w:keepNext/>
            </w:pPr>
            <w:r>
              <w:rPr>
                <w:b/>
              </w:rPr>
              <w:t>Entities</w:t>
            </w:r>
            <w:r>
              <w:t>: Enquiry, Individual, Term</w:t>
            </w:r>
          </w:p>
        </w:tc>
      </w:tr>
      <w:tr w:rsidR="00445F23" w14:paraId="2F7D15B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D0A4EC8" w14:textId="77777777" w:rsidR="00445F23" w:rsidRDefault="00445F23">
            <w:pPr>
              <w:pStyle w:val="TableRow"/>
              <w:keepNext/>
            </w:pPr>
            <w:r>
              <w:rPr>
                <w:b/>
              </w:rPr>
              <w:t>Calls</w:t>
            </w:r>
            <w:r>
              <w:t>: TfrmIndOrg</w:t>
            </w:r>
          </w:p>
        </w:tc>
      </w:tr>
      <w:tr w:rsidR="00445F23" w14:paraId="18B6490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B5E244" w14:textId="77777777" w:rsidR="00445F23" w:rsidRDefault="00445F23">
            <w:pPr>
              <w:pStyle w:val="TableRow"/>
              <w:keepNext/>
            </w:pPr>
            <w:r>
              <w:rPr>
                <w:b/>
              </w:rPr>
              <w:t>Returns</w:t>
            </w:r>
            <w:r>
              <w:t xml:space="preserve"> </w:t>
            </w:r>
            <w:r>
              <w:rPr>
                <w:b/>
              </w:rPr>
              <w:t>To</w:t>
            </w:r>
            <w:r>
              <w:t>: None</w:t>
            </w:r>
          </w:p>
        </w:tc>
      </w:tr>
      <w:tr w:rsidR="00445F23" w14:paraId="78800D8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41C9B57" w14:textId="77777777" w:rsidR="00445F23" w:rsidRDefault="00445F23">
            <w:pPr>
              <w:pStyle w:val="TableRow"/>
              <w:keepNext/>
            </w:pPr>
            <w:r>
              <w:rPr>
                <w:b/>
              </w:rPr>
              <w:t>Description</w:t>
            </w:r>
            <w:r>
              <w:t>: General tab page control for the main details of an enquiry.</w:t>
            </w:r>
          </w:p>
        </w:tc>
      </w:tr>
    </w:tbl>
    <w:p w14:paraId="6392F0D7"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6A19B3B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72E665D" w14:textId="77777777" w:rsidR="00445F23" w:rsidRDefault="00445F23">
            <w:pPr>
              <w:pStyle w:val="TableTitle"/>
            </w:pPr>
            <w:r>
              <w:t>Window Controls</w:t>
            </w:r>
          </w:p>
        </w:tc>
      </w:tr>
      <w:tr w:rsidR="00445F23" w14:paraId="02417E5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1104BE"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2EFD7DF"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3960C0" w14:textId="77777777" w:rsidR="00445F23" w:rsidRDefault="00445F23">
            <w:pPr>
              <w:pStyle w:val="TableColumnTitles"/>
              <w:keepNext/>
            </w:pPr>
            <w:r>
              <w:rPr>
                <w:i/>
              </w:rPr>
              <w:t>Attribute</w:t>
            </w:r>
            <w:r>
              <w:t xml:space="preserve"> Action</w:t>
            </w:r>
          </w:p>
        </w:tc>
      </w:tr>
      <w:tr w:rsidR="00445F23" w14:paraId="0CFA82D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97B7BA" w14:textId="77777777" w:rsidR="00445F23" w:rsidRDefault="00445F23">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8702D4B"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86751C" w14:textId="77777777" w:rsidR="00445F23" w:rsidRDefault="00445F23">
            <w:pPr>
              <w:pStyle w:val="TableRow"/>
              <w:rPr>
                <w:i/>
              </w:rPr>
            </w:pPr>
            <w:r>
              <w:rPr>
                <w:i/>
              </w:rPr>
              <w:t>Enquiry.Enquirer_Name_Key, Individual.Title, Individual.Forename, Individual.Initials, Individual.Surname</w:t>
            </w:r>
          </w:p>
          <w:p w14:paraId="4B476500" w14:textId="77777777" w:rsidR="00445F23" w:rsidRDefault="00445F23">
            <w:pPr>
              <w:pStyle w:val="TableRow"/>
            </w:pPr>
            <w:r>
              <w:t>Displays and allows editing of the enquirer name.  Linked to the Recorder Names &amp; Addresses module (Individuals only).</w:t>
            </w:r>
          </w:p>
        </w:tc>
      </w:tr>
      <w:tr w:rsidR="00445F23" w14:paraId="2FE2303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79999F" w14:textId="77777777" w:rsidR="00445F23" w:rsidRDefault="00445F23">
            <w:pPr>
              <w:pStyle w:val="TableRow"/>
            </w:pPr>
            <w:r>
              <w:t>btnGetEnquirer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070862"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5D9641A" w14:textId="77777777" w:rsidR="00445F23" w:rsidRDefault="00445F23">
            <w:pPr>
              <w:pStyle w:val="TableRow"/>
            </w:pPr>
            <w:r>
              <w:t>Initiates standard Return Data - F9 link between eName and the Recorder Names &amp; Addresses screen (Individuals accepted only).</w:t>
            </w:r>
          </w:p>
        </w:tc>
      </w:tr>
      <w:tr w:rsidR="00445F23" w14:paraId="2E23DA9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61A73F" w14:textId="77777777" w:rsidR="00445F23" w:rsidRDefault="00445F23">
            <w:pPr>
              <w:pStyle w:val="TableRow"/>
            </w:pPr>
            <w:r>
              <w:t>eOtherName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59E4DE"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ADEF58" w14:textId="77777777" w:rsidR="00445F23" w:rsidRDefault="00445F23">
            <w:pPr>
              <w:pStyle w:val="TableRow"/>
              <w:rPr>
                <w:i/>
              </w:rPr>
            </w:pPr>
            <w:r>
              <w:rPr>
                <w:i/>
              </w:rPr>
              <w:t>Enquiry.Vague_Enquirer</w:t>
            </w:r>
          </w:p>
          <w:p w14:paraId="56C3BC83" w14:textId="77777777" w:rsidR="00445F23" w:rsidRDefault="00445F23">
            <w:pPr>
              <w:pStyle w:val="TableRow"/>
            </w:pPr>
            <w:r>
              <w:t>Displays and allows the user to specify a free text enquirer name for enquirers not stored in the Recorder Names &amp; Addresses module.</w:t>
            </w:r>
          </w:p>
        </w:tc>
      </w:tr>
      <w:tr w:rsidR="00445F23" w14:paraId="3BF745E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867787" w14:textId="77777777" w:rsidR="00445F23" w:rsidRDefault="00445F23">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A43C41"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A844A9" w14:textId="77777777" w:rsidR="00445F23" w:rsidRDefault="00445F23">
            <w:pPr>
              <w:pStyle w:val="TableRow"/>
              <w:rPr>
                <w:i/>
              </w:rPr>
            </w:pPr>
            <w:r>
              <w:rPr>
                <w:i/>
              </w:rPr>
              <w:t>Enquiry.Type_Concept_Key</w:t>
            </w:r>
          </w:p>
          <w:p w14:paraId="465EBFF7" w14:textId="77777777" w:rsidR="00445F23" w:rsidRDefault="00445F23">
            <w:pPr>
              <w:pStyle w:val="TableRow"/>
            </w:pPr>
            <w:r>
              <w:t>Displays and allows editing of the type of enquiry.  Fixed list populated from the Enquiry Types concept group.</w:t>
            </w:r>
          </w:p>
        </w:tc>
      </w:tr>
      <w:tr w:rsidR="00445F23" w14:paraId="7E46828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410988" w14:textId="77777777" w:rsidR="00445F23" w:rsidRDefault="00445F23">
            <w:pPr>
              <w:pStyle w:val="TableRow"/>
            </w:pPr>
            <w:r>
              <w:t>cmbMethod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1767BF"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F3CCDA" w14:textId="77777777" w:rsidR="00445F23" w:rsidRDefault="00445F23">
            <w:pPr>
              <w:pStyle w:val="TableRow"/>
              <w:rPr>
                <w:i/>
              </w:rPr>
            </w:pPr>
            <w:r>
              <w:rPr>
                <w:i/>
              </w:rPr>
              <w:t>Enquiry.Method_Concept_Key</w:t>
            </w:r>
          </w:p>
          <w:p w14:paraId="72067F17" w14:textId="77777777" w:rsidR="00445F23" w:rsidRDefault="00445F23">
            <w:pPr>
              <w:pStyle w:val="TableRow"/>
            </w:pPr>
            <w:r>
              <w:t>Displays and allows editing of the method of enquiry.  Fixed list populated from the Enquiry Methods concept group.</w:t>
            </w:r>
          </w:p>
        </w:tc>
      </w:tr>
      <w:tr w:rsidR="00445F23" w14:paraId="33789D9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20A418B" w14:textId="77777777" w:rsidR="00445F23" w:rsidRDefault="00445F23">
            <w:pPr>
              <w:pStyle w:val="TableRow"/>
            </w:pPr>
            <w:r>
              <w:lastRenderedPageBreak/>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815CDF"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D495BB" w14:textId="77777777" w:rsidR="00445F23" w:rsidRPr="00445F23" w:rsidRDefault="00445F23">
            <w:pPr>
              <w:pStyle w:val="TableRow"/>
              <w:rPr>
                <w:i/>
                <w:lang w:val="fr-FR"/>
              </w:rPr>
            </w:pPr>
            <w:r w:rsidRPr="00445F23">
              <w:rPr>
                <w:i/>
                <w:lang w:val="fr-FR"/>
              </w:rPr>
              <w:t>Enquiry.Vague_Date_Start, Enquiry.Vague_Date_End, Enquiry.Vague_Date_Type</w:t>
            </w:r>
          </w:p>
          <w:p w14:paraId="5D80DBAE" w14:textId="77777777" w:rsidR="00445F23" w:rsidRDefault="00445F23">
            <w:pPr>
              <w:pStyle w:val="TableRow"/>
            </w:pPr>
            <w:r>
              <w:t>Displays and allows editing of the date of enquiry.  Vague date.</w:t>
            </w:r>
          </w:p>
        </w:tc>
      </w:tr>
      <w:tr w:rsidR="00445F23" w14:paraId="4A72FAD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5439675" w14:textId="77777777" w:rsidR="00445F23" w:rsidRDefault="00445F23">
            <w:pPr>
              <w:pStyle w:val="TableRow"/>
            </w:pPr>
            <w:r>
              <w:t>chkMaterialLeft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EFDB18" w14:textId="77777777" w:rsidR="00445F23" w:rsidRDefault="00445F23">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B52AB2" w14:textId="77777777" w:rsidR="00445F23" w:rsidRDefault="00445F23">
            <w:pPr>
              <w:pStyle w:val="TableRow"/>
              <w:rPr>
                <w:i/>
              </w:rPr>
            </w:pPr>
            <w:r>
              <w:rPr>
                <w:i/>
              </w:rPr>
              <w:t>Enquiry.Material_Left</w:t>
            </w:r>
          </w:p>
          <w:p w14:paraId="7933B59E" w14:textId="77777777" w:rsidR="00445F23" w:rsidRDefault="00445F23">
            <w:pPr>
              <w:pStyle w:val="TableRow"/>
            </w:pPr>
            <w:r>
              <w:t>Check box indicating whether or not the enquiry resulted in material being left.</w:t>
            </w:r>
          </w:p>
          <w:p w14:paraId="4FCB6F20" w14:textId="77777777" w:rsidR="006D2D88" w:rsidRDefault="006D2D88">
            <w:pPr>
              <w:pStyle w:val="TableRow"/>
            </w:pPr>
            <w:r>
              <w:t>Not visible if the enquiry type is Identification.</w:t>
            </w:r>
          </w:p>
        </w:tc>
      </w:tr>
      <w:tr w:rsidR="00445F23" w14:paraId="275900F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0EBAC4" w14:textId="77777777" w:rsidR="00445F23" w:rsidRDefault="00445F23">
            <w:pPr>
              <w:pStyle w:val="TableRow"/>
            </w:pPr>
            <w:r>
              <w:t>chkObservationRequired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1FB9CF" w14:textId="77777777" w:rsidR="00445F23" w:rsidRDefault="00445F23">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281469" w14:textId="77777777" w:rsidR="00445F23" w:rsidRDefault="00445F23">
            <w:pPr>
              <w:pStyle w:val="TableRow"/>
              <w:rPr>
                <w:i/>
              </w:rPr>
            </w:pPr>
            <w:r>
              <w:rPr>
                <w:i/>
              </w:rPr>
              <w:t>Enquiry.Observation_Required</w:t>
            </w:r>
          </w:p>
          <w:p w14:paraId="70A3F4A8" w14:textId="77777777" w:rsidR="00445F23" w:rsidRDefault="00445F23">
            <w:pPr>
              <w:pStyle w:val="TableRow"/>
            </w:pPr>
            <w:r>
              <w:t>Displays and allows editing of a flag indicating that the user intends to generate an observation record as a result of this enquiry.</w:t>
            </w:r>
          </w:p>
          <w:p w14:paraId="5CEDBC2D" w14:textId="77777777" w:rsidR="006D2D88" w:rsidRDefault="006D2D88">
            <w:pPr>
              <w:pStyle w:val="TableRow"/>
            </w:pPr>
            <w:r>
              <w:t>Not visible if the enquiry type is Identification.</w:t>
            </w:r>
          </w:p>
        </w:tc>
      </w:tr>
      <w:tr w:rsidR="00445F23" w14:paraId="743ED18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86A573" w14:textId="77777777" w:rsidR="00445F23" w:rsidRDefault="00445F23">
            <w:pPr>
              <w:pStyle w:val="TableRow"/>
            </w:pPr>
            <w:r>
              <w:t>mmDescription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85FC93" w14:textId="77777777" w:rsidR="00445F23" w:rsidRDefault="00445F23">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377E66" w14:textId="77777777" w:rsidR="00445F23" w:rsidRDefault="00445F23">
            <w:pPr>
              <w:pStyle w:val="TableRow"/>
              <w:rPr>
                <w:i/>
              </w:rPr>
            </w:pPr>
            <w:r>
              <w:rPr>
                <w:i/>
              </w:rPr>
              <w:t>Enquiry.Description</w:t>
            </w:r>
          </w:p>
          <w:p w14:paraId="12F8F795" w14:textId="77777777" w:rsidR="00445F23" w:rsidRDefault="00445F23">
            <w:pPr>
              <w:pStyle w:val="TableRow"/>
            </w:pPr>
            <w:r>
              <w:t>Displays and allows editing of the enquiry details (free text).</w:t>
            </w:r>
          </w:p>
        </w:tc>
      </w:tr>
      <w:tr w:rsidR="00445F23" w14:paraId="7D84451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F88C3F" w14:textId="77777777" w:rsidR="00445F23" w:rsidRDefault="00445F23">
            <w:pPr>
              <w:pStyle w:val="TableRow"/>
            </w:pPr>
            <w:r>
              <w:t>eAnsweredBy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22917E3"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8658D9" w14:textId="77777777" w:rsidR="00445F23" w:rsidRDefault="00445F23">
            <w:pPr>
              <w:pStyle w:val="TableRow"/>
              <w:rPr>
                <w:i/>
              </w:rPr>
            </w:pPr>
            <w:r>
              <w:rPr>
                <w:i/>
              </w:rPr>
              <w:t>Enquiry.Answered_By_Name_Key, Individual.Title, Individual.Forename, Individual.Initials, Individual.Surname</w:t>
            </w:r>
          </w:p>
          <w:p w14:paraId="060B6091" w14:textId="77777777" w:rsidR="00445F23" w:rsidRDefault="00445F23">
            <w:pPr>
              <w:pStyle w:val="TableRow"/>
            </w:pPr>
            <w:r>
              <w:t>Displays and allows editing of the name of the person who answered the enquiry.  Linked to the Recorder Names &amp; Addresses module (Individuals only).</w:t>
            </w:r>
          </w:p>
        </w:tc>
      </w:tr>
      <w:tr w:rsidR="00FB1334" w14:paraId="0AB5BAA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65B2F7D" w14:textId="77777777" w:rsidR="00FB1334" w:rsidRDefault="00FB1334">
            <w:pPr>
              <w:pStyle w:val="TableRow"/>
            </w:pPr>
            <w:r>
              <w:t>lblDept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39A7CE" w14:textId="77777777" w:rsidR="00FB1334" w:rsidRDefault="00FB1334">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E731B2" w14:textId="77777777" w:rsidR="00FB1334" w:rsidRPr="00FB1334" w:rsidRDefault="00FB1334">
            <w:pPr>
              <w:pStyle w:val="TableRow"/>
              <w:rPr>
                <w:i/>
              </w:rPr>
            </w:pPr>
            <w:r w:rsidRPr="00FB1334">
              <w:rPr>
                <w:i/>
              </w:rPr>
              <w:t>Organisation_Department.Item_Name</w:t>
            </w:r>
          </w:p>
          <w:p w14:paraId="216A6BC9" w14:textId="77777777" w:rsidR="00FB1334" w:rsidRPr="00FB1334" w:rsidRDefault="00FB1334">
            <w:pPr>
              <w:pStyle w:val="TableRow"/>
              <w:rPr>
                <w:iCs/>
              </w:rPr>
            </w:pPr>
            <w:r w:rsidRPr="00FB1334">
              <w:rPr>
                <w:iCs/>
              </w:rPr>
              <w:t>Displays the organisation linked to the person who answered the enquiry.</w:t>
            </w:r>
          </w:p>
        </w:tc>
      </w:tr>
      <w:tr w:rsidR="00445F23" w14:paraId="083ED80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C5D707" w14:textId="77777777" w:rsidR="00445F23" w:rsidRDefault="00445F23">
            <w:pPr>
              <w:pStyle w:val="TableRow"/>
            </w:pPr>
            <w:r>
              <w:t>chkAnswered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8D72340" w14:textId="77777777" w:rsidR="00445F23" w:rsidRDefault="00445F23">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07023E4" w14:textId="77777777" w:rsidR="00445F23" w:rsidRDefault="00445F23">
            <w:pPr>
              <w:pStyle w:val="TableRow"/>
              <w:rPr>
                <w:i/>
              </w:rPr>
            </w:pPr>
            <w:r>
              <w:rPr>
                <w:i/>
              </w:rPr>
              <w:t>Enquiry.Answered</w:t>
            </w:r>
          </w:p>
          <w:p w14:paraId="791DD344" w14:textId="77777777" w:rsidR="00445F23" w:rsidRDefault="00445F23">
            <w:pPr>
              <w:pStyle w:val="TableRow"/>
            </w:pPr>
            <w:r>
              <w:t>Displays and allows editing of a flag indicating that the enquiry has been answered.</w:t>
            </w:r>
          </w:p>
        </w:tc>
      </w:tr>
      <w:tr w:rsidR="00445F23" w14:paraId="537A611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DF370C4" w14:textId="77777777" w:rsidR="00445F23" w:rsidRDefault="00445F23">
            <w:pPr>
              <w:pStyle w:val="TableRow"/>
            </w:pPr>
            <w:r>
              <w:lastRenderedPageBreak/>
              <w:t>eDateAnswered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3A0DAF"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2BBD6D" w14:textId="77777777" w:rsidR="00445F23" w:rsidRDefault="00445F23">
            <w:pPr>
              <w:pStyle w:val="TableRow"/>
              <w:rPr>
                <w:i/>
              </w:rPr>
            </w:pPr>
            <w:r>
              <w:rPr>
                <w:i/>
              </w:rPr>
              <w:t>Enquiry.Answered_Vague_Date_Start, Enquiry.Answered_Vague_Date_End, Enquiry.Answered_Vague_Date_Type</w:t>
            </w:r>
          </w:p>
          <w:p w14:paraId="660EEA0B" w14:textId="77777777" w:rsidR="00445F23" w:rsidRDefault="00445F23">
            <w:pPr>
              <w:pStyle w:val="TableRow"/>
            </w:pPr>
            <w:r>
              <w:t>Displays and allows editing of the date the enquiry was answered.  Vague date.</w:t>
            </w:r>
          </w:p>
          <w:p w14:paraId="653593F7" w14:textId="77777777" w:rsidR="00445F23" w:rsidRDefault="00445F23">
            <w:pPr>
              <w:pStyle w:val="TableRow"/>
            </w:pPr>
            <w:r>
              <w:t>Before saving details, the date in this control is checked to ensure that it is after the date in eDate.</w:t>
            </w:r>
          </w:p>
        </w:tc>
      </w:tr>
      <w:tr w:rsidR="00445F23" w14:paraId="615D8F7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EC9571" w14:textId="77777777" w:rsidR="00445F23" w:rsidRDefault="00445F23">
            <w:pPr>
              <w:pStyle w:val="TableRow"/>
            </w:pPr>
            <w:r>
              <w:t>btnGetAnsweredBy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72DC5D9"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0BFFB5" w14:textId="77777777" w:rsidR="00445F23" w:rsidRDefault="00445F23">
            <w:pPr>
              <w:pStyle w:val="TableRow"/>
            </w:pPr>
            <w:r>
              <w:t>Initiates standard Return Data - F9 link between eAnsweredBy and the Recorder Names &amp; Addresses screen (Individuals accepted only).</w:t>
            </w:r>
          </w:p>
        </w:tc>
      </w:tr>
    </w:tbl>
    <w:p w14:paraId="5D563B85" w14:textId="77777777" w:rsidR="00445F23" w:rsidRDefault="00445F23" w:rsidP="00445F23"/>
    <w:p w14:paraId="5036555A" w14:textId="77777777" w:rsidR="00445F23" w:rsidRDefault="00445F23" w:rsidP="00CC6B4D">
      <w:pPr>
        <w:pStyle w:val="Heading4"/>
        <w:numPr>
          <w:ilvl w:val="3"/>
          <w:numId w:val="4"/>
        </w:numPr>
      </w:pPr>
      <w:bookmarkStart w:id="356" w:name="_Toc292878809"/>
      <w:r>
        <w:t>Enquiry Response tab page control</w:t>
      </w:r>
      <w:bookmarkEnd w:id="356"/>
    </w:p>
    <w:p w14:paraId="4F753716" w14:textId="792DD842" w:rsidR="00445F23" w:rsidRDefault="005550DB" w:rsidP="00445F23">
      <w:pPr>
        <w:jc w:val="center"/>
        <w:rPr>
          <w:lang w:val="en-US"/>
        </w:rPr>
      </w:pPr>
      <w:r>
        <w:rPr>
          <w:noProof/>
          <w:lang w:eastAsia="en-GB"/>
        </w:rPr>
        <w:drawing>
          <wp:inline distT="0" distB="0" distL="0" distR="0" wp14:anchorId="4D7E19A6" wp14:editId="287705FF">
            <wp:extent cx="34575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7575" cy="2628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496DD11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ECF1537" w14:textId="77777777" w:rsidR="00445F23" w:rsidRDefault="00445F23">
            <w:pPr>
              <w:pStyle w:val="TableTitle"/>
            </w:pPr>
            <w:r>
              <w:t>Window Name: TfraEnquiryResponse</w:t>
            </w:r>
          </w:p>
        </w:tc>
      </w:tr>
      <w:tr w:rsidR="00445F23" w14:paraId="5761696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4FB7810"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E39B856" w14:textId="77777777" w:rsidR="00445F23" w:rsidRDefault="00445F23">
            <w:pPr>
              <w:pStyle w:val="TableRow"/>
              <w:keepNext/>
            </w:pPr>
            <w:r>
              <w:rPr>
                <w:b/>
              </w:rPr>
              <w:t>Unit File Name</w:t>
            </w:r>
            <w:r>
              <w:t>: FrameEnquiryResponse.pas</w:t>
            </w:r>
          </w:p>
        </w:tc>
      </w:tr>
      <w:tr w:rsidR="00445F23" w14:paraId="7DD2F51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1543B2" w14:textId="77777777" w:rsidR="00445F23" w:rsidRDefault="00445F23">
            <w:pPr>
              <w:pStyle w:val="TableRow"/>
              <w:keepNext/>
            </w:pPr>
            <w:r>
              <w:rPr>
                <w:b/>
              </w:rPr>
              <w:t>Entities</w:t>
            </w:r>
            <w:r>
              <w:t>: Enquiry</w:t>
            </w:r>
          </w:p>
        </w:tc>
      </w:tr>
      <w:tr w:rsidR="00445F23" w14:paraId="46CFFFC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11E6CD" w14:textId="77777777" w:rsidR="00445F23" w:rsidRDefault="00445F23">
            <w:pPr>
              <w:pStyle w:val="TableRow"/>
              <w:keepNext/>
            </w:pPr>
            <w:r>
              <w:rPr>
                <w:b/>
              </w:rPr>
              <w:t>Calls</w:t>
            </w:r>
            <w:r>
              <w:t>: None</w:t>
            </w:r>
          </w:p>
        </w:tc>
      </w:tr>
      <w:tr w:rsidR="00445F23" w14:paraId="4F69772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94E6DD" w14:textId="77777777" w:rsidR="00445F23" w:rsidRDefault="00445F23">
            <w:pPr>
              <w:pStyle w:val="TableRow"/>
              <w:keepNext/>
            </w:pPr>
            <w:r>
              <w:rPr>
                <w:b/>
              </w:rPr>
              <w:t>Returns</w:t>
            </w:r>
            <w:r>
              <w:t xml:space="preserve"> </w:t>
            </w:r>
            <w:r>
              <w:rPr>
                <w:b/>
              </w:rPr>
              <w:t>To</w:t>
            </w:r>
            <w:r>
              <w:t>: None</w:t>
            </w:r>
          </w:p>
        </w:tc>
      </w:tr>
      <w:tr w:rsidR="00445F23" w14:paraId="2291C1D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0C652A" w14:textId="77777777" w:rsidR="00445F23" w:rsidRDefault="00445F23">
            <w:pPr>
              <w:pStyle w:val="TableRow"/>
              <w:keepNext/>
            </w:pPr>
            <w:r>
              <w:rPr>
                <w:b/>
              </w:rPr>
              <w:t>Description</w:t>
            </w:r>
            <w:r>
              <w:t>: Tab page control holding the response to the original enquiry.</w:t>
            </w:r>
          </w:p>
        </w:tc>
      </w:tr>
    </w:tbl>
    <w:p w14:paraId="4CC731AC"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1A685B5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0C96D07" w14:textId="77777777" w:rsidR="00445F23" w:rsidRDefault="00445F23">
            <w:pPr>
              <w:pStyle w:val="TableTitle"/>
            </w:pPr>
            <w:r>
              <w:lastRenderedPageBreak/>
              <w:t>Window Controls</w:t>
            </w:r>
          </w:p>
        </w:tc>
      </w:tr>
      <w:tr w:rsidR="00445F23" w14:paraId="13F0134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85027B"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BCF568"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1F96FB" w14:textId="77777777" w:rsidR="00445F23" w:rsidRDefault="00445F23">
            <w:pPr>
              <w:pStyle w:val="TableColumnTitles"/>
              <w:keepNext/>
            </w:pPr>
            <w:r>
              <w:rPr>
                <w:i/>
              </w:rPr>
              <w:t>Attribute</w:t>
            </w:r>
            <w:r>
              <w:t xml:space="preserve"> Action</w:t>
            </w:r>
          </w:p>
        </w:tc>
      </w:tr>
      <w:tr w:rsidR="00445F23" w14:paraId="4A2E33A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21049A" w14:textId="77777777" w:rsidR="00445F23" w:rsidRDefault="00445F23">
            <w:pPr>
              <w:pStyle w:val="TableRow"/>
            </w:pPr>
            <w:r>
              <w:t>mmResponse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BA786A" w14:textId="77777777" w:rsidR="00445F23" w:rsidRDefault="00445F23">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AA46B6" w14:textId="77777777" w:rsidR="00445F23" w:rsidRDefault="00445F23">
            <w:pPr>
              <w:pStyle w:val="TableRow"/>
              <w:rPr>
                <w:i/>
              </w:rPr>
            </w:pPr>
            <w:r>
              <w:rPr>
                <w:i/>
              </w:rPr>
              <w:t>Enquiry.Response</w:t>
            </w:r>
          </w:p>
          <w:p w14:paraId="1C67838B" w14:textId="77777777" w:rsidR="00445F23" w:rsidRDefault="00445F23">
            <w:pPr>
              <w:pStyle w:val="TableRow"/>
            </w:pPr>
            <w:r>
              <w:t>Displays and allows editing of the enquiry response (free text).</w:t>
            </w:r>
          </w:p>
        </w:tc>
      </w:tr>
    </w:tbl>
    <w:p w14:paraId="6980646F" w14:textId="77777777" w:rsidR="00445F23" w:rsidRDefault="00445F23" w:rsidP="00445F23"/>
    <w:p w14:paraId="7D99DD33" w14:textId="77777777" w:rsidR="00445F23" w:rsidRDefault="00445F23" w:rsidP="00CC6B4D">
      <w:pPr>
        <w:pStyle w:val="Heading4"/>
        <w:numPr>
          <w:ilvl w:val="3"/>
          <w:numId w:val="4"/>
        </w:numPr>
      </w:pPr>
      <w:bookmarkStart w:id="357" w:name="_Toc292878810"/>
      <w:r>
        <w:t>Measurement details screen</w:t>
      </w:r>
      <w:bookmarkEnd w:id="357"/>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779F8D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2C7D66E" w14:textId="77777777" w:rsidR="00445F23" w:rsidRDefault="00445F23">
            <w:pPr>
              <w:pStyle w:val="TableTitle"/>
            </w:pPr>
            <w:r>
              <w:t>Window Name: TfraMeasurements</w:t>
            </w:r>
          </w:p>
        </w:tc>
      </w:tr>
      <w:tr w:rsidR="00445F23" w14:paraId="75ADFD9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D4B9FB4" w14:textId="77777777" w:rsidR="00445F23" w:rsidRDefault="00445F23">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93A8932" w14:textId="77777777" w:rsidR="00445F23" w:rsidRDefault="00445F23">
            <w:pPr>
              <w:pStyle w:val="TableRow"/>
              <w:keepNext/>
            </w:pPr>
            <w:r>
              <w:rPr>
                <w:b/>
              </w:rPr>
              <w:t>Unit File Name</w:t>
            </w:r>
            <w:r>
              <w:t>: FrameMeasurements.pas</w:t>
            </w:r>
          </w:p>
        </w:tc>
      </w:tr>
      <w:tr w:rsidR="00445F23" w14:paraId="7272BF8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E71739" w14:textId="77777777" w:rsidR="00445F23" w:rsidRDefault="00445F23">
            <w:pPr>
              <w:pStyle w:val="TableRow"/>
              <w:keepNext/>
            </w:pPr>
            <w:r>
              <w:rPr>
                <w:b/>
              </w:rPr>
              <w:t>Entities</w:t>
            </w:r>
            <w:r>
              <w:t>: Entities defined by embedded tabs.</w:t>
            </w:r>
          </w:p>
        </w:tc>
      </w:tr>
      <w:tr w:rsidR="00445F23" w14:paraId="0ECB4DF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2B2F88" w14:textId="77777777" w:rsidR="00445F23" w:rsidRDefault="00445F23">
            <w:pPr>
              <w:pStyle w:val="TableRow"/>
              <w:keepNext/>
            </w:pPr>
            <w:r>
              <w:rPr>
                <w:b/>
              </w:rPr>
              <w:t>Calls</w:t>
            </w:r>
            <w:r>
              <w:t>: Measurement General tab page control, Sources tab page control</w:t>
            </w:r>
          </w:p>
        </w:tc>
      </w:tr>
      <w:tr w:rsidR="00445F23" w14:paraId="6F20D7C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7A1914" w14:textId="77777777" w:rsidR="00445F23" w:rsidRDefault="00445F23">
            <w:pPr>
              <w:pStyle w:val="TableRow"/>
              <w:keepNext/>
            </w:pPr>
            <w:r>
              <w:rPr>
                <w:b/>
              </w:rPr>
              <w:t>Returns</w:t>
            </w:r>
            <w:r>
              <w:t xml:space="preserve"> </w:t>
            </w:r>
            <w:r>
              <w:rPr>
                <w:b/>
              </w:rPr>
              <w:t>To</w:t>
            </w:r>
            <w:r>
              <w:t>: None</w:t>
            </w:r>
          </w:p>
        </w:tc>
      </w:tr>
      <w:tr w:rsidR="00445F23" w14:paraId="3BA8DBC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02BA05" w14:textId="77777777" w:rsidR="00445F23" w:rsidRDefault="00445F23">
            <w:pPr>
              <w:pStyle w:val="TableRow"/>
              <w:keepNext/>
            </w:pPr>
            <w:r>
              <w:rPr>
                <w:b/>
              </w:rPr>
              <w:t>Description</w:t>
            </w:r>
            <w:r>
              <w:t>: Empty page control that has the following tabs embedded to display details of a measurement:</w:t>
            </w:r>
          </w:p>
          <w:p w14:paraId="35A72BA8" w14:textId="77777777" w:rsidR="00445F23" w:rsidRDefault="00445F23">
            <w:pPr>
              <w:pStyle w:val="TableRow"/>
              <w:keepNext/>
            </w:pPr>
            <w:r>
              <w:t>TfraMeasurementsGeneral</w:t>
            </w:r>
          </w:p>
          <w:p w14:paraId="69429DB3" w14:textId="77777777" w:rsidR="00445F23" w:rsidRDefault="00445F23">
            <w:pPr>
              <w:pStyle w:val="TableRow"/>
              <w:keepNext/>
            </w:pPr>
            <w:r>
              <w:t>TfraSources</w:t>
            </w:r>
          </w:p>
        </w:tc>
      </w:tr>
    </w:tbl>
    <w:p w14:paraId="580455E1" w14:textId="77777777" w:rsidR="00445F23" w:rsidRDefault="00445F23" w:rsidP="00445F23"/>
    <w:p w14:paraId="395F8ADB" w14:textId="77777777" w:rsidR="00445F23" w:rsidRDefault="00445F23" w:rsidP="00CC6B4D">
      <w:pPr>
        <w:pStyle w:val="Heading4"/>
        <w:numPr>
          <w:ilvl w:val="3"/>
          <w:numId w:val="4"/>
        </w:numPr>
      </w:pPr>
      <w:bookmarkStart w:id="358" w:name="_Toc292878811"/>
      <w:bookmarkStart w:id="359" w:name="_Ref298425807"/>
      <w:r>
        <w:t>Measurement General tab page control</w:t>
      </w:r>
      <w:bookmarkEnd w:id="358"/>
      <w:bookmarkEnd w:id="359"/>
    </w:p>
    <w:p w14:paraId="215EBF8A" w14:textId="7D53A682" w:rsidR="00445F23" w:rsidRDefault="005550DB" w:rsidP="00445F23">
      <w:pPr>
        <w:jc w:val="center"/>
        <w:rPr>
          <w:lang w:val="en-US"/>
        </w:rPr>
      </w:pPr>
      <w:r>
        <w:rPr>
          <w:noProof/>
          <w:lang w:eastAsia="en-GB"/>
        </w:rPr>
        <w:drawing>
          <wp:inline distT="0" distB="0" distL="0" distR="0" wp14:anchorId="79AAD7AF" wp14:editId="2DA71169">
            <wp:extent cx="347662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2628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31F9A3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AE6CBA7" w14:textId="77777777" w:rsidR="00445F23" w:rsidRDefault="00445F23">
            <w:pPr>
              <w:pStyle w:val="TableTitle"/>
            </w:pPr>
            <w:r>
              <w:lastRenderedPageBreak/>
              <w:t>Window Name: TfraMeasurementsGeneral</w:t>
            </w:r>
          </w:p>
        </w:tc>
      </w:tr>
      <w:tr w:rsidR="00445F23" w14:paraId="1064AAB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E6AF915"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8E265B5" w14:textId="77777777" w:rsidR="00445F23" w:rsidRDefault="00445F23">
            <w:pPr>
              <w:pStyle w:val="TableRow"/>
              <w:keepNext/>
            </w:pPr>
            <w:r>
              <w:rPr>
                <w:b/>
              </w:rPr>
              <w:t>Unit File Name</w:t>
            </w:r>
            <w:r>
              <w:t>: FrameMeasurementsGeneral.pas</w:t>
            </w:r>
          </w:p>
        </w:tc>
      </w:tr>
      <w:tr w:rsidR="00445F23" w14:paraId="22C58A0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F71AA3" w14:textId="77777777" w:rsidR="00445F23" w:rsidRDefault="00445F23">
            <w:pPr>
              <w:pStyle w:val="TableRow"/>
              <w:keepNext/>
            </w:pPr>
            <w:r>
              <w:rPr>
                <w:b/>
              </w:rPr>
              <w:t>Entities</w:t>
            </w:r>
            <w:r>
              <w:t>: Any data table, Term</w:t>
            </w:r>
          </w:p>
        </w:tc>
      </w:tr>
      <w:tr w:rsidR="00445F23" w14:paraId="6F68770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4BF0FB" w14:textId="77777777" w:rsidR="00445F23" w:rsidRDefault="00445F23">
            <w:pPr>
              <w:pStyle w:val="TableRow"/>
              <w:keepNext/>
            </w:pPr>
            <w:r>
              <w:rPr>
                <w:b/>
              </w:rPr>
              <w:t>Calls</w:t>
            </w:r>
            <w:r>
              <w:t>: None</w:t>
            </w:r>
          </w:p>
        </w:tc>
      </w:tr>
      <w:tr w:rsidR="00445F23" w14:paraId="669D2FA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5AB45B0" w14:textId="77777777" w:rsidR="00445F23" w:rsidRDefault="00445F23">
            <w:pPr>
              <w:pStyle w:val="TableRow"/>
              <w:keepNext/>
            </w:pPr>
            <w:r>
              <w:rPr>
                <w:b/>
              </w:rPr>
              <w:t>Returns</w:t>
            </w:r>
            <w:r>
              <w:t xml:space="preserve"> </w:t>
            </w:r>
            <w:r>
              <w:rPr>
                <w:b/>
              </w:rPr>
              <w:t>To</w:t>
            </w:r>
            <w:r>
              <w:t>: None</w:t>
            </w:r>
          </w:p>
        </w:tc>
      </w:tr>
      <w:tr w:rsidR="00445F23" w14:paraId="34C3E09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39F4C8" w14:textId="77777777" w:rsidR="00445F23" w:rsidRDefault="00445F23">
            <w:pPr>
              <w:pStyle w:val="TableRow"/>
              <w:keepNext/>
            </w:pPr>
            <w:r>
              <w:rPr>
                <w:b/>
              </w:rPr>
              <w:t>Description</w:t>
            </w:r>
            <w:r>
              <w:t xml:space="preserve">: Tab page control containing data for a selected measurement.  </w:t>
            </w:r>
          </w:p>
          <w:p w14:paraId="457071B3" w14:textId="77777777" w:rsidR="00445F23" w:rsidRDefault="00445F23">
            <w:pPr>
              <w:pStyle w:val="TableRow"/>
              <w:keepNext/>
            </w:pPr>
            <w:r>
              <w:t>This control can be bound to a record in any table with the appropriate structure (e.g. Occurrence_Data or Collection_Unit_Data).</w:t>
            </w:r>
          </w:p>
          <w:p w14:paraId="05C6C017" w14:textId="77777777" w:rsidR="00445F23" w:rsidRDefault="00445F23">
            <w:pPr>
              <w:pStyle w:val="TableRow"/>
              <w:keepNext/>
            </w:pPr>
            <w:r>
              <w:t>This screen operates in 2 modes, Detailed and Simple.  When in Detailed mode, all controls are visible.  When in Simple mode, only eAppliesTo, cmbParameter and eValue are displayed and the controls are layed out to maintain an organised appearance.</w:t>
            </w:r>
          </w:p>
        </w:tc>
      </w:tr>
    </w:tbl>
    <w:p w14:paraId="598BB71A"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6D403290"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FFC4DC4" w14:textId="77777777" w:rsidR="00445F23" w:rsidRDefault="00445F23">
            <w:pPr>
              <w:pStyle w:val="TableTitle"/>
            </w:pPr>
            <w:r>
              <w:t>Window Controls</w:t>
            </w:r>
          </w:p>
        </w:tc>
      </w:tr>
      <w:tr w:rsidR="00445F23" w14:paraId="116BE42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E0C0C3"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4FDBD3"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B0DF1A" w14:textId="77777777" w:rsidR="00445F23" w:rsidRDefault="00445F23">
            <w:pPr>
              <w:pStyle w:val="TableColumnTitles"/>
              <w:keepNext/>
            </w:pPr>
            <w:r>
              <w:rPr>
                <w:i/>
              </w:rPr>
              <w:t>Attribute</w:t>
            </w:r>
            <w:r>
              <w:t xml:space="preserve"> Action</w:t>
            </w:r>
          </w:p>
        </w:tc>
      </w:tr>
      <w:tr w:rsidR="00445F23" w14:paraId="6F263B7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1C81CF" w14:textId="77777777" w:rsidR="00445F23" w:rsidRDefault="00445F23">
            <w:pPr>
              <w:pStyle w:val="TableRow"/>
            </w:pPr>
            <w:r>
              <w:t>eAppliesTo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7ACD3A4"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4014B8" w14:textId="77777777" w:rsidR="00DC0D43" w:rsidRPr="00DC0D43" w:rsidRDefault="00DC0D43">
            <w:pPr>
              <w:pStyle w:val="TableRow"/>
              <w:rPr>
                <w:i/>
                <w:iCs/>
              </w:rPr>
            </w:pPr>
            <w:r w:rsidRPr="00DC0D43">
              <w:rPr>
                <w:i/>
                <w:iCs/>
              </w:rPr>
              <w:t>&lt;Data table&gt;.Applies_To</w:t>
            </w:r>
          </w:p>
          <w:p w14:paraId="31679E07" w14:textId="77777777" w:rsidR="00445F23" w:rsidRDefault="00445F23">
            <w:pPr>
              <w:pStyle w:val="TableRow"/>
            </w:pPr>
            <w:r>
              <w:t>Displays and allows editing of the Measurement Applies to field.</w:t>
            </w:r>
          </w:p>
        </w:tc>
      </w:tr>
      <w:tr w:rsidR="00445F23" w14:paraId="4643529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C37A81" w14:textId="77777777" w:rsidR="00445F23" w:rsidRDefault="00445F23">
            <w:pPr>
              <w:pStyle w:val="TableRow"/>
            </w:pPr>
            <w:r>
              <w:t>cmbMethod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3F6487"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1007BB1" w14:textId="77777777" w:rsidR="00445F23" w:rsidRDefault="00445F23">
            <w:pPr>
              <w:pStyle w:val="TableRow"/>
              <w:rPr>
                <w:i/>
              </w:rPr>
            </w:pPr>
            <w:r>
              <w:rPr>
                <w:i/>
              </w:rPr>
              <w:t xml:space="preserve">&lt;Data table&gt;.Method_Concept_Key, </w:t>
            </w:r>
            <w:r w:rsidR="00D12788">
              <w:rPr>
                <w:i/>
              </w:rPr>
              <w:t>Concept_Group.Published_Term</w:t>
            </w:r>
          </w:p>
          <w:p w14:paraId="5A95F776" w14:textId="77777777" w:rsidR="00445F23" w:rsidRDefault="00445F23">
            <w:pPr>
              <w:pStyle w:val="TableRow"/>
            </w:pPr>
            <w:r>
              <w:t>Displays and allows editing of the Measurement Method.  Fixed list populated from the Measurement Methods concept group.</w:t>
            </w:r>
          </w:p>
        </w:tc>
      </w:tr>
      <w:tr w:rsidR="00445F23" w14:paraId="10E171D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C54EB1" w14:textId="77777777" w:rsidR="00445F23" w:rsidRDefault="00445F23">
            <w:pPr>
              <w:pStyle w:val="TableRow"/>
            </w:pPr>
            <w:r>
              <w:t>eDuration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68A73A"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E44E7D" w14:textId="77777777" w:rsidR="00DC0D43" w:rsidRPr="00DC0D43" w:rsidRDefault="00DC0D43" w:rsidP="00DC0D43">
            <w:pPr>
              <w:pStyle w:val="TableRow"/>
              <w:rPr>
                <w:i/>
                <w:iCs/>
              </w:rPr>
            </w:pPr>
            <w:r w:rsidRPr="00DC0D43">
              <w:rPr>
                <w:i/>
                <w:iCs/>
              </w:rPr>
              <w:t>&lt;Data table&gt;.</w:t>
            </w:r>
            <w:r>
              <w:rPr>
                <w:i/>
                <w:iCs/>
              </w:rPr>
              <w:t>Duration</w:t>
            </w:r>
          </w:p>
          <w:p w14:paraId="7DA3D2F8" w14:textId="77777777" w:rsidR="00445F23" w:rsidRDefault="00445F23">
            <w:pPr>
              <w:pStyle w:val="TableRow"/>
            </w:pPr>
            <w:r>
              <w:t>Duration of measurement.</w:t>
            </w:r>
          </w:p>
        </w:tc>
      </w:tr>
      <w:tr w:rsidR="00445F23" w14:paraId="1F377E3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3D87DB3" w14:textId="77777777" w:rsidR="00445F23" w:rsidRDefault="00445F23">
            <w:pPr>
              <w:pStyle w:val="TableRow"/>
            </w:pPr>
            <w:r>
              <w:t>eAccuracy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5B11E6"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CA5E2D" w14:textId="77777777" w:rsidR="00DC0D43" w:rsidRPr="00DC0D43" w:rsidRDefault="00DC0D43" w:rsidP="00DC0D43">
            <w:pPr>
              <w:pStyle w:val="TableRow"/>
              <w:rPr>
                <w:i/>
                <w:iCs/>
              </w:rPr>
            </w:pPr>
            <w:r w:rsidRPr="00DC0D43">
              <w:rPr>
                <w:i/>
                <w:iCs/>
              </w:rPr>
              <w:t>&lt;Data table&gt;.</w:t>
            </w:r>
            <w:r>
              <w:rPr>
                <w:i/>
                <w:iCs/>
              </w:rPr>
              <w:t>Accuracy</w:t>
            </w:r>
          </w:p>
          <w:p w14:paraId="198BB1FA" w14:textId="77777777" w:rsidR="00445F23" w:rsidRDefault="00445F23">
            <w:pPr>
              <w:pStyle w:val="TableRow"/>
            </w:pPr>
            <w:r>
              <w:t>Accuracy of measurement.</w:t>
            </w:r>
          </w:p>
        </w:tc>
      </w:tr>
      <w:tr w:rsidR="00445F23" w14:paraId="52F54F4E"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2EF0E462" w14:textId="77777777" w:rsidR="00445F23" w:rsidRDefault="00445F23">
            <w:pPr>
              <w:pStyle w:val="TableRow"/>
            </w:pPr>
            <w:r>
              <w:t>cmbParameter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76617C"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86C2BD" w14:textId="77777777" w:rsidR="00445F23" w:rsidRDefault="00445F23">
            <w:pPr>
              <w:pStyle w:val="TableRow"/>
              <w:rPr>
                <w:i/>
              </w:rPr>
            </w:pPr>
            <w:r>
              <w:rPr>
                <w:i/>
              </w:rPr>
              <w:t xml:space="preserve">&lt;Data table&gt;.Parameter_Concept_Key, </w:t>
            </w:r>
            <w:r w:rsidR="000E48E4">
              <w:rPr>
                <w:i/>
              </w:rPr>
              <w:t>Concept_Group.Published_Term</w:t>
            </w:r>
          </w:p>
          <w:p w14:paraId="7EE9ADB0" w14:textId="77777777" w:rsidR="00445F23" w:rsidRDefault="00445F23">
            <w:pPr>
              <w:pStyle w:val="TableRow"/>
            </w:pPr>
            <w:r>
              <w:lastRenderedPageBreak/>
              <w:t xml:space="preserve">Displays and allows the user to enter the measurement parameter.  Combo box allows free text entry but lists the last 10 used parameters for the user.  </w:t>
            </w:r>
          </w:p>
          <w:p w14:paraId="65B941C1" w14:textId="77777777" w:rsidR="00445F23" w:rsidRDefault="00445F23">
            <w:pPr>
              <w:pStyle w:val="TableRow"/>
            </w:pPr>
            <w:r>
              <w:t>If the user types in a parameter that is a term in the System domain Measurement Parameters concept group or in a concept group called Measurement Parameters in the domain associated with the data item the data is attached to, then the concept_key for that term is selected.  If not, then when saving the data a message box is displayed 'Do you wish to add the parameter &lt;xxx&gt; to the Thesaurus?' with Yes and No option buttons.  If the user selects yes, then a new concept and term is added to the concept group called Measurement Parameters in the domain associated with the data item the data is attached to and the new Concept_Key is linked to this field.  If the user selects No then the save operation is aborted and the text in cmbParameter is selected.</w:t>
            </w:r>
          </w:p>
          <w:p w14:paraId="0F1C7D08" w14:textId="77777777" w:rsidR="00445F23" w:rsidRDefault="00445F23">
            <w:pPr>
              <w:pStyle w:val="TableRow"/>
            </w:pPr>
            <w:r>
              <w:t>Note that parameters available are read from the System domain Measurement Parameters concept group, plus one other concept group also called Measurement Parameters in the domain that the item is associated.  For example, if the data is attached to a rock specimen then the Rock Types domain Measurement Parameters concept group is also available for selection (if such a concept group exists).</w:t>
            </w:r>
          </w:p>
        </w:tc>
      </w:tr>
      <w:tr w:rsidR="00445F23" w14:paraId="5EF827D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F05468" w14:textId="77777777" w:rsidR="00445F23" w:rsidRDefault="00445F23">
            <w:pPr>
              <w:pStyle w:val="TableRow"/>
            </w:pPr>
            <w:r>
              <w:lastRenderedPageBreak/>
              <w:t>cmbUnit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9E2D0EE"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760850" w14:textId="77777777" w:rsidR="00445F23" w:rsidRDefault="00445F23">
            <w:pPr>
              <w:pStyle w:val="TableRow"/>
              <w:rPr>
                <w:i/>
              </w:rPr>
            </w:pPr>
            <w:r>
              <w:rPr>
                <w:i/>
              </w:rPr>
              <w:t xml:space="preserve">&lt;Data table&gt;.Unit_Concept_Key, </w:t>
            </w:r>
            <w:r w:rsidR="000E48E4">
              <w:rPr>
                <w:i/>
              </w:rPr>
              <w:t>Concept_Group.Published_Term</w:t>
            </w:r>
          </w:p>
          <w:p w14:paraId="5429B456" w14:textId="77777777" w:rsidR="00445F23" w:rsidRDefault="00445F23">
            <w:pPr>
              <w:pStyle w:val="TableRow"/>
            </w:pPr>
            <w:r>
              <w:t>Displays and allows editing of the Measurement Unit.  Fixed list populated from the Measurement Units concept group.</w:t>
            </w:r>
          </w:p>
        </w:tc>
      </w:tr>
      <w:tr w:rsidR="00445F23" w14:paraId="0D5EB1FD"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11CA8A9" w14:textId="77777777" w:rsidR="00445F23" w:rsidRDefault="00445F23">
            <w:pPr>
              <w:pStyle w:val="TableRow"/>
            </w:pPr>
            <w:r>
              <w:t>eValue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37F4185"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017B55" w14:textId="77777777" w:rsidR="00445F23" w:rsidRPr="000F24E9" w:rsidRDefault="00445F23">
            <w:pPr>
              <w:pStyle w:val="TableRow"/>
              <w:rPr>
                <w:rFonts w:cs="Arial"/>
                <w:i/>
              </w:rPr>
            </w:pPr>
            <w:r w:rsidRPr="000F24E9">
              <w:rPr>
                <w:rFonts w:cs="Arial"/>
                <w:i/>
              </w:rPr>
              <w:t>&lt;Data table&gt;.Lower_Value, &lt;Data_Table&gt;.Upper_Value</w:t>
            </w:r>
          </w:p>
          <w:p w14:paraId="77E55AFF" w14:textId="77777777" w:rsidR="000F24E9" w:rsidRPr="000F24E9" w:rsidRDefault="000F24E9" w:rsidP="000F24E9">
            <w:pPr>
              <w:spacing w:after="0"/>
              <w:rPr>
                <w:rFonts w:cs="Arial"/>
                <w:lang w:eastAsia="en-GB"/>
              </w:rPr>
            </w:pPr>
            <w:r w:rsidRPr="000F24E9">
              <w:rPr>
                <w:rFonts w:cs="Arial"/>
                <w:lang w:eastAsia="en-GB"/>
              </w:rPr>
              <w:t xml:space="preserve">Displays and allows editing of the measurement value.  If the value entered contains a hyphen ('-') or 'to' then the text to the left of the hyphen or 'to' is placed into the Lower_Value field and the text to the right of the hyphen or 'to' is placed in the Upper_Value field.  If the value does not contain a hyphen or 'to' then it is placed in the Lower_Value field.  The reverse of this rule applies when reconstructing the display value required to populate this control from the database (hyphen is used to separate the fields). </w:t>
            </w:r>
          </w:p>
          <w:p w14:paraId="34E0D0DD" w14:textId="77777777" w:rsidR="000F24E9" w:rsidRPr="000F24E9" w:rsidRDefault="000F24E9" w:rsidP="000F24E9">
            <w:pPr>
              <w:spacing w:after="0"/>
              <w:rPr>
                <w:rFonts w:cs="Arial"/>
                <w:lang w:eastAsia="en-GB"/>
              </w:rPr>
            </w:pPr>
            <w:r w:rsidRPr="000F24E9">
              <w:rPr>
                <w:rFonts w:cs="Arial"/>
                <w:lang w:eastAsia="en-GB"/>
              </w:rPr>
              <w:t> </w:t>
            </w:r>
          </w:p>
          <w:p w14:paraId="2FB97B3D" w14:textId="77777777" w:rsidR="000F24E9" w:rsidRPr="000F24E9" w:rsidRDefault="000F24E9" w:rsidP="000F24E9">
            <w:pPr>
              <w:spacing w:after="0"/>
              <w:rPr>
                <w:rFonts w:cs="Arial"/>
                <w:lang w:eastAsia="en-GB"/>
              </w:rPr>
            </w:pPr>
            <w:r w:rsidRPr="000F24E9">
              <w:rPr>
                <w:rFonts w:cs="Arial"/>
                <w:lang w:eastAsia="en-GB"/>
              </w:rPr>
              <w:lastRenderedPageBreak/>
              <w:t>Note – the hyphen ('-') must have a space character to its right in order to be parsed. The 'to' separator must have a space on either side, i.e. ' to ', unless it as the beginning ('to ') or end (' to') of the text in the field . When a hyphen is parsed, it will be converted into a 'to'.</w:t>
            </w:r>
          </w:p>
          <w:p w14:paraId="79B99B8A" w14:textId="77777777" w:rsidR="000F24E9" w:rsidRPr="000F24E9" w:rsidRDefault="000F24E9" w:rsidP="000F24E9">
            <w:pPr>
              <w:spacing w:after="0"/>
              <w:rPr>
                <w:rFonts w:cs="Arial"/>
                <w:lang w:eastAsia="en-GB"/>
              </w:rPr>
            </w:pPr>
          </w:p>
          <w:p w14:paraId="6090E8CE" w14:textId="77777777" w:rsidR="000F24E9" w:rsidRPr="000F24E9" w:rsidRDefault="000F24E9" w:rsidP="000F24E9">
            <w:pPr>
              <w:spacing w:after="0"/>
              <w:rPr>
                <w:rFonts w:cs="Arial"/>
                <w:lang w:eastAsia="en-GB"/>
              </w:rPr>
            </w:pPr>
            <w:r w:rsidRPr="000F24E9">
              <w:rPr>
                <w:rFonts w:cs="Arial"/>
                <w:lang w:eastAsia="en-GB"/>
              </w:rPr>
              <w:t>Here is a list of examples and how they are interpreted. Items that are underlined are separate.</w:t>
            </w:r>
          </w:p>
          <w:p w14:paraId="3240016D" w14:textId="77777777" w:rsidR="000F24E9" w:rsidRPr="000F24E9" w:rsidRDefault="000F24E9" w:rsidP="000F24E9">
            <w:pPr>
              <w:spacing w:after="0"/>
              <w:ind w:left="720"/>
              <w:rPr>
                <w:rFonts w:cs="Arial"/>
                <w:u w:val="single"/>
                <w:lang w:eastAsia="en-GB"/>
              </w:rPr>
            </w:pPr>
            <w:r w:rsidRPr="000F24E9">
              <w:rPr>
                <w:rFonts w:cs="Arial"/>
                <w:lang w:eastAsia="en-GB"/>
              </w:rPr>
              <w:t>4 to 5</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u w:val="single"/>
                <w:lang w:eastAsia="en-GB"/>
              </w:rPr>
              <w:t>4</w:t>
            </w:r>
            <w:r w:rsidRPr="000F24E9">
              <w:rPr>
                <w:rFonts w:cs="Arial"/>
                <w:lang w:eastAsia="en-GB"/>
              </w:rPr>
              <w:t xml:space="preserve"> to </w:t>
            </w:r>
            <w:r w:rsidRPr="000F24E9">
              <w:rPr>
                <w:rFonts w:cs="Arial"/>
                <w:u w:val="single"/>
                <w:lang w:eastAsia="en-GB"/>
              </w:rPr>
              <w:t>5</w:t>
            </w:r>
          </w:p>
          <w:p w14:paraId="5C837D3A" w14:textId="77777777" w:rsidR="000F24E9" w:rsidRPr="000F24E9" w:rsidRDefault="000F24E9" w:rsidP="000F24E9">
            <w:pPr>
              <w:spacing w:after="0"/>
              <w:ind w:left="720"/>
              <w:rPr>
                <w:rFonts w:ascii="Times New Roman" w:hAnsi="Times New Roman"/>
                <w:lang w:eastAsia="en-GB"/>
              </w:rPr>
            </w:pPr>
            <w:r w:rsidRPr="000F24E9">
              <w:rPr>
                <w:rFonts w:cs="Arial"/>
                <w:lang w:eastAsia="en-GB"/>
              </w:rPr>
              <w:t xml:space="preserve">to </w:t>
            </w:r>
            <w:smartTag w:uri="urn:schemas-microsoft-com:office:smarttags" w:element="time">
              <w:smartTagPr>
                <w:attr w:name="Hour" w:val="4"/>
                <w:attr w:name="Minute" w:val="55"/>
              </w:smartTagPr>
              <w:r w:rsidRPr="000F24E9">
                <w:rPr>
                  <w:rFonts w:cs="Arial"/>
                  <w:lang w:eastAsia="en-GB"/>
                </w:rPr>
                <w:t>5</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lang w:eastAsia="en-GB"/>
                </w:rPr>
                <w:t xml:space="preserve">to </w:t>
              </w:r>
              <w:r w:rsidRPr="000F24E9">
                <w:rPr>
                  <w:rFonts w:cs="Arial"/>
                  <w:u w:val="single"/>
                  <w:lang w:eastAsia="en-GB"/>
                </w:rPr>
                <w:t>5</w:t>
              </w:r>
            </w:smartTag>
          </w:p>
          <w:p w14:paraId="3B67F09D" w14:textId="77777777" w:rsidR="000F24E9" w:rsidRPr="000F24E9" w:rsidRDefault="000F24E9" w:rsidP="000F24E9">
            <w:pPr>
              <w:spacing w:after="0"/>
              <w:ind w:left="720"/>
              <w:rPr>
                <w:rFonts w:ascii="Times New Roman" w:hAnsi="Times New Roman"/>
                <w:lang w:eastAsia="en-GB"/>
              </w:rPr>
            </w:pPr>
            <w:r>
              <w:rPr>
                <w:rFonts w:cs="Arial"/>
                <w:lang w:eastAsia="en-GB"/>
              </w:rPr>
              <w:t>5 to                         </w:t>
            </w:r>
            <w:r>
              <w:rPr>
                <w:rFonts w:cs="Arial"/>
                <w:lang w:eastAsia="en-GB"/>
              </w:rPr>
              <w:tab/>
            </w:r>
            <w:r w:rsidRPr="000F24E9">
              <w:rPr>
                <w:rFonts w:cs="Arial"/>
                <w:u w:val="single"/>
                <w:lang w:eastAsia="en-GB"/>
              </w:rPr>
              <w:t>5</w:t>
            </w:r>
            <w:r w:rsidRPr="000F24E9">
              <w:rPr>
                <w:rFonts w:cs="Arial"/>
                <w:lang w:eastAsia="en-GB"/>
              </w:rPr>
              <w:t xml:space="preserve"> to</w:t>
            </w:r>
          </w:p>
          <w:p w14:paraId="1D868902" w14:textId="77777777" w:rsidR="000F24E9" w:rsidRPr="000F24E9" w:rsidRDefault="000F24E9" w:rsidP="000F24E9">
            <w:pPr>
              <w:spacing w:after="0"/>
              <w:ind w:left="720"/>
              <w:rPr>
                <w:rFonts w:ascii="Times New Roman" w:hAnsi="Times New Roman"/>
                <w:lang w:eastAsia="en-GB"/>
              </w:rPr>
            </w:pPr>
            <w:r w:rsidRPr="000F24E9">
              <w:rPr>
                <w:rFonts w:cs="Arial"/>
                <w:lang w:eastAsia="en-GB"/>
              </w:rPr>
              <w:t>blue to yellow</w:t>
            </w:r>
            <w:r w:rsidRPr="000F24E9">
              <w:rPr>
                <w:rFonts w:cs="Arial"/>
                <w:lang w:eastAsia="en-GB"/>
              </w:rPr>
              <w:tab/>
            </w:r>
            <w:r w:rsidRPr="000F24E9">
              <w:rPr>
                <w:rFonts w:cs="Arial"/>
                <w:lang w:eastAsia="en-GB"/>
              </w:rPr>
              <w:tab/>
            </w:r>
            <w:r w:rsidRPr="000F24E9">
              <w:rPr>
                <w:rFonts w:cs="Arial"/>
                <w:u w:val="single"/>
                <w:lang w:eastAsia="en-GB"/>
              </w:rPr>
              <w:t>blue</w:t>
            </w:r>
            <w:r w:rsidRPr="000F24E9">
              <w:rPr>
                <w:rFonts w:cs="Arial"/>
                <w:lang w:eastAsia="en-GB"/>
              </w:rPr>
              <w:t xml:space="preserve"> to </w:t>
            </w:r>
            <w:r w:rsidRPr="000F24E9">
              <w:rPr>
                <w:rFonts w:cs="Arial"/>
                <w:u w:val="single"/>
                <w:lang w:eastAsia="en-GB"/>
              </w:rPr>
              <w:t>yellow</w:t>
            </w:r>
          </w:p>
          <w:p w14:paraId="4D42E0A0" w14:textId="77777777" w:rsidR="000F24E9" w:rsidRPr="000F24E9" w:rsidRDefault="000F24E9" w:rsidP="000F24E9">
            <w:pPr>
              <w:spacing w:after="0"/>
              <w:ind w:left="720"/>
              <w:rPr>
                <w:rFonts w:ascii="Times New Roman" w:hAnsi="Times New Roman"/>
                <w:lang w:eastAsia="en-GB"/>
              </w:rPr>
            </w:pPr>
            <w:r>
              <w:rPr>
                <w:rFonts w:cs="Arial"/>
                <w:lang w:eastAsia="en-GB"/>
              </w:rPr>
              <w:t>6 - 7</w:t>
            </w:r>
            <w:r>
              <w:rPr>
                <w:rFonts w:cs="Arial"/>
                <w:lang w:eastAsia="en-GB"/>
              </w:rPr>
              <w:tab/>
              <w:t>                 </w:t>
            </w:r>
            <w:r>
              <w:rPr>
                <w:rFonts w:cs="Arial"/>
                <w:lang w:eastAsia="en-GB"/>
              </w:rPr>
              <w:tab/>
            </w:r>
            <w:r w:rsidRPr="000F24E9">
              <w:rPr>
                <w:rFonts w:cs="Arial"/>
                <w:u w:val="single"/>
                <w:lang w:eastAsia="en-GB"/>
              </w:rPr>
              <w:t>6</w:t>
            </w:r>
            <w:r w:rsidRPr="000F24E9">
              <w:rPr>
                <w:rFonts w:cs="Arial"/>
                <w:lang w:eastAsia="en-GB"/>
              </w:rPr>
              <w:t xml:space="preserve"> to </w:t>
            </w:r>
            <w:r w:rsidRPr="000F24E9">
              <w:rPr>
                <w:rFonts w:cs="Arial"/>
                <w:u w:val="single"/>
                <w:lang w:eastAsia="en-GB"/>
              </w:rPr>
              <w:t>7</w:t>
            </w:r>
          </w:p>
          <w:p w14:paraId="19B03E3B" w14:textId="77777777" w:rsidR="000F24E9" w:rsidRPr="000F24E9" w:rsidRDefault="000F24E9" w:rsidP="000F24E9">
            <w:pPr>
              <w:spacing w:after="0"/>
              <w:ind w:left="720"/>
              <w:rPr>
                <w:rFonts w:ascii="Times New Roman" w:hAnsi="Times New Roman"/>
                <w:lang w:eastAsia="en-GB"/>
              </w:rPr>
            </w:pPr>
            <w:r>
              <w:rPr>
                <w:rFonts w:cs="Arial"/>
                <w:lang w:eastAsia="en-GB"/>
              </w:rPr>
              <w:t>-7                           </w:t>
            </w:r>
            <w:r>
              <w:rPr>
                <w:rFonts w:cs="Arial"/>
                <w:lang w:eastAsia="en-GB"/>
              </w:rPr>
              <w:tab/>
            </w:r>
            <w:r w:rsidRPr="000F24E9">
              <w:rPr>
                <w:rFonts w:cs="Arial"/>
                <w:u w:val="single"/>
                <w:lang w:eastAsia="en-GB"/>
              </w:rPr>
              <w:t>-7</w:t>
            </w:r>
          </w:p>
          <w:p w14:paraId="19502AB0" w14:textId="77777777" w:rsidR="000F24E9" w:rsidRPr="000F24E9" w:rsidRDefault="000F24E9" w:rsidP="000F24E9">
            <w:pPr>
              <w:spacing w:after="0"/>
              <w:ind w:left="720"/>
              <w:rPr>
                <w:rFonts w:ascii="Times New Roman" w:hAnsi="Times New Roman"/>
                <w:lang w:eastAsia="en-GB"/>
              </w:rPr>
            </w:pPr>
            <w:r w:rsidRPr="000F24E9">
              <w:rPr>
                <w:rFonts w:cs="Arial"/>
                <w:lang w:eastAsia="en-GB"/>
              </w:rPr>
              <w:t>- 7</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lang w:eastAsia="en-GB"/>
              </w:rPr>
              <w:t xml:space="preserve">to </w:t>
            </w:r>
            <w:r w:rsidRPr="000F24E9">
              <w:rPr>
                <w:rFonts w:cs="Arial"/>
                <w:u w:val="single"/>
                <w:lang w:eastAsia="en-GB"/>
              </w:rPr>
              <w:t>7</w:t>
            </w:r>
          </w:p>
          <w:p w14:paraId="33825FD4" w14:textId="77777777" w:rsidR="000F24E9" w:rsidRPr="000F24E9" w:rsidRDefault="000F24E9" w:rsidP="000F24E9">
            <w:pPr>
              <w:spacing w:after="0"/>
              <w:ind w:left="720"/>
              <w:rPr>
                <w:rFonts w:cs="Arial"/>
                <w:lang w:eastAsia="en-GB"/>
              </w:rPr>
            </w:pPr>
            <w:r w:rsidRPr="000F24E9">
              <w:rPr>
                <w:rFonts w:cs="Arial"/>
                <w:lang w:eastAsia="en-GB"/>
              </w:rPr>
              <w:t>7-</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u w:val="single"/>
                <w:lang w:eastAsia="en-GB"/>
              </w:rPr>
              <w:t>7</w:t>
            </w:r>
            <w:r w:rsidRPr="000F24E9">
              <w:rPr>
                <w:rFonts w:cs="Arial"/>
                <w:lang w:eastAsia="en-GB"/>
              </w:rPr>
              <w:t xml:space="preserve"> to</w:t>
            </w:r>
          </w:p>
          <w:p w14:paraId="2BA32334" w14:textId="77777777" w:rsidR="000F24E9" w:rsidRPr="000F24E9" w:rsidRDefault="000F24E9" w:rsidP="000F24E9">
            <w:pPr>
              <w:spacing w:after="0"/>
              <w:ind w:left="720"/>
              <w:rPr>
                <w:rFonts w:ascii="Times New Roman" w:hAnsi="Times New Roman"/>
                <w:lang w:eastAsia="en-GB"/>
              </w:rPr>
            </w:pPr>
            <w:r w:rsidRPr="000F24E9">
              <w:rPr>
                <w:rFonts w:cs="Arial"/>
                <w:lang w:eastAsia="en-GB"/>
              </w:rPr>
              <w:t>7 -</w:t>
            </w:r>
            <w:r>
              <w:rPr>
                <w:rFonts w:cs="Arial"/>
                <w:lang w:eastAsia="en-GB"/>
              </w:rPr>
              <w:t>                          </w:t>
            </w:r>
            <w:r>
              <w:rPr>
                <w:rFonts w:cs="Arial"/>
                <w:lang w:eastAsia="en-GB"/>
              </w:rPr>
              <w:tab/>
            </w:r>
            <w:r w:rsidRPr="000F24E9">
              <w:rPr>
                <w:rFonts w:cs="Arial"/>
                <w:u w:val="single"/>
                <w:lang w:eastAsia="en-GB"/>
              </w:rPr>
              <w:t>7</w:t>
            </w:r>
            <w:r w:rsidRPr="000F24E9">
              <w:rPr>
                <w:rFonts w:cs="Arial"/>
                <w:lang w:eastAsia="en-GB"/>
              </w:rPr>
              <w:t xml:space="preserve"> to</w:t>
            </w:r>
          </w:p>
          <w:p w14:paraId="2C8A5DE7" w14:textId="77777777" w:rsidR="000F24E9" w:rsidRPr="000F24E9" w:rsidRDefault="000F24E9" w:rsidP="000F24E9">
            <w:pPr>
              <w:spacing w:after="0"/>
              <w:ind w:left="720"/>
              <w:rPr>
                <w:rFonts w:cs="Arial"/>
                <w:u w:val="single"/>
                <w:lang w:eastAsia="en-GB"/>
              </w:rPr>
            </w:pPr>
            <w:r w:rsidRPr="000F24E9">
              <w:rPr>
                <w:rFonts w:cs="Arial"/>
                <w:lang w:eastAsia="en-GB"/>
              </w:rPr>
              <w:t>-7-8</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u w:val="single"/>
                <w:lang w:eastAsia="en-GB"/>
              </w:rPr>
              <w:t>-7-8</w:t>
            </w:r>
          </w:p>
          <w:p w14:paraId="534142DB" w14:textId="77777777" w:rsidR="000F24E9" w:rsidRPr="000F24E9" w:rsidRDefault="000F24E9" w:rsidP="000F24E9">
            <w:pPr>
              <w:spacing w:after="0"/>
              <w:ind w:left="720"/>
              <w:rPr>
                <w:rFonts w:cs="Arial"/>
                <w:u w:val="single"/>
                <w:lang w:eastAsia="en-GB"/>
              </w:rPr>
            </w:pPr>
            <w:r w:rsidRPr="000F24E9">
              <w:rPr>
                <w:rFonts w:cs="Arial"/>
                <w:lang w:eastAsia="en-GB"/>
              </w:rPr>
              <w:t>-7--8</w:t>
            </w:r>
            <w:r w:rsidRPr="000F24E9">
              <w:rPr>
                <w:rFonts w:cs="Arial"/>
                <w:lang w:eastAsia="en-GB"/>
              </w:rPr>
              <w:tab/>
            </w:r>
            <w:r w:rsidRPr="000F24E9">
              <w:rPr>
                <w:rFonts w:cs="Arial"/>
                <w:lang w:eastAsia="en-GB"/>
              </w:rPr>
              <w:tab/>
            </w:r>
            <w:r w:rsidRPr="000F24E9">
              <w:rPr>
                <w:rFonts w:cs="Arial"/>
                <w:lang w:eastAsia="en-GB"/>
              </w:rPr>
              <w:tab/>
            </w:r>
            <w:r>
              <w:rPr>
                <w:rFonts w:cs="Arial"/>
                <w:lang w:eastAsia="en-GB"/>
              </w:rPr>
              <w:tab/>
            </w:r>
            <w:r w:rsidRPr="000F24E9">
              <w:rPr>
                <w:rFonts w:cs="Arial"/>
                <w:u w:val="single"/>
                <w:lang w:eastAsia="en-GB"/>
              </w:rPr>
              <w:t>-7--8</w:t>
            </w:r>
          </w:p>
          <w:p w14:paraId="09AEA088" w14:textId="77777777" w:rsidR="000F24E9" w:rsidRPr="000F24E9" w:rsidRDefault="000F24E9" w:rsidP="000F24E9">
            <w:pPr>
              <w:spacing w:after="0"/>
              <w:ind w:left="720"/>
              <w:rPr>
                <w:rFonts w:cs="Arial"/>
                <w:lang w:eastAsia="en-GB"/>
              </w:rPr>
            </w:pPr>
            <w:r w:rsidRPr="000F24E9">
              <w:rPr>
                <w:rFonts w:cs="Arial"/>
                <w:lang w:eastAsia="en-GB"/>
              </w:rPr>
              <w:t>blue-yellow</w:t>
            </w:r>
            <w:r w:rsidRPr="000F24E9">
              <w:rPr>
                <w:rFonts w:cs="Arial"/>
                <w:lang w:eastAsia="en-GB"/>
              </w:rPr>
              <w:tab/>
            </w:r>
            <w:r w:rsidRPr="000F24E9">
              <w:rPr>
                <w:rFonts w:cs="Arial"/>
                <w:lang w:eastAsia="en-GB"/>
              </w:rPr>
              <w:tab/>
            </w:r>
            <w:r>
              <w:rPr>
                <w:rFonts w:cs="Arial"/>
                <w:lang w:eastAsia="en-GB"/>
              </w:rPr>
              <w:tab/>
            </w:r>
            <w:r w:rsidRPr="000F24E9">
              <w:rPr>
                <w:rFonts w:cs="Arial"/>
                <w:u w:val="single"/>
                <w:lang w:eastAsia="en-GB"/>
              </w:rPr>
              <w:t>blue-yellow</w:t>
            </w:r>
            <w:r w:rsidRPr="000F24E9">
              <w:rPr>
                <w:rFonts w:cs="Arial"/>
                <w:lang w:eastAsia="en-GB"/>
              </w:rPr>
              <w:tab/>
            </w:r>
            <w:r w:rsidRPr="000F24E9">
              <w:rPr>
                <w:rFonts w:cs="Arial"/>
                <w:lang w:eastAsia="en-GB"/>
              </w:rPr>
              <w:tab/>
            </w:r>
          </w:p>
          <w:p w14:paraId="0B513423" w14:textId="77777777" w:rsidR="000F24E9" w:rsidRPr="000F24E9" w:rsidRDefault="000F24E9" w:rsidP="000F24E9">
            <w:pPr>
              <w:spacing w:after="0"/>
              <w:ind w:left="720"/>
              <w:rPr>
                <w:rFonts w:cs="Arial"/>
                <w:u w:val="single"/>
                <w:lang w:eastAsia="en-GB"/>
              </w:rPr>
            </w:pPr>
            <w:r w:rsidRPr="000F24E9">
              <w:rPr>
                <w:rFonts w:cs="Arial"/>
                <w:lang w:eastAsia="en-GB"/>
              </w:rPr>
              <w:t>blue - yellow</w:t>
            </w:r>
            <w:r w:rsidRPr="000F24E9">
              <w:rPr>
                <w:rFonts w:cs="Arial"/>
                <w:lang w:eastAsia="en-GB"/>
              </w:rPr>
              <w:tab/>
            </w:r>
            <w:r w:rsidRPr="000F24E9">
              <w:rPr>
                <w:rFonts w:cs="Arial"/>
                <w:lang w:eastAsia="en-GB"/>
              </w:rPr>
              <w:tab/>
            </w:r>
            <w:r w:rsidRPr="000F24E9">
              <w:rPr>
                <w:rFonts w:cs="Arial"/>
                <w:u w:val="single"/>
                <w:lang w:eastAsia="en-GB"/>
              </w:rPr>
              <w:t>blue</w:t>
            </w:r>
            <w:r w:rsidRPr="000F24E9">
              <w:rPr>
                <w:rFonts w:cs="Arial"/>
                <w:lang w:eastAsia="en-GB"/>
              </w:rPr>
              <w:t xml:space="preserve"> to </w:t>
            </w:r>
            <w:r w:rsidRPr="000F24E9">
              <w:rPr>
                <w:rFonts w:cs="Arial"/>
                <w:u w:val="single"/>
                <w:lang w:eastAsia="en-GB"/>
              </w:rPr>
              <w:t>yellow</w:t>
            </w:r>
          </w:p>
          <w:p w14:paraId="4549D511" w14:textId="77777777" w:rsidR="000F24E9" w:rsidRPr="000F24E9" w:rsidRDefault="000F24E9" w:rsidP="000F24E9">
            <w:pPr>
              <w:spacing w:after="0"/>
              <w:ind w:left="720"/>
              <w:rPr>
                <w:rFonts w:ascii="Times New Roman" w:hAnsi="Times New Roman"/>
                <w:lang w:eastAsia="en-GB"/>
              </w:rPr>
            </w:pPr>
            <w:r w:rsidRPr="000F24E9">
              <w:rPr>
                <w:rFonts w:cs="Arial"/>
                <w:lang w:eastAsia="en-GB"/>
              </w:rPr>
              <w:t>blue - yellow - red</w:t>
            </w:r>
            <w:r w:rsidRPr="000F24E9">
              <w:rPr>
                <w:rFonts w:cs="Arial"/>
                <w:lang w:eastAsia="en-GB"/>
              </w:rPr>
              <w:tab/>
            </w:r>
            <w:r w:rsidRPr="000F24E9">
              <w:rPr>
                <w:rFonts w:cs="Arial"/>
                <w:u w:val="single"/>
                <w:lang w:eastAsia="en-GB"/>
              </w:rPr>
              <w:t>blue</w:t>
            </w:r>
            <w:r w:rsidRPr="000F24E9">
              <w:rPr>
                <w:rFonts w:cs="Arial"/>
                <w:lang w:eastAsia="en-GB"/>
              </w:rPr>
              <w:t xml:space="preserve"> to </w:t>
            </w:r>
            <w:r w:rsidRPr="000F24E9">
              <w:rPr>
                <w:rFonts w:cs="Arial"/>
                <w:u w:val="single"/>
                <w:lang w:eastAsia="en-GB"/>
              </w:rPr>
              <w:t>yellow - red</w:t>
            </w:r>
          </w:p>
          <w:p w14:paraId="3C7FC96A" w14:textId="77777777" w:rsidR="00445F23" w:rsidRPr="000F24E9" w:rsidRDefault="00445F23" w:rsidP="000F24E9">
            <w:pPr>
              <w:spacing w:after="0"/>
              <w:ind w:left="720"/>
              <w:rPr>
                <w:rFonts w:cs="Arial"/>
                <w:lang w:eastAsia="en-GB"/>
              </w:rPr>
            </w:pPr>
          </w:p>
        </w:tc>
      </w:tr>
      <w:tr w:rsidR="00445F23" w14:paraId="0B4E80C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4DEFF85" w14:textId="77777777" w:rsidR="00445F23" w:rsidRDefault="00445F23">
            <w:pPr>
              <w:pStyle w:val="TableRow"/>
            </w:pPr>
            <w:r>
              <w:lastRenderedPageBreak/>
              <w:t>btnMore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FD452A" w14:textId="77777777" w:rsidR="00445F23" w:rsidRDefault="00445F23">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5350C6" w14:textId="77777777" w:rsidR="00445F23" w:rsidRDefault="00445F23">
            <w:pPr>
              <w:pStyle w:val="TableRow"/>
            </w:pPr>
            <w:r>
              <w:t>Toggles the screen from Detailed mode to Simple mode.</w:t>
            </w:r>
          </w:p>
        </w:tc>
      </w:tr>
    </w:tbl>
    <w:p w14:paraId="5DAF9C73" w14:textId="77777777" w:rsidR="00445F23" w:rsidRDefault="00445F23" w:rsidP="00445F23"/>
    <w:p w14:paraId="3511C42A" w14:textId="77777777" w:rsidR="00445F23" w:rsidRDefault="00445F23" w:rsidP="00CC6B4D">
      <w:pPr>
        <w:pStyle w:val="Heading4"/>
        <w:numPr>
          <w:ilvl w:val="3"/>
          <w:numId w:val="4"/>
        </w:numPr>
      </w:pPr>
      <w:bookmarkStart w:id="360" w:name="_Toc292878812"/>
      <w:r>
        <w:lastRenderedPageBreak/>
        <w:t>Related people details screen</w:t>
      </w:r>
      <w:bookmarkEnd w:id="360"/>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4CF3483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59F57AD" w14:textId="77777777" w:rsidR="00445F23" w:rsidRDefault="00445F23">
            <w:pPr>
              <w:pStyle w:val="TableTitle"/>
            </w:pPr>
            <w:r>
              <w:t>Window Name: TfraPeople</w:t>
            </w:r>
          </w:p>
        </w:tc>
      </w:tr>
      <w:tr w:rsidR="00445F23" w14:paraId="5DF51F1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C261A95" w14:textId="77777777" w:rsidR="00445F23" w:rsidRDefault="00445F23">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CD68D3C" w14:textId="77777777" w:rsidR="00445F23" w:rsidRDefault="00445F23">
            <w:pPr>
              <w:pStyle w:val="TableRow"/>
              <w:keepNext/>
            </w:pPr>
            <w:r>
              <w:rPr>
                <w:b/>
              </w:rPr>
              <w:t>Unit File Name</w:t>
            </w:r>
            <w:r>
              <w:t>: FramePeople.pas</w:t>
            </w:r>
          </w:p>
        </w:tc>
      </w:tr>
      <w:tr w:rsidR="00445F23" w14:paraId="4439C8C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FB6D5EE" w14:textId="77777777" w:rsidR="00445F23" w:rsidRDefault="00445F23">
            <w:pPr>
              <w:pStyle w:val="TableRow"/>
              <w:keepNext/>
            </w:pPr>
            <w:r>
              <w:rPr>
                <w:b/>
              </w:rPr>
              <w:t>Entities</w:t>
            </w:r>
            <w:r>
              <w:t>: Entities defined by embedded tabs.</w:t>
            </w:r>
          </w:p>
        </w:tc>
      </w:tr>
      <w:tr w:rsidR="00445F23" w14:paraId="1C3AD6F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7D75DEA" w14:textId="77777777" w:rsidR="00445F23" w:rsidRDefault="00445F23">
            <w:pPr>
              <w:pStyle w:val="TableRow"/>
              <w:keepNext/>
            </w:pPr>
            <w:r>
              <w:rPr>
                <w:b/>
              </w:rPr>
              <w:t>Calls</w:t>
            </w:r>
            <w:r>
              <w:t>: Related people General tab page control, Specimens Collected tab page control, Specimens Determined tab page control</w:t>
            </w:r>
          </w:p>
        </w:tc>
      </w:tr>
      <w:tr w:rsidR="00445F23" w14:paraId="4999F5F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85680DA" w14:textId="77777777" w:rsidR="00445F23" w:rsidRDefault="00445F23">
            <w:pPr>
              <w:pStyle w:val="TableRow"/>
              <w:keepNext/>
            </w:pPr>
            <w:r>
              <w:rPr>
                <w:b/>
              </w:rPr>
              <w:t>Returns</w:t>
            </w:r>
            <w:r>
              <w:t xml:space="preserve"> </w:t>
            </w:r>
            <w:r>
              <w:rPr>
                <w:b/>
              </w:rPr>
              <w:t>To</w:t>
            </w:r>
            <w:r>
              <w:t>: None</w:t>
            </w:r>
          </w:p>
        </w:tc>
      </w:tr>
      <w:tr w:rsidR="00445F23" w14:paraId="7978B22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7E35F0" w14:textId="77777777" w:rsidR="00445F23" w:rsidRDefault="00445F23">
            <w:pPr>
              <w:pStyle w:val="TableRow"/>
              <w:keepNext/>
            </w:pPr>
            <w:r>
              <w:rPr>
                <w:b/>
              </w:rPr>
              <w:t>Description</w:t>
            </w:r>
            <w:r>
              <w:t>: Empty page control that has the following tabs embedded to display details of a person or organisation associated with a collection unit:</w:t>
            </w:r>
          </w:p>
          <w:p w14:paraId="2EE801EB" w14:textId="77777777" w:rsidR="00445F23" w:rsidRDefault="00445F23">
            <w:pPr>
              <w:pStyle w:val="TableRow"/>
              <w:keepNext/>
            </w:pPr>
            <w:r>
              <w:t>TfraPeopleGeneral (displayed where the person was identified as associated with the collection unit table through the presence of a record in Collection_Unit_Individual)</w:t>
            </w:r>
          </w:p>
          <w:p w14:paraId="159E6406" w14:textId="77777777" w:rsidR="00445F23" w:rsidRDefault="00445F23">
            <w:pPr>
              <w:pStyle w:val="TableRow"/>
              <w:keepNext/>
            </w:pPr>
            <w:r>
              <w:t>TfraPeopleSpCollected (displayed when the top-level node is a Collection and the associated name is a person)</w:t>
            </w:r>
          </w:p>
          <w:p w14:paraId="786FF0E0" w14:textId="77777777" w:rsidR="00445F23" w:rsidRDefault="00445F23">
            <w:pPr>
              <w:pStyle w:val="TableRow"/>
              <w:keepNext/>
            </w:pPr>
            <w:r>
              <w:t>TfraPeopleSpDetermined (displayed when the top-level node is a Collection and the associated name is a person)</w:t>
            </w:r>
          </w:p>
        </w:tc>
      </w:tr>
    </w:tbl>
    <w:p w14:paraId="2656F728" w14:textId="77777777" w:rsidR="00445F23" w:rsidRDefault="00445F23" w:rsidP="00445F23"/>
    <w:p w14:paraId="7154788B" w14:textId="77777777" w:rsidR="00445F23" w:rsidRDefault="00445F23" w:rsidP="00CC6B4D">
      <w:pPr>
        <w:pStyle w:val="Heading4"/>
        <w:numPr>
          <w:ilvl w:val="3"/>
          <w:numId w:val="4"/>
        </w:numPr>
      </w:pPr>
      <w:bookmarkStart w:id="361" w:name="_Toc292878813"/>
      <w:bookmarkStart w:id="362" w:name="_Ref298425917"/>
      <w:r>
        <w:t>Related people General tab page control</w:t>
      </w:r>
      <w:bookmarkEnd w:id="361"/>
      <w:bookmarkEnd w:id="362"/>
    </w:p>
    <w:p w14:paraId="50A1637B" w14:textId="14B2176A" w:rsidR="00445F23" w:rsidRDefault="005550DB" w:rsidP="00445F23">
      <w:pPr>
        <w:jc w:val="center"/>
        <w:rPr>
          <w:lang w:val="en-US"/>
        </w:rPr>
      </w:pPr>
      <w:r>
        <w:rPr>
          <w:noProof/>
          <w:lang w:eastAsia="en-GB"/>
        </w:rPr>
        <w:drawing>
          <wp:inline distT="0" distB="0" distL="0" distR="0" wp14:anchorId="2A21415F" wp14:editId="71E5B733">
            <wp:extent cx="34671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6E8B2BD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A72509B" w14:textId="77777777" w:rsidR="00445F23" w:rsidRDefault="00445F23">
            <w:pPr>
              <w:pStyle w:val="TableTitle"/>
            </w:pPr>
            <w:r>
              <w:lastRenderedPageBreak/>
              <w:t>Window Name: TfraPeopleGeneral</w:t>
            </w:r>
          </w:p>
        </w:tc>
      </w:tr>
      <w:tr w:rsidR="00445F23" w14:paraId="1A2BC52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C1EAA27"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F729785" w14:textId="77777777" w:rsidR="00445F23" w:rsidRDefault="00445F23">
            <w:pPr>
              <w:pStyle w:val="TableRow"/>
              <w:keepNext/>
            </w:pPr>
            <w:r>
              <w:rPr>
                <w:b/>
              </w:rPr>
              <w:t>Unit File Name</w:t>
            </w:r>
            <w:r>
              <w:t>: FramePeopleGeneral.pas</w:t>
            </w:r>
          </w:p>
        </w:tc>
      </w:tr>
      <w:tr w:rsidR="00445F23" w14:paraId="2D46D98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380C91" w14:textId="77777777" w:rsidR="00445F23" w:rsidRDefault="00445F23">
            <w:pPr>
              <w:pStyle w:val="TableRow"/>
              <w:keepNext/>
            </w:pPr>
            <w:r>
              <w:rPr>
                <w:b/>
              </w:rPr>
              <w:t>Entities</w:t>
            </w:r>
            <w:r>
              <w:t>: Collection_Unit_Name, Term, Individual, Organisation</w:t>
            </w:r>
          </w:p>
        </w:tc>
      </w:tr>
      <w:tr w:rsidR="00445F23" w14:paraId="0A23DC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135155" w14:textId="77777777" w:rsidR="00445F23" w:rsidRDefault="00445F23">
            <w:pPr>
              <w:pStyle w:val="TableRow"/>
              <w:keepNext/>
            </w:pPr>
            <w:r>
              <w:rPr>
                <w:b/>
              </w:rPr>
              <w:t>Calls</w:t>
            </w:r>
            <w:r>
              <w:t>: TfrmIndOrg</w:t>
            </w:r>
          </w:p>
        </w:tc>
      </w:tr>
      <w:tr w:rsidR="00445F23" w14:paraId="61A1802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BEDFEE" w14:textId="77777777" w:rsidR="00445F23" w:rsidRDefault="00445F23">
            <w:pPr>
              <w:pStyle w:val="TableRow"/>
              <w:keepNext/>
            </w:pPr>
            <w:r>
              <w:rPr>
                <w:b/>
              </w:rPr>
              <w:t>Returns</w:t>
            </w:r>
            <w:r>
              <w:t xml:space="preserve"> </w:t>
            </w:r>
            <w:r>
              <w:rPr>
                <w:b/>
              </w:rPr>
              <w:t>To</w:t>
            </w:r>
            <w:r>
              <w:t>: None</w:t>
            </w:r>
          </w:p>
        </w:tc>
      </w:tr>
      <w:tr w:rsidR="00445F23" w14:paraId="45DD55B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BBF52EF" w14:textId="77777777" w:rsidR="00445F23" w:rsidRDefault="00445F23">
            <w:pPr>
              <w:pStyle w:val="TableRow"/>
              <w:keepNext/>
            </w:pPr>
            <w:r>
              <w:rPr>
                <w:b/>
              </w:rPr>
              <w:t>Description</w:t>
            </w:r>
            <w:r>
              <w:t>: Tab page control displaying details for a name related to a collection unit through the Collection_Unit_Name table.</w:t>
            </w:r>
          </w:p>
        </w:tc>
      </w:tr>
    </w:tbl>
    <w:p w14:paraId="572E44D7"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04A5EF2F"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513D382" w14:textId="77777777" w:rsidR="00445F23" w:rsidRDefault="00445F23">
            <w:pPr>
              <w:pStyle w:val="TableTitle"/>
            </w:pPr>
            <w:r>
              <w:t>Window Controls</w:t>
            </w:r>
          </w:p>
        </w:tc>
      </w:tr>
      <w:tr w:rsidR="00445F23" w14:paraId="62D41BF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D58017"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9FDE07"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158D21" w14:textId="77777777" w:rsidR="00445F23" w:rsidRDefault="00445F23">
            <w:pPr>
              <w:pStyle w:val="TableColumnTitles"/>
              <w:keepNext/>
            </w:pPr>
            <w:r>
              <w:rPr>
                <w:i/>
              </w:rPr>
              <w:t>Attribute</w:t>
            </w:r>
            <w:r>
              <w:t xml:space="preserve"> Action</w:t>
            </w:r>
          </w:p>
        </w:tc>
      </w:tr>
      <w:tr w:rsidR="00445F23" w14:paraId="6B43B32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4242B9" w14:textId="77777777" w:rsidR="00445F23" w:rsidRDefault="00445F23">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06AB8B"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DEFC28B" w14:textId="77777777" w:rsidR="00445F23" w:rsidRDefault="00445F23">
            <w:pPr>
              <w:pStyle w:val="TableRow"/>
              <w:rPr>
                <w:i/>
              </w:rPr>
            </w:pPr>
            <w:r>
              <w:rPr>
                <w:i/>
              </w:rPr>
              <w:t>Organisation.Fullname, Organisation.Acronym, Individual.Forename, Individual.Title, Individual.Initials, Individual.Surname</w:t>
            </w:r>
          </w:p>
          <w:p w14:paraId="0207408B" w14:textId="77777777" w:rsidR="00445F23" w:rsidRDefault="00445F23">
            <w:pPr>
              <w:pStyle w:val="TableRow"/>
            </w:pPr>
            <w:r>
              <w:t>Displays and allows editing of the organisation or individual related to the collection unit.  Linked to the Recorder Names &amp; Addresses module.</w:t>
            </w:r>
          </w:p>
        </w:tc>
      </w:tr>
      <w:tr w:rsidR="00445F23" w14:paraId="6EF8C8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3C5116" w14:textId="77777777" w:rsidR="00445F23" w:rsidRDefault="00445F23">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FF7DD9"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8BEB43" w14:textId="77777777" w:rsidR="00445F23" w:rsidRDefault="00445F23">
            <w:pPr>
              <w:pStyle w:val="TableRow"/>
              <w:rPr>
                <w:i/>
              </w:rPr>
            </w:pPr>
            <w:r>
              <w:rPr>
                <w:i/>
              </w:rPr>
              <w:t xml:space="preserve">Collection_Unit_Name.Relation_Type_Concept_Key, </w:t>
            </w:r>
            <w:r w:rsidR="000E48E4">
              <w:rPr>
                <w:i/>
              </w:rPr>
              <w:t>Concept_Group.Published_Term</w:t>
            </w:r>
          </w:p>
          <w:p w14:paraId="45CD45BA" w14:textId="77777777" w:rsidR="00445F23" w:rsidRDefault="00445F23">
            <w:pPr>
              <w:pStyle w:val="TableRow"/>
            </w:pPr>
            <w:r>
              <w:t>Displays and allows editing of the relationship type.  Combo box is a fixed list populated from the Collection Unit to Name Relationships concept group.</w:t>
            </w:r>
          </w:p>
        </w:tc>
      </w:tr>
      <w:tr w:rsidR="00445F23" w14:paraId="2E67CD3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435246" w14:textId="77777777" w:rsidR="00445F23" w:rsidRDefault="00445F23">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B82279"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0F23AB" w14:textId="77777777" w:rsidR="00445F23" w:rsidRDefault="00445F23">
            <w:pPr>
              <w:pStyle w:val="TableRow"/>
              <w:rPr>
                <w:i/>
              </w:rPr>
            </w:pPr>
            <w:r>
              <w:rPr>
                <w:i/>
              </w:rPr>
              <w:t>Collection_Unit_Name.Vague_Date_Start, Collection_Unit_Name.Vague_Date_End, Collection_Unit_Name.Vague_Date_Type</w:t>
            </w:r>
          </w:p>
          <w:p w14:paraId="1CD83B4D" w14:textId="77777777" w:rsidR="00445F23" w:rsidRDefault="00445F23">
            <w:pPr>
              <w:pStyle w:val="TableRow"/>
            </w:pPr>
            <w:r>
              <w:t>Displays and allows editing of the relationship date.</w:t>
            </w:r>
          </w:p>
        </w:tc>
      </w:tr>
      <w:tr w:rsidR="00445F23" w14:paraId="75B8257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F37B0EF" w14:textId="77777777" w:rsidR="00445F23" w:rsidRDefault="00445F23">
            <w:pPr>
              <w:pStyle w:val="TableRow"/>
            </w:pPr>
            <w:r>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8B9C62" w14:textId="77777777" w:rsidR="00445F23" w:rsidRDefault="00445F23">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FB5A74" w14:textId="77777777" w:rsidR="00445F23" w:rsidRDefault="00445F23">
            <w:pPr>
              <w:pStyle w:val="TableRow"/>
              <w:rPr>
                <w:i/>
              </w:rPr>
            </w:pPr>
            <w:r>
              <w:rPr>
                <w:i/>
              </w:rPr>
              <w:t>Collection_Unit_Name.Comment</w:t>
            </w:r>
          </w:p>
          <w:p w14:paraId="19CA01EA" w14:textId="77777777" w:rsidR="00445F23" w:rsidRDefault="00445F23">
            <w:pPr>
              <w:pStyle w:val="TableRow"/>
            </w:pPr>
            <w:r>
              <w:t>Displays and allows editing of free text notes for the relationship.</w:t>
            </w:r>
          </w:p>
        </w:tc>
      </w:tr>
      <w:tr w:rsidR="00445F23" w14:paraId="2C3389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481BCDE" w14:textId="77777777" w:rsidR="00445F23" w:rsidRDefault="00445F23">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374F83"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F23DA4" w14:textId="77777777" w:rsidR="00445F23" w:rsidRDefault="00445F23">
            <w:pPr>
              <w:pStyle w:val="TableRow"/>
            </w:pPr>
            <w:r>
              <w:t>Initiates a Return Data - F9 link between eName and the Recorder Names &amp; Addresses screen.</w:t>
            </w:r>
          </w:p>
        </w:tc>
      </w:tr>
    </w:tbl>
    <w:p w14:paraId="502FEEC9" w14:textId="77777777" w:rsidR="00445F23" w:rsidRDefault="00445F23" w:rsidP="00445F23"/>
    <w:p w14:paraId="59E880B1" w14:textId="77777777" w:rsidR="00445F23" w:rsidRDefault="00445F23" w:rsidP="00CC6B4D">
      <w:pPr>
        <w:pStyle w:val="Heading4"/>
        <w:numPr>
          <w:ilvl w:val="3"/>
          <w:numId w:val="4"/>
        </w:numPr>
      </w:pPr>
      <w:bookmarkStart w:id="363" w:name="_Toc292878814"/>
      <w:bookmarkStart w:id="364" w:name="_Ref298425962"/>
      <w:r>
        <w:lastRenderedPageBreak/>
        <w:t>Specimens Collected tab page control</w:t>
      </w:r>
      <w:bookmarkEnd w:id="363"/>
      <w:bookmarkEnd w:id="364"/>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0EC67597"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79DE0D0" w14:textId="77777777" w:rsidR="00445F23" w:rsidRDefault="00445F23">
            <w:pPr>
              <w:pStyle w:val="TableTitle"/>
            </w:pPr>
            <w:r>
              <w:t>Window Name: TfraPeopleSpCollected</w:t>
            </w:r>
          </w:p>
        </w:tc>
      </w:tr>
      <w:tr w:rsidR="00445F23" w14:paraId="4F8E5A7C"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E99D627"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EB98E21" w14:textId="77777777" w:rsidR="00445F23" w:rsidRDefault="00445F23">
            <w:pPr>
              <w:pStyle w:val="TableRow"/>
              <w:keepNext/>
            </w:pPr>
            <w:r>
              <w:rPr>
                <w:b/>
              </w:rPr>
              <w:t>Unit File Name</w:t>
            </w:r>
            <w:r>
              <w:t>: FramePeopleSpCollected.pas</w:t>
            </w:r>
          </w:p>
        </w:tc>
      </w:tr>
      <w:tr w:rsidR="00445F23" w14:paraId="551057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332205D" w14:textId="77777777" w:rsidR="00445F23" w:rsidRDefault="00445F23">
            <w:pPr>
              <w:pStyle w:val="TableRow"/>
              <w:keepNext/>
            </w:pPr>
            <w:r>
              <w:rPr>
                <w:b/>
              </w:rPr>
              <w:t>Entities</w:t>
            </w:r>
            <w:r>
              <w:t>: Term</w:t>
            </w:r>
          </w:p>
        </w:tc>
      </w:tr>
      <w:tr w:rsidR="00445F23" w14:paraId="57DC069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EE810DE" w14:textId="77777777" w:rsidR="00445F23" w:rsidRDefault="00445F23">
            <w:pPr>
              <w:pStyle w:val="TableRow"/>
              <w:keepNext/>
            </w:pPr>
            <w:r>
              <w:rPr>
                <w:b/>
              </w:rPr>
              <w:t>Calls</w:t>
            </w:r>
            <w:r>
              <w:t>: None</w:t>
            </w:r>
          </w:p>
        </w:tc>
      </w:tr>
      <w:tr w:rsidR="00445F23" w14:paraId="456C26A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F69984" w14:textId="77777777" w:rsidR="00445F23" w:rsidRDefault="00445F23">
            <w:pPr>
              <w:pStyle w:val="TableRow"/>
              <w:keepNext/>
            </w:pPr>
            <w:r>
              <w:rPr>
                <w:b/>
              </w:rPr>
              <w:t>Returns</w:t>
            </w:r>
            <w:r>
              <w:t xml:space="preserve"> </w:t>
            </w:r>
            <w:r>
              <w:rPr>
                <w:b/>
              </w:rPr>
              <w:t>To</w:t>
            </w:r>
            <w:r>
              <w:t>: None</w:t>
            </w:r>
          </w:p>
        </w:tc>
      </w:tr>
      <w:tr w:rsidR="00445F23" w14:paraId="779182C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14D739" w14:textId="77777777" w:rsidR="00445F23" w:rsidRDefault="00445F23">
            <w:pPr>
              <w:pStyle w:val="TableRow"/>
              <w:keepNext/>
            </w:pPr>
            <w:r>
              <w:rPr>
                <w:b/>
              </w:rPr>
              <w:t>Description</w:t>
            </w:r>
            <w:r>
              <w:t xml:space="preserve">: Tab page control displaying a list of specimens collected by the selected person.  </w:t>
            </w:r>
          </w:p>
        </w:tc>
      </w:tr>
    </w:tbl>
    <w:p w14:paraId="245289F9"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15E271ED"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D83D72C" w14:textId="77777777" w:rsidR="00445F23" w:rsidRDefault="00445F23">
            <w:pPr>
              <w:pStyle w:val="TableTitle"/>
            </w:pPr>
            <w:r>
              <w:t>Window Controls</w:t>
            </w:r>
          </w:p>
        </w:tc>
      </w:tr>
      <w:tr w:rsidR="00445F23" w14:paraId="2544267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395AC1"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25B66CB"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835AEE" w14:textId="77777777" w:rsidR="00445F23" w:rsidRDefault="00445F23">
            <w:pPr>
              <w:pStyle w:val="TableColumnTitles"/>
              <w:keepNext/>
            </w:pPr>
            <w:r>
              <w:rPr>
                <w:i/>
              </w:rPr>
              <w:t>Attribute</w:t>
            </w:r>
            <w:r>
              <w:t xml:space="preserve"> Action</w:t>
            </w:r>
          </w:p>
        </w:tc>
      </w:tr>
      <w:tr w:rsidR="00445F23" w14:paraId="5B8190A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8574EF" w14:textId="77777777" w:rsidR="00445F23" w:rsidRDefault="00445F23">
            <w:pPr>
              <w:pStyle w:val="TableRow"/>
            </w:pPr>
            <w:r>
              <w:t>lbSpecimens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E3C167" w14:textId="77777777" w:rsidR="00445F23" w:rsidRDefault="00445F23">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7F5853" w14:textId="77777777" w:rsidR="00760839" w:rsidRDefault="000E48E4">
            <w:pPr>
              <w:pStyle w:val="TableRow"/>
              <w:rPr>
                <w:i/>
              </w:rPr>
            </w:pPr>
            <w:r>
              <w:rPr>
                <w:i/>
              </w:rPr>
              <w:t>Concept.Published_Term</w:t>
            </w:r>
            <w:r w:rsidR="00760839" w:rsidRPr="00760839">
              <w:rPr>
                <w:i/>
              </w:rPr>
              <w:t>, Collection_Unit_Number.Number</w:t>
            </w:r>
          </w:p>
          <w:p w14:paraId="306C1BB4" w14:textId="77777777" w:rsidR="00445F23" w:rsidRDefault="00760839">
            <w:pPr>
              <w:pStyle w:val="TableRow"/>
            </w:pPr>
            <w:r w:rsidRPr="00760839">
              <w:t xml:space="preserve">Lists all preferred determinations and the </w:t>
            </w:r>
            <w:r w:rsidR="00BD3BF5">
              <w:t>preferred</w:t>
            </w:r>
            <w:r w:rsidR="00BD3BF5" w:rsidRPr="00760839">
              <w:t xml:space="preserve"> </w:t>
            </w:r>
            <w:r w:rsidRPr="00760839">
              <w:t xml:space="preserve">number for the specimens </w:t>
            </w:r>
            <w:r>
              <w:t xml:space="preserve">linked to the currently selected collection or specimen top level node, </w:t>
            </w:r>
            <w:r w:rsidRPr="00760839">
              <w:t>where the person is a Sample_Recorder for the gathering event (Specimen_Field_Data.Gathering_Event=1).</w:t>
            </w:r>
            <w:r>
              <w:t xml:space="preserve">  Sorted alphabetically.</w:t>
            </w:r>
          </w:p>
          <w:p w14:paraId="3E6FA108" w14:textId="77777777" w:rsidR="00760839" w:rsidRPr="00760839" w:rsidRDefault="00760839">
            <w:pPr>
              <w:pStyle w:val="TableRow"/>
            </w:pPr>
            <w:r>
              <w:t>When in browse mode, double clicking an item navigates to the specimen in the Collections Browser.</w:t>
            </w:r>
          </w:p>
        </w:tc>
      </w:tr>
    </w:tbl>
    <w:p w14:paraId="14981A10" w14:textId="77777777" w:rsidR="00445F23" w:rsidRDefault="00445F23" w:rsidP="00445F23"/>
    <w:p w14:paraId="2A2C89CB" w14:textId="77777777" w:rsidR="00445F23" w:rsidRDefault="00445F23" w:rsidP="00CC6B4D">
      <w:pPr>
        <w:pStyle w:val="Heading4"/>
        <w:numPr>
          <w:ilvl w:val="3"/>
          <w:numId w:val="4"/>
        </w:numPr>
      </w:pPr>
      <w:bookmarkStart w:id="365" w:name="_Toc292878815"/>
      <w:bookmarkStart w:id="366" w:name="_Ref298425993"/>
      <w:r>
        <w:t>Specimens Determined tab page control</w:t>
      </w:r>
      <w:bookmarkEnd w:id="365"/>
      <w:bookmarkEnd w:id="366"/>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659462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9AEEA25" w14:textId="77777777" w:rsidR="00445F23" w:rsidRDefault="00445F23">
            <w:pPr>
              <w:pStyle w:val="TableTitle"/>
            </w:pPr>
            <w:r>
              <w:t>Window Name: TfraPeopleSpDetermined</w:t>
            </w:r>
          </w:p>
        </w:tc>
      </w:tr>
      <w:tr w:rsidR="00445F23" w14:paraId="6D32067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9E57FFD"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46BF8BB" w14:textId="77777777" w:rsidR="00445F23" w:rsidRDefault="00445F23">
            <w:pPr>
              <w:pStyle w:val="TableRow"/>
              <w:keepNext/>
            </w:pPr>
            <w:r>
              <w:rPr>
                <w:b/>
              </w:rPr>
              <w:t>Unit File Name</w:t>
            </w:r>
            <w:r>
              <w:t>: FramePeopleSpDetermined.pas</w:t>
            </w:r>
          </w:p>
        </w:tc>
      </w:tr>
      <w:tr w:rsidR="00445F23" w14:paraId="1EA337D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2E9F54" w14:textId="77777777" w:rsidR="00445F23" w:rsidRDefault="00445F23">
            <w:pPr>
              <w:pStyle w:val="TableRow"/>
              <w:keepNext/>
            </w:pPr>
            <w:r>
              <w:rPr>
                <w:b/>
              </w:rPr>
              <w:t>Entities</w:t>
            </w:r>
            <w:r>
              <w:t>: Term</w:t>
            </w:r>
          </w:p>
        </w:tc>
      </w:tr>
      <w:tr w:rsidR="00445F23" w14:paraId="5147DFC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A273F8" w14:textId="77777777" w:rsidR="00445F23" w:rsidRDefault="00445F23">
            <w:pPr>
              <w:pStyle w:val="TableRow"/>
              <w:keepNext/>
            </w:pPr>
            <w:r>
              <w:rPr>
                <w:b/>
              </w:rPr>
              <w:t>Calls</w:t>
            </w:r>
            <w:r>
              <w:t>: None</w:t>
            </w:r>
          </w:p>
        </w:tc>
      </w:tr>
      <w:tr w:rsidR="00445F23" w14:paraId="7BD032F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60209E" w14:textId="77777777" w:rsidR="00445F23" w:rsidRDefault="00445F23">
            <w:pPr>
              <w:pStyle w:val="TableRow"/>
              <w:keepNext/>
            </w:pPr>
            <w:r>
              <w:rPr>
                <w:b/>
              </w:rPr>
              <w:t>Returns</w:t>
            </w:r>
            <w:r>
              <w:t xml:space="preserve"> </w:t>
            </w:r>
            <w:r>
              <w:rPr>
                <w:b/>
              </w:rPr>
              <w:t>To</w:t>
            </w:r>
            <w:r>
              <w:t>: None</w:t>
            </w:r>
          </w:p>
        </w:tc>
      </w:tr>
      <w:tr w:rsidR="00445F23" w14:paraId="51ED55A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D416C86" w14:textId="77777777" w:rsidR="00445F23" w:rsidRDefault="00445F23">
            <w:pPr>
              <w:pStyle w:val="TableRow"/>
              <w:keepNext/>
            </w:pPr>
            <w:r>
              <w:rPr>
                <w:b/>
              </w:rPr>
              <w:t>Description</w:t>
            </w:r>
            <w:r>
              <w:t xml:space="preserve">: Tab page control displaying a list of specimens determined by the selected person.  </w:t>
            </w:r>
          </w:p>
        </w:tc>
      </w:tr>
    </w:tbl>
    <w:p w14:paraId="18FCB793"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5AA0D6E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21B4132" w14:textId="77777777" w:rsidR="00445F23" w:rsidRDefault="00445F23">
            <w:pPr>
              <w:pStyle w:val="TableTitle"/>
            </w:pPr>
            <w:r>
              <w:lastRenderedPageBreak/>
              <w:t>Window Controls</w:t>
            </w:r>
          </w:p>
        </w:tc>
      </w:tr>
      <w:tr w:rsidR="00445F23" w14:paraId="305D895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606D06"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435F9C"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8B7DB1C" w14:textId="77777777" w:rsidR="00445F23" w:rsidRDefault="00445F23">
            <w:pPr>
              <w:pStyle w:val="TableColumnTitles"/>
              <w:keepNext/>
            </w:pPr>
            <w:r>
              <w:rPr>
                <w:i/>
              </w:rPr>
              <w:t>Attribute</w:t>
            </w:r>
            <w:r>
              <w:t xml:space="preserve"> Action</w:t>
            </w:r>
          </w:p>
        </w:tc>
      </w:tr>
      <w:tr w:rsidR="00445F23" w14:paraId="685777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6A3249" w14:textId="77777777" w:rsidR="00445F23" w:rsidRDefault="00445F23">
            <w:pPr>
              <w:pStyle w:val="TableRow"/>
            </w:pPr>
            <w:r>
              <w:t>lbSpecimens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17DB08" w14:textId="77777777" w:rsidR="00445F23" w:rsidRDefault="00445F23">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3AAACE" w14:textId="77777777" w:rsidR="00445F23" w:rsidRDefault="000E48E4">
            <w:pPr>
              <w:pStyle w:val="TableRow"/>
              <w:rPr>
                <w:i/>
              </w:rPr>
            </w:pPr>
            <w:r>
              <w:rPr>
                <w:i/>
              </w:rPr>
              <w:t>Concept.Published_Term</w:t>
            </w:r>
          </w:p>
          <w:p w14:paraId="53B78610" w14:textId="77777777" w:rsidR="005E0FC2" w:rsidRDefault="005E0FC2" w:rsidP="005E0FC2">
            <w:pPr>
              <w:pStyle w:val="TableRow"/>
            </w:pPr>
            <w:r w:rsidRPr="00760839">
              <w:t xml:space="preserve">Lists all preferred determinations and the </w:t>
            </w:r>
            <w:r w:rsidR="00BD3BF5">
              <w:t>preferred</w:t>
            </w:r>
            <w:r w:rsidR="00BD3BF5" w:rsidRPr="00760839">
              <w:t xml:space="preserve"> </w:t>
            </w:r>
            <w:r w:rsidRPr="00760839">
              <w:t xml:space="preserve">number for the specimens </w:t>
            </w:r>
            <w:r>
              <w:t xml:space="preserve">linked to the currently selected collection or specimen top level node, </w:t>
            </w:r>
            <w:r w:rsidRPr="00760839">
              <w:t xml:space="preserve">where the person is a </w:t>
            </w:r>
            <w:r>
              <w:t xml:space="preserve">determiner of any determination </w:t>
            </w:r>
            <w:r w:rsidRPr="005E0FC2">
              <w:t>(not just preferred)</w:t>
            </w:r>
            <w:r>
              <w:t>.</w:t>
            </w:r>
          </w:p>
          <w:p w14:paraId="429EFCDD" w14:textId="77777777" w:rsidR="005E0FC2" w:rsidRDefault="005E0FC2">
            <w:pPr>
              <w:pStyle w:val="TableRow"/>
            </w:pPr>
            <w:r>
              <w:t>Sorted alphabetically.When in browse mode, double clicking an item navigates to the specimen in the Collections Browser.</w:t>
            </w:r>
          </w:p>
        </w:tc>
      </w:tr>
    </w:tbl>
    <w:p w14:paraId="7E8067CC" w14:textId="77777777" w:rsidR="00445F23" w:rsidRDefault="00445F23" w:rsidP="00445F23"/>
    <w:p w14:paraId="1F1AF107" w14:textId="77777777" w:rsidR="00445F23" w:rsidRDefault="00445F23" w:rsidP="00CC6B4D">
      <w:pPr>
        <w:pStyle w:val="Heading4"/>
        <w:numPr>
          <w:ilvl w:val="3"/>
          <w:numId w:val="4"/>
        </w:numPr>
      </w:pPr>
      <w:bookmarkStart w:id="367" w:name="_Toc292878816"/>
      <w:r>
        <w:t>Process details screen</w:t>
      </w:r>
      <w:bookmarkEnd w:id="367"/>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8A08A7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79D4D04" w14:textId="77777777" w:rsidR="00445F23" w:rsidRDefault="00445F23">
            <w:pPr>
              <w:pStyle w:val="TableTitle"/>
            </w:pPr>
            <w:r>
              <w:t>Window Name: TfraProcess</w:t>
            </w:r>
          </w:p>
        </w:tc>
      </w:tr>
      <w:tr w:rsidR="00445F23" w14:paraId="1CDD32C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1EDB6CC" w14:textId="77777777" w:rsidR="00445F23" w:rsidRDefault="00445F23">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78AA4B2" w14:textId="77777777" w:rsidR="00445F23" w:rsidRDefault="00445F23">
            <w:pPr>
              <w:pStyle w:val="TableRow"/>
              <w:keepNext/>
            </w:pPr>
            <w:r>
              <w:rPr>
                <w:b/>
              </w:rPr>
              <w:t>Unit File Name</w:t>
            </w:r>
            <w:r>
              <w:t>: FrameProcess.pas</w:t>
            </w:r>
          </w:p>
        </w:tc>
      </w:tr>
      <w:tr w:rsidR="00445F23" w14:paraId="185F7D9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F1EEB5" w14:textId="77777777" w:rsidR="00445F23" w:rsidRDefault="00445F23">
            <w:pPr>
              <w:pStyle w:val="TableRow"/>
              <w:keepNext/>
            </w:pPr>
            <w:r>
              <w:rPr>
                <w:b/>
              </w:rPr>
              <w:t>Entities</w:t>
            </w:r>
            <w:r>
              <w:t>: Entities defined by embedded tabs.</w:t>
            </w:r>
          </w:p>
        </w:tc>
      </w:tr>
      <w:tr w:rsidR="00445F23" w14:paraId="36037C8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6273DC" w14:textId="77777777" w:rsidR="00445F23" w:rsidRDefault="00445F23">
            <w:pPr>
              <w:pStyle w:val="TableRow"/>
              <w:keepNext/>
            </w:pPr>
            <w:r>
              <w:rPr>
                <w:b/>
              </w:rPr>
              <w:t>Calls</w:t>
            </w:r>
            <w:r>
              <w:t>: Process General tab page control, Sources tab page control</w:t>
            </w:r>
          </w:p>
        </w:tc>
      </w:tr>
      <w:tr w:rsidR="00445F23" w14:paraId="493A843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ECC9345" w14:textId="77777777" w:rsidR="00445F23" w:rsidRDefault="00445F23">
            <w:pPr>
              <w:pStyle w:val="TableRow"/>
              <w:keepNext/>
            </w:pPr>
            <w:r>
              <w:rPr>
                <w:b/>
              </w:rPr>
              <w:t>Returns</w:t>
            </w:r>
            <w:r>
              <w:t xml:space="preserve"> </w:t>
            </w:r>
            <w:r>
              <w:rPr>
                <w:b/>
              </w:rPr>
              <w:t>To</w:t>
            </w:r>
            <w:r>
              <w:t>: None</w:t>
            </w:r>
          </w:p>
        </w:tc>
      </w:tr>
      <w:tr w:rsidR="00445F23" w14:paraId="2ABD50C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EE72F7" w14:textId="77777777" w:rsidR="00445F23" w:rsidRDefault="00445F23">
            <w:pPr>
              <w:pStyle w:val="TableRow"/>
              <w:keepNext/>
            </w:pPr>
            <w:r>
              <w:rPr>
                <w:b/>
              </w:rPr>
              <w:t>Description</w:t>
            </w:r>
            <w:r>
              <w:t>: Empty page control that has the following tabs embedded to display details of a process associated with a specimen or store:</w:t>
            </w:r>
          </w:p>
        </w:tc>
      </w:tr>
    </w:tbl>
    <w:p w14:paraId="3BD10DCE" w14:textId="77777777" w:rsidR="00445F23" w:rsidRDefault="00445F23" w:rsidP="00445F23"/>
    <w:p w14:paraId="5E0B690F" w14:textId="77777777" w:rsidR="00445F23" w:rsidRDefault="00445F23" w:rsidP="00CC6B4D">
      <w:pPr>
        <w:pStyle w:val="Heading4"/>
        <w:numPr>
          <w:ilvl w:val="3"/>
          <w:numId w:val="4"/>
        </w:numPr>
      </w:pPr>
      <w:bookmarkStart w:id="368" w:name="_Toc292878817"/>
      <w:bookmarkStart w:id="369" w:name="_Ref298426018"/>
      <w:r>
        <w:lastRenderedPageBreak/>
        <w:t>Process General tab page control</w:t>
      </w:r>
      <w:bookmarkEnd w:id="368"/>
      <w:bookmarkEnd w:id="369"/>
    </w:p>
    <w:p w14:paraId="76CA3A64" w14:textId="08CCF102" w:rsidR="00445F23" w:rsidRDefault="005550DB" w:rsidP="00445F23">
      <w:pPr>
        <w:jc w:val="center"/>
        <w:rPr>
          <w:lang w:val="en-US"/>
        </w:rPr>
      </w:pPr>
      <w:r w:rsidRPr="00F52743">
        <w:rPr>
          <w:noProof/>
          <w:lang w:eastAsia="en-GB"/>
        </w:rPr>
        <w:drawing>
          <wp:inline distT="0" distB="0" distL="0" distR="0" wp14:anchorId="58D5A976" wp14:editId="0268C7FD">
            <wp:extent cx="3219450" cy="2619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450"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6F8494C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72EF548" w14:textId="77777777" w:rsidR="00445F23" w:rsidRDefault="00445F23">
            <w:pPr>
              <w:pStyle w:val="TableTitle"/>
            </w:pPr>
            <w:r>
              <w:t>Window Name: TfraProcessGeneral</w:t>
            </w:r>
          </w:p>
        </w:tc>
      </w:tr>
      <w:tr w:rsidR="00445F23" w14:paraId="4E7AC08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C4DB83E"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CA203DB" w14:textId="77777777" w:rsidR="00445F23" w:rsidRDefault="00445F23">
            <w:pPr>
              <w:pStyle w:val="TableRow"/>
              <w:keepNext/>
            </w:pPr>
            <w:r>
              <w:rPr>
                <w:b/>
              </w:rPr>
              <w:t>Unit File Name</w:t>
            </w:r>
            <w:r>
              <w:t>: FrameProcessGeneral.pas</w:t>
            </w:r>
          </w:p>
        </w:tc>
      </w:tr>
      <w:tr w:rsidR="00445F23" w14:paraId="58F625B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638B7F5" w14:textId="77777777" w:rsidR="00445F23" w:rsidRDefault="00445F23">
            <w:pPr>
              <w:pStyle w:val="TableRow"/>
              <w:keepNext/>
            </w:pPr>
            <w:r>
              <w:rPr>
                <w:b/>
              </w:rPr>
              <w:t>Entities</w:t>
            </w:r>
            <w:r>
              <w:t>: Collection_Unit_Process, Individual</w:t>
            </w:r>
          </w:p>
        </w:tc>
      </w:tr>
      <w:tr w:rsidR="00445F23" w14:paraId="00CF05C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10E285" w14:textId="77777777" w:rsidR="00445F23" w:rsidRDefault="00445F23">
            <w:pPr>
              <w:pStyle w:val="TableRow"/>
              <w:keepNext/>
            </w:pPr>
            <w:r>
              <w:rPr>
                <w:b/>
              </w:rPr>
              <w:t>Calls</w:t>
            </w:r>
            <w:r>
              <w:t>: TfrmIndOrg</w:t>
            </w:r>
          </w:p>
        </w:tc>
      </w:tr>
      <w:tr w:rsidR="00445F23" w14:paraId="55BFE0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1C4CED" w14:textId="77777777" w:rsidR="00445F23" w:rsidRDefault="00445F23">
            <w:pPr>
              <w:pStyle w:val="TableRow"/>
              <w:keepNext/>
            </w:pPr>
            <w:r>
              <w:rPr>
                <w:b/>
              </w:rPr>
              <w:t>Returns</w:t>
            </w:r>
            <w:r>
              <w:t xml:space="preserve"> </w:t>
            </w:r>
            <w:r>
              <w:rPr>
                <w:b/>
              </w:rPr>
              <w:t>To</w:t>
            </w:r>
            <w:r>
              <w:t>: None</w:t>
            </w:r>
          </w:p>
        </w:tc>
      </w:tr>
      <w:tr w:rsidR="00445F23" w14:paraId="73FA823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D0495FB" w14:textId="77777777" w:rsidR="00445F23" w:rsidRDefault="00445F23">
            <w:pPr>
              <w:pStyle w:val="TableRow"/>
              <w:keepNext/>
            </w:pPr>
            <w:r>
              <w:rPr>
                <w:b/>
              </w:rPr>
              <w:t>Description</w:t>
            </w:r>
            <w:r>
              <w:t>: General tab page control for the details of a fabrication process for a specimen or a store.</w:t>
            </w:r>
          </w:p>
        </w:tc>
      </w:tr>
    </w:tbl>
    <w:p w14:paraId="6C62757C" w14:textId="77777777" w:rsidR="00445F23" w:rsidRDefault="00445F23" w:rsidP="00445F2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360C98A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841F97B" w14:textId="77777777" w:rsidR="00445F23" w:rsidRDefault="00445F23">
            <w:pPr>
              <w:pStyle w:val="TableTitle"/>
            </w:pPr>
            <w:r>
              <w:lastRenderedPageBreak/>
              <w:t>Window Controls</w:t>
            </w:r>
          </w:p>
        </w:tc>
      </w:tr>
      <w:tr w:rsidR="00445F23" w14:paraId="279E098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494EFB"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67C6E1"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457B74" w14:textId="77777777" w:rsidR="00445F23" w:rsidRDefault="00445F23">
            <w:pPr>
              <w:pStyle w:val="TableColumnTitles"/>
              <w:keepNext/>
            </w:pPr>
            <w:r>
              <w:rPr>
                <w:i/>
              </w:rPr>
              <w:t>Attribute</w:t>
            </w:r>
            <w:r>
              <w:t xml:space="preserve"> Action</w:t>
            </w:r>
          </w:p>
        </w:tc>
      </w:tr>
      <w:tr w:rsidR="00434E1C" w14:paraId="57E9772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E13C2A" w14:textId="77777777" w:rsidR="00434E1C" w:rsidRDefault="00434E1C">
            <w:pPr>
              <w:pStyle w:val="TableRow"/>
            </w:pPr>
            <w:r>
              <w:t>cmbProcess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CDFE35" w14:textId="77777777" w:rsidR="00434E1C" w:rsidRDefault="00434E1C">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9E2746" w14:textId="77777777" w:rsidR="00434E1C" w:rsidRDefault="000E48E4">
            <w:pPr>
              <w:pStyle w:val="TableRow"/>
              <w:rPr>
                <w:i/>
              </w:rPr>
            </w:pPr>
            <w:r>
              <w:rPr>
                <w:i/>
              </w:rPr>
              <w:t>Concept.Published_Term</w:t>
            </w:r>
            <w:r w:rsidR="00434E1C" w:rsidRPr="00434E1C">
              <w:rPr>
                <w:i/>
              </w:rPr>
              <w:t>, Collection_Unit_Process.Process_Concept_Key</w:t>
            </w:r>
          </w:p>
          <w:p w14:paraId="7A55712F" w14:textId="77777777" w:rsidR="00434E1C" w:rsidRPr="00434E1C" w:rsidRDefault="00434E1C" w:rsidP="00434E1C">
            <w:pPr>
              <w:pStyle w:val="TableRow"/>
              <w:rPr>
                <w:iCs/>
              </w:rPr>
            </w:pPr>
            <w:r w:rsidRPr="00434E1C">
              <w:rPr>
                <w:iCs/>
              </w:rPr>
              <w:t>Editable combo box, containing the last 10 used processes for this user</w:t>
            </w:r>
            <w:r w:rsidR="00F52743">
              <w:rPr>
                <w:iCs/>
              </w:rPr>
              <w:t xml:space="preserve"> for this type of top-level node (i.e. a separate list is maintained for collections, stores and specimens)</w:t>
            </w:r>
            <w:r w:rsidRPr="00434E1C">
              <w:rPr>
                <w:iCs/>
              </w:rPr>
              <w:t xml:space="preserve">.  If the user types the first few characters of a process term then presses return, a find dialog (linked to the </w:t>
            </w:r>
            <w:r w:rsidR="00C66CF1">
              <w:rPr>
                <w:iCs/>
              </w:rPr>
              <w:t xml:space="preserve">appropriate </w:t>
            </w:r>
            <w:r w:rsidRPr="00434E1C">
              <w:rPr>
                <w:iCs/>
              </w:rPr>
              <w:t xml:space="preserve">Processes concept group) allows them to find the process and populate the text in the combo box.  </w:t>
            </w:r>
          </w:p>
          <w:p w14:paraId="3AE4003A" w14:textId="77777777" w:rsidR="00434E1C" w:rsidRPr="00434E1C" w:rsidRDefault="00434E1C" w:rsidP="00434E1C">
            <w:pPr>
              <w:pStyle w:val="TableRow"/>
              <w:rPr>
                <w:i/>
              </w:rPr>
            </w:pPr>
            <w:r w:rsidRPr="00434E1C">
              <w:rPr>
                <w:iCs/>
              </w:rPr>
              <w:t>If the user saves the screen and no match for the entered process term is found, then the user is prompted 'Do you want to add &lt;term&gt; to the Thesaurus?' with Yes and No option buttons.  If the user selects Yes, then a new concept is added to the Processes concept group and linked to the process record.  Otherwise the save operation is aborted and this control is focused.</w:t>
            </w:r>
          </w:p>
        </w:tc>
      </w:tr>
      <w:tr w:rsidR="00434E1C" w14:paraId="2C7DAB6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8C0076" w14:textId="77777777" w:rsidR="00434E1C" w:rsidRDefault="00434E1C">
            <w:pPr>
              <w:pStyle w:val="TableRow"/>
            </w:pPr>
            <w:r>
              <w:t>btnProcessInferred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FA6FAE" w14:textId="77777777" w:rsidR="00434E1C" w:rsidRDefault="00434E1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59B44A0" w14:textId="77777777" w:rsidR="00434E1C" w:rsidRDefault="00900A01">
            <w:pPr>
              <w:pStyle w:val="TableRow"/>
              <w:rPr>
                <w:i/>
                <w:iCs/>
              </w:rPr>
            </w:pPr>
            <w:r w:rsidRPr="00434E1C">
              <w:rPr>
                <w:i/>
                <w:iCs/>
              </w:rPr>
              <w:t>Collection_Unit_Process.</w:t>
            </w:r>
            <w:r>
              <w:rPr>
                <w:i/>
                <w:iCs/>
              </w:rPr>
              <w:t>Inferred_Process</w:t>
            </w:r>
          </w:p>
          <w:p w14:paraId="30A45C82" w14:textId="77777777" w:rsidR="00F52743" w:rsidRDefault="00F52743">
            <w:pPr>
              <w:pStyle w:val="TableRow"/>
              <w:rPr>
                <w:i/>
              </w:rPr>
            </w:pPr>
            <w:r w:rsidRPr="00F52743">
              <w:t xml:space="preserve">Standard Inferred Data Button for the </w:t>
            </w:r>
            <w:r>
              <w:t>Process</w:t>
            </w:r>
            <w:r w:rsidRPr="00F52743">
              <w:t xml:space="preserve"> field.</w:t>
            </w:r>
          </w:p>
        </w:tc>
      </w:tr>
      <w:tr w:rsidR="00445F23" w14:paraId="36AF85A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25C038" w14:textId="77777777" w:rsidR="00445F23" w:rsidRDefault="00445F23">
            <w:pPr>
              <w:pStyle w:val="TableRow"/>
            </w:pPr>
            <w:r>
              <w:t>mmDescription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4C25D1" w14:textId="77777777" w:rsidR="00445F23" w:rsidRDefault="00445F23">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53BE56" w14:textId="77777777" w:rsidR="00445F23" w:rsidRDefault="00445F23">
            <w:pPr>
              <w:pStyle w:val="TableRow"/>
              <w:rPr>
                <w:i/>
              </w:rPr>
            </w:pPr>
            <w:r>
              <w:rPr>
                <w:i/>
              </w:rPr>
              <w:t>Collection_Unit_Process.Description</w:t>
            </w:r>
          </w:p>
          <w:p w14:paraId="52B9A303" w14:textId="77777777" w:rsidR="00445F23" w:rsidRDefault="00445F23">
            <w:pPr>
              <w:pStyle w:val="TableRow"/>
            </w:pPr>
            <w:r>
              <w:t>Displays and allows editing of the process description.</w:t>
            </w:r>
          </w:p>
        </w:tc>
      </w:tr>
      <w:tr w:rsidR="00434E1C" w14:paraId="7DAFE32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A73029" w14:textId="77777777" w:rsidR="00434E1C" w:rsidRDefault="00434E1C">
            <w:pPr>
              <w:pStyle w:val="TableRow"/>
            </w:pPr>
            <w:r>
              <w:t>btnProcessDescriptionInferred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EF5C3A" w14:textId="77777777" w:rsidR="00434E1C" w:rsidRDefault="00434E1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B1F3EA" w14:textId="77777777" w:rsidR="00434E1C" w:rsidRDefault="00900A01">
            <w:pPr>
              <w:pStyle w:val="TableRow"/>
              <w:rPr>
                <w:i/>
                <w:iCs/>
              </w:rPr>
            </w:pPr>
            <w:r w:rsidRPr="00434E1C">
              <w:rPr>
                <w:i/>
                <w:iCs/>
              </w:rPr>
              <w:t>Collection_Unit_Process.</w:t>
            </w:r>
            <w:r>
              <w:rPr>
                <w:i/>
                <w:iCs/>
              </w:rPr>
              <w:t>Inferred_Description</w:t>
            </w:r>
          </w:p>
          <w:p w14:paraId="40E71F7D" w14:textId="77777777" w:rsidR="00F52743" w:rsidRDefault="00F52743">
            <w:pPr>
              <w:pStyle w:val="TableRow"/>
              <w:rPr>
                <w:i/>
              </w:rPr>
            </w:pPr>
            <w:r w:rsidRPr="00F52743">
              <w:t xml:space="preserve">Standard Inferred Data Button for the </w:t>
            </w:r>
            <w:r>
              <w:t>Description</w:t>
            </w:r>
            <w:r w:rsidRPr="00F52743">
              <w:t xml:space="preserve"> field.</w:t>
            </w:r>
          </w:p>
        </w:tc>
      </w:tr>
      <w:tr w:rsidR="00434E1C" w14:paraId="61C8509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FAB8E0A" w14:textId="77777777" w:rsidR="00434E1C" w:rsidRDefault="00434E1C">
            <w:pPr>
              <w:pStyle w:val="TableRow"/>
            </w:pPr>
            <w:r>
              <w:t>ePerson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74FB29" w14:textId="77777777" w:rsidR="00434E1C" w:rsidRDefault="00434E1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D43274" w14:textId="77777777" w:rsidR="00434E1C" w:rsidRDefault="00434E1C">
            <w:pPr>
              <w:pStyle w:val="TableRow"/>
              <w:rPr>
                <w:i/>
              </w:rPr>
            </w:pPr>
            <w:r>
              <w:rPr>
                <w:i/>
              </w:rPr>
              <w:t>Collection_Unit_Process.NAme_Key, Individual.Title, Individual.Initials, Individual.Forename, Individual.Surname</w:t>
            </w:r>
          </w:p>
          <w:p w14:paraId="6CA06ED2" w14:textId="77777777" w:rsidR="00434E1C" w:rsidRDefault="00434E1C">
            <w:pPr>
              <w:pStyle w:val="TableRow"/>
            </w:pPr>
            <w:r>
              <w:t>Displays and allows editing of the person associated with the process.  Linked to the Recorder Names &amp; Addresses module for Individuals only.</w:t>
            </w:r>
          </w:p>
        </w:tc>
      </w:tr>
      <w:tr w:rsidR="00434E1C" w14:paraId="237B895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C8BD0B" w14:textId="77777777" w:rsidR="00434E1C" w:rsidRDefault="00434E1C">
            <w:pPr>
              <w:pStyle w:val="TableRow"/>
            </w:pPr>
            <w:r>
              <w:t>btnGetPerson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C09496E" w14:textId="77777777" w:rsidR="00434E1C" w:rsidRDefault="00434E1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B52D329" w14:textId="77777777" w:rsidR="00434E1C" w:rsidRDefault="00434E1C">
            <w:pPr>
              <w:pStyle w:val="TableRow"/>
            </w:pPr>
            <w:r>
              <w:t>Initiates a Return Data - F9 link between ePerson and the Recorder Names &amp; Addresses module (for Individuals only).</w:t>
            </w:r>
          </w:p>
        </w:tc>
      </w:tr>
      <w:tr w:rsidR="00434E1C" w14:paraId="36ED668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5507FFB" w14:textId="77777777" w:rsidR="00434E1C" w:rsidRDefault="00434E1C" w:rsidP="00F52743">
            <w:pPr>
              <w:pStyle w:val="TableRow"/>
            </w:pPr>
            <w:r>
              <w:lastRenderedPageBreak/>
              <w:t>btnProcessPersonInferred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C4AB4ED" w14:textId="77777777" w:rsidR="00434E1C" w:rsidRDefault="00434E1C" w:rsidP="00F5274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90B9B6D" w14:textId="77777777" w:rsidR="00434E1C" w:rsidRDefault="00900A01" w:rsidP="00F52743">
            <w:pPr>
              <w:pStyle w:val="TableRow"/>
              <w:rPr>
                <w:i/>
                <w:iCs/>
              </w:rPr>
            </w:pPr>
            <w:r w:rsidRPr="00434E1C">
              <w:rPr>
                <w:i/>
                <w:iCs/>
              </w:rPr>
              <w:t>Collection_Unit_Process.</w:t>
            </w:r>
            <w:r>
              <w:rPr>
                <w:i/>
                <w:iCs/>
              </w:rPr>
              <w:t>Inferred_Person</w:t>
            </w:r>
          </w:p>
          <w:p w14:paraId="3D566855" w14:textId="77777777" w:rsidR="00F52743" w:rsidRDefault="00F52743" w:rsidP="00F52743">
            <w:pPr>
              <w:pStyle w:val="TableRow"/>
              <w:rPr>
                <w:i/>
              </w:rPr>
            </w:pPr>
            <w:r w:rsidRPr="00F52743">
              <w:t>Standard Inferred</w:t>
            </w:r>
            <w:r>
              <w:t xml:space="preserve"> Data Button for the Person field</w:t>
            </w:r>
            <w:r w:rsidRPr="00434E1C">
              <w:rPr>
                <w:i/>
                <w:iCs/>
              </w:rPr>
              <w:t>.</w:t>
            </w:r>
          </w:p>
        </w:tc>
      </w:tr>
      <w:tr w:rsidR="00434E1C" w14:paraId="0B46F39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827D11" w14:textId="77777777" w:rsidR="00434E1C" w:rsidRDefault="00434E1C">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504C7F9" w14:textId="77777777" w:rsidR="00434E1C" w:rsidRDefault="00434E1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786A48" w14:textId="77777777" w:rsidR="00434E1C" w:rsidRPr="00434E1C" w:rsidRDefault="00434E1C">
            <w:pPr>
              <w:pStyle w:val="TableRow"/>
              <w:rPr>
                <w:i/>
                <w:iCs/>
              </w:rPr>
            </w:pPr>
            <w:r w:rsidRPr="00434E1C">
              <w:rPr>
                <w:i/>
                <w:iCs/>
              </w:rPr>
              <w:t>Collection_Unit_Process.Vague_Date_Start, Collection_Unit_Process.Vague_Date_End, Collection_Unit_Process.Vague_Date_Type</w:t>
            </w:r>
          </w:p>
          <w:p w14:paraId="1D92294B" w14:textId="77777777" w:rsidR="00434E1C" w:rsidRPr="00434E1C" w:rsidRDefault="00434E1C">
            <w:pPr>
              <w:pStyle w:val="TableRow"/>
            </w:pPr>
            <w:r w:rsidRPr="00434E1C">
              <w:t>Displays and allows editing of the process date.  Vague date, not required.</w:t>
            </w:r>
          </w:p>
        </w:tc>
      </w:tr>
      <w:tr w:rsidR="00434E1C" w14:paraId="6706D4D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FCD847" w14:textId="77777777" w:rsidR="00434E1C" w:rsidRDefault="00434E1C" w:rsidP="00F52743">
            <w:pPr>
              <w:pStyle w:val="TableRow"/>
            </w:pPr>
            <w:r>
              <w:t>btnDateInferred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01FA80" w14:textId="77777777" w:rsidR="00434E1C" w:rsidRDefault="00434E1C" w:rsidP="00F5274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CF3F11E" w14:textId="77777777" w:rsidR="00434E1C" w:rsidRDefault="00900A01" w:rsidP="00F52743">
            <w:pPr>
              <w:pStyle w:val="TableRow"/>
              <w:rPr>
                <w:i/>
                <w:iCs/>
              </w:rPr>
            </w:pPr>
            <w:r w:rsidRPr="00434E1C">
              <w:rPr>
                <w:i/>
                <w:iCs/>
              </w:rPr>
              <w:t>Collection_Unit_Process.</w:t>
            </w:r>
            <w:r>
              <w:rPr>
                <w:i/>
                <w:iCs/>
              </w:rPr>
              <w:t>Inferred_Date</w:t>
            </w:r>
          </w:p>
          <w:p w14:paraId="1575E60A" w14:textId="77777777" w:rsidR="00F52743" w:rsidRPr="00F52743" w:rsidRDefault="00F52743" w:rsidP="00F52743">
            <w:pPr>
              <w:pStyle w:val="TableRow"/>
            </w:pPr>
            <w:r w:rsidRPr="00F52743">
              <w:t>Standard Inferred Data Button for the Date field.</w:t>
            </w:r>
          </w:p>
        </w:tc>
      </w:tr>
    </w:tbl>
    <w:p w14:paraId="0C1F1ED6" w14:textId="77777777" w:rsidR="00445F23" w:rsidRDefault="00445F23" w:rsidP="00445F23"/>
    <w:p w14:paraId="20EEA11B" w14:textId="77777777" w:rsidR="00445F23" w:rsidRDefault="00445F23" w:rsidP="00CC6B4D">
      <w:pPr>
        <w:pStyle w:val="Heading4"/>
        <w:numPr>
          <w:ilvl w:val="3"/>
          <w:numId w:val="4"/>
        </w:numPr>
      </w:pPr>
      <w:bookmarkStart w:id="370" w:name="_Toc292878818"/>
      <w:r>
        <w:t>Sources tab page control</w:t>
      </w:r>
      <w:bookmarkEnd w:id="370"/>
    </w:p>
    <w:p w14:paraId="7DA74679" w14:textId="7CB80ED7" w:rsidR="00445F23" w:rsidRDefault="005550DB" w:rsidP="00445F23">
      <w:pPr>
        <w:jc w:val="center"/>
        <w:rPr>
          <w:lang w:val="en-US"/>
        </w:rPr>
      </w:pPr>
      <w:r>
        <w:rPr>
          <w:noProof/>
          <w:lang w:eastAsia="en-GB"/>
        </w:rPr>
        <w:drawing>
          <wp:inline distT="0" distB="0" distL="0" distR="0" wp14:anchorId="17D2E671" wp14:editId="5FC0A648">
            <wp:extent cx="34671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7100"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7284087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5477C9B" w14:textId="77777777" w:rsidR="00445F23" w:rsidRDefault="00445F23">
            <w:pPr>
              <w:pStyle w:val="TableTitle"/>
            </w:pPr>
            <w:r>
              <w:lastRenderedPageBreak/>
              <w:t>Window Name: TfraSources</w:t>
            </w:r>
          </w:p>
        </w:tc>
      </w:tr>
      <w:tr w:rsidR="00445F23" w14:paraId="01044C0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E45CC58"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6BD2368" w14:textId="77777777" w:rsidR="00445F23" w:rsidRDefault="00445F23">
            <w:pPr>
              <w:pStyle w:val="TableRow"/>
              <w:keepNext/>
            </w:pPr>
            <w:r>
              <w:rPr>
                <w:b/>
              </w:rPr>
              <w:t>Unit File Name</w:t>
            </w:r>
            <w:r>
              <w:t>: FrameSources.pas</w:t>
            </w:r>
          </w:p>
        </w:tc>
      </w:tr>
      <w:tr w:rsidR="00445F23" w:rsidRPr="00A104CD" w14:paraId="117BAA2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E4D2E7" w14:textId="77777777" w:rsidR="00445F23" w:rsidRPr="00A104CD" w:rsidRDefault="00445F23">
            <w:pPr>
              <w:pStyle w:val="TableRow"/>
              <w:keepNext/>
              <w:rPr>
                <w:lang w:val="fr-FR"/>
              </w:rPr>
            </w:pPr>
            <w:r w:rsidRPr="00A104CD">
              <w:rPr>
                <w:b/>
                <w:lang w:val="fr-FR"/>
              </w:rPr>
              <w:t>Entities</w:t>
            </w:r>
            <w:r w:rsidRPr="00A104CD">
              <w:rPr>
                <w:lang w:val="fr-FR"/>
              </w:rPr>
              <w:t>: Source_Join, Reference, Source_File</w:t>
            </w:r>
          </w:p>
        </w:tc>
      </w:tr>
      <w:tr w:rsidR="00445F23" w14:paraId="18DED8C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3B9563" w14:textId="77777777" w:rsidR="00445F23" w:rsidRDefault="00445F23">
            <w:pPr>
              <w:pStyle w:val="TableRow"/>
              <w:keepNext/>
            </w:pPr>
            <w:r>
              <w:rPr>
                <w:b/>
              </w:rPr>
              <w:t>Calls</w:t>
            </w:r>
            <w:r>
              <w:t>: TfrmReferences</w:t>
            </w:r>
          </w:p>
        </w:tc>
      </w:tr>
      <w:tr w:rsidR="00445F23" w14:paraId="0CEA32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2F62B3" w14:textId="77777777" w:rsidR="00445F23" w:rsidRDefault="00445F23">
            <w:pPr>
              <w:pStyle w:val="TableRow"/>
              <w:keepNext/>
            </w:pPr>
            <w:r>
              <w:rPr>
                <w:b/>
              </w:rPr>
              <w:t>Returns</w:t>
            </w:r>
            <w:r>
              <w:t xml:space="preserve"> </w:t>
            </w:r>
            <w:r>
              <w:rPr>
                <w:b/>
              </w:rPr>
              <w:t>To</w:t>
            </w:r>
            <w:r>
              <w:t>: None</w:t>
            </w:r>
          </w:p>
        </w:tc>
      </w:tr>
      <w:tr w:rsidR="00445F23" w14:paraId="5A38F59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8E6847" w14:textId="77777777" w:rsidR="00445F23" w:rsidRDefault="00445F23">
            <w:pPr>
              <w:pStyle w:val="TableRow"/>
              <w:keepNext/>
            </w:pPr>
            <w:r>
              <w:rPr>
                <w:b/>
              </w:rPr>
              <w:t>Description</w:t>
            </w:r>
            <w:r>
              <w:t>: Tab page component that displays and allows editing of the sources associated with a specific record in the database.  The screen is divided into 2 halves, the top half refering to sources in the Documents screen, and the bottom half refering to external file and internet links.</w:t>
            </w:r>
          </w:p>
          <w:p w14:paraId="65431992" w14:textId="77777777" w:rsidR="00445F23" w:rsidRDefault="00445F23">
            <w:pPr>
              <w:pStyle w:val="TableRow"/>
              <w:keepNext/>
            </w:pPr>
            <w:r>
              <w:t>The component is linked to a specific record in any table by filtering on the Record_Key and Table_Name fields in the Source_Join to identify the sources for the record.</w:t>
            </w:r>
          </w:p>
        </w:tc>
      </w:tr>
    </w:tbl>
    <w:p w14:paraId="56319B5C"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5915A8F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821F08A" w14:textId="77777777" w:rsidR="00445F23" w:rsidRDefault="00445F23">
            <w:pPr>
              <w:pStyle w:val="TableTitle"/>
            </w:pPr>
            <w:r>
              <w:t>Window Controls</w:t>
            </w:r>
          </w:p>
        </w:tc>
      </w:tr>
      <w:tr w:rsidR="00445F23" w14:paraId="3E0C6E2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F00B6FF"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9791A3F"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F0B2E9" w14:textId="77777777" w:rsidR="00445F23" w:rsidRDefault="00445F23">
            <w:pPr>
              <w:pStyle w:val="TableColumnTitles"/>
              <w:keepNext/>
            </w:pPr>
            <w:r>
              <w:rPr>
                <w:i/>
              </w:rPr>
              <w:t>Attribute</w:t>
            </w:r>
            <w:r>
              <w:t xml:space="preserve"> Action</w:t>
            </w:r>
          </w:p>
        </w:tc>
      </w:tr>
      <w:tr w:rsidR="00445F23" w14:paraId="3B6FA54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DEBDD3C" w14:textId="77777777" w:rsidR="00445F23" w:rsidRDefault="00445F23">
            <w:pPr>
              <w:pStyle w:val="TableRow"/>
            </w:pPr>
            <w:r>
              <w:t>sgInternalRefs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9330AB" w14:textId="77777777" w:rsidR="00445F23" w:rsidRDefault="00445F23">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BF034A" w14:textId="77777777" w:rsidR="00445F23" w:rsidRDefault="00445F23">
            <w:pPr>
              <w:pStyle w:val="TableRow"/>
              <w:rPr>
                <w:i/>
              </w:rPr>
            </w:pPr>
            <w:r>
              <w:rPr>
                <w:i/>
              </w:rPr>
              <w:t>Reference.Title, Source_Join.Original, Reference.Reference_Type</w:t>
            </w:r>
          </w:p>
          <w:p w14:paraId="5BEDE853" w14:textId="77777777" w:rsidR="00445F23" w:rsidRDefault="00445F23">
            <w:pPr>
              <w:pStyle w:val="TableRow"/>
            </w:pPr>
            <w:r>
              <w:t>Grid displaying the references linked to the selected record.  The references are selected from the list in the Recorder Documents window.  3 columns are displayed, Title (Reference.Title), Original (Yes or No depending on the state of Source_Join.Original), Type (Reference.Reference_Type).  The grid is never editable except for the Original column, which displays a combo box when a cell is selected in edit mode, with options Yes and No.</w:t>
            </w:r>
          </w:p>
          <w:p w14:paraId="50F6AC11" w14:textId="77777777" w:rsidR="00445F23" w:rsidRDefault="00445F23">
            <w:pPr>
              <w:pStyle w:val="TableRow"/>
            </w:pPr>
            <w:r>
              <w:t>Double clicking an item in the grid displays the Recorder Documents screen with the reference selected.</w:t>
            </w:r>
          </w:p>
          <w:p w14:paraId="2233E1F1" w14:textId="77777777" w:rsidR="00445F23" w:rsidRDefault="00445F23">
            <w:pPr>
              <w:pStyle w:val="TableRow"/>
            </w:pPr>
            <w:r>
              <w:t>The grid only accepts one instance of each reference, attempts to add a 2nd instance are ignored.</w:t>
            </w:r>
          </w:p>
        </w:tc>
      </w:tr>
      <w:tr w:rsidR="00445F23" w14:paraId="7BB0DFF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238C20" w14:textId="77777777" w:rsidR="00445F23" w:rsidRDefault="00445F23">
            <w:pPr>
              <w:pStyle w:val="TableRow"/>
            </w:pPr>
            <w:r>
              <w:t>btnGetInternalRef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C37579"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87E9899" w14:textId="77777777" w:rsidR="00445F23" w:rsidRDefault="00445F23">
            <w:pPr>
              <w:pStyle w:val="TableRow"/>
            </w:pPr>
            <w:r>
              <w:t>Initiates a Return Data -F9 link between the Recorder Documents screen and sgInternalRefs.  If a document is returned, it is added to the grid (only 1 instance of each document is accepted by the grid).</w:t>
            </w:r>
          </w:p>
        </w:tc>
      </w:tr>
      <w:tr w:rsidR="00445F23" w14:paraId="12C4C6A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8C5A39" w14:textId="77777777" w:rsidR="00445F23" w:rsidRDefault="00445F23">
            <w:pPr>
              <w:pStyle w:val="TableRow"/>
            </w:pPr>
            <w:r>
              <w:lastRenderedPageBreak/>
              <w:t>btnAddInternalRef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26E1ABE"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04C34A" w14:textId="77777777" w:rsidR="00445F23" w:rsidRDefault="00445F23">
            <w:pPr>
              <w:pStyle w:val="TableRow"/>
            </w:pPr>
            <w:r>
              <w:t>Displays a Find dialog for References (references are listed in the dialog using a standard reference caption).  If the user selects a reference then the reference is added to sgInternalRefs.</w:t>
            </w:r>
          </w:p>
        </w:tc>
      </w:tr>
      <w:tr w:rsidR="00445F23" w14:paraId="6E2B04B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0697B1" w14:textId="77777777" w:rsidR="00445F23" w:rsidRDefault="00445F23">
            <w:pPr>
              <w:pStyle w:val="TableRow"/>
            </w:pPr>
            <w:r>
              <w:t>btnRemoveInternalRef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F627A8"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B5C4761" w14:textId="77777777" w:rsidR="00445F23" w:rsidRDefault="00445F23">
            <w:pPr>
              <w:pStyle w:val="TableRow"/>
            </w:pPr>
            <w:r>
              <w:t>Displays a message 'Are you sure you want to remove the reference to this document?' with Yes and No option buttons.  If the user selects Yes, then deletes row containing the input focus in sgInternalRefs.</w:t>
            </w:r>
          </w:p>
        </w:tc>
      </w:tr>
      <w:tr w:rsidR="00445F23" w14:paraId="60DCA99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360CE54" w14:textId="77777777" w:rsidR="00445F23" w:rsidRDefault="00445F23">
            <w:pPr>
              <w:pStyle w:val="TableRow"/>
            </w:pPr>
            <w:r>
              <w:t>lbExternalRefs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D82B15" w14:textId="77777777" w:rsidR="00445F23" w:rsidRDefault="00445F23">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6F991CF" w14:textId="77777777" w:rsidR="00445F23" w:rsidRDefault="00445F23">
            <w:pPr>
              <w:pStyle w:val="TableRow"/>
              <w:rPr>
                <w:i/>
              </w:rPr>
            </w:pPr>
            <w:r>
              <w:rPr>
                <w:i/>
              </w:rPr>
              <w:t>Source_File.Filename</w:t>
            </w:r>
          </w:p>
          <w:p w14:paraId="2F5B691F" w14:textId="77777777" w:rsidR="00445F23" w:rsidRDefault="00445F23">
            <w:pPr>
              <w:pStyle w:val="TableRow"/>
            </w:pPr>
            <w:r>
              <w:t xml:space="preserve">List of external references related to selected item.  Double clicking an item performs the same action as clicking btnViewExternalRef. </w:t>
            </w:r>
          </w:p>
        </w:tc>
      </w:tr>
      <w:tr w:rsidR="00445F23" w14:paraId="5E9A27D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C6221AE" w14:textId="77777777" w:rsidR="00445F23" w:rsidRDefault="00445F23">
            <w:pPr>
              <w:pStyle w:val="TableRow"/>
            </w:pPr>
            <w:r>
              <w:t>btnViewExternalRef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B2C94F" w14:textId="77777777" w:rsidR="00445F23" w:rsidRDefault="00445F23">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E19EEA" w14:textId="77777777" w:rsidR="00445F23" w:rsidRDefault="00445F23">
            <w:pPr>
              <w:pStyle w:val="TableRow"/>
            </w:pPr>
            <w:r>
              <w:t>Shell selected external reference and let the operating system use associated application to open the document.  This includes invoking the default web browser to navigate to a URL.</w:t>
            </w:r>
          </w:p>
        </w:tc>
      </w:tr>
      <w:tr w:rsidR="00445F23" w14:paraId="28CB701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F80D3E" w14:textId="77777777" w:rsidR="00445F23" w:rsidRDefault="00445F23">
            <w:pPr>
              <w:pStyle w:val="TableRow"/>
            </w:pPr>
            <w:r>
              <w:t>btnAddURL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20FA0F"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25F8EE" w14:textId="77777777" w:rsidR="00445F23" w:rsidRDefault="00445F23">
            <w:pPr>
              <w:pStyle w:val="TableRow"/>
            </w:pPr>
            <w:r>
              <w:t>Displays a standard Input Query dialog with the caption 'Please enter the URL to add as a source'.  If the user clicks OK on this dialog, then the URL (free text) is added to lbExternalRefs.</w:t>
            </w:r>
          </w:p>
        </w:tc>
      </w:tr>
      <w:tr w:rsidR="00445F23" w14:paraId="1B1A071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9813F3" w14:textId="77777777" w:rsidR="00445F23" w:rsidRDefault="00445F23">
            <w:pPr>
              <w:pStyle w:val="TableRow"/>
            </w:pPr>
            <w:r>
              <w:t>btnRemoveExternalRef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421E58"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B92D5A0" w14:textId="77777777" w:rsidR="00445F23" w:rsidRDefault="00445F23">
            <w:pPr>
              <w:pStyle w:val="TableRow"/>
            </w:pPr>
            <w:r>
              <w:t>Displays a message 'Are you sure you want to remove the reference to this external document?' with Yes and No option buttons.  If the user selects Yes, then removes the selected external reference from the list in lbExternalRefs.  Otherwise no action is taken.</w:t>
            </w:r>
          </w:p>
        </w:tc>
      </w:tr>
      <w:tr w:rsidR="00445F23" w14:paraId="329713E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8E189D" w14:textId="77777777" w:rsidR="00445F23" w:rsidRDefault="00445F23">
            <w:pPr>
              <w:pStyle w:val="TableRow"/>
            </w:pPr>
            <w:r>
              <w:t>btnAddExternalRef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5323C6"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E905844" w14:textId="77777777" w:rsidR="00445F23" w:rsidRDefault="00445F23">
            <w:pPr>
              <w:pStyle w:val="TableRow"/>
            </w:pPr>
            <w:r>
              <w:t>Displays a File Open dialog allowing the user to find a file to add to lbExternalRefs.</w:t>
            </w:r>
          </w:p>
        </w:tc>
      </w:tr>
    </w:tbl>
    <w:p w14:paraId="68E4423D" w14:textId="77777777" w:rsidR="00445F23" w:rsidRDefault="00445F23" w:rsidP="00445F23"/>
    <w:p w14:paraId="17CE0185" w14:textId="77777777" w:rsidR="00445F23" w:rsidRDefault="00445F23" w:rsidP="00CC6B4D">
      <w:pPr>
        <w:pStyle w:val="Heading4"/>
        <w:numPr>
          <w:ilvl w:val="3"/>
          <w:numId w:val="4"/>
        </w:numPr>
      </w:pPr>
      <w:bookmarkStart w:id="371" w:name="_Toc292878819"/>
      <w:r>
        <w:lastRenderedPageBreak/>
        <w:t>Valuation details screen</w:t>
      </w:r>
      <w:bookmarkEnd w:id="371"/>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5392CCF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51CF93F" w14:textId="77777777" w:rsidR="00445F23" w:rsidRDefault="00445F23">
            <w:pPr>
              <w:pStyle w:val="TableTitle"/>
            </w:pPr>
            <w:r>
              <w:t>Window Name: TfraValuation</w:t>
            </w:r>
          </w:p>
        </w:tc>
      </w:tr>
      <w:tr w:rsidR="00445F23" w14:paraId="23E5BE20"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1CEDD5A" w14:textId="77777777" w:rsidR="00445F23" w:rsidRDefault="00445F23">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80E9E90" w14:textId="77777777" w:rsidR="00445F23" w:rsidRDefault="00445F23">
            <w:pPr>
              <w:pStyle w:val="TableRow"/>
              <w:keepNext/>
            </w:pPr>
            <w:r>
              <w:rPr>
                <w:b/>
              </w:rPr>
              <w:t>Unit File Name</w:t>
            </w:r>
            <w:r>
              <w:t>: FrameValuation.pas</w:t>
            </w:r>
          </w:p>
        </w:tc>
      </w:tr>
      <w:tr w:rsidR="00445F23" w14:paraId="1A244EA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FBB93DD" w14:textId="77777777" w:rsidR="00445F23" w:rsidRDefault="00445F23">
            <w:pPr>
              <w:pStyle w:val="TableRow"/>
              <w:keepNext/>
            </w:pPr>
            <w:r>
              <w:rPr>
                <w:b/>
              </w:rPr>
              <w:t>Entities</w:t>
            </w:r>
            <w:r>
              <w:t>: Entities defined by embedded tabs.</w:t>
            </w:r>
          </w:p>
        </w:tc>
      </w:tr>
      <w:tr w:rsidR="00445F23" w14:paraId="0AFADD0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DE9BCBF" w14:textId="77777777" w:rsidR="00445F23" w:rsidRDefault="00445F23">
            <w:pPr>
              <w:pStyle w:val="TableRow"/>
              <w:keepNext/>
            </w:pPr>
            <w:r>
              <w:rPr>
                <w:b/>
              </w:rPr>
              <w:t>Calls</w:t>
            </w:r>
            <w:r>
              <w:t>: Valuation General tab page control, Sources tab page control</w:t>
            </w:r>
          </w:p>
        </w:tc>
      </w:tr>
      <w:tr w:rsidR="00445F23" w14:paraId="5C15A28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FF2AB1" w14:textId="77777777" w:rsidR="00445F23" w:rsidRDefault="00445F23">
            <w:pPr>
              <w:pStyle w:val="TableRow"/>
              <w:keepNext/>
            </w:pPr>
            <w:r>
              <w:rPr>
                <w:b/>
              </w:rPr>
              <w:t>Returns</w:t>
            </w:r>
            <w:r>
              <w:t xml:space="preserve"> </w:t>
            </w:r>
            <w:r>
              <w:rPr>
                <w:b/>
              </w:rPr>
              <w:t>To</w:t>
            </w:r>
            <w:r>
              <w:t>: None</w:t>
            </w:r>
          </w:p>
        </w:tc>
      </w:tr>
      <w:tr w:rsidR="00445F23" w14:paraId="59DE5F0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508701A" w14:textId="77777777" w:rsidR="00445F23" w:rsidRDefault="00445F23">
            <w:pPr>
              <w:pStyle w:val="TableRow"/>
              <w:keepNext/>
            </w:pPr>
            <w:r>
              <w:rPr>
                <w:b/>
              </w:rPr>
              <w:t>Description</w:t>
            </w:r>
            <w:r>
              <w:t>: Empty page control that has the following tabs embedded to display details of a valuation:</w:t>
            </w:r>
          </w:p>
          <w:p w14:paraId="6FC18097" w14:textId="77777777" w:rsidR="00445F23" w:rsidRDefault="00445F23">
            <w:pPr>
              <w:pStyle w:val="TableRow"/>
              <w:keepNext/>
            </w:pPr>
            <w:r>
              <w:t>TfraValuationGeneral</w:t>
            </w:r>
          </w:p>
          <w:p w14:paraId="6D6F1751" w14:textId="77777777" w:rsidR="00445F23" w:rsidRDefault="00445F23">
            <w:pPr>
              <w:pStyle w:val="TableRow"/>
              <w:keepNext/>
            </w:pPr>
            <w:r>
              <w:t>TfraSources</w:t>
            </w:r>
          </w:p>
        </w:tc>
      </w:tr>
    </w:tbl>
    <w:p w14:paraId="42EFAED0" w14:textId="77777777" w:rsidR="00445F23" w:rsidRDefault="00445F23" w:rsidP="00445F23"/>
    <w:p w14:paraId="0012284D" w14:textId="77777777" w:rsidR="00445F23" w:rsidRDefault="00445F23" w:rsidP="00CC6B4D">
      <w:pPr>
        <w:pStyle w:val="Heading4"/>
        <w:numPr>
          <w:ilvl w:val="3"/>
          <w:numId w:val="4"/>
        </w:numPr>
      </w:pPr>
      <w:bookmarkStart w:id="372" w:name="_Toc292878820"/>
      <w:bookmarkStart w:id="373" w:name="_Ref298426049"/>
      <w:r>
        <w:t>Valuation General tab page control</w:t>
      </w:r>
      <w:bookmarkEnd w:id="372"/>
      <w:bookmarkEnd w:id="373"/>
    </w:p>
    <w:p w14:paraId="53A0B111" w14:textId="7A28A8F9" w:rsidR="00445F23" w:rsidRDefault="005550DB" w:rsidP="00445F23">
      <w:pPr>
        <w:jc w:val="center"/>
        <w:rPr>
          <w:lang w:val="en-US"/>
        </w:rPr>
      </w:pPr>
      <w:r>
        <w:rPr>
          <w:noProof/>
          <w:lang w:eastAsia="en-GB"/>
        </w:rPr>
        <w:drawing>
          <wp:inline distT="0" distB="0" distL="0" distR="0" wp14:anchorId="10DF36F9" wp14:editId="5950570E">
            <wp:extent cx="346710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2628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45F23" w14:paraId="15D2068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6B5C1A0" w14:textId="77777777" w:rsidR="00445F23" w:rsidRDefault="00445F23">
            <w:pPr>
              <w:pStyle w:val="TableTitle"/>
            </w:pPr>
            <w:r>
              <w:lastRenderedPageBreak/>
              <w:t>Window Name: TfraValuationGeneral</w:t>
            </w:r>
          </w:p>
        </w:tc>
      </w:tr>
      <w:tr w:rsidR="00445F23" w14:paraId="2CF722D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551E028" w14:textId="77777777" w:rsidR="00445F23" w:rsidRDefault="00445F23">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1113A52" w14:textId="77777777" w:rsidR="00445F23" w:rsidRDefault="00445F23">
            <w:pPr>
              <w:pStyle w:val="TableRow"/>
              <w:keepNext/>
            </w:pPr>
            <w:r>
              <w:rPr>
                <w:b/>
              </w:rPr>
              <w:t>Unit File Name</w:t>
            </w:r>
            <w:r>
              <w:t>: FrameValuationGeneral.pas</w:t>
            </w:r>
          </w:p>
        </w:tc>
      </w:tr>
      <w:tr w:rsidR="00445F23" w14:paraId="2F9AB2B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FFFB3A0" w14:textId="77777777" w:rsidR="00445F23" w:rsidRDefault="00445F23">
            <w:pPr>
              <w:pStyle w:val="TableRow"/>
              <w:keepNext/>
            </w:pPr>
            <w:r>
              <w:rPr>
                <w:b/>
              </w:rPr>
              <w:t>Entities</w:t>
            </w:r>
            <w:r>
              <w:t>: Valuation, Collection_Unit_Valuation, Term, Individual, Organisation</w:t>
            </w:r>
          </w:p>
        </w:tc>
      </w:tr>
      <w:tr w:rsidR="00445F23" w14:paraId="69A7B48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CC76CD9" w14:textId="77777777" w:rsidR="00445F23" w:rsidRDefault="00445F23">
            <w:pPr>
              <w:pStyle w:val="TableRow"/>
              <w:keepNext/>
            </w:pPr>
            <w:r>
              <w:rPr>
                <w:b/>
              </w:rPr>
              <w:t>Calls</w:t>
            </w:r>
            <w:r>
              <w:t>: TfrmIndOrg</w:t>
            </w:r>
          </w:p>
        </w:tc>
      </w:tr>
      <w:tr w:rsidR="00445F23" w14:paraId="66D6AE3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C53D89" w14:textId="77777777" w:rsidR="00445F23" w:rsidRDefault="00445F23">
            <w:pPr>
              <w:pStyle w:val="TableRow"/>
              <w:keepNext/>
            </w:pPr>
            <w:r>
              <w:rPr>
                <w:b/>
              </w:rPr>
              <w:t>Returns</w:t>
            </w:r>
            <w:r>
              <w:t xml:space="preserve"> </w:t>
            </w:r>
            <w:r>
              <w:rPr>
                <w:b/>
              </w:rPr>
              <w:t>To</w:t>
            </w:r>
            <w:r>
              <w:t>: None</w:t>
            </w:r>
          </w:p>
        </w:tc>
      </w:tr>
      <w:tr w:rsidR="00445F23" w14:paraId="0BA7076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E5B6EA" w14:textId="77777777" w:rsidR="00445F23" w:rsidRDefault="00445F23">
            <w:pPr>
              <w:pStyle w:val="TableRow"/>
              <w:keepNext/>
            </w:pPr>
            <w:r>
              <w:rPr>
                <w:b/>
              </w:rPr>
              <w:t>Description</w:t>
            </w:r>
            <w:r>
              <w:t>: General tab page control for details of a selected valuation.</w:t>
            </w:r>
          </w:p>
        </w:tc>
      </w:tr>
    </w:tbl>
    <w:p w14:paraId="21D4A0F7" w14:textId="77777777" w:rsidR="00445F23" w:rsidRDefault="00445F23" w:rsidP="00445F2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45F23" w14:paraId="478AFBF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52FD854" w14:textId="77777777" w:rsidR="00445F23" w:rsidRDefault="00445F23">
            <w:pPr>
              <w:pStyle w:val="TableTitle"/>
            </w:pPr>
            <w:r>
              <w:t>Window Controls</w:t>
            </w:r>
          </w:p>
        </w:tc>
      </w:tr>
      <w:tr w:rsidR="00445F23" w14:paraId="790158D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F1DAEC" w14:textId="77777777" w:rsidR="00445F23" w:rsidRDefault="00445F2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686A8D" w14:textId="77777777" w:rsidR="00445F23" w:rsidRDefault="00445F2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CC5C64" w14:textId="77777777" w:rsidR="00445F23" w:rsidRDefault="00445F23">
            <w:pPr>
              <w:pStyle w:val="TableColumnTitles"/>
              <w:keepNext/>
            </w:pPr>
            <w:r>
              <w:rPr>
                <w:i/>
              </w:rPr>
              <w:t>Attribute</w:t>
            </w:r>
            <w:r>
              <w:t xml:space="preserve"> Action</w:t>
            </w:r>
          </w:p>
        </w:tc>
      </w:tr>
      <w:tr w:rsidR="00445F23" w14:paraId="68AD594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3BB361B" w14:textId="77777777" w:rsidR="00445F23" w:rsidRDefault="00445F23">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179496"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3ABEBC0" w14:textId="77777777" w:rsidR="00445F23" w:rsidRDefault="00445F23">
            <w:pPr>
              <w:pStyle w:val="TableRow"/>
              <w:rPr>
                <w:i/>
              </w:rPr>
            </w:pPr>
            <w:r>
              <w:rPr>
                <w:i/>
              </w:rPr>
              <w:t>Valuation.Vague_Date_Start, Valuation.Vague_Date_End, Valuation.Vague_Date_Type</w:t>
            </w:r>
          </w:p>
          <w:p w14:paraId="157FF381" w14:textId="77777777" w:rsidR="00445F23" w:rsidRDefault="00445F23">
            <w:pPr>
              <w:pStyle w:val="TableRow"/>
            </w:pPr>
            <w:r>
              <w:t>Displays and allows editing of the valuation date.  Vague date.</w:t>
            </w:r>
          </w:p>
        </w:tc>
      </w:tr>
      <w:tr w:rsidR="00445F23" w14:paraId="2D550F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47DD13" w14:textId="77777777" w:rsidR="00445F23" w:rsidRDefault="00445F23">
            <w:pPr>
              <w:pStyle w:val="TableRow"/>
            </w:pPr>
            <w:r>
              <w:t>eRefNumber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F916A4"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E66B44" w14:textId="77777777" w:rsidR="00445F23" w:rsidRDefault="00445F23">
            <w:pPr>
              <w:pStyle w:val="TableRow"/>
              <w:rPr>
                <w:i/>
              </w:rPr>
            </w:pPr>
            <w:r>
              <w:rPr>
                <w:i/>
              </w:rPr>
              <w:t>Valuation.Ref_Number</w:t>
            </w:r>
          </w:p>
          <w:p w14:paraId="00ADF9CE" w14:textId="77777777" w:rsidR="00445F23" w:rsidRDefault="00445F23">
            <w:pPr>
              <w:pStyle w:val="TableRow"/>
            </w:pPr>
            <w:r>
              <w:t>Displays and allows editing of the valuation reference number.</w:t>
            </w:r>
          </w:p>
        </w:tc>
      </w:tr>
      <w:tr w:rsidR="00445F23" w14:paraId="329FBF8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3314C49" w14:textId="77777777" w:rsidR="00445F23" w:rsidRDefault="00445F23">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5486AD2"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36B166" w14:textId="77777777" w:rsidR="00445F23" w:rsidRDefault="00445F23">
            <w:pPr>
              <w:pStyle w:val="TableRow"/>
              <w:rPr>
                <w:i/>
              </w:rPr>
            </w:pPr>
            <w:r>
              <w:rPr>
                <w:i/>
              </w:rPr>
              <w:t xml:space="preserve">Valuation.Type_Concept_Key, </w:t>
            </w:r>
            <w:r w:rsidR="000E48E4">
              <w:rPr>
                <w:i/>
              </w:rPr>
              <w:t>Concept.Published_Term</w:t>
            </w:r>
          </w:p>
          <w:p w14:paraId="3B40739A" w14:textId="77777777" w:rsidR="00445F23" w:rsidRDefault="00445F23">
            <w:pPr>
              <w:pStyle w:val="TableRow"/>
            </w:pPr>
            <w:r>
              <w:t>Displays and allows editing of the type of valuation performed.  Fixed list combo box populated with the contents of the Valuation Types concept group.</w:t>
            </w:r>
          </w:p>
        </w:tc>
      </w:tr>
      <w:tr w:rsidR="00445F23" w14:paraId="5EB74EB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5826233" w14:textId="77777777" w:rsidR="00445F23" w:rsidRDefault="00445F23">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FE0A0E"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D49885" w14:textId="77777777" w:rsidR="00445F23" w:rsidRDefault="00445F23">
            <w:pPr>
              <w:pStyle w:val="TableRow"/>
              <w:rPr>
                <w:i/>
              </w:rPr>
            </w:pPr>
            <w:r>
              <w:rPr>
                <w:i/>
              </w:rPr>
              <w:t>Valuation.Values_By_Name_Key, Individual.Title, Individual.Forename, Individual.Initials, Individual.Surname, Organisation.Acronym, Organisation.Fullname</w:t>
            </w:r>
          </w:p>
          <w:p w14:paraId="3FEC1390" w14:textId="77777777" w:rsidR="00445F23" w:rsidRDefault="00445F23">
            <w:pPr>
              <w:pStyle w:val="TableRow"/>
            </w:pPr>
            <w:r>
              <w:t>Displays and allows editing of the individual or organisation who did the valuation.  Linked to the Recorder Names &amp; Addresses module.</w:t>
            </w:r>
          </w:p>
        </w:tc>
      </w:tr>
      <w:tr w:rsidR="00445F23" w14:paraId="24C5F42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5355F6" w14:textId="77777777" w:rsidR="00445F23" w:rsidRDefault="00445F23">
            <w:pPr>
              <w:pStyle w:val="TableRow"/>
            </w:pPr>
            <w:r>
              <w:t>eValue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D15A0E6"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CA6BEC" w14:textId="77777777" w:rsidR="00445F23" w:rsidRDefault="00445F23">
            <w:pPr>
              <w:pStyle w:val="TableRow"/>
              <w:rPr>
                <w:i/>
              </w:rPr>
            </w:pPr>
            <w:r>
              <w:rPr>
                <w:i/>
              </w:rPr>
              <w:t>Valuation.Value_Amount</w:t>
            </w:r>
          </w:p>
          <w:p w14:paraId="5D9B2ACD" w14:textId="77777777" w:rsidR="00445F23" w:rsidRDefault="00445F23">
            <w:pPr>
              <w:pStyle w:val="TableRow"/>
            </w:pPr>
            <w:r>
              <w:t>Displays and allows editing of the value.  Numerical value only, 2 decimal places allowed.</w:t>
            </w:r>
          </w:p>
        </w:tc>
      </w:tr>
      <w:tr w:rsidR="00445F23" w14:paraId="71485FD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347BC5" w14:textId="77777777" w:rsidR="00445F23" w:rsidRDefault="00445F23">
            <w:pPr>
              <w:pStyle w:val="TableRow"/>
            </w:pPr>
            <w:r>
              <w:lastRenderedPageBreak/>
              <w:t>cmbCurrency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D7D1B38" w14:textId="77777777" w:rsidR="00445F23" w:rsidRDefault="00445F2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8A0756" w14:textId="77777777" w:rsidR="00445F23" w:rsidRDefault="00445F23">
            <w:pPr>
              <w:pStyle w:val="TableRow"/>
            </w:pPr>
            <w:r>
              <w:t>Displays and allows editing of the currency used for the valuation amount.  Populated with &lt;Currency_Key&gt; - &lt;Item_Name&gt; for each entry in the Currency table in alphabetical order.</w:t>
            </w:r>
          </w:p>
        </w:tc>
      </w:tr>
      <w:tr w:rsidR="00445F23" w14:paraId="5121125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91564F" w14:textId="77777777" w:rsidR="00445F23" w:rsidRDefault="00445F23">
            <w:pPr>
              <w:pStyle w:val="TableRow"/>
            </w:pPr>
            <w:r>
              <w:t>eDateFrom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2A8C5C7"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B83C28" w14:textId="77777777" w:rsidR="00445F23" w:rsidRDefault="00445F23">
            <w:pPr>
              <w:pStyle w:val="TableRow"/>
              <w:rPr>
                <w:i/>
              </w:rPr>
            </w:pPr>
            <w:r>
              <w:rPr>
                <w:i/>
              </w:rPr>
              <w:t>Valid_From_Vague_Date_Start, Valid_From_Vague_Date_End, Valid_From_Vague_Date_Type</w:t>
            </w:r>
          </w:p>
          <w:p w14:paraId="59E8C02B" w14:textId="77777777" w:rsidR="00445F23" w:rsidRDefault="00445F23">
            <w:pPr>
              <w:pStyle w:val="TableRow"/>
            </w:pPr>
            <w:r>
              <w:t>Displays and allows editing of the date from when the valuation is valid.  Vague date.</w:t>
            </w:r>
          </w:p>
        </w:tc>
      </w:tr>
      <w:tr w:rsidR="00445F23" w14:paraId="7098AE8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C9F3A3" w14:textId="77777777" w:rsidR="00445F23" w:rsidRDefault="00445F23">
            <w:pPr>
              <w:pStyle w:val="TableRow"/>
            </w:pPr>
            <w:r>
              <w:t>eDateTo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94B876" w14:textId="77777777" w:rsidR="00445F23" w:rsidRDefault="00445F2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7577A2" w14:textId="77777777" w:rsidR="00445F23" w:rsidRDefault="00445F23">
            <w:pPr>
              <w:pStyle w:val="TableRow"/>
              <w:rPr>
                <w:i/>
              </w:rPr>
            </w:pPr>
            <w:r>
              <w:rPr>
                <w:i/>
              </w:rPr>
              <w:t>Valid_To_Vague_Date_Start, Valid_To_Vague_Date_End, Valid_To_Vague_Date_Type</w:t>
            </w:r>
          </w:p>
          <w:p w14:paraId="437B69DA" w14:textId="77777777" w:rsidR="00445F23" w:rsidRDefault="00445F23">
            <w:pPr>
              <w:pStyle w:val="TableRow"/>
            </w:pPr>
            <w:r>
              <w:t>Displays and allows editing of the date to when the valuation is valid.  Vague date.</w:t>
            </w:r>
          </w:p>
        </w:tc>
      </w:tr>
      <w:tr w:rsidR="00445F23" w14:paraId="113E4A2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6C652F" w14:textId="77777777" w:rsidR="00445F23" w:rsidRDefault="00445F23">
            <w:pPr>
              <w:pStyle w:val="TableRow"/>
            </w:pPr>
            <w:r>
              <w:t>mmDescription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728487" w14:textId="77777777" w:rsidR="00445F23" w:rsidRDefault="00445F23">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55321AF" w14:textId="77777777" w:rsidR="00445F23" w:rsidRDefault="00445F23">
            <w:pPr>
              <w:pStyle w:val="TableRow"/>
              <w:rPr>
                <w:i/>
              </w:rPr>
            </w:pPr>
            <w:r>
              <w:rPr>
                <w:i/>
              </w:rPr>
              <w:t>Valuation.Description</w:t>
            </w:r>
          </w:p>
          <w:p w14:paraId="01400CF8" w14:textId="77777777" w:rsidR="00445F23" w:rsidRDefault="00445F23">
            <w:pPr>
              <w:pStyle w:val="TableRow"/>
            </w:pPr>
            <w:r>
              <w:t>Displays and allows editing of the valuation description.</w:t>
            </w:r>
          </w:p>
        </w:tc>
      </w:tr>
      <w:tr w:rsidR="00445F23" w14:paraId="409D77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AEAB22" w14:textId="77777777" w:rsidR="00445F23" w:rsidRDefault="00445F23">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E7FFD8" w14:textId="77777777" w:rsidR="00445F23" w:rsidRDefault="00445F2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4EE469" w14:textId="77777777" w:rsidR="00445F23" w:rsidRDefault="00445F23">
            <w:pPr>
              <w:pStyle w:val="TableRow"/>
            </w:pPr>
            <w:r>
              <w:t>Initiates a Return Data - F9 link between eName and the Recorder Names &amp; Addresses screen.</w:t>
            </w:r>
          </w:p>
        </w:tc>
      </w:tr>
    </w:tbl>
    <w:p w14:paraId="7405C2B3" w14:textId="77777777" w:rsidR="00445F23" w:rsidRDefault="00445F23" w:rsidP="00445F23"/>
    <w:p w14:paraId="1C0B4178" w14:textId="77777777" w:rsidR="00A76BF8" w:rsidRDefault="004B3A94" w:rsidP="00840903">
      <w:pPr>
        <w:pStyle w:val="Heading3"/>
      </w:pPr>
      <w:r>
        <w:br w:type="page"/>
      </w:r>
      <w:bookmarkStart w:id="374" w:name="_Toc292878821"/>
      <w:r w:rsidR="00A76BF8">
        <w:lastRenderedPageBreak/>
        <w:t>Collections Browser Specimens Screens</w:t>
      </w:r>
      <w:bookmarkEnd w:id="374"/>
    </w:p>
    <w:p w14:paraId="76DB568E" w14:textId="77777777" w:rsidR="00A76BF8" w:rsidRDefault="00A76BF8" w:rsidP="00840903">
      <w:pPr>
        <w:pStyle w:val="Heading4"/>
      </w:pPr>
      <w:bookmarkStart w:id="375" w:name="_Toc292878822"/>
      <w:r>
        <w:t>Overview</w:t>
      </w:r>
      <w:bookmarkEnd w:id="375"/>
    </w:p>
    <w:p w14:paraId="57948E1B" w14:textId="77777777" w:rsidR="00A76BF8" w:rsidRDefault="00A76BF8" w:rsidP="00A76BF8">
      <w:r>
        <w:t>The following section details screens that are associated with specimens in the Collections Browser.</w:t>
      </w:r>
    </w:p>
    <w:p w14:paraId="791C79D9" w14:textId="77777777" w:rsidR="00A97F3D" w:rsidRDefault="00A97F3D" w:rsidP="00840903">
      <w:pPr>
        <w:pStyle w:val="Heading4"/>
      </w:pPr>
      <w:bookmarkStart w:id="376" w:name="_Toc292878823"/>
      <w:r>
        <w:t>Screen Flow Diagram</w:t>
      </w:r>
      <w:bookmarkEnd w:id="376"/>
    </w:p>
    <w:p w14:paraId="547B6414" w14:textId="0507EE01" w:rsidR="00A97F3D" w:rsidRPr="00C57522" w:rsidRDefault="005550DB" w:rsidP="00A97F3D">
      <w:r w:rsidRPr="00C57522">
        <w:rPr>
          <w:noProof/>
          <w:lang w:eastAsia="en-GB"/>
        </w:rPr>
        <w:drawing>
          <wp:inline distT="0" distB="0" distL="0" distR="0" wp14:anchorId="5E4CB197" wp14:editId="0C070999">
            <wp:extent cx="52768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848100"/>
                    </a:xfrm>
                    <a:prstGeom prst="rect">
                      <a:avLst/>
                    </a:prstGeom>
                    <a:noFill/>
                    <a:ln>
                      <a:noFill/>
                    </a:ln>
                  </pic:spPr>
                </pic:pic>
              </a:graphicData>
            </a:graphic>
          </wp:inline>
        </w:drawing>
      </w:r>
    </w:p>
    <w:p w14:paraId="1CBB42FC" w14:textId="77777777" w:rsidR="00A76BF8" w:rsidRDefault="00A97F3D" w:rsidP="00840903">
      <w:pPr>
        <w:pStyle w:val="Heading4"/>
      </w:pPr>
      <w:bookmarkStart w:id="377" w:name="_Toc292878824"/>
      <w:r>
        <w:lastRenderedPageBreak/>
        <w:t>Class</w:t>
      </w:r>
      <w:r w:rsidR="00A76BF8">
        <w:t xml:space="preserve"> Diagram</w:t>
      </w:r>
      <w:bookmarkEnd w:id="377"/>
    </w:p>
    <w:p w14:paraId="570590B7" w14:textId="7DB71003" w:rsidR="00242235" w:rsidRPr="00A97F3D" w:rsidRDefault="005550DB" w:rsidP="00A97F3D">
      <w:pPr>
        <w:jc w:val="center"/>
      </w:pPr>
      <w:r w:rsidRPr="00A97F3D">
        <w:rPr>
          <w:noProof/>
          <w:lang w:eastAsia="en-GB"/>
        </w:rPr>
        <w:drawing>
          <wp:inline distT="0" distB="0" distL="0" distR="0" wp14:anchorId="3F45E478" wp14:editId="09B84837">
            <wp:extent cx="5267325" cy="3609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0B8DAE26" w14:textId="77777777" w:rsidR="0051169A" w:rsidRDefault="0051169A" w:rsidP="00CC6B4D">
      <w:pPr>
        <w:pStyle w:val="Heading4"/>
        <w:numPr>
          <w:ilvl w:val="3"/>
          <w:numId w:val="4"/>
        </w:numPr>
      </w:pPr>
      <w:bookmarkStart w:id="378" w:name="_Toc292878825"/>
      <w:r>
        <w:t>Determination details screen</w:t>
      </w:r>
      <w:bookmarkEnd w:id="378"/>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2C9FA67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55EB056" w14:textId="77777777" w:rsidR="0051169A" w:rsidRDefault="0051169A">
            <w:pPr>
              <w:pStyle w:val="TableTitle"/>
            </w:pPr>
            <w:r>
              <w:t>Window Name: TfraDetermination</w:t>
            </w:r>
          </w:p>
        </w:tc>
      </w:tr>
      <w:tr w:rsidR="0051169A" w14:paraId="7697732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3C2DBAF" w14:textId="77777777" w:rsidR="0051169A" w:rsidRDefault="0051169A">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5728CFB" w14:textId="77777777" w:rsidR="0051169A" w:rsidRDefault="0051169A">
            <w:pPr>
              <w:pStyle w:val="TableRow"/>
              <w:keepNext/>
            </w:pPr>
            <w:r>
              <w:rPr>
                <w:b/>
              </w:rPr>
              <w:t>Unit File Name</w:t>
            </w:r>
            <w:r>
              <w:t>: FrameDetermination.pas</w:t>
            </w:r>
          </w:p>
        </w:tc>
      </w:tr>
      <w:tr w:rsidR="0051169A" w14:paraId="06699DC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B2A075F" w14:textId="77777777" w:rsidR="0051169A" w:rsidRDefault="0051169A">
            <w:pPr>
              <w:pStyle w:val="TableRow"/>
              <w:keepNext/>
            </w:pPr>
            <w:r>
              <w:rPr>
                <w:b/>
              </w:rPr>
              <w:t>Entities</w:t>
            </w:r>
            <w:r>
              <w:t>: Entities defined in embedded tab pages.</w:t>
            </w:r>
          </w:p>
        </w:tc>
      </w:tr>
      <w:tr w:rsidR="0051169A" w14:paraId="51D5D3C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D5D194" w14:textId="77777777" w:rsidR="0051169A" w:rsidRDefault="0051169A">
            <w:pPr>
              <w:pStyle w:val="TableRow"/>
              <w:keepNext/>
            </w:pPr>
            <w:r>
              <w:rPr>
                <w:b/>
              </w:rPr>
              <w:t>Calls</w:t>
            </w:r>
            <w:r>
              <w:t>: Determination General tab page control, TfraSources</w:t>
            </w:r>
          </w:p>
        </w:tc>
      </w:tr>
      <w:tr w:rsidR="0051169A" w14:paraId="6693DD7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32AA8A1" w14:textId="77777777" w:rsidR="0051169A" w:rsidRDefault="0051169A">
            <w:pPr>
              <w:pStyle w:val="TableRow"/>
              <w:keepNext/>
            </w:pPr>
            <w:r>
              <w:rPr>
                <w:b/>
              </w:rPr>
              <w:t>Returns</w:t>
            </w:r>
            <w:r>
              <w:t xml:space="preserve"> </w:t>
            </w:r>
            <w:r>
              <w:rPr>
                <w:b/>
              </w:rPr>
              <w:t>To</w:t>
            </w:r>
            <w:r>
              <w:t>: None</w:t>
            </w:r>
          </w:p>
        </w:tc>
      </w:tr>
      <w:tr w:rsidR="0051169A" w14:paraId="037C17B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1A3E1D1" w14:textId="77777777" w:rsidR="0051169A" w:rsidRDefault="0051169A">
            <w:pPr>
              <w:pStyle w:val="TableRow"/>
              <w:keepNext/>
            </w:pPr>
            <w:r>
              <w:rPr>
                <w:b/>
              </w:rPr>
              <w:t>Description</w:t>
            </w:r>
            <w:r>
              <w:t>: Contains details of a selected determination node.  Empty page control onto which the following tab pages are embedded as required:</w:t>
            </w:r>
          </w:p>
          <w:p w14:paraId="171AE2A0" w14:textId="77777777" w:rsidR="0051169A" w:rsidRDefault="0051169A">
            <w:pPr>
              <w:pStyle w:val="TableRow"/>
              <w:keepNext/>
            </w:pPr>
            <w:r>
              <w:t>TfraDeterminationGeneral</w:t>
            </w:r>
          </w:p>
          <w:p w14:paraId="7D74C37A" w14:textId="77777777" w:rsidR="0051169A" w:rsidRDefault="0051169A">
            <w:pPr>
              <w:pStyle w:val="TableRow"/>
              <w:keepNext/>
            </w:pPr>
            <w:r>
              <w:t>TfraSources</w:t>
            </w:r>
          </w:p>
        </w:tc>
      </w:tr>
    </w:tbl>
    <w:p w14:paraId="4AA736E0" w14:textId="77777777" w:rsidR="0051169A" w:rsidRDefault="0051169A" w:rsidP="0051169A"/>
    <w:p w14:paraId="0BF11654" w14:textId="77777777" w:rsidR="0051169A" w:rsidRDefault="0051169A" w:rsidP="00CC6B4D">
      <w:pPr>
        <w:pStyle w:val="Heading4"/>
        <w:numPr>
          <w:ilvl w:val="3"/>
          <w:numId w:val="4"/>
        </w:numPr>
      </w:pPr>
      <w:bookmarkStart w:id="379" w:name="_Ref270602886"/>
      <w:bookmarkStart w:id="380" w:name="_Toc292878826"/>
      <w:r>
        <w:lastRenderedPageBreak/>
        <w:t>Determination General tab page control</w:t>
      </w:r>
      <w:bookmarkEnd w:id="379"/>
      <w:bookmarkEnd w:id="380"/>
    </w:p>
    <w:p w14:paraId="3AF25E05" w14:textId="3F3C16EE" w:rsidR="0051169A" w:rsidRDefault="005550DB" w:rsidP="0051169A">
      <w:pPr>
        <w:jc w:val="center"/>
        <w:rPr>
          <w:lang w:val="en-US"/>
        </w:rPr>
      </w:pPr>
      <w:r>
        <w:rPr>
          <w:noProof/>
          <w:lang w:eastAsia="en-GB"/>
        </w:rPr>
        <w:drawing>
          <wp:inline distT="0" distB="0" distL="0" distR="0" wp14:anchorId="775A97AC" wp14:editId="5C72E806">
            <wp:extent cx="3457575" cy="2628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7575" cy="2628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4E95352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F0DC6EC" w14:textId="77777777" w:rsidR="0051169A" w:rsidRDefault="0051169A">
            <w:pPr>
              <w:pStyle w:val="TableTitle"/>
            </w:pPr>
            <w:r>
              <w:t>Window Name: TfraDeterminationGeneral</w:t>
            </w:r>
          </w:p>
        </w:tc>
      </w:tr>
      <w:tr w:rsidR="0051169A" w14:paraId="5CE2638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D252F40" w14:textId="77777777" w:rsidR="0051169A" w:rsidRDefault="0051169A">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6927D6C" w14:textId="77777777" w:rsidR="0051169A" w:rsidRDefault="0051169A">
            <w:pPr>
              <w:pStyle w:val="TableRow"/>
              <w:keepNext/>
            </w:pPr>
            <w:r>
              <w:rPr>
                <w:b/>
              </w:rPr>
              <w:t>Unit File Name</w:t>
            </w:r>
            <w:r>
              <w:t>: FrameDeterminationGeneral.pas</w:t>
            </w:r>
          </w:p>
        </w:tc>
      </w:tr>
      <w:tr w:rsidR="0051169A" w14:paraId="5BA8E60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4116DA9" w14:textId="77777777" w:rsidR="0051169A" w:rsidRDefault="0051169A">
            <w:pPr>
              <w:pStyle w:val="TableRow"/>
              <w:keepNext/>
            </w:pPr>
            <w:r>
              <w:rPr>
                <w:b/>
              </w:rPr>
              <w:t>Entities</w:t>
            </w:r>
            <w:r>
              <w:t xml:space="preserve">: Determination, Term, </w:t>
            </w:r>
            <w:r w:rsidR="00F1354D">
              <w:t xml:space="preserve">Taxon_Determination, Taxon, </w:t>
            </w:r>
            <w:r>
              <w:t>Individual</w:t>
            </w:r>
          </w:p>
        </w:tc>
      </w:tr>
      <w:tr w:rsidR="0051169A" w14:paraId="1F18BF7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8C86B5" w14:textId="77777777" w:rsidR="0051169A" w:rsidRDefault="0051169A">
            <w:pPr>
              <w:pStyle w:val="TableRow"/>
              <w:keepNext/>
            </w:pPr>
            <w:r>
              <w:rPr>
                <w:b/>
              </w:rPr>
              <w:t>Calls</w:t>
            </w:r>
            <w:r>
              <w:t>: None</w:t>
            </w:r>
          </w:p>
        </w:tc>
      </w:tr>
      <w:tr w:rsidR="0051169A" w14:paraId="60170E1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3773ACA" w14:textId="77777777" w:rsidR="0051169A" w:rsidRDefault="0051169A">
            <w:pPr>
              <w:pStyle w:val="TableRow"/>
              <w:keepNext/>
            </w:pPr>
            <w:r>
              <w:rPr>
                <w:b/>
              </w:rPr>
              <w:t>Returns</w:t>
            </w:r>
            <w:r>
              <w:t xml:space="preserve"> </w:t>
            </w:r>
            <w:r>
              <w:rPr>
                <w:b/>
              </w:rPr>
              <w:t>To</w:t>
            </w:r>
            <w:r>
              <w:t>: None</w:t>
            </w:r>
          </w:p>
        </w:tc>
      </w:tr>
      <w:tr w:rsidR="0051169A" w14:paraId="36E848E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840608" w14:textId="77777777" w:rsidR="0051169A" w:rsidRPr="00F1354D" w:rsidRDefault="0051169A">
            <w:pPr>
              <w:pStyle w:val="TableRow"/>
              <w:keepNext/>
            </w:pPr>
            <w:r>
              <w:rPr>
                <w:b/>
              </w:rPr>
              <w:t>Description</w:t>
            </w:r>
            <w:r>
              <w:t>: General tab page control for a determination's details.</w:t>
            </w:r>
            <w:r w:rsidR="00F1354D">
              <w:t xml:space="preserve">  </w:t>
            </w:r>
            <w:r w:rsidR="00F1354D" w:rsidRPr="00F1354D">
              <w:t>This screen operates in two modes, either using the Determination table or the Taxon_Determination table.  Determinations created for a specimen where Specimen_Unit.Life_Sciences=0 use the Determination table, Determinations created for a specimen where Specimen_Unit.Life_Sciences=1 use the Taxon_Determination table.</w:t>
            </w:r>
          </w:p>
        </w:tc>
      </w:tr>
    </w:tbl>
    <w:p w14:paraId="0841CA9F"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307FBD" w14:paraId="255FCFA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F06DD2C" w14:textId="77777777" w:rsidR="00307FBD" w:rsidRDefault="00307FBD">
            <w:pPr>
              <w:pStyle w:val="TableTitle"/>
            </w:pPr>
            <w:r>
              <w:lastRenderedPageBreak/>
              <w:t>Window Controls</w:t>
            </w:r>
          </w:p>
        </w:tc>
      </w:tr>
      <w:tr w:rsidR="00307FBD" w14:paraId="66309A8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AE1E5F" w14:textId="77777777" w:rsidR="00307FBD" w:rsidRDefault="00307FB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DD00126" w14:textId="77777777" w:rsidR="00307FBD" w:rsidRDefault="00307FB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C8D217" w14:textId="77777777" w:rsidR="00307FBD" w:rsidRDefault="00307FBD">
            <w:pPr>
              <w:pStyle w:val="TableColumnTitles"/>
              <w:keepNext/>
            </w:pPr>
            <w:r>
              <w:rPr>
                <w:i/>
              </w:rPr>
              <w:t>Attribute</w:t>
            </w:r>
            <w:r>
              <w:t xml:space="preserve"> Action</w:t>
            </w:r>
          </w:p>
        </w:tc>
      </w:tr>
      <w:tr w:rsidR="00307FBD" w14:paraId="44142BA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A58655" w14:textId="77777777" w:rsidR="00307FBD" w:rsidRDefault="00307FBD">
            <w:pPr>
              <w:pStyle w:val="TableRow"/>
            </w:pPr>
            <w:r>
              <w:t>eDetermination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1F61CA" w14:textId="77777777" w:rsidR="00307FBD" w:rsidRDefault="00307FBD">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F7666A" w14:textId="77777777" w:rsidR="00307FBD" w:rsidRDefault="00307FBD">
            <w:pPr>
              <w:pStyle w:val="TableRow"/>
              <w:rPr>
                <w:i/>
              </w:rPr>
            </w:pPr>
            <w:r>
              <w:rPr>
                <w:i/>
              </w:rPr>
              <w:t>(</w:t>
            </w:r>
            <w:r w:rsidR="000E48E4">
              <w:rPr>
                <w:i/>
              </w:rPr>
              <w:t>Concept.Published_Term</w:t>
            </w:r>
            <w:r>
              <w:rPr>
                <w:i/>
              </w:rPr>
              <w:t>, Determination.Concept_Key) | (Taxon.Item_Name, Taxon_Determination.Taxon_List_Item_Key)</w:t>
            </w:r>
          </w:p>
          <w:p w14:paraId="16AA06D6" w14:textId="77777777" w:rsidR="00307FBD" w:rsidRDefault="00307FBD">
            <w:pPr>
              <w:pStyle w:val="TableRow"/>
              <w:rPr>
                <w:ins w:id="381" w:author="Andrew Kemp" w:date="2017-09-12T17:14:00Z"/>
              </w:rPr>
            </w:pPr>
            <w:r>
              <w:t>Displays and allows editing of the term associated with Determination.Concept_Key (the actual determination made) or the taxon associated with Taxon_Determination.Taxon_List_Item_Key.  Linked to the Thesaurus or the Taxon Dictionary.  A concept is only accepted if the related Domain.Has_Occurrences field is 1</w:t>
            </w:r>
            <w:r w:rsidR="00E55CE1">
              <w:t>.  Concepts are also only accepted if there is no record in the Taxon_Dictionary_Concept_Mapping table.  Such records are hidden from the find dialog, and if the return data or drag drop facility is used to attempt to put the concept in eDetermination, then a message is displayed ‘The concept you have selected has an associated item in the Taxon Dictionary, therefore it can only be used to determine Life Sciences specimens.’, with an Ok button.</w:t>
            </w:r>
          </w:p>
          <w:p w14:paraId="2A20B6DE" w14:textId="5C1F91DE" w:rsidR="00A33509" w:rsidRDefault="00A33509" w:rsidP="00AD72E1">
            <w:pPr>
              <w:pStyle w:val="TableRow"/>
            </w:pPr>
            <w:ins w:id="382" w:author="Andrew Kemp" w:date="2017-09-12T17:14:00Z">
              <w:r>
                <w:t xml:space="preserve">If </w:t>
              </w:r>
            </w:ins>
            <w:ins w:id="383" w:author="Andrew Kemp" w:date="2017-09-12T17:16:00Z">
              <w:r>
                <w:t xml:space="preserve">the user selects a </w:t>
              </w:r>
            </w:ins>
            <w:ins w:id="384" w:author="Andrew Kemp" w:date="2017-09-13T11:04:00Z">
              <w:r w:rsidR="00AD72E1">
                <w:t xml:space="preserve">concept </w:t>
              </w:r>
            </w:ins>
            <w:ins w:id="385" w:author="Andrew Kemp" w:date="2017-09-12T17:15:00Z">
              <w:r>
                <w:t>from the Stratigraphy domain then chkIncludeInLabel</w:t>
              </w:r>
            </w:ins>
            <w:ins w:id="386" w:author="Andrew Kemp" w:date="2017-09-12T17:16:00Z">
              <w:r>
                <w:t xml:space="preserve"> is automatically checked if it was not already.</w:t>
              </w:r>
            </w:ins>
          </w:p>
        </w:tc>
      </w:tr>
      <w:tr w:rsidR="00307FBD" w14:paraId="7898F2C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4DA962E" w14:textId="77777777" w:rsidR="00307FBD" w:rsidRDefault="00307FBD">
            <w:pPr>
              <w:pStyle w:val="TableRow"/>
            </w:pPr>
            <w:r>
              <w:t>lblDomain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C0429E" w14:textId="77777777" w:rsidR="00307FBD" w:rsidRDefault="00307FB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C8946B" w14:textId="77777777" w:rsidR="00307FBD" w:rsidRDefault="00307FBD">
            <w:pPr>
              <w:pStyle w:val="TableRow"/>
              <w:rPr>
                <w:i/>
              </w:rPr>
            </w:pPr>
            <w:r>
              <w:rPr>
                <w:i/>
              </w:rPr>
              <w:t>Domain.Item_Name</w:t>
            </w:r>
          </w:p>
          <w:p w14:paraId="0BF2B1BA" w14:textId="77777777" w:rsidR="00307FBD" w:rsidRDefault="00307FBD">
            <w:pPr>
              <w:pStyle w:val="TableRow"/>
            </w:pPr>
            <w:r>
              <w:t>Displays Domain.Item_Name for the selected concept in eDetermination.  If no determination has been specified for a new record, displays &lt;Unknown&gt;.</w:t>
            </w:r>
          </w:p>
        </w:tc>
      </w:tr>
      <w:tr w:rsidR="00307FBD" w14:paraId="4F77467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EA69DB4" w14:textId="77777777" w:rsidR="00307FBD" w:rsidRDefault="00307FBD">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FCBAF5" w14:textId="77777777" w:rsidR="00307FBD" w:rsidRDefault="00307FB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9D4E87" w14:textId="77777777" w:rsidR="00307FBD" w:rsidRDefault="00307FBD">
            <w:pPr>
              <w:pStyle w:val="TableRow"/>
              <w:rPr>
                <w:i/>
              </w:rPr>
            </w:pPr>
            <w:r>
              <w:rPr>
                <w:i/>
              </w:rPr>
              <w:t>Determination.Determination_Type_Key | Taxon_Determination.Determination_Type_Key, Determination_Type.Short_Name</w:t>
            </w:r>
          </w:p>
          <w:p w14:paraId="37DA5EE5" w14:textId="77777777" w:rsidR="00307FBD" w:rsidRDefault="00307FBD">
            <w:pPr>
              <w:pStyle w:val="TableRow"/>
            </w:pPr>
            <w:r>
              <w:t>Displays and allows editing of the determination type.  The combo box is populated with the Short_Name field from the Determination_Type table.</w:t>
            </w:r>
          </w:p>
        </w:tc>
      </w:tr>
      <w:tr w:rsidR="00307FBD" w14:paraId="4970FFC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D723D1" w14:textId="77777777" w:rsidR="00307FBD" w:rsidRDefault="00307FBD">
            <w:pPr>
              <w:pStyle w:val="TableRow"/>
            </w:pPr>
            <w:r>
              <w:lastRenderedPageBreak/>
              <w:t>cmbStatus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85C193" w14:textId="77777777" w:rsidR="00307FBD" w:rsidRDefault="00307FB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5FE42A" w14:textId="77777777" w:rsidR="00307FBD" w:rsidRDefault="00307FBD">
            <w:pPr>
              <w:pStyle w:val="TableRow"/>
              <w:rPr>
                <w:i/>
              </w:rPr>
            </w:pPr>
            <w:r>
              <w:rPr>
                <w:i/>
              </w:rPr>
              <w:t xml:space="preserve">Determination.Nomenclatural_Status_Concept_Key, | Taxon_Determination.Nomenclatural_Status_Concept_Key, </w:t>
            </w:r>
            <w:r w:rsidR="000E48E4">
              <w:rPr>
                <w:i/>
              </w:rPr>
              <w:t>Concept.Published_Term</w:t>
            </w:r>
          </w:p>
          <w:p w14:paraId="40C10F33" w14:textId="77777777" w:rsidR="00307FBD" w:rsidRDefault="00307FBD">
            <w:pPr>
              <w:pStyle w:val="TableRow"/>
            </w:pPr>
            <w:r>
              <w:t>Displays and allows editing of the determination's nomenclatural status.  Populated with the list of terms loaded from the Nomenclatural Statuses concept group.  Not required.</w:t>
            </w:r>
          </w:p>
        </w:tc>
      </w:tr>
      <w:tr w:rsidR="00307FBD" w14:paraId="5E83425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105BFE" w14:textId="77777777" w:rsidR="00307FBD" w:rsidRDefault="00307FBD">
            <w:pPr>
              <w:pStyle w:val="TableRow"/>
            </w:pPr>
            <w:r>
              <w:t>cmbConfidence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A5E0B1" w14:textId="77777777" w:rsidR="00307FBD" w:rsidRDefault="00307FB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A9895E" w14:textId="77777777" w:rsidR="00307FBD" w:rsidRDefault="00307FBD">
            <w:pPr>
              <w:pStyle w:val="TableRow"/>
              <w:rPr>
                <w:i/>
              </w:rPr>
            </w:pPr>
            <w:r>
              <w:rPr>
                <w:i/>
              </w:rPr>
              <w:t>Determination.Confidence | Taxon_Determination.Confidence</w:t>
            </w:r>
          </w:p>
          <w:p w14:paraId="2A07B54A" w14:textId="77777777" w:rsidR="00307FBD" w:rsidRDefault="00307FBD">
            <w:pPr>
              <w:pStyle w:val="TableRow"/>
            </w:pPr>
            <w:r>
              <w:t>Displays and allows editing of the determination confidence.  Possible values are:</w:t>
            </w:r>
          </w:p>
          <w:p w14:paraId="04C2AA88" w14:textId="1DBB6751" w:rsidR="00307FBD" w:rsidRDefault="00307FBD">
            <w:pPr>
              <w:pStyle w:val="TableRow"/>
            </w:pPr>
            <w:r>
              <w:t xml:space="preserve">0 = </w:t>
            </w:r>
            <w:r w:rsidR="003102A6">
              <w:t xml:space="preserve">Unspecified </w:t>
            </w:r>
            <w:r>
              <w:t>confidence</w:t>
            </w:r>
          </w:p>
          <w:p w14:paraId="3B14E44B" w14:textId="77777777" w:rsidR="00307FBD" w:rsidRDefault="00307FBD">
            <w:pPr>
              <w:pStyle w:val="TableRow"/>
            </w:pPr>
            <w:r>
              <w:t>1 = No confidence</w:t>
            </w:r>
          </w:p>
          <w:p w14:paraId="2B86F6A0" w14:textId="77777777" w:rsidR="00307FBD" w:rsidRDefault="00307FBD">
            <w:pPr>
              <w:pStyle w:val="TableRow"/>
            </w:pPr>
            <w:r>
              <w:t>2 = Low confidence</w:t>
            </w:r>
          </w:p>
          <w:p w14:paraId="73B028BF" w14:textId="77777777" w:rsidR="00307FBD" w:rsidRDefault="00307FBD">
            <w:pPr>
              <w:pStyle w:val="TableRow"/>
            </w:pPr>
            <w:r>
              <w:t>3 = Medium confidence</w:t>
            </w:r>
          </w:p>
          <w:p w14:paraId="4818124F" w14:textId="77777777" w:rsidR="00307FBD" w:rsidRDefault="00307FBD">
            <w:pPr>
              <w:pStyle w:val="TableRow"/>
            </w:pPr>
            <w:r>
              <w:t>4 = High confidence</w:t>
            </w:r>
          </w:p>
        </w:tc>
      </w:tr>
      <w:tr w:rsidR="00307FBD" w14:paraId="677416E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94845A" w14:textId="77777777" w:rsidR="00307FBD" w:rsidRDefault="00307FBD">
            <w:pPr>
              <w:pStyle w:val="TableRow"/>
            </w:pPr>
            <w:r>
              <w:t>eDeterminer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A669DB" w14:textId="77777777" w:rsidR="00307FBD" w:rsidRDefault="00307FBD">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337C575" w14:textId="77777777" w:rsidR="00307FBD" w:rsidRDefault="00307FBD">
            <w:pPr>
              <w:pStyle w:val="TableRow"/>
              <w:rPr>
                <w:i/>
              </w:rPr>
            </w:pPr>
            <w:r>
              <w:rPr>
                <w:i/>
              </w:rPr>
              <w:t>Determination.Determiner_Name_Key | Taxon_Determination.Determiner, Individual.Title, Individual.Forename, Individual.Initials, Individual.Surname</w:t>
            </w:r>
          </w:p>
          <w:p w14:paraId="4D9EFD9C" w14:textId="77777777" w:rsidR="00307FBD" w:rsidRDefault="00307FBD">
            <w:pPr>
              <w:pStyle w:val="TableRow"/>
            </w:pPr>
            <w:r>
              <w:t>Displays and allows editing of the determiner's name.  Linked to the Recorder Names &amp; Addresses module (Individuals only).</w:t>
            </w:r>
          </w:p>
        </w:tc>
      </w:tr>
      <w:tr w:rsidR="00307FBD" w14:paraId="70C48B9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BA03FFC" w14:textId="77777777" w:rsidR="00307FBD" w:rsidRDefault="00307FBD">
            <w:pPr>
              <w:pStyle w:val="TableRow"/>
            </w:pPr>
            <w:r>
              <w:t>btnGetDeterminer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C3A818" w14:textId="77777777" w:rsidR="00307FBD" w:rsidRDefault="00307FB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14A32B" w14:textId="77777777" w:rsidR="00307FBD" w:rsidRDefault="00307FBD">
            <w:pPr>
              <w:pStyle w:val="TableRow"/>
            </w:pPr>
            <w:r>
              <w:t>Initiates a Return Data - F9 link between eDeterminer and the Recorder Names &amp; Addresses module (Individuals accepted only).</w:t>
            </w:r>
          </w:p>
        </w:tc>
      </w:tr>
      <w:tr w:rsidR="00307FBD" w14:paraId="360746D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F2C6AC3" w14:textId="77777777" w:rsidR="00307FBD" w:rsidRDefault="00307FBD">
            <w:pPr>
              <w:pStyle w:val="TableRow"/>
            </w:pPr>
            <w:r>
              <w:t>cmbRole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608902F" w14:textId="77777777" w:rsidR="00307FBD" w:rsidRDefault="00307FB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19030A5" w14:textId="77777777" w:rsidR="00307FBD" w:rsidRDefault="00307FBD">
            <w:pPr>
              <w:pStyle w:val="TableRow"/>
              <w:rPr>
                <w:i/>
              </w:rPr>
            </w:pPr>
            <w:r>
              <w:rPr>
                <w:i/>
              </w:rPr>
              <w:t>Determination.Determiner_Role_Key | Taxon_Determination.Determiner_Role_Key, Determiner_Role.Short_Name</w:t>
            </w:r>
          </w:p>
          <w:p w14:paraId="03A6EE0E" w14:textId="77777777" w:rsidR="00307FBD" w:rsidRDefault="00307FBD">
            <w:pPr>
              <w:pStyle w:val="TableRow"/>
            </w:pPr>
            <w:r>
              <w:t>Displays and allows editing of the determiner's role in the determination.  Fixed list combo box populated from the Determiner_Role term list.</w:t>
            </w:r>
          </w:p>
        </w:tc>
      </w:tr>
      <w:tr w:rsidR="00307FBD" w14:paraId="239B39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35389D" w14:textId="77777777" w:rsidR="00307FBD" w:rsidRDefault="00307FBD">
            <w:pPr>
              <w:pStyle w:val="TableRow"/>
            </w:pPr>
            <w:r>
              <w:lastRenderedPageBreak/>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C9B3B5" w14:textId="77777777" w:rsidR="00307FBD" w:rsidRDefault="00307FBD">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FFE3F8" w14:textId="77777777" w:rsidR="00307FBD" w:rsidRDefault="00307FBD">
            <w:pPr>
              <w:pStyle w:val="TableRow"/>
              <w:rPr>
                <w:i/>
              </w:rPr>
            </w:pPr>
            <w:r>
              <w:rPr>
                <w:i/>
              </w:rPr>
              <w:t>Vague_Date_Start, Vague_Date_End, Vague_Date_Type (fields in Determination or Taxon_Determination table).</w:t>
            </w:r>
          </w:p>
          <w:p w14:paraId="3BD98A4B" w14:textId="77777777" w:rsidR="00307FBD" w:rsidRDefault="00307FBD">
            <w:pPr>
              <w:pStyle w:val="TableRow"/>
            </w:pPr>
            <w:r>
              <w:t>Displays and allows editing of the date of determination.  Vague date.</w:t>
            </w:r>
          </w:p>
        </w:tc>
      </w:tr>
      <w:tr w:rsidR="00307FBD" w14:paraId="19BB194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50C511D" w14:textId="77777777" w:rsidR="00307FBD" w:rsidRDefault="00307FBD">
            <w:pPr>
              <w:pStyle w:val="TableRow"/>
            </w:pPr>
            <w:r>
              <w:t>cmbDetMadeAgainst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9093D7" w14:textId="77777777" w:rsidR="00307FBD" w:rsidRDefault="00307FB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844B77" w14:textId="77777777" w:rsidR="00307FBD" w:rsidRDefault="00307FBD">
            <w:pPr>
              <w:pStyle w:val="TableRow"/>
              <w:rPr>
                <w:i/>
              </w:rPr>
            </w:pPr>
            <w:r>
              <w:rPr>
                <w:i/>
              </w:rPr>
              <w:t>Determination.Used_Specimen | Taxon_Determination.Used_Specimen</w:t>
            </w:r>
          </w:p>
          <w:p w14:paraId="334FDC16" w14:textId="77777777" w:rsidR="00307FBD" w:rsidRDefault="00307FBD">
            <w:pPr>
              <w:pStyle w:val="TableRow"/>
            </w:pPr>
            <w:r>
              <w:t>Displays and allows editing of the information the determination was made against.  Populated with 2 options, Field Observation (value = 0) and Specimen (value = 1).</w:t>
            </w:r>
          </w:p>
        </w:tc>
      </w:tr>
      <w:tr w:rsidR="00307FBD" w14:paraId="4649E51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C47D40" w14:textId="77777777" w:rsidR="00307FBD" w:rsidRDefault="00307FBD">
            <w:pPr>
              <w:pStyle w:val="TableRow"/>
            </w:pPr>
            <w:r>
              <w:t>chkPreferred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05C14A" w14:textId="77777777" w:rsidR="00307FBD" w:rsidRDefault="00307FBD">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D500D5" w14:textId="77777777" w:rsidR="00307FBD" w:rsidRDefault="009766A8" w:rsidP="009766A8">
            <w:pPr>
              <w:pStyle w:val="TableRow"/>
              <w:rPr>
                <w:i/>
              </w:rPr>
            </w:pPr>
            <w:r>
              <w:rPr>
                <w:i/>
              </w:rPr>
              <w:t>Specimen_Unit.</w:t>
            </w:r>
            <w:r w:rsidR="00307FBD">
              <w:rPr>
                <w:i/>
              </w:rPr>
              <w:t>Preferred</w:t>
            </w:r>
            <w:r>
              <w:rPr>
                <w:i/>
              </w:rPr>
              <w:t>_Determination_Key</w:t>
            </w:r>
            <w:r w:rsidR="00307FBD">
              <w:rPr>
                <w:i/>
              </w:rPr>
              <w:t xml:space="preserve"> | </w:t>
            </w:r>
            <w:r>
              <w:rPr>
                <w:i/>
              </w:rPr>
              <w:t>Specimen_Unit.Preferred_Taxon_Determination_Key</w:t>
            </w:r>
          </w:p>
          <w:p w14:paraId="138DDA20" w14:textId="77777777" w:rsidR="00307FBD" w:rsidRDefault="00307FBD">
            <w:pPr>
              <w:pStyle w:val="TableRow"/>
            </w:pPr>
            <w:r>
              <w:t>Checkbox allowing the user to flag a single preferred determination for the specimen.  There can only be one preferred determination amongst all the determinations for a specimen, including those made against field data.  Checking this flag and saving the data clears the preferred</w:t>
            </w:r>
            <w:r w:rsidR="009766A8">
              <w:t xml:space="preserve"> status of other determinations because the database enforces a single preferred determination per specimen unit.</w:t>
            </w:r>
            <w:r>
              <w:t xml:space="preserve">  </w:t>
            </w:r>
          </w:p>
          <w:p w14:paraId="43F5C315" w14:textId="77777777" w:rsidR="00307FBD" w:rsidRDefault="00307FBD">
            <w:pPr>
              <w:pStyle w:val="TableRow"/>
            </w:pPr>
            <w:r>
              <w:t>When loading a determination where this control is checked to start with, chkPreferred is made read only.</w:t>
            </w:r>
          </w:p>
        </w:tc>
      </w:tr>
      <w:tr w:rsidR="00752AD8" w14:paraId="0CAC98D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BE6120D" w14:textId="77777777" w:rsidR="00752AD8" w:rsidRDefault="00752AD8">
            <w:pPr>
              <w:pStyle w:val="TableRow"/>
            </w:pPr>
            <w:r>
              <w:t>chkIncludeInLabel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4F31C5" w14:textId="77777777" w:rsidR="00752AD8" w:rsidRDefault="00CF53B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D35437C" w14:textId="77777777" w:rsidR="00752AD8" w:rsidRDefault="00C261C9">
            <w:pPr>
              <w:pStyle w:val="TableRow"/>
              <w:rPr>
                <w:i/>
              </w:rPr>
            </w:pPr>
            <w:r>
              <w:rPr>
                <w:i/>
              </w:rPr>
              <w:t>Determination.</w:t>
            </w:r>
            <w:r w:rsidR="00AD1D8D">
              <w:rPr>
                <w:i/>
              </w:rPr>
              <w:t>Include_In</w:t>
            </w:r>
            <w:r>
              <w:rPr>
                <w:i/>
              </w:rPr>
              <w:t>_Label | Taxon_Determination.</w:t>
            </w:r>
            <w:r w:rsidR="00AD1D8D">
              <w:rPr>
                <w:i/>
              </w:rPr>
              <w:t>Include_In_Label</w:t>
            </w:r>
          </w:p>
          <w:p w14:paraId="0F6ABBA0" w14:textId="77777777" w:rsidR="00C261C9" w:rsidRPr="00C261C9" w:rsidRDefault="00C261C9" w:rsidP="00AD1D8D">
            <w:pPr>
              <w:pStyle w:val="TableRow"/>
            </w:pPr>
            <w:r>
              <w:t xml:space="preserve">Checkbox allowing the user to </w:t>
            </w:r>
            <w:r w:rsidR="00AD1D8D">
              <w:t>set or clear the Include_In_Label flag for the determination.</w:t>
            </w:r>
          </w:p>
        </w:tc>
      </w:tr>
      <w:tr w:rsidR="00307FBD" w14:paraId="42DCF64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470D815" w14:textId="77777777" w:rsidR="00307FBD" w:rsidRDefault="00307FBD">
            <w:pPr>
              <w:pStyle w:val="TableRow"/>
            </w:pPr>
            <w:r>
              <w:t>mmMethod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1E8542" w14:textId="77777777" w:rsidR="00307FBD" w:rsidRDefault="00307FBD">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EAF079" w14:textId="77777777" w:rsidR="00307FBD" w:rsidRDefault="00307FBD">
            <w:pPr>
              <w:pStyle w:val="TableRow"/>
              <w:rPr>
                <w:i/>
              </w:rPr>
            </w:pPr>
            <w:r>
              <w:rPr>
                <w:i/>
              </w:rPr>
              <w:t>Determination.Method | Taxon_Determination.Method</w:t>
            </w:r>
          </w:p>
          <w:p w14:paraId="71180DF9" w14:textId="77777777" w:rsidR="00307FBD" w:rsidRDefault="00307FBD">
            <w:pPr>
              <w:pStyle w:val="TableRow"/>
            </w:pPr>
            <w:r>
              <w:t>Displays and allows editing of a free text description of the determination method.</w:t>
            </w:r>
          </w:p>
        </w:tc>
      </w:tr>
      <w:tr w:rsidR="00307FBD" w14:paraId="518131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DFEB90" w14:textId="77777777" w:rsidR="00307FBD" w:rsidRDefault="00307FBD">
            <w:pPr>
              <w:pStyle w:val="TableRow"/>
            </w:pPr>
            <w:r>
              <w:t>mmNotes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5CC5E1" w14:textId="77777777" w:rsidR="00307FBD" w:rsidRDefault="00307FBD">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204F62" w14:textId="77777777" w:rsidR="00307FBD" w:rsidRDefault="00307FBD">
            <w:pPr>
              <w:pStyle w:val="TableRow"/>
              <w:rPr>
                <w:i/>
              </w:rPr>
            </w:pPr>
            <w:r>
              <w:rPr>
                <w:i/>
              </w:rPr>
              <w:t>Determination.Notes | Taxon_Determination.Comment</w:t>
            </w:r>
          </w:p>
          <w:p w14:paraId="52924C2D" w14:textId="77777777" w:rsidR="00307FBD" w:rsidRDefault="00307FBD">
            <w:pPr>
              <w:pStyle w:val="TableRow"/>
            </w:pPr>
            <w:r>
              <w:t>Displays and allows editing of a free text determination note.</w:t>
            </w:r>
          </w:p>
        </w:tc>
      </w:tr>
      <w:tr w:rsidR="00307FBD" w14:paraId="5CD1C7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574BA2" w14:textId="77777777" w:rsidR="00307FBD" w:rsidRDefault="00307FBD">
            <w:pPr>
              <w:pStyle w:val="TableRow"/>
            </w:pPr>
            <w:r>
              <w:t>btnGetDetermination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FD7C64" w14:textId="77777777" w:rsidR="00307FBD" w:rsidRDefault="00307FB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E99C971" w14:textId="77777777" w:rsidR="00307FBD" w:rsidRDefault="00307FBD">
            <w:pPr>
              <w:pStyle w:val="TableRow"/>
            </w:pPr>
            <w:r>
              <w:t>Sets up a standard Return Data - F9 link between eDetermination and the Thesaurus Browser or Taxon Dictionary</w:t>
            </w:r>
          </w:p>
        </w:tc>
      </w:tr>
    </w:tbl>
    <w:p w14:paraId="76F15FB7" w14:textId="77777777" w:rsidR="0051169A" w:rsidRDefault="0051169A" w:rsidP="0051169A"/>
    <w:p w14:paraId="24F1DB87" w14:textId="77777777" w:rsidR="0051169A" w:rsidRDefault="0051169A" w:rsidP="00CC6B4D">
      <w:pPr>
        <w:pStyle w:val="Heading4"/>
        <w:numPr>
          <w:ilvl w:val="3"/>
          <w:numId w:val="4"/>
        </w:numPr>
      </w:pPr>
      <w:bookmarkStart w:id="387" w:name="_Toc292878827"/>
      <w:bookmarkStart w:id="388" w:name="_Ref453061277"/>
      <w:bookmarkStart w:id="389" w:name="_Ref454970748"/>
      <w:bookmarkStart w:id="390" w:name="_Ref493065998"/>
      <w:r>
        <w:t xml:space="preserve">Field data </w:t>
      </w:r>
      <w:r w:rsidR="00E66F9B">
        <w:t>General tab page control</w:t>
      </w:r>
      <w:bookmarkEnd w:id="387"/>
      <w:bookmarkEnd w:id="388"/>
      <w:bookmarkEnd w:id="389"/>
      <w:bookmarkEnd w:id="390"/>
    </w:p>
    <w:p w14:paraId="6D7FA12F" w14:textId="101A18C8" w:rsidR="0051169A" w:rsidRPr="00F748C8" w:rsidRDefault="005550DB" w:rsidP="0051169A">
      <w:pPr>
        <w:jc w:val="center"/>
        <w:rPr>
          <w:lang w:val="en-US"/>
        </w:rPr>
      </w:pPr>
      <w:r w:rsidRPr="00F748C8">
        <w:rPr>
          <w:noProof/>
          <w:lang w:eastAsia="en-GB"/>
        </w:rPr>
        <w:drawing>
          <wp:inline distT="0" distB="0" distL="0" distR="0" wp14:anchorId="697997A5" wp14:editId="54DBD228">
            <wp:extent cx="3810000" cy="335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38C12F6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4576B6E" w14:textId="77777777" w:rsidR="0051169A" w:rsidRDefault="0051169A">
            <w:pPr>
              <w:pStyle w:val="TableTitle"/>
            </w:pPr>
            <w:r>
              <w:lastRenderedPageBreak/>
              <w:t>Window Name: TfraFieldData</w:t>
            </w:r>
            <w:r w:rsidR="00E66F9B">
              <w:t>General</w:t>
            </w:r>
          </w:p>
        </w:tc>
      </w:tr>
      <w:tr w:rsidR="0051169A" w14:paraId="16B3DD0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6447774" w14:textId="77777777" w:rsidR="0051169A" w:rsidRDefault="0051169A">
            <w:pPr>
              <w:pStyle w:val="TableRow"/>
              <w:keepNext/>
            </w:pPr>
            <w:r>
              <w:rPr>
                <w:b/>
              </w:rPr>
              <w:t>Inherits</w:t>
            </w:r>
            <w:r>
              <w:t xml:space="preserve">:  </w:t>
            </w:r>
            <w:r w:rsidR="00E66F9B">
              <w:t>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BA792B3" w14:textId="77777777" w:rsidR="0051169A" w:rsidRDefault="0051169A">
            <w:pPr>
              <w:pStyle w:val="TableRow"/>
              <w:keepNext/>
            </w:pPr>
            <w:r>
              <w:rPr>
                <w:b/>
              </w:rPr>
              <w:t>Unit File Name</w:t>
            </w:r>
            <w:r>
              <w:t>: FrameFieldData</w:t>
            </w:r>
            <w:r w:rsidR="000D1C17">
              <w:t>General</w:t>
            </w:r>
            <w:r>
              <w:t>.pas</w:t>
            </w:r>
          </w:p>
        </w:tc>
      </w:tr>
      <w:tr w:rsidR="0051169A" w14:paraId="5E93918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D32527F" w14:textId="77777777" w:rsidR="0051169A" w:rsidRDefault="0051169A">
            <w:pPr>
              <w:pStyle w:val="TableRow"/>
              <w:keepNext/>
            </w:pPr>
            <w:r>
              <w:rPr>
                <w:b/>
              </w:rPr>
              <w:t>Entities</w:t>
            </w:r>
            <w:r>
              <w:t>: Survey, Sample, Location_Name, Sample_Type, Sample_Recorder, Specimen_Field_Data</w:t>
            </w:r>
          </w:p>
        </w:tc>
      </w:tr>
      <w:tr w:rsidR="0051169A" w14:paraId="402C22C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E42B525" w14:textId="77777777" w:rsidR="0051169A" w:rsidRDefault="0051169A">
            <w:pPr>
              <w:pStyle w:val="TableRow"/>
              <w:keepNext/>
            </w:pPr>
            <w:r>
              <w:rPr>
                <w:b/>
              </w:rPr>
              <w:t>Calls</w:t>
            </w:r>
            <w:r>
              <w:t>: None</w:t>
            </w:r>
          </w:p>
        </w:tc>
      </w:tr>
      <w:tr w:rsidR="0051169A" w14:paraId="098C528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3E4FE7" w14:textId="77777777" w:rsidR="0051169A" w:rsidRDefault="0051169A">
            <w:pPr>
              <w:pStyle w:val="TableRow"/>
              <w:keepNext/>
            </w:pPr>
            <w:r>
              <w:rPr>
                <w:b/>
              </w:rPr>
              <w:t>Returns</w:t>
            </w:r>
            <w:r>
              <w:t xml:space="preserve"> </w:t>
            </w:r>
            <w:r>
              <w:rPr>
                <w:b/>
              </w:rPr>
              <w:t>To</w:t>
            </w:r>
            <w:r>
              <w:t>: None</w:t>
            </w:r>
          </w:p>
        </w:tc>
      </w:tr>
      <w:tr w:rsidR="0051169A" w14:paraId="594DE35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4781A0" w14:textId="77777777" w:rsidR="00307FBD" w:rsidRDefault="0051169A" w:rsidP="00307FBD">
            <w:pPr>
              <w:pStyle w:val="TableRow"/>
              <w:keepNext/>
            </w:pPr>
            <w:r>
              <w:rPr>
                <w:b/>
              </w:rPr>
              <w:lastRenderedPageBreak/>
              <w:t>Description</w:t>
            </w:r>
            <w:r>
              <w:t xml:space="preserve">: </w:t>
            </w:r>
            <w:r w:rsidR="00307FBD">
              <w:t>Details screen displaying and allowing editing of a summary of the field data associated with a specimen.  Each observation linked to a specimen has a single item of field data.  Zero or one of these items is flagged as the Gathering Event, which indicates that the specimen was collected during that event.</w:t>
            </w:r>
          </w:p>
          <w:p w14:paraId="3D44BCE1" w14:textId="77777777" w:rsidR="00307FBD" w:rsidRDefault="00307FBD" w:rsidP="00307FBD">
            <w:pPr>
              <w:pStyle w:val="TableRow"/>
              <w:keepNext/>
            </w:pPr>
            <w:r>
              <w:t>When saving a new record, the system follows the steps below:</w:t>
            </w:r>
          </w:p>
          <w:p w14:paraId="110ED0D8" w14:textId="77777777" w:rsidR="00307FBD" w:rsidRDefault="00307FBD" w:rsidP="00307FBD">
            <w:pPr>
              <w:pStyle w:val="TableRow"/>
              <w:keepNext/>
            </w:pPr>
            <w:r>
              <w:t xml:space="preserve">1) Checks for an existing sample inside the survey which matches the spatial reference, sample type, date and the exact list of sample recorders, and the sample or survey event points to the entered location.  </w:t>
            </w:r>
          </w:p>
          <w:p w14:paraId="006E9E6D" w14:textId="77777777" w:rsidR="00307FBD" w:rsidRDefault="00307FBD" w:rsidP="00307FBD">
            <w:pPr>
              <w:pStyle w:val="TableRow"/>
              <w:keepNext/>
            </w:pPr>
            <w:r>
              <w:t>2) If a match is found, then the user is prompted 'This will attach the data to an existing sample.  Click Yes to accept, No to create a new sample or Cancel to abort the save operation.'  with Yes, No and Cancel option buttons.  If the user clicks Yes, proceeds to step 7.  If the user clicks Cancel, aborts the save operation.</w:t>
            </w:r>
          </w:p>
          <w:p w14:paraId="2EC078AA" w14:textId="77777777" w:rsidR="00307FBD" w:rsidRDefault="00307FBD" w:rsidP="00307FBD">
            <w:pPr>
              <w:pStyle w:val="TableRow"/>
              <w:keepNext/>
            </w:pPr>
            <w:r>
              <w:t xml:space="preserve">3) Checks for a matching survey event inside the survey (location and date must match and the list of sample recorders must be a subset of the list of survey event recorders). </w:t>
            </w:r>
          </w:p>
          <w:p w14:paraId="28E1ED06" w14:textId="77777777" w:rsidR="00307FBD" w:rsidRDefault="00307FBD" w:rsidP="00944852">
            <w:pPr>
              <w:pStyle w:val="TableRow"/>
              <w:keepNext/>
            </w:pPr>
            <w:r>
              <w:t xml:space="preserve">4) If a match is found, then the user is prompted 'This will attach the data to an existing survey event.  Click Yes to accept, No to create a new </w:t>
            </w:r>
            <w:r w:rsidR="00944852">
              <w:t>survey event</w:t>
            </w:r>
            <w:r>
              <w:t xml:space="preserve"> or Cancel to abort the save operation.'  with Yes, No and Cancel option buttons.  If the user clicks Yes, proceeds to step 6.  If the user clicks Cancel, aborts the save operation.</w:t>
            </w:r>
          </w:p>
          <w:p w14:paraId="7E4EC74B" w14:textId="77777777" w:rsidR="00307FBD" w:rsidRDefault="00307FBD" w:rsidP="00307FBD">
            <w:pPr>
              <w:pStyle w:val="TableRow"/>
              <w:keepNext/>
            </w:pPr>
            <w:r>
              <w:t>5) Creates a new survey event record inside the identified survey.  The list of survey event recorders is assumed to be the same as the list of sample recorders.</w:t>
            </w:r>
          </w:p>
          <w:p w14:paraId="2F409513" w14:textId="77777777" w:rsidR="00307FBD" w:rsidRDefault="00307FBD" w:rsidP="00307FBD">
            <w:pPr>
              <w:pStyle w:val="TableRow"/>
              <w:keepNext/>
            </w:pPr>
            <w:r>
              <w:t>6) Creates a new sample record inside the identified survey event.</w:t>
            </w:r>
          </w:p>
          <w:p w14:paraId="5BA3CFB2" w14:textId="77777777" w:rsidR="00307FBD" w:rsidRDefault="00307FBD" w:rsidP="00307FBD">
            <w:pPr>
              <w:pStyle w:val="TableRow"/>
              <w:keepNext/>
            </w:pPr>
            <w:r>
              <w:t>7) If Specimen_Unit.Life_Sciences=1 then creates a new Taxon_Occurrence record, else creates a new Occurrence record.  Record Type is set to Field Observation and the occurrence record key is entered into Specimen_Field_Data.Taxon_Occurrence_Key or Occurrence_Key appropriately.</w:t>
            </w:r>
          </w:p>
          <w:p w14:paraId="3663B8AE" w14:textId="77777777" w:rsidR="0051169A" w:rsidRDefault="00307FBD" w:rsidP="00307FBD">
            <w:pPr>
              <w:pStyle w:val="TableRow"/>
              <w:keepNext/>
            </w:pPr>
            <w:r>
              <w:t>When saving an existing record, the system updates the sample to reflect the changes made only if the occurrence is the only one in the sample.  Likewise, the survey event is only updated if there is only one sample and occurrence inside the survey.  Otherwise a new sample or survey event key is created.</w:t>
            </w:r>
          </w:p>
          <w:p w14:paraId="2AB0BCF6" w14:textId="77777777" w:rsidR="000A7ABB" w:rsidRDefault="000A7ABB" w:rsidP="000A7ABB">
            <w:pPr>
              <w:pStyle w:val="TableRow"/>
              <w:keepNext/>
              <w:jc w:val="center"/>
            </w:pPr>
            <w:r>
              <w:object w:dxaOrig="8033" w:dyaOrig="14300" w14:anchorId="78BB8003">
                <v:shape id="_x0000_i1027" type="#_x0000_t75" style="width:324pt;height:583.5pt" o:ole="">
                  <v:imagedata r:id="rId47" o:title=""/>
                </v:shape>
                <o:OLEObject Type="Embed" ProgID="Visio.Drawing.11" ShapeID="_x0000_i1027" DrawAspect="Content" ObjectID="_1569161439" r:id="rId48"/>
              </w:object>
            </w:r>
          </w:p>
        </w:tc>
      </w:tr>
    </w:tbl>
    <w:p w14:paraId="1C1830E4"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2E328D7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71866F4" w14:textId="77777777" w:rsidR="0051169A" w:rsidRDefault="0051169A">
            <w:pPr>
              <w:pStyle w:val="TableTitle"/>
            </w:pPr>
            <w:r>
              <w:lastRenderedPageBreak/>
              <w:t>Window Controls</w:t>
            </w:r>
          </w:p>
        </w:tc>
      </w:tr>
      <w:tr w:rsidR="0051169A" w14:paraId="3ACDB76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69B424"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630C5D5"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2266C7" w14:textId="77777777" w:rsidR="0051169A" w:rsidRDefault="0051169A">
            <w:pPr>
              <w:pStyle w:val="TableColumnTitles"/>
              <w:keepNext/>
            </w:pPr>
            <w:r>
              <w:rPr>
                <w:i/>
              </w:rPr>
              <w:t>Attribute</w:t>
            </w:r>
            <w:r>
              <w:t xml:space="preserve"> Action</w:t>
            </w:r>
          </w:p>
        </w:tc>
      </w:tr>
      <w:tr w:rsidR="0051169A" w14:paraId="5AF781E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0300AF" w14:textId="77777777" w:rsidR="0051169A" w:rsidRPr="003B2FE5" w:rsidRDefault="003B2FE5">
            <w:pPr>
              <w:pStyle w:val="TableRow"/>
              <w:rPr>
                <w:rFonts w:eastAsia="SimSun"/>
                <w:lang w:eastAsia="zh-SG"/>
              </w:rPr>
            </w:pPr>
            <w:r>
              <w:rPr>
                <w:rFonts w:eastAsia="SimSun" w:hint="eastAsia"/>
                <w:lang w:eastAsia="zh-SG"/>
              </w:rPr>
              <w:t>eSurvey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3DE781" w14:textId="77777777" w:rsidR="0051169A" w:rsidRPr="003B2FE5" w:rsidRDefault="003B2FE5">
            <w:pPr>
              <w:pStyle w:val="TableRow"/>
              <w:rPr>
                <w:rFonts w:eastAsia="SimSun"/>
                <w:lang w:eastAsia="zh-SG"/>
              </w:rPr>
            </w:pPr>
            <w:r>
              <w:rPr>
                <w:rFonts w:eastAsia="SimSun" w:hint="eastAsia"/>
                <w:lang w:eastAsia="zh-SG"/>
              </w:rP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E726F7" w14:textId="77777777" w:rsidR="0051169A" w:rsidRDefault="0051169A">
            <w:pPr>
              <w:pStyle w:val="TableRow"/>
              <w:rPr>
                <w:i/>
              </w:rPr>
            </w:pPr>
            <w:r>
              <w:rPr>
                <w:i/>
              </w:rPr>
              <w:t>Survey.Item_Name, Organisation.FullName, Individual.Title, Individual.Initials, Individual.Forename, Individual.Surname</w:t>
            </w:r>
          </w:p>
          <w:p w14:paraId="7ECEB4B5" w14:textId="77777777" w:rsidR="0051169A" w:rsidRPr="003B2FE5" w:rsidRDefault="003B2FE5">
            <w:pPr>
              <w:pStyle w:val="TableRow"/>
            </w:pPr>
            <w:r w:rsidRPr="003B2FE5">
              <w:t>Displays and allows editing of the survey.  For identified surveys, caption displayed is &lt;Survey.Item_Name&gt; - &lt;Survey organiser name</w:t>
            </w:r>
            <w:r>
              <w:rPr>
                <w:rFonts w:eastAsia="SimSun" w:hint="eastAsia"/>
                <w:lang w:eastAsia="zh-SG"/>
              </w:rPr>
              <w:t xml:space="preserve"> from Survey.Run_By</w:t>
            </w:r>
            <w:r w:rsidRPr="003B2FE5">
              <w:t>&gt;.  Linked to the surveys list in Recorder.</w:t>
            </w:r>
          </w:p>
        </w:tc>
      </w:tr>
      <w:tr w:rsidR="0051169A" w14:paraId="105E0B3D"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440832A" w14:textId="77777777" w:rsidR="0051169A" w:rsidRDefault="0051169A">
            <w:pPr>
              <w:pStyle w:val="TableRow"/>
            </w:pPr>
            <w:r>
              <w:t>btnSurveyInferred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F4DE31"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FCC1E9" w14:textId="77777777" w:rsidR="0051169A" w:rsidRDefault="0051169A">
            <w:pPr>
              <w:pStyle w:val="TableRow"/>
              <w:rPr>
                <w:i/>
              </w:rPr>
            </w:pPr>
            <w:r>
              <w:rPr>
                <w:i/>
              </w:rPr>
              <w:t>Specimen_Field_Data.Inferred_Survey</w:t>
            </w:r>
          </w:p>
          <w:p w14:paraId="38A7E5C1" w14:textId="77777777" w:rsidR="0051169A" w:rsidRDefault="0051169A">
            <w:pPr>
              <w:pStyle w:val="TableRow"/>
            </w:pPr>
            <w:r>
              <w:t>Displays and allows editing of the inference status of the survey.  Allows the user to indicate that the fact that the specimen was gathered or observed for this survey was inferred from another piece of information, or this fact is questionable or questionable and inferred.</w:t>
            </w:r>
          </w:p>
          <w:p w14:paraId="1C25FC5A" w14:textId="77777777" w:rsidR="0051169A" w:rsidRDefault="0051169A">
            <w:pPr>
              <w:pStyle w:val="TableRow"/>
            </w:pPr>
            <w:r>
              <w:t>Possible values stored in the database are reflected as follows:</w:t>
            </w:r>
          </w:p>
          <w:p w14:paraId="784EB6FF" w14:textId="77777777" w:rsidR="0051169A" w:rsidRDefault="0051169A">
            <w:pPr>
              <w:pStyle w:val="TableRow"/>
            </w:pPr>
            <w:r>
              <w:t>0 - data is certain (green tick)</w:t>
            </w:r>
          </w:p>
          <w:p w14:paraId="7ECF5E94" w14:textId="77777777" w:rsidR="0051169A" w:rsidRDefault="0051169A">
            <w:pPr>
              <w:pStyle w:val="TableRow"/>
            </w:pPr>
            <w:r>
              <w:t>1 - data is inferred (red exclamantion mark)</w:t>
            </w:r>
          </w:p>
          <w:p w14:paraId="746C3D09" w14:textId="77777777" w:rsidR="0051169A" w:rsidRDefault="0051169A">
            <w:pPr>
              <w:pStyle w:val="TableRow"/>
            </w:pPr>
            <w:r>
              <w:t>2 - data is questionable (red question mark)</w:t>
            </w:r>
          </w:p>
          <w:p w14:paraId="776E8A69" w14:textId="77777777" w:rsidR="0051169A" w:rsidRDefault="0051169A">
            <w:pPr>
              <w:pStyle w:val="TableRow"/>
            </w:pPr>
            <w:r>
              <w:t>3 - data is inferred and questionable (red exclamantion mark and red question mark).</w:t>
            </w:r>
          </w:p>
          <w:p w14:paraId="66C0DFFE" w14:textId="77777777" w:rsidR="0051169A" w:rsidRDefault="0051169A">
            <w:pPr>
              <w:pStyle w:val="TableRow"/>
            </w:pPr>
            <w:r>
              <w:t>When in edit mode, clicking the button cycles through each of these states in turn.</w:t>
            </w:r>
          </w:p>
        </w:tc>
      </w:tr>
      <w:tr w:rsidR="0051169A" w14:paraId="0210D57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2E1CF39" w14:textId="77777777" w:rsidR="0051169A" w:rsidRDefault="0051169A">
            <w:pPr>
              <w:pStyle w:val="TableRow"/>
            </w:pPr>
            <w:r>
              <w:t>eLocation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D769B1"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FE76AF" w14:textId="77777777" w:rsidR="0051169A" w:rsidRDefault="0051169A">
            <w:pPr>
              <w:pStyle w:val="TableRow"/>
              <w:rPr>
                <w:i/>
              </w:rPr>
            </w:pPr>
            <w:r>
              <w:rPr>
                <w:i/>
              </w:rPr>
              <w:t>Sample.Location_Key, Location_Name.Item_Name</w:t>
            </w:r>
          </w:p>
          <w:p w14:paraId="1A1BD7B7" w14:textId="77777777" w:rsidR="0051169A" w:rsidRDefault="0051169A">
            <w:pPr>
              <w:pStyle w:val="TableRow"/>
            </w:pPr>
            <w:r>
              <w:t>Displays and allows editing of the location associated with the sample for the field data.  When the user specifies the location, then the spatial reference field (eSpatialRef) is updated to the reference of the location if one of the following is true:</w:t>
            </w:r>
          </w:p>
          <w:p w14:paraId="392F4D8B" w14:textId="77777777" w:rsidR="0051169A" w:rsidRDefault="0051169A">
            <w:pPr>
              <w:pStyle w:val="TableRow"/>
            </w:pPr>
            <w:r>
              <w:t>1) The spatial reference field is currently empty</w:t>
            </w:r>
          </w:p>
          <w:p w14:paraId="66BE919B" w14:textId="77777777" w:rsidR="0051169A" w:rsidRDefault="0051169A">
            <w:pPr>
              <w:pStyle w:val="TableRow"/>
            </w:pPr>
            <w:r>
              <w:lastRenderedPageBreak/>
              <w:t>2) The spatial reference field is set to the centroid of the previously specified location (i.e. it has not been manually updated since the last time a location was selected).</w:t>
            </w:r>
          </w:p>
          <w:p w14:paraId="37E4C56B" w14:textId="77777777" w:rsidR="0051169A" w:rsidRDefault="001F71FA">
            <w:pPr>
              <w:pStyle w:val="TableRow"/>
            </w:pPr>
            <w:r>
              <w:t>The user is required to either specify the location (which may be Unknown) or the spatial reference, or the vague location (eVagueLocation).</w:t>
            </w:r>
          </w:p>
          <w:p w14:paraId="5E76791A" w14:textId="77777777" w:rsidR="000A02A0" w:rsidRDefault="000A02A0">
            <w:pPr>
              <w:pStyle w:val="TableRow"/>
            </w:pPr>
            <w:r>
              <w:t>Labelled “Event Location”</w:t>
            </w:r>
          </w:p>
        </w:tc>
      </w:tr>
      <w:tr w:rsidR="0051169A" w14:paraId="09E8061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DA8CE6" w14:textId="77777777" w:rsidR="0051169A" w:rsidRDefault="0051169A">
            <w:pPr>
              <w:pStyle w:val="TableRow"/>
            </w:pPr>
            <w:r>
              <w:lastRenderedPageBreak/>
              <w:t>btnGetLocation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5C3CC3"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93A9DB" w14:textId="77777777" w:rsidR="0051169A" w:rsidRDefault="0051169A">
            <w:pPr>
              <w:pStyle w:val="TableRow"/>
            </w:pPr>
            <w:r>
              <w:t>Initiates an F9 - Return Data link between eLocation and the Recorder Locations screen.</w:t>
            </w:r>
          </w:p>
        </w:tc>
      </w:tr>
      <w:tr w:rsidR="0051169A" w14:paraId="7971FA5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3D3C93" w14:textId="77777777" w:rsidR="0051169A" w:rsidRDefault="0051169A">
            <w:pPr>
              <w:pStyle w:val="TableRow"/>
            </w:pPr>
            <w:r>
              <w:t>btnLocationInferred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49A60D"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974019C" w14:textId="77777777" w:rsidR="0051169A" w:rsidRDefault="0051169A">
            <w:pPr>
              <w:pStyle w:val="TableRow"/>
              <w:rPr>
                <w:i/>
              </w:rPr>
            </w:pPr>
            <w:r>
              <w:rPr>
                <w:i/>
              </w:rPr>
              <w:t>Specimen_Field_Data.Inferred_Location</w:t>
            </w:r>
          </w:p>
          <w:p w14:paraId="526EA30D" w14:textId="77777777" w:rsidR="0051169A" w:rsidRDefault="0051169A">
            <w:pPr>
              <w:pStyle w:val="TableRow"/>
            </w:pPr>
            <w:r>
              <w:t>Behaviour as btnSurveyInferred but for the location.</w:t>
            </w:r>
          </w:p>
        </w:tc>
      </w:tr>
      <w:tr w:rsidR="0051169A" w14:paraId="0F42159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49DECE5" w14:textId="77777777" w:rsidR="0051169A" w:rsidRDefault="0051169A">
            <w:pPr>
              <w:pStyle w:val="TableRow"/>
            </w:pPr>
            <w:r>
              <w:t>eSpatialRef</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995C875" w14:textId="77777777" w:rsidR="0051169A" w:rsidRDefault="0051169A">
            <w:pPr>
              <w:pStyle w:val="TableRow"/>
            </w:pPr>
            <w:r>
              <w:t>TSpatialRef</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2382457" w14:textId="77777777" w:rsidR="0051169A" w:rsidRDefault="0051169A">
            <w:pPr>
              <w:pStyle w:val="TableRow"/>
              <w:rPr>
                <w:i/>
              </w:rPr>
            </w:pPr>
            <w:r>
              <w:rPr>
                <w:i/>
              </w:rPr>
              <w:t>Sample.Spatial_Ref, Sample.Spatial_Ref_System, Sample.Lat, Sample.Long, Sample.Spatial_Ref_Qualifier</w:t>
            </w:r>
          </w:p>
          <w:p w14:paraId="1ED716C4" w14:textId="77777777" w:rsidR="0051169A" w:rsidRDefault="0051169A">
            <w:pPr>
              <w:pStyle w:val="TableRow"/>
            </w:pPr>
            <w:r>
              <w:t>Displays and allows editing of the spatial reference associated with the sample for the field data.</w:t>
            </w:r>
          </w:p>
          <w:p w14:paraId="3C912C07" w14:textId="77777777" w:rsidR="0051169A" w:rsidRDefault="0051169A">
            <w:pPr>
              <w:pStyle w:val="TableRow"/>
            </w:pPr>
            <w:r>
              <w:t>The user is required to either specify the location (which may be Unknown) or the spatial reference</w:t>
            </w:r>
            <w:r w:rsidR="001F71FA">
              <w:t>, or the vague location (eVagueLocation)</w:t>
            </w:r>
            <w:r>
              <w:t>.</w:t>
            </w:r>
          </w:p>
          <w:p w14:paraId="2852E5AE" w14:textId="77777777" w:rsidR="0051169A" w:rsidRDefault="0051169A">
            <w:pPr>
              <w:pStyle w:val="TableRow"/>
            </w:pPr>
            <w:r>
              <w:t>This is an instance of a standard Recorder component (TSpatialRef) which encapsulates the edit box, return data button (which accesses the Map screen) and the qualifier combo box into one control.</w:t>
            </w:r>
          </w:p>
        </w:tc>
      </w:tr>
      <w:tr w:rsidR="0051169A" w14:paraId="5055CA9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542D901" w14:textId="77777777" w:rsidR="0051169A" w:rsidRDefault="0051169A">
            <w:pPr>
              <w:pStyle w:val="TableRow"/>
            </w:pPr>
            <w:r>
              <w:t>btnSpatialRefInferred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8C0070"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F992F1" w14:textId="77777777" w:rsidR="0051169A" w:rsidRDefault="0051169A">
            <w:pPr>
              <w:pStyle w:val="TableRow"/>
              <w:rPr>
                <w:i/>
              </w:rPr>
            </w:pPr>
            <w:r>
              <w:rPr>
                <w:i/>
              </w:rPr>
              <w:t>Specimen_Field_Data.Inferred_Spatial_Ref</w:t>
            </w:r>
          </w:p>
          <w:p w14:paraId="4287019D" w14:textId="77777777" w:rsidR="0051169A" w:rsidRDefault="0051169A">
            <w:pPr>
              <w:pStyle w:val="TableRow"/>
            </w:pPr>
            <w:r>
              <w:t>Behaviour as btnSurveyInferred but for the spatial reference.</w:t>
            </w:r>
          </w:p>
        </w:tc>
      </w:tr>
      <w:tr w:rsidR="001F71FA" w:rsidRPr="001F71FA" w14:paraId="1592561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4AB611" w14:textId="77777777" w:rsidR="001F71FA" w:rsidRDefault="001F71FA">
            <w:pPr>
              <w:pStyle w:val="TableRow"/>
            </w:pPr>
            <w:r>
              <w:t>eVagueLocation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375329" w14:textId="77777777" w:rsidR="001F71FA" w:rsidRDefault="001F71F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7E3373" w14:textId="77777777" w:rsidR="001F71FA" w:rsidRPr="0093086D" w:rsidRDefault="001F71FA">
            <w:pPr>
              <w:pStyle w:val="TableRow"/>
              <w:rPr>
                <w:i/>
              </w:rPr>
            </w:pPr>
            <w:r w:rsidRPr="0093086D">
              <w:rPr>
                <w:i/>
              </w:rPr>
              <w:t>Sample.Location_Name</w:t>
            </w:r>
          </w:p>
          <w:p w14:paraId="48887774" w14:textId="77777777" w:rsidR="001F71FA" w:rsidRDefault="001F71FA">
            <w:pPr>
              <w:pStyle w:val="TableRow"/>
            </w:pPr>
            <w:r w:rsidRPr="001F71FA">
              <w:t>Displays and allows editing of the vague location name.</w:t>
            </w:r>
          </w:p>
          <w:p w14:paraId="365B6B38" w14:textId="77777777" w:rsidR="001F71FA" w:rsidRDefault="001F71FA">
            <w:pPr>
              <w:pStyle w:val="TableRow"/>
            </w:pPr>
            <w:r>
              <w:t>The user is required to either specify the location (which may be Unknown) or the spatial reference, or the vague location (eVagueLocation).</w:t>
            </w:r>
          </w:p>
          <w:p w14:paraId="6C2D0128" w14:textId="77777777" w:rsidR="000A02A0" w:rsidRPr="001F71FA" w:rsidRDefault="000A02A0">
            <w:pPr>
              <w:pStyle w:val="TableRow"/>
            </w:pPr>
            <w:r>
              <w:t>Labelled “Location Name”</w:t>
            </w:r>
          </w:p>
        </w:tc>
      </w:tr>
      <w:tr w:rsidR="0051169A" w14:paraId="310B581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FE76AB" w14:textId="77777777" w:rsidR="0051169A" w:rsidRDefault="0051169A">
            <w:pPr>
              <w:pStyle w:val="TableRow"/>
            </w:pPr>
            <w:r>
              <w:lastRenderedPageBreak/>
              <w:t>cmbGatheringMethod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1B59B0"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E4C6711" w14:textId="77777777" w:rsidR="0051169A" w:rsidRDefault="0051169A">
            <w:pPr>
              <w:pStyle w:val="TableRow"/>
              <w:rPr>
                <w:i/>
              </w:rPr>
            </w:pPr>
            <w:r>
              <w:rPr>
                <w:i/>
              </w:rPr>
              <w:t>Sample.Sample_Type_Key, Sample_Type.Short_Name</w:t>
            </w:r>
          </w:p>
          <w:p w14:paraId="241ABE82" w14:textId="77777777" w:rsidR="0051169A" w:rsidRDefault="0051169A">
            <w:pPr>
              <w:pStyle w:val="TableRow"/>
            </w:pPr>
            <w:r>
              <w:t>Displays and allows editing of the sample type (gathering method).  Combo box populated with Sample_Type.Short_Name.</w:t>
            </w:r>
          </w:p>
        </w:tc>
      </w:tr>
      <w:tr w:rsidR="0051169A" w14:paraId="02534B7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B3E7206" w14:textId="77777777" w:rsidR="0051169A" w:rsidRDefault="0051169A">
            <w:pPr>
              <w:pStyle w:val="TableRow"/>
            </w:pPr>
            <w:r>
              <w:t>btnSampleTypeInferred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5A90E98"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A1C2D3" w14:textId="77777777" w:rsidR="0051169A" w:rsidRDefault="0051169A">
            <w:pPr>
              <w:pStyle w:val="TableRow"/>
              <w:rPr>
                <w:i/>
              </w:rPr>
            </w:pPr>
            <w:r>
              <w:rPr>
                <w:i/>
              </w:rPr>
              <w:t>Specimen_Field_Data.Inferred_Sample_Type</w:t>
            </w:r>
          </w:p>
          <w:p w14:paraId="35BBD7D1" w14:textId="77777777" w:rsidR="0051169A" w:rsidRDefault="0051169A">
            <w:pPr>
              <w:pStyle w:val="TableRow"/>
            </w:pPr>
            <w:r>
              <w:t>Behaviour as btnSurveyInferred but for the sample type (gathering method).</w:t>
            </w:r>
          </w:p>
        </w:tc>
      </w:tr>
      <w:tr w:rsidR="0051169A" w14:paraId="0F60937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83C231" w14:textId="77777777" w:rsidR="0051169A" w:rsidRDefault="0051169A">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BDAC17"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7FDA7A" w14:textId="77777777" w:rsidR="0051169A" w:rsidRDefault="0051169A">
            <w:pPr>
              <w:pStyle w:val="TableRow"/>
              <w:rPr>
                <w:i/>
              </w:rPr>
            </w:pPr>
            <w:r>
              <w:rPr>
                <w:i/>
              </w:rPr>
              <w:t>Sample.Vague_Date_Start, Sample.Vague_Date_End, Sample.Vague_Date_Type</w:t>
            </w:r>
          </w:p>
          <w:p w14:paraId="3EC9A421" w14:textId="77777777" w:rsidR="0051169A" w:rsidRDefault="0051169A">
            <w:pPr>
              <w:pStyle w:val="TableRow"/>
            </w:pPr>
            <w:r>
              <w:t>Displays and allows editing of the associated sample date.</w:t>
            </w:r>
          </w:p>
          <w:p w14:paraId="3FED5848" w14:textId="36680090" w:rsidR="00D33105" w:rsidRDefault="00D33105" w:rsidP="0052797E">
            <w:pPr>
              <w:pStyle w:val="TableRow"/>
            </w:pPr>
            <w:r>
              <w:t>Defaults to today’s date for new Specimen Field Data records (pressing F</w:t>
            </w:r>
            <w:r w:rsidR="0052797E">
              <w:t>11</w:t>
            </w:r>
            <w:r>
              <w:t xml:space="preserve"> within this control also defaults the value to today’s date).</w:t>
            </w:r>
          </w:p>
        </w:tc>
      </w:tr>
      <w:tr w:rsidR="0051169A" w14:paraId="1529987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05A60E" w14:textId="77777777" w:rsidR="0051169A" w:rsidRDefault="0051169A">
            <w:pPr>
              <w:pStyle w:val="TableRow"/>
            </w:pPr>
            <w:r>
              <w:t>btnDateInferred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EC0238D"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20C877" w14:textId="77777777" w:rsidR="0051169A" w:rsidRDefault="0051169A">
            <w:pPr>
              <w:pStyle w:val="TableRow"/>
              <w:rPr>
                <w:i/>
              </w:rPr>
            </w:pPr>
            <w:r>
              <w:rPr>
                <w:i/>
              </w:rPr>
              <w:t>Specimen_Field_Data.Inferred_Date</w:t>
            </w:r>
          </w:p>
          <w:p w14:paraId="00B75AF8" w14:textId="77777777" w:rsidR="0051169A" w:rsidRDefault="0051169A">
            <w:pPr>
              <w:pStyle w:val="TableRow"/>
            </w:pPr>
            <w:r>
              <w:t>Behaviour as btnSurveyInferred but for the date.</w:t>
            </w:r>
          </w:p>
        </w:tc>
      </w:tr>
      <w:tr w:rsidR="0051169A" w14:paraId="3A6F7D4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7CBB652" w14:textId="77777777" w:rsidR="0051169A" w:rsidRDefault="0051169A">
            <w:pPr>
              <w:pStyle w:val="TableRow"/>
            </w:pPr>
            <w:r>
              <w:t>sgCollectors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1E54FF" w14:textId="77777777" w:rsidR="0051169A" w:rsidRDefault="0051169A">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AF9DC4" w14:textId="77777777" w:rsidR="0051169A" w:rsidRDefault="0051169A">
            <w:pPr>
              <w:pStyle w:val="TableRow"/>
              <w:rPr>
                <w:i/>
              </w:rPr>
            </w:pPr>
            <w:r>
              <w:rPr>
                <w:i/>
              </w:rPr>
              <w:t>Sample_Recorder.Se_Recorder_Key, Survey_Event_Recorder.Name_Key, Individual.Title, Individual.Initials, Individual.Forename, Individual.Surname</w:t>
            </w:r>
          </w:p>
          <w:p w14:paraId="7BD7B2F4" w14:textId="77777777" w:rsidR="0051169A" w:rsidRDefault="0051169A">
            <w:pPr>
              <w:pStyle w:val="TableRow"/>
            </w:pPr>
            <w:r>
              <w:t xml:space="preserve">Grid displaying and allowing editing of the list of sample recorders.  Each recorder is represented by a standard name caption (Individuals only) on a row of the grid.  The user is able to type directly into the grid as if they are typing into an edit control linked to the Recorder Names &amp; Addresses module.  The user can navigate up and down through the grid using arrow keys; if they navigate below the last item in the grid an extra row is added and the focus moves into it.  If the user presses the </w:t>
            </w:r>
            <w:smartTag w:uri="urn:schemas-microsoft-com:office:smarttags" w:element="place">
              <w:smartTag w:uri="urn:schemas-microsoft-com:office:smarttags" w:element="State">
                <w:r>
                  <w:t>Del</w:t>
                </w:r>
              </w:smartTag>
            </w:smartTag>
            <w:r>
              <w:t xml:space="preserve"> or Backspace key when the caret is in a cell with no text, then the grid row is deleted.</w:t>
            </w:r>
          </w:p>
          <w:p w14:paraId="3F444DF5" w14:textId="4EEA6935" w:rsidR="00D33105" w:rsidRDefault="00D33105" w:rsidP="00BC0D45">
            <w:pPr>
              <w:pStyle w:val="TableRow"/>
            </w:pPr>
            <w:del w:id="391" w:author="Andrew Kemp" w:date="2017-09-13T11:39:00Z">
              <w:r w:rsidDel="00BC0D45">
                <w:delText>For new Specimen Field Data records a row is added and defaulted to the current user (p</w:delText>
              </w:r>
            </w:del>
            <w:ins w:id="392" w:author="Andrew Kemp" w:date="2017-09-13T11:39:00Z">
              <w:r w:rsidR="00BC0D45">
                <w:t>P</w:t>
              </w:r>
            </w:ins>
            <w:r>
              <w:t>ressing F</w:t>
            </w:r>
            <w:r w:rsidR="0052797E">
              <w:t>11</w:t>
            </w:r>
            <w:r>
              <w:t xml:space="preserve"> within a row in the grid </w:t>
            </w:r>
            <w:del w:id="393" w:author="Andrew Kemp" w:date="2017-09-13T11:39:00Z">
              <w:r w:rsidR="002F288F" w:rsidDel="00BC0D45">
                <w:delText xml:space="preserve">also </w:delText>
              </w:r>
            </w:del>
            <w:r>
              <w:t>set</w:t>
            </w:r>
            <w:r w:rsidR="002F288F">
              <w:t>s the row to the current user</w:t>
            </w:r>
            <w:del w:id="394" w:author="Andrew Kemp" w:date="2017-09-13T11:39:00Z">
              <w:r w:rsidR="002F288F" w:rsidDel="00BC0D45">
                <w:delText>)</w:delText>
              </w:r>
            </w:del>
            <w:r w:rsidR="002F288F">
              <w:t>.</w:t>
            </w:r>
          </w:p>
        </w:tc>
      </w:tr>
      <w:tr w:rsidR="0051169A" w14:paraId="434C6A0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250ADE" w14:textId="77777777" w:rsidR="0051169A" w:rsidRDefault="0051169A">
            <w:pPr>
              <w:pStyle w:val="TableRow"/>
            </w:pPr>
            <w:r>
              <w:t>btnRemove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1EC1D6"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FF0AC1" w14:textId="77777777" w:rsidR="0051169A" w:rsidRDefault="0051169A">
            <w:pPr>
              <w:pStyle w:val="TableRow"/>
            </w:pPr>
            <w:r>
              <w:t>Removes the individual from sgCollectors in the row that has the input focus.  If no row has the input focus, then this button is disabled.</w:t>
            </w:r>
          </w:p>
        </w:tc>
      </w:tr>
      <w:tr w:rsidR="0051169A" w14:paraId="4E76B34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58D49B0" w14:textId="77777777" w:rsidR="0051169A" w:rsidRDefault="0051169A">
            <w:pPr>
              <w:pStyle w:val="TableRow"/>
            </w:pPr>
            <w:r>
              <w:lastRenderedPageBreak/>
              <w:t>btnFieldCollectorsInferred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50E463"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56A90B" w14:textId="77777777" w:rsidR="0051169A" w:rsidRDefault="0051169A">
            <w:pPr>
              <w:pStyle w:val="TableRow"/>
              <w:rPr>
                <w:i/>
              </w:rPr>
            </w:pPr>
            <w:r>
              <w:rPr>
                <w:i/>
              </w:rPr>
              <w:t>Specimen_Field_Data.Inferred_Collectors</w:t>
            </w:r>
          </w:p>
          <w:p w14:paraId="619FE73B" w14:textId="77777777" w:rsidR="0051169A" w:rsidRDefault="0051169A">
            <w:pPr>
              <w:pStyle w:val="TableRow"/>
            </w:pPr>
            <w:r>
              <w:t>Behaviour as btnSurveyInferred but for the list of collectors.</w:t>
            </w:r>
          </w:p>
        </w:tc>
      </w:tr>
      <w:tr w:rsidR="0051169A" w14:paraId="6C2446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C87366" w14:textId="77777777" w:rsidR="0051169A" w:rsidRDefault="0051169A">
            <w:pPr>
              <w:pStyle w:val="TableRow"/>
            </w:pPr>
            <w:r>
              <w:t>chkGatheringEvent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6FFEA45" w14:textId="77777777" w:rsidR="0051169A" w:rsidRDefault="0051169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CB2738" w14:textId="77777777" w:rsidR="0051169A" w:rsidRDefault="0051169A">
            <w:pPr>
              <w:pStyle w:val="TableRow"/>
              <w:rPr>
                <w:i/>
              </w:rPr>
            </w:pPr>
            <w:r>
              <w:rPr>
                <w:i/>
              </w:rPr>
              <w:t>Specimen_Field_Data.Gathering_Event</w:t>
            </w:r>
          </w:p>
          <w:p w14:paraId="16AC5421" w14:textId="77777777" w:rsidR="0051169A" w:rsidRDefault="0051169A">
            <w:pPr>
              <w:pStyle w:val="TableRow"/>
            </w:pPr>
            <w:r>
              <w:t>Displays and allows editing of the gathering event status.  If unchecked, then this field data refers to a field observation of the specimen that did not involve the collection of the specimen.</w:t>
            </w:r>
          </w:p>
        </w:tc>
      </w:tr>
      <w:tr w:rsidR="0051169A" w14:paraId="6CEA68C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6A19A80" w14:textId="77777777" w:rsidR="0051169A" w:rsidRDefault="0051169A">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0B0F88B"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3BB061" w14:textId="77777777" w:rsidR="0051169A" w:rsidRDefault="00A577D9">
            <w:pPr>
              <w:pStyle w:val="TableRow"/>
            </w:pPr>
            <w:r>
              <w:t>Adds a row to sgCollectors and focuses it.</w:t>
            </w:r>
          </w:p>
        </w:tc>
      </w:tr>
    </w:tbl>
    <w:p w14:paraId="77C3926E" w14:textId="77777777" w:rsidR="0051169A" w:rsidRDefault="0051169A" w:rsidP="0051169A"/>
    <w:p w14:paraId="24D57FDF" w14:textId="77777777" w:rsidR="0051169A" w:rsidRDefault="0051169A" w:rsidP="00CC6B4D">
      <w:pPr>
        <w:pStyle w:val="Heading4"/>
        <w:numPr>
          <w:ilvl w:val="3"/>
          <w:numId w:val="4"/>
        </w:numPr>
      </w:pPr>
      <w:bookmarkStart w:id="395" w:name="_Toc292878828"/>
      <w:r>
        <w:t>Base Frame for Numbering History tab pages</w:t>
      </w:r>
      <w:bookmarkEnd w:id="395"/>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21C606E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D9755DF" w14:textId="77777777" w:rsidR="0051169A" w:rsidRDefault="0051169A">
            <w:pPr>
              <w:pStyle w:val="TableTitle"/>
            </w:pPr>
            <w:r>
              <w:t>Window Name: TBaseNumberHistoryFrame</w:t>
            </w:r>
          </w:p>
        </w:tc>
      </w:tr>
      <w:tr w:rsidR="0051169A" w14:paraId="652EE51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503C347" w14:textId="77777777" w:rsidR="0051169A" w:rsidRDefault="0051169A">
            <w:pPr>
              <w:pStyle w:val="TableRow"/>
              <w:keepNext/>
            </w:pPr>
            <w:r>
              <w:rPr>
                <w:b/>
              </w:rPr>
              <w:t>Inherits</w:t>
            </w:r>
            <w:r>
              <w:t>:  TBaseFullScreenFrame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C676232" w14:textId="77777777" w:rsidR="0051169A" w:rsidRDefault="0051169A">
            <w:pPr>
              <w:pStyle w:val="TableRow"/>
              <w:keepNext/>
            </w:pPr>
            <w:r>
              <w:rPr>
                <w:b/>
              </w:rPr>
              <w:t>Unit File Name</w:t>
            </w:r>
            <w:r>
              <w:t>: BaseNumberHistoryFrameUnit.pas</w:t>
            </w:r>
          </w:p>
        </w:tc>
      </w:tr>
      <w:tr w:rsidR="0051169A" w14:paraId="6CCB277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3187847" w14:textId="77777777" w:rsidR="0051169A" w:rsidRDefault="0051169A">
            <w:pPr>
              <w:pStyle w:val="TableRow"/>
              <w:keepNext/>
            </w:pPr>
            <w:r>
              <w:rPr>
                <w:b/>
              </w:rPr>
              <w:t>Entities</w:t>
            </w:r>
            <w:r>
              <w:t>: Entities defined in derived classes.</w:t>
            </w:r>
          </w:p>
        </w:tc>
      </w:tr>
      <w:tr w:rsidR="0051169A" w14:paraId="0395950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B5DABE" w14:textId="77777777" w:rsidR="0051169A" w:rsidRDefault="0051169A">
            <w:pPr>
              <w:pStyle w:val="TableRow"/>
              <w:keepNext/>
            </w:pPr>
            <w:r>
              <w:rPr>
                <w:b/>
              </w:rPr>
              <w:t>Calls</w:t>
            </w:r>
            <w:r>
              <w:t>: None</w:t>
            </w:r>
          </w:p>
        </w:tc>
      </w:tr>
      <w:tr w:rsidR="0051169A" w14:paraId="069D5FC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83C806" w14:textId="77777777" w:rsidR="0051169A" w:rsidRDefault="0051169A">
            <w:pPr>
              <w:pStyle w:val="TableRow"/>
              <w:keepNext/>
            </w:pPr>
            <w:r>
              <w:rPr>
                <w:b/>
              </w:rPr>
              <w:t>Returns</w:t>
            </w:r>
            <w:r>
              <w:t xml:space="preserve"> </w:t>
            </w:r>
            <w:r>
              <w:rPr>
                <w:b/>
              </w:rPr>
              <w:t>To</w:t>
            </w:r>
            <w:r>
              <w:t>: None</w:t>
            </w:r>
          </w:p>
        </w:tc>
      </w:tr>
      <w:tr w:rsidR="0051169A" w14:paraId="0FB069D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E7027B6" w14:textId="77777777" w:rsidR="0051169A" w:rsidRDefault="0051169A">
            <w:pPr>
              <w:pStyle w:val="TableRow"/>
              <w:keepNext/>
            </w:pPr>
            <w:r>
              <w:rPr>
                <w:b/>
              </w:rPr>
              <w:t>Description</w:t>
            </w:r>
            <w:r>
              <w:t>: Base class for all number history tab pages.</w:t>
            </w:r>
          </w:p>
        </w:tc>
      </w:tr>
    </w:tbl>
    <w:p w14:paraId="7DD8B564"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71EE2DFF"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DB3B330" w14:textId="77777777" w:rsidR="0051169A" w:rsidRDefault="0051169A">
            <w:pPr>
              <w:pStyle w:val="TableTitle"/>
            </w:pPr>
            <w:r>
              <w:t>Window Controls</w:t>
            </w:r>
          </w:p>
        </w:tc>
      </w:tr>
      <w:tr w:rsidR="0051169A" w14:paraId="0775CC4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678FB0"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003D1C"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53543C6" w14:textId="77777777" w:rsidR="0051169A" w:rsidRDefault="0051169A">
            <w:pPr>
              <w:pStyle w:val="TableColumnTitles"/>
              <w:keepNext/>
            </w:pPr>
            <w:r>
              <w:rPr>
                <w:i/>
              </w:rPr>
              <w:t>Attribute</w:t>
            </w:r>
            <w:r>
              <w:t xml:space="preserve"> Action</w:t>
            </w:r>
          </w:p>
        </w:tc>
      </w:tr>
      <w:tr w:rsidR="0051169A" w14:paraId="6447B95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2ADFB1" w14:textId="77777777" w:rsidR="0051169A" w:rsidRDefault="0051169A">
            <w:pPr>
              <w:pStyle w:val="TableRow"/>
            </w:pPr>
            <w:r>
              <w:t>mmNotes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D4549C"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CBE86D6" w14:textId="77777777" w:rsidR="0051169A" w:rsidRDefault="0051169A">
            <w:pPr>
              <w:pStyle w:val="TableRow"/>
            </w:pPr>
            <w:r>
              <w:t>Free text, additional information.</w:t>
            </w:r>
          </w:p>
        </w:tc>
      </w:tr>
    </w:tbl>
    <w:p w14:paraId="2E9E8F95" w14:textId="77777777" w:rsidR="0051169A" w:rsidRDefault="0051169A" w:rsidP="0051169A"/>
    <w:p w14:paraId="13F71176" w14:textId="77777777" w:rsidR="0051169A" w:rsidRDefault="0051169A" w:rsidP="00CC6B4D">
      <w:pPr>
        <w:pStyle w:val="Heading4"/>
        <w:numPr>
          <w:ilvl w:val="3"/>
          <w:numId w:val="4"/>
        </w:numPr>
      </w:pPr>
      <w:bookmarkStart w:id="396" w:name="_Toc292878829"/>
      <w:bookmarkStart w:id="397" w:name="_Ref298426221"/>
      <w:r>
        <w:lastRenderedPageBreak/>
        <w:t>Registration Number tab page control</w:t>
      </w:r>
      <w:bookmarkEnd w:id="396"/>
      <w:bookmarkEnd w:id="397"/>
    </w:p>
    <w:p w14:paraId="0865968A" w14:textId="16840CEF" w:rsidR="0051169A" w:rsidRDefault="005550DB" w:rsidP="0051169A">
      <w:pPr>
        <w:jc w:val="center"/>
        <w:rPr>
          <w:lang w:val="en-US"/>
        </w:rPr>
      </w:pPr>
      <w:r>
        <w:rPr>
          <w:noProof/>
          <w:lang w:eastAsia="en-GB"/>
        </w:rPr>
        <w:drawing>
          <wp:inline distT="0" distB="0" distL="0" distR="0" wp14:anchorId="4C2AE295" wp14:editId="74590790">
            <wp:extent cx="3457575" cy="2800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7575" cy="28003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6D75C67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C4CE83A" w14:textId="77777777" w:rsidR="0051169A" w:rsidRDefault="0051169A">
            <w:pPr>
              <w:pStyle w:val="TableTitle"/>
            </w:pPr>
            <w:r>
              <w:t>Window Name: TfraNumberHistory</w:t>
            </w:r>
          </w:p>
        </w:tc>
      </w:tr>
      <w:tr w:rsidR="0051169A" w14:paraId="24CF607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A4BDBC8" w14:textId="77777777" w:rsidR="0051169A" w:rsidRDefault="0051169A">
            <w:pPr>
              <w:pStyle w:val="TableRow"/>
              <w:keepNext/>
            </w:pPr>
            <w:r>
              <w:rPr>
                <w:b/>
              </w:rPr>
              <w:t>Inherits</w:t>
            </w:r>
            <w:r>
              <w:t>:  TBaseNumberHistoryFrame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B3B80F7" w14:textId="77777777" w:rsidR="0051169A" w:rsidRDefault="0051169A">
            <w:pPr>
              <w:pStyle w:val="TableRow"/>
              <w:keepNext/>
            </w:pPr>
            <w:r>
              <w:rPr>
                <w:b/>
              </w:rPr>
              <w:t>Unit File Name</w:t>
            </w:r>
            <w:r>
              <w:t>: FrameNumberHistory.pas</w:t>
            </w:r>
          </w:p>
        </w:tc>
      </w:tr>
      <w:tr w:rsidR="0051169A" w14:paraId="4B61F03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2B596AB" w14:textId="77777777" w:rsidR="0051169A" w:rsidRDefault="0051169A">
            <w:pPr>
              <w:pStyle w:val="TableRow"/>
              <w:keepNext/>
            </w:pPr>
            <w:r>
              <w:rPr>
                <w:b/>
              </w:rPr>
              <w:t>Entities</w:t>
            </w:r>
            <w:r>
              <w:t>: Collection_Unit_Number, Term</w:t>
            </w:r>
          </w:p>
        </w:tc>
      </w:tr>
      <w:tr w:rsidR="0051169A" w14:paraId="4A06404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74A575D" w14:textId="77777777" w:rsidR="0051169A" w:rsidRDefault="0051169A">
            <w:pPr>
              <w:pStyle w:val="TableRow"/>
              <w:keepNext/>
            </w:pPr>
            <w:r>
              <w:rPr>
                <w:b/>
              </w:rPr>
              <w:t>Calls</w:t>
            </w:r>
            <w:r>
              <w:t>: None</w:t>
            </w:r>
          </w:p>
        </w:tc>
      </w:tr>
      <w:tr w:rsidR="0051169A" w14:paraId="751D118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DCFE84" w14:textId="77777777" w:rsidR="0051169A" w:rsidRDefault="0051169A">
            <w:pPr>
              <w:pStyle w:val="TableRow"/>
              <w:keepNext/>
            </w:pPr>
            <w:r>
              <w:rPr>
                <w:b/>
              </w:rPr>
              <w:t>Returns</w:t>
            </w:r>
            <w:r>
              <w:t xml:space="preserve"> </w:t>
            </w:r>
            <w:r>
              <w:rPr>
                <w:b/>
              </w:rPr>
              <w:t>To</w:t>
            </w:r>
            <w:r>
              <w:t>: None</w:t>
            </w:r>
          </w:p>
        </w:tc>
      </w:tr>
      <w:tr w:rsidR="0051169A" w14:paraId="7232BB7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7364061" w14:textId="77777777" w:rsidR="0051169A" w:rsidRDefault="0051169A">
            <w:pPr>
              <w:pStyle w:val="TableRow"/>
              <w:keepNext/>
            </w:pPr>
            <w:r>
              <w:rPr>
                <w:b/>
              </w:rPr>
              <w:t>Description</w:t>
            </w:r>
            <w:r>
              <w:t>: Tab page for viewing and editing the details of a registration number for a collection unit, inherited from TBaseNumberHistoryFrame.</w:t>
            </w:r>
          </w:p>
          <w:p w14:paraId="7750CF6F" w14:textId="77777777" w:rsidR="0051169A" w:rsidRDefault="0051169A">
            <w:pPr>
              <w:pStyle w:val="TableRow"/>
              <w:keepNext/>
            </w:pPr>
            <w:r>
              <w:t>The mmNotes field (inherited from TBaseNumberHistoryFrame) is linked to the Collection_Unit_Number.Notes field.</w:t>
            </w:r>
          </w:p>
        </w:tc>
      </w:tr>
    </w:tbl>
    <w:p w14:paraId="1F4E1ACC"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0CCE2270"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266CCDE" w14:textId="77777777" w:rsidR="0051169A" w:rsidRDefault="0051169A">
            <w:pPr>
              <w:pStyle w:val="TableTitle"/>
            </w:pPr>
            <w:r>
              <w:t>Window Controls</w:t>
            </w:r>
          </w:p>
        </w:tc>
      </w:tr>
      <w:tr w:rsidR="0051169A" w14:paraId="04AC4C6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0BE898"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E6FB1D"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3C76F5" w14:textId="77777777" w:rsidR="0051169A" w:rsidRDefault="0051169A">
            <w:pPr>
              <w:pStyle w:val="TableColumnTitles"/>
              <w:keepNext/>
            </w:pPr>
            <w:r>
              <w:rPr>
                <w:i/>
              </w:rPr>
              <w:t>Attribute</w:t>
            </w:r>
            <w:r>
              <w:t xml:space="preserve"> Action</w:t>
            </w:r>
          </w:p>
        </w:tc>
      </w:tr>
      <w:tr w:rsidR="0051169A" w14:paraId="6974FA0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FAE1A1" w14:textId="77777777" w:rsidR="0051169A" w:rsidRDefault="0051169A">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AEC6C4"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30C088C" w14:textId="77777777" w:rsidR="0051169A" w:rsidRDefault="0051169A">
            <w:pPr>
              <w:pStyle w:val="TableRow"/>
              <w:rPr>
                <w:i/>
              </w:rPr>
            </w:pPr>
            <w:r>
              <w:rPr>
                <w:i/>
              </w:rPr>
              <w:t xml:space="preserve">Collection_Unit_Number.Type_Concept_Key, </w:t>
            </w:r>
            <w:r w:rsidR="00C328DA">
              <w:rPr>
                <w:i/>
              </w:rPr>
              <w:t>Concept.Published_Term</w:t>
            </w:r>
          </w:p>
          <w:p w14:paraId="6FB0B74D" w14:textId="77777777" w:rsidR="0051169A" w:rsidRDefault="0051169A">
            <w:pPr>
              <w:pStyle w:val="TableRow"/>
            </w:pPr>
            <w:r>
              <w:t xml:space="preserve">Displays and allows editing of the type of number (e.g. Registration, Herbarium Sheet).  Populated from the </w:t>
            </w:r>
            <w:r w:rsidR="00A442E7">
              <w:t>Collection Unit</w:t>
            </w:r>
            <w:r>
              <w:t xml:space="preserve"> Number Types concept group.</w:t>
            </w:r>
          </w:p>
        </w:tc>
      </w:tr>
      <w:tr w:rsidR="0051169A" w14:paraId="068EC88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7A81470" w14:textId="77777777" w:rsidR="0051169A" w:rsidRDefault="0051169A">
            <w:pPr>
              <w:pStyle w:val="TableRow"/>
            </w:pPr>
            <w:r>
              <w:lastRenderedPageBreak/>
              <w:t>eNumber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24F43E"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BAA30D" w14:textId="77777777" w:rsidR="0051169A" w:rsidRDefault="0051169A">
            <w:pPr>
              <w:pStyle w:val="TableRow"/>
              <w:rPr>
                <w:i/>
              </w:rPr>
            </w:pPr>
            <w:r>
              <w:rPr>
                <w:i/>
              </w:rPr>
              <w:t>Collection_Unit_Number.Number</w:t>
            </w:r>
          </w:p>
          <w:p w14:paraId="6D0DE9DC" w14:textId="77777777" w:rsidR="0051169A" w:rsidRDefault="00161316">
            <w:pPr>
              <w:pStyle w:val="TableRow"/>
            </w:pPr>
            <w:r>
              <w:t>Displa</w:t>
            </w:r>
            <w:r w:rsidR="0051169A">
              <w:t>ys and allows editing of the number.</w:t>
            </w:r>
          </w:p>
          <w:p w14:paraId="49D18958" w14:textId="77777777" w:rsidR="00161316" w:rsidRDefault="00161316">
            <w:pPr>
              <w:pStyle w:val="TableRow"/>
            </w:pPr>
            <w:r>
              <w:t xml:space="preserve">If cmbType is set to Registration Number (or any term that has the same meaning), and the collection unit is a specimen, then the macro is used to populate the field, if specified.  </w:t>
            </w:r>
            <w:r w:rsidRPr="00161316">
              <w:t>If the Macro.Macro field for this number type (</w:t>
            </w:r>
            <w:r>
              <w:t>Specimen Registration</w:t>
            </w:r>
            <w:r w:rsidRPr="00161316">
              <w:t>) is not null, then when adding a new record, this field is populated with the output of the associated macro (described elsewhere in the TSD).</w:t>
            </w:r>
          </w:p>
        </w:tc>
      </w:tr>
      <w:tr w:rsidR="0051169A" w14:paraId="6CB9C3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AF37BC" w14:textId="77777777" w:rsidR="0051169A" w:rsidRDefault="0051169A">
            <w:pPr>
              <w:pStyle w:val="TableRow"/>
            </w:pPr>
            <w:r>
              <w:t>imgBarcode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FA0197" w14:textId="77777777" w:rsidR="0051169A" w:rsidRDefault="0051169A">
            <w:pPr>
              <w:pStyle w:val="TableRow"/>
            </w:pPr>
            <w:r>
              <w:t>TImage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1BAC9D" w14:textId="77777777" w:rsidR="0051169A" w:rsidRDefault="0051169A">
            <w:pPr>
              <w:pStyle w:val="TableRow"/>
            </w:pPr>
            <w:r>
              <w:t>Renders the number entered in eNumber as a barcode image.</w:t>
            </w:r>
          </w:p>
        </w:tc>
      </w:tr>
      <w:tr w:rsidR="0051169A" w14:paraId="0FD514F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957A80" w14:textId="77777777" w:rsidR="0051169A" w:rsidRDefault="0051169A">
            <w:pPr>
              <w:pStyle w:val="TableRow"/>
            </w:pPr>
            <w:r>
              <w:t>cmbStatus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895DA2"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2DA0796" w14:textId="77777777" w:rsidR="0051169A" w:rsidRDefault="0051169A">
            <w:pPr>
              <w:pStyle w:val="TableRow"/>
              <w:rPr>
                <w:i/>
              </w:rPr>
            </w:pPr>
            <w:r>
              <w:rPr>
                <w:i/>
              </w:rPr>
              <w:t>Collection_Unit_Number.Preferred</w:t>
            </w:r>
          </w:p>
          <w:p w14:paraId="6161E95F" w14:textId="77777777" w:rsidR="0051169A" w:rsidRDefault="0051169A">
            <w:pPr>
              <w:pStyle w:val="TableRow"/>
            </w:pPr>
            <w:r>
              <w:t>Displays and allows editing of the status of the number.  Possible values are Previous (0), Preferred (1)</w:t>
            </w:r>
            <w:r w:rsidR="00A07BCF">
              <w:t>, New(2)</w:t>
            </w:r>
            <w:r>
              <w:t>.</w:t>
            </w:r>
          </w:p>
          <w:p w14:paraId="0442C03A" w14:textId="77777777" w:rsidR="0051169A" w:rsidRDefault="0051169A">
            <w:pPr>
              <w:pStyle w:val="TableRow"/>
            </w:pPr>
            <w:r>
              <w:t>If the user saves a record which is preferred, then any other number for the same collection unit is set to Previous.</w:t>
            </w:r>
          </w:p>
        </w:tc>
      </w:tr>
    </w:tbl>
    <w:p w14:paraId="7C91FB6D" w14:textId="77777777" w:rsidR="0051169A" w:rsidRDefault="0051169A" w:rsidP="0051169A"/>
    <w:p w14:paraId="0767918B" w14:textId="77777777" w:rsidR="0051169A" w:rsidRDefault="0051169A" w:rsidP="00CC6B4D">
      <w:pPr>
        <w:pStyle w:val="Heading4"/>
        <w:numPr>
          <w:ilvl w:val="3"/>
          <w:numId w:val="4"/>
        </w:numPr>
      </w:pPr>
      <w:bookmarkStart w:id="398" w:name="_Toc292878830"/>
      <w:r>
        <w:t>Numbering History Accession Number tab page control</w:t>
      </w:r>
      <w:bookmarkEnd w:id="398"/>
    </w:p>
    <w:p w14:paraId="2B47283C" w14:textId="685FB800" w:rsidR="0051169A" w:rsidRDefault="005550DB" w:rsidP="0051169A">
      <w:pPr>
        <w:jc w:val="center"/>
        <w:rPr>
          <w:lang w:val="en-US"/>
        </w:rPr>
      </w:pPr>
      <w:r>
        <w:rPr>
          <w:noProof/>
          <w:lang w:eastAsia="en-GB"/>
        </w:rPr>
        <w:drawing>
          <wp:inline distT="0" distB="0" distL="0" distR="0" wp14:anchorId="244352C2" wp14:editId="319CD337">
            <wp:extent cx="342900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0ADDA7F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3DF5C1D" w14:textId="77777777" w:rsidR="0051169A" w:rsidRDefault="0051169A">
            <w:pPr>
              <w:pStyle w:val="TableTitle"/>
            </w:pPr>
            <w:r>
              <w:lastRenderedPageBreak/>
              <w:t>Window Name: TfraNumberHistoryReadOnly</w:t>
            </w:r>
          </w:p>
        </w:tc>
      </w:tr>
      <w:tr w:rsidR="0051169A" w14:paraId="5F846D8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48189FE" w14:textId="77777777" w:rsidR="0051169A" w:rsidRDefault="0051169A">
            <w:pPr>
              <w:pStyle w:val="TableRow"/>
              <w:keepNext/>
            </w:pPr>
            <w:r>
              <w:rPr>
                <w:b/>
              </w:rPr>
              <w:t>Inherits</w:t>
            </w:r>
            <w:r>
              <w:t>:  TBaseNumberHistoryFrame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897B841" w14:textId="77777777" w:rsidR="0051169A" w:rsidRDefault="0051169A">
            <w:pPr>
              <w:pStyle w:val="TableRow"/>
              <w:keepNext/>
            </w:pPr>
            <w:r>
              <w:rPr>
                <w:b/>
              </w:rPr>
              <w:t>Unit File Name</w:t>
            </w:r>
            <w:r>
              <w:t>: FrameNumberHistoryReadOnly.pas</w:t>
            </w:r>
          </w:p>
        </w:tc>
      </w:tr>
      <w:tr w:rsidR="0051169A" w14:paraId="537DF1C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69CA2C" w14:textId="77777777" w:rsidR="0051169A" w:rsidRDefault="0051169A">
            <w:pPr>
              <w:pStyle w:val="TableRow"/>
              <w:keepNext/>
            </w:pPr>
            <w:r>
              <w:rPr>
                <w:b/>
              </w:rPr>
              <w:t>Entities</w:t>
            </w:r>
            <w:r>
              <w:t>: Movement, Individual, Organisation, Movement_Of_Ownership, Organisation_Department</w:t>
            </w:r>
          </w:p>
        </w:tc>
      </w:tr>
      <w:tr w:rsidR="0051169A" w14:paraId="4077F8A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B1E3AC" w14:textId="77777777" w:rsidR="0051169A" w:rsidRDefault="0051169A">
            <w:pPr>
              <w:pStyle w:val="TableRow"/>
              <w:keepNext/>
            </w:pPr>
            <w:r>
              <w:rPr>
                <w:b/>
              </w:rPr>
              <w:t>Calls</w:t>
            </w:r>
            <w:r>
              <w:t>: None</w:t>
            </w:r>
          </w:p>
        </w:tc>
      </w:tr>
      <w:tr w:rsidR="0051169A" w14:paraId="74C4F6C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58BF1B8" w14:textId="77777777" w:rsidR="0051169A" w:rsidRDefault="0051169A">
            <w:pPr>
              <w:pStyle w:val="TableRow"/>
              <w:keepNext/>
            </w:pPr>
            <w:r>
              <w:rPr>
                <w:b/>
              </w:rPr>
              <w:t>Returns</w:t>
            </w:r>
            <w:r>
              <w:t xml:space="preserve"> </w:t>
            </w:r>
            <w:r>
              <w:rPr>
                <w:b/>
              </w:rPr>
              <w:t>To</w:t>
            </w:r>
            <w:r>
              <w:t>: None</w:t>
            </w:r>
          </w:p>
        </w:tc>
      </w:tr>
      <w:tr w:rsidR="0051169A" w14:paraId="5CEEFE8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33B654A" w14:textId="77777777" w:rsidR="0051169A" w:rsidRDefault="0051169A">
            <w:pPr>
              <w:pStyle w:val="TableRow"/>
              <w:keepNext/>
            </w:pPr>
            <w:r>
              <w:rPr>
                <w:b/>
              </w:rPr>
              <w:t>Description</w:t>
            </w:r>
            <w:r>
              <w:t>: Tab page for viewing details of an accession number for a collection unit, inherited from TBaseNumberHistoryFrame.  This tab page is displayed alongside registration numbers and other numbers in the Numbering History in order that all numbers may be viewed in one place.  However, Accession numbers are created using the Accessions and Movement screens.</w:t>
            </w:r>
          </w:p>
          <w:p w14:paraId="58A9A89D" w14:textId="77777777" w:rsidR="0051169A" w:rsidRDefault="0051169A">
            <w:pPr>
              <w:pStyle w:val="TableRow"/>
              <w:keepNext/>
            </w:pPr>
            <w:r>
              <w:t>The mmNotes field (inherited from TBaseNumberHistoryFrame) is made read only with a grey background and blue font to resemble other data labels on this form.  The following details are displayed:</w:t>
            </w:r>
          </w:p>
          <w:p w14:paraId="7FB67BFA" w14:textId="77777777" w:rsidR="0051169A" w:rsidRDefault="0051169A">
            <w:pPr>
              <w:pStyle w:val="TableRow"/>
              <w:keepNext/>
            </w:pPr>
            <w:r>
              <w:t>The Accession's Movement record's Other Party (individual or organisation string)</w:t>
            </w:r>
          </w:p>
          <w:p w14:paraId="16BF2A12" w14:textId="77777777" w:rsidR="0051169A" w:rsidRDefault="0051169A">
            <w:pPr>
              <w:pStyle w:val="TableRow"/>
              <w:keepNext/>
            </w:pPr>
            <w:r>
              <w:t>The Movement_Of_Ownership's vague date</w:t>
            </w:r>
          </w:p>
          <w:p w14:paraId="3EBDBEF1" w14:textId="77777777" w:rsidR="0051169A" w:rsidRDefault="0051169A">
            <w:pPr>
              <w:pStyle w:val="TableRow"/>
              <w:keepNext/>
            </w:pPr>
            <w:r>
              <w:t>The Movement's Staff Responsible (individual string)</w:t>
            </w:r>
          </w:p>
          <w:p w14:paraId="10530B8E" w14:textId="77777777" w:rsidR="0051169A" w:rsidRDefault="0051169A">
            <w:pPr>
              <w:pStyle w:val="TableRow"/>
              <w:keepNext/>
            </w:pPr>
            <w:r>
              <w:t>The Department the item was accessioned into (Organisation_Department.Item_Name).</w:t>
            </w:r>
          </w:p>
        </w:tc>
      </w:tr>
    </w:tbl>
    <w:p w14:paraId="57A881B9"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7B476A1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68584E0" w14:textId="77777777" w:rsidR="0051169A" w:rsidRDefault="0051169A">
            <w:pPr>
              <w:pStyle w:val="TableTitle"/>
            </w:pPr>
            <w:r>
              <w:t>Window Controls</w:t>
            </w:r>
          </w:p>
        </w:tc>
      </w:tr>
      <w:tr w:rsidR="0051169A" w14:paraId="56AB71D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BD5FE6"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14E447"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865D05" w14:textId="77777777" w:rsidR="0051169A" w:rsidRDefault="0051169A">
            <w:pPr>
              <w:pStyle w:val="TableColumnTitles"/>
              <w:keepNext/>
            </w:pPr>
            <w:r>
              <w:rPr>
                <w:i/>
              </w:rPr>
              <w:t>Attribute</w:t>
            </w:r>
            <w:r>
              <w:t xml:space="preserve"> Action</w:t>
            </w:r>
          </w:p>
        </w:tc>
      </w:tr>
      <w:tr w:rsidR="0051169A" w14:paraId="2302674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A3C1E9A" w14:textId="77777777" w:rsidR="0051169A" w:rsidRDefault="0051169A">
            <w:pPr>
              <w:pStyle w:val="TableRow"/>
            </w:pPr>
            <w:r>
              <w:t>lblNumberValue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6EC254"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21D5D4" w14:textId="77777777" w:rsidR="0051169A" w:rsidRDefault="0051169A">
            <w:pPr>
              <w:pStyle w:val="TableRow"/>
              <w:rPr>
                <w:i/>
              </w:rPr>
            </w:pPr>
            <w:r>
              <w:rPr>
                <w:i/>
              </w:rPr>
              <w:t>Movement.Number</w:t>
            </w:r>
          </w:p>
          <w:p w14:paraId="0814DA2B" w14:textId="77777777" w:rsidR="0051169A" w:rsidRDefault="0051169A">
            <w:pPr>
              <w:pStyle w:val="TableRow"/>
            </w:pPr>
            <w:r>
              <w:t>Displays the Accession Number.</w:t>
            </w:r>
          </w:p>
        </w:tc>
      </w:tr>
      <w:tr w:rsidR="0051169A" w14:paraId="059E30D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410FD2" w14:textId="77777777" w:rsidR="0051169A" w:rsidRDefault="0051169A">
            <w:pPr>
              <w:pStyle w:val="TableRow"/>
            </w:pPr>
            <w:r>
              <w:t>lblNumberType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108BCE4"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4322E4" w14:textId="77777777" w:rsidR="0051169A" w:rsidRDefault="0051169A">
            <w:pPr>
              <w:pStyle w:val="TableRow"/>
            </w:pPr>
            <w:r>
              <w:t>Indicates the type of number being displayed.  Always displays 'Accession Number' for this screen type.</w:t>
            </w:r>
          </w:p>
        </w:tc>
      </w:tr>
    </w:tbl>
    <w:p w14:paraId="20C366F1" w14:textId="77777777" w:rsidR="0051169A" w:rsidRDefault="0051169A" w:rsidP="0051169A"/>
    <w:p w14:paraId="0350FB0E" w14:textId="77777777" w:rsidR="0051169A" w:rsidRDefault="0051169A" w:rsidP="00CC6B4D">
      <w:pPr>
        <w:pStyle w:val="Heading4"/>
        <w:numPr>
          <w:ilvl w:val="3"/>
          <w:numId w:val="4"/>
        </w:numPr>
      </w:pPr>
      <w:bookmarkStart w:id="399" w:name="_Toc292878831"/>
      <w:r>
        <w:lastRenderedPageBreak/>
        <w:t>Inscription &amp; Label details screen</w:t>
      </w:r>
      <w:bookmarkEnd w:id="39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4913877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4BBF0D9" w14:textId="77777777" w:rsidR="0051169A" w:rsidRDefault="0051169A">
            <w:pPr>
              <w:pStyle w:val="TableTitle"/>
            </w:pPr>
            <w:r>
              <w:t>Window Name: TfraInscription</w:t>
            </w:r>
          </w:p>
        </w:tc>
      </w:tr>
      <w:tr w:rsidR="0051169A" w:rsidRPr="00A104CD" w14:paraId="349C4DE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D415194" w14:textId="77777777" w:rsidR="0051169A" w:rsidRDefault="0051169A">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DE350B7" w14:textId="77777777" w:rsidR="0051169A" w:rsidRPr="00A104CD" w:rsidRDefault="0051169A">
            <w:pPr>
              <w:pStyle w:val="TableRow"/>
              <w:keepNext/>
              <w:rPr>
                <w:lang w:val="fr-FR"/>
              </w:rPr>
            </w:pPr>
            <w:r w:rsidRPr="00A104CD">
              <w:rPr>
                <w:b/>
                <w:lang w:val="fr-FR"/>
              </w:rPr>
              <w:t>Unit File Name</w:t>
            </w:r>
            <w:r w:rsidRPr="00A104CD">
              <w:rPr>
                <w:lang w:val="fr-FR"/>
              </w:rPr>
              <w:t>: FrameInscription.pas</w:t>
            </w:r>
          </w:p>
        </w:tc>
      </w:tr>
      <w:tr w:rsidR="0051169A" w14:paraId="52AE898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B6667F1" w14:textId="77777777" w:rsidR="0051169A" w:rsidRDefault="0051169A">
            <w:pPr>
              <w:pStyle w:val="TableRow"/>
              <w:keepNext/>
            </w:pPr>
            <w:r>
              <w:rPr>
                <w:b/>
              </w:rPr>
              <w:t>Entities</w:t>
            </w:r>
            <w:r>
              <w:t>: Entities defined in embedded tab controls</w:t>
            </w:r>
          </w:p>
        </w:tc>
      </w:tr>
      <w:tr w:rsidR="0051169A" w14:paraId="37966C3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CDDE492" w14:textId="77777777" w:rsidR="0051169A" w:rsidRDefault="0051169A">
            <w:pPr>
              <w:pStyle w:val="TableRow"/>
              <w:keepNext/>
            </w:pPr>
            <w:r>
              <w:rPr>
                <w:b/>
              </w:rPr>
              <w:t>Calls</w:t>
            </w:r>
            <w:r>
              <w:t>: Inscription &amp; Label General tab page control, TfraSources</w:t>
            </w:r>
          </w:p>
        </w:tc>
      </w:tr>
      <w:tr w:rsidR="0051169A" w14:paraId="300C552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C13B4A" w14:textId="77777777" w:rsidR="0051169A" w:rsidRDefault="0051169A">
            <w:pPr>
              <w:pStyle w:val="TableRow"/>
              <w:keepNext/>
            </w:pPr>
            <w:r>
              <w:rPr>
                <w:b/>
              </w:rPr>
              <w:t>Returns</w:t>
            </w:r>
            <w:r>
              <w:t xml:space="preserve"> </w:t>
            </w:r>
            <w:r>
              <w:rPr>
                <w:b/>
              </w:rPr>
              <w:t>To</w:t>
            </w:r>
            <w:r>
              <w:t>: None</w:t>
            </w:r>
          </w:p>
        </w:tc>
      </w:tr>
      <w:tr w:rsidR="0051169A" w14:paraId="59FB44C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2BC01D" w14:textId="77777777" w:rsidR="0051169A" w:rsidRDefault="0051169A">
            <w:pPr>
              <w:pStyle w:val="TableRow"/>
              <w:keepNext/>
            </w:pPr>
            <w:r>
              <w:rPr>
                <w:b/>
              </w:rPr>
              <w:t>Description</w:t>
            </w:r>
            <w:r>
              <w:t>: Details screen for an inscription or label attached to a specimen.  Empty page control onto which the following tabs are embedded:</w:t>
            </w:r>
          </w:p>
          <w:p w14:paraId="7D75F78A" w14:textId="77777777" w:rsidR="0051169A" w:rsidRDefault="0051169A">
            <w:pPr>
              <w:pStyle w:val="TableRow"/>
              <w:keepNext/>
            </w:pPr>
            <w:r>
              <w:t>TfraInscriptionGeneral</w:t>
            </w:r>
          </w:p>
          <w:p w14:paraId="31A675A0" w14:textId="77777777" w:rsidR="0051169A" w:rsidRDefault="0051169A">
            <w:pPr>
              <w:pStyle w:val="TableRow"/>
              <w:keepNext/>
            </w:pPr>
            <w:r>
              <w:t>TfraSources</w:t>
            </w:r>
          </w:p>
        </w:tc>
      </w:tr>
    </w:tbl>
    <w:p w14:paraId="178A7557" w14:textId="77777777" w:rsidR="0051169A" w:rsidRDefault="0051169A" w:rsidP="0051169A"/>
    <w:p w14:paraId="35C4456D" w14:textId="77777777" w:rsidR="0051169A" w:rsidRDefault="0051169A" w:rsidP="00CC6B4D">
      <w:pPr>
        <w:pStyle w:val="Heading4"/>
        <w:numPr>
          <w:ilvl w:val="3"/>
          <w:numId w:val="4"/>
        </w:numPr>
      </w:pPr>
      <w:bookmarkStart w:id="400" w:name="_Toc292878832"/>
      <w:bookmarkStart w:id="401" w:name="_Ref298426285"/>
      <w:r>
        <w:t>Inscription &amp; Label General tab page control</w:t>
      </w:r>
      <w:bookmarkEnd w:id="400"/>
      <w:bookmarkEnd w:id="401"/>
    </w:p>
    <w:p w14:paraId="45A830A0" w14:textId="298ABD2C" w:rsidR="0051169A" w:rsidRDefault="005550DB" w:rsidP="0051169A">
      <w:pPr>
        <w:jc w:val="center"/>
        <w:rPr>
          <w:lang w:val="en-US"/>
        </w:rPr>
      </w:pPr>
      <w:r w:rsidRPr="00D15A28">
        <w:rPr>
          <w:noProof/>
          <w:lang w:eastAsia="en-GB"/>
        </w:rPr>
        <w:drawing>
          <wp:inline distT="0" distB="0" distL="0" distR="0" wp14:anchorId="45CAB425" wp14:editId="221C0F7C">
            <wp:extent cx="3476625" cy="2657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6625" cy="26574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1E088DE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05E55A5" w14:textId="77777777" w:rsidR="0051169A" w:rsidRDefault="0051169A">
            <w:pPr>
              <w:pStyle w:val="TableTitle"/>
            </w:pPr>
            <w:r>
              <w:lastRenderedPageBreak/>
              <w:t>Window Name: TfraInscriptionGeneral</w:t>
            </w:r>
          </w:p>
        </w:tc>
      </w:tr>
      <w:tr w:rsidR="0051169A" w14:paraId="7948B76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937E301" w14:textId="77777777" w:rsidR="0051169A" w:rsidRDefault="0051169A">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00C7748" w14:textId="77777777" w:rsidR="0051169A" w:rsidRDefault="0051169A">
            <w:pPr>
              <w:pStyle w:val="TableRow"/>
              <w:keepNext/>
            </w:pPr>
            <w:r>
              <w:rPr>
                <w:b/>
              </w:rPr>
              <w:t>Unit File Name</w:t>
            </w:r>
            <w:r>
              <w:t>: FrameInscriptionGeneral.pas</w:t>
            </w:r>
          </w:p>
        </w:tc>
      </w:tr>
      <w:tr w:rsidR="0051169A" w14:paraId="46B48D9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B1F297" w14:textId="77777777" w:rsidR="0051169A" w:rsidRDefault="0051169A">
            <w:pPr>
              <w:pStyle w:val="TableRow"/>
              <w:keepNext/>
            </w:pPr>
            <w:r>
              <w:rPr>
                <w:b/>
              </w:rPr>
              <w:t>Entities</w:t>
            </w:r>
            <w:r>
              <w:t xml:space="preserve">: </w:t>
            </w:r>
          </w:p>
        </w:tc>
      </w:tr>
      <w:tr w:rsidR="0051169A" w14:paraId="54CDBEC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7A94BCD" w14:textId="77777777" w:rsidR="0051169A" w:rsidRDefault="0051169A">
            <w:pPr>
              <w:pStyle w:val="TableRow"/>
              <w:keepNext/>
            </w:pPr>
            <w:r>
              <w:rPr>
                <w:b/>
              </w:rPr>
              <w:t>Calls</w:t>
            </w:r>
            <w:r>
              <w:t>: None</w:t>
            </w:r>
          </w:p>
        </w:tc>
      </w:tr>
      <w:tr w:rsidR="0051169A" w14:paraId="33B5C9B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41DBBAD" w14:textId="77777777" w:rsidR="0051169A" w:rsidRDefault="0051169A">
            <w:pPr>
              <w:pStyle w:val="TableRow"/>
              <w:keepNext/>
            </w:pPr>
            <w:r>
              <w:rPr>
                <w:b/>
              </w:rPr>
              <w:t>Returns</w:t>
            </w:r>
            <w:r>
              <w:t xml:space="preserve"> </w:t>
            </w:r>
            <w:r>
              <w:rPr>
                <w:b/>
              </w:rPr>
              <w:t>To</w:t>
            </w:r>
            <w:r>
              <w:t>: None</w:t>
            </w:r>
          </w:p>
        </w:tc>
      </w:tr>
      <w:tr w:rsidR="0051169A" w14:paraId="1869549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07703A" w14:textId="77777777" w:rsidR="0051169A" w:rsidRDefault="0051169A">
            <w:pPr>
              <w:pStyle w:val="TableRow"/>
              <w:keepNext/>
            </w:pPr>
            <w:r>
              <w:rPr>
                <w:b/>
              </w:rPr>
              <w:t>Description</w:t>
            </w:r>
            <w:r>
              <w:t>: Class to handle general data related to selected inscription.</w:t>
            </w:r>
          </w:p>
        </w:tc>
      </w:tr>
    </w:tbl>
    <w:p w14:paraId="1BDFC1F6"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6B8BDFB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220B34F" w14:textId="77777777" w:rsidR="0051169A" w:rsidRDefault="0051169A">
            <w:pPr>
              <w:pStyle w:val="TableTitle"/>
            </w:pPr>
            <w:r>
              <w:t>Window Controls</w:t>
            </w:r>
          </w:p>
        </w:tc>
      </w:tr>
      <w:tr w:rsidR="0051169A" w14:paraId="1CD6342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11B58F"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6F1F90"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1AD7D1" w14:textId="77777777" w:rsidR="0051169A" w:rsidRDefault="0051169A">
            <w:pPr>
              <w:pStyle w:val="TableColumnTitles"/>
              <w:keepNext/>
            </w:pPr>
            <w:r>
              <w:rPr>
                <w:i/>
              </w:rPr>
              <w:t>Attribute</w:t>
            </w:r>
            <w:r>
              <w:t xml:space="preserve"> Action</w:t>
            </w:r>
          </w:p>
        </w:tc>
      </w:tr>
      <w:tr w:rsidR="0051169A" w14:paraId="662AF28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9CBEF2" w14:textId="77777777" w:rsidR="0051169A" w:rsidRDefault="0051169A">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563BE0"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440B25" w14:textId="77777777" w:rsidR="0051169A" w:rsidRDefault="0051169A">
            <w:pPr>
              <w:pStyle w:val="TableRow"/>
              <w:rPr>
                <w:i/>
              </w:rPr>
            </w:pPr>
            <w:r>
              <w:rPr>
                <w:i/>
              </w:rPr>
              <w:t>Specimen_Label.Is_Inscription</w:t>
            </w:r>
          </w:p>
          <w:p w14:paraId="106C4D35" w14:textId="77777777" w:rsidR="0051169A" w:rsidRDefault="0051169A">
            <w:pPr>
              <w:pStyle w:val="TableRow"/>
            </w:pPr>
            <w:r>
              <w:t>Displays and allows editing of the item type.  Possible options are:</w:t>
            </w:r>
          </w:p>
          <w:p w14:paraId="25DA97AA" w14:textId="77777777" w:rsidR="0051169A" w:rsidRDefault="0051169A">
            <w:pPr>
              <w:pStyle w:val="TableRow"/>
            </w:pPr>
            <w:r>
              <w:t>0 = Label</w:t>
            </w:r>
          </w:p>
          <w:p w14:paraId="4DF90B15" w14:textId="77777777" w:rsidR="0051169A" w:rsidRDefault="0051169A">
            <w:pPr>
              <w:pStyle w:val="TableRow"/>
            </w:pPr>
            <w:r>
              <w:t>1 = Inscription</w:t>
            </w:r>
          </w:p>
        </w:tc>
      </w:tr>
      <w:tr w:rsidR="0061326A" w14:paraId="7C16276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A807D5" w14:textId="77777777" w:rsidR="0061326A" w:rsidRDefault="0061326A">
            <w:pPr>
              <w:pStyle w:val="TableRow"/>
            </w:pPr>
            <w:r>
              <w:t>chkCurrent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412C7B" w14:textId="77777777" w:rsidR="0061326A" w:rsidRDefault="0061326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5423B4" w14:textId="77777777" w:rsidR="0061326A" w:rsidRDefault="0061326A">
            <w:pPr>
              <w:pStyle w:val="TableRow"/>
              <w:rPr>
                <w:i/>
              </w:rPr>
            </w:pPr>
            <w:r>
              <w:rPr>
                <w:i/>
              </w:rPr>
              <w:t>Specimen_Label.Is_Current</w:t>
            </w:r>
          </w:p>
          <w:p w14:paraId="02EA9300" w14:textId="77777777" w:rsidR="0061326A" w:rsidRPr="0061326A" w:rsidRDefault="0061326A" w:rsidP="0061326A">
            <w:pPr>
              <w:pStyle w:val="TableRow"/>
            </w:pPr>
            <w:r>
              <w:t>Identifies whether or not the label</w:t>
            </w:r>
            <w:r w:rsidR="00EA0A0B">
              <w:t>/inscription</w:t>
            </w:r>
            <w:r>
              <w:t xml:space="preserve"> is current or historic.  Can have multiple current labels</w:t>
            </w:r>
            <w:r w:rsidR="00EA0A0B">
              <w:t>/inscriptions</w:t>
            </w:r>
            <w:r>
              <w:t xml:space="preserve"> per specimen.</w:t>
            </w:r>
          </w:p>
        </w:tc>
      </w:tr>
      <w:tr w:rsidR="0051169A" w14:paraId="4215DEE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F3D59E" w14:textId="77777777" w:rsidR="0051169A" w:rsidRDefault="0051169A">
            <w:pPr>
              <w:pStyle w:val="TableRow"/>
            </w:pPr>
            <w:r>
              <w:t>ePosition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570EC0"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DDBB6F" w14:textId="77777777" w:rsidR="0051169A" w:rsidRDefault="0051169A">
            <w:pPr>
              <w:pStyle w:val="TableRow"/>
              <w:rPr>
                <w:i/>
              </w:rPr>
            </w:pPr>
            <w:r>
              <w:rPr>
                <w:i/>
              </w:rPr>
              <w:t>Specimen_Label.Label_Position</w:t>
            </w:r>
          </w:p>
          <w:p w14:paraId="086C6972" w14:textId="77777777" w:rsidR="0051169A" w:rsidRDefault="0051169A">
            <w:pPr>
              <w:pStyle w:val="TableRow"/>
            </w:pPr>
            <w:r>
              <w:t>Displays and allows editing of the details physical position of the inscription/label (free text).</w:t>
            </w:r>
          </w:p>
        </w:tc>
      </w:tr>
      <w:tr w:rsidR="0051169A" w14:paraId="2B705BD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152F5D" w14:textId="77777777" w:rsidR="0051169A" w:rsidRDefault="0051169A">
            <w:pPr>
              <w:pStyle w:val="TableRow"/>
            </w:pPr>
            <w:r>
              <w:t>mmInscription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C6EEC2"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C2587F" w14:textId="77777777" w:rsidR="0051169A" w:rsidRDefault="0051169A">
            <w:pPr>
              <w:pStyle w:val="TableRow"/>
              <w:rPr>
                <w:i/>
              </w:rPr>
            </w:pPr>
            <w:r>
              <w:rPr>
                <w:i/>
              </w:rPr>
              <w:t>Specimen_Label.Inscription</w:t>
            </w:r>
          </w:p>
          <w:p w14:paraId="47CA000A" w14:textId="77777777" w:rsidR="0051169A" w:rsidRDefault="0051169A">
            <w:pPr>
              <w:pStyle w:val="TableRow"/>
            </w:pPr>
            <w:r>
              <w:t>Displays and allows editing of the inscription text.</w:t>
            </w:r>
          </w:p>
        </w:tc>
      </w:tr>
      <w:tr w:rsidR="0051169A" w14:paraId="2C1A030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081447E" w14:textId="77777777" w:rsidR="0051169A" w:rsidRDefault="0051169A">
            <w:pPr>
              <w:pStyle w:val="TableRow"/>
            </w:pPr>
            <w:r>
              <w:t>mmTranslation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A2D5E61"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8A8974" w14:textId="77777777" w:rsidR="0051169A" w:rsidRDefault="0051169A">
            <w:pPr>
              <w:pStyle w:val="TableRow"/>
              <w:rPr>
                <w:i/>
              </w:rPr>
            </w:pPr>
            <w:r>
              <w:rPr>
                <w:i/>
              </w:rPr>
              <w:t>Specimen_Label.Translated</w:t>
            </w:r>
          </w:p>
          <w:p w14:paraId="62C7F54A" w14:textId="77777777" w:rsidR="0051169A" w:rsidRDefault="0051169A">
            <w:pPr>
              <w:pStyle w:val="TableRow"/>
            </w:pPr>
            <w:r>
              <w:t>Displays and allows editing of the inscription or label translation.</w:t>
            </w:r>
          </w:p>
        </w:tc>
      </w:tr>
      <w:tr w:rsidR="0051169A" w14:paraId="57E8F8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F31A00" w14:textId="77777777" w:rsidR="0051169A" w:rsidRDefault="0051169A">
            <w:pPr>
              <w:pStyle w:val="TableRow"/>
            </w:pPr>
            <w:r>
              <w:lastRenderedPageBreak/>
              <w:t>cmbTranslationLanguage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3978E0"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DEDB0D" w14:textId="77777777" w:rsidR="0051169A" w:rsidRDefault="0051169A">
            <w:pPr>
              <w:pStyle w:val="TableRow"/>
              <w:rPr>
                <w:i/>
              </w:rPr>
            </w:pPr>
            <w:r>
              <w:rPr>
                <w:i/>
              </w:rPr>
              <w:t>Specimen_Label.Translated_Language_Key, Language.Language_Key, Language.Item_Name</w:t>
            </w:r>
          </w:p>
          <w:p w14:paraId="78866BF8" w14:textId="77777777" w:rsidR="0051169A" w:rsidRDefault="0051169A">
            <w:pPr>
              <w:pStyle w:val="TableRow"/>
            </w:pPr>
            <w:r>
              <w:t>Displays and allows editing of the language of translation.  Fixed list combo box populated with '&lt;Language_Key&gt; - &lt;Item_Name&gt;' from the Language table in alphabetical order.</w:t>
            </w:r>
          </w:p>
        </w:tc>
      </w:tr>
      <w:tr w:rsidR="0051169A" w14:paraId="3E88328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985712" w14:textId="77777777" w:rsidR="0051169A" w:rsidRDefault="0051169A">
            <w:pPr>
              <w:pStyle w:val="TableRow"/>
            </w:pPr>
            <w:r>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25101B1"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BAA6F5" w14:textId="77777777" w:rsidR="0051169A" w:rsidRDefault="0051169A">
            <w:pPr>
              <w:pStyle w:val="TableRow"/>
              <w:rPr>
                <w:i/>
              </w:rPr>
            </w:pPr>
            <w:r>
              <w:rPr>
                <w:i/>
              </w:rPr>
              <w:t>Specimen_Label.Comments</w:t>
            </w:r>
          </w:p>
          <w:p w14:paraId="5BA40607" w14:textId="77777777" w:rsidR="0051169A" w:rsidRDefault="0051169A">
            <w:pPr>
              <w:pStyle w:val="TableRow"/>
            </w:pPr>
            <w:r>
              <w:t>Displays and allows editing of comments regarding the item.</w:t>
            </w:r>
          </w:p>
        </w:tc>
      </w:tr>
      <w:tr w:rsidR="0051169A" w14:paraId="1D7FDC3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A06514A" w14:textId="77777777" w:rsidR="0051169A" w:rsidRDefault="0051169A">
            <w:pPr>
              <w:pStyle w:val="TableRow"/>
            </w:pPr>
            <w:r>
              <w:t>eAuthor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692FDE"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5E2306" w14:textId="77777777" w:rsidR="00D15A28" w:rsidRPr="00D15A28" w:rsidRDefault="00D15A28">
            <w:pPr>
              <w:pStyle w:val="TableRow"/>
              <w:rPr>
                <w:rFonts w:eastAsia="SimSun"/>
                <w:i/>
                <w:iCs/>
                <w:lang w:eastAsia="zh-SG"/>
              </w:rPr>
            </w:pPr>
            <w:r w:rsidRPr="00D15A28">
              <w:rPr>
                <w:rFonts w:eastAsia="SimSun"/>
                <w:i/>
                <w:iCs/>
                <w:lang w:eastAsia="zh-SG"/>
              </w:rPr>
              <w:t>Specimen_Label.Author_Name_Key, Individual.Forename, Individual.Initials, Individual.Surname</w:t>
            </w:r>
          </w:p>
          <w:p w14:paraId="4372930B" w14:textId="77777777" w:rsidR="0051169A" w:rsidRDefault="0051169A">
            <w:pPr>
              <w:pStyle w:val="TableRow"/>
            </w:pPr>
            <w:r>
              <w:t>Displays and allows editing of the label author name.  Linked to the Recorder Names &amp; Addresses module (Individuals only).</w:t>
            </w:r>
          </w:p>
        </w:tc>
      </w:tr>
      <w:tr w:rsidR="00D15A28" w14:paraId="5428670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2F43C7" w14:textId="77777777" w:rsidR="00D15A28" w:rsidRDefault="00D15A28">
            <w:pPr>
              <w:pStyle w:val="TableRow"/>
              <w:rPr>
                <w:rFonts w:eastAsia="SimSun"/>
                <w:lang w:eastAsia="zh-SG"/>
              </w:rPr>
            </w:pPr>
            <w:r>
              <w:rPr>
                <w:rFonts w:eastAsia="SimSun" w:hint="eastAsia"/>
                <w:lang w:eastAsia="zh-SG"/>
              </w:rP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480C6D" w14:textId="77777777" w:rsidR="00D15A28" w:rsidRPr="00D15A28" w:rsidRDefault="00D15A28">
            <w:pPr>
              <w:pStyle w:val="TableRow"/>
              <w:rPr>
                <w:rFonts w:eastAsia="SimSun"/>
                <w:lang w:eastAsia="zh-SG"/>
              </w:rPr>
            </w:pPr>
            <w:r>
              <w:rPr>
                <w:rFonts w:eastAsia="SimSun" w:hint="eastAsia"/>
                <w:lang w:eastAsia="zh-SG"/>
              </w:rP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C1170FD" w14:textId="77777777" w:rsidR="00D15A28" w:rsidRDefault="00D15A28">
            <w:pPr>
              <w:pStyle w:val="TableRow"/>
            </w:pPr>
            <w:r w:rsidRPr="00D15A28">
              <w:t>Initiates a Return Data - F9 link between eAuthor and the Recorder Names &amp; Addresses screen (Individuals only).</w:t>
            </w:r>
          </w:p>
        </w:tc>
      </w:tr>
      <w:tr w:rsidR="00D15A28" w14:paraId="5467AF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04B469" w14:textId="77777777" w:rsidR="00D15A28" w:rsidRPr="00D15A28" w:rsidRDefault="00D15A28">
            <w:pPr>
              <w:pStyle w:val="TableRow"/>
              <w:rPr>
                <w:rFonts w:eastAsia="SimSun"/>
                <w:lang w:eastAsia="zh-SG"/>
              </w:rPr>
            </w:pPr>
            <w:r>
              <w:rPr>
                <w:rFonts w:eastAsia="SimSun" w:hint="eastAsia"/>
                <w:lang w:eastAsia="zh-SG"/>
              </w:rPr>
              <w:t>btnAuthorInferred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89DD36" w14:textId="77777777" w:rsidR="00D15A28" w:rsidRPr="00D15A28" w:rsidRDefault="00D15A28">
            <w:pPr>
              <w:pStyle w:val="TableRow"/>
              <w:rPr>
                <w:rFonts w:eastAsia="SimSun"/>
                <w:lang w:eastAsia="zh-SG"/>
              </w:rPr>
            </w:pPr>
            <w:r>
              <w:rPr>
                <w:rFonts w:eastAsia="SimSun" w:hint="eastAsia"/>
                <w:lang w:eastAsia="zh-SG"/>
              </w:rP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F83BE1" w14:textId="77777777" w:rsidR="00D15A28" w:rsidRPr="00D15A28" w:rsidRDefault="00D15A28">
            <w:pPr>
              <w:pStyle w:val="TableRow"/>
              <w:rPr>
                <w:rFonts w:eastAsia="SimSun"/>
                <w:i/>
                <w:iCs/>
                <w:lang w:eastAsia="zh-SG"/>
              </w:rPr>
            </w:pPr>
            <w:r w:rsidRPr="00D15A28">
              <w:rPr>
                <w:rFonts w:eastAsia="SimSun"/>
                <w:i/>
                <w:iCs/>
                <w:lang w:eastAsia="zh-SG"/>
              </w:rPr>
              <w:t>Specimen_Label.Inferred_Author</w:t>
            </w:r>
          </w:p>
          <w:p w14:paraId="0D1E09B9" w14:textId="77777777" w:rsidR="00D15A28" w:rsidRPr="00D15A28" w:rsidRDefault="00D15A28">
            <w:pPr>
              <w:pStyle w:val="TableRow"/>
            </w:pPr>
            <w:r w:rsidRPr="00D15A28">
              <w:t>Standard Inferred Data Button for the Author field.</w:t>
            </w:r>
          </w:p>
        </w:tc>
      </w:tr>
      <w:tr w:rsidR="0051169A" w14:paraId="730C4E2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CABBBD" w14:textId="77777777" w:rsidR="0051169A" w:rsidRDefault="0051169A">
            <w:pPr>
              <w:pStyle w:val="TableRow"/>
            </w:pPr>
            <w:r>
              <w:t>cmbConfidence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91173B"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D34F68B" w14:textId="77777777" w:rsidR="00D15A28" w:rsidRPr="00D15A28" w:rsidRDefault="00D15A28" w:rsidP="00D15A28">
            <w:pPr>
              <w:pStyle w:val="TableRow"/>
              <w:rPr>
                <w:rFonts w:eastAsia="SimSun"/>
                <w:i/>
                <w:iCs/>
                <w:lang w:eastAsia="zh-SG"/>
              </w:rPr>
            </w:pPr>
            <w:r w:rsidRPr="00D15A28">
              <w:rPr>
                <w:rFonts w:eastAsia="SimSun"/>
                <w:i/>
                <w:iCs/>
                <w:lang w:eastAsia="zh-SG"/>
              </w:rPr>
              <w:t xml:space="preserve">Specimen_Label.Confidence_Concept_Key, </w:t>
            </w:r>
            <w:r w:rsidR="00075532">
              <w:rPr>
                <w:rFonts w:eastAsia="SimSun"/>
                <w:i/>
                <w:iCs/>
                <w:lang w:eastAsia="zh-SG"/>
              </w:rPr>
              <w:t>Concept.Published_Term</w:t>
            </w:r>
          </w:p>
          <w:p w14:paraId="03E3109C" w14:textId="77777777" w:rsidR="00D15A28" w:rsidRDefault="00D15A28" w:rsidP="00D15A28">
            <w:pPr>
              <w:pStyle w:val="TableRow"/>
            </w:pPr>
            <w:r>
              <w:t>Displays and allows editing of the confidence with which the attribution of the label to the given author is made.  Fixed list populated from the Levels of Confidence (Labels &amp; Inscriptions) concept group.</w:t>
            </w:r>
          </w:p>
          <w:p w14:paraId="3900E98B" w14:textId="77777777" w:rsidR="0051169A" w:rsidRDefault="00D15A28" w:rsidP="00D15A28">
            <w:pPr>
              <w:pStyle w:val="TableRow"/>
            </w:pPr>
            <w:r>
              <w:t>This control is disabled unless eAuthor is populated.</w:t>
            </w:r>
          </w:p>
        </w:tc>
      </w:tr>
      <w:tr w:rsidR="0051169A" w14:paraId="4D984F5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1F84D7" w14:textId="77777777" w:rsidR="0051169A" w:rsidRDefault="0051169A">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37EF04"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D94E2A" w14:textId="77777777" w:rsidR="0051169A" w:rsidRDefault="0051169A">
            <w:pPr>
              <w:pStyle w:val="TableRow"/>
            </w:pPr>
            <w:r>
              <w:t>Initiates a Return Data - F9 link between eAuthor and the Recorder Names &amp; Addresses screen (Individuals only).</w:t>
            </w:r>
          </w:p>
        </w:tc>
      </w:tr>
    </w:tbl>
    <w:p w14:paraId="67288B47" w14:textId="77777777" w:rsidR="0051169A" w:rsidRDefault="0051169A" w:rsidP="0051169A"/>
    <w:p w14:paraId="1974185C" w14:textId="77777777" w:rsidR="0051169A" w:rsidRDefault="0051169A" w:rsidP="00CC6B4D">
      <w:pPr>
        <w:pStyle w:val="Heading4"/>
        <w:numPr>
          <w:ilvl w:val="3"/>
          <w:numId w:val="4"/>
        </w:numPr>
      </w:pPr>
      <w:bookmarkStart w:id="402" w:name="_Toc292878833"/>
      <w:r>
        <w:lastRenderedPageBreak/>
        <w:t>Collection unit relationship details screen</w:t>
      </w:r>
      <w:bookmarkEnd w:id="402"/>
    </w:p>
    <w:p w14:paraId="15D734AD" w14:textId="72C49646" w:rsidR="0051169A" w:rsidRDefault="005550DB" w:rsidP="0051169A">
      <w:pPr>
        <w:jc w:val="center"/>
        <w:rPr>
          <w:lang w:val="en-US"/>
        </w:rPr>
      </w:pPr>
      <w:r w:rsidRPr="001A7C47">
        <w:rPr>
          <w:noProof/>
          <w:lang w:eastAsia="en-GB"/>
        </w:rPr>
        <w:drawing>
          <wp:inline distT="0" distB="0" distL="0" distR="0" wp14:anchorId="0C6DB6DA" wp14:editId="38B7805F">
            <wp:extent cx="3543300" cy="3067050"/>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30670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08A1A5C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C0C8D9C" w14:textId="77777777" w:rsidR="0051169A" w:rsidRDefault="0051169A">
            <w:pPr>
              <w:pStyle w:val="TableTitle"/>
            </w:pPr>
            <w:r>
              <w:t>Window Name: TfraRelated</w:t>
            </w:r>
          </w:p>
        </w:tc>
      </w:tr>
      <w:tr w:rsidR="0051169A" w14:paraId="7E1EE0F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C6203A2" w14:textId="77777777" w:rsidR="0051169A" w:rsidRDefault="0051169A">
            <w:pPr>
              <w:pStyle w:val="TableRow"/>
              <w:keepNext/>
            </w:pPr>
            <w:r>
              <w:rPr>
                <w:b/>
              </w:rPr>
              <w:t>Inherits</w:t>
            </w:r>
            <w:r>
              <w:t>:  TBaseFullScreenFrame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732421C" w14:textId="77777777" w:rsidR="0051169A" w:rsidRDefault="0051169A">
            <w:pPr>
              <w:pStyle w:val="TableRow"/>
              <w:keepNext/>
            </w:pPr>
            <w:r>
              <w:rPr>
                <w:b/>
              </w:rPr>
              <w:t>Unit File Name</w:t>
            </w:r>
            <w:r>
              <w:t>: FrameRelated.pas</w:t>
            </w:r>
          </w:p>
        </w:tc>
      </w:tr>
      <w:tr w:rsidR="0051169A" w14:paraId="02FD263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1AA72A7" w14:textId="77777777" w:rsidR="0051169A" w:rsidRDefault="0051169A">
            <w:pPr>
              <w:pStyle w:val="TableRow"/>
              <w:keepNext/>
            </w:pPr>
            <w:r>
              <w:rPr>
                <w:b/>
              </w:rPr>
              <w:t>Entities</w:t>
            </w:r>
            <w:r>
              <w:t>: Collection_Unit_Relation, Thesaurus_Relation_Type, Thesaurus_Relation_Type_Usage, Collection_Unit_Number</w:t>
            </w:r>
          </w:p>
        </w:tc>
      </w:tr>
      <w:tr w:rsidR="0051169A" w14:paraId="5293EAD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4B0ED7F" w14:textId="77777777" w:rsidR="0051169A" w:rsidRDefault="0051169A">
            <w:pPr>
              <w:pStyle w:val="TableRow"/>
              <w:keepNext/>
            </w:pPr>
            <w:r>
              <w:rPr>
                <w:b/>
              </w:rPr>
              <w:t>Calls</w:t>
            </w:r>
            <w:r>
              <w:t>: Specimen details screen</w:t>
            </w:r>
          </w:p>
        </w:tc>
      </w:tr>
      <w:tr w:rsidR="0051169A" w14:paraId="6ACD4E1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A5E84B" w14:textId="77777777" w:rsidR="0051169A" w:rsidRDefault="0051169A">
            <w:pPr>
              <w:pStyle w:val="TableRow"/>
              <w:keepNext/>
            </w:pPr>
            <w:r>
              <w:rPr>
                <w:b/>
              </w:rPr>
              <w:t>Returns</w:t>
            </w:r>
            <w:r>
              <w:t xml:space="preserve"> </w:t>
            </w:r>
            <w:r>
              <w:rPr>
                <w:b/>
              </w:rPr>
              <w:t>To</w:t>
            </w:r>
            <w:r>
              <w:t>: None</w:t>
            </w:r>
          </w:p>
        </w:tc>
      </w:tr>
      <w:tr w:rsidR="0051169A" w14:paraId="67418E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391E05" w14:textId="77777777" w:rsidR="0051169A" w:rsidRDefault="0051169A">
            <w:pPr>
              <w:pStyle w:val="TableRow"/>
              <w:keepNext/>
            </w:pPr>
            <w:r>
              <w:rPr>
                <w:b/>
              </w:rPr>
              <w:t>Description</w:t>
            </w:r>
            <w:r>
              <w:t>: Details screen for a relationship between collection units specified in the Collection_Unit_Relation table.</w:t>
            </w:r>
          </w:p>
        </w:tc>
      </w:tr>
    </w:tbl>
    <w:p w14:paraId="58F308DF" w14:textId="77777777" w:rsidR="0051169A" w:rsidRDefault="0051169A" w:rsidP="0051169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16E420D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EA83AC9" w14:textId="77777777" w:rsidR="0051169A" w:rsidRDefault="0051169A">
            <w:pPr>
              <w:pStyle w:val="TableTitle"/>
            </w:pPr>
            <w:r>
              <w:t>Window Controls</w:t>
            </w:r>
          </w:p>
        </w:tc>
      </w:tr>
      <w:tr w:rsidR="0051169A" w14:paraId="10762F6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8CBA5B3"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7A0B193"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C91D4E" w14:textId="77777777" w:rsidR="0051169A" w:rsidRDefault="0051169A">
            <w:pPr>
              <w:pStyle w:val="TableColumnTitles"/>
              <w:keepNext/>
            </w:pPr>
            <w:r>
              <w:rPr>
                <w:i/>
              </w:rPr>
              <w:t>Attribute</w:t>
            </w:r>
            <w:r>
              <w:t xml:space="preserve"> Action</w:t>
            </w:r>
          </w:p>
        </w:tc>
      </w:tr>
      <w:tr w:rsidR="0051169A" w14:paraId="096E3B8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1062644" w14:textId="77777777" w:rsidR="0051169A" w:rsidRDefault="0051169A">
            <w:pPr>
              <w:pStyle w:val="TableRow"/>
            </w:pPr>
            <w:r>
              <w:t>lblRelatedUnit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F6C4FD"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EFDFEC" w14:textId="77777777" w:rsidR="0051169A" w:rsidRDefault="0051169A">
            <w:pPr>
              <w:pStyle w:val="TableRow"/>
            </w:pPr>
            <w:r>
              <w:t>Displays the type of Collection Unit that the relation is applicable to (Specimen, Store or Collection).</w:t>
            </w:r>
          </w:p>
        </w:tc>
      </w:tr>
      <w:tr w:rsidR="0051169A" w14:paraId="485A207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EF4964" w14:textId="77777777" w:rsidR="0051169A" w:rsidRDefault="0051169A">
            <w:pPr>
              <w:pStyle w:val="TableRow"/>
            </w:pPr>
            <w:r>
              <w:lastRenderedPageBreak/>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ADF71DF" w14:textId="77777777" w:rsidR="0051169A" w:rsidRDefault="0051169A">
            <w:pPr>
              <w:pStyle w:val="TableRow"/>
            </w:pPr>
            <w:r>
              <w:t>T</w:t>
            </w:r>
            <w:r w:rsidR="00E32A97">
              <w:t>Linked</w:t>
            </w:r>
            <w:r>
              <w: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204B1B" w14:textId="77777777" w:rsidR="0051169A" w:rsidRDefault="0051169A">
            <w:pPr>
              <w:pStyle w:val="TableRow"/>
              <w:rPr>
                <w:i/>
              </w:rPr>
            </w:pPr>
            <w:r>
              <w:rPr>
                <w:i/>
              </w:rPr>
              <w:t xml:space="preserve">Collection.Item_Name, Collection_Unit_Number.Number, </w:t>
            </w:r>
          </w:p>
          <w:p w14:paraId="66EE3581" w14:textId="77777777" w:rsidR="0051169A" w:rsidRDefault="0051169A">
            <w:pPr>
              <w:pStyle w:val="TableRow"/>
            </w:pPr>
            <w:r>
              <w:t>Displays and allows editing of the name of the related item.  Accepts specimens, stores and collections but only accepts data of the same type as the top-level node (e.g. stores can only relate to stores).  Linked to the list of specimens, stores and collections as relevant.</w:t>
            </w:r>
          </w:p>
          <w:p w14:paraId="5B8788E0" w14:textId="77777777" w:rsidR="0051169A" w:rsidRDefault="0051169A">
            <w:pPr>
              <w:pStyle w:val="TableRow"/>
            </w:pPr>
            <w:r>
              <w:t>This control is populated with the standard display caption used for the type of data being displayed (same caption as used in the browser hierarchy to display a node of the appropriate type).</w:t>
            </w:r>
          </w:p>
          <w:p w14:paraId="799AF29B" w14:textId="77777777" w:rsidR="00E32A97" w:rsidRDefault="00E32A97">
            <w:pPr>
              <w:pStyle w:val="TableRow"/>
            </w:pPr>
            <w:r>
              <w:t>Supports Linked Edit funcitons including drag and drop, copy paste and the Find dialog, but not F9- Return Data.</w:t>
            </w:r>
          </w:p>
        </w:tc>
      </w:tr>
      <w:tr w:rsidR="0051169A" w14:paraId="7CDFDF75"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49C4E52" w14:textId="77777777" w:rsidR="0051169A" w:rsidRDefault="0051169A">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757881"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9CC91A" w14:textId="77777777" w:rsidR="0051169A" w:rsidRDefault="0051169A">
            <w:pPr>
              <w:pStyle w:val="TableRow"/>
              <w:rPr>
                <w:i/>
              </w:rPr>
            </w:pPr>
            <w:r>
              <w:rPr>
                <w:i/>
              </w:rPr>
              <w:t>Collection_Unit_Relation.Thesaurus_Relation_Type_Key, Thesaurus_Relation_Type.Item_Name, Thesaurus_Relation_Type.Forward_Term, Thesaurus_Relation_Type.Reverse_Term</w:t>
            </w:r>
          </w:p>
          <w:p w14:paraId="2DDBB4ED" w14:textId="77777777" w:rsidR="0051169A" w:rsidRDefault="0051169A">
            <w:pPr>
              <w:pStyle w:val="TableRow"/>
            </w:pPr>
            <w:r>
              <w:t>Displays and allows editing of the relationship type.  The combo box is populated with Thesaurus_Relationship_Type.Forward_Term and Reverse_Term (if Unidirectional=0) for all thesaurus relation types where Thesaurus_Relation_Type_Usage indicates that the relationship is appropriate to the data type being related (e.g. collection, specimen or store).</w:t>
            </w:r>
          </w:p>
          <w:p w14:paraId="60B8B0B4" w14:textId="77777777" w:rsidR="0051169A" w:rsidRDefault="0051169A">
            <w:pPr>
              <w:pStyle w:val="TableRow"/>
            </w:pPr>
            <w:r>
              <w:t xml:space="preserve">If the user selects a forward term, then the current top-level node's Collection_Unit_Key is stored and read from Collection_Unit_Relation.From_Collection_Unit_Key. </w:t>
            </w:r>
          </w:p>
          <w:p w14:paraId="285FC39B" w14:textId="77777777" w:rsidR="0051169A" w:rsidRDefault="0051169A">
            <w:pPr>
              <w:pStyle w:val="TableRow"/>
            </w:pPr>
            <w:r>
              <w:t>If the user selects a reverse term, then the current top-level node's Collection_Unit_Key is stored and read from Collection_Unit_Relation.To_Collection_Unit_Key.</w:t>
            </w:r>
          </w:p>
        </w:tc>
      </w:tr>
      <w:tr w:rsidR="009F7318" w14:paraId="4B746A2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38C76A7" w14:textId="77777777" w:rsidR="009F7318" w:rsidRPr="009F7318" w:rsidRDefault="009F7318">
            <w:pPr>
              <w:pStyle w:val="TableRow"/>
              <w:rPr>
                <w:rFonts w:eastAsia="SimSun"/>
                <w:lang w:eastAsia="zh-SG"/>
              </w:rPr>
            </w:pPr>
            <w:r>
              <w:rPr>
                <w:rFonts w:eastAsia="SimSun" w:hint="eastAsia"/>
                <w:lang w:eastAsia="zh-SG"/>
              </w:rPr>
              <w:t>btnTypeInferred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EB0B4EB" w14:textId="77777777" w:rsidR="009F7318" w:rsidRPr="009F7318" w:rsidRDefault="009F7318">
            <w:pPr>
              <w:pStyle w:val="TableRow"/>
              <w:rPr>
                <w:rFonts w:eastAsia="SimSun"/>
                <w:lang w:eastAsia="zh-SG"/>
              </w:rPr>
            </w:pPr>
            <w:r>
              <w:rPr>
                <w:rFonts w:eastAsia="SimSun" w:hint="eastAsia"/>
                <w:lang w:eastAsia="zh-SG"/>
              </w:rP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C196374" w14:textId="77777777" w:rsidR="009F7318" w:rsidRDefault="009F7318">
            <w:pPr>
              <w:pStyle w:val="TableRow"/>
              <w:rPr>
                <w:rFonts w:eastAsia="SimSun"/>
                <w:i/>
                <w:lang w:eastAsia="zh-SG"/>
              </w:rPr>
            </w:pPr>
            <w:r w:rsidRPr="009F7318">
              <w:rPr>
                <w:i/>
              </w:rPr>
              <w:t>Collection_Unit_Relation.Type_Inferred</w:t>
            </w:r>
          </w:p>
          <w:p w14:paraId="050928F1" w14:textId="77777777" w:rsidR="009F7318" w:rsidRPr="009F7318" w:rsidRDefault="009F7318">
            <w:pPr>
              <w:pStyle w:val="TableRow"/>
              <w:rPr>
                <w:rFonts w:eastAsia="SimSun"/>
                <w:iCs/>
                <w:lang w:eastAsia="zh-SG"/>
              </w:rPr>
            </w:pPr>
            <w:r w:rsidRPr="009F7318">
              <w:rPr>
                <w:rFonts w:eastAsia="SimSun"/>
                <w:iCs/>
                <w:lang w:eastAsia="zh-SG"/>
              </w:rPr>
              <w:t>Standard Inferred Data Button for the Type field.</w:t>
            </w:r>
          </w:p>
        </w:tc>
      </w:tr>
      <w:tr w:rsidR="0051169A" w14:paraId="36AF5E1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1A7599" w14:textId="77777777" w:rsidR="0051169A" w:rsidRDefault="0051169A">
            <w:pPr>
              <w:pStyle w:val="TableRow"/>
            </w:pPr>
            <w:r>
              <w:lastRenderedPageBreak/>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E1E5755"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092F2B" w14:textId="77777777" w:rsidR="0051169A" w:rsidRDefault="0051169A">
            <w:pPr>
              <w:pStyle w:val="TableRow"/>
              <w:rPr>
                <w:i/>
              </w:rPr>
            </w:pPr>
            <w:r>
              <w:rPr>
                <w:i/>
              </w:rPr>
              <w:t>Collection_Unit_Relation.Vague_Date_Start, Collection_Unit_Relation.Vague_Date_End, Collection_Unit_Relation.Vague_Date_Type</w:t>
            </w:r>
          </w:p>
          <w:p w14:paraId="446375EA" w14:textId="77777777" w:rsidR="0051169A" w:rsidRDefault="0051169A">
            <w:pPr>
              <w:pStyle w:val="TableRow"/>
            </w:pPr>
            <w:r>
              <w:t>Displays and allows editing of the relationship date.  Vague date.</w:t>
            </w:r>
          </w:p>
        </w:tc>
      </w:tr>
      <w:tr w:rsidR="00AE29AA" w14:paraId="2FABDE5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B84D4E" w14:textId="77777777" w:rsidR="00AE29AA" w:rsidRPr="00AE29AA" w:rsidRDefault="00AE29AA">
            <w:pPr>
              <w:pStyle w:val="TableRow"/>
              <w:rPr>
                <w:rFonts w:eastAsia="SimSun"/>
                <w:lang w:eastAsia="zh-SG"/>
              </w:rPr>
            </w:pPr>
            <w:r>
              <w:rPr>
                <w:rFonts w:eastAsia="SimSun" w:hint="eastAsia"/>
                <w:lang w:eastAsia="zh-SG"/>
              </w:rPr>
              <w:t>eAuthor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7A535F" w14:textId="77777777" w:rsidR="00AE29AA" w:rsidRPr="00AE29AA" w:rsidRDefault="00AE29AA">
            <w:pPr>
              <w:pStyle w:val="TableRow"/>
              <w:rPr>
                <w:rFonts w:eastAsia="SimSun"/>
                <w:lang w:eastAsia="zh-SG"/>
              </w:rPr>
            </w:pPr>
            <w:r>
              <w:rPr>
                <w:rFonts w:eastAsia="SimSun" w:hint="eastAsia"/>
                <w:lang w:eastAsia="zh-SG"/>
              </w:rP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DD3988" w14:textId="77777777" w:rsidR="00AE29AA" w:rsidRDefault="00AE29AA">
            <w:pPr>
              <w:pStyle w:val="TableRow"/>
              <w:rPr>
                <w:rFonts w:eastAsia="SimSun"/>
                <w:i/>
                <w:lang w:eastAsia="zh-SG"/>
              </w:rPr>
            </w:pPr>
            <w:r w:rsidRPr="00AE29AA">
              <w:rPr>
                <w:i/>
              </w:rPr>
              <w:t>Collection_Unit_Relation.Author_Name_Key, Organisation.Acronym, Organisation.Fullname, Individual.Initials, Individual.Forename, Individual.Surname</w:t>
            </w:r>
          </w:p>
          <w:p w14:paraId="55F4E96D" w14:textId="77777777" w:rsidR="00AE29AA" w:rsidRPr="00AE29AA" w:rsidRDefault="00AE29AA">
            <w:pPr>
              <w:pStyle w:val="TableRow"/>
              <w:rPr>
                <w:rFonts w:eastAsia="SimSun"/>
                <w:iCs/>
                <w:lang w:eastAsia="zh-SG"/>
              </w:rPr>
            </w:pPr>
            <w:r w:rsidRPr="00AE29AA">
              <w:rPr>
                <w:rFonts w:eastAsia="SimSun"/>
                <w:iCs/>
                <w:lang w:eastAsia="zh-SG"/>
              </w:rPr>
              <w:t>Displays and allows editing of the relationship author.  Linked to the Recorder Names &amp; Addresses module.  Not required.</w:t>
            </w:r>
          </w:p>
        </w:tc>
      </w:tr>
      <w:tr w:rsidR="00AE29AA" w14:paraId="5F07BAB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7D0D49" w14:textId="77777777" w:rsidR="00AE29AA" w:rsidRPr="00AE29AA" w:rsidRDefault="00AE29AA">
            <w:pPr>
              <w:pStyle w:val="TableRow"/>
              <w:rPr>
                <w:rFonts w:eastAsia="SimSun"/>
                <w:lang w:eastAsia="zh-SG"/>
              </w:rPr>
            </w:pPr>
            <w:r>
              <w:rPr>
                <w:rFonts w:eastAsia="SimSun" w:hint="eastAsia"/>
                <w:lang w:eastAsia="zh-SG"/>
              </w:rP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73A261" w14:textId="77777777" w:rsidR="00AE29AA" w:rsidRPr="00AE29AA" w:rsidRDefault="00AE29AA">
            <w:pPr>
              <w:pStyle w:val="TableRow"/>
              <w:rPr>
                <w:rFonts w:eastAsia="SimSun"/>
                <w:lang w:eastAsia="zh-SG"/>
              </w:rPr>
            </w:pPr>
            <w:r>
              <w:rPr>
                <w:rFonts w:eastAsia="SimSun" w:hint="eastAsia"/>
                <w:lang w:eastAsia="zh-SG"/>
              </w:rP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E293CA2" w14:textId="77777777" w:rsidR="00AE29AA" w:rsidRPr="00AE29AA" w:rsidRDefault="00AE29AA">
            <w:pPr>
              <w:pStyle w:val="TableRow"/>
              <w:rPr>
                <w:iCs/>
              </w:rPr>
            </w:pPr>
            <w:r w:rsidRPr="00AE29AA">
              <w:rPr>
                <w:iCs/>
              </w:rPr>
              <w:t>Initiates a standard Return Data - F9 link between eAuthor and the Recorder Names &amp; Addresses module.</w:t>
            </w:r>
          </w:p>
        </w:tc>
      </w:tr>
      <w:tr w:rsidR="0051169A" w14:paraId="5861BE4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692CA3C" w14:textId="77777777" w:rsidR="0051169A" w:rsidRDefault="0051169A">
            <w:pPr>
              <w:pStyle w:val="TableRow"/>
            </w:pPr>
            <w:r>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652BC7"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4D2BD0" w14:textId="77777777" w:rsidR="0051169A" w:rsidRDefault="0051169A">
            <w:pPr>
              <w:pStyle w:val="TableRow"/>
              <w:rPr>
                <w:i/>
              </w:rPr>
            </w:pPr>
            <w:r>
              <w:rPr>
                <w:i/>
              </w:rPr>
              <w:t>Collection_Unit_Relation.Comment</w:t>
            </w:r>
          </w:p>
          <w:p w14:paraId="27969F15" w14:textId="77777777" w:rsidR="0051169A" w:rsidRDefault="0051169A">
            <w:pPr>
              <w:pStyle w:val="TableRow"/>
            </w:pPr>
            <w:r>
              <w:t>Displays and allows editing of the relationship comments..</w:t>
            </w:r>
          </w:p>
        </w:tc>
      </w:tr>
      <w:tr w:rsidR="0051169A" w14:paraId="75333E0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CD4E82" w14:textId="77777777" w:rsidR="0051169A" w:rsidRDefault="0051169A">
            <w:pPr>
              <w:pStyle w:val="TableRow"/>
            </w:pPr>
            <w:r>
              <w:t>btnGetCollectionUnit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749AB37"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3A3C97" w14:textId="77777777" w:rsidR="0051169A" w:rsidRDefault="0051169A">
            <w:pPr>
              <w:pStyle w:val="TableRow"/>
            </w:pPr>
            <w:r>
              <w:t>Creates a new instance of the Collection Browser.  Selects the Collection, Specimen or Store view to match the data type of the current top-level node.  Initiates a Return Data - F9 link between eName and the new instance of the Collection Browser.</w:t>
            </w:r>
          </w:p>
        </w:tc>
      </w:tr>
    </w:tbl>
    <w:p w14:paraId="49DE7B56" w14:textId="77777777" w:rsidR="0051169A" w:rsidRDefault="0051169A" w:rsidP="0051169A"/>
    <w:p w14:paraId="772E7D76" w14:textId="77777777" w:rsidR="0051169A" w:rsidRDefault="0051169A" w:rsidP="00CC6B4D">
      <w:pPr>
        <w:pStyle w:val="Heading4"/>
        <w:numPr>
          <w:ilvl w:val="3"/>
          <w:numId w:val="4"/>
        </w:numPr>
      </w:pPr>
      <w:bookmarkStart w:id="403" w:name="_Toc292878834"/>
      <w:r>
        <w:lastRenderedPageBreak/>
        <w:t>Specimen details screen</w:t>
      </w:r>
      <w:bookmarkEnd w:id="403"/>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2B8DE12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D90154C" w14:textId="77777777" w:rsidR="0051169A" w:rsidRDefault="0051169A">
            <w:pPr>
              <w:pStyle w:val="TableTitle"/>
            </w:pPr>
            <w:r>
              <w:t>Window Name: TfraSpecimen</w:t>
            </w:r>
          </w:p>
        </w:tc>
      </w:tr>
      <w:tr w:rsidR="0051169A" w14:paraId="3940B33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D032ECA" w14:textId="77777777" w:rsidR="0051169A" w:rsidRDefault="0051169A">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E27003A" w14:textId="77777777" w:rsidR="0051169A" w:rsidRDefault="0051169A">
            <w:pPr>
              <w:pStyle w:val="TableRow"/>
              <w:keepNext/>
            </w:pPr>
            <w:r>
              <w:rPr>
                <w:b/>
              </w:rPr>
              <w:t>Unit File Name</w:t>
            </w:r>
            <w:r>
              <w:t>: FrameSpecimen.pas</w:t>
            </w:r>
          </w:p>
        </w:tc>
      </w:tr>
      <w:tr w:rsidR="0051169A" w14:paraId="60E40BD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22858D1" w14:textId="77777777" w:rsidR="0051169A" w:rsidRDefault="0051169A">
            <w:pPr>
              <w:pStyle w:val="TableRow"/>
              <w:keepNext/>
            </w:pPr>
            <w:r>
              <w:rPr>
                <w:b/>
              </w:rPr>
              <w:t>Entities</w:t>
            </w:r>
            <w:r>
              <w:t>: Entities defined in embedded tabs</w:t>
            </w:r>
          </w:p>
        </w:tc>
      </w:tr>
      <w:tr w:rsidR="0051169A" w14:paraId="70DA79A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7A7F122" w14:textId="77777777" w:rsidR="0051169A" w:rsidRDefault="0051169A">
            <w:pPr>
              <w:pStyle w:val="TableRow"/>
              <w:keepNext/>
            </w:pPr>
            <w:r>
              <w:rPr>
                <w:b/>
              </w:rPr>
              <w:t>Calls</w:t>
            </w:r>
            <w:r>
              <w:t xml:space="preserve">: Specimen General tab page control, Metadata tab control, Descriptors tab page control, Materials tab page control, TfraSources, Determination details screen, Inscription &amp; Label details screen, Field data summary screen, Collection unit relationship details screen, Specimen details screen, Specimen details screen, Registration Number tab page control, Numbering History Accession Number tab page control, TfraCollection, Condition check details screen, Enquiry details screen, TfraHistory, Job details screen, TfraMeasurement, Movement details screen, Multimedia details screen, Related people details screen, Process details screen, </w:t>
            </w:r>
            <w:r w:rsidRPr="0051169A">
              <w:t>Sources tab page control</w:t>
            </w:r>
            <w:r>
              <w:t>, Valuation details screen</w:t>
            </w:r>
          </w:p>
        </w:tc>
      </w:tr>
      <w:tr w:rsidR="0051169A" w14:paraId="3B7DFB7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79960C" w14:textId="77777777" w:rsidR="0051169A" w:rsidRDefault="0051169A">
            <w:pPr>
              <w:pStyle w:val="TableRow"/>
              <w:keepNext/>
            </w:pPr>
            <w:r>
              <w:rPr>
                <w:b/>
              </w:rPr>
              <w:t>Returns</w:t>
            </w:r>
            <w:r>
              <w:t xml:space="preserve"> </w:t>
            </w:r>
            <w:r>
              <w:rPr>
                <w:b/>
              </w:rPr>
              <w:t>To</w:t>
            </w:r>
            <w:r>
              <w:t>: None</w:t>
            </w:r>
          </w:p>
        </w:tc>
      </w:tr>
      <w:tr w:rsidR="0051169A" w14:paraId="44F9987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B23D08D" w14:textId="77777777" w:rsidR="0051169A" w:rsidRDefault="0051169A">
            <w:pPr>
              <w:pStyle w:val="TableRow"/>
              <w:keepNext/>
            </w:pPr>
            <w:r>
              <w:rPr>
                <w:b/>
              </w:rPr>
              <w:t>Description</w:t>
            </w:r>
            <w:r>
              <w:t>: Details screen for viewing and editing information regarding a specimen.  Empty page control onto which the following tab pages are embedded as required:</w:t>
            </w:r>
          </w:p>
          <w:p w14:paraId="58049B65" w14:textId="77777777" w:rsidR="0051169A" w:rsidRDefault="0051169A">
            <w:pPr>
              <w:pStyle w:val="TableRow"/>
              <w:keepNext/>
            </w:pPr>
            <w:r>
              <w:t>TfraSpecimenGeneral</w:t>
            </w:r>
          </w:p>
          <w:p w14:paraId="43CA5A5E" w14:textId="77777777" w:rsidR="0051169A" w:rsidRDefault="0051169A">
            <w:pPr>
              <w:pStyle w:val="TableRow"/>
              <w:keepNext/>
            </w:pPr>
            <w:r>
              <w:t>TfraSources</w:t>
            </w:r>
          </w:p>
        </w:tc>
      </w:tr>
    </w:tbl>
    <w:p w14:paraId="365B2902" w14:textId="77777777" w:rsidR="0051169A" w:rsidRDefault="0051169A" w:rsidP="0051169A"/>
    <w:p w14:paraId="6240FD67" w14:textId="77777777" w:rsidR="0051169A" w:rsidRDefault="0051169A" w:rsidP="00CC6B4D">
      <w:pPr>
        <w:pStyle w:val="Heading4"/>
        <w:numPr>
          <w:ilvl w:val="3"/>
          <w:numId w:val="4"/>
        </w:numPr>
      </w:pPr>
      <w:bookmarkStart w:id="404" w:name="_Toc292878835"/>
      <w:bookmarkStart w:id="405" w:name="_Ref298426315"/>
      <w:bookmarkStart w:id="406" w:name="_Ref493084832"/>
      <w:r>
        <w:t>Specimen General tab page control</w:t>
      </w:r>
      <w:bookmarkEnd w:id="404"/>
      <w:bookmarkEnd w:id="405"/>
      <w:bookmarkEnd w:id="406"/>
    </w:p>
    <w:p w14:paraId="724643CA" w14:textId="4D26FE37" w:rsidR="0051169A" w:rsidRDefault="005550DB" w:rsidP="0051169A">
      <w:pPr>
        <w:jc w:val="center"/>
        <w:rPr>
          <w:lang w:val="en-US"/>
        </w:rPr>
      </w:pPr>
      <w:r w:rsidRPr="006C1404">
        <w:rPr>
          <w:noProof/>
          <w:lang w:eastAsia="en-GB"/>
        </w:rPr>
        <w:drawing>
          <wp:inline distT="0" distB="0" distL="0" distR="0" wp14:anchorId="680C80A4" wp14:editId="4F5363C3">
            <wp:extent cx="3476625" cy="2638425"/>
            <wp:effectExtent l="0" t="0" r="9525" b="952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p>
    <w:p w14:paraId="0CA38164" w14:textId="77777777" w:rsidR="001303BC" w:rsidRPr="006C1404" w:rsidRDefault="001303BC" w:rsidP="0051169A">
      <w:pPr>
        <w:jc w:val="center"/>
        <w:rPr>
          <w:lang w:val="en-US"/>
        </w:rPr>
      </w:pPr>
      <w:r>
        <w:rPr>
          <w:lang w:val="en-US"/>
        </w:rPr>
        <w:t>Note: The Current Location fields are now displayed under</w:t>
      </w:r>
      <w:r w:rsidR="00B52F49">
        <w:rPr>
          <w:lang w:val="en-US"/>
        </w:rPr>
        <w:t>neath</w:t>
      </w:r>
      <w:r>
        <w:rPr>
          <w:lang w:val="en-US"/>
        </w:rPr>
        <w:t xml:space="preserve"> the Usual Location fields.</w:t>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169A" w14:paraId="70F7165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7A7871B" w14:textId="77777777" w:rsidR="0051169A" w:rsidRDefault="0051169A">
            <w:pPr>
              <w:pStyle w:val="TableTitle"/>
            </w:pPr>
            <w:r>
              <w:lastRenderedPageBreak/>
              <w:t>Window Name: TfraSpecimenGeneral</w:t>
            </w:r>
          </w:p>
        </w:tc>
      </w:tr>
      <w:tr w:rsidR="0051169A" w14:paraId="6F54E87C"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220C113" w14:textId="77777777" w:rsidR="0051169A" w:rsidRDefault="0051169A">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9BDC07" w14:textId="77777777" w:rsidR="0051169A" w:rsidRDefault="0051169A">
            <w:pPr>
              <w:pStyle w:val="TableRow"/>
              <w:keepNext/>
            </w:pPr>
            <w:r>
              <w:rPr>
                <w:b/>
              </w:rPr>
              <w:t>Unit File Name</w:t>
            </w:r>
            <w:r>
              <w:t>: FrameSpecimenGeneral.pas</w:t>
            </w:r>
          </w:p>
        </w:tc>
      </w:tr>
      <w:tr w:rsidR="0051169A" w14:paraId="53021BA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767C520" w14:textId="77777777" w:rsidR="0051169A" w:rsidRDefault="0051169A">
            <w:pPr>
              <w:pStyle w:val="TableRow"/>
              <w:keepNext/>
            </w:pPr>
            <w:r>
              <w:rPr>
                <w:b/>
              </w:rPr>
              <w:t>Entities</w:t>
            </w:r>
            <w:r>
              <w:t>: Term, Collection_Unit_Number, Specimen</w:t>
            </w:r>
            <w:r w:rsidR="00432939">
              <w:t>_Unit</w:t>
            </w:r>
            <w:r>
              <w:t>, Movement, Collection, Individual, Organisation, Recorder_Role</w:t>
            </w:r>
          </w:p>
        </w:tc>
      </w:tr>
      <w:tr w:rsidR="0051169A" w14:paraId="6418167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EB3334" w14:textId="77777777" w:rsidR="0051169A" w:rsidRDefault="0051169A">
            <w:pPr>
              <w:pStyle w:val="TableRow"/>
              <w:keepNext/>
            </w:pPr>
            <w:r>
              <w:rPr>
                <w:b/>
              </w:rPr>
              <w:t>Calls</w:t>
            </w:r>
            <w:r>
              <w:t>: None</w:t>
            </w:r>
          </w:p>
        </w:tc>
      </w:tr>
      <w:tr w:rsidR="0051169A" w14:paraId="367F78C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B221B56" w14:textId="77777777" w:rsidR="0051169A" w:rsidRDefault="0051169A">
            <w:pPr>
              <w:pStyle w:val="TableRow"/>
              <w:keepNext/>
            </w:pPr>
            <w:r>
              <w:rPr>
                <w:b/>
              </w:rPr>
              <w:t>Returns</w:t>
            </w:r>
            <w:r>
              <w:t xml:space="preserve"> </w:t>
            </w:r>
            <w:r>
              <w:rPr>
                <w:b/>
              </w:rPr>
              <w:t>To</w:t>
            </w:r>
            <w:r>
              <w:t>: None</w:t>
            </w:r>
          </w:p>
        </w:tc>
      </w:tr>
      <w:tr w:rsidR="0051169A" w14:paraId="1419529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34834AA" w14:textId="77777777" w:rsidR="0051169A" w:rsidRDefault="0051169A">
            <w:pPr>
              <w:pStyle w:val="TableRow"/>
              <w:keepNext/>
            </w:pPr>
            <w:r>
              <w:rPr>
                <w:b/>
              </w:rPr>
              <w:t>Description</w:t>
            </w:r>
            <w:r>
              <w:t>: General tab page control for the details of a specimen.  Most information on this control summarises information entered elsewhere in the system and is read only on this control.</w:t>
            </w:r>
          </w:p>
        </w:tc>
      </w:tr>
    </w:tbl>
    <w:p w14:paraId="2A818BB3" w14:textId="77777777" w:rsidR="0051169A" w:rsidRDefault="0051169A" w:rsidP="0051169A"/>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169A" w14:paraId="1086A29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6D911A4" w14:textId="77777777" w:rsidR="0051169A" w:rsidRDefault="0051169A">
            <w:pPr>
              <w:pStyle w:val="TableTitle"/>
            </w:pPr>
            <w:r>
              <w:t>Window Controls</w:t>
            </w:r>
          </w:p>
        </w:tc>
      </w:tr>
      <w:tr w:rsidR="0051169A" w14:paraId="23B5205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181E73" w14:textId="77777777" w:rsidR="0051169A" w:rsidRDefault="0051169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54DFF7" w14:textId="77777777" w:rsidR="0051169A" w:rsidRDefault="0051169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20FDCC" w14:textId="77777777" w:rsidR="0051169A" w:rsidRDefault="0051169A">
            <w:pPr>
              <w:pStyle w:val="TableColumnTitles"/>
              <w:keepNext/>
            </w:pPr>
            <w:r>
              <w:rPr>
                <w:i/>
              </w:rPr>
              <w:t>Attribute</w:t>
            </w:r>
            <w:r>
              <w:t xml:space="preserve"> Action</w:t>
            </w:r>
          </w:p>
        </w:tc>
      </w:tr>
      <w:tr w:rsidR="0051169A" w14:paraId="4F7077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A6DABC" w14:textId="77777777" w:rsidR="0051169A" w:rsidRDefault="0051169A">
            <w:pPr>
              <w:pStyle w:val="TableRow"/>
            </w:pPr>
            <w:r>
              <w:t>lblName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225E6C"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8D4674" w14:textId="77777777" w:rsidR="0051169A" w:rsidRDefault="00075532">
            <w:pPr>
              <w:pStyle w:val="TableRow"/>
              <w:rPr>
                <w:i/>
              </w:rPr>
            </w:pPr>
            <w:r>
              <w:rPr>
                <w:i/>
              </w:rPr>
              <w:t>Concept.Published_Term</w:t>
            </w:r>
          </w:p>
          <w:p w14:paraId="2DD4954D" w14:textId="77777777" w:rsidR="0051169A" w:rsidRDefault="0051169A">
            <w:pPr>
              <w:pStyle w:val="TableRow"/>
            </w:pPr>
            <w:r>
              <w:t>Displays the concept associated with the specimen's preferred determination.</w:t>
            </w:r>
          </w:p>
        </w:tc>
      </w:tr>
      <w:tr w:rsidR="0051169A" w14:paraId="10BB672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A72820" w14:textId="77777777" w:rsidR="0051169A" w:rsidRDefault="00B72D1C">
            <w:pPr>
              <w:pStyle w:val="TableRow"/>
            </w:pPr>
            <w:r>
              <w:t>lblPrefNumber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BB2D8A"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CEDFC6" w14:textId="77777777" w:rsidR="0051169A" w:rsidRDefault="0051169A">
            <w:pPr>
              <w:pStyle w:val="TableRow"/>
              <w:rPr>
                <w:i/>
              </w:rPr>
            </w:pPr>
            <w:r>
              <w:rPr>
                <w:i/>
              </w:rPr>
              <w:t>Collection_Unit_Number.Number</w:t>
            </w:r>
          </w:p>
          <w:p w14:paraId="2D6B8433" w14:textId="77777777" w:rsidR="0051169A" w:rsidRDefault="0051169A">
            <w:pPr>
              <w:pStyle w:val="TableRow"/>
            </w:pPr>
            <w:r>
              <w:t>Displays the collection unit number where Preferred=1.</w:t>
            </w:r>
          </w:p>
        </w:tc>
      </w:tr>
      <w:tr w:rsidR="0051169A" w14:paraId="066B29F4"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0702539" w14:textId="77777777" w:rsidR="0051169A" w:rsidRDefault="0051169A">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50B314" w14:textId="77777777" w:rsidR="0051169A" w:rsidRDefault="0051169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F2E905" w14:textId="77777777" w:rsidR="0051169A" w:rsidRDefault="0051169A">
            <w:pPr>
              <w:pStyle w:val="TableRow"/>
              <w:rPr>
                <w:i/>
              </w:rPr>
            </w:pPr>
            <w:r>
              <w:rPr>
                <w:i/>
              </w:rPr>
              <w:t>Specimen</w:t>
            </w:r>
            <w:r w:rsidR="00432939">
              <w:rPr>
                <w:i/>
              </w:rPr>
              <w:t>_Unit</w:t>
            </w:r>
            <w:r>
              <w:rPr>
                <w:i/>
              </w:rPr>
              <w:t>.Specimen_Type_Concept_Key</w:t>
            </w:r>
          </w:p>
          <w:p w14:paraId="1CE2598F" w14:textId="77777777" w:rsidR="0051169A" w:rsidRDefault="0051169A">
            <w:pPr>
              <w:pStyle w:val="TableRow"/>
            </w:pPr>
            <w:r>
              <w:t>Combo box allowing the specimen type to be viewed and edited.  Populated from the concept groups called Specimen_Types in each domain that the Specimen has determinations for (plus the Taxonomy domain if the specimen is linked to records in Taxon_Determination).  When entering a new specimen, the user's current domain preferences are used to identify the concept groups to populate this combo box with.</w:t>
            </w:r>
          </w:p>
          <w:p w14:paraId="32927647" w14:textId="77777777" w:rsidR="0051169A" w:rsidRDefault="0051169A">
            <w:pPr>
              <w:pStyle w:val="TableRow"/>
            </w:pPr>
            <w:r>
              <w:t xml:space="preserve">If the specimen type is a Store then this indicates that a Store record also exists for the Collection Unit Key.  </w:t>
            </w:r>
          </w:p>
          <w:p w14:paraId="37D04587" w14:textId="77777777" w:rsidR="0051169A" w:rsidRDefault="0051169A">
            <w:pPr>
              <w:pStyle w:val="TableRow"/>
            </w:pPr>
            <w:r>
              <w:t xml:space="preserve">If details are edited, Store is selected in this combo box and the details are saved, then a Store record is created for the Collection Unit Key.  </w:t>
            </w:r>
          </w:p>
          <w:p w14:paraId="4C082DAD" w14:textId="77777777" w:rsidR="0051169A" w:rsidRDefault="0051169A">
            <w:pPr>
              <w:pStyle w:val="TableRow"/>
            </w:pPr>
            <w:r>
              <w:lastRenderedPageBreak/>
              <w:t>If details are edited and Store is de-selected in this combo box, then when the details are saved the system checks to ensure that there are no other Store records contained within this collection unit (Collection_Unit.Current_Container_Collection_Unit_Key or Usual_Collection_Unit_Key point to the selected specimen).  If there are, then a message is displayed 'This specimen is currently also a store that contains other stores.  You cannot alter the specimen type from Store in this case' and the save operation is aborted.  Otherwise a message is displayed 'This will delete the store information for this specimen.  Are you sure you wish to proceed?' with Yes and No option buttons.  If the user selects yes, then the Store record is deleted for the Collection Unit.  If the user selects No then the save operation is aborted.</w:t>
            </w:r>
          </w:p>
          <w:p w14:paraId="70CD1352" w14:textId="77777777" w:rsidR="0051169A" w:rsidRDefault="0051169A">
            <w:pPr>
              <w:pStyle w:val="TableRow"/>
            </w:pPr>
            <w:r>
              <w:t>When loading this screen, if a Store record exists then the selection of the Store item in this combo box is enforced.</w:t>
            </w:r>
          </w:p>
        </w:tc>
      </w:tr>
      <w:tr w:rsidR="0051169A" w14:paraId="56D6E570"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8351E2D" w14:textId="77777777" w:rsidR="0051169A" w:rsidRDefault="0051169A">
            <w:pPr>
              <w:pStyle w:val="TableRow"/>
            </w:pPr>
            <w:r>
              <w:lastRenderedPageBreak/>
              <w:t>lblAccNumber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D38875"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6269765" w14:textId="77777777" w:rsidR="0051169A" w:rsidRDefault="0051169A">
            <w:pPr>
              <w:pStyle w:val="TableRow"/>
              <w:rPr>
                <w:i/>
              </w:rPr>
            </w:pPr>
            <w:r>
              <w:rPr>
                <w:i/>
              </w:rPr>
              <w:t>Movement.Number</w:t>
            </w:r>
          </w:p>
          <w:p w14:paraId="018ABB96" w14:textId="77777777" w:rsidR="0051169A" w:rsidRDefault="0051169A">
            <w:pPr>
              <w:pStyle w:val="TableRow"/>
            </w:pPr>
            <w:r>
              <w:t>Displays the most recent accession number for the specimens.  The accession number is obtained from the Movement.Number field where the specimen is related to the movement by a join through Movement_Of_Ownership and Collection_Unit_Ownership_Movement and the Movement_Of_Ownership.New_Owner_Name_Key references the Name_Key associated with the organisation that holds the installation of the software.</w:t>
            </w:r>
          </w:p>
          <w:p w14:paraId="424B1E51" w14:textId="77777777" w:rsidR="0051169A" w:rsidRDefault="0051169A">
            <w:pPr>
              <w:pStyle w:val="TableRow"/>
            </w:pPr>
            <w:r>
              <w:t>If such a number cannot be obtained (no inbound movement of ownership is recorded for the specimen) then 'Unknown' is displayed.</w:t>
            </w:r>
          </w:p>
        </w:tc>
      </w:tr>
      <w:tr w:rsidR="0051169A" w14:paraId="5FE03C7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2CE118" w14:textId="77777777" w:rsidR="0051169A" w:rsidRDefault="0051169A">
            <w:pPr>
              <w:pStyle w:val="TableRow"/>
            </w:pPr>
            <w:r>
              <w:lastRenderedPageBreak/>
              <w:t>eCurrentLocation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C3FC4F"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B32B15" w14:textId="77777777" w:rsidR="0051169A" w:rsidRDefault="0051169A">
            <w:pPr>
              <w:pStyle w:val="TableRow"/>
              <w:rPr>
                <w:i/>
              </w:rPr>
            </w:pPr>
            <w:r>
              <w:rPr>
                <w:i/>
              </w:rPr>
              <w:t>Collection_Unit.Current_Container_Collection_Unit_Key</w:t>
            </w:r>
          </w:p>
          <w:p w14:paraId="1E8889F1" w14:textId="77777777" w:rsidR="0051169A" w:rsidRDefault="0051169A">
            <w:pPr>
              <w:pStyle w:val="TableRow"/>
            </w:pPr>
            <w:r>
              <w:t>Displays and allows editing of the specimen's current location.  A specimen can be stored within a specimen or a store.  Linked to the list of specimens and stores - the entered name is matched against the standard node caption for each data type.  When a specimen or store is matched (after pressing the Return key or when saving data) the entered text is replaced with the standard node caption for the data type.</w:t>
            </w:r>
          </w:p>
          <w:p w14:paraId="772096B3" w14:textId="77777777" w:rsidR="0032397E" w:rsidRDefault="0032397E" w:rsidP="0032397E">
            <w:pPr>
              <w:pStyle w:val="TableRow"/>
            </w:pPr>
            <w:r>
              <w:t>When focussed, pressing F10 populates the field with the data from the Usual Location field.</w:t>
            </w:r>
          </w:p>
          <w:p w14:paraId="38423B0D" w14:textId="77777777" w:rsidR="009A0707" w:rsidRDefault="009A0707">
            <w:pPr>
              <w:pStyle w:val="TableRow"/>
            </w:pPr>
            <w:r>
              <w:t xml:space="preserve">Has mouse tooltip </w:t>
            </w:r>
            <w:r>
              <w:rPr>
                <w:rFonts w:cs="Arial"/>
              </w:rPr>
              <w:t>“Press F10 to default to Usual Location data”.</w:t>
            </w:r>
          </w:p>
        </w:tc>
      </w:tr>
      <w:tr w:rsidR="00CA5E3C" w14:paraId="27E5F7B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7C536F" w14:textId="77777777" w:rsidR="00CA5E3C" w:rsidRDefault="00CA5E3C" w:rsidP="009015B9">
            <w:pPr>
              <w:pStyle w:val="TableRow"/>
            </w:pPr>
            <w:r>
              <w:t>btnGetCurrentLocation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9997A1" w14:textId="77777777" w:rsidR="00CA5E3C" w:rsidRDefault="00CA5E3C" w:rsidP="009015B9">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5AA7D8" w14:textId="77777777" w:rsidR="00CA5E3C" w:rsidRDefault="00CA5E3C" w:rsidP="009015B9">
            <w:pPr>
              <w:pStyle w:val="TableRow"/>
            </w:pPr>
            <w:r>
              <w:t>Displays a find dialog populated with a list of specimens and stores.  If the user selects an item then the item's standard node caption is placed into eCurrentLocation.</w:t>
            </w:r>
          </w:p>
        </w:tc>
      </w:tr>
      <w:tr w:rsidR="0051169A" w14:paraId="77948A1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5BFC32" w14:textId="77777777" w:rsidR="0051169A" w:rsidRDefault="0051169A">
            <w:pPr>
              <w:pStyle w:val="TableRow"/>
            </w:pPr>
            <w:r>
              <w:t>eCurrentLocCode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E6DB2A"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729B4C" w14:textId="77777777" w:rsidR="0051169A" w:rsidRDefault="0051169A">
            <w:pPr>
              <w:pStyle w:val="TableRow"/>
              <w:rPr>
                <w:i/>
              </w:rPr>
            </w:pPr>
            <w:r>
              <w:rPr>
                <w:i/>
              </w:rPr>
              <w:t>Collection_Unit.Current_Location_Code</w:t>
            </w:r>
          </w:p>
          <w:p w14:paraId="35BC7F90" w14:textId="77777777" w:rsidR="00B80AB5" w:rsidRPr="00B80AB5" w:rsidRDefault="00B80AB5">
            <w:pPr>
              <w:pStyle w:val="TableRow"/>
              <w:rPr>
                <w:iCs/>
              </w:rPr>
            </w:pPr>
            <w:r>
              <w:rPr>
                <w:iCs/>
              </w:rPr>
              <w:t>Label is “</w:t>
            </w:r>
            <w:r w:rsidRPr="00B80AB5">
              <w:rPr>
                <w:iCs/>
              </w:rPr>
              <w:t>Current Location Placement</w:t>
            </w:r>
            <w:r>
              <w:rPr>
                <w:iCs/>
              </w:rPr>
              <w:t>”.</w:t>
            </w:r>
          </w:p>
          <w:p w14:paraId="1B767FB2" w14:textId="77777777" w:rsidR="0051169A" w:rsidRDefault="0051169A">
            <w:pPr>
              <w:pStyle w:val="TableRow"/>
            </w:pPr>
            <w:r>
              <w:t>Allows viewing and editing of the location code for the specimen's current storage place location code.  Free text.</w:t>
            </w:r>
          </w:p>
          <w:p w14:paraId="2C0D94F9" w14:textId="77777777" w:rsidR="005C4115" w:rsidRDefault="0032397E">
            <w:pPr>
              <w:pStyle w:val="TableRow"/>
            </w:pPr>
            <w:r>
              <w:t>When focussed, p</w:t>
            </w:r>
            <w:r w:rsidR="005C4115">
              <w:t>ressing F10 populates the field with the data from the Usual Location</w:t>
            </w:r>
            <w:r w:rsidR="001D3927">
              <w:t xml:space="preserve"> Code</w:t>
            </w:r>
            <w:r w:rsidR="005C4115">
              <w:t xml:space="preserve"> field.</w:t>
            </w:r>
          </w:p>
          <w:p w14:paraId="2018EEF9" w14:textId="77777777" w:rsidR="009A0707" w:rsidRDefault="009A0707">
            <w:pPr>
              <w:pStyle w:val="TableRow"/>
            </w:pPr>
            <w:r>
              <w:t xml:space="preserve">Has mouse tooltip </w:t>
            </w:r>
            <w:r>
              <w:rPr>
                <w:rFonts w:cs="Arial"/>
              </w:rPr>
              <w:t>“Press F10 to default to Usual Location data”.</w:t>
            </w:r>
          </w:p>
        </w:tc>
      </w:tr>
      <w:tr w:rsidR="0051169A" w14:paraId="1F455C3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837B90" w14:textId="77777777" w:rsidR="0051169A" w:rsidRDefault="0051169A">
            <w:pPr>
              <w:pStyle w:val="TableRow"/>
            </w:pPr>
            <w:r>
              <w:lastRenderedPageBreak/>
              <w:t>eUsualLocation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7281510"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BCC0CF" w14:textId="77777777" w:rsidR="0051169A" w:rsidRDefault="0051169A">
            <w:pPr>
              <w:pStyle w:val="TableRow"/>
              <w:rPr>
                <w:i/>
              </w:rPr>
            </w:pPr>
            <w:r>
              <w:rPr>
                <w:i/>
              </w:rPr>
              <w:t>Collection_Unit.Usual_Container_Collection_Unit_Key</w:t>
            </w:r>
          </w:p>
          <w:p w14:paraId="0F3D8F4E" w14:textId="77777777" w:rsidR="0051169A" w:rsidRDefault="0051169A">
            <w:pPr>
              <w:pStyle w:val="TableRow"/>
            </w:pPr>
            <w:r>
              <w:t>Displays and allows editing of the specimen's usual location.  A specimen can be stored within a specimen or a store.  Linked to the list of specimens and stores - the entered name is matched against the standard node caption for each data type.  When a specimen or store is matched (after pressing the Return key or when saving data) the entered text is replaced with the standard node caption for the data type.</w:t>
            </w:r>
          </w:p>
          <w:p w14:paraId="47AF6F77" w14:textId="77777777" w:rsidR="00137488" w:rsidRDefault="00137488">
            <w:pPr>
              <w:pStyle w:val="TableRow"/>
            </w:pPr>
            <w:r>
              <w:t xml:space="preserve">If the Current Location (eCurrentLocation) </w:t>
            </w:r>
            <w:r w:rsidR="00534700">
              <w:t>is currently blank or matches the Usual Location</w:t>
            </w:r>
            <w:r>
              <w:t xml:space="preserve">, then automatically </w:t>
            </w:r>
            <w:r w:rsidR="00534700">
              <w:t xml:space="preserve">populate </w:t>
            </w:r>
            <w:r>
              <w:t xml:space="preserve">it </w:t>
            </w:r>
            <w:r w:rsidR="00EE21EF">
              <w:t xml:space="preserve">with the Usual Location data </w:t>
            </w:r>
            <w:r>
              <w:t>as the user types in</w:t>
            </w:r>
            <w:r w:rsidR="00534700">
              <w:t>to</w:t>
            </w:r>
            <w:r>
              <w:t xml:space="preserve"> </w:t>
            </w:r>
            <w:r w:rsidR="00534700">
              <w:t>the</w:t>
            </w:r>
            <w:r>
              <w:t xml:space="preserve"> Usual Location</w:t>
            </w:r>
            <w:r w:rsidR="00534700">
              <w:t xml:space="preserve"> (including if the user deletes characters)</w:t>
            </w:r>
            <w:r>
              <w:t>.</w:t>
            </w:r>
          </w:p>
          <w:p w14:paraId="3053F0B0" w14:textId="77777777" w:rsidR="006B6FB1" w:rsidRDefault="00F55F47" w:rsidP="00F55F47">
            <w:pPr>
              <w:pStyle w:val="TableRow"/>
            </w:pPr>
            <w:r>
              <w:t>Mandatory field (</w:t>
            </w:r>
            <w:r w:rsidR="006B6FB1">
              <w:t>Although not mandatory in the database</w:t>
            </w:r>
            <w:r>
              <w:t>)</w:t>
            </w:r>
          </w:p>
        </w:tc>
      </w:tr>
      <w:tr w:rsidR="0051169A" w14:paraId="2A36757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EF805F" w14:textId="77777777" w:rsidR="0051169A" w:rsidRDefault="0051169A">
            <w:pPr>
              <w:pStyle w:val="TableRow"/>
            </w:pPr>
            <w:r>
              <w:t>btnGetUsualLocation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1CA6E8" w14:textId="77777777" w:rsidR="0051169A" w:rsidRDefault="0051169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B3C0FC9" w14:textId="77777777" w:rsidR="0051169A" w:rsidRDefault="0051169A">
            <w:pPr>
              <w:pStyle w:val="TableRow"/>
            </w:pPr>
            <w:r>
              <w:t>Displays a find dialog populated with a list of specimens and stores.  If the user selects an item then the item's standard node caption is placed into eUsualLocation.</w:t>
            </w:r>
          </w:p>
        </w:tc>
      </w:tr>
      <w:tr w:rsidR="0051169A" w14:paraId="37351FE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44980B" w14:textId="77777777" w:rsidR="0051169A" w:rsidRDefault="0051169A">
            <w:pPr>
              <w:pStyle w:val="TableRow"/>
            </w:pPr>
            <w:r>
              <w:t>eUsualLocCode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899A9E" w14:textId="77777777" w:rsidR="0051169A" w:rsidRDefault="0051169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FD50DB" w14:textId="77777777" w:rsidR="0051169A" w:rsidRDefault="0051169A">
            <w:pPr>
              <w:pStyle w:val="TableRow"/>
              <w:rPr>
                <w:i/>
              </w:rPr>
            </w:pPr>
            <w:r>
              <w:rPr>
                <w:i/>
              </w:rPr>
              <w:t>Collection_Unit.Usual_Location_Code</w:t>
            </w:r>
          </w:p>
          <w:p w14:paraId="5613908A" w14:textId="77777777" w:rsidR="00643298" w:rsidRPr="00643298" w:rsidRDefault="00643298">
            <w:pPr>
              <w:pStyle w:val="TableRow"/>
              <w:rPr>
                <w:iCs/>
              </w:rPr>
            </w:pPr>
            <w:r>
              <w:rPr>
                <w:iCs/>
              </w:rPr>
              <w:t>Label is “Usual</w:t>
            </w:r>
            <w:r w:rsidRPr="00B80AB5">
              <w:rPr>
                <w:iCs/>
              </w:rPr>
              <w:t xml:space="preserve"> Location Placement</w:t>
            </w:r>
            <w:r>
              <w:rPr>
                <w:iCs/>
              </w:rPr>
              <w:t>”.</w:t>
            </w:r>
          </w:p>
          <w:p w14:paraId="479CD3B3" w14:textId="77777777" w:rsidR="0051169A" w:rsidRDefault="0051169A">
            <w:pPr>
              <w:pStyle w:val="TableRow"/>
            </w:pPr>
            <w:r>
              <w:t>Allows viewing and editing of the location code for the specimen's normal storage place location code.  Free text.</w:t>
            </w:r>
          </w:p>
          <w:p w14:paraId="66726480" w14:textId="77777777" w:rsidR="00534700" w:rsidRDefault="00534700">
            <w:pPr>
              <w:pStyle w:val="TableRow"/>
            </w:pPr>
            <w:r>
              <w:t>If the Current Location Code</w:t>
            </w:r>
            <w:r w:rsidR="00643298">
              <w:t xml:space="preserve"> (placement)</w:t>
            </w:r>
            <w:r>
              <w:t xml:space="preserve"> (</w:t>
            </w:r>
            <w:r w:rsidR="00DF21FE">
              <w:t>eCurrentLocCode</w:t>
            </w:r>
            <w:r>
              <w:t>) is currently blank or matches the Usual Locatio</w:t>
            </w:r>
            <w:r w:rsidR="00E46DE2">
              <w:t>n</w:t>
            </w:r>
            <w:r>
              <w:t xml:space="preserve"> Code</w:t>
            </w:r>
            <w:r w:rsidR="00643298">
              <w:t xml:space="preserve"> (placement)</w:t>
            </w:r>
            <w:r>
              <w:t xml:space="preserve">, then automatically populate it </w:t>
            </w:r>
            <w:r w:rsidR="00BD1114">
              <w:t>with the Usual Location</w:t>
            </w:r>
            <w:r>
              <w:t xml:space="preserve"> Code data as the user types into the Usual Location Code (including if the user deletes characters).</w:t>
            </w:r>
          </w:p>
          <w:p w14:paraId="4D86609C" w14:textId="77777777" w:rsidR="006B6FB1" w:rsidRDefault="00017435" w:rsidP="00017435">
            <w:pPr>
              <w:pStyle w:val="TableRow"/>
            </w:pPr>
            <w:r>
              <w:t>Optional field</w:t>
            </w:r>
          </w:p>
        </w:tc>
      </w:tr>
      <w:tr w:rsidR="0051169A" w14:paraId="7D721A2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C15DBF4" w14:textId="77777777" w:rsidR="0051169A" w:rsidRDefault="0051169A">
            <w:pPr>
              <w:pStyle w:val="TableRow"/>
            </w:pPr>
            <w:r>
              <w:lastRenderedPageBreak/>
              <w:t>mmPeople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A3DCDC" w14:textId="77777777" w:rsidR="0051169A" w:rsidRDefault="0051169A">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5CA6C2" w14:textId="77777777" w:rsidR="0051169A" w:rsidRDefault="0051169A">
            <w:pPr>
              <w:pStyle w:val="TableRow"/>
              <w:rPr>
                <w:i/>
              </w:rPr>
            </w:pPr>
            <w:r>
              <w:rPr>
                <w:i/>
              </w:rPr>
              <w:t>Individual.Title, Individual.Forename, Individual.Initials, Individual.Surname, Recorder_Role.Short_Name</w:t>
            </w:r>
          </w:p>
          <w:p w14:paraId="47763B37" w14:textId="77777777" w:rsidR="0051169A" w:rsidRDefault="0051169A">
            <w:pPr>
              <w:pStyle w:val="TableRow"/>
            </w:pPr>
            <w:r>
              <w:t>Readonly memo displaying the field gatherers who are relevent to the specimen.  The memo is populated with each of the following (any missing data items are not displayed):</w:t>
            </w:r>
          </w:p>
          <w:p w14:paraId="1DCA858C" w14:textId="77777777" w:rsidR="0051169A" w:rsidRDefault="0051169A">
            <w:pPr>
              <w:pStyle w:val="TableRow"/>
            </w:pPr>
            <w:r>
              <w:t>&lt;Name derived from Sample_Recorder.Se_Recorder_Key (via Survey_Event_Recorder table) for the sample identified by Specimen_Field_Data where Gathering_Event=1).  By each name include the Recorder_Role.Short_Name derived from the Survey_Event_Recorder record&gt;</w:t>
            </w:r>
          </w:p>
        </w:tc>
      </w:tr>
      <w:tr w:rsidR="006C1404" w14:paraId="58DE103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62699E" w14:textId="77777777" w:rsidR="006C1404" w:rsidRDefault="006C1404">
            <w:pPr>
              <w:pStyle w:val="TableRow"/>
            </w:pPr>
            <w:r>
              <w:t>eCollection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37A9A41" w14:textId="77777777" w:rsidR="006C1404" w:rsidRDefault="006C1404">
            <w:pPr>
              <w:pStyle w:val="TableRow"/>
            </w:pPr>
            <w:r>
              <w:t>TLinkedEdit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7C90DE" w14:textId="77777777" w:rsidR="006C1404" w:rsidRDefault="006C1404" w:rsidP="006C1404">
            <w:pPr>
              <w:pStyle w:val="TableRow"/>
              <w:rPr>
                <w:i/>
              </w:rPr>
            </w:pPr>
            <w:r>
              <w:rPr>
                <w:i/>
              </w:rPr>
              <w:t>Collection.Item_Name</w:t>
            </w:r>
          </w:p>
          <w:p w14:paraId="52CE8C02" w14:textId="77777777" w:rsidR="006C1404" w:rsidRPr="006C1404" w:rsidRDefault="006C1404">
            <w:pPr>
              <w:pStyle w:val="TableRow"/>
              <w:rPr>
                <w:iCs/>
              </w:rPr>
            </w:pPr>
            <w:r>
              <w:rPr>
                <w:rFonts w:eastAsia="SimSun" w:cs="Arial"/>
                <w:lang w:eastAsia="zh-CN" w:bidi="he-IL"/>
              </w:rPr>
              <w:t>Displays and allows editing of the collection the specimen belongs to.  Find dialog is linked to the list of collections, no Return Data button is available.  Required.</w:t>
            </w:r>
          </w:p>
        </w:tc>
      </w:tr>
      <w:tr w:rsidR="0051169A" w14:paraId="3508623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206ECF" w14:textId="77777777" w:rsidR="0051169A" w:rsidRDefault="0051169A">
            <w:pPr>
              <w:pStyle w:val="TableRow"/>
            </w:pPr>
            <w:r>
              <w:t>lblDept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47E5D3"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489556" w14:textId="77777777" w:rsidR="0051169A" w:rsidRDefault="0051169A">
            <w:pPr>
              <w:pStyle w:val="TableRow"/>
              <w:rPr>
                <w:i/>
              </w:rPr>
            </w:pPr>
            <w:r>
              <w:rPr>
                <w:i/>
              </w:rPr>
              <w:t>Organisation_Department.Item_Name</w:t>
            </w:r>
          </w:p>
          <w:p w14:paraId="6995DB3B" w14:textId="77777777" w:rsidR="0051169A" w:rsidRDefault="0051169A">
            <w:pPr>
              <w:pStyle w:val="TableRow"/>
            </w:pPr>
            <w:r>
              <w:t>Department name derived from Movement_Of_Material.Receiver_Organisation_Department_Key for the most recent record (by Movement_Of_Material.Vague_Date_Start).  If the Receiver_Organisation_Department_Key is null then displays the standard name caption for the name derived from the related Movement_Direction.Receiver_Name_Key field.  If this is also null, then displays Unknown.</w:t>
            </w:r>
          </w:p>
        </w:tc>
      </w:tr>
      <w:tr w:rsidR="0051169A" w14:paraId="6B300B5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ACB485" w14:textId="77777777" w:rsidR="0051169A" w:rsidRDefault="0051169A">
            <w:pPr>
              <w:pStyle w:val="TableRow"/>
            </w:pPr>
            <w:r>
              <w:t>lblDomains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596124F"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4918D1" w14:textId="77777777" w:rsidR="0051169A" w:rsidRDefault="0051169A">
            <w:pPr>
              <w:pStyle w:val="TableRow"/>
              <w:rPr>
                <w:i/>
              </w:rPr>
            </w:pPr>
            <w:r>
              <w:rPr>
                <w:i/>
              </w:rPr>
              <w:t>Domain.Item_Name</w:t>
            </w:r>
          </w:p>
          <w:p w14:paraId="344A0C01" w14:textId="77777777" w:rsidR="0051169A" w:rsidRDefault="0051169A">
            <w:pPr>
              <w:pStyle w:val="TableRow"/>
            </w:pPr>
            <w:r>
              <w:t>Displays the domain name derived from the preferred determination for the specimen.  If the specimen has a preferred determination in the Taxon_Determination table (linked by Specimen_Key) then the caption displayed is 'Taxonomy'.</w:t>
            </w:r>
          </w:p>
          <w:p w14:paraId="17BB426E" w14:textId="77777777" w:rsidR="00BC43C2" w:rsidRDefault="00BC43C2">
            <w:pPr>
              <w:pStyle w:val="TableRow"/>
            </w:pPr>
          </w:p>
          <w:p w14:paraId="05F0350E" w14:textId="77777777" w:rsidR="00DA323C" w:rsidRDefault="00DA323C" w:rsidP="00DA323C">
            <w:pPr>
              <w:pStyle w:val="TableRow"/>
            </w:pPr>
            <w:r>
              <w:t>Active link when populated AND the Specimen is a root node</w:t>
            </w:r>
            <w:r w:rsidR="00BC43C2">
              <w:t xml:space="preserve"> </w:t>
            </w:r>
            <w:r>
              <w:t>-&gt;</w:t>
            </w:r>
            <w:r w:rsidR="00BC43C2">
              <w:t xml:space="preserve"> </w:t>
            </w:r>
            <w:r>
              <w:t>Selects and expands the Determinations folder for the Specimen when clicked.</w:t>
            </w:r>
          </w:p>
        </w:tc>
      </w:tr>
      <w:tr w:rsidR="0051169A" w14:paraId="0BD316E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2EE2DE" w14:textId="77777777" w:rsidR="0051169A" w:rsidRDefault="0051169A">
            <w:pPr>
              <w:pStyle w:val="TableRow"/>
            </w:pPr>
            <w:r>
              <w:lastRenderedPageBreak/>
              <w:t>lblStatus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C21A37"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749955" w14:textId="77777777" w:rsidR="0051169A" w:rsidRDefault="0051169A">
            <w:pPr>
              <w:pStyle w:val="TableRow"/>
            </w:pPr>
            <w:r>
              <w:t>Displays the specimen's movement status.  See the TSD section entitled Movement Status Caption Creation.</w:t>
            </w:r>
          </w:p>
          <w:p w14:paraId="2B2B1458" w14:textId="77777777" w:rsidR="003D2321" w:rsidRDefault="003D2321">
            <w:pPr>
              <w:pStyle w:val="TableRow"/>
            </w:pPr>
            <w:r>
              <w:t>The Status is split into 3 parts separate by ‘-‘.</w:t>
            </w:r>
          </w:p>
          <w:p w14:paraId="2EB82BDE" w14:textId="77777777" w:rsidR="003D2321" w:rsidRDefault="003D2321" w:rsidP="003D2321">
            <w:pPr>
              <w:pStyle w:val="TableRow"/>
            </w:pPr>
            <w:r>
              <w:t xml:space="preserve">Clicking on the first part of the status caption </w:t>
            </w:r>
            <w:r w:rsidR="0091330F">
              <w:t xml:space="preserve">(if populated) </w:t>
            </w:r>
            <w:r>
              <w:t>expands the specimen’s Condition Check sub-folder and selects the relevant Condition Check record.</w:t>
            </w:r>
          </w:p>
          <w:p w14:paraId="6A77AA74" w14:textId="77777777" w:rsidR="003D2321" w:rsidRDefault="003D2321" w:rsidP="003D2321">
            <w:pPr>
              <w:pStyle w:val="TableRow"/>
            </w:pPr>
            <w:r>
              <w:t xml:space="preserve">Clicking on the second part of the status caption </w:t>
            </w:r>
            <w:r w:rsidR="0091330F">
              <w:t xml:space="preserve">(if populated) </w:t>
            </w:r>
            <w:r>
              <w:t>expands the specimen’s Movements sub-folder and selects the rel</w:t>
            </w:r>
            <w:r w:rsidR="000F3207">
              <w:t>e</w:t>
            </w:r>
            <w:r>
              <w:t>vant Movement record.</w:t>
            </w:r>
          </w:p>
        </w:tc>
      </w:tr>
      <w:tr w:rsidR="003E2950" w14:paraId="4AD4723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238CCA" w14:textId="77777777" w:rsidR="003E2950" w:rsidRDefault="003E2950">
            <w:pPr>
              <w:pStyle w:val="TableRow"/>
            </w:pPr>
            <w:r>
              <w:t>chkChecked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DD038A" w14:textId="77777777" w:rsidR="003E2950" w:rsidRDefault="003E2950">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DD9D06" w14:textId="77777777" w:rsidR="003E2950" w:rsidRDefault="003E2950">
            <w:pPr>
              <w:pStyle w:val="TableRow"/>
              <w:rPr>
                <w:i/>
              </w:rPr>
            </w:pPr>
            <w:r>
              <w:rPr>
                <w:i/>
              </w:rPr>
              <w:t>Specimen_Unit.Checked</w:t>
            </w:r>
          </w:p>
          <w:p w14:paraId="0FDDCB7F" w14:textId="77777777" w:rsidR="003E2950" w:rsidRPr="003E2950" w:rsidRDefault="003E2950">
            <w:pPr>
              <w:pStyle w:val="TableRow"/>
            </w:pPr>
            <w:r>
              <w:t>Displays and allows editing of the specimen checked flag.</w:t>
            </w:r>
          </w:p>
        </w:tc>
      </w:tr>
      <w:tr w:rsidR="0051169A" w14:paraId="35157ED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2EB931" w14:textId="77777777" w:rsidR="0051169A" w:rsidRDefault="0051169A">
            <w:pPr>
              <w:pStyle w:val="TableRow"/>
            </w:pPr>
            <w:r>
              <w:t>chkConfidential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836764" w14:textId="77777777" w:rsidR="0051169A" w:rsidRDefault="0051169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2231F5" w14:textId="77777777" w:rsidR="0051169A" w:rsidRDefault="0051169A">
            <w:pPr>
              <w:pStyle w:val="TableRow"/>
              <w:rPr>
                <w:i/>
              </w:rPr>
            </w:pPr>
            <w:r>
              <w:rPr>
                <w:i/>
              </w:rPr>
              <w:t>Specimen</w:t>
            </w:r>
            <w:r w:rsidR="00432939">
              <w:rPr>
                <w:i/>
              </w:rPr>
              <w:t>_Unit</w:t>
            </w:r>
            <w:r>
              <w:rPr>
                <w:i/>
              </w:rPr>
              <w:t>.Confidential</w:t>
            </w:r>
          </w:p>
          <w:p w14:paraId="28E35A8C" w14:textId="77777777" w:rsidR="0051169A" w:rsidRDefault="0051169A">
            <w:pPr>
              <w:pStyle w:val="TableRow"/>
            </w:pPr>
            <w:r>
              <w:t>Displays and allows editing of the specimen confidentiality status.</w:t>
            </w:r>
          </w:p>
        </w:tc>
      </w:tr>
      <w:tr w:rsidR="0051169A" w14:paraId="07A8EE8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AF8048" w14:textId="77777777" w:rsidR="0051169A" w:rsidRPr="00CA5E3C" w:rsidRDefault="00CA5E3C">
            <w:pPr>
              <w:pStyle w:val="TableRow"/>
              <w:rPr>
                <w:rFonts w:eastAsia="SimSun"/>
                <w:lang w:eastAsia="zh-SG"/>
              </w:rPr>
            </w:pPr>
            <w:r>
              <w:lastRenderedPageBreak/>
              <w:t>lblGathering</w:t>
            </w:r>
            <w:r>
              <w:rPr>
                <w:rFonts w:eastAsia="SimSun" w:hint="eastAsia"/>
                <w:lang w:eastAsia="zh-SG"/>
              </w:rPr>
              <w:t>Site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D907E6" w14:textId="77777777" w:rsidR="0051169A" w:rsidRDefault="0051169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10CFCE" w14:textId="77777777" w:rsidR="0051169A" w:rsidRDefault="0051169A" w:rsidP="00CA5E3C">
            <w:pPr>
              <w:pStyle w:val="TableRow"/>
              <w:rPr>
                <w:i/>
              </w:rPr>
            </w:pPr>
            <w:r>
              <w:rPr>
                <w:i/>
              </w:rPr>
              <w:t>Location_Name.Item_Name</w:t>
            </w:r>
          </w:p>
          <w:p w14:paraId="6000F617" w14:textId="2FFFA2E4" w:rsidR="000A02A0" w:rsidRDefault="0051169A">
            <w:pPr>
              <w:pStyle w:val="TableRow"/>
            </w:pPr>
            <w:r>
              <w:t xml:space="preserve">Displays </w:t>
            </w:r>
            <w:r w:rsidR="000A02A0">
              <w:rPr>
                <w:rFonts w:eastAsia="SimSun"/>
                <w:lang w:eastAsia="zh-SG"/>
              </w:rPr>
              <w:t xml:space="preserve">a location </w:t>
            </w:r>
            <w:r>
              <w:t>derived from the Specimen_Field_Data record for the specimen where Gathering_Event=1.</w:t>
            </w:r>
          </w:p>
          <w:p w14:paraId="1FEDAB8C" w14:textId="7D18DC0B" w:rsidR="000A02A0" w:rsidRDefault="000A02A0">
            <w:pPr>
              <w:pStyle w:val="TableRow"/>
            </w:pPr>
            <w:r>
              <w:t>Uses the first field that exists int he list below</w:t>
            </w:r>
          </w:p>
          <w:p w14:paraId="7BDACF81" w14:textId="77777777" w:rsidR="000A02A0" w:rsidRDefault="000A02A0" w:rsidP="003B100C">
            <w:pPr>
              <w:pStyle w:val="TableRow"/>
              <w:numPr>
                <w:ilvl w:val="0"/>
                <w:numId w:val="73"/>
              </w:numPr>
            </w:pPr>
            <w:r>
              <w:t>Event Location</w:t>
            </w:r>
          </w:p>
          <w:p w14:paraId="14578A2B" w14:textId="77777777" w:rsidR="000A02A0" w:rsidRDefault="000A02A0" w:rsidP="003B100C">
            <w:pPr>
              <w:pStyle w:val="TableRow"/>
              <w:numPr>
                <w:ilvl w:val="0"/>
                <w:numId w:val="73"/>
              </w:numPr>
            </w:pPr>
            <w:r>
              <w:t>First Geographic Area</w:t>
            </w:r>
          </w:p>
          <w:p w14:paraId="7D5C424C" w14:textId="77777777" w:rsidR="000A02A0" w:rsidRDefault="000A02A0" w:rsidP="003B100C">
            <w:pPr>
              <w:pStyle w:val="TableRow"/>
              <w:numPr>
                <w:ilvl w:val="0"/>
                <w:numId w:val="73"/>
              </w:numPr>
            </w:pPr>
            <w:r>
              <w:t>Location Name</w:t>
            </w:r>
          </w:p>
          <w:p w14:paraId="57686408" w14:textId="77777777" w:rsidR="000A02A0" w:rsidRDefault="000A02A0" w:rsidP="003B100C">
            <w:pPr>
              <w:pStyle w:val="TableRow"/>
              <w:numPr>
                <w:ilvl w:val="0"/>
                <w:numId w:val="73"/>
              </w:numPr>
            </w:pPr>
            <w:r>
              <w:t>Spatial Ref</w:t>
            </w:r>
          </w:p>
          <w:p w14:paraId="5AD25BA6" w14:textId="77777777" w:rsidR="000A02A0" w:rsidRDefault="000A02A0" w:rsidP="00B743AD">
            <w:pPr>
              <w:pStyle w:val="TableRow"/>
            </w:pPr>
            <w:r>
              <w:t>(these are current display field names that relate to fields in sections 4.2.4.6 and 4.2.4.16)</w:t>
            </w:r>
          </w:p>
          <w:p w14:paraId="5312D9DA" w14:textId="77777777" w:rsidR="0051169A" w:rsidRDefault="0051169A">
            <w:pPr>
              <w:pStyle w:val="TableRow"/>
            </w:pPr>
            <w:r>
              <w:t>If there is no gathering information, displays 'Unknown'.</w:t>
            </w:r>
          </w:p>
          <w:p w14:paraId="153C6547" w14:textId="77777777" w:rsidR="00DA323C" w:rsidRDefault="00DA323C">
            <w:pPr>
              <w:pStyle w:val="TableRow"/>
            </w:pPr>
          </w:p>
          <w:p w14:paraId="4906098B" w14:textId="77777777" w:rsidR="00A91365" w:rsidRDefault="00401504" w:rsidP="00130DFE">
            <w:pPr>
              <w:pStyle w:val="TableRow"/>
            </w:pPr>
            <w:r>
              <w:t>Active link when the Specimen is a root node AND the field is not displaying “Unknown”</w:t>
            </w:r>
            <w:r w:rsidR="00BC43C2">
              <w:t xml:space="preserve"> </w:t>
            </w:r>
            <w:r w:rsidR="00DA323C">
              <w:t>-&gt;</w:t>
            </w:r>
            <w:r w:rsidR="00BC43C2">
              <w:t xml:space="preserve"> </w:t>
            </w:r>
            <w:r>
              <w:t>Selects and expands the Field Data folder for the Specimen when clicked.</w:t>
            </w:r>
          </w:p>
        </w:tc>
      </w:tr>
      <w:tr w:rsidR="00CA5E3C" w14:paraId="519949C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D40430" w14:textId="77777777" w:rsidR="00CA5E3C" w:rsidRPr="00CA5E3C" w:rsidRDefault="00CA5E3C">
            <w:pPr>
              <w:pStyle w:val="TableRow"/>
              <w:rPr>
                <w:rFonts w:eastAsia="SimSun"/>
                <w:lang w:eastAsia="zh-SG"/>
              </w:rPr>
            </w:pPr>
            <w:r>
              <w:rPr>
                <w:rFonts w:eastAsia="SimSun" w:hint="eastAsia"/>
                <w:lang w:eastAsia="zh-SG"/>
              </w:rPr>
              <w:t>lblGatheringDate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B1A065" w14:textId="77777777" w:rsidR="00CA5E3C" w:rsidRPr="00CA5E3C" w:rsidRDefault="00CA5E3C">
            <w:pPr>
              <w:pStyle w:val="TableRow"/>
              <w:rPr>
                <w:rFonts w:eastAsia="SimSun"/>
                <w:lang w:eastAsia="zh-SG"/>
              </w:rPr>
            </w:pPr>
            <w:r>
              <w:rPr>
                <w:rFonts w:eastAsia="SimSun" w:hint="eastAsia"/>
                <w:lang w:eastAsia="zh-SG"/>
              </w:rP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631F61" w14:textId="77777777" w:rsidR="00CA5E3C" w:rsidRDefault="00CA5E3C">
            <w:pPr>
              <w:pStyle w:val="TableRow"/>
              <w:rPr>
                <w:rFonts w:eastAsia="SimSun"/>
                <w:i/>
                <w:lang w:eastAsia="zh-SG"/>
              </w:rPr>
            </w:pPr>
            <w:r>
              <w:rPr>
                <w:i/>
              </w:rPr>
              <w:t>Sample.Vague_Date_Start, Sample.Vague_Date_End, Sample.Vague_Date_Type</w:t>
            </w:r>
          </w:p>
          <w:p w14:paraId="58B79A2A" w14:textId="77777777" w:rsidR="00CA5E3C" w:rsidRDefault="00CA5E3C">
            <w:pPr>
              <w:pStyle w:val="TableRow"/>
            </w:pPr>
            <w:r>
              <w:t xml:space="preserve">Displays </w:t>
            </w:r>
            <w:r>
              <w:rPr>
                <w:rFonts w:eastAsia="SimSun" w:hint="eastAsia"/>
                <w:lang w:eastAsia="zh-SG"/>
              </w:rPr>
              <w:t xml:space="preserve">sample vague date caption, </w:t>
            </w:r>
            <w:r>
              <w:t>derived from the sample identified from the Specimen_Field_Data record for the specimen where Gathering_Event=1.  If there is no gathering information, displays 'Unknown'.</w:t>
            </w:r>
          </w:p>
          <w:p w14:paraId="16A21381" w14:textId="77777777" w:rsidR="00DA323C" w:rsidRDefault="00DA323C">
            <w:pPr>
              <w:pStyle w:val="TableRow"/>
            </w:pPr>
          </w:p>
          <w:p w14:paraId="62D2F1F6" w14:textId="77777777" w:rsidR="00A91365" w:rsidRPr="00BC43C2" w:rsidRDefault="00A91365" w:rsidP="00130DFE">
            <w:pPr>
              <w:pStyle w:val="TableRow"/>
            </w:pPr>
            <w:r>
              <w:t xml:space="preserve">Active link when </w:t>
            </w:r>
            <w:r w:rsidR="00401504">
              <w:t xml:space="preserve">the Specimen is a root node AND the field is </w:t>
            </w:r>
            <w:r>
              <w:t xml:space="preserve">not </w:t>
            </w:r>
            <w:r w:rsidR="00401504">
              <w:t xml:space="preserve">displaying </w:t>
            </w:r>
            <w:r>
              <w:t>“Unknown”</w:t>
            </w:r>
            <w:r w:rsidR="00BC43C2">
              <w:t xml:space="preserve"> </w:t>
            </w:r>
            <w:r w:rsidR="00DA323C">
              <w:t>-&gt;</w:t>
            </w:r>
            <w:r w:rsidR="00BC43C2">
              <w:t xml:space="preserve"> </w:t>
            </w:r>
            <w:r w:rsidR="00401504">
              <w:t>Selects</w:t>
            </w:r>
            <w:r w:rsidR="00501989">
              <w:t xml:space="preserve"> and expands </w:t>
            </w:r>
            <w:r>
              <w:t xml:space="preserve">the </w:t>
            </w:r>
            <w:r w:rsidR="00401504">
              <w:t xml:space="preserve">Field Data folder for </w:t>
            </w:r>
            <w:r>
              <w:t>the Specimen</w:t>
            </w:r>
            <w:r w:rsidR="00501989">
              <w:t xml:space="preserve"> when clicked.</w:t>
            </w:r>
            <w:r>
              <w:t xml:space="preserve"> </w:t>
            </w:r>
          </w:p>
        </w:tc>
      </w:tr>
      <w:tr w:rsidR="00CA5E3C" w14:paraId="36A4295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AF2D5C" w14:textId="77777777" w:rsidR="00CA5E3C" w:rsidRPr="00CA5E3C" w:rsidRDefault="00CA5E3C" w:rsidP="009015B9">
            <w:pPr>
              <w:pStyle w:val="TableRow"/>
              <w:rPr>
                <w:rFonts w:eastAsia="SimSun"/>
                <w:lang w:eastAsia="zh-SG"/>
              </w:rPr>
            </w:pPr>
            <w:r>
              <w:t>chk</w:t>
            </w:r>
            <w:r>
              <w:rPr>
                <w:rFonts w:eastAsia="SimSun" w:hint="eastAsia"/>
                <w:lang w:eastAsia="zh-SG"/>
              </w:rPr>
              <w:t>Dangerous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6BD765" w14:textId="77777777" w:rsidR="00CA5E3C" w:rsidRDefault="00CA5E3C" w:rsidP="009015B9">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3327A4" w14:textId="77777777" w:rsidR="00CA5E3C" w:rsidRPr="00CA5E3C" w:rsidRDefault="00CA5E3C" w:rsidP="009015B9">
            <w:pPr>
              <w:pStyle w:val="TableRow"/>
              <w:rPr>
                <w:rFonts w:eastAsia="SimSun"/>
                <w:i/>
                <w:lang w:eastAsia="zh-SG"/>
              </w:rPr>
            </w:pPr>
            <w:r>
              <w:rPr>
                <w:i/>
              </w:rPr>
              <w:t>Specimen_Unit.</w:t>
            </w:r>
            <w:r>
              <w:rPr>
                <w:rFonts w:eastAsia="SimSun" w:hint="eastAsia"/>
                <w:i/>
                <w:lang w:eastAsia="zh-SG"/>
              </w:rPr>
              <w:t>Dangerous</w:t>
            </w:r>
          </w:p>
          <w:p w14:paraId="6C849DBC" w14:textId="77777777" w:rsidR="00CA5E3C" w:rsidRDefault="00CA5E3C" w:rsidP="009015B9">
            <w:pPr>
              <w:pStyle w:val="TableRow"/>
            </w:pPr>
            <w:r>
              <w:t xml:space="preserve">Displays and allows editing of the specimen </w:t>
            </w:r>
            <w:r>
              <w:rPr>
                <w:rFonts w:eastAsia="SimSun" w:hint="eastAsia"/>
                <w:lang w:eastAsia="zh-SG"/>
              </w:rPr>
              <w:t>dangerous</w:t>
            </w:r>
            <w:r>
              <w:t xml:space="preserve"> status.</w:t>
            </w:r>
          </w:p>
        </w:tc>
      </w:tr>
      <w:tr w:rsidR="00A104CD" w14:paraId="1E18EBA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D39632" w14:textId="77777777" w:rsidR="00A104CD" w:rsidRDefault="00A104CD" w:rsidP="009015B9">
            <w:pPr>
              <w:pStyle w:val="TableRow"/>
            </w:pPr>
            <w:r>
              <w:lastRenderedPageBreak/>
              <w:t>chkInternalUse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A35EBF6" w14:textId="77777777" w:rsidR="00A104CD" w:rsidRDefault="00A104CD" w:rsidP="009015B9">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A9F025" w14:textId="77777777" w:rsidR="00A104CD" w:rsidRDefault="00D93F63" w:rsidP="009015B9">
            <w:pPr>
              <w:pStyle w:val="TableRow"/>
              <w:rPr>
                <w:iCs/>
              </w:rPr>
            </w:pPr>
            <w:r>
              <w:rPr>
                <w:i/>
              </w:rPr>
              <w:t>Specimen_Unit.Internal</w:t>
            </w:r>
            <w:r w:rsidR="00264BBB">
              <w:rPr>
                <w:i/>
              </w:rPr>
              <w:t>_</w:t>
            </w:r>
            <w:r>
              <w:rPr>
                <w:i/>
              </w:rPr>
              <w:t>Use</w:t>
            </w:r>
          </w:p>
          <w:p w14:paraId="0F6E82A0" w14:textId="77777777" w:rsidR="0089660A" w:rsidRDefault="0089660A" w:rsidP="009015B9">
            <w:pPr>
              <w:pStyle w:val="TableRow"/>
              <w:rPr>
                <w:iCs/>
              </w:rPr>
            </w:pPr>
            <w:r>
              <w:rPr>
                <w:iCs/>
              </w:rPr>
              <w:t>Labelled as “Internal Use”.</w:t>
            </w:r>
          </w:p>
          <w:p w14:paraId="1D95FD08" w14:textId="77777777" w:rsidR="0089660A" w:rsidRPr="0089660A" w:rsidRDefault="0089660A" w:rsidP="00D93F63">
            <w:pPr>
              <w:pStyle w:val="TableRow"/>
              <w:rPr>
                <w:iCs/>
              </w:rPr>
            </w:pPr>
            <w:r>
              <w:rPr>
                <w:iCs/>
              </w:rPr>
              <w:t xml:space="preserve">Defaults to </w:t>
            </w:r>
            <w:r w:rsidR="00D93F63">
              <w:rPr>
                <w:iCs/>
              </w:rPr>
              <w:t>un</w:t>
            </w:r>
            <w:r>
              <w:rPr>
                <w:iCs/>
              </w:rPr>
              <w:t>selected.</w:t>
            </w:r>
          </w:p>
        </w:tc>
      </w:tr>
      <w:tr w:rsidR="00270231" w14:paraId="670E167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146385" w14:textId="77777777" w:rsidR="00270231" w:rsidRDefault="00270231" w:rsidP="00B743AD">
            <w:pPr>
              <w:pStyle w:val="TableRow"/>
            </w:pPr>
            <w:r>
              <w:t>chk</w:t>
            </w:r>
            <w:r w:rsidR="00003785">
              <w:t>PublishToWeb</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23AAB99" w14:textId="77777777" w:rsidR="00270231" w:rsidRDefault="00270231" w:rsidP="009015B9">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D5F4F5" w14:textId="77777777" w:rsidR="00003785" w:rsidRPr="003B100C" w:rsidRDefault="00003785" w:rsidP="003559CD">
            <w:pPr>
              <w:pStyle w:val="TableRow"/>
            </w:pPr>
            <w:r>
              <w:t>(CCN168)</w:t>
            </w:r>
          </w:p>
          <w:p w14:paraId="3E2335D1" w14:textId="77777777" w:rsidR="00270231" w:rsidRDefault="00270231" w:rsidP="003559CD">
            <w:pPr>
              <w:pStyle w:val="TableRow"/>
              <w:rPr>
                <w:iCs/>
              </w:rPr>
            </w:pPr>
            <w:r>
              <w:rPr>
                <w:i/>
              </w:rPr>
              <w:t>Specimen_Unit.Publish_To_Web</w:t>
            </w:r>
          </w:p>
          <w:p w14:paraId="67D47275" w14:textId="77777777" w:rsidR="00270231" w:rsidRDefault="00270231" w:rsidP="003559CD">
            <w:pPr>
              <w:pStyle w:val="TableRow"/>
              <w:rPr>
                <w:iCs/>
              </w:rPr>
            </w:pPr>
            <w:r>
              <w:rPr>
                <w:iCs/>
              </w:rPr>
              <w:t>Labelled as “Web Use”.</w:t>
            </w:r>
          </w:p>
          <w:p w14:paraId="5C37E30B" w14:textId="77777777" w:rsidR="00270231" w:rsidRDefault="00270231" w:rsidP="009015B9">
            <w:pPr>
              <w:pStyle w:val="TableRow"/>
              <w:rPr>
                <w:i/>
              </w:rPr>
            </w:pPr>
            <w:r>
              <w:rPr>
                <w:iCs/>
              </w:rPr>
              <w:t>Defaults to unselected.</w:t>
            </w:r>
          </w:p>
        </w:tc>
      </w:tr>
      <w:tr w:rsidR="00E52816" w14:paraId="1B5DAF29" w14:textId="77777777">
        <w:trPr>
          <w:cantSplit/>
          <w:ins w:id="407" w:author="Andrew Kemp" w:date="2017-09-13T16:52:00Z"/>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6749D16" w14:textId="74156D3E" w:rsidR="00E52816" w:rsidRDefault="00E52816" w:rsidP="00B743AD">
            <w:pPr>
              <w:pStyle w:val="TableRow"/>
              <w:rPr>
                <w:ins w:id="408" w:author="Andrew Kemp" w:date="2017-09-13T16:52:00Z"/>
              </w:rPr>
            </w:pPr>
            <w:ins w:id="409" w:author="Andrew Kemp" w:date="2017-09-13T16:52:00Z">
              <w:r>
                <w:t>imgThumbnail</w:t>
              </w:r>
            </w:ins>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2BB0B2A" w14:textId="750CC9F3" w:rsidR="00E52816" w:rsidRDefault="00E52816" w:rsidP="009015B9">
            <w:pPr>
              <w:pStyle w:val="TableRow"/>
              <w:rPr>
                <w:ins w:id="410" w:author="Andrew Kemp" w:date="2017-09-13T16:52:00Z"/>
              </w:rPr>
            </w:pPr>
            <w:ins w:id="411" w:author="Andrew Kemp" w:date="2017-09-13T16:52:00Z">
              <w:r>
                <w:t>TPicture</w:t>
              </w:r>
            </w:ins>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6D45D5" w14:textId="77777777" w:rsidR="00CC0AA6" w:rsidRDefault="00E52816" w:rsidP="003559CD">
            <w:pPr>
              <w:pStyle w:val="TableRow"/>
              <w:rPr>
                <w:ins w:id="412" w:author="Andrew Kemp" w:date="2017-09-13T16:57:00Z"/>
              </w:rPr>
            </w:pPr>
            <w:ins w:id="413" w:author="Andrew Kemp" w:date="2017-09-13T16:52:00Z">
              <w:r>
                <w:t xml:space="preserve">Displays the image specified by </w:t>
              </w:r>
            </w:ins>
            <w:ins w:id="414" w:author="Andrew Kemp" w:date="2017-09-13T16:53:00Z">
              <w:r>
                <w:rPr>
                  <w:i/>
                </w:rPr>
                <w:t>SOURCE_FILE.FILE_NAME</w:t>
              </w:r>
              <w:r>
                <w:t xml:space="preserve"> for the record identified by</w:t>
              </w:r>
            </w:ins>
            <w:ins w:id="415" w:author="Andrew Kemp" w:date="2017-09-13T16:54:00Z">
              <w:r>
                <w:t xml:space="preserve"> </w:t>
              </w:r>
              <w:r>
                <w:rPr>
                  <w:i/>
                </w:rPr>
                <w:t>Source_Join.Source_Key</w:t>
              </w:r>
              <w:r>
                <w:t xml:space="preserve"> where </w:t>
              </w:r>
              <w:r>
                <w:rPr>
                  <w:i/>
                </w:rPr>
                <w:t>Table_Name</w:t>
              </w:r>
              <w:r>
                <w:t xml:space="preserve"> = ‘</w:t>
              </w:r>
            </w:ins>
            <w:ins w:id="416" w:author="Andrew Kemp" w:date="2017-09-13T16:55:00Z">
              <w:r>
                <w:t xml:space="preserve">Specimen_Unit’ and </w:t>
              </w:r>
            </w:ins>
            <w:ins w:id="417" w:author="Andrew Kemp" w:date="2017-09-13T16:56:00Z">
              <w:r>
                <w:rPr>
                  <w:i/>
                </w:rPr>
                <w:t xml:space="preserve">Record_Key </w:t>
              </w:r>
              <w:r>
                <w:t xml:space="preserve">= </w:t>
              </w:r>
              <w:r>
                <w:rPr>
                  <w:i/>
                </w:rPr>
                <w:t>Specimen_Unit.</w:t>
              </w:r>
            </w:ins>
            <w:ins w:id="418" w:author="Andrew Kemp" w:date="2017-09-13T16:57:00Z">
              <w:r>
                <w:rPr>
                  <w:i/>
                </w:rPr>
                <w:t>Collection_Unit_Key</w:t>
              </w:r>
              <w:r>
                <w:t xml:space="preserve"> that has </w:t>
              </w:r>
              <w:r>
                <w:rPr>
                  <w:i/>
                </w:rPr>
                <w:t>SOURCE_FILE.Preferred</w:t>
              </w:r>
              <w:r>
                <w:t xml:space="preserve"> = 1.</w:t>
              </w:r>
            </w:ins>
          </w:p>
          <w:p w14:paraId="3CA8309C" w14:textId="3EF7641D" w:rsidR="00E52816" w:rsidRPr="00E52816" w:rsidRDefault="00CC0AA6" w:rsidP="003559CD">
            <w:pPr>
              <w:pStyle w:val="TableRow"/>
              <w:rPr>
                <w:ins w:id="419" w:author="Andrew Kemp" w:date="2017-09-13T16:52:00Z"/>
              </w:rPr>
            </w:pPr>
            <w:ins w:id="420" w:author="Andrew Kemp" w:date="2017-09-13T16:57:00Z">
              <w:r>
                <w:t>Hidden if there is no such record, or if the file does not exist or otherwise cannot be loaded.</w:t>
              </w:r>
            </w:ins>
            <w:ins w:id="421" w:author="Andrew Kemp" w:date="2017-09-13T16:53:00Z">
              <w:r w:rsidR="00E52816">
                <w:t xml:space="preserve"> </w:t>
              </w:r>
            </w:ins>
          </w:p>
        </w:tc>
      </w:tr>
    </w:tbl>
    <w:p w14:paraId="22804AD7" w14:textId="77777777" w:rsidR="0051169A" w:rsidRDefault="0051169A" w:rsidP="0051169A"/>
    <w:p w14:paraId="2EC3E6C2" w14:textId="77777777" w:rsidR="00E66F9B" w:rsidRDefault="00E66F9B" w:rsidP="006302FF">
      <w:pPr>
        <w:pStyle w:val="Heading4"/>
        <w:numPr>
          <w:ilvl w:val="3"/>
          <w:numId w:val="4"/>
        </w:numPr>
      </w:pPr>
      <w:bookmarkStart w:id="422" w:name="_Toc292878836"/>
      <w:r>
        <w:t>Specimen Field Data screen</w:t>
      </w:r>
      <w:bookmarkEnd w:id="422"/>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E66F9B" w14:paraId="23EDF321" w14:textId="77777777" w:rsidTr="00BF33E1">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C787359" w14:textId="77777777" w:rsidR="00E66F9B" w:rsidRDefault="00E66F9B" w:rsidP="00BF33E1">
            <w:pPr>
              <w:pStyle w:val="TableTitle"/>
            </w:pPr>
            <w:r>
              <w:t>Window Name: TfraFieldData</w:t>
            </w:r>
          </w:p>
        </w:tc>
      </w:tr>
      <w:tr w:rsidR="00E66F9B" w14:paraId="0A188497" w14:textId="77777777" w:rsidTr="00BF33E1">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94EBA3" w14:textId="77777777" w:rsidR="00E66F9B" w:rsidRDefault="00E66F9B" w:rsidP="00BF33E1">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E20C453" w14:textId="77777777" w:rsidR="00E66F9B" w:rsidRDefault="00E66F9B" w:rsidP="00BF33E1">
            <w:pPr>
              <w:pStyle w:val="TableRow"/>
              <w:keepNext/>
            </w:pPr>
            <w:r>
              <w:rPr>
                <w:b/>
              </w:rPr>
              <w:t>Unit File Name</w:t>
            </w:r>
            <w:r>
              <w:t>: FrameFieldData.pas</w:t>
            </w:r>
          </w:p>
        </w:tc>
      </w:tr>
      <w:tr w:rsidR="00E66F9B" w14:paraId="36CA65AF"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9A33F90" w14:textId="77777777" w:rsidR="00E66F9B" w:rsidRDefault="00E66F9B" w:rsidP="00BF33E1">
            <w:pPr>
              <w:pStyle w:val="TableRow"/>
              <w:keepNext/>
            </w:pPr>
            <w:r>
              <w:rPr>
                <w:b/>
              </w:rPr>
              <w:t>Entities</w:t>
            </w:r>
            <w:r>
              <w:t>: Entities defined in embedded tab controls</w:t>
            </w:r>
          </w:p>
        </w:tc>
      </w:tr>
      <w:tr w:rsidR="00E66F9B" w14:paraId="0F0E658A"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DABB368" w14:textId="77777777" w:rsidR="00E66F9B" w:rsidRDefault="00E66F9B" w:rsidP="00BF33E1">
            <w:pPr>
              <w:pStyle w:val="TableRow"/>
              <w:keepNext/>
            </w:pPr>
            <w:r>
              <w:rPr>
                <w:b/>
              </w:rPr>
              <w:t>Calls</w:t>
            </w:r>
            <w:r>
              <w:t xml:space="preserve">: </w:t>
            </w:r>
            <w:r w:rsidR="000D1C17">
              <w:t>TfraFieldDataGeneral, TfraFieldDataGeoAreas</w:t>
            </w:r>
          </w:p>
        </w:tc>
      </w:tr>
      <w:tr w:rsidR="00E66F9B" w14:paraId="3AADC3A5"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5A20EC" w14:textId="77777777" w:rsidR="00E66F9B" w:rsidRDefault="00E66F9B" w:rsidP="00BF33E1">
            <w:pPr>
              <w:pStyle w:val="TableRow"/>
              <w:keepNext/>
            </w:pPr>
            <w:r>
              <w:rPr>
                <w:b/>
              </w:rPr>
              <w:t>Returns</w:t>
            </w:r>
            <w:r>
              <w:t xml:space="preserve"> </w:t>
            </w:r>
            <w:r>
              <w:rPr>
                <w:b/>
              </w:rPr>
              <w:t>To</w:t>
            </w:r>
            <w:r>
              <w:t>: None</w:t>
            </w:r>
          </w:p>
        </w:tc>
      </w:tr>
      <w:tr w:rsidR="00E66F9B" w14:paraId="1ABDAA8F"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37567A" w14:textId="77777777" w:rsidR="00E66F9B" w:rsidRDefault="00E66F9B" w:rsidP="00BF33E1">
            <w:pPr>
              <w:pStyle w:val="TableRow"/>
              <w:keepNext/>
            </w:pPr>
            <w:r>
              <w:rPr>
                <w:b/>
              </w:rPr>
              <w:t>Description</w:t>
            </w:r>
            <w:r w:rsidR="000D1C17">
              <w:t>: Details screen for field data attached to a specimen</w:t>
            </w:r>
            <w:r>
              <w:t>.  Empty page control onto which the following tabs are embedded:</w:t>
            </w:r>
          </w:p>
          <w:p w14:paraId="60FD4F60" w14:textId="77777777" w:rsidR="00E66F9B" w:rsidRDefault="00E66F9B" w:rsidP="00BF33E1">
            <w:pPr>
              <w:pStyle w:val="TableRow"/>
              <w:keepNext/>
            </w:pPr>
            <w:r>
              <w:t>Tfra</w:t>
            </w:r>
            <w:r w:rsidR="000D1C17">
              <w:t>FieldData</w:t>
            </w:r>
            <w:r>
              <w:t>General</w:t>
            </w:r>
          </w:p>
          <w:p w14:paraId="70DAF388" w14:textId="77777777" w:rsidR="00E66F9B" w:rsidRDefault="000D1C17" w:rsidP="00BF33E1">
            <w:pPr>
              <w:pStyle w:val="TableRow"/>
              <w:keepNext/>
            </w:pPr>
            <w:r>
              <w:t>TfraFieldDataGeoAreas</w:t>
            </w:r>
          </w:p>
        </w:tc>
      </w:tr>
    </w:tbl>
    <w:p w14:paraId="7944F70E" w14:textId="77777777" w:rsidR="00E66F9B" w:rsidRDefault="00E66F9B" w:rsidP="00E66F9B"/>
    <w:p w14:paraId="65C6BC62" w14:textId="77777777" w:rsidR="00E66F9B" w:rsidRDefault="00E66F9B" w:rsidP="00E66F9B">
      <w:pPr>
        <w:pStyle w:val="Heading4"/>
        <w:numPr>
          <w:ilvl w:val="3"/>
          <w:numId w:val="4"/>
        </w:numPr>
      </w:pPr>
      <w:bookmarkStart w:id="423" w:name="_Ref271281726"/>
      <w:bookmarkStart w:id="424" w:name="_Toc292878837"/>
      <w:r>
        <w:t>Field Data Geo Areas tab page control</w:t>
      </w:r>
      <w:bookmarkEnd w:id="423"/>
      <w:bookmarkEnd w:id="424"/>
    </w:p>
    <w:p w14:paraId="1435F5D0" w14:textId="77777777" w:rsidR="00E66F9B" w:rsidRDefault="00E66F9B" w:rsidP="00E66F9B">
      <w:pPr>
        <w:jc w:val="center"/>
        <w:rPr>
          <w:lang w:val="en-US"/>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E66F9B" w14:paraId="7DCF405C" w14:textId="77777777" w:rsidTr="00BF33E1">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523E9DA" w14:textId="77777777" w:rsidR="00E66F9B" w:rsidRDefault="00E66F9B" w:rsidP="00BF33E1">
            <w:pPr>
              <w:pStyle w:val="TableTitle"/>
            </w:pPr>
            <w:r>
              <w:lastRenderedPageBreak/>
              <w:t>Window Name: TfraFieldDataGeoAreas</w:t>
            </w:r>
          </w:p>
        </w:tc>
      </w:tr>
      <w:tr w:rsidR="00E66F9B" w14:paraId="7A99BBF5" w14:textId="77777777" w:rsidTr="00BF33E1">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2E5067B" w14:textId="77777777" w:rsidR="00E66F9B" w:rsidRDefault="00E66F9B" w:rsidP="00BF33E1">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736564D" w14:textId="77777777" w:rsidR="00E66F9B" w:rsidRDefault="00E66F9B" w:rsidP="00BF33E1">
            <w:pPr>
              <w:pStyle w:val="TableRow"/>
              <w:keepNext/>
            </w:pPr>
            <w:r>
              <w:rPr>
                <w:b/>
              </w:rPr>
              <w:t>Unit File Name</w:t>
            </w:r>
            <w:r>
              <w:t xml:space="preserve">: </w:t>
            </w:r>
            <w:r w:rsidR="003E3E21" w:rsidRPr="003E3E21">
              <w:t>FrameFieldDataGeoAreas</w:t>
            </w:r>
            <w:r>
              <w:t>.pas</w:t>
            </w:r>
          </w:p>
        </w:tc>
      </w:tr>
      <w:tr w:rsidR="00E66F9B" w14:paraId="2519851B"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CCAD19" w14:textId="77777777" w:rsidR="00E66F9B" w:rsidRDefault="00E66F9B" w:rsidP="00BF33E1">
            <w:pPr>
              <w:pStyle w:val="TableRow"/>
              <w:keepNext/>
            </w:pPr>
            <w:r>
              <w:rPr>
                <w:b/>
              </w:rPr>
              <w:t>Entities</w:t>
            </w:r>
            <w:r>
              <w:t xml:space="preserve">: </w:t>
            </w:r>
            <w:r w:rsidR="000D1C17">
              <w:t>Survey_Event_Geo_Area, Term</w:t>
            </w:r>
          </w:p>
        </w:tc>
      </w:tr>
      <w:tr w:rsidR="00E66F9B" w14:paraId="216AFF0E"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F141B5F" w14:textId="77777777" w:rsidR="00E66F9B" w:rsidRDefault="00E66F9B" w:rsidP="00BF33E1">
            <w:pPr>
              <w:pStyle w:val="TableRow"/>
              <w:keepNext/>
            </w:pPr>
            <w:r>
              <w:rPr>
                <w:b/>
              </w:rPr>
              <w:t>Calls</w:t>
            </w:r>
            <w:r>
              <w:t xml:space="preserve">: </w:t>
            </w:r>
            <w:r w:rsidR="000D1C17">
              <w:t>Enhanced Termlists Screen in Recorder</w:t>
            </w:r>
          </w:p>
        </w:tc>
      </w:tr>
      <w:tr w:rsidR="00E66F9B" w14:paraId="1E93F30A"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C77303" w14:textId="77777777" w:rsidR="00E66F9B" w:rsidRDefault="00E66F9B" w:rsidP="00BF33E1">
            <w:pPr>
              <w:pStyle w:val="TableRow"/>
              <w:keepNext/>
            </w:pPr>
            <w:r>
              <w:rPr>
                <w:b/>
              </w:rPr>
              <w:t>Returns</w:t>
            </w:r>
            <w:r>
              <w:t xml:space="preserve"> </w:t>
            </w:r>
            <w:r>
              <w:rPr>
                <w:b/>
              </w:rPr>
              <w:t>To</w:t>
            </w:r>
            <w:r>
              <w:t>: None</w:t>
            </w:r>
          </w:p>
        </w:tc>
      </w:tr>
      <w:tr w:rsidR="00E66F9B" w14:paraId="14A152BE" w14:textId="77777777" w:rsidTr="00BF33E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DF7BE9" w14:textId="11D2E861" w:rsidR="00E66F9B" w:rsidRDefault="00E66F9B" w:rsidP="008F291F">
            <w:pPr>
              <w:pStyle w:val="TableRow"/>
              <w:keepNext/>
            </w:pPr>
            <w:r>
              <w:rPr>
                <w:b/>
              </w:rPr>
              <w:t>Description</w:t>
            </w:r>
            <w:r>
              <w:t xml:space="preserve">: </w:t>
            </w:r>
            <w:r w:rsidR="000D1C17">
              <w:t>Tab allowing the list of ge</w:t>
            </w:r>
            <w:r w:rsidR="008F291F">
              <w:t>o</w:t>
            </w:r>
            <w:r w:rsidR="000D1C17">
              <w:t>graphic areas associated with a specimen’s field data to be viewed and edited.</w:t>
            </w:r>
          </w:p>
        </w:tc>
      </w:tr>
    </w:tbl>
    <w:p w14:paraId="0BF0063D" w14:textId="77777777" w:rsidR="00E66F9B" w:rsidRDefault="00E66F9B" w:rsidP="00E66F9B"/>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E66F9B" w14:paraId="3D7C746A" w14:textId="77777777" w:rsidTr="00A64752">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22C0304" w14:textId="77777777" w:rsidR="00E66F9B" w:rsidRDefault="00E66F9B" w:rsidP="00BF33E1">
            <w:pPr>
              <w:pStyle w:val="TableTitle"/>
            </w:pPr>
            <w:r>
              <w:t>Window Controls</w:t>
            </w:r>
          </w:p>
        </w:tc>
      </w:tr>
      <w:tr w:rsidR="00E66F9B" w14:paraId="560FBB2E" w14:textId="77777777" w:rsidTr="00A6475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8AD6AE" w14:textId="77777777" w:rsidR="00E66F9B" w:rsidRDefault="00E66F9B" w:rsidP="00BF3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5AB8AF" w14:textId="77777777" w:rsidR="00E66F9B" w:rsidRDefault="00E66F9B" w:rsidP="00BF3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6C0BDC" w14:textId="77777777" w:rsidR="00E66F9B" w:rsidRDefault="00E66F9B" w:rsidP="00BF33E1">
            <w:pPr>
              <w:pStyle w:val="TableColumnTitles"/>
              <w:keepNext/>
            </w:pPr>
            <w:r>
              <w:rPr>
                <w:i/>
              </w:rPr>
              <w:t>Attribute</w:t>
            </w:r>
            <w:r>
              <w:t xml:space="preserve"> Action</w:t>
            </w:r>
          </w:p>
        </w:tc>
      </w:tr>
      <w:tr w:rsidR="00A64752" w14:paraId="0D29E8A1" w14:textId="77777777" w:rsidTr="00A6475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48CBFC2" w14:textId="77777777" w:rsidR="00A64752" w:rsidRDefault="00A64752" w:rsidP="00BF33E1">
            <w:pPr>
              <w:pStyle w:val="TableRow"/>
            </w:pPr>
            <w:r>
              <w:t>sgAreas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A54C79" w14:textId="77777777" w:rsidR="00A64752" w:rsidRDefault="00A64752" w:rsidP="00BF33E1">
            <w:pPr>
              <w:pStyle w:val="TableRow"/>
            </w:pPr>
            <w:r>
              <w:t>TDSSStringGrid</w:t>
            </w:r>
          </w:p>
        </w:tc>
        <w:tc>
          <w:tcPr>
            <w:tcW w:w="5220" w:type="dxa"/>
            <w:vMerge w:val="restart"/>
            <w:tcBorders>
              <w:top w:val="single" w:sz="6" w:space="0" w:color="auto"/>
              <w:left w:val="single" w:sz="6" w:space="0" w:color="auto"/>
              <w:right w:val="single" w:sz="6" w:space="0" w:color="auto"/>
            </w:tcBorders>
            <w:shd w:val="clear" w:color="auto" w:fill="auto"/>
          </w:tcPr>
          <w:p w14:paraId="5E736D03" w14:textId="05B868FE" w:rsidR="00A64752" w:rsidRDefault="00A64752" w:rsidP="00BF33E1">
            <w:pPr>
              <w:pStyle w:val="TableRow"/>
            </w:pPr>
            <w:r>
              <w:t xml:space="preserve">Functionality is identical to the Geo Areas tab for a Survey Event (see section </w:t>
            </w:r>
            <w:r>
              <w:fldChar w:fldCharType="begin"/>
            </w:r>
            <w:r>
              <w:instrText xml:space="preserve"> REF _Ref176855415 \h </w:instrText>
            </w:r>
            <w:r>
              <w:fldChar w:fldCharType="separate"/>
            </w:r>
            <w:r>
              <w:t>Survey Event Geographic Areas tab</w:t>
            </w:r>
            <w:r>
              <w:fldChar w:fldCharType="end"/>
            </w:r>
            <w:r>
              <w:t xml:space="preserve">, </w:t>
            </w:r>
            <w:r>
              <w:fldChar w:fldCharType="begin"/>
            </w:r>
            <w:r>
              <w:instrText xml:space="preserve"> REF _Ref176855415 \r \h </w:instrText>
            </w:r>
            <w:r>
              <w:fldChar w:fldCharType="separate"/>
            </w:r>
            <w:r>
              <w:t>4.2.14.7</w:t>
            </w:r>
            <w:r>
              <w:fldChar w:fldCharType="end"/>
            </w:r>
            <w:r>
              <w:t>)</w:t>
            </w:r>
            <w:r w:rsidR="0053706D">
              <w:t xml:space="preserve"> [note: lblPath is populated as specified on the </w:t>
            </w:r>
            <w:r w:rsidR="0053706D">
              <w:fldChar w:fldCharType="begin"/>
            </w:r>
            <w:r w:rsidR="0053706D">
              <w:instrText xml:space="preserve"> REF _Ref176855415 \h </w:instrText>
            </w:r>
            <w:r w:rsidR="0053706D">
              <w:fldChar w:fldCharType="separate"/>
            </w:r>
            <w:r w:rsidR="0053706D">
              <w:t>Survey Event Geographic Areas tab</w:t>
            </w:r>
            <w:r w:rsidR="0053706D">
              <w:fldChar w:fldCharType="end"/>
            </w:r>
            <w:r w:rsidR="0053706D">
              <w:t>]</w:t>
            </w:r>
            <w:ins w:id="425" w:author="Andrew Kemp" w:date="2017-09-15T15:36:00Z">
              <w:r w:rsidR="006532B4">
                <w:t xml:space="preserve"> except that when in read-only mode the geographic areas in the grid act as hyperlinks to the corresponding concepts in the thesaurus browser</w:t>
              </w:r>
            </w:ins>
            <w:r w:rsidR="0053706D">
              <w:t>.</w:t>
            </w:r>
          </w:p>
        </w:tc>
      </w:tr>
      <w:tr w:rsidR="00A64752" w14:paraId="2E6A114A" w14:textId="77777777" w:rsidTr="00A6475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BCE287B" w14:textId="77777777" w:rsidR="00A64752" w:rsidRDefault="00A64752" w:rsidP="00BF33E1">
            <w:pPr>
              <w:pStyle w:val="TableRow"/>
            </w:pPr>
            <w:r>
              <w:t>lblPath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EF3AECE" w14:textId="77777777" w:rsidR="00A64752" w:rsidRDefault="00A64752" w:rsidP="00BF33E1">
            <w:pPr>
              <w:pStyle w:val="TableRow"/>
            </w:pPr>
            <w:r>
              <w:t>TLabel</w:t>
            </w:r>
          </w:p>
        </w:tc>
        <w:tc>
          <w:tcPr>
            <w:tcW w:w="5220" w:type="dxa"/>
            <w:vMerge/>
            <w:tcBorders>
              <w:left w:val="single" w:sz="6" w:space="0" w:color="auto"/>
              <w:bottom w:val="single" w:sz="6" w:space="0" w:color="auto"/>
              <w:right w:val="single" w:sz="6" w:space="0" w:color="auto"/>
            </w:tcBorders>
            <w:shd w:val="clear" w:color="auto" w:fill="auto"/>
          </w:tcPr>
          <w:p w14:paraId="7585F08C" w14:textId="77777777" w:rsidR="00A64752" w:rsidRDefault="00A64752" w:rsidP="00BF33E1">
            <w:pPr>
              <w:pStyle w:val="TableRow"/>
            </w:pPr>
          </w:p>
        </w:tc>
      </w:tr>
    </w:tbl>
    <w:p w14:paraId="3626030C" w14:textId="77777777" w:rsidR="0051169A" w:rsidRDefault="0051169A" w:rsidP="0051169A"/>
    <w:p w14:paraId="6B4FC1EB" w14:textId="77777777" w:rsidR="00D26681" w:rsidRDefault="0051169A" w:rsidP="00840903">
      <w:pPr>
        <w:pStyle w:val="Heading3"/>
      </w:pPr>
      <w:r>
        <w:br w:type="page"/>
      </w:r>
      <w:bookmarkStart w:id="426" w:name="_Toc292878838"/>
      <w:r w:rsidR="00D26681">
        <w:lastRenderedPageBreak/>
        <w:t>Collections Browser Other Collection Unit Screens</w:t>
      </w:r>
      <w:bookmarkEnd w:id="426"/>
    </w:p>
    <w:p w14:paraId="6DCF370D" w14:textId="77777777" w:rsidR="00D26681" w:rsidRDefault="00D26681" w:rsidP="00840903">
      <w:pPr>
        <w:pStyle w:val="Heading4"/>
        <w:rPr>
          <w:rFonts w:eastAsia="SimSun"/>
          <w:lang w:eastAsia="zh-SG"/>
        </w:rPr>
      </w:pPr>
      <w:bookmarkStart w:id="427" w:name="_Toc292878839"/>
      <w:r>
        <w:t>Overview</w:t>
      </w:r>
      <w:bookmarkEnd w:id="427"/>
    </w:p>
    <w:p w14:paraId="417FD01B" w14:textId="77777777" w:rsidR="00157EAB" w:rsidRPr="00157EAB" w:rsidRDefault="00157EAB" w:rsidP="00157EAB">
      <w:pPr>
        <w:pStyle w:val="NormalIndent"/>
        <w:rPr>
          <w:rFonts w:eastAsia="SimSun"/>
          <w:lang w:eastAsia="zh-SG"/>
        </w:rPr>
      </w:pPr>
      <w:r>
        <w:rPr>
          <w:rFonts w:eastAsia="SimSun" w:hint="eastAsia"/>
          <w:lang w:eastAsia="zh-SG"/>
        </w:rPr>
        <w:t xml:space="preserve">This section details the screens that pertain to all collection units, including those </w:t>
      </w:r>
      <w:r>
        <w:rPr>
          <w:rFonts w:eastAsia="SimSun"/>
          <w:lang w:eastAsia="zh-SG"/>
        </w:rPr>
        <w:t>specifically</w:t>
      </w:r>
      <w:r>
        <w:rPr>
          <w:rFonts w:eastAsia="SimSun" w:hint="eastAsia"/>
          <w:lang w:eastAsia="zh-SG"/>
        </w:rPr>
        <w:t xml:space="preserve"> for stores and collections but excluding those for specimens.</w:t>
      </w:r>
    </w:p>
    <w:p w14:paraId="5F5F6251" w14:textId="77777777" w:rsidR="00D26681" w:rsidRDefault="00D26681" w:rsidP="00840903">
      <w:pPr>
        <w:pStyle w:val="Heading4"/>
      </w:pPr>
      <w:bookmarkStart w:id="428" w:name="_Toc292878840"/>
      <w:r>
        <w:t>Screen Flow Diagram</w:t>
      </w:r>
      <w:bookmarkEnd w:id="428"/>
    </w:p>
    <w:p w14:paraId="694B9457" w14:textId="70935C33" w:rsidR="00D26681" w:rsidRPr="00513040" w:rsidRDefault="005550DB" w:rsidP="00513040">
      <w:pPr>
        <w:jc w:val="center"/>
      </w:pPr>
      <w:r w:rsidRPr="00157EAB">
        <w:rPr>
          <w:noProof/>
          <w:lang w:eastAsia="en-GB"/>
        </w:rPr>
        <w:drawing>
          <wp:inline distT="0" distB="0" distL="0" distR="0" wp14:anchorId="42AFFD4D" wp14:editId="1B0D8426">
            <wp:extent cx="5267325" cy="3867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3867150"/>
                    </a:xfrm>
                    <a:prstGeom prst="rect">
                      <a:avLst/>
                    </a:prstGeom>
                    <a:noFill/>
                    <a:ln>
                      <a:noFill/>
                    </a:ln>
                  </pic:spPr>
                </pic:pic>
              </a:graphicData>
            </a:graphic>
          </wp:inline>
        </w:drawing>
      </w:r>
      <w:r w:rsidR="00157EAB" w:rsidRPr="00157EAB">
        <w:rPr>
          <w:rStyle w:val="CommentReference"/>
          <w:sz w:val="20"/>
        </w:rPr>
        <w:t xml:space="preserve"> </w:t>
      </w:r>
    </w:p>
    <w:p w14:paraId="1386C26C" w14:textId="77777777" w:rsidR="00D26681" w:rsidRDefault="00D26681" w:rsidP="00840903">
      <w:pPr>
        <w:pStyle w:val="Heading4"/>
      </w:pPr>
      <w:bookmarkStart w:id="429" w:name="_Toc292878841"/>
      <w:r>
        <w:lastRenderedPageBreak/>
        <w:t>Class Diagram</w:t>
      </w:r>
      <w:bookmarkEnd w:id="429"/>
    </w:p>
    <w:p w14:paraId="33DD6388" w14:textId="6ED7D1C0" w:rsidR="00D26681" w:rsidRPr="00D26681" w:rsidRDefault="005550DB" w:rsidP="00D26681">
      <w:r w:rsidRPr="00D26681">
        <w:rPr>
          <w:noProof/>
          <w:lang w:eastAsia="en-GB"/>
        </w:rPr>
        <w:drawing>
          <wp:inline distT="0" distB="0" distL="0" distR="0" wp14:anchorId="7495581F" wp14:editId="01B744D2">
            <wp:extent cx="5267325" cy="3333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3333750"/>
                    </a:xfrm>
                    <a:prstGeom prst="rect">
                      <a:avLst/>
                    </a:prstGeom>
                    <a:noFill/>
                    <a:ln>
                      <a:noFill/>
                    </a:ln>
                  </pic:spPr>
                </pic:pic>
              </a:graphicData>
            </a:graphic>
          </wp:inline>
        </w:drawing>
      </w:r>
    </w:p>
    <w:p w14:paraId="4F401805" w14:textId="77777777" w:rsidR="00B20E2C" w:rsidRDefault="00B20E2C" w:rsidP="00CC6B4D">
      <w:pPr>
        <w:pStyle w:val="Heading4"/>
        <w:numPr>
          <w:ilvl w:val="3"/>
          <w:numId w:val="4"/>
        </w:numPr>
      </w:pPr>
      <w:bookmarkStart w:id="430" w:name="_Toc292878842"/>
      <w:r>
        <w:t>Collection details screen</w:t>
      </w:r>
      <w:bookmarkEnd w:id="430"/>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6810BD9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8E659D2" w14:textId="77777777" w:rsidR="00B20E2C" w:rsidRDefault="00B20E2C">
            <w:pPr>
              <w:pStyle w:val="TableTitle"/>
            </w:pPr>
            <w:r>
              <w:t>Window Name: TfraCollection</w:t>
            </w:r>
          </w:p>
        </w:tc>
      </w:tr>
      <w:tr w:rsidR="00B20E2C" w14:paraId="0AB3441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546C7DC" w14:textId="77777777" w:rsidR="00B20E2C" w:rsidRDefault="00B20E2C">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76E39FB" w14:textId="77777777" w:rsidR="00B20E2C" w:rsidRDefault="00B20E2C">
            <w:pPr>
              <w:pStyle w:val="TableRow"/>
              <w:keepNext/>
            </w:pPr>
            <w:r>
              <w:rPr>
                <w:b/>
              </w:rPr>
              <w:t>Unit File Name</w:t>
            </w:r>
            <w:r>
              <w:t>: FrameCollection.pas</w:t>
            </w:r>
          </w:p>
        </w:tc>
      </w:tr>
      <w:tr w:rsidR="00B20E2C" w14:paraId="40C7527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476A57" w14:textId="77777777" w:rsidR="00B20E2C" w:rsidRDefault="00B20E2C">
            <w:pPr>
              <w:pStyle w:val="TableRow"/>
              <w:keepNext/>
            </w:pPr>
            <w:r>
              <w:rPr>
                <w:b/>
              </w:rPr>
              <w:t>Entities</w:t>
            </w:r>
            <w:r>
              <w:t>: Entities defined in embedded tab pages</w:t>
            </w:r>
          </w:p>
        </w:tc>
      </w:tr>
      <w:tr w:rsidR="00B20E2C" w14:paraId="56BFB70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B458CE" w14:textId="77777777" w:rsidR="00B20E2C" w:rsidRDefault="00B20E2C">
            <w:pPr>
              <w:pStyle w:val="TableRow"/>
              <w:keepNext/>
            </w:pPr>
            <w:r>
              <w:rPr>
                <w:b/>
              </w:rPr>
              <w:t>Calls</w:t>
            </w:r>
            <w:r>
              <w:t>: Collection General tab page control, Metadata tab control, Collection Time Period tab page control, Descriptors tab page control, Materials tab page control, Sources tab page control, Collection details screen</w:t>
            </w:r>
          </w:p>
        </w:tc>
      </w:tr>
      <w:tr w:rsidR="00B20E2C" w14:paraId="473A266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3DE0388" w14:textId="77777777" w:rsidR="00B20E2C" w:rsidRDefault="00B20E2C">
            <w:pPr>
              <w:pStyle w:val="TableRow"/>
              <w:keepNext/>
            </w:pPr>
            <w:r>
              <w:rPr>
                <w:b/>
              </w:rPr>
              <w:t>Returns</w:t>
            </w:r>
            <w:r>
              <w:t xml:space="preserve"> </w:t>
            </w:r>
            <w:r>
              <w:rPr>
                <w:b/>
              </w:rPr>
              <w:t>To</w:t>
            </w:r>
            <w:r>
              <w:t>: None</w:t>
            </w:r>
          </w:p>
        </w:tc>
      </w:tr>
      <w:tr w:rsidR="00B20E2C" w14:paraId="7F1BC8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E07837" w14:textId="77777777" w:rsidR="00B20E2C" w:rsidRDefault="00B20E2C">
            <w:pPr>
              <w:pStyle w:val="TableRow"/>
              <w:keepNext/>
            </w:pPr>
            <w:r>
              <w:rPr>
                <w:b/>
              </w:rPr>
              <w:t>Description</w:t>
            </w:r>
            <w:r>
              <w:t>: Screen to display and allow editing of the basic details of a collection.  Empty page control onto which the following tabs are embedded as required:</w:t>
            </w:r>
          </w:p>
          <w:p w14:paraId="6A70A94C" w14:textId="77777777" w:rsidR="00B20E2C" w:rsidRDefault="00B20E2C">
            <w:pPr>
              <w:pStyle w:val="TableRow"/>
              <w:keepNext/>
            </w:pPr>
            <w:r>
              <w:t>TfraCollectionGeneral, TfraMetadata, TfraCollectionTimePeriod, TfraDescriptors, TfraMaterials, TfraSources.</w:t>
            </w:r>
          </w:p>
        </w:tc>
      </w:tr>
    </w:tbl>
    <w:p w14:paraId="67DCA644" w14:textId="77777777" w:rsidR="00B20E2C" w:rsidRDefault="00B20E2C" w:rsidP="00B20E2C"/>
    <w:p w14:paraId="16E37937" w14:textId="77777777" w:rsidR="00B20E2C" w:rsidRDefault="00B20E2C" w:rsidP="00CC6B4D">
      <w:pPr>
        <w:pStyle w:val="Heading4"/>
        <w:numPr>
          <w:ilvl w:val="3"/>
          <w:numId w:val="4"/>
        </w:numPr>
      </w:pPr>
      <w:bookmarkStart w:id="431" w:name="_Toc292878843"/>
      <w:bookmarkStart w:id="432" w:name="_Ref298426448"/>
      <w:r>
        <w:lastRenderedPageBreak/>
        <w:t>Collection General tab page control</w:t>
      </w:r>
      <w:bookmarkEnd w:id="431"/>
      <w:bookmarkEnd w:id="432"/>
    </w:p>
    <w:p w14:paraId="2FADE5C8" w14:textId="77FFA57D" w:rsidR="00B20E2C" w:rsidRDefault="005550DB" w:rsidP="00B20E2C">
      <w:pPr>
        <w:jc w:val="center"/>
        <w:rPr>
          <w:lang w:val="en-US"/>
        </w:rPr>
      </w:pPr>
      <w:r>
        <w:rPr>
          <w:noProof/>
          <w:lang w:eastAsia="en-GB"/>
        </w:rPr>
        <w:drawing>
          <wp:inline distT="0" distB="0" distL="0" distR="0" wp14:anchorId="2062A5B5" wp14:editId="775E4EBD">
            <wp:extent cx="3486150" cy="2638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86150" cy="2638425"/>
                    </a:xfrm>
                    <a:prstGeom prst="rect">
                      <a:avLst/>
                    </a:prstGeom>
                    <a:noFill/>
                    <a:ln>
                      <a:noFill/>
                    </a:ln>
                  </pic:spPr>
                </pic:pic>
              </a:graphicData>
            </a:graphic>
          </wp:inline>
        </w:drawing>
      </w:r>
    </w:p>
    <w:p w14:paraId="3D550957" w14:textId="77777777" w:rsidR="00470044" w:rsidRDefault="00470044" w:rsidP="00470044">
      <w:pPr>
        <w:jc w:val="center"/>
        <w:rPr>
          <w:lang w:val="en-US"/>
        </w:rPr>
      </w:pPr>
      <w:r>
        <w:rPr>
          <w:lang w:val="en-US"/>
        </w:rPr>
        <w:t>Note: The Current Location fields are now displayed underneath the Usual Location fields.</w:t>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715E520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25426BA" w14:textId="77777777" w:rsidR="00B20E2C" w:rsidRDefault="00B20E2C">
            <w:pPr>
              <w:pStyle w:val="TableTitle"/>
            </w:pPr>
            <w:r>
              <w:t>Window Name: TfraCollectionGeneral</w:t>
            </w:r>
          </w:p>
        </w:tc>
      </w:tr>
      <w:tr w:rsidR="00B20E2C" w14:paraId="4591307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A7EF4E6" w14:textId="77777777" w:rsidR="00B20E2C" w:rsidRDefault="00B20E2C">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385F83F" w14:textId="77777777" w:rsidR="00B20E2C" w:rsidRDefault="00B20E2C">
            <w:pPr>
              <w:pStyle w:val="TableRow"/>
              <w:keepNext/>
            </w:pPr>
            <w:r>
              <w:rPr>
                <w:b/>
              </w:rPr>
              <w:t>Unit File Name</w:t>
            </w:r>
            <w:r>
              <w:t>: FrameCollectionGeneral.pas</w:t>
            </w:r>
          </w:p>
        </w:tc>
      </w:tr>
      <w:tr w:rsidR="00B20E2C" w14:paraId="0B14D64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DFC8204" w14:textId="77777777" w:rsidR="00B20E2C" w:rsidRDefault="00B20E2C">
            <w:pPr>
              <w:pStyle w:val="TableRow"/>
              <w:keepNext/>
            </w:pPr>
            <w:r>
              <w:rPr>
                <w:b/>
              </w:rPr>
              <w:t>Entities</w:t>
            </w:r>
            <w:r>
              <w:t>: Collection_Unit, Collection, Individual, Organisation, Store, Organisation_Department, Domain</w:t>
            </w:r>
          </w:p>
        </w:tc>
      </w:tr>
      <w:tr w:rsidR="00B20E2C" w14:paraId="2F6FFDB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6D4154" w14:textId="77777777" w:rsidR="00B20E2C" w:rsidRDefault="00B20E2C">
            <w:pPr>
              <w:pStyle w:val="TableRow"/>
              <w:keepNext/>
            </w:pPr>
            <w:r>
              <w:rPr>
                <w:b/>
              </w:rPr>
              <w:t>Calls</w:t>
            </w:r>
            <w:r>
              <w:t>: TfrmIndOrg, Collections Browser main screen</w:t>
            </w:r>
          </w:p>
        </w:tc>
      </w:tr>
      <w:tr w:rsidR="00B20E2C" w14:paraId="0513C52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6468C2" w14:textId="77777777" w:rsidR="00B20E2C" w:rsidRDefault="00B20E2C">
            <w:pPr>
              <w:pStyle w:val="TableRow"/>
              <w:keepNext/>
            </w:pPr>
            <w:r>
              <w:rPr>
                <w:b/>
              </w:rPr>
              <w:t>Returns</w:t>
            </w:r>
            <w:r>
              <w:t xml:space="preserve"> </w:t>
            </w:r>
            <w:r>
              <w:rPr>
                <w:b/>
              </w:rPr>
              <w:t>To</w:t>
            </w:r>
            <w:r>
              <w:t>: None</w:t>
            </w:r>
          </w:p>
        </w:tc>
      </w:tr>
      <w:tr w:rsidR="00B20E2C" w14:paraId="67BEFED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801BFF" w14:textId="77777777" w:rsidR="00B20E2C" w:rsidRDefault="00B20E2C">
            <w:pPr>
              <w:pStyle w:val="TableRow"/>
              <w:keepNext/>
            </w:pPr>
            <w:r>
              <w:rPr>
                <w:b/>
              </w:rPr>
              <w:t>Description</w:t>
            </w:r>
            <w:r>
              <w:t>: General tab page component for viewing and editing the basic details of a collection.</w:t>
            </w:r>
          </w:p>
        </w:tc>
      </w:tr>
    </w:tbl>
    <w:p w14:paraId="254486CE" w14:textId="77777777" w:rsidR="00B20E2C" w:rsidRDefault="00B20E2C" w:rsidP="00B20E2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B20E2C" w14:paraId="4AF42DF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0F465DA" w14:textId="77777777" w:rsidR="00B20E2C" w:rsidRDefault="00B20E2C">
            <w:pPr>
              <w:pStyle w:val="TableTitle"/>
            </w:pPr>
            <w:r>
              <w:t>Window Controls</w:t>
            </w:r>
          </w:p>
        </w:tc>
      </w:tr>
      <w:tr w:rsidR="00B20E2C" w14:paraId="65372F3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9356E9" w14:textId="77777777" w:rsidR="00B20E2C" w:rsidRDefault="00B20E2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379F2BF" w14:textId="77777777" w:rsidR="00B20E2C" w:rsidRDefault="00B20E2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8627BE1" w14:textId="77777777" w:rsidR="00B20E2C" w:rsidRDefault="00B20E2C">
            <w:pPr>
              <w:pStyle w:val="TableColumnTitles"/>
              <w:keepNext/>
            </w:pPr>
            <w:r>
              <w:rPr>
                <w:i/>
              </w:rPr>
              <w:t>Attribute</w:t>
            </w:r>
            <w:r>
              <w:t xml:space="preserve"> Action</w:t>
            </w:r>
          </w:p>
        </w:tc>
      </w:tr>
      <w:tr w:rsidR="00B20E2C" w14:paraId="00DACBB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11A5D72" w14:textId="77777777" w:rsidR="00B20E2C" w:rsidRDefault="00B20E2C">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7F8E72"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886F73" w14:textId="77777777" w:rsidR="00B20E2C" w:rsidRDefault="00B20E2C">
            <w:pPr>
              <w:pStyle w:val="TableRow"/>
              <w:rPr>
                <w:i/>
              </w:rPr>
            </w:pPr>
            <w:r>
              <w:rPr>
                <w:i/>
              </w:rPr>
              <w:t>Collection.Item_Name</w:t>
            </w:r>
          </w:p>
          <w:p w14:paraId="382865EB" w14:textId="77777777" w:rsidR="00B20E2C" w:rsidRDefault="00B20E2C">
            <w:pPr>
              <w:pStyle w:val="TableRow"/>
            </w:pPr>
            <w:r>
              <w:t>Displays and allows editing of the collection name.  Required.</w:t>
            </w:r>
          </w:p>
        </w:tc>
      </w:tr>
      <w:tr w:rsidR="00B20E2C" w14:paraId="5805E37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C672DD" w14:textId="77777777" w:rsidR="00B20E2C" w:rsidRDefault="00B20E2C">
            <w:pPr>
              <w:pStyle w:val="TableRow"/>
            </w:pPr>
            <w:r>
              <w:lastRenderedPageBreak/>
              <w:t>lblAccNumber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316F64"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8B0BDE" w14:textId="77777777" w:rsidR="00B20E2C" w:rsidRDefault="00B20E2C">
            <w:pPr>
              <w:pStyle w:val="TableRow"/>
              <w:rPr>
                <w:i/>
              </w:rPr>
            </w:pPr>
            <w:r>
              <w:rPr>
                <w:i/>
              </w:rPr>
              <w:t>Movement.Number</w:t>
            </w:r>
          </w:p>
          <w:p w14:paraId="14533ADD" w14:textId="77777777" w:rsidR="00B20E2C" w:rsidRDefault="00B20E2C">
            <w:pPr>
              <w:pStyle w:val="TableRow"/>
            </w:pPr>
            <w:r>
              <w:t>Displays the accession number for the collection, or Unknown if no collection accession number is available.  The accession number is the Movement.Number field where the Movement_Type indicates an Accession, Accession and Acquisition or an Exchange.  Movement records are identified by joining through the Movement_Collection_Unit table and Movement_Direction table (filtered for inbound movements).</w:t>
            </w:r>
          </w:p>
        </w:tc>
      </w:tr>
      <w:tr w:rsidR="00B20E2C" w14:paraId="4C4A62C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F40207" w14:textId="77777777" w:rsidR="00B20E2C" w:rsidRDefault="00B20E2C">
            <w:pPr>
              <w:pStyle w:val="TableRow"/>
            </w:pPr>
            <w:r>
              <w:t>lblOwner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FEB06A"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C2C5AB" w14:textId="77777777" w:rsidR="00B20E2C" w:rsidRDefault="00B20E2C">
            <w:pPr>
              <w:pStyle w:val="TableRow"/>
              <w:rPr>
                <w:i/>
              </w:rPr>
            </w:pPr>
            <w:r>
              <w:rPr>
                <w:i/>
              </w:rPr>
              <w:t>Collection_Unit_Name.Name_Key, Organisation.Fullname, Individual.Title, Individual.Forename, Individual.Initials, Individual.Surname</w:t>
            </w:r>
          </w:p>
          <w:p w14:paraId="6326384A" w14:textId="77777777" w:rsidR="00B20E2C" w:rsidRDefault="00B20E2C">
            <w:pPr>
              <w:pStyle w:val="TableRow"/>
            </w:pPr>
            <w:r>
              <w:t>Displays the collection owner, or Unknown if not available.  Standard name caption is displayed for the name record identified through Collection_Unit_Name where Relation_Type_Concept_Key refers to a relationship type that is synonymous with the Owner concept.</w:t>
            </w:r>
          </w:p>
        </w:tc>
      </w:tr>
      <w:tr w:rsidR="00B20E2C" w14:paraId="5D4A17C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BD05DF" w14:textId="77777777" w:rsidR="00B20E2C" w:rsidRDefault="00B20E2C">
            <w:pPr>
              <w:pStyle w:val="TableRow"/>
            </w:pPr>
            <w:r>
              <w:t>eAssembledBy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972D14"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A935C6" w14:textId="77777777" w:rsidR="00B20E2C" w:rsidRDefault="00B20E2C">
            <w:pPr>
              <w:pStyle w:val="TableRow"/>
              <w:rPr>
                <w:i/>
              </w:rPr>
            </w:pPr>
            <w:r>
              <w:rPr>
                <w:i/>
              </w:rPr>
              <w:t>Collection.Assembler_Name_Key, Organisation.Fullname, Individual.Title, Individual.Forename, Individual.Initials, Individual.Surname</w:t>
            </w:r>
          </w:p>
          <w:p w14:paraId="1A80E125" w14:textId="77777777" w:rsidR="00B20E2C" w:rsidRDefault="00B20E2C">
            <w:pPr>
              <w:pStyle w:val="TableRow"/>
            </w:pPr>
            <w:r>
              <w:t>Displays and allows editing of the collection assembler.  Linked to the Recorder Names &amp; Addresses screen.  Required.</w:t>
            </w:r>
          </w:p>
        </w:tc>
      </w:tr>
      <w:tr w:rsidR="00B20E2C" w14:paraId="2AB25BC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7F87EE" w14:textId="77777777" w:rsidR="00B20E2C" w:rsidRDefault="00B20E2C">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8EB6B5"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044AB1" w14:textId="77777777" w:rsidR="00B20E2C" w:rsidRDefault="00B20E2C">
            <w:pPr>
              <w:pStyle w:val="TableRow"/>
            </w:pPr>
            <w:r>
              <w:t>Initiates a Return Data - F9 link between eAssembledBy and the Recorder Names &amp; Addresses module.</w:t>
            </w:r>
          </w:p>
        </w:tc>
      </w:tr>
      <w:tr w:rsidR="00B20E2C" w14:paraId="1E0B025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774486" w14:textId="77777777" w:rsidR="00B20E2C" w:rsidRDefault="00B20E2C">
            <w:pPr>
              <w:pStyle w:val="TableRow"/>
            </w:pPr>
            <w:r>
              <w:t>eTopic</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8C85BF"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F3CBA7" w14:textId="77777777" w:rsidR="00B20E2C" w:rsidRDefault="00B20E2C">
            <w:pPr>
              <w:pStyle w:val="TableRow"/>
              <w:rPr>
                <w:i/>
              </w:rPr>
            </w:pPr>
            <w:r>
              <w:rPr>
                <w:i/>
              </w:rPr>
              <w:t>Collection.Topic</w:t>
            </w:r>
          </w:p>
          <w:p w14:paraId="45D88249" w14:textId="77777777" w:rsidR="00B20E2C" w:rsidRDefault="00B20E2C">
            <w:pPr>
              <w:pStyle w:val="TableRow"/>
            </w:pPr>
            <w:r>
              <w:t>Displays and allows editing of the collection topic.  Free text.  Required.</w:t>
            </w:r>
          </w:p>
        </w:tc>
      </w:tr>
      <w:tr w:rsidR="00B20E2C" w14:paraId="39D5004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657296" w14:textId="77777777" w:rsidR="00B20E2C" w:rsidRDefault="00B20E2C">
            <w:pPr>
              <w:pStyle w:val="TableRow"/>
            </w:pPr>
            <w:r>
              <w:lastRenderedPageBreak/>
              <w:t>eCurrentLocation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E9BA0F"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93BBED" w14:textId="77777777" w:rsidR="00B20E2C" w:rsidRDefault="00B20E2C">
            <w:pPr>
              <w:pStyle w:val="TableRow"/>
              <w:rPr>
                <w:i/>
              </w:rPr>
            </w:pPr>
            <w:r>
              <w:rPr>
                <w:i/>
              </w:rPr>
              <w:t>Collection_Unit.Current_Container.Collection_Unit_Key, Store.Item_Name</w:t>
            </w:r>
          </w:p>
          <w:p w14:paraId="3C9D2AEB" w14:textId="77777777" w:rsidR="00B20E2C" w:rsidRDefault="00B20E2C">
            <w:pPr>
              <w:pStyle w:val="TableRow"/>
            </w:pPr>
            <w:r>
              <w:t>Displays and allows editing of the collection's current location.  The current location is linked to the list of Store records in the system.</w:t>
            </w:r>
          </w:p>
          <w:p w14:paraId="74845F92" w14:textId="77777777" w:rsidR="00BB1FCA" w:rsidRDefault="00BB1FCA">
            <w:pPr>
              <w:pStyle w:val="TableRow"/>
            </w:pPr>
            <w:r>
              <w:t>When focussed, pressing F10 populates the field with the data from the Usual Location field (even if that field is blank).</w:t>
            </w:r>
          </w:p>
          <w:p w14:paraId="15535AF4" w14:textId="77777777" w:rsidR="00B534A5" w:rsidRDefault="00B534A5">
            <w:pPr>
              <w:pStyle w:val="TableRow"/>
            </w:pPr>
            <w:r>
              <w:t xml:space="preserve">Has mouse tooltip </w:t>
            </w:r>
            <w:r>
              <w:rPr>
                <w:rFonts w:cs="Arial"/>
              </w:rPr>
              <w:t>“Press F10 to default to Usual Location data”.</w:t>
            </w:r>
          </w:p>
        </w:tc>
      </w:tr>
      <w:tr w:rsidR="00B20E2C" w14:paraId="206AF1C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799CFC" w14:textId="77777777" w:rsidR="00B20E2C" w:rsidRDefault="00B20E2C">
            <w:pPr>
              <w:pStyle w:val="TableRow"/>
            </w:pPr>
            <w:r>
              <w:t>eCurrentLocCode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88318F"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E215C3" w14:textId="77777777" w:rsidR="00B20E2C" w:rsidRDefault="00B20E2C">
            <w:pPr>
              <w:pStyle w:val="TableRow"/>
              <w:rPr>
                <w:i/>
              </w:rPr>
            </w:pPr>
            <w:r>
              <w:rPr>
                <w:i/>
              </w:rPr>
              <w:t>Collection_Unit.Current_Location_Code</w:t>
            </w:r>
          </w:p>
          <w:p w14:paraId="2E69B960" w14:textId="77777777" w:rsidR="00643298" w:rsidRPr="00643298" w:rsidRDefault="00643298">
            <w:pPr>
              <w:pStyle w:val="TableRow"/>
              <w:rPr>
                <w:iCs/>
              </w:rPr>
            </w:pPr>
            <w:r>
              <w:rPr>
                <w:iCs/>
              </w:rPr>
              <w:t>Label is “Current</w:t>
            </w:r>
            <w:r w:rsidRPr="00B80AB5">
              <w:rPr>
                <w:iCs/>
              </w:rPr>
              <w:t xml:space="preserve"> Location Placement</w:t>
            </w:r>
            <w:r>
              <w:rPr>
                <w:iCs/>
              </w:rPr>
              <w:t>”.</w:t>
            </w:r>
          </w:p>
          <w:p w14:paraId="28F9620E" w14:textId="77777777" w:rsidR="00B20E2C" w:rsidRDefault="00B20E2C">
            <w:pPr>
              <w:pStyle w:val="TableRow"/>
            </w:pPr>
            <w:r>
              <w:t>Allows viewing and editing of the location code for the collection's current storage place location code.  Free text.</w:t>
            </w:r>
          </w:p>
          <w:p w14:paraId="0233862F" w14:textId="77777777" w:rsidR="00BB1FCA" w:rsidRDefault="00BB1FCA">
            <w:pPr>
              <w:pStyle w:val="TableRow"/>
            </w:pPr>
            <w:r>
              <w:t xml:space="preserve">When focussed, pressing F10 populates the field with the data from the Usual Location Code </w:t>
            </w:r>
            <w:r w:rsidR="00643298">
              <w:t>(</w:t>
            </w:r>
            <w:r w:rsidR="00F54A98">
              <w:t>P</w:t>
            </w:r>
            <w:r w:rsidR="00643298">
              <w:t xml:space="preserve">lacement) </w:t>
            </w:r>
            <w:r>
              <w:t>field (even if that field is blank).</w:t>
            </w:r>
          </w:p>
          <w:p w14:paraId="0DAF7D6A" w14:textId="77777777" w:rsidR="00B534A5" w:rsidRDefault="00B534A5">
            <w:pPr>
              <w:pStyle w:val="TableRow"/>
            </w:pPr>
            <w:r>
              <w:t xml:space="preserve">Has mouse tooltip </w:t>
            </w:r>
            <w:r>
              <w:rPr>
                <w:rFonts w:cs="Arial"/>
              </w:rPr>
              <w:t>“Press F10 to default to Usual Location data”.</w:t>
            </w:r>
          </w:p>
        </w:tc>
      </w:tr>
      <w:tr w:rsidR="00B20E2C" w14:paraId="63F4856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1CB08FC" w14:textId="77777777" w:rsidR="00B20E2C" w:rsidRDefault="00B20E2C">
            <w:pPr>
              <w:pStyle w:val="TableRow"/>
            </w:pPr>
            <w:r>
              <w:t>eUsualLocation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5247847"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26EF46" w14:textId="77777777" w:rsidR="00B20E2C" w:rsidRDefault="00B20E2C">
            <w:pPr>
              <w:pStyle w:val="TableRow"/>
              <w:rPr>
                <w:i/>
              </w:rPr>
            </w:pPr>
            <w:r>
              <w:rPr>
                <w:i/>
              </w:rPr>
              <w:t>Collection_Unit.Usual_Container.Collection_Unit_Key, Store.Item_Name</w:t>
            </w:r>
          </w:p>
          <w:p w14:paraId="07B5FBBE" w14:textId="77777777" w:rsidR="00B20E2C" w:rsidRDefault="00B20E2C">
            <w:pPr>
              <w:pStyle w:val="TableRow"/>
            </w:pPr>
            <w:r>
              <w:t>Displays and allows editing of the collection's usual location.  The usual location is linked to the list of Store records in the system.</w:t>
            </w:r>
          </w:p>
          <w:p w14:paraId="6B875B0D" w14:textId="77777777" w:rsidR="005E2B13" w:rsidRDefault="005E2B13">
            <w:pPr>
              <w:pStyle w:val="TableRow"/>
            </w:pPr>
            <w:r>
              <w:t>If the Current Location (eCurrentLocation) is currently blank or matches the Usual Location, then automatically populate it with the Usual Location data as the user types into the Usual Location (including if the user deletes characters).</w:t>
            </w:r>
          </w:p>
          <w:p w14:paraId="42BCE6F1" w14:textId="77777777" w:rsidR="00552E09" w:rsidRDefault="00552E09">
            <w:pPr>
              <w:pStyle w:val="TableRow"/>
            </w:pPr>
            <w:r>
              <w:t>Optional field.</w:t>
            </w:r>
          </w:p>
        </w:tc>
      </w:tr>
      <w:tr w:rsidR="00B20E2C" w14:paraId="5B20715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6AE1F00" w14:textId="77777777" w:rsidR="00B20E2C" w:rsidRDefault="00B20E2C">
            <w:pPr>
              <w:pStyle w:val="TableRow"/>
            </w:pPr>
            <w:r>
              <w:t>btnGetUsualLocation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E81C64"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95F68D" w14:textId="77777777" w:rsidR="00B20E2C" w:rsidRDefault="00B20E2C">
            <w:pPr>
              <w:pStyle w:val="TableRow"/>
            </w:pPr>
            <w:r>
              <w:t>Initiates an F9 - Return Data link between eUsualLocation and a new instance of the Collections Browser with the list of Stores selected in the View combo box.</w:t>
            </w:r>
          </w:p>
        </w:tc>
      </w:tr>
      <w:tr w:rsidR="00B20E2C" w14:paraId="0FBACA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A8E2A9" w14:textId="77777777" w:rsidR="00B20E2C" w:rsidRDefault="00B20E2C">
            <w:pPr>
              <w:pStyle w:val="TableRow"/>
            </w:pPr>
            <w:r>
              <w:lastRenderedPageBreak/>
              <w:t>eUsualLocCode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0C2EE2"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6F6480" w14:textId="77777777" w:rsidR="00B20E2C" w:rsidRDefault="00B20E2C">
            <w:pPr>
              <w:pStyle w:val="TableRow"/>
              <w:rPr>
                <w:i/>
              </w:rPr>
            </w:pPr>
            <w:r>
              <w:rPr>
                <w:i/>
              </w:rPr>
              <w:t>Collection_Unit.Usual_Location_Code</w:t>
            </w:r>
          </w:p>
          <w:p w14:paraId="1A6F5885" w14:textId="77777777" w:rsidR="00643298" w:rsidRPr="00643298" w:rsidRDefault="00643298">
            <w:pPr>
              <w:pStyle w:val="TableRow"/>
              <w:rPr>
                <w:iCs/>
              </w:rPr>
            </w:pPr>
            <w:r>
              <w:rPr>
                <w:iCs/>
              </w:rPr>
              <w:t>Label is “Usual</w:t>
            </w:r>
            <w:r w:rsidRPr="00B80AB5">
              <w:rPr>
                <w:iCs/>
              </w:rPr>
              <w:t xml:space="preserve"> Location Placement</w:t>
            </w:r>
            <w:r>
              <w:rPr>
                <w:iCs/>
              </w:rPr>
              <w:t>”.</w:t>
            </w:r>
          </w:p>
          <w:p w14:paraId="3CA3ADE0" w14:textId="77777777" w:rsidR="00B20E2C" w:rsidRDefault="00B20E2C">
            <w:pPr>
              <w:pStyle w:val="TableRow"/>
            </w:pPr>
            <w:r>
              <w:t>Allows viewing and editing of the location code for the collection's usual storage place location code.  Free text.</w:t>
            </w:r>
          </w:p>
          <w:p w14:paraId="6E522FC2" w14:textId="77777777" w:rsidR="005E2B13" w:rsidRDefault="005E2B13" w:rsidP="0046704D">
            <w:pPr>
              <w:pStyle w:val="TableRow"/>
              <w:spacing w:before="240"/>
            </w:pPr>
            <w:r>
              <w:t>If the Current Location Code</w:t>
            </w:r>
            <w:r w:rsidR="0046704D">
              <w:t xml:space="preserve"> (Placement)</w:t>
            </w:r>
            <w:r>
              <w:t xml:space="preserve"> is currently blank or matches the Usual Location Code</w:t>
            </w:r>
            <w:r w:rsidR="0046704D">
              <w:t xml:space="preserve"> (Placement)</w:t>
            </w:r>
            <w:r>
              <w:t>, then automatically populate it with the Usual Location Code data as the user types into the Usual Location Code (including if the user deletes characters).</w:t>
            </w:r>
          </w:p>
          <w:p w14:paraId="61FF06F5" w14:textId="77777777" w:rsidR="00552E09" w:rsidRDefault="00552E09">
            <w:pPr>
              <w:pStyle w:val="TableRow"/>
            </w:pPr>
            <w:r>
              <w:t>Optional field.</w:t>
            </w:r>
          </w:p>
        </w:tc>
      </w:tr>
      <w:tr w:rsidR="00B20E2C" w14:paraId="70F1598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C09E131" w14:textId="77777777" w:rsidR="00B20E2C" w:rsidRDefault="00B20E2C">
            <w:pPr>
              <w:pStyle w:val="TableRow"/>
            </w:pPr>
            <w:r>
              <w:t>lblDept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10DEC1"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3E76AC" w14:textId="77777777" w:rsidR="00B20E2C" w:rsidRDefault="00B20E2C">
            <w:pPr>
              <w:pStyle w:val="TableRow"/>
              <w:rPr>
                <w:i/>
              </w:rPr>
            </w:pPr>
            <w:r>
              <w:rPr>
                <w:i/>
              </w:rPr>
              <w:t>Organisation_Department.Item_Name</w:t>
            </w:r>
          </w:p>
          <w:p w14:paraId="535B4EF8" w14:textId="77777777" w:rsidR="00B20E2C" w:rsidRDefault="00B20E2C">
            <w:pPr>
              <w:pStyle w:val="TableRow"/>
            </w:pPr>
            <w:r>
              <w:t>Department name derived from Movement_Of_Material.Receiver_Organisation_Department_Key for the most recent record (by Movement_Of_Material.Vague_Date_Start).  If the Receiver_Organisation_Department_Key is null then displays the standard name caption for the name derived from the related Movement_Direction.Receiver_Name_Key field.  If this is also null, then displays Unknown.</w:t>
            </w:r>
          </w:p>
        </w:tc>
      </w:tr>
      <w:tr w:rsidR="00B20E2C" w14:paraId="01DD26D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059824" w14:textId="77777777" w:rsidR="00B20E2C" w:rsidRDefault="00B20E2C">
            <w:pPr>
              <w:pStyle w:val="TableRow"/>
            </w:pPr>
            <w:r>
              <w:t>mmDomains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AA8B26" w14:textId="77777777" w:rsidR="00B20E2C" w:rsidRDefault="00B20E2C">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CA90433" w14:textId="77777777" w:rsidR="00B20E2C" w:rsidRDefault="00B20E2C">
            <w:pPr>
              <w:pStyle w:val="TableRow"/>
              <w:rPr>
                <w:i/>
              </w:rPr>
            </w:pPr>
            <w:r>
              <w:rPr>
                <w:i/>
              </w:rPr>
              <w:t>Collection_Unit.Domain_Mask, Domain.Item_Name</w:t>
            </w:r>
          </w:p>
          <w:p w14:paraId="5B12F8BC" w14:textId="77777777" w:rsidR="00B20E2C" w:rsidRDefault="00B20E2C">
            <w:pPr>
              <w:pStyle w:val="TableRow"/>
            </w:pPr>
            <w:r>
              <w:t>Displays a read only list of the domains identified for all specimens in the collection.  Each domain is listed alphabetically and separated by semi-colons.</w:t>
            </w:r>
          </w:p>
        </w:tc>
      </w:tr>
      <w:tr w:rsidR="00B20E2C" w14:paraId="64C3DC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276763" w14:textId="77777777" w:rsidR="00B20E2C" w:rsidRDefault="00B20E2C">
            <w:pPr>
              <w:pStyle w:val="TableRow"/>
            </w:pPr>
            <w:r>
              <w:t>cmbRisk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EB608AD" w14:textId="77777777" w:rsidR="00B20E2C" w:rsidRDefault="00B20E2C">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7798CF" w14:textId="77777777" w:rsidR="00B20E2C" w:rsidRDefault="00B20E2C">
            <w:pPr>
              <w:pStyle w:val="TableRow"/>
              <w:rPr>
                <w:i/>
              </w:rPr>
            </w:pPr>
            <w:r>
              <w:rPr>
                <w:i/>
              </w:rPr>
              <w:t xml:space="preserve">Collection_Unit.Risk_Concept_Key, </w:t>
            </w:r>
            <w:r w:rsidR="00B539EB">
              <w:rPr>
                <w:i/>
              </w:rPr>
              <w:t>Concept.Published_Term</w:t>
            </w:r>
          </w:p>
          <w:p w14:paraId="3F2E0D5F" w14:textId="77777777" w:rsidR="00B20E2C" w:rsidRDefault="00B20E2C">
            <w:pPr>
              <w:pStyle w:val="TableRow"/>
            </w:pPr>
            <w:r>
              <w:t>Displays and allows editing of risks associated with the collection.  Fixed list populated from the Collection Risks concept group.</w:t>
            </w:r>
          </w:p>
        </w:tc>
      </w:tr>
      <w:tr w:rsidR="00B20E2C" w14:paraId="7F21E5C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901A9D4" w14:textId="77777777" w:rsidR="00B20E2C" w:rsidRDefault="00B20E2C">
            <w:pPr>
              <w:pStyle w:val="TableRow"/>
            </w:pPr>
            <w:r>
              <w:lastRenderedPageBreak/>
              <w:t>lblStatus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DD14A3"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6D9D43" w14:textId="77777777" w:rsidR="007F3D33" w:rsidRDefault="00B20E2C">
            <w:pPr>
              <w:pStyle w:val="TableRow"/>
            </w:pPr>
            <w:r>
              <w:t>Displays the collection's movement status.  See the TSD section entitled Movement Status Caption Creation.</w:t>
            </w:r>
          </w:p>
          <w:p w14:paraId="6B36EA54" w14:textId="77777777" w:rsidR="007F3D33" w:rsidRDefault="007F3D33" w:rsidP="007F3D33">
            <w:pPr>
              <w:pStyle w:val="TableRow"/>
            </w:pPr>
            <w:r>
              <w:t>The Status is split into 3 parts separate by ‘-‘.</w:t>
            </w:r>
          </w:p>
          <w:p w14:paraId="34C8944C" w14:textId="77777777" w:rsidR="007F3D33" w:rsidRDefault="007F3D33" w:rsidP="007F3D33">
            <w:pPr>
              <w:pStyle w:val="TableRow"/>
            </w:pPr>
            <w:r>
              <w:t>Clicking on the first part of the status caption (if populated) expands the collection’s Condition Check sub-folder and selects the relevant Condition Check record.</w:t>
            </w:r>
          </w:p>
          <w:p w14:paraId="0DEE0426" w14:textId="77777777" w:rsidR="007F3D33" w:rsidRDefault="007F3D33" w:rsidP="007F3D33">
            <w:pPr>
              <w:pStyle w:val="TableRow"/>
            </w:pPr>
            <w:r>
              <w:t xml:space="preserve">Clicking on the second part of the status caption (if populated) expands the </w:t>
            </w:r>
            <w:r w:rsidR="000F3207">
              <w:t>collection</w:t>
            </w:r>
            <w:r>
              <w:t>’s Movements sub-folder and selects the relevant Movement record.</w:t>
            </w:r>
          </w:p>
        </w:tc>
      </w:tr>
      <w:tr w:rsidR="00B20E2C" w14:paraId="579592F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797B3B" w14:textId="77777777" w:rsidR="00B20E2C" w:rsidRDefault="00B20E2C">
            <w:pPr>
              <w:pStyle w:val="TableRow"/>
            </w:pPr>
            <w:r>
              <w:t>btnGetCurrentLocation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796239"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B9EBBD" w14:textId="77777777" w:rsidR="00B20E2C" w:rsidRDefault="00B20E2C">
            <w:pPr>
              <w:pStyle w:val="TableRow"/>
            </w:pPr>
            <w:r>
              <w:t>Initiates an F9 - Return Data link between eCurrentLocation and a new instance of the Collections Browser with the list of Stores selected in the View combo box.</w:t>
            </w:r>
          </w:p>
        </w:tc>
      </w:tr>
    </w:tbl>
    <w:p w14:paraId="2034F23E" w14:textId="77777777" w:rsidR="00B20E2C" w:rsidRDefault="00B20E2C" w:rsidP="00B20E2C"/>
    <w:p w14:paraId="2A3DF171" w14:textId="77777777" w:rsidR="00B20E2C" w:rsidRDefault="00B20E2C" w:rsidP="00CC6B4D">
      <w:pPr>
        <w:pStyle w:val="Heading4"/>
        <w:numPr>
          <w:ilvl w:val="3"/>
          <w:numId w:val="4"/>
        </w:numPr>
      </w:pPr>
      <w:bookmarkStart w:id="433" w:name="_Toc292878844"/>
      <w:r>
        <w:t>Collection Time Period tab page control</w:t>
      </w:r>
      <w:bookmarkEnd w:id="433"/>
    </w:p>
    <w:p w14:paraId="25644961" w14:textId="3667446C" w:rsidR="00B20E2C" w:rsidRDefault="005550DB" w:rsidP="00B20E2C">
      <w:pPr>
        <w:jc w:val="center"/>
        <w:rPr>
          <w:lang w:val="en-US"/>
        </w:rPr>
      </w:pPr>
      <w:r>
        <w:rPr>
          <w:noProof/>
          <w:lang w:eastAsia="en-GB"/>
        </w:rPr>
        <w:drawing>
          <wp:inline distT="0" distB="0" distL="0" distR="0" wp14:anchorId="037BE1C1" wp14:editId="1455B0AB">
            <wp:extent cx="3476625" cy="2638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5E323D2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35FD31A" w14:textId="77777777" w:rsidR="00B20E2C" w:rsidRDefault="00B20E2C">
            <w:pPr>
              <w:pStyle w:val="TableTitle"/>
            </w:pPr>
            <w:r>
              <w:lastRenderedPageBreak/>
              <w:t>Window Name: TfraCollectionTimePeriod</w:t>
            </w:r>
          </w:p>
        </w:tc>
      </w:tr>
      <w:tr w:rsidR="00B20E2C" w14:paraId="349543B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860B731" w14:textId="77777777" w:rsidR="00B20E2C" w:rsidRDefault="00B20E2C">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160AB37" w14:textId="77777777" w:rsidR="00B20E2C" w:rsidRDefault="00B20E2C">
            <w:pPr>
              <w:pStyle w:val="TableRow"/>
              <w:keepNext/>
            </w:pPr>
            <w:r>
              <w:rPr>
                <w:b/>
              </w:rPr>
              <w:t>Unit File Name</w:t>
            </w:r>
            <w:r>
              <w:t>: FrameCollectionTimePeriod.pas</w:t>
            </w:r>
          </w:p>
        </w:tc>
      </w:tr>
      <w:tr w:rsidR="00B20E2C" w14:paraId="6072C6F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D5351B7" w14:textId="77777777" w:rsidR="00B20E2C" w:rsidRDefault="00B20E2C">
            <w:pPr>
              <w:pStyle w:val="TableRow"/>
              <w:keepNext/>
            </w:pPr>
            <w:r>
              <w:rPr>
                <w:b/>
              </w:rPr>
              <w:t>Entities</w:t>
            </w:r>
            <w:r>
              <w:t>: Collection</w:t>
            </w:r>
          </w:p>
        </w:tc>
      </w:tr>
      <w:tr w:rsidR="00B20E2C" w14:paraId="7E85419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474094" w14:textId="77777777" w:rsidR="00B20E2C" w:rsidRDefault="00B20E2C">
            <w:pPr>
              <w:pStyle w:val="TableRow"/>
              <w:keepNext/>
            </w:pPr>
            <w:r>
              <w:rPr>
                <w:b/>
              </w:rPr>
              <w:t>Calls</w:t>
            </w:r>
            <w:r>
              <w:t>: None</w:t>
            </w:r>
          </w:p>
        </w:tc>
      </w:tr>
      <w:tr w:rsidR="00B20E2C" w14:paraId="0FFB1D7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932E153" w14:textId="77777777" w:rsidR="00B20E2C" w:rsidRDefault="00B20E2C">
            <w:pPr>
              <w:pStyle w:val="TableRow"/>
              <w:keepNext/>
            </w:pPr>
            <w:r>
              <w:rPr>
                <w:b/>
              </w:rPr>
              <w:t>Returns</w:t>
            </w:r>
            <w:r>
              <w:t xml:space="preserve"> </w:t>
            </w:r>
            <w:r>
              <w:rPr>
                <w:b/>
              </w:rPr>
              <w:t>To</w:t>
            </w:r>
            <w:r>
              <w:t>: None</w:t>
            </w:r>
          </w:p>
        </w:tc>
      </w:tr>
      <w:tr w:rsidR="00B20E2C" w14:paraId="1E1CA78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FA66926" w14:textId="77777777" w:rsidR="00B20E2C" w:rsidRDefault="00B20E2C">
            <w:pPr>
              <w:pStyle w:val="TableRow"/>
              <w:keepNext/>
            </w:pPr>
            <w:r>
              <w:rPr>
                <w:b/>
              </w:rPr>
              <w:t>Description</w:t>
            </w:r>
            <w:r>
              <w:t>: Tab page control allowing the user to view and edit the time periods associated with a collection.</w:t>
            </w:r>
          </w:p>
        </w:tc>
      </w:tr>
    </w:tbl>
    <w:p w14:paraId="4C52CB64" w14:textId="77777777" w:rsidR="00B20E2C" w:rsidRDefault="00B20E2C" w:rsidP="00B20E2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B20E2C" w14:paraId="185E5E1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F5198C4" w14:textId="77777777" w:rsidR="00B20E2C" w:rsidRDefault="00B20E2C">
            <w:pPr>
              <w:pStyle w:val="TableTitle"/>
            </w:pPr>
            <w:r>
              <w:t>Window Controls</w:t>
            </w:r>
          </w:p>
        </w:tc>
      </w:tr>
      <w:tr w:rsidR="00B20E2C" w14:paraId="26D52D5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4C4562" w14:textId="77777777" w:rsidR="00B20E2C" w:rsidRDefault="00B20E2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0EC72C" w14:textId="77777777" w:rsidR="00B20E2C" w:rsidRDefault="00B20E2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5FBC585" w14:textId="77777777" w:rsidR="00B20E2C" w:rsidRDefault="00B20E2C">
            <w:pPr>
              <w:pStyle w:val="TableColumnTitles"/>
              <w:keepNext/>
            </w:pPr>
            <w:r>
              <w:rPr>
                <w:i/>
              </w:rPr>
              <w:t>Attribute</w:t>
            </w:r>
            <w:r>
              <w:t xml:space="preserve"> Action</w:t>
            </w:r>
          </w:p>
        </w:tc>
      </w:tr>
      <w:tr w:rsidR="00B20E2C" w14:paraId="4DD9FAC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3890DB" w14:textId="77777777" w:rsidR="00B20E2C" w:rsidRDefault="00B20E2C">
            <w:pPr>
              <w:pStyle w:val="TableRow"/>
            </w:pPr>
            <w:r>
              <w:t>eGeologicalTo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1A1B3F"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93F2C4" w14:textId="77777777" w:rsidR="00B20E2C" w:rsidRDefault="00B20E2C">
            <w:pPr>
              <w:pStyle w:val="TableRow"/>
              <w:rPr>
                <w:i/>
              </w:rPr>
            </w:pPr>
            <w:r>
              <w:rPr>
                <w:i/>
              </w:rPr>
              <w:t>Collection.Historical_Period_To</w:t>
            </w:r>
          </w:p>
          <w:p w14:paraId="7ED5097D" w14:textId="77777777" w:rsidR="00B20E2C" w:rsidRDefault="00B20E2C">
            <w:pPr>
              <w:pStyle w:val="TableRow"/>
            </w:pPr>
            <w:r>
              <w:t>Displays and allows editing of the geological period end date.  Free text, not required.</w:t>
            </w:r>
          </w:p>
        </w:tc>
      </w:tr>
      <w:tr w:rsidR="00B20E2C" w14:paraId="47D0472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E7622DF" w14:textId="77777777" w:rsidR="00B20E2C" w:rsidRDefault="00B20E2C">
            <w:pPr>
              <w:pStyle w:val="TableRow"/>
            </w:pPr>
            <w:r>
              <w:t>eGeologicalFrom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248D8B"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56E0BD" w14:textId="77777777" w:rsidR="00B20E2C" w:rsidRDefault="00B20E2C">
            <w:pPr>
              <w:pStyle w:val="TableRow"/>
              <w:rPr>
                <w:i/>
              </w:rPr>
            </w:pPr>
            <w:r>
              <w:rPr>
                <w:i/>
              </w:rPr>
              <w:t>Collection.Historical_Period_From</w:t>
            </w:r>
          </w:p>
          <w:p w14:paraId="7DF8AB4B" w14:textId="77777777" w:rsidR="00B20E2C" w:rsidRDefault="00B20E2C">
            <w:pPr>
              <w:pStyle w:val="TableRow"/>
            </w:pPr>
            <w:r>
              <w:t>Displays and allows editing of the geological period start date.  Free text, not required.</w:t>
            </w:r>
          </w:p>
        </w:tc>
      </w:tr>
      <w:tr w:rsidR="00B20E2C" w14:paraId="1B817D4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471E41" w14:textId="77777777" w:rsidR="00B20E2C" w:rsidRDefault="00B20E2C">
            <w:pPr>
              <w:pStyle w:val="TableRow"/>
            </w:pPr>
            <w:r>
              <w:t>eFieldTo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607116"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DF5226" w14:textId="77777777" w:rsidR="00B20E2C" w:rsidRDefault="00B20E2C">
            <w:pPr>
              <w:pStyle w:val="TableRow"/>
              <w:rPr>
                <w:i/>
              </w:rPr>
            </w:pPr>
            <w:r>
              <w:rPr>
                <w:i/>
              </w:rPr>
              <w:t>Collection.Gather_To_Vague_Date_Start, Collection.Gather_To_Vague_Date_End, Collection.Gather_To_Vague_Date_Type</w:t>
            </w:r>
          </w:p>
          <w:p w14:paraId="4F5F7111" w14:textId="77777777" w:rsidR="00B20E2C" w:rsidRDefault="00B20E2C">
            <w:pPr>
              <w:pStyle w:val="TableRow"/>
            </w:pPr>
            <w:r>
              <w:t>Displays and allows editing of the field gathering period end date.  Vague date, not required.</w:t>
            </w:r>
          </w:p>
        </w:tc>
      </w:tr>
      <w:tr w:rsidR="00B20E2C" w14:paraId="541C2DE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B00068" w14:textId="77777777" w:rsidR="00B20E2C" w:rsidRDefault="00B20E2C">
            <w:pPr>
              <w:pStyle w:val="TableRow"/>
            </w:pPr>
            <w:r>
              <w:t>eFieldFrom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0C7A08"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B28675" w14:textId="77777777" w:rsidR="00B20E2C" w:rsidRDefault="00B20E2C">
            <w:pPr>
              <w:pStyle w:val="TableRow"/>
              <w:rPr>
                <w:i/>
              </w:rPr>
            </w:pPr>
            <w:r>
              <w:rPr>
                <w:i/>
              </w:rPr>
              <w:t>Collection.Gather_From_Vague_Date_Start, Collection.Gather_From_Vague_Date_End, Collection.Gather_From_Vague_Date_Type</w:t>
            </w:r>
          </w:p>
          <w:p w14:paraId="78DD1283" w14:textId="77777777" w:rsidR="00B20E2C" w:rsidRDefault="00B20E2C">
            <w:pPr>
              <w:pStyle w:val="TableRow"/>
            </w:pPr>
            <w:r>
              <w:t>Displays and allows editing of the field gathering period start date.  Vague date, not required.</w:t>
            </w:r>
          </w:p>
        </w:tc>
      </w:tr>
      <w:tr w:rsidR="00B20E2C" w14:paraId="2C63BCB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81958DF" w14:textId="77777777" w:rsidR="00B20E2C" w:rsidRDefault="00B20E2C">
            <w:pPr>
              <w:pStyle w:val="TableRow"/>
            </w:pPr>
            <w:r>
              <w:t>eCollationTo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734311"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E0DE22" w14:textId="77777777" w:rsidR="00B20E2C" w:rsidRDefault="00B20E2C">
            <w:pPr>
              <w:pStyle w:val="TableRow"/>
              <w:rPr>
                <w:i/>
              </w:rPr>
            </w:pPr>
            <w:r>
              <w:rPr>
                <w:i/>
              </w:rPr>
              <w:t>Collection.Collation_To_Vague_Date_Start, Collection.Collation_To_Vague_Date_End, Collection.Collation_To_Vague_Date_Type</w:t>
            </w:r>
          </w:p>
          <w:p w14:paraId="44B69AF7" w14:textId="77777777" w:rsidR="00B20E2C" w:rsidRDefault="00B20E2C">
            <w:pPr>
              <w:pStyle w:val="TableRow"/>
            </w:pPr>
            <w:r>
              <w:t>Displays and allows editing of the collation period end date.  Vague date, not required.</w:t>
            </w:r>
          </w:p>
        </w:tc>
      </w:tr>
      <w:tr w:rsidR="00B20E2C" w14:paraId="24C47AB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4A864E" w14:textId="77777777" w:rsidR="00B20E2C" w:rsidRDefault="00B20E2C">
            <w:pPr>
              <w:pStyle w:val="TableRow"/>
            </w:pPr>
            <w:r>
              <w:lastRenderedPageBreak/>
              <w:t>eCollationFrom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0F1410"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C81665A" w14:textId="77777777" w:rsidR="00B20E2C" w:rsidRDefault="00B20E2C">
            <w:pPr>
              <w:pStyle w:val="TableRow"/>
              <w:rPr>
                <w:i/>
              </w:rPr>
            </w:pPr>
            <w:r>
              <w:rPr>
                <w:i/>
              </w:rPr>
              <w:t>Collection.Collation_From_Vague_Date_Start, Collection.Collation_From_Vague_Date_End, Collection.Collation_From_Vague_Date_Type</w:t>
            </w:r>
          </w:p>
          <w:p w14:paraId="6B4081E7" w14:textId="77777777" w:rsidR="00B20E2C" w:rsidRDefault="00B20E2C">
            <w:pPr>
              <w:pStyle w:val="TableRow"/>
            </w:pPr>
            <w:r>
              <w:t>Displays and allows editing of the collation period start date.  Vague date, not required.</w:t>
            </w:r>
          </w:p>
        </w:tc>
      </w:tr>
    </w:tbl>
    <w:p w14:paraId="20A5C6BB" w14:textId="77777777" w:rsidR="00B20E2C" w:rsidRDefault="00B20E2C" w:rsidP="00B20E2C"/>
    <w:p w14:paraId="12C5C981" w14:textId="77777777" w:rsidR="00B20E2C" w:rsidRDefault="00B20E2C" w:rsidP="00CC6B4D">
      <w:pPr>
        <w:pStyle w:val="Heading4"/>
        <w:numPr>
          <w:ilvl w:val="3"/>
          <w:numId w:val="4"/>
        </w:numPr>
      </w:pPr>
      <w:bookmarkStart w:id="434" w:name="_Toc292878845"/>
      <w:r>
        <w:t>Collection unit History screen</w:t>
      </w:r>
      <w:bookmarkEnd w:id="434"/>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731AB79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8D01DF9" w14:textId="77777777" w:rsidR="00B20E2C" w:rsidRDefault="00B20E2C">
            <w:pPr>
              <w:pStyle w:val="TableTitle"/>
            </w:pPr>
            <w:r>
              <w:t>Window Name: TfraHistory</w:t>
            </w:r>
          </w:p>
        </w:tc>
      </w:tr>
      <w:tr w:rsidR="00B20E2C" w14:paraId="056AD78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30114E8" w14:textId="77777777" w:rsidR="00B20E2C" w:rsidRDefault="00B20E2C">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B8C0364" w14:textId="77777777" w:rsidR="00B20E2C" w:rsidRDefault="00B20E2C">
            <w:pPr>
              <w:pStyle w:val="TableRow"/>
              <w:keepNext/>
            </w:pPr>
            <w:r>
              <w:rPr>
                <w:b/>
              </w:rPr>
              <w:t>Unit File Name</w:t>
            </w:r>
            <w:r>
              <w:t>: FrameHistory.pas</w:t>
            </w:r>
          </w:p>
        </w:tc>
      </w:tr>
      <w:tr w:rsidR="00B20E2C" w14:paraId="5478F83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EDAA1AA" w14:textId="77777777" w:rsidR="00B20E2C" w:rsidRDefault="00B20E2C">
            <w:pPr>
              <w:pStyle w:val="TableRow"/>
              <w:keepNext/>
            </w:pPr>
            <w:r>
              <w:rPr>
                <w:b/>
              </w:rPr>
              <w:t>Entities</w:t>
            </w:r>
            <w:r>
              <w:t>: Entities defined in embedded tab pages</w:t>
            </w:r>
          </w:p>
        </w:tc>
      </w:tr>
      <w:tr w:rsidR="00B20E2C" w14:paraId="59591A2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FD7EAD7" w14:textId="77777777" w:rsidR="00B20E2C" w:rsidRDefault="00B20E2C">
            <w:pPr>
              <w:pStyle w:val="TableRow"/>
              <w:keepNext/>
            </w:pPr>
            <w:r>
              <w:rPr>
                <w:b/>
              </w:rPr>
              <w:t>Calls</w:t>
            </w:r>
            <w:r>
              <w:t>: History General tab page control, Sources tab page control</w:t>
            </w:r>
          </w:p>
        </w:tc>
      </w:tr>
      <w:tr w:rsidR="00B20E2C" w14:paraId="1CE134C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A4D91DA" w14:textId="77777777" w:rsidR="00B20E2C" w:rsidRDefault="00B20E2C">
            <w:pPr>
              <w:pStyle w:val="TableRow"/>
              <w:keepNext/>
            </w:pPr>
            <w:r>
              <w:rPr>
                <w:b/>
              </w:rPr>
              <w:t>Returns</w:t>
            </w:r>
            <w:r>
              <w:t xml:space="preserve"> </w:t>
            </w:r>
            <w:r>
              <w:rPr>
                <w:b/>
              </w:rPr>
              <w:t>To</w:t>
            </w:r>
            <w:r>
              <w:t>: None</w:t>
            </w:r>
          </w:p>
        </w:tc>
      </w:tr>
      <w:tr w:rsidR="00B20E2C" w14:paraId="791CD54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6B3B029" w14:textId="77777777" w:rsidR="00B20E2C" w:rsidRDefault="00B20E2C">
            <w:pPr>
              <w:pStyle w:val="TableRow"/>
              <w:keepNext/>
            </w:pPr>
            <w:r>
              <w:rPr>
                <w:b/>
              </w:rPr>
              <w:t>Description</w:t>
            </w:r>
            <w:r>
              <w:t>: Screen for viewing and editing an item of History attached to any collection unit.  History items represent events that are known to have occurred during the collection unit's lifetime that affected the collection unit.  Empty tab page control onto which the following tabs are embedded as required:</w:t>
            </w:r>
          </w:p>
          <w:p w14:paraId="3679C8E5" w14:textId="77777777" w:rsidR="00B20E2C" w:rsidRDefault="00B20E2C">
            <w:pPr>
              <w:pStyle w:val="TableRow"/>
              <w:keepNext/>
            </w:pPr>
            <w:r>
              <w:t>TfraHistoryGeneral, TfraSources.</w:t>
            </w:r>
          </w:p>
        </w:tc>
      </w:tr>
    </w:tbl>
    <w:p w14:paraId="622EE7B2" w14:textId="77777777" w:rsidR="00B20E2C" w:rsidRDefault="00B20E2C" w:rsidP="00B20E2C"/>
    <w:p w14:paraId="3C7B8EE0" w14:textId="77777777" w:rsidR="00B20E2C" w:rsidRDefault="00B20E2C" w:rsidP="00CC6B4D">
      <w:pPr>
        <w:pStyle w:val="Heading4"/>
        <w:numPr>
          <w:ilvl w:val="3"/>
          <w:numId w:val="4"/>
        </w:numPr>
      </w:pPr>
      <w:bookmarkStart w:id="435" w:name="_Toc292878846"/>
      <w:r>
        <w:t>History General tab page control</w:t>
      </w:r>
      <w:bookmarkEnd w:id="435"/>
    </w:p>
    <w:p w14:paraId="6B2500D6" w14:textId="538B2C5B" w:rsidR="00B20E2C" w:rsidRDefault="005550DB" w:rsidP="00B20E2C">
      <w:pPr>
        <w:jc w:val="center"/>
        <w:rPr>
          <w:lang w:val="en-US"/>
        </w:rPr>
      </w:pPr>
      <w:r>
        <w:rPr>
          <w:noProof/>
          <w:lang w:eastAsia="en-GB"/>
        </w:rPr>
        <w:drawing>
          <wp:inline distT="0" distB="0" distL="0" distR="0" wp14:anchorId="42906A27" wp14:editId="3BB61688">
            <wp:extent cx="3486150" cy="2638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1B710AA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59E0D4E" w14:textId="77777777" w:rsidR="00B20E2C" w:rsidRDefault="00B20E2C">
            <w:pPr>
              <w:pStyle w:val="TableTitle"/>
            </w:pPr>
            <w:r>
              <w:lastRenderedPageBreak/>
              <w:t>Window Name: TfraHistoryGeneral</w:t>
            </w:r>
          </w:p>
        </w:tc>
      </w:tr>
      <w:tr w:rsidR="00B20E2C" w14:paraId="1F317A9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AB38888" w14:textId="77777777" w:rsidR="00B20E2C" w:rsidRDefault="00B20E2C">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489A2A6" w14:textId="77777777" w:rsidR="00B20E2C" w:rsidRDefault="00B20E2C">
            <w:pPr>
              <w:pStyle w:val="TableRow"/>
              <w:keepNext/>
            </w:pPr>
            <w:r>
              <w:rPr>
                <w:b/>
              </w:rPr>
              <w:t>Unit File Name</w:t>
            </w:r>
            <w:r>
              <w:t>: FrameHistoryGeneral.pas</w:t>
            </w:r>
          </w:p>
        </w:tc>
      </w:tr>
      <w:tr w:rsidR="00B20E2C" w14:paraId="4AF122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38ED37" w14:textId="77777777" w:rsidR="00B20E2C" w:rsidRDefault="00B20E2C">
            <w:pPr>
              <w:pStyle w:val="TableRow"/>
              <w:keepNext/>
            </w:pPr>
            <w:r>
              <w:rPr>
                <w:b/>
              </w:rPr>
              <w:t>Entities</w:t>
            </w:r>
            <w:r>
              <w:t>: Collection_Unit_History</w:t>
            </w:r>
          </w:p>
        </w:tc>
      </w:tr>
      <w:tr w:rsidR="00B20E2C" w14:paraId="454A431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FBA332F" w14:textId="77777777" w:rsidR="00B20E2C" w:rsidRDefault="00B20E2C">
            <w:pPr>
              <w:pStyle w:val="TableRow"/>
              <w:keepNext/>
            </w:pPr>
            <w:r>
              <w:rPr>
                <w:b/>
              </w:rPr>
              <w:t>Calls</w:t>
            </w:r>
            <w:r>
              <w:t>: TfrmIndOrg</w:t>
            </w:r>
          </w:p>
        </w:tc>
      </w:tr>
      <w:tr w:rsidR="00B20E2C" w14:paraId="009D9B3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CFC2829" w14:textId="77777777" w:rsidR="00B20E2C" w:rsidRDefault="00B20E2C">
            <w:pPr>
              <w:pStyle w:val="TableRow"/>
              <w:keepNext/>
            </w:pPr>
            <w:r>
              <w:rPr>
                <w:b/>
              </w:rPr>
              <w:t>Returns</w:t>
            </w:r>
            <w:r>
              <w:t xml:space="preserve"> </w:t>
            </w:r>
            <w:r>
              <w:rPr>
                <w:b/>
              </w:rPr>
              <w:t>To</w:t>
            </w:r>
            <w:r>
              <w:t>: None</w:t>
            </w:r>
          </w:p>
        </w:tc>
      </w:tr>
      <w:tr w:rsidR="00B20E2C" w14:paraId="69570EA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5768AA" w14:textId="77777777" w:rsidR="00B20E2C" w:rsidRDefault="00B20E2C">
            <w:pPr>
              <w:pStyle w:val="TableRow"/>
              <w:keepNext/>
            </w:pPr>
            <w:r>
              <w:rPr>
                <w:b/>
              </w:rPr>
              <w:t>Description</w:t>
            </w:r>
            <w:r>
              <w:t>: General tab page control allowing the user to view and edit details associated with a collection unit History item.</w:t>
            </w:r>
          </w:p>
        </w:tc>
      </w:tr>
    </w:tbl>
    <w:p w14:paraId="4BD95017" w14:textId="77777777" w:rsidR="00B20E2C" w:rsidRDefault="00B20E2C" w:rsidP="00B20E2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B20E2C" w14:paraId="0B0E63C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AE26A21" w14:textId="77777777" w:rsidR="00B20E2C" w:rsidRDefault="00B20E2C">
            <w:pPr>
              <w:pStyle w:val="TableTitle"/>
            </w:pPr>
            <w:r>
              <w:t>Window Controls</w:t>
            </w:r>
          </w:p>
        </w:tc>
      </w:tr>
      <w:tr w:rsidR="00B20E2C" w14:paraId="02E8A3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16C9CC" w14:textId="77777777" w:rsidR="00B20E2C" w:rsidRDefault="00B20E2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485E4A" w14:textId="77777777" w:rsidR="00B20E2C" w:rsidRDefault="00B20E2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562C27" w14:textId="77777777" w:rsidR="00B20E2C" w:rsidRDefault="00B20E2C">
            <w:pPr>
              <w:pStyle w:val="TableColumnTitles"/>
              <w:keepNext/>
            </w:pPr>
            <w:r>
              <w:rPr>
                <w:i/>
              </w:rPr>
              <w:t>Attribute</w:t>
            </w:r>
            <w:r>
              <w:t xml:space="preserve"> Action</w:t>
            </w:r>
          </w:p>
        </w:tc>
      </w:tr>
      <w:tr w:rsidR="00B20E2C" w14:paraId="0ED47BD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E725BB" w14:textId="77777777" w:rsidR="00B20E2C" w:rsidRDefault="00B20E2C">
            <w:pPr>
              <w:pStyle w:val="TableRow"/>
            </w:pPr>
            <w:r>
              <w:t>eTitle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9F391A"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5E4D78" w14:textId="77777777" w:rsidR="00B20E2C" w:rsidRDefault="00B20E2C">
            <w:pPr>
              <w:pStyle w:val="TableRow"/>
              <w:rPr>
                <w:i/>
              </w:rPr>
            </w:pPr>
            <w:r>
              <w:rPr>
                <w:i/>
              </w:rPr>
              <w:t>Collection_Unit_History.Item_Name</w:t>
            </w:r>
          </w:p>
          <w:p w14:paraId="1ACEE92F" w14:textId="77777777" w:rsidR="00B20E2C" w:rsidRDefault="00B20E2C">
            <w:pPr>
              <w:pStyle w:val="TableRow"/>
            </w:pPr>
            <w:r>
              <w:t>Displays and allows editing of the title of the item.  Required.</w:t>
            </w:r>
          </w:p>
        </w:tc>
      </w:tr>
      <w:tr w:rsidR="00B20E2C" w14:paraId="295A583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89F3FFF" w14:textId="77777777" w:rsidR="00B20E2C" w:rsidRDefault="00B20E2C">
            <w:pPr>
              <w:pStyle w:val="TableRow"/>
            </w:pPr>
            <w:r>
              <w:t>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66D427"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E5D70C" w14:textId="77777777" w:rsidR="00B20E2C" w:rsidRDefault="00B20E2C">
            <w:pPr>
              <w:pStyle w:val="TableRow"/>
              <w:rPr>
                <w:i/>
              </w:rPr>
            </w:pPr>
            <w:r>
              <w:rPr>
                <w:i/>
              </w:rPr>
              <w:t>Collection_Unit_History.From_Vague_Date_Start, Collection_Unit_History.From_Vague_Date_End, Collection_Unit_History.From_Vague_Date_Type</w:t>
            </w:r>
          </w:p>
          <w:p w14:paraId="0377E35F" w14:textId="77777777" w:rsidR="00B20E2C" w:rsidRDefault="00B20E2C">
            <w:pPr>
              <w:pStyle w:val="TableRow"/>
            </w:pPr>
            <w:r>
              <w:t>Displays and allows editing of the start date for the event.  Required.</w:t>
            </w:r>
          </w:p>
        </w:tc>
      </w:tr>
      <w:tr w:rsidR="00B20E2C" w14:paraId="0FF67C9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F78310" w14:textId="77777777" w:rsidR="00B20E2C" w:rsidRDefault="00B20E2C">
            <w:pPr>
              <w:pStyle w:val="TableRow"/>
            </w:pPr>
            <w:r>
              <w:t>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6BB60E"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342E98" w14:textId="77777777" w:rsidR="00B20E2C" w:rsidRDefault="00B20E2C">
            <w:pPr>
              <w:pStyle w:val="TableRow"/>
              <w:rPr>
                <w:i/>
              </w:rPr>
            </w:pPr>
            <w:r>
              <w:rPr>
                <w:i/>
              </w:rPr>
              <w:t>Collection_Unit_History.To_Vague_Date_Start, Collection_Unit_History.To_Vague_Date_End, Collection_Unit_History.To_Vague_Date_Type</w:t>
            </w:r>
          </w:p>
          <w:p w14:paraId="3EEC72A2" w14:textId="77777777" w:rsidR="00B20E2C" w:rsidRDefault="00B20E2C">
            <w:pPr>
              <w:pStyle w:val="TableRow"/>
            </w:pPr>
            <w:r>
              <w:t>Displays and allows editing of the end date for the event.</w:t>
            </w:r>
          </w:p>
        </w:tc>
      </w:tr>
      <w:tr w:rsidR="00B20E2C" w14:paraId="2AEF9E5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171248" w14:textId="77777777" w:rsidR="00B20E2C" w:rsidRDefault="00B20E2C">
            <w:pPr>
              <w:pStyle w:val="TableRow"/>
            </w:pPr>
            <w:r>
              <w:t>eSourcePerson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255B67"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305302" w14:textId="77777777" w:rsidR="00F87DF9" w:rsidRPr="00F87DF9" w:rsidRDefault="00F87DF9">
            <w:pPr>
              <w:pStyle w:val="TableRow"/>
              <w:rPr>
                <w:i/>
                <w:iCs/>
              </w:rPr>
            </w:pPr>
            <w:r w:rsidRPr="00F87DF9">
              <w:rPr>
                <w:i/>
                <w:iCs/>
              </w:rPr>
              <w:t>Collection_Unit_History.Source_Name_Key, Individual.Initials, Individual.Forename, Individual.Surname</w:t>
            </w:r>
          </w:p>
          <w:p w14:paraId="42ED76B4" w14:textId="77777777" w:rsidR="00B20E2C" w:rsidRDefault="00B20E2C">
            <w:pPr>
              <w:pStyle w:val="TableRow"/>
            </w:pPr>
            <w:r>
              <w:t>Displays and allows editing of the individual who provided the information.  Linked to the Recorder Names &amp; Addresses module for Individuals only.</w:t>
            </w:r>
          </w:p>
        </w:tc>
      </w:tr>
      <w:tr w:rsidR="00B20E2C" w14:paraId="4FDA803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9A96B2" w14:textId="77777777" w:rsidR="00B20E2C" w:rsidRDefault="00B20E2C">
            <w:pPr>
              <w:pStyle w:val="TableRow"/>
            </w:pPr>
            <w:r>
              <w:lastRenderedPageBreak/>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9406C0" w14:textId="77777777" w:rsidR="00B20E2C" w:rsidRDefault="00B20E2C">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D3D6A9" w14:textId="77777777" w:rsidR="00B20E2C" w:rsidRDefault="00B20E2C">
            <w:pPr>
              <w:pStyle w:val="TableRow"/>
              <w:rPr>
                <w:i/>
              </w:rPr>
            </w:pPr>
            <w:r>
              <w:rPr>
                <w:i/>
              </w:rPr>
              <w:t>Collection_Unit_History.Comment</w:t>
            </w:r>
          </w:p>
          <w:p w14:paraId="64DEBBE1" w14:textId="77777777" w:rsidR="00B20E2C" w:rsidRDefault="00B20E2C">
            <w:pPr>
              <w:pStyle w:val="TableRow"/>
            </w:pPr>
            <w:r>
              <w:t>Displays and allows editing of comments regarding the history item.  Free text.</w:t>
            </w:r>
          </w:p>
        </w:tc>
      </w:tr>
      <w:tr w:rsidR="00B20E2C" w14:paraId="56CE9EA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C752016" w14:textId="77777777" w:rsidR="00B20E2C" w:rsidRDefault="00B20E2C">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5CB3A1"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63CD79" w14:textId="77777777" w:rsidR="00B20E2C" w:rsidRDefault="00B20E2C">
            <w:pPr>
              <w:pStyle w:val="TableRow"/>
            </w:pPr>
            <w:r>
              <w:t>Initiates a Return Data - F9 link between eSourcePerson and the Recorder Names &amp; Addresses module for Individuals only.</w:t>
            </w:r>
          </w:p>
        </w:tc>
      </w:tr>
    </w:tbl>
    <w:p w14:paraId="4FAA5FA3" w14:textId="77777777" w:rsidR="00B20E2C" w:rsidRDefault="00B20E2C" w:rsidP="00B20E2C"/>
    <w:p w14:paraId="5623D5AB" w14:textId="77777777" w:rsidR="00B20E2C" w:rsidRDefault="00B20E2C" w:rsidP="00CC6B4D">
      <w:pPr>
        <w:pStyle w:val="Heading4"/>
        <w:numPr>
          <w:ilvl w:val="3"/>
          <w:numId w:val="4"/>
        </w:numPr>
      </w:pPr>
      <w:bookmarkStart w:id="436" w:name="_Toc292878847"/>
      <w:r>
        <w:t>Store details screen</w:t>
      </w:r>
      <w:bookmarkEnd w:id="436"/>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2F2EA4E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7C8D8B7" w14:textId="77777777" w:rsidR="00B20E2C" w:rsidRDefault="00B20E2C">
            <w:pPr>
              <w:pStyle w:val="TableTitle"/>
            </w:pPr>
            <w:r>
              <w:t>Window Name: TfraStorage</w:t>
            </w:r>
          </w:p>
        </w:tc>
      </w:tr>
      <w:tr w:rsidR="00B20E2C" w14:paraId="1E4ECE7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B79AD4E" w14:textId="77777777" w:rsidR="00B20E2C" w:rsidRDefault="00B20E2C">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5FA4C52" w14:textId="77777777" w:rsidR="00B20E2C" w:rsidRDefault="00B20E2C">
            <w:pPr>
              <w:pStyle w:val="TableRow"/>
              <w:keepNext/>
            </w:pPr>
            <w:r>
              <w:rPr>
                <w:b/>
              </w:rPr>
              <w:t>Unit File Name</w:t>
            </w:r>
            <w:r>
              <w:t>: FrameStorage.pas</w:t>
            </w:r>
          </w:p>
        </w:tc>
      </w:tr>
      <w:tr w:rsidR="00B20E2C" w14:paraId="2DBAA58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537BA1" w14:textId="77777777" w:rsidR="00B20E2C" w:rsidRDefault="00B20E2C">
            <w:pPr>
              <w:pStyle w:val="TableRow"/>
              <w:keepNext/>
            </w:pPr>
            <w:r>
              <w:rPr>
                <w:b/>
              </w:rPr>
              <w:t>Entities</w:t>
            </w:r>
            <w:r>
              <w:t>: Entities defined in embedded tab pages</w:t>
            </w:r>
          </w:p>
        </w:tc>
      </w:tr>
      <w:tr w:rsidR="00B20E2C" w14:paraId="0E0B6B6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6C33C8" w14:textId="77777777" w:rsidR="00B20E2C" w:rsidRDefault="00B20E2C">
            <w:pPr>
              <w:pStyle w:val="TableRow"/>
              <w:keepNext/>
            </w:pPr>
            <w:r>
              <w:rPr>
                <w:b/>
              </w:rPr>
              <w:t>Calls</w:t>
            </w:r>
            <w:r>
              <w:t>: Store general tab page control, Metadata tab control, Descriptors tab page control, Materials tab page control, Sources tab page control, Store details screen</w:t>
            </w:r>
          </w:p>
        </w:tc>
      </w:tr>
      <w:tr w:rsidR="00B20E2C" w14:paraId="7254303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24300C" w14:textId="77777777" w:rsidR="00B20E2C" w:rsidRDefault="00B20E2C">
            <w:pPr>
              <w:pStyle w:val="TableRow"/>
              <w:keepNext/>
            </w:pPr>
            <w:r>
              <w:rPr>
                <w:b/>
              </w:rPr>
              <w:t>Returns</w:t>
            </w:r>
            <w:r>
              <w:t xml:space="preserve"> </w:t>
            </w:r>
            <w:r>
              <w:rPr>
                <w:b/>
              </w:rPr>
              <w:t>To</w:t>
            </w:r>
            <w:r>
              <w:t>: None</w:t>
            </w:r>
          </w:p>
        </w:tc>
      </w:tr>
      <w:tr w:rsidR="00B20E2C" w14:paraId="6BA618D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C9E753" w14:textId="77777777" w:rsidR="00B20E2C" w:rsidRDefault="00B20E2C">
            <w:pPr>
              <w:pStyle w:val="TableRow"/>
              <w:keepNext/>
            </w:pPr>
            <w:r>
              <w:rPr>
                <w:b/>
              </w:rPr>
              <w:t>Description</w:t>
            </w:r>
            <w:r>
              <w:t>: Screen to display and allow editing of the basic details of a store.  Empty page control onto which the following tabs are embedded as required:</w:t>
            </w:r>
          </w:p>
          <w:p w14:paraId="36BC2A0D" w14:textId="77777777" w:rsidR="00B20E2C" w:rsidRDefault="00B20E2C">
            <w:pPr>
              <w:pStyle w:val="TableRow"/>
              <w:keepNext/>
            </w:pPr>
            <w:r>
              <w:t>TfraStorageGeneral, TfraMetadata, TfraDescriptors, TfraMaterials,</w:t>
            </w:r>
            <w:r w:rsidR="00C801EA">
              <w:t xml:space="preserve"> TfraStoreLayout,</w:t>
            </w:r>
            <w:r>
              <w:t xml:space="preserve"> TfraSources</w:t>
            </w:r>
          </w:p>
        </w:tc>
      </w:tr>
    </w:tbl>
    <w:p w14:paraId="5E134A44" w14:textId="77777777" w:rsidR="00B20E2C" w:rsidRDefault="00B20E2C" w:rsidP="00B20E2C"/>
    <w:p w14:paraId="2514F709" w14:textId="77777777" w:rsidR="00B20E2C" w:rsidRDefault="00B20E2C" w:rsidP="00CC6B4D">
      <w:pPr>
        <w:pStyle w:val="Heading4"/>
        <w:numPr>
          <w:ilvl w:val="3"/>
          <w:numId w:val="4"/>
        </w:numPr>
      </w:pPr>
      <w:bookmarkStart w:id="437" w:name="_Toc292878848"/>
      <w:bookmarkStart w:id="438" w:name="_Ref298426500"/>
      <w:r>
        <w:t>Store general tab page control</w:t>
      </w:r>
      <w:bookmarkEnd w:id="437"/>
      <w:bookmarkEnd w:id="438"/>
    </w:p>
    <w:p w14:paraId="3055D010" w14:textId="5CF73A54" w:rsidR="00B20E2C" w:rsidRDefault="005550DB" w:rsidP="00B20E2C">
      <w:pPr>
        <w:jc w:val="center"/>
        <w:rPr>
          <w:lang w:val="en-US"/>
        </w:rPr>
      </w:pPr>
      <w:r w:rsidRPr="007B50FD">
        <w:rPr>
          <w:noProof/>
          <w:lang w:eastAsia="en-GB"/>
        </w:rPr>
        <w:drawing>
          <wp:inline distT="0" distB="0" distL="0" distR="0" wp14:anchorId="3945271F" wp14:editId="71B8E35C">
            <wp:extent cx="3476625" cy="2628900"/>
            <wp:effectExtent l="0" t="0" r="952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76625" cy="2628900"/>
                    </a:xfrm>
                    <a:prstGeom prst="rect">
                      <a:avLst/>
                    </a:prstGeom>
                    <a:noFill/>
                    <a:ln>
                      <a:noFill/>
                    </a:ln>
                  </pic:spPr>
                </pic:pic>
              </a:graphicData>
            </a:graphic>
          </wp:inline>
        </w:drawing>
      </w:r>
    </w:p>
    <w:p w14:paraId="671BCDB4" w14:textId="77777777" w:rsidR="00470044" w:rsidRPr="006C1404" w:rsidRDefault="00470044" w:rsidP="00470044">
      <w:pPr>
        <w:jc w:val="center"/>
        <w:rPr>
          <w:lang w:val="en-US"/>
        </w:rPr>
      </w:pPr>
      <w:r>
        <w:rPr>
          <w:lang w:val="en-US"/>
        </w:rPr>
        <w:t>Note: The Current Location fields are now displayed underneath the Usual Location fields.</w:t>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B20E2C" w14:paraId="506B20D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0AF4EB4" w14:textId="77777777" w:rsidR="00B20E2C" w:rsidRDefault="00B20E2C">
            <w:pPr>
              <w:pStyle w:val="TableTitle"/>
            </w:pPr>
            <w:r>
              <w:lastRenderedPageBreak/>
              <w:t>Window Name: TfraStorageGeneral</w:t>
            </w:r>
          </w:p>
        </w:tc>
      </w:tr>
      <w:tr w:rsidR="00B20E2C" w14:paraId="6EB90B0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8D79C97" w14:textId="77777777" w:rsidR="00B20E2C" w:rsidRDefault="00B20E2C">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29F2772" w14:textId="77777777" w:rsidR="00B20E2C" w:rsidRDefault="00B20E2C">
            <w:pPr>
              <w:pStyle w:val="TableRow"/>
              <w:keepNext/>
            </w:pPr>
            <w:r>
              <w:rPr>
                <w:b/>
              </w:rPr>
              <w:t>Unit File Name</w:t>
            </w:r>
            <w:r>
              <w:t>: FrameStorageGeneral.pas</w:t>
            </w:r>
          </w:p>
        </w:tc>
      </w:tr>
      <w:tr w:rsidR="00B20E2C" w14:paraId="57352F2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BE97B8A" w14:textId="77777777" w:rsidR="00B20E2C" w:rsidRDefault="00B20E2C">
            <w:pPr>
              <w:pStyle w:val="TableRow"/>
              <w:keepNext/>
            </w:pPr>
            <w:r>
              <w:rPr>
                <w:b/>
              </w:rPr>
              <w:t>Entities</w:t>
            </w:r>
            <w:r>
              <w:t>: Store, Term, Collection_Unit, Collection_Unit_Data</w:t>
            </w:r>
          </w:p>
        </w:tc>
      </w:tr>
      <w:tr w:rsidR="00B20E2C" w14:paraId="2C5E86C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5FCD95" w14:textId="77777777" w:rsidR="00B20E2C" w:rsidRDefault="00B20E2C">
            <w:pPr>
              <w:pStyle w:val="TableRow"/>
              <w:keepNext/>
            </w:pPr>
            <w:r>
              <w:rPr>
                <w:b/>
              </w:rPr>
              <w:t>Calls</w:t>
            </w:r>
            <w:r>
              <w:t>: Collections Browser main screen</w:t>
            </w:r>
          </w:p>
        </w:tc>
      </w:tr>
      <w:tr w:rsidR="00B20E2C" w14:paraId="3E2CE09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1644160" w14:textId="77777777" w:rsidR="00B20E2C" w:rsidRDefault="00B20E2C">
            <w:pPr>
              <w:pStyle w:val="TableRow"/>
              <w:keepNext/>
            </w:pPr>
            <w:r>
              <w:rPr>
                <w:b/>
              </w:rPr>
              <w:t>Returns</w:t>
            </w:r>
            <w:r>
              <w:t xml:space="preserve"> </w:t>
            </w:r>
            <w:r>
              <w:rPr>
                <w:b/>
              </w:rPr>
              <w:t>To</w:t>
            </w:r>
            <w:r>
              <w:t>: None</w:t>
            </w:r>
          </w:p>
        </w:tc>
      </w:tr>
      <w:tr w:rsidR="00B20E2C" w14:paraId="679EA67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B18741" w14:textId="77777777" w:rsidR="00B20E2C" w:rsidRDefault="00B20E2C">
            <w:pPr>
              <w:pStyle w:val="TableRow"/>
              <w:keepNext/>
            </w:pPr>
            <w:r>
              <w:rPr>
                <w:b/>
              </w:rPr>
              <w:t>Description</w:t>
            </w:r>
            <w:r>
              <w:t>: General tab page control allowing the user to view and edit details of a selected store.</w:t>
            </w:r>
          </w:p>
        </w:tc>
      </w:tr>
    </w:tbl>
    <w:p w14:paraId="4C6646D4" w14:textId="77777777" w:rsidR="00B20E2C" w:rsidRDefault="00B20E2C" w:rsidP="00B20E2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B20E2C" w14:paraId="52E5F2D0"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AB8140D" w14:textId="77777777" w:rsidR="00B20E2C" w:rsidRDefault="00B20E2C">
            <w:pPr>
              <w:pStyle w:val="TableTitle"/>
            </w:pPr>
            <w:r>
              <w:t>Window Controls</w:t>
            </w:r>
          </w:p>
        </w:tc>
      </w:tr>
      <w:tr w:rsidR="00B20E2C" w14:paraId="7163C6D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A10953" w14:textId="77777777" w:rsidR="00B20E2C" w:rsidRDefault="00B20E2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EFA757" w14:textId="77777777" w:rsidR="00B20E2C" w:rsidRDefault="00B20E2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F3ADE9" w14:textId="77777777" w:rsidR="00B20E2C" w:rsidRDefault="00B20E2C">
            <w:pPr>
              <w:pStyle w:val="TableColumnTitles"/>
              <w:keepNext/>
            </w:pPr>
            <w:r>
              <w:rPr>
                <w:i/>
              </w:rPr>
              <w:t>Attribute</w:t>
            </w:r>
            <w:r>
              <w:t xml:space="preserve"> Action</w:t>
            </w:r>
          </w:p>
        </w:tc>
      </w:tr>
      <w:tr w:rsidR="00B20E2C" w14:paraId="2AF13CB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BD02869" w14:textId="77777777" w:rsidR="00B20E2C" w:rsidRDefault="00B20E2C">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AAF2D4"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83268B7" w14:textId="77777777" w:rsidR="00B20E2C" w:rsidRDefault="00B20E2C">
            <w:pPr>
              <w:pStyle w:val="TableRow"/>
              <w:rPr>
                <w:i/>
              </w:rPr>
            </w:pPr>
            <w:r>
              <w:rPr>
                <w:i/>
              </w:rPr>
              <w:t>Store.Item_Name</w:t>
            </w:r>
          </w:p>
          <w:p w14:paraId="10E7E2B7" w14:textId="77777777" w:rsidR="00B20E2C" w:rsidRDefault="00B20E2C">
            <w:pPr>
              <w:pStyle w:val="TableRow"/>
            </w:pPr>
            <w:r>
              <w:t>Displays and allows editing of the store name.  Required.</w:t>
            </w:r>
          </w:p>
        </w:tc>
      </w:tr>
      <w:tr w:rsidR="00B20E2C" w14:paraId="558C345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3B398E5" w14:textId="77777777" w:rsidR="00B20E2C" w:rsidRDefault="00B20E2C">
            <w:pPr>
              <w:pStyle w:val="TableRow"/>
            </w:pPr>
            <w:r>
              <w:t>lblNumber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FD3D32"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215CE3" w14:textId="77777777" w:rsidR="00B20E2C" w:rsidRDefault="00B20E2C">
            <w:pPr>
              <w:pStyle w:val="TableRow"/>
              <w:rPr>
                <w:i/>
              </w:rPr>
            </w:pPr>
            <w:r>
              <w:rPr>
                <w:i/>
              </w:rPr>
              <w:t>Collection_Unit_Number.Number</w:t>
            </w:r>
          </w:p>
          <w:p w14:paraId="63F5535E" w14:textId="77777777" w:rsidR="00B20E2C" w:rsidRDefault="00B20E2C">
            <w:pPr>
              <w:pStyle w:val="TableRow"/>
            </w:pPr>
            <w:r>
              <w:t>Displays the preferred number for the store.  This is selected from Collection_Unit_Number where Preferred=1.</w:t>
            </w:r>
          </w:p>
        </w:tc>
      </w:tr>
      <w:tr w:rsidR="00B20E2C" w14:paraId="18C1E67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C186E2" w14:textId="77777777" w:rsidR="00B20E2C" w:rsidRDefault="00B20E2C">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16087A8" w14:textId="77777777" w:rsidR="00B20E2C" w:rsidRDefault="00B20E2C">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41261A" w14:textId="77777777" w:rsidR="00B20E2C" w:rsidRDefault="00B20E2C">
            <w:pPr>
              <w:pStyle w:val="TableRow"/>
              <w:rPr>
                <w:i/>
              </w:rPr>
            </w:pPr>
            <w:r>
              <w:rPr>
                <w:i/>
              </w:rPr>
              <w:t xml:space="preserve">Store.Type_Concept_Key, </w:t>
            </w:r>
            <w:r w:rsidR="007233FF">
              <w:rPr>
                <w:i/>
              </w:rPr>
              <w:t>Concept.Published_Term</w:t>
            </w:r>
          </w:p>
          <w:p w14:paraId="115F86C5" w14:textId="77777777" w:rsidR="00B20E2C" w:rsidRDefault="00B20E2C">
            <w:pPr>
              <w:pStyle w:val="TableRow"/>
            </w:pPr>
            <w:r>
              <w:t>Displays and allows editing of the storage type.  Combo box is populated from the Store Types concept group.  Required.</w:t>
            </w:r>
          </w:p>
        </w:tc>
      </w:tr>
      <w:tr w:rsidR="00B20E2C" w14:paraId="168C8716"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1B263B3" w14:textId="77777777" w:rsidR="00B20E2C" w:rsidRDefault="00B20E2C">
            <w:pPr>
              <w:pStyle w:val="TableRow"/>
            </w:pPr>
            <w:r>
              <w:t>chkSpecimen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A7C463" w14:textId="77777777" w:rsidR="00B20E2C" w:rsidRDefault="00B20E2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25D532" w14:textId="77777777" w:rsidR="00B20E2C" w:rsidRDefault="00B20E2C">
            <w:pPr>
              <w:pStyle w:val="TableRow"/>
            </w:pPr>
            <w:r>
              <w:t>Checkbox indicating that this store is also considered a specimen.  This box is automatically checked if a Specimen</w:t>
            </w:r>
            <w:r w:rsidR="00432939">
              <w:t>_Unit</w:t>
            </w:r>
            <w:r>
              <w:t xml:space="preserve"> record exists with the same Collection_Unit_Key as this item's Store record.</w:t>
            </w:r>
          </w:p>
          <w:p w14:paraId="1470A0BB" w14:textId="77777777" w:rsidR="00B20E2C" w:rsidRDefault="00B20E2C">
            <w:pPr>
              <w:pStyle w:val="TableRow"/>
            </w:pPr>
            <w:r>
              <w:lastRenderedPageBreak/>
              <w:t>If the user checks this option then when the data is saved, checks that a Specimen</w:t>
            </w:r>
            <w:r w:rsidR="00432939">
              <w:t>_Unit</w:t>
            </w:r>
            <w:r>
              <w:t xml:space="preserve"> record exists for the Collection_Unit_Key.  If not, then displays a message 'Please enter details for the specimen' with an Ok option button.  Selects the Specimens View in the Collections Browser and creates a new Specimen Top-level node.  The node is selected in Edit mode.  If the user saves this specimen then the Collection_Unit_Key it is saved against is the same as the previously selected store's.  If the user cancels this specimen, then a message is displayed 'The store has not been recorded as a specimen.' with an Ok button.</w:t>
            </w:r>
          </w:p>
          <w:p w14:paraId="3FD2D6F0" w14:textId="77777777" w:rsidR="00B20E2C" w:rsidRDefault="00B20E2C">
            <w:pPr>
              <w:pStyle w:val="TableRow"/>
            </w:pPr>
            <w:r>
              <w:t>If this option is unchecked when the data is saved, checks to ensure that a Specimen record does not exist for the store's Collection_Unit_Key.  If it does, then displays a confirmation message 'This will delete specimen details for this store.  Are you sure you wish to proceed?' with Yes and No option buttons.  If the user selects Yes, then the Specimen record and any associated detail records are deleted.  If the user selects No, then the save operation for the Store is aborted and the Store details screen remains in edit mode.</w:t>
            </w:r>
          </w:p>
        </w:tc>
      </w:tr>
      <w:tr w:rsidR="00B20E2C" w14:paraId="167C829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271EED" w14:textId="77777777" w:rsidR="00B20E2C" w:rsidRDefault="00B20E2C">
            <w:pPr>
              <w:pStyle w:val="TableRow"/>
            </w:pPr>
            <w:r>
              <w:lastRenderedPageBreak/>
              <w:t>eCurrentLocation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DA2BF5"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D5493E" w14:textId="77777777" w:rsidR="00B20E2C" w:rsidRDefault="00B20E2C">
            <w:pPr>
              <w:pStyle w:val="TableRow"/>
              <w:rPr>
                <w:i/>
              </w:rPr>
            </w:pPr>
            <w:r>
              <w:rPr>
                <w:i/>
              </w:rPr>
              <w:t>Collection_Unit.Current_Container.Collection_Unit_Key, Store.Item_Name</w:t>
            </w:r>
          </w:p>
          <w:p w14:paraId="6467B772" w14:textId="77777777" w:rsidR="00B20E2C" w:rsidRDefault="00B20E2C">
            <w:pPr>
              <w:pStyle w:val="TableRow"/>
            </w:pPr>
            <w:r>
              <w:t>Displays and allows editing of the store's current location.  The current location is linked to the list of Store records in the system.</w:t>
            </w:r>
          </w:p>
          <w:p w14:paraId="79F58E37" w14:textId="77777777" w:rsidR="008C6A83" w:rsidRDefault="008C6A83">
            <w:pPr>
              <w:pStyle w:val="TableRow"/>
            </w:pPr>
            <w:r>
              <w:t>When focussed, pressing F10 populates the field with the data from the Usual Location field.</w:t>
            </w:r>
          </w:p>
          <w:p w14:paraId="5C5DD335" w14:textId="77777777" w:rsidR="009A0707" w:rsidRDefault="009A0707">
            <w:pPr>
              <w:pStyle w:val="TableRow"/>
            </w:pPr>
            <w:r>
              <w:t xml:space="preserve">Has mouse tooltip </w:t>
            </w:r>
            <w:r>
              <w:rPr>
                <w:rFonts w:cs="Arial"/>
              </w:rPr>
              <w:t>“Press F10 to default to Usual Location data”.</w:t>
            </w:r>
          </w:p>
        </w:tc>
      </w:tr>
      <w:tr w:rsidR="00B20E2C" w14:paraId="181250F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1AA37F0" w14:textId="77777777" w:rsidR="00B20E2C" w:rsidRDefault="00B20E2C">
            <w:pPr>
              <w:pStyle w:val="TableRow"/>
            </w:pPr>
            <w:r>
              <w:lastRenderedPageBreak/>
              <w:t>eCurrentLocCode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30D9AA"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1B22AD" w14:textId="77777777" w:rsidR="00B20E2C" w:rsidRDefault="00B20E2C">
            <w:pPr>
              <w:pStyle w:val="TableRow"/>
              <w:rPr>
                <w:i/>
              </w:rPr>
            </w:pPr>
            <w:r>
              <w:rPr>
                <w:i/>
              </w:rPr>
              <w:t>Collection_Unit.Current_Location_Code</w:t>
            </w:r>
          </w:p>
          <w:p w14:paraId="4F0E3178" w14:textId="77777777" w:rsidR="002C672D" w:rsidRPr="002C672D" w:rsidRDefault="002C672D">
            <w:pPr>
              <w:pStyle w:val="TableRow"/>
              <w:rPr>
                <w:iCs/>
              </w:rPr>
            </w:pPr>
            <w:r w:rsidRPr="002C672D">
              <w:rPr>
                <w:iCs/>
              </w:rPr>
              <w:t>Label is “Current Location Placement”</w:t>
            </w:r>
            <w:r>
              <w:rPr>
                <w:iCs/>
              </w:rPr>
              <w:t>.</w:t>
            </w:r>
          </w:p>
          <w:p w14:paraId="6E8CB4B6" w14:textId="77777777" w:rsidR="00B20E2C" w:rsidRDefault="00B20E2C">
            <w:pPr>
              <w:pStyle w:val="TableRow"/>
            </w:pPr>
            <w:r>
              <w:t>Allows viewing and editing of the location code for the store's current storage place location code.  Free text.</w:t>
            </w:r>
          </w:p>
          <w:p w14:paraId="26FDAE71" w14:textId="77777777" w:rsidR="008C6A83" w:rsidRDefault="008C6A83">
            <w:pPr>
              <w:pStyle w:val="TableRow"/>
            </w:pPr>
            <w:r>
              <w:t>When focussed, pressing F10 populates the field with the data from the Usual Location Code</w:t>
            </w:r>
            <w:r w:rsidR="00326573">
              <w:t xml:space="preserve"> (Placement)</w:t>
            </w:r>
            <w:r>
              <w:t xml:space="preserve"> field.</w:t>
            </w:r>
          </w:p>
          <w:p w14:paraId="6D19F67F" w14:textId="77777777" w:rsidR="009A0707" w:rsidRDefault="009A0707">
            <w:pPr>
              <w:pStyle w:val="TableRow"/>
            </w:pPr>
            <w:r>
              <w:t xml:space="preserve">Has mouse tooltip </w:t>
            </w:r>
            <w:r>
              <w:rPr>
                <w:rFonts w:cs="Arial"/>
              </w:rPr>
              <w:t>“Press F10 to default to Usual Location data”.</w:t>
            </w:r>
          </w:p>
        </w:tc>
      </w:tr>
      <w:tr w:rsidR="00B20E2C" w14:paraId="014048A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1B9AE4A" w14:textId="77777777" w:rsidR="00B20E2C" w:rsidRDefault="00B20E2C">
            <w:pPr>
              <w:pStyle w:val="TableRow"/>
            </w:pPr>
            <w:r>
              <w:t>eUsualLocation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5FFF16"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CC9BD4B" w14:textId="77777777" w:rsidR="00B20E2C" w:rsidRDefault="00B20E2C">
            <w:pPr>
              <w:pStyle w:val="TableRow"/>
              <w:rPr>
                <w:i/>
              </w:rPr>
            </w:pPr>
            <w:r>
              <w:rPr>
                <w:i/>
              </w:rPr>
              <w:t>Collection_Unit.Usual_Container.Collection_Unit_Key, Store.Item_Name</w:t>
            </w:r>
          </w:p>
          <w:p w14:paraId="726FB8F7" w14:textId="77777777" w:rsidR="00B20E2C" w:rsidRDefault="00B20E2C">
            <w:pPr>
              <w:pStyle w:val="TableRow"/>
            </w:pPr>
            <w:r>
              <w:t>Displays and allows editing of the store's usual location.  The usual location is linked to the list of Store records in the system.</w:t>
            </w:r>
          </w:p>
          <w:p w14:paraId="4317C9F3" w14:textId="77777777" w:rsidR="00463674" w:rsidRDefault="00463674">
            <w:pPr>
              <w:pStyle w:val="TableRow"/>
            </w:pPr>
            <w:r>
              <w:t>If the Current Location (eCurrentLocation) is currently blank or matches the Usual Location, then automatically populate it with the Usual Location data as the user types into the Usual Location (including if the user deletes characters).</w:t>
            </w:r>
          </w:p>
          <w:p w14:paraId="02AB509D" w14:textId="77777777" w:rsidR="006B6FB1" w:rsidRDefault="009F21CD">
            <w:pPr>
              <w:pStyle w:val="TableRow"/>
            </w:pPr>
            <w:r>
              <w:t>Mandatory field (Although not mandatory in the database)</w:t>
            </w:r>
          </w:p>
        </w:tc>
      </w:tr>
      <w:tr w:rsidR="00B20E2C" w14:paraId="6DCA581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2F7880" w14:textId="77777777" w:rsidR="00B20E2C" w:rsidRDefault="00B20E2C">
            <w:pPr>
              <w:pStyle w:val="TableRow"/>
            </w:pPr>
            <w:r>
              <w:t>btnGetUsualLocation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2E8476"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9C71E6" w14:textId="77777777" w:rsidR="00B20E2C" w:rsidRDefault="00B20E2C">
            <w:pPr>
              <w:pStyle w:val="TableRow"/>
            </w:pPr>
            <w:r>
              <w:t>Initiates an F9 - Return Data link between eUsualLocation and a new instance of the Collections Browser with the list of Stores selected in the View combo box.</w:t>
            </w:r>
          </w:p>
        </w:tc>
      </w:tr>
      <w:tr w:rsidR="00B20E2C" w14:paraId="3DC0733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A2A53B" w14:textId="77777777" w:rsidR="00B20E2C" w:rsidRDefault="00B20E2C">
            <w:pPr>
              <w:pStyle w:val="TableRow"/>
            </w:pPr>
            <w:r>
              <w:lastRenderedPageBreak/>
              <w:t>eUsualLocCode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A97C83" w14:textId="77777777" w:rsidR="00B20E2C" w:rsidRDefault="00B20E2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1A6A49" w14:textId="77777777" w:rsidR="00B20E2C" w:rsidRDefault="00B20E2C">
            <w:pPr>
              <w:pStyle w:val="TableRow"/>
              <w:rPr>
                <w:i/>
              </w:rPr>
            </w:pPr>
            <w:r>
              <w:rPr>
                <w:i/>
              </w:rPr>
              <w:t>Collection_Unit.Usual_Location_Code</w:t>
            </w:r>
          </w:p>
          <w:p w14:paraId="556C2AF1" w14:textId="77777777" w:rsidR="00326573" w:rsidRPr="00326573" w:rsidRDefault="00326573">
            <w:pPr>
              <w:pStyle w:val="TableRow"/>
              <w:rPr>
                <w:iCs/>
              </w:rPr>
            </w:pPr>
            <w:r w:rsidRPr="002C672D">
              <w:rPr>
                <w:iCs/>
              </w:rPr>
              <w:t>Label is “</w:t>
            </w:r>
            <w:r>
              <w:rPr>
                <w:iCs/>
              </w:rPr>
              <w:t>Usual</w:t>
            </w:r>
            <w:r w:rsidRPr="002C672D">
              <w:rPr>
                <w:iCs/>
              </w:rPr>
              <w:t xml:space="preserve"> Location Placement”</w:t>
            </w:r>
            <w:r>
              <w:rPr>
                <w:iCs/>
              </w:rPr>
              <w:t>.</w:t>
            </w:r>
          </w:p>
          <w:p w14:paraId="31B830C6" w14:textId="77777777" w:rsidR="00B20E2C" w:rsidRDefault="00B20E2C">
            <w:pPr>
              <w:pStyle w:val="TableRow"/>
            </w:pPr>
            <w:r>
              <w:t>Allows viewing and editing of the location code for the collection's usual storage place location code.  Free text.</w:t>
            </w:r>
          </w:p>
          <w:p w14:paraId="0233F1E0" w14:textId="77777777" w:rsidR="00544D83" w:rsidRDefault="00544D83">
            <w:pPr>
              <w:pStyle w:val="TableRow"/>
            </w:pPr>
            <w:r>
              <w:t>If the Current Location Code (</w:t>
            </w:r>
            <w:r w:rsidR="00326573">
              <w:t>Placement</w:t>
            </w:r>
            <w:r>
              <w:t>) is currently blank or matches the Usual Locatio</w:t>
            </w:r>
            <w:r w:rsidR="00E57D05">
              <w:t>n</w:t>
            </w:r>
            <w:r>
              <w:t xml:space="preserve"> Code</w:t>
            </w:r>
            <w:r w:rsidR="00326573">
              <w:t xml:space="preserve"> (Placement)</w:t>
            </w:r>
            <w:r>
              <w:t>, then automatically populate it with the Usual Location Code data as the user types into the Usual Location Code (including if the user deletes characters).</w:t>
            </w:r>
          </w:p>
          <w:p w14:paraId="1DD2DEF7" w14:textId="77777777" w:rsidR="006B6FB1" w:rsidRDefault="009F21CD">
            <w:pPr>
              <w:pStyle w:val="TableRow"/>
            </w:pPr>
            <w:r>
              <w:t>Optional field</w:t>
            </w:r>
          </w:p>
        </w:tc>
      </w:tr>
      <w:tr w:rsidR="00B20E2C" w14:paraId="2CDE349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B11BCE9" w14:textId="77777777" w:rsidR="00B20E2C" w:rsidRDefault="00B20E2C">
            <w:pPr>
              <w:pStyle w:val="TableRow"/>
            </w:pPr>
            <w:r>
              <w:t>lblStatus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88F0A4" w14:textId="77777777" w:rsidR="00B20E2C" w:rsidRDefault="00B20E2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848DAF" w14:textId="77777777" w:rsidR="00E04186" w:rsidRDefault="00B20E2C">
            <w:pPr>
              <w:pStyle w:val="TableRow"/>
            </w:pPr>
            <w:r>
              <w:t>Displays the collection's movement status.  See the TSD section entitled Movement Status Caption Creation.</w:t>
            </w:r>
          </w:p>
          <w:p w14:paraId="3A3C3EB4" w14:textId="77777777" w:rsidR="00E04186" w:rsidRDefault="00E04186" w:rsidP="00E04186">
            <w:pPr>
              <w:pStyle w:val="TableRow"/>
            </w:pPr>
            <w:r>
              <w:t>The Status is split into 3 parts separate by ‘-‘.</w:t>
            </w:r>
          </w:p>
          <w:p w14:paraId="343E47D9" w14:textId="77777777" w:rsidR="00E04186" w:rsidRDefault="00E04186" w:rsidP="00E04186">
            <w:pPr>
              <w:pStyle w:val="TableRow"/>
            </w:pPr>
            <w:r>
              <w:t>Clicking on the first part of the status caption (if populated) expands the store’s Condition Check sub-folder and selects the relevant Condition Check record.</w:t>
            </w:r>
          </w:p>
          <w:p w14:paraId="54571C1C" w14:textId="77777777" w:rsidR="00E04186" w:rsidRDefault="00E04186" w:rsidP="00E04186">
            <w:pPr>
              <w:pStyle w:val="TableRow"/>
            </w:pPr>
            <w:r>
              <w:t>Clicking on the second part of the status caption (if populated) expands the store’s Movements sub-folder and selects the rel</w:t>
            </w:r>
            <w:r w:rsidR="007F3D33">
              <w:t>e</w:t>
            </w:r>
            <w:r>
              <w:t>vant Movement record.</w:t>
            </w:r>
          </w:p>
        </w:tc>
      </w:tr>
      <w:tr w:rsidR="00B20E2C" w14:paraId="1A0D0209"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39362B5" w14:textId="77777777" w:rsidR="00B20E2C" w:rsidRDefault="00B20E2C">
            <w:pPr>
              <w:pStyle w:val="TableRow"/>
            </w:pPr>
            <w:r>
              <w:t>mmDetails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3EB743" w14:textId="77777777" w:rsidR="00B20E2C" w:rsidRDefault="00B20E2C">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094256" w14:textId="77777777" w:rsidR="00B20E2C" w:rsidRDefault="00B20E2C">
            <w:pPr>
              <w:pStyle w:val="TableRow"/>
              <w:rPr>
                <w:i/>
              </w:rPr>
            </w:pPr>
            <w:r>
              <w:rPr>
                <w:i/>
              </w:rPr>
              <w:t>Collection_Unit_Data.Applies_To, Collection_Unit_Data.Duration, Collection_Unit_Data.Accuracy, Collection_Unit_Data.Lower_Value, Collection_Unit_Data.Upper_Value</w:t>
            </w:r>
          </w:p>
          <w:p w14:paraId="43428B2C" w14:textId="77777777" w:rsidR="00B20E2C" w:rsidRDefault="00B20E2C">
            <w:pPr>
              <w:pStyle w:val="TableRow"/>
            </w:pPr>
            <w:r>
              <w:t>Read only details memo summarising the descriptors and measurements.  Contains the following text:</w:t>
            </w:r>
          </w:p>
          <w:p w14:paraId="6AE1FE15" w14:textId="77777777" w:rsidR="00B20E2C" w:rsidRDefault="00B20E2C">
            <w:pPr>
              <w:pStyle w:val="TableRow"/>
            </w:pPr>
            <w:r>
              <w:t>For each descriptor for this store in Collection_Unit_Data (where Is_Descriptor=1), display the following:</w:t>
            </w:r>
          </w:p>
          <w:p w14:paraId="7ADD696E" w14:textId="77777777" w:rsidR="00B20E2C" w:rsidRDefault="00B20E2C">
            <w:pPr>
              <w:pStyle w:val="TableRow"/>
            </w:pPr>
            <w:r>
              <w:t>&lt;</w:t>
            </w:r>
            <w:r w:rsidR="001B41C5">
              <w:t>Concept.Published_Term</w:t>
            </w:r>
            <w:r>
              <w:t xml:space="preserve"> that is related to Parameter_Concept_Key&gt; (&lt;Applies_To&gt;) - &lt;Lower_Value&gt;</w:t>
            </w:r>
          </w:p>
          <w:p w14:paraId="1B22A044" w14:textId="77777777" w:rsidR="00B20E2C" w:rsidRDefault="00B20E2C">
            <w:pPr>
              <w:pStyle w:val="TableRow"/>
            </w:pPr>
            <w:r>
              <w:t>Then, for each remaining measurement (Descriptor=0), display the following :</w:t>
            </w:r>
          </w:p>
          <w:p w14:paraId="1A6B1B8F" w14:textId="77777777" w:rsidR="00B20E2C" w:rsidRDefault="00B20E2C">
            <w:pPr>
              <w:pStyle w:val="TableRow"/>
            </w:pPr>
            <w:r>
              <w:lastRenderedPageBreak/>
              <w:t>&lt;Lower_Value&gt; - &lt;Upper_Value (optional, omit if null, also omit preceding hyphen)&gt; &lt;</w:t>
            </w:r>
            <w:r w:rsidR="001B41C5">
              <w:t>Concept.Published_Term</w:t>
            </w:r>
            <w:r>
              <w:t xml:space="preserve"> that is related to Unit_Concept_Key&gt; &lt;</w:t>
            </w:r>
            <w:r w:rsidR="001B41C5">
              <w:t>Concept.Published_Term</w:t>
            </w:r>
            <w:r>
              <w:t xml:space="preserve"> that is related to Parameter_Concept_Key&gt; (&lt;Applies_To&gt;).</w:t>
            </w:r>
          </w:p>
        </w:tc>
      </w:tr>
      <w:tr w:rsidR="00B20E2C" w14:paraId="0AE7E15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13D8E2" w14:textId="77777777" w:rsidR="00B20E2C" w:rsidRDefault="00B20E2C">
            <w:pPr>
              <w:pStyle w:val="TableRow"/>
            </w:pPr>
            <w:r>
              <w:lastRenderedPageBreak/>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73FFC4" w14:textId="77777777" w:rsidR="00B20E2C" w:rsidRDefault="00B20E2C">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27B561" w14:textId="77777777" w:rsidR="00B20E2C" w:rsidRDefault="00B20E2C">
            <w:pPr>
              <w:pStyle w:val="TableRow"/>
              <w:rPr>
                <w:i/>
              </w:rPr>
            </w:pPr>
            <w:r>
              <w:rPr>
                <w:i/>
              </w:rPr>
              <w:t>Store.Comment</w:t>
            </w:r>
          </w:p>
          <w:p w14:paraId="2B66340F" w14:textId="77777777" w:rsidR="00B20E2C" w:rsidRDefault="00B20E2C">
            <w:pPr>
              <w:pStyle w:val="TableRow"/>
            </w:pPr>
            <w:r>
              <w:t>Displays and allows editing of comments regarding the store.  Free text.</w:t>
            </w:r>
          </w:p>
        </w:tc>
      </w:tr>
      <w:tr w:rsidR="00B20E2C" w14:paraId="748911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BCA1CA" w14:textId="77777777" w:rsidR="00B20E2C" w:rsidRDefault="00B20E2C">
            <w:pPr>
              <w:pStyle w:val="TableRow"/>
            </w:pPr>
            <w:r>
              <w:t>btnGetCurrentLocation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97C4C1" w14:textId="77777777" w:rsidR="00B20E2C" w:rsidRDefault="00B20E2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64226A" w14:textId="77777777" w:rsidR="00B20E2C" w:rsidRDefault="00B20E2C">
            <w:pPr>
              <w:pStyle w:val="TableRow"/>
            </w:pPr>
            <w:r>
              <w:t>Initiates an F9 - Return Data link between eCurrentLocation and a new instance of the Collections Browser with the list of Stores selected in the View combo box.</w:t>
            </w:r>
          </w:p>
        </w:tc>
      </w:tr>
    </w:tbl>
    <w:p w14:paraId="49732E48" w14:textId="77777777" w:rsidR="00C801EA" w:rsidRDefault="00C801EA" w:rsidP="00C801EA"/>
    <w:p w14:paraId="62C354E6" w14:textId="77777777" w:rsidR="00C801EA" w:rsidRDefault="00C801EA" w:rsidP="00C801EA">
      <w:pPr>
        <w:pStyle w:val="Heading4"/>
      </w:pPr>
      <w:bookmarkStart w:id="439" w:name="_Toc292878849"/>
      <w:r>
        <w:t>Store Layout tab page control</w:t>
      </w:r>
      <w:bookmarkEnd w:id="439"/>
    </w:p>
    <w:p w14:paraId="7A9CE619" w14:textId="44FA62BD" w:rsidR="00C801EA" w:rsidRPr="003A7EFD" w:rsidRDefault="005550DB" w:rsidP="00C801EA">
      <w:pPr>
        <w:jc w:val="center"/>
        <w:rPr>
          <w:lang w:val="en-US"/>
        </w:rPr>
      </w:pPr>
      <w:r w:rsidRPr="003A7EFD">
        <w:rPr>
          <w:noProof/>
          <w:lang w:eastAsia="en-GB"/>
        </w:rPr>
        <w:drawing>
          <wp:inline distT="0" distB="0" distL="0" distR="0" wp14:anchorId="2CFA98A5" wp14:editId="4A8755FB">
            <wp:extent cx="3667125" cy="2924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7125" cy="2924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C801EA" w14:paraId="2334E7D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0345885" w14:textId="77777777" w:rsidR="00C801EA" w:rsidRDefault="00C801EA" w:rsidP="00A95B15">
            <w:pPr>
              <w:pStyle w:val="TableTitle"/>
            </w:pPr>
            <w:r>
              <w:t>Window Name: TfraStorageLayout</w:t>
            </w:r>
          </w:p>
        </w:tc>
      </w:tr>
      <w:tr w:rsidR="00C801EA" w14:paraId="3F90B1B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FB00BBC" w14:textId="77777777" w:rsidR="00C801EA" w:rsidRDefault="00C801EA" w:rsidP="00A95B15">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FBF0E33" w14:textId="77777777" w:rsidR="00C801EA" w:rsidRDefault="00C801EA" w:rsidP="00A95B15">
            <w:pPr>
              <w:pStyle w:val="TableRow"/>
              <w:keepNext/>
            </w:pPr>
            <w:r>
              <w:rPr>
                <w:b/>
              </w:rPr>
              <w:t>Unit File Name</w:t>
            </w:r>
            <w:r>
              <w:t>: FrameStorageLayout.pas</w:t>
            </w:r>
          </w:p>
        </w:tc>
      </w:tr>
      <w:tr w:rsidR="00C801EA" w14:paraId="5FD695D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FF7920" w14:textId="77777777" w:rsidR="00C801EA" w:rsidRDefault="00C801EA" w:rsidP="00A95B15">
            <w:pPr>
              <w:pStyle w:val="TableRow"/>
              <w:keepNext/>
            </w:pPr>
            <w:r>
              <w:rPr>
                <w:b/>
              </w:rPr>
              <w:t>Entities</w:t>
            </w:r>
            <w:r>
              <w:t>: Store</w:t>
            </w:r>
          </w:p>
        </w:tc>
      </w:tr>
      <w:tr w:rsidR="00C801EA" w14:paraId="62190A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63E60EC" w14:textId="77777777" w:rsidR="00C801EA" w:rsidRDefault="00C801EA" w:rsidP="00A95B15">
            <w:pPr>
              <w:pStyle w:val="TableRow"/>
              <w:keepNext/>
            </w:pPr>
            <w:r>
              <w:rPr>
                <w:b/>
              </w:rPr>
              <w:t>Calls</w:t>
            </w:r>
            <w:r>
              <w:t>: Store Layout Editor screen</w:t>
            </w:r>
          </w:p>
        </w:tc>
      </w:tr>
      <w:tr w:rsidR="00C801EA" w14:paraId="4E1A21F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A4CB5A" w14:textId="77777777" w:rsidR="00C801EA" w:rsidRDefault="00C801EA" w:rsidP="00A95B15">
            <w:pPr>
              <w:pStyle w:val="TableRow"/>
              <w:keepNext/>
            </w:pPr>
            <w:r>
              <w:rPr>
                <w:b/>
              </w:rPr>
              <w:t>Returns</w:t>
            </w:r>
            <w:r>
              <w:t xml:space="preserve"> </w:t>
            </w:r>
            <w:r>
              <w:rPr>
                <w:b/>
              </w:rPr>
              <w:t>To</w:t>
            </w:r>
            <w:r>
              <w:t>: None</w:t>
            </w:r>
          </w:p>
        </w:tc>
      </w:tr>
      <w:tr w:rsidR="00C801EA" w14:paraId="2A18242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B96250C" w14:textId="77777777" w:rsidR="00C801EA" w:rsidRDefault="00C801EA" w:rsidP="00A95B15">
            <w:pPr>
              <w:pStyle w:val="TableRow"/>
              <w:keepNext/>
            </w:pPr>
            <w:r>
              <w:rPr>
                <w:b/>
              </w:rPr>
              <w:t>Description</w:t>
            </w:r>
            <w:r>
              <w:t>: Tab page control allowing the user to view the layout diagram for a store.</w:t>
            </w:r>
          </w:p>
        </w:tc>
      </w:tr>
    </w:tbl>
    <w:p w14:paraId="7B301AD3" w14:textId="77777777" w:rsidR="00C801EA" w:rsidRDefault="00C801EA" w:rsidP="00C801E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C801EA" w14:paraId="3860BAD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F81F9FF" w14:textId="77777777" w:rsidR="00C801EA" w:rsidRDefault="00C801EA" w:rsidP="00A95B15">
            <w:pPr>
              <w:pStyle w:val="TableTitle"/>
            </w:pPr>
            <w:r>
              <w:lastRenderedPageBreak/>
              <w:t>Window Controls</w:t>
            </w:r>
          </w:p>
        </w:tc>
      </w:tr>
      <w:tr w:rsidR="00C801EA" w14:paraId="4BBE6B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EC0EFC" w14:textId="77777777" w:rsidR="00C801EA" w:rsidRDefault="00C801EA" w:rsidP="00A95B1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07CDB1" w14:textId="77777777" w:rsidR="00C801EA" w:rsidRDefault="00C801EA" w:rsidP="00A95B1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E6AA165" w14:textId="77777777" w:rsidR="00C801EA" w:rsidRDefault="00C801EA" w:rsidP="00A95B15">
            <w:pPr>
              <w:pStyle w:val="TableColumnTitles"/>
              <w:keepNext/>
            </w:pPr>
            <w:r>
              <w:rPr>
                <w:i/>
              </w:rPr>
              <w:t>Attribute</w:t>
            </w:r>
            <w:r>
              <w:t xml:space="preserve"> Action</w:t>
            </w:r>
          </w:p>
        </w:tc>
      </w:tr>
      <w:tr w:rsidR="00C801EA" w14:paraId="1F02F8F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340DF7C" w14:textId="77777777" w:rsidR="00C801EA" w:rsidRDefault="00C801EA" w:rsidP="00A95B15">
            <w:pPr>
              <w:pStyle w:val="TableRow"/>
            </w:pPr>
            <w:r>
              <w:t>pnlDiagram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ACA8272" w14:textId="77777777" w:rsidR="00C801EA" w:rsidRPr="009707AE" w:rsidRDefault="009707AE" w:rsidP="00A95B15">
            <w:pPr>
              <w:pStyle w:val="TableRow"/>
              <w:rPr>
                <w:rFonts w:eastAsia="SimSun"/>
                <w:lang w:eastAsia="zh-SG"/>
              </w:rPr>
            </w:pPr>
            <w:r>
              <w:rPr>
                <w:rFonts w:eastAsia="SimSun" w:hint="eastAsia"/>
                <w:lang w:eastAsia="zh-SG"/>
              </w:rPr>
              <w:t>TStoreLayoutDiagram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FB268E" w14:textId="77777777" w:rsidR="00C801EA" w:rsidRPr="00905609" w:rsidRDefault="00905609" w:rsidP="00A95B15">
            <w:pPr>
              <w:pStyle w:val="TableRow"/>
              <w:rPr>
                <w:rFonts w:eastAsia="SimSun"/>
                <w:lang w:eastAsia="zh-SG"/>
              </w:rPr>
            </w:pPr>
            <w:r>
              <w:rPr>
                <w:rFonts w:eastAsia="SimSun" w:hint="eastAsia"/>
                <w:lang w:eastAsia="zh-SG"/>
              </w:rPr>
              <w:t xml:space="preserve">Diagram panel for the store layout, in read only mode.  The diagram is scaled down to fit the </w:t>
            </w:r>
            <w:r w:rsidR="008E5F36">
              <w:rPr>
                <w:rFonts w:eastAsia="SimSun"/>
                <w:lang w:eastAsia="zh-SG"/>
              </w:rPr>
              <w:t xml:space="preserve">horizontal </w:t>
            </w:r>
            <w:r>
              <w:rPr>
                <w:rFonts w:eastAsia="SimSun" w:hint="eastAsia"/>
                <w:lang w:eastAsia="zh-SG"/>
              </w:rPr>
              <w:t>space available</w:t>
            </w:r>
            <w:r w:rsidR="008E5F36">
              <w:rPr>
                <w:rFonts w:eastAsia="SimSun"/>
                <w:lang w:eastAsia="zh-SG"/>
              </w:rPr>
              <w:t xml:space="preserve"> </w:t>
            </w:r>
            <w:r>
              <w:rPr>
                <w:rFonts w:eastAsia="SimSun" w:hint="eastAsia"/>
                <w:lang w:eastAsia="zh-SG"/>
              </w:rPr>
              <w:t>and the grid is not displayed.</w:t>
            </w:r>
            <w:r w:rsidR="008E5F36">
              <w:rPr>
                <w:rFonts w:eastAsia="SimSun"/>
                <w:lang w:eastAsia="zh-SG"/>
              </w:rPr>
              <w:t xml:space="preserve">  A vertical scrollbar is displayed.</w:t>
            </w:r>
          </w:p>
        </w:tc>
      </w:tr>
      <w:tr w:rsidR="00C801EA" w14:paraId="45F979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1509D8" w14:textId="77777777" w:rsidR="00C801EA" w:rsidRDefault="00C801EA" w:rsidP="00A95B15">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2278A92" w14:textId="77777777" w:rsidR="00C801EA" w:rsidRPr="009707AE" w:rsidRDefault="009707AE" w:rsidP="00A95B1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FBDA7B" w14:textId="77777777" w:rsidR="00C801EA" w:rsidRDefault="009707AE" w:rsidP="00A95B15">
            <w:pPr>
              <w:pStyle w:val="TableRow"/>
            </w:pPr>
            <w:r>
              <w:t>Displays frmLayoutEditor for the current store.</w:t>
            </w:r>
          </w:p>
        </w:tc>
      </w:tr>
      <w:tr w:rsidR="00C801EA" w14:paraId="7B2F654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B8DA09" w14:textId="77777777" w:rsidR="00C801EA" w:rsidRDefault="00C801EA" w:rsidP="00A95B15">
            <w:pPr>
              <w:pStyle w:val="TableRow"/>
            </w:pPr>
            <w:r>
              <w:t>btnNavigateUp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914D81" w14:textId="77777777" w:rsidR="00C801EA" w:rsidRPr="009707AE" w:rsidRDefault="009707AE" w:rsidP="00A95B1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573D95" w14:textId="77777777" w:rsidR="009707AE" w:rsidRDefault="009707AE" w:rsidP="00C508CE">
            <w:pPr>
              <w:pStyle w:val="TableRow"/>
            </w:pPr>
            <w:r>
              <w:t xml:space="preserve">Enabled if the </w:t>
            </w:r>
            <w:r w:rsidR="00C508CE">
              <w:t>current</w:t>
            </w:r>
            <w:r>
              <w:t xml:space="preserve"> store node in the main hierarchy has the usual location specified.</w:t>
            </w:r>
          </w:p>
          <w:p w14:paraId="6EE2504C" w14:textId="77777777" w:rsidR="00C801EA" w:rsidRDefault="009707AE" w:rsidP="00A95B15">
            <w:pPr>
              <w:pStyle w:val="TableRow"/>
            </w:pPr>
            <w:r>
              <w:t>Displays the top level node for the store location identified by the usual location field, and selects the Layout tab.</w:t>
            </w:r>
          </w:p>
        </w:tc>
      </w:tr>
    </w:tbl>
    <w:p w14:paraId="644D1D66" w14:textId="77777777" w:rsidR="005A3DC7" w:rsidRDefault="00B20E2C" w:rsidP="005A3DC7">
      <w:pPr>
        <w:pStyle w:val="Heading4"/>
      </w:pPr>
      <w:r>
        <w:br w:type="page"/>
      </w:r>
      <w:bookmarkStart w:id="440" w:name="_Toc292878850"/>
      <w:r w:rsidR="005A3DC7">
        <w:lastRenderedPageBreak/>
        <w:t xml:space="preserve">Store Layout </w:t>
      </w:r>
      <w:r w:rsidR="005A3DC7">
        <w:rPr>
          <w:rFonts w:eastAsia="SimSun" w:hint="eastAsia"/>
          <w:lang w:eastAsia="zh-SG"/>
        </w:rPr>
        <w:t>Editor Form</w:t>
      </w:r>
      <w:bookmarkEnd w:id="440"/>
    </w:p>
    <w:p w14:paraId="7D6DAC57" w14:textId="1B904CCC" w:rsidR="005A3DC7" w:rsidRPr="00905609" w:rsidRDefault="005550DB" w:rsidP="005A3DC7">
      <w:pPr>
        <w:jc w:val="center"/>
        <w:rPr>
          <w:lang w:val="en-US"/>
        </w:rPr>
      </w:pPr>
      <w:r w:rsidRPr="00905609">
        <w:rPr>
          <w:noProof/>
          <w:lang w:eastAsia="en-GB"/>
        </w:rPr>
        <w:drawing>
          <wp:inline distT="0" distB="0" distL="0" distR="0" wp14:anchorId="24BEB741" wp14:editId="1541E238">
            <wp:extent cx="526732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35814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A3DC7" w14:paraId="175A100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3798116" w14:textId="77777777" w:rsidR="005A3DC7" w:rsidRDefault="00905609" w:rsidP="00A95B15">
            <w:pPr>
              <w:pStyle w:val="TableTitle"/>
            </w:pPr>
            <w:r>
              <w:t>Window Name: Tfr</w:t>
            </w:r>
            <w:r>
              <w:rPr>
                <w:rFonts w:eastAsia="SimSun" w:hint="eastAsia"/>
                <w:lang w:eastAsia="zh-SG"/>
              </w:rPr>
              <w:t>m</w:t>
            </w:r>
            <w:r w:rsidR="005A3DC7">
              <w:t>StorageLayout</w:t>
            </w:r>
          </w:p>
        </w:tc>
      </w:tr>
      <w:tr w:rsidR="005A3DC7" w14:paraId="21723F7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525605D" w14:textId="77777777" w:rsidR="005A3DC7" w:rsidRDefault="005A3DC7" w:rsidP="00A95B15">
            <w:pPr>
              <w:pStyle w:val="TableRow"/>
              <w:keepNext/>
            </w:pPr>
            <w:r>
              <w:rPr>
                <w:b/>
              </w:rPr>
              <w:t>Inherits</w:t>
            </w:r>
            <w:r>
              <w:t xml:space="preserve">: </w:t>
            </w:r>
            <w:r>
              <w:rPr>
                <w:rFonts w:eastAsia="SimSun" w:hint="eastAsia"/>
                <w:lang w:eastAsia="zh-SG"/>
              </w:rPr>
              <w:t>TForm</w:t>
            </w:r>
            <w:r>
              <w:t xml:space="preserve"> </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5EEB3BE" w14:textId="77777777" w:rsidR="005A3DC7" w:rsidRDefault="005A3DC7" w:rsidP="00A95B15">
            <w:pPr>
              <w:pStyle w:val="TableRow"/>
              <w:keepNext/>
            </w:pPr>
            <w:r>
              <w:rPr>
                <w:b/>
              </w:rPr>
              <w:t>Unit File Name</w:t>
            </w:r>
            <w:r>
              <w:t>: Stor</w:t>
            </w:r>
            <w:r>
              <w:rPr>
                <w:rFonts w:eastAsia="SimSun" w:hint="eastAsia"/>
                <w:lang w:eastAsia="zh-SG"/>
              </w:rPr>
              <w:t>e</w:t>
            </w:r>
            <w:r>
              <w:t>Layout</w:t>
            </w:r>
            <w:r>
              <w:rPr>
                <w:rFonts w:eastAsia="SimSun" w:hint="eastAsia"/>
                <w:lang w:eastAsia="zh-SG"/>
              </w:rPr>
              <w:t>Editor</w:t>
            </w:r>
            <w:r>
              <w:t>.pas</w:t>
            </w:r>
          </w:p>
        </w:tc>
      </w:tr>
      <w:tr w:rsidR="005A3DC7" w14:paraId="4106AAE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FA727B" w14:textId="77777777" w:rsidR="005A3DC7" w:rsidRDefault="005A3DC7" w:rsidP="00A95B15">
            <w:pPr>
              <w:pStyle w:val="TableRow"/>
              <w:keepNext/>
            </w:pPr>
            <w:r>
              <w:rPr>
                <w:b/>
              </w:rPr>
              <w:t>Entities</w:t>
            </w:r>
            <w:r>
              <w:t>: Store</w:t>
            </w:r>
          </w:p>
        </w:tc>
      </w:tr>
      <w:tr w:rsidR="005A3DC7" w14:paraId="35CF753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D65D8B" w14:textId="77777777" w:rsidR="005A3DC7" w:rsidRDefault="005A3DC7" w:rsidP="00A95B15">
            <w:pPr>
              <w:pStyle w:val="TableRow"/>
              <w:keepNext/>
            </w:pPr>
            <w:r>
              <w:rPr>
                <w:b/>
              </w:rPr>
              <w:t>Calls</w:t>
            </w:r>
            <w:r>
              <w:t xml:space="preserve">: </w:t>
            </w:r>
            <w:r w:rsidR="00A95B15">
              <w:rPr>
                <w:rFonts w:eastAsia="SimSun" w:hint="eastAsia"/>
                <w:lang w:eastAsia="zh-SG"/>
              </w:rPr>
              <w:t>dlgStore</w:t>
            </w:r>
            <w:r w:rsidR="003A7EFD">
              <w:rPr>
                <w:rFonts w:eastAsia="SimSun" w:hint="eastAsia"/>
                <w:lang w:eastAsia="zh-SG"/>
              </w:rPr>
              <w:t>Display</w:t>
            </w:r>
            <w:r w:rsidR="00A95B15">
              <w:rPr>
                <w:rFonts w:eastAsia="SimSun" w:hint="eastAsia"/>
                <w:lang w:eastAsia="zh-SG"/>
              </w:rPr>
              <w:t>Properties, dlgStoreDiagram</w:t>
            </w:r>
            <w:r w:rsidR="003B22D0">
              <w:rPr>
                <w:rFonts w:eastAsia="SimSun" w:hint="eastAsia"/>
                <w:lang w:eastAsia="zh-SG"/>
              </w:rPr>
              <w:t>Setttings</w:t>
            </w:r>
          </w:p>
        </w:tc>
      </w:tr>
      <w:tr w:rsidR="005A3DC7" w14:paraId="684A287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D17388" w14:textId="77777777" w:rsidR="005A3DC7" w:rsidRDefault="005A3DC7" w:rsidP="00A95B15">
            <w:pPr>
              <w:pStyle w:val="TableRow"/>
              <w:keepNext/>
            </w:pPr>
            <w:r>
              <w:rPr>
                <w:b/>
              </w:rPr>
              <w:t>Returns</w:t>
            </w:r>
            <w:r>
              <w:t xml:space="preserve"> </w:t>
            </w:r>
            <w:r>
              <w:rPr>
                <w:b/>
              </w:rPr>
              <w:t>To</w:t>
            </w:r>
            <w:r>
              <w:t>: None</w:t>
            </w:r>
          </w:p>
        </w:tc>
      </w:tr>
      <w:tr w:rsidR="005A3DC7" w14:paraId="12C0DB9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FFEFAAC" w14:textId="77777777" w:rsidR="005A3DC7" w:rsidRDefault="005A3DC7" w:rsidP="00A95B15">
            <w:pPr>
              <w:pStyle w:val="TableRow"/>
              <w:keepNext/>
              <w:rPr>
                <w:rFonts w:eastAsia="SimSun"/>
                <w:lang w:eastAsia="zh-SG"/>
              </w:rPr>
            </w:pPr>
            <w:r>
              <w:rPr>
                <w:b/>
              </w:rPr>
              <w:t>Description</w:t>
            </w:r>
            <w:r>
              <w:t xml:space="preserve">: </w:t>
            </w:r>
            <w:r>
              <w:rPr>
                <w:rFonts w:eastAsia="SimSun" w:hint="eastAsia"/>
                <w:lang w:eastAsia="zh-SG"/>
              </w:rPr>
              <w:t>MDI Child window that allows viewing and editing of a store diagram on a larger window than the tab page allows.</w:t>
            </w:r>
          </w:p>
          <w:p w14:paraId="73E3A772" w14:textId="77777777" w:rsidR="00312FAB" w:rsidRDefault="00312FAB" w:rsidP="00A95B15">
            <w:pPr>
              <w:pStyle w:val="TableRow"/>
              <w:keepNext/>
              <w:rPr>
                <w:rFonts w:eastAsia="SimSun"/>
                <w:lang w:eastAsia="zh-SG"/>
              </w:rPr>
            </w:pPr>
            <w:r>
              <w:rPr>
                <w:rFonts w:eastAsia="SimSun" w:hint="eastAsia"/>
                <w:lang w:eastAsia="zh-SG"/>
              </w:rPr>
              <w:t>Each diagram has a one to one relationship with a store.  The diagram displayed is the diagram for the store that was selected when this screen was called.  The stores available for display on the diagram are those which have the store identified as the current location, plus those which have the store identified as the usual location, but have not been lost, destroyed or disposed of.</w:t>
            </w:r>
          </w:p>
          <w:p w14:paraId="7F9BB021" w14:textId="77777777" w:rsidR="00905609" w:rsidRPr="005A3DC7" w:rsidRDefault="00905609" w:rsidP="00A95B15">
            <w:pPr>
              <w:pStyle w:val="TableRow"/>
              <w:keepNext/>
              <w:rPr>
                <w:rFonts w:eastAsia="SimSun"/>
                <w:lang w:eastAsia="zh-SG"/>
              </w:rPr>
            </w:pPr>
            <w:r>
              <w:rPr>
                <w:rFonts w:eastAsia="SimSun" w:hint="eastAsia"/>
                <w:lang w:eastAsia="zh-SG"/>
              </w:rPr>
              <w:t xml:space="preserve">When closing the form, if changes have been made to the diagram </w:t>
            </w:r>
            <w:r>
              <w:rPr>
                <w:rFonts w:eastAsia="SimSun"/>
                <w:lang w:eastAsia="zh-SG"/>
              </w:rPr>
              <w:t>which</w:t>
            </w:r>
            <w:r>
              <w:rPr>
                <w:rFonts w:eastAsia="SimSun" w:hint="eastAsia"/>
                <w:lang w:eastAsia="zh-SG"/>
              </w:rPr>
              <w:t xml:space="preserve"> have not yet been saved, then the user is prompted </w:t>
            </w:r>
            <w:r>
              <w:rPr>
                <w:rFonts w:eastAsia="SimSun"/>
                <w:lang w:eastAsia="zh-SG"/>
              </w:rPr>
              <w:t>‘</w:t>
            </w:r>
            <w:r>
              <w:rPr>
                <w:rFonts w:eastAsia="SimSun" w:hint="eastAsia"/>
                <w:lang w:eastAsia="zh-SG"/>
              </w:rPr>
              <w:t>Do you want to save changes to the diagram?</w:t>
            </w:r>
            <w:r>
              <w:rPr>
                <w:rFonts w:eastAsia="SimSun"/>
                <w:lang w:eastAsia="zh-SG"/>
              </w:rPr>
              <w:t>’</w:t>
            </w:r>
            <w:r>
              <w:rPr>
                <w:rFonts w:eastAsia="SimSun" w:hint="eastAsia"/>
                <w:lang w:eastAsia="zh-SG"/>
              </w:rPr>
              <w:t xml:space="preserve"> with yes, no and cancel buttons.  Clicking yes saves the diagram and closes the form, clicking no closes the form, clicking cancel takes no further action (the form is not closed).</w:t>
            </w:r>
          </w:p>
        </w:tc>
      </w:tr>
    </w:tbl>
    <w:p w14:paraId="0BB54EEF" w14:textId="77777777" w:rsidR="005A3DC7" w:rsidRDefault="005A3DC7" w:rsidP="005A3DC7"/>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A3DC7" w14:paraId="6B15C69A"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5A1CBD7" w14:textId="77777777" w:rsidR="005A3DC7" w:rsidRDefault="005A3DC7" w:rsidP="00A95B15">
            <w:pPr>
              <w:pStyle w:val="TableTitle"/>
            </w:pPr>
            <w:r>
              <w:lastRenderedPageBreak/>
              <w:t>Window Controls</w:t>
            </w:r>
          </w:p>
        </w:tc>
      </w:tr>
      <w:tr w:rsidR="005A3DC7" w14:paraId="08C1295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70F76F" w14:textId="77777777" w:rsidR="005A3DC7" w:rsidRDefault="005A3DC7" w:rsidP="00A95B1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D12FF9" w14:textId="77777777" w:rsidR="005A3DC7" w:rsidRDefault="005A3DC7" w:rsidP="00A95B1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2A2458" w14:textId="77777777" w:rsidR="005A3DC7" w:rsidRDefault="005A3DC7" w:rsidP="00A95B15">
            <w:pPr>
              <w:pStyle w:val="TableColumnTitles"/>
              <w:keepNext/>
            </w:pPr>
            <w:r>
              <w:rPr>
                <w:i/>
              </w:rPr>
              <w:t>Attribute</w:t>
            </w:r>
            <w:r>
              <w:t xml:space="preserve"> Action</w:t>
            </w:r>
          </w:p>
        </w:tc>
      </w:tr>
      <w:tr w:rsidR="005A3DC7" w14:paraId="17853B2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55C0BF4" w14:textId="77777777" w:rsidR="005A3DC7" w:rsidRPr="005A3DC7" w:rsidRDefault="005A3DC7" w:rsidP="00A95B15">
            <w:pPr>
              <w:pStyle w:val="TableRow"/>
              <w:rPr>
                <w:rFonts w:eastAsia="SimSun"/>
                <w:lang w:eastAsia="zh-SG"/>
              </w:rPr>
            </w:pPr>
            <w:r>
              <w:rPr>
                <w:rFonts w:eastAsia="SimSun" w:hint="eastAsia"/>
                <w:lang w:eastAsia="zh-SG"/>
              </w:rPr>
              <w:t>lb</w:t>
            </w:r>
            <w:r w:rsidR="00D82CE7">
              <w:rPr>
                <w:rFonts w:eastAsia="SimSun" w:hint="eastAsia"/>
                <w:lang w:eastAsia="zh-SG"/>
              </w:rPr>
              <w:t>Available</w:t>
            </w:r>
            <w:r>
              <w:rPr>
                <w:rFonts w:eastAsia="SimSun" w:hint="eastAsia"/>
                <w:lang w:eastAsia="zh-SG"/>
              </w:rPr>
              <w:t>Stores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437A90" w14:textId="77777777" w:rsidR="005A3DC7" w:rsidRDefault="005A3DC7" w:rsidP="00A95B15">
            <w:pPr>
              <w:pStyle w:val="TableRow"/>
              <w:rPr>
                <w:rFonts w:eastAsia="SimSun"/>
                <w:lang w:eastAsia="zh-SG"/>
              </w:rPr>
            </w:pPr>
            <w:r>
              <w:rPr>
                <w:rFonts w:eastAsia="SimSun" w:hint="eastAsia"/>
                <w:lang w:eastAsia="zh-SG"/>
              </w:rP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C1C7F2" w14:textId="77777777" w:rsidR="00312FAB" w:rsidRPr="00312FAB" w:rsidRDefault="00312FAB" w:rsidP="00A95B15">
            <w:pPr>
              <w:pStyle w:val="TableRow"/>
              <w:rPr>
                <w:rFonts w:eastAsia="SimSun"/>
                <w:i/>
                <w:iCs/>
                <w:lang w:eastAsia="zh-SG"/>
              </w:rPr>
            </w:pPr>
            <w:r>
              <w:rPr>
                <w:rFonts w:eastAsia="SimSun" w:hint="eastAsia"/>
                <w:i/>
                <w:iCs/>
                <w:lang w:eastAsia="zh-SG"/>
              </w:rPr>
              <w:t xml:space="preserve">Store.Item_Name + </w:t>
            </w:r>
            <w:r>
              <w:rPr>
                <w:rFonts w:eastAsia="SimSun"/>
                <w:i/>
                <w:iCs/>
                <w:lang w:eastAsia="zh-SG"/>
              </w:rPr>
              <w:t>‘</w:t>
            </w:r>
            <w:r>
              <w:rPr>
                <w:rFonts w:eastAsia="SimSun" w:hint="eastAsia"/>
                <w:i/>
                <w:iCs/>
                <w:lang w:eastAsia="zh-SG"/>
              </w:rPr>
              <w:t xml:space="preserve"> - </w:t>
            </w:r>
            <w:r>
              <w:rPr>
                <w:rFonts w:eastAsia="SimSun"/>
                <w:i/>
                <w:iCs/>
                <w:lang w:eastAsia="zh-SG"/>
              </w:rPr>
              <w:t>‘</w:t>
            </w:r>
            <w:r>
              <w:rPr>
                <w:rFonts w:eastAsia="SimSun" w:hint="eastAsia"/>
                <w:i/>
                <w:iCs/>
                <w:lang w:eastAsia="zh-SG"/>
              </w:rPr>
              <w:t xml:space="preserve"> + Collection_Unit.Current_Location_Code</w:t>
            </w:r>
          </w:p>
          <w:p w14:paraId="7F205C63" w14:textId="77777777" w:rsidR="005A3DC7" w:rsidRPr="00312FAB" w:rsidRDefault="00312FAB" w:rsidP="00A95B15">
            <w:pPr>
              <w:pStyle w:val="TableRow"/>
              <w:rPr>
                <w:rFonts w:eastAsia="SimSun"/>
                <w:lang w:eastAsia="zh-SG"/>
              </w:rPr>
            </w:pPr>
            <w:r>
              <w:rPr>
                <w:rFonts w:eastAsia="SimSun" w:hint="eastAsia"/>
                <w:lang w:eastAsia="zh-SG"/>
              </w:rPr>
              <w:t>List box showing the stores that are available for display on the diagram, but are not actually on the diagram.  Stores which are have the diagram store identified as the usual location, but not the current location (i.e. stores which are currently elsewhere), are displayed using the disabled text colour.</w:t>
            </w:r>
            <w:r w:rsidR="00905609">
              <w:rPr>
                <w:rFonts w:eastAsia="SimSun" w:hint="eastAsia"/>
                <w:lang w:eastAsia="zh-SG"/>
              </w:rPr>
              <w:t xml:space="preserve">  Double clicking a store removes it from the list and creates a store box in the centre of the diagram.</w:t>
            </w:r>
          </w:p>
        </w:tc>
      </w:tr>
      <w:tr w:rsidR="005A3DC7" w14:paraId="55A010F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D3A0986" w14:textId="77777777" w:rsidR="005A3DC7" w:rsidRDefault="005A3DC7" w:rsidP="00A95B15">
            <w:pPr>
              <w:pStyle w:val="TableRow"/>
            </w:pPr>
            <w:r>
              <w:t>pnlDiagram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8C3DC8" w14:textId="77777777" w:rsidR="005A3DC7" w:rsidRPr="009707AE" w:rsidRDefault="005A3DC7" w:rsidP="00A95B15">
            <w:pPr>
              <w:pStyle w:val="TableRow"/>
              <w:rPr>
                <w:rFonts w:eastAsia="SimSun"/>
                <w:lang w:eastAsia="zh-SG"/>
              </w:rPr>
            </w:pPr>
            <w:r>
              <w:rPr>
                <w:rFonts w:eastAsia="SimSun" w:hint="eastAsia"/>
                <w:lang w:eastAsia="zh-SG"/>
              </w:rPr>
              <w:t>TStoreLayoutDiagram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D2B1546" w14:textId="77777777" w:rsidR="005A3DC7" w:rsidRDefault="00312FAB" w:rsidP="00A95B15">
            <w:pPr>
              <w:pStyle w:val="TableRow"/>
              <w:rPr>
                <w:rFonts w:eastAsia="SimSun"/>
                <w:lang w:eastAsia="zh-SG"/>
              </w:rPr>
            </w:pPr>
            <w:r>
              <w:rPr>
                <w:rFonts w:eastAsia="SimSun" w:hint="eastAsia"/>
                <w:lang w:eastAsia="zh-SG"/>
              </w:rPr>
              <w:t>Diagram panel for the store layout.</w:t>
            </w:r>
          </w:p>
          <w:p w14:paraId="68DBDC51" w14:textId="77777777" w:rsidR="00312FAB" w:rsidRPr="00312FAB" w:rsidRDefault="00312FAB" w:rsidP="00A95B15">
            <w:pPr>
              <w:pStyle w:val="TableRow"/>
              <w:rPr>
                <w:rFonts w:eastAsia="SimSun"/>
                <w:lang w:eastAsia="zh-SG"/>
              </w:rPr>
            </w:pPr>
            <w:r>
              <w:rPr>
                <w:rFonts w:eastAsia="SimSun" w:hint="eastAsia"/>
                <w:lang w:eastAsia="zh-SG"/>
              </w:rPr>
              <w:t xml:space="preserve">Accepts drag and drop of stores from lbStores, in which case the item is removed from lbStores and a </w:t>
            </w:r>
            <w:r w:rsidR="0082039E">
              <w:rPr>
                <w:rFonts w:eastAsia="SimSun" w:hint="eastAsia"/>
                <w:lang w:eastAsia="zh-SG"/>
              </w:rPr>
              <w:t>store</w:t>
            </w:r>
            <w:r>
              <w:rPr>
                <w:rFonts w:eastAsia="SimSun" w:hint="eastAsia"/>
                <w:lang w:eastAsia="zh-SG"/>
              </w:rPr>
              <w:t xml:space="preserve"> is placed on the diagram, centred on the mouse release point.</w:t>
            </w:r>
          </w:p>
        </w:tc>
      </w:tr>
      <w:tr w:rsidR="00905609" w14:paraId="423CDCA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B822D4" w14:textId="77777777" w:rsidR="00905609" w:rsidRPr="00905609" w:rsidRDefault="00905609" w:rsidP="00A95B15">
            <w:pPr>
              <w:pStyle w:val="TableRow"/>
              <w:rPr>
                <w:rFonts w:eastAsia="SimSun"/>
                <w:lang w:eastAsia="zh-SG"/>
              </w:rPr>
            </w:pPr>
            <w:r>
              <w:rPr>
                <w:rFonts w:eastAsia="SimSun" w:hint="eastAsia"/>
                <w:lang w:eastAsia="zh-SG"/>
              </w:rPr>
              <w:t>btnApply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1D2151" w14:textId="77777777" w:rsidR="00905609" w:rsidRDefault="00905609" w:rsidP="00A95B1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93F578" w14:textId="77777777" w:rsidR="00905609" w:rsidRDefault="00905609" w:rsidP="00A95B15">
            <w:pPr>
              <w:pStyle w:val="TableRow"/>
              <w:rPr>
                <w:rFonts w:eastAsia="SimSun"/>
                <w:lang w:eastAsia="zh-SG"/>
              </w:rPr>
            </w:pPr>
            <w:r>
              <w:rPr>
                <w:rFonts w:eastAsia="SimSun" w:hint="eastAsia"/>
                <w:lang w:eastAsia="zh-SG"/>
              </w:rPr>
              <w:t>Applies the changes to the diagram to the database.</w:t>
            </w:r>
          </w:p>
        </w:tc>
      </w:tr>
    </w:tbl>
    <w:p w14:paraId="33E9C743" w14:textId="77777777" w:rsidR="005A3DC7" w:rsidRPr="005A3DC7" w:rsidRDefault="005A3DC7" w:rsidP="005A3DC7"/>
    <w:p w14:paraId="2A8E31F4" w14:textId="77777777" w:rsidR="003A7EFD" w:rsidRDefault="003A7EFD" w:rsidP="003A7EFD">
      <w:pPr>
        <w:pStyle w:val="Heading4"/>
      </w:pPr>
      <w:bookmarkStart w:id="441" w:name="_Toc292878851"/>
      <w:r>
        <w:rPr>
          <w:rFonts w:eastAsia="SimSun" w:hint="eastAsia"/>
          <w:lang w:eastAsia="zh-SG"/>
        </w:rPr>
        <w:lastRenderedPageBreak/>
        <w:t>Store Display Properties</w:t>
      </w:r>
      <w:bookmarkEnd w:id="441"/>
    </w:p>
    <w:p w14:paraId="2C1F2499" w14:textId="5ADB00A8" w:rsidR="003A7EFD" w:rsidRPr="00782139" w:rsidRDefault="005550DB" w:rsidP="003A7EFD">
      <w:pPr>
        <w:jc w:val="center"/>
        <w:rPr>
          <w:lang w:val="en-US"/>
        </w:rPr>
      </w:pPr>
      <w:r w:rsidRPr="00782139">
        <w:rPr>
          <w:noProof/>
          <w:lang w:eastAsia="en-GB"/>
        </w:rPr>
        <w:drawing>
          <wp:inline distT="0" distB="0" distL="0" distR="0" wp14:anchorId="4388ECC3" wp14:editId="31B72A35">
            <wp:extent cx="3543300" cy="4067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3300" cy="4067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3A7EFD" w14:paraId="44C1AF0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1CBDBF2" w14:textId="77777777" w:rsidR="003A7EFD" w:rsidRPr="003A7EFD" w:rsidRDefault="003A7EFD" w:rsidP="00570F95">
            <w:pPr>
              <w:pStyle w:val="TableTitle"/>
              <w:rPr>
                <w:rFonts w:eastAsia="SimSun"/>
                <w:lang w:eastAsia="zh-SG"/>
              </w:rPr>
            </w:pPr>
            <w:r>
              <w:t xml:space="preserve">Window Name: </w:t>
            </w:r>
            <w:r>
              <w:rPr>
                <w:rFonts w:eastAsia="SimSun" w:hint="eastAsia"/>
                <w:lang w:eastAsia="zh-SG"/>
              </w:rPr>
              <w:t>TdlgStoreDisplayProperties</w:t>
            </w:r>
          </w:p>
        </w:tc>
      </w:tr>
      <w:tr w:rsidR="003A7EFD" w14:paraId="4EF0C97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56375E8" w14:textId="77777777" w:rsidR="003A7EFD" w:rsidRDefault="003A7EFD" w:rsidP="00570F95">
            <w:pPr>
              <w:pStyle w:val="TableRow"/>
              <w:keepNext/>
            </w:pPr>
            <w:r>
              <w:rPr>
                <w:b/>
              </w:rPr>
              <w:t>Inherits</w:t>
            </w:r>
            <w:r>
              <w:t xml:space="preserve">: </w:t>
            </w:r>
            <w:r>
              <w:rPr>
                <w:rFonts w:eastAsia="SimSun" w:hint="eastAsia"/>
                <w:lang w:eastAsia="zh-SG"/>
              </w:rPr>
              <w:t>TForm</w:t>
            </w:r>
            <w:r>
              <w:t xml:space="preserve"> </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3AF1621" w14:textId="77777777" w:rsidR="003A7EFD" w:rsidRDefault="003A7EFD" w:rsidP="00570F95">
            <w:pPr>
              <w:pStyle w:val="TableRow"/>
              <w:keepNext/>
            </w:pPr>
            <w:r>
              <w:rPr>
                <w:b/>
              </w:rPr>
              <w:t>Unit File Name</w:t>
            </w:r>
            <w:r>
              <w:t>:</w:t>
            </w:r>
            <w:r>
              <w:rPr>
                <w:rFonts w:eastAsia="SimSun" w:hint="eastAsia"/>
                <w:lang w:eastAsia="zh-SG"/>
              </w:rPr>
              <w:t xml:space="preserve"> StoreDisplayProperties</w:t>
            </w:r>
            <w:r>
              <w:t>.pas</w:t>
            </w:r>
          </w:p>
        </w:tc>
      </w:tr>
      <w:tr w:rsidR="003A7EFD" w14:paraId="27B076E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66D3C57" w14:textId="77777777" w:rsidR="003A7EFD" w:rsidRPr="003A7EFD" w:rsidRDefault="003A7EFD" w:rsidP="00570F95">
            <w:pPr>
              <w:pStyle w:val="TableRow"/>
              <w:keepNext/>
              <w:rPr>
                <w:rFonts w:eastAsia="SimSun"/>
                <w:lang w:eastAsia="zh-SG"/>
              </w:rPr>
            </w:pPr>
            <w:r>
              <w:rPr>
                <w:b/>
              </w:rPr>
              <w:t>Entities</w:t>
            </w:r>
            <w:r>
              <w:t xml:space="preserve">: </w:t>
            </w:r>
            <w:r>
              <w:rPr>
                <w:rFonts w:eastAsia="SimSun" w:hint="eastAsia"/>
                <w:lang w:eastAsia="zh-SG"/>
              </w:rPr>
              <w:t>None</w:t>
            </w:r>
          </w:p>
        </w:tc>
      </w:tr>
      <w:tr w:rsidR="003A7EFD" w14:paraId="57792BE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CD3BBA" w14:textId="77777777" w:rsidR="003A7EFD" w:rsidRPr="003A7EFD" w:rsidRDefault="003A7EFD" w:rsidP="00570F95">
            <w:pPr>
              <w:pStyle w:val="TableRow"/>
              <w:keepNext/>
              <w:rPr>
                <w:rFonts w:eastAsia="SimSun"/>
                <w:lang w:eastAsia="zh-SG"/>
              </w:rPr>
            </w:pPr>
            <w:r>
              <w:rPr>
                <w:b/>
              </w:rPr>
              <w:t>Calls</w:t>
            </w:r>
            <w:r>
              <w:t>:</w:t>
            </w:r>
            <w:r>
              <w:rPr>
                <w:rFonts w:eastAsia="SimSun" w:hint="eastAsia"/>
                <w:lang w:eastAsia="zh-SG"/>
              </w:rPr>
              <w:t xml:space="preserve"> None</w:t>
            </w:r>
          </w:p>
        </w:tc>
      </w:tr>
      <w:tr w:rsidR="003A7EFD" w14:paraId="690F3D2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E972FBD" w14:textId="77777777" w:rsidR="003A7EFD" w:rsidRPr="003A7EFD" w:rsidRDefault="003A7EFD" w:rsidP="00570F95">
            <w:pPr>
              <w:pStyle w:val="TableRow"/>
              <w:keepNext/>
              <w:rPr>
                <w:rFonts w:eastAsia="SimSun"/>
                <w:lang w:eastAsia="zh-SG"/>
              </w:rPr>
            </w:pPr>
            <w:r>
              <w:rPr>
                <w:b/>
              </w:rPr>
              <w:t>Returns</w:t>
            </w:r>
            <w:r>
              <w:t xml:space="preserve"> </w:t>
            </w:r>
            <w:r>
              <w:rPr>
                <w:b/>
              </w:rPr>
              <w:t>To</w:t>
            </w:r>
            <w:r>
              <w:t xml:space="preserve">: </w:t>
            </w:r>
            <w:r>
              <w:rPr>
                <w:rFonts w:eastAsia="SimSun" w:hint="eastAsia"/>
                <w:lang w:eastAsia="zh-SG"/>
              </w:rPr>
              <w:t>Store Layout Editor Form</w:t>
            </w:r>
          </w:p>
        </w:tc>
      </w:tr>
      <w:tr w:rsidR="003A7EFD" w14:paraId="1AA815C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AAC72F" w14:textId="77777777" w:rsidR="003A7EFD" w:rsidRPr="003A7EFD" w:rsidRDefault="003A7EFD" w:rsidP="00570F95">
            <w:pPr>
              <w:pStyle w:val="TableRow"/>
              <w:keepNext/>
              <w:rPr>
                <w:rFonts w:eastAsia="SimSun"/>
                <w:lang w:eastAsia="zh-SG"/>
              </w:rPr>
            </w:pPr>
            <w:r>
              <w:rPr>
                <w:b/>
              </w:rPr>
              <w:t>Description</w:t>
            </w:r>
            <w:r>
              <w:t xml:space="preserve">: </w:t>
            </w:r>
            <w:r>
              <w:rPr>
                <w:rFonts w:eastAsia="SimSun" w:hint="eastAsia"/>
                <w:lang w:eastAsia="zh-SG"/>
              </w:rPr>
              <w:t>Allows the user to configure the display properties of a store on a diagram.</w:t>
            </w:r>
          </w:p>
        </w:tc>
      </w:tr>
    </w:tbl>
    <w:p w14:paraId="3D57C2D1" w14:textId="77777777" w:rsidR="003A7EFD" w:rsidRDefault="003A7EFD" w:rsidP="003A7EFD"/>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3A7EFD" w14:paraId="37B9A46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AD991C2" w14:textId="77777777" w:rsidR="003A7EFD" w:rsidRDefault="003A7EFD" w:rsidP="00570F95">
            <w:pPr>
              <w:pStyle w:val="TableTitle"/>
            </w:pPr>
            <w:r>
              <w:t>Window Controls</w:t>
            </w:r>
          </w:p>
        </w:tc>
      </w:tr>
      <w:tr w:rsidR="003A7EFD" w14:paraId="0E72E3A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E4F708" w14:textId="77777777" w:rsidR="003A7EFD" w:rsidRDefault="003A7EFD" w:rsidP="00570F9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E5D229" w14:textId="77777777" w:rsidR="003A7EFD" w:rsidRDefault="003A7EFD" w:rsidP="00570F9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CBC4A14" w14:textId="77777777" w:rsidR="003A7EFD" w:rsidRDefault="003A7EFD" w:rsidP="00570F95">
            <w:pPr>
              <w:pStyle w:val="TableColumnTitles"/>
              <w:keepNext/>
            </w:pPr>
            <w:r>
              <w:rPr>
                <w:i/>
              </w:rPr>
              <w:t>Attribute</w:t>
            </w:r>
            <w:r>
              <w:t xml:space="preserve"> Action</w:t>
            </w:r>
          </w:p>
        </w:tc>
      </w:tr>
      <w:tr w:rsidR="00782139" w14:paraId="0670656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93E683" w14:textId="77777777" w:rsidR="00782139" w:rsidRDefault="00782139" w:rsidP="00570F95">
            <w:pPr>
              <w:pStyle w:val="TableRow"/>
            </w:pPr>
            <w:r>
              <w:t>cbtnLineColour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CFF2AED" w14:textId="77777777" w:rsidR="00782139" w:rsidRDefault="00782139" w:rsidP="00570F95">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1E78D3" w14:textId="77777777" w:rsidR="00782139" w:rsidRDefault="00782139" w:rsidP="00570F95">
            <w:pPr>
              <w:pStyle w:val="TableRow"/>
              <w:rPr>
                <w:rFonts w:eastAsia="SimSun"/>
                <w:lang w:eastAsia="zh-SG"/>
              </w:rPr>
            </w:pPr>
            <w:r>
              <w:t>Colour selection button that allows the user to view and edit the colour of the object's lines.</w:t>
            </w:r>
          </w:p>
          <w:p w14:paraId="100E0F5F" w14:textId="77777777" w:rsidR="00782139" w:rsidRPr="00782139" w:rsidRDefault="00782139" w:rsidP="00570F95">
            <w:pPr>
              <w:pStyle w:val="TableRow"/>
              <w:rPr>
                <w:rFonts w:eastAsia="SimSun"/>
                <w:lang w:eastAsia="zh-SG"/>
              </w:rPr>
            </w:pPr>
            <w:r>
              <w:rPr>
                <w:rFonts w:eastAsia="SimSun" w:hint="eastAsia"/>
                <w:lang w:eastAsia="zh-SG"/>
              </w:rPr>
              <w:t>Changing the value updates the line colour in the preview.</w:t>
            </w:r>
          </w:p>
        </w:tc>
      </w:tr>
      <w:tr w:rsidR="00782139" w14:paraId="6DD7C23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EE5172" w14:textId="77777777" w:rsidR="00782139" w:rsidRPr="00782139" w:rsidRDefault="00782139" w:rsidP="00570F95">
            <w:pPr>
              <w:pStyle w:val="TableRow"/>
              <w:rPr>
                <w:rFonts w:eastAsia="SimSun"/>
                <w:lang w:eastAsia="zh-SG"/>
              </w:rPr>
            </w:pPr>
            <w:r>
              <w:rPr>
                <w:rFonts w:eastAsia="SimSun" w:hint="eastAsia"/>
                <w:lang w:eastAsia="zh-SG"/>
              </w:rPr>
              <w:lastRenderedPageBreak/>
              <w:t>cbtnFillColour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B74B04" w14:textId="77777777" w:rsidR="00782139" w:rsidRPr="00782139" w:rsidRDefault="00782139" w:rsidP="00570F95">
            <w:pPr>
              <w:pStyle w:val="TableRow"/>
              <w:rPr>
                <w:rFonts w:eastAsia="SimSun"/>
                <w:lang w:eastAsia="zh-SG"/>
              </w:rPr>
            </w:pPr>
            <w:r>
              <w:rPr>
                <w:rFonts w:eastAsia="SimSun" w:hint="eastAsia"/>
                <w:lang w:eastAsia="zh-SG"/>
              </w:rP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C5D908" w14:textId="77777777" w:rsidR="00782139" w:rsidRDefault="00782139" w:rsidP="00782139">
            <w:pPr>
              <w:pStyle w:val="TableRow"/>
              <w:rPr>
                <w:rFonts w:eastAsia="SimSun"/>
                <w:lang w:eastAsia="zh-SG"/>
              </w:rPr>
            </w:pPr>
            <w:r>
              <w:t xml:space="preserve">Colour selection button that allows the user to view and edit the colour of the object's </w:t>
            </w:r>
            <w:r>
              <w:rPr>
                <w:rFonts w:eastAsia="SimSun" w:hint="eastAsia"/>
                <w:lang w:eastAsia="zh-SG"/>
              </w:rPr>
              <w:t>background fill</w:t>
            </w:r>
            <w:r>
              <w:t>.</w:t>
            </w:r>
          </w:p>
          <w:p w14:paraId="0423D60F" w14:textId="77777777" w:rsidR="00782139" w:rsidRDefault="00782139" w:rsidP="00782139">
            <w:pPr>
              <w:pStyle w:val="TableRow"/>
            </w:pPr>
            <w:r>
              <w:rPr>
                <w:rFonts w:eastAsia="SimSun" w:hint="eastAsia"/>
                <w:lang w:eastAsia="zh-SG"/>
              </w:rPr>
              <w:t>Changing the value updates the fill colour in the preview.</w:t>
            </w:r>
          </w:p>
        </w:tc>
      </w:tr>
      <w:tr w:rsidR="00782139" w14:paraId="4B23DB5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4347E6" w14:textId="77777777" w:rsidR="00782139" w:rsidRDefault="00782139" w:rsidP="00570F95">
            <w:pPr>
              <w:pStyle w:val="TableRow"/>
            </w:pPr>
            <w:r>
              <w:t>eLineWeight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29FCC5" w14:textId="77777777" w:rsidR="00782139" w:rsidRDefault="00782139" w:rsidP="00570F9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D316F0" w14:textId="77777777" w:rsidR="00782139" w:rsidRDefault="00782139" w:rsidP="00570F95">
            <w:pPr>
              <w:pStyle w:val="TableRow"/>
            </w:pPr>
            <w:r>
              <w:t>Edit box that allows the user to view and edit the weight of the object's lines in pixels.  Linked to the udLineWeight TUpDown control.</w:t>
            </w:r>
          </w:p>
        </w:tc>
      </w:tr>
      <w:tr w:rsidR="00782139" w14:paraId="2C461CE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A17C02" w14:textId="77777777" w:rsidR="00782139" w:rsidRDefault="00782139" w:rsidP="00570F95">
            <w:pPr>
              <w:pStyle w:val="TableRow"/>
            </w:pPr>
            <w:r>
              <w:t>udLineWeight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1F1A71" w14:textId="77777777" w:rsidR="00782139" w:rsidRDefault="00782139" w:rsidP="00570F95">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B461FFD" w14:textId="77777777" w:rsidR="00782139" w:rsidRDefault="00782139" w:rsidP="00570F95">
            <w:pPr>
              <w:pStyle w:val="TableRow"/>
            </w:pPr>
            <w:r>
              <w:t>Up-down selector control linked to eLineWeight.</w:t>
            </w:r>
          </w:p>
        </w:tc>
      </w:tr>
      <w:tr w:rsidR="00782139" w14:paraId="48B444E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D0B626" w14:textId="77777777" w:rsidR="00782139" w:rsidRDefault="00782139" w:rsidP="00570F95">
            <w:pPr>
              <w:pStyle w:val="TableRow"/>
            </w:pPr>
            <w:r>
              <w:t>pnlFont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E8818F" w14:textId="77777777" w:rsidR="00782139" w:rsidRDefault="00782139" w:rsidP="00570F95">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BF15CE" w14:textId="77777777" w:rsidR="00782139" w:rsidRDefault="00782139" w:rsidP="00570F95">
            <w:pPr>
              <w:pStyle w:val="TableRow"/>
            </w:pPr>
            <w:r>
              <w:t>Panel displaying a preview of the selected font settings for the object.</w:t>
            </w:r>
          </w:p>
        </w:tc>
      </w:tr>
      <w:tr w:rsidR="00782139" w14:paraId="23BD16B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6C4D758" w14:textId="77777777" w:rsidR="00782139" w:rsidRDefault="00782139" w:rsidP="00570F95">
            <w:pPr>
              <w:pStyle w:val="TableRow"/>
            </w:pPr>
            <w:r>
              <w:t>btnChangeFont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861AFF" w14:textId="77777777" w:rsidR="00782139" w:rsidRDefault="00782139" w:rsidP="00570F95">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BC65BD1" w14:textId="77777777" w:rsidR="00782139" w:rsidRDefault="00782139" w:rsidP="00570F95">
            <w:pPr>
              <w:pStyle w:val="TableRow"/>
            </w:pPr>
            <w:r>
              <w:t>When clicked, displays a standard Windows Font selector dialog.  This allows the user to configure the font that applies to the object(s).  If the user changes the font, then the font of pnlFont and pnlPreview are updated to reflect the alterations.</w:t>
            </w:r>
          </w:p>
        </w:tc>
      </w:tr>
      <w:tr w:rsidR="00782139" w14:paraId="16C17C3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1DA115" w14:textId="77777777" w:rsidR="00782139" w:rsidRDefault="00782139" w:rsidP="00570F95">
            <w:pPr>
              <w:pStyle w:val="TableRow"/>
            </w:pPr>
            <w:r>
              <w:t>pnlPreview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B96F5C" w14:textId="77777777" w:rsidR="00782139" w:rsidRDefault="00782139" w:rsidP="00570F95">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F1CFE6" w14:textId="77777777" w:rsidR="00782139" w:rsidRPr="00782139" w:rsidRDefault="00782139" w:rsidP="00570F95">
            <w:pPr>
              <w:pStyle w:val="TableRow"/>
              <w:rPr>
                <w:rFonts w:eastAsia="SimSun"/>
                <w:lang w:eastAsia="zh-SG"/>
              </w:rPr>
            </w:pPr>
            <w:r>
              <w:rPr>
                <w:rFonts w:eastAsia="SimSun" w:hint="eastAsia"/>
                <w:lang w:eastAsia="zh-SG"/>
              </w:rPr>
              <w:t>Panel containing a preview of the display of the shape according to the current settings.</w:t>
            </w:r>
          </w:p>
        </w:tc>
      </w:tr>
      <w:tr w:rsidR="00782139" w14:paraId="753A54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C79676" w14:textId="77777777" w:rsidR="00782139" w:rsidRPr="00782139" w:rsidRDefault="00782139" w:rsidP="00570F95">
            <w:pPr>
              <w:pStyle w:val="TableRow"/>
              <w:rPr>
                <w:rFonts w:eastAsia="SimSun"/>
                <w:lang w:eastAsia="zh-SG"/>
              </w:rPr>
            </w:pPr>
            <w:r>
              <w:rPr>
                <w:rFonts w:eastAsia="SimSun" w:hint="eastAsia"/>
                <w:lang w:eastAsia="zh-SG"/>
              </w:rP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E3FB17" w14:textId="77777777" w:rsidR="00782139" w:rsidRPr="00782139" w:rsidRDefault="00782139" w:rsidP="00570F9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B249378" w14:textId="77777777" w:rsidR="00782139" w:rsidRDefault="00782139" w:rsidP="00570F95">
            <w:pPr>
              <w:pStyle w:val="TableRow"/>
              <w:rPr>
                <w:rFonts w:eastAsia="SimSun"/>
                <w:lang w:eastAsia="zh-SG"/>
              </w:rPr>
            </w:pPr>
            <w:r>
              <w:rPr>
                <w:rFonts w:eastAsia="SimSun" w:hint="eastAsia"/>
                <w:lang w:eastAsia="zh-SG"/>
              </w:rPr>
              <w:t>Closes the dialog and applies the changes.</w:t>
            </w:r>
          </w:p>
        </w:tc>
      </w:tr>
      <w:tr w:rsidR="00782139" w14:paraId="5CE2726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D935DB" w14:textId="77777777" w:rsidR="00782139" w:rsidRDefault="00782139" w:rsidP="00570F95">
            <w:pPr>
              <w:pStyle w:val="TableRow"/>
              <w:rPr>
                <w:rFonts w:eastAsia="SimSun"/>
                <w:lang w:eastAsia="zh-SG"/>
              </w:rPr>
            </w:pPr>
            <w:r>
              <w:rPr>
                <w:rFonts w:eastAsia="SimSun" w:hint="eastAsia"/>
                <w:lang w:eastAsia="zh-SG"/>
              </w:rP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F3F516" w14:textId="77777777" w:rsidR="00782139" w:rsidRDefault="00782139" w:rsidP="00570F9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60E47BA" w14:textId="77777777" w:rsidR="00782139" w:rsidRDefault="00782139" w:rsidP="00570F95">
            <w:pPr>
              <w:pStyle w:val="TableRow"/>
              <w:rPr>
                <w:rFonts w:eastAsia="SimSun"/>
                <w:lang w:eastAsia="zh-SG"/>
              </w:rPr>
            </w:pPr>
            <w:r>
              <w:t>Closes the dialog discarding any pending changes since the dialog was opened or the Apply button was clicked.</w:t>
            </w:r>
          </w:p>
        </w:tc>
      </w:tr>
      <w:tr w:rsidR="00782139" w14:paraId="7B619EC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4CA0DA" w14:textId="77777777" w:rsidR="00782139" w:rsidRDefault="00782139" w:rsidP="00570F95">
            <w:pPr>
              <w:pStyle w:val="TableRow"/>
              <w:rPr>
                <w:rFonts w:eastAsia="SimSun"/>
                <w:lang w:eastAsia="zh-SG"/>
              </w:rPr>
            </w:pPr>
            <w:r>
              <w:rPr>
                <w:rFonts w:eastAsia="SimSun" w:hint="eastAsia"/>
                <w:lang w:eastAsia="zh-SG"/>
              </w:rPr>
              <w:t>btnApply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C3C28E" w14:textId="77777777" w:rsidR="00782139" w:rsidRDefault="00782139" w:rsidP="00570F95">
            <w:pPr>
              <w:pStyle w:val="TableRow"/>
              <w:rPr>
                <w:rFonts w:eastAsia="SimSun"/>
                <w:lang w:eastAsia="zh-SG"/>
              </w:rPr>
            </w:pPr>
            <w:r>
              <w:rPr>
                <w:rFonts w:eastAsia="SimSun" w:hint="eastAsia"/>
                <w:lang w:eastAsia="zh-SG"/>
              </w:rP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0BA911" w14:textId="77777777" w:rsidR="00782139" w:rsidRPr="00782139" w:rsidRDefault="00782139" w:rsidP="00570F95">
            <w:pPr>
              <w:pStyle w:val="TableRow"/>
              <w:rPr>
                <w:rFonts w:eastAsia="SimSun"/>
                <w:lang w:eastAsia="zh-SG"/>
              </w:rPr>
            </w:pPr>
            <w:r>
              <w:rPr>
                <w:rFonts w:eastAsia="SimSun" w:hint="eastAsia"/>
                <w:lang w:eastAsia="zh-SG"/>
              </w:rPr>
              <w:t>Applies the changes to the underlying diagram and leaves the dialog open.</w:t>
            </w:r>
          </w:p>
        </w:tc>
      </w:tr>
    </w:tbl>
    <w:p w14:paraId="6B16366D" w14:textId="77777777" w:rsidR="003A7EFD" w:rsidRDefault="003A7EFD" w:rsidP="003A7EFD">
      <w:pPr>
        <w:rPr>
          <w:rFonts w:eastAsia="SimSun"/>
          <w:lang w:eastAsia="zh-SG"/>
        </w:rPr>
      </w:pPr>
    </w:p>
    <w:p w14:paraId="4E32DB86" w14:textId="77777777" w:rsidR="003A7EFD" w:rsidRDefault="001939C2" w:rsidP="003B22D0">
      <w:pPr>
        <w:pStyle w:val="Heading4"/>
        <w:rPr>
          <w:rFonts w:eastAsia="SimSun"/>
          <w:lang w:eastAsia="zh-SG"/>
        </w:rPr>
      </w:pPr>
      <w:bookmarkStart w:id="442" w:name="_Toc292878852"/>
      <w:r>
        <w:rPr>
          <w:rFonts w:eastAsia="SimSun" w:hint="eastAsia"/>
          <w:lang w:eastAsia="zh-SG"/>
        </w:rPr>
        <w:t xml:space="preserve">Store Diagram </w:t>
      </w:r>
      <w:r w:rsidR="003B22D0">
        <w:rPr>
          <w:rFonts w:eastAsia="SimSun" w:hint="eastAsia"/>
          <w:lang w:eastAsia="zh-SG"/>
        </w:rPr>
        <w:t>Settings</w:t>
      </w:r>
      <w:r>
        <w:rPr>
          <w:rFonts w:eastAsia="SimSun" w:hint="eastAsia"/>
          <w:lang w:eastAsia="zh-SG"/>
        </w:rPr>
        <w:t xml:space="preserve"> Dialog</w:t>
      </w:r>
      <w:bookmarkEnd w:id="442"/>
    </w:p>
    <w:p w14:paraId="101C7B20" w14:textId="3D6FC565" w:rsidR="003A7EFD" w:rsidRPr="003B22D0" w:rsidRDefault="005550DB" w:rsidP="003A7EFD">
      <w:pPr>
        <w:jc w:val="center"/>
        <w:rPr>
          <w:lang w:val="en-US"/>
        </w:rPr>
      </w:pPr>
      <w:r w:rsidRPr="003B22D0">
        <w:rPr>
          <w:noProof/>
          <w:lang w:eastAsia="en-GB"/>
        </w:rPr>
        <w:drawing>
          <wp:inline distT="0" distB="0" distL="0" distR="0" wp14:anchorId="76EFDEDC" wp14:editId="43876D10">
            <wp:extent cx="4248150"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8150" cy="1600200"/>
                    </a:xfrm>
                    <a:prstGeom prst="rect">
                      <a:avLst/>
                    </a:prstGeom>
                    <a:noFill/>
                    <a:ln>
                      <a:noFill/>
                    </a:ln>
                  </pic:spPr>
                </pic:pic>
              </a:graphicData>
            </a:graphic>
          </wp:inline>
        </w:drawing>
      </w: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3A7EFD" w14:paraId="7B4C0EC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FAC2D21" w14:textId="77777777" w:rsidR="003A7EFD" w:rsidRPr="001939C2" w:rsidRDefault="003A7EFD" w:rsidP="00570F95">
            <w:pPr>
              <w:pStyle w:val="TableTitle"/>
              <w:rPr>
                <w:rFonts w:eastAsia="SimSun"/>
                <w:lang w:eastAsia="zh-SG"/>
              </w:rPr>
            </w:pPr>
            <w:r>
              <w:lastRenderedPageBreak/>
              <w:t xml:space="preserve">Window Name: </w:t>
            </w:r>
            <w:r w:rsidR="001939C2">
              <w:rPr>
                <w:rFonts w:eastAsia="SimSun" w:hint="eastAsia"/>
                <w:lang w:eastAsia="zh-SG"/>
              </w:rPr>
              <w:t>TdlgStoreDiagramProperties</w:t>
            </w:r>
          </w:p>
        </w:tc>
      </w:tr>
      <w:tr w:rsidR="003A7EFD" w14:paraId="3C87782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FE090B6" w14:textId="77777777" w:rsidR="003A7EFD" w:rsidRDefault="003A7EFD" w:rsidP="00570F95">
            <w:pPr>
              <w:pStyle w:val="TableRow"/>
              <w:keepNext/>
            </w:pPr>
            <w:r>
              <w:rPr>
                <w:b/>
              </w:rPr>
              <w:t>Inherits</w:t>
            </w:r>
            <w:r>
              <w:t xml:space="preserve">: </w:t>
            </w:r>
            <w:r>
              <w:rPr>
                <w:rFonts w:eastAsia="SimSun" w:hint="eastAsia"/>
                <w:lang w:eastAsia="zh-SG"/>
              </w:rPr>
              <w:t>TForm</w:t>
            </w:r>
            <w:r>
              <w:t xml:space="preserve"> </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51C5F79" w14:textId="77777777" w:rsidR="003A7EFD" w:rsidRDefault="003A7EFD" w:rsidP="00570F95">
            <w:pPr>
              <w:pStyle w:val="TableRow"/>
              <w:keepNext/>
            </w:pPr>
            <w:r>
              <w:rPr>
                <w:b/>
              </w:rPr>
              <w:t>Unit File Name</w:t>
            </w:r>
            <w:r>
              <w:t>:</w:t>
            </w:r>
            <w:r w:rsidR="001939C2">
              <w:rPr>
                <w:rFonts w:eastAsia="SimSun" w:hint="eastAsia"/>
                <w:lang w:eastAsia="zh-SG"/>
              </w:rPr>
              <w:t>StoreDiagramProperties</w:t>
            </w:r>
            <w:r>
              <w:t>.pas</w:t>
            </w:r>
          </w:p>
        </w:tc>
      </w:tr>
      <w:tr w:rsidR="003A7EFD" w14:paraId="248CE6C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18554B" w14:textId="77777777" w:rsidR="003A7EFD" w:rsidRPr="003A7EFD" w:rsidRDefault="003A7EFD" w:rsidP="00570F95">
            <w:pPr>
              <w:pStyle w:val="TableRow"/>
              <w:keepNext/>
              <w:rPr>
                <w:rFonts w:eastAsia="SimSun"/>
                <w:lang w:eastAsia="zh-SG"/>
              </w:rPr>
            </w:pPr>
            <w:r>
              <w:rPr>
                <w:b/>
              </w:rPr>
              <w:t>Entities</w:t>
            </w:r>
            <w:r>
              <w:t xml:space="preserve">: </w:t>
            </w:r>
            <w:r>
              <w:rPr>
                <w:rFonts w:eastAsia="SimSun" w:hint="eastAsia"/>
                <w:lang w:eastAsia="zh-SG"/>
              </w:rPr>
              <w:t>None</w:t>
            </w:r>
          </w:p>
        </w:tc>
      </w:tr>
      <w:tr w:rsidR="003A7EFD" w14:paraId="208C076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C7E338A" w14:textId="77777777" w:rsidR="003A7EFD" w:rsidRPr="003A7EFD" w:rsidRDefault="003A7EFD" w:rsidP="00570F95">
            <w:pPr>
              <w:pStyle w:val="TableRow"/>
              <w:keepNext/>
              <w:rPr>
                <w:rFonts w:eastAsia="SimSun"/>
                <w:lang w:eastAsia="zh-SG"/>
              </w:rPr>
            </w:pPr>
            <w:r>
              <w:rPr>
                <w:b/>
              </w:rPr>
              <w:t>Calls</w:t>
            </w:r>
            <w:r>
              <w:t>:</w:t>
            </w:r>
            <w:r>
              <w:rPr>
                <w:rFonts w:eastAsia="SimSun" w:hint="eastAsia"/>
                <w:lang w:eastAsia="zh-SG"/>
              </w:rPr>
              <w:t xml:space="preserve"> None</w:t>
            </w:r>
          </w:p>
        </w:tc>
      </w:tr>
      <w:tr w:rsidR="003A7EFD" w14:paraId="51D95C6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04E531" w14:textId="77777777" w:rsidR="003A7EFD" w:rsidRDefault="003A7EFD" w:rsidP="00570F95">
            <w:pPr>
              <w:pStyle w:val="TableRow"/>
              <w:keepNext/>
            </w:pPr>
            <w:r>
              <w:rPr>
                <w:b/>
              </w:rPr>
              <w:t>Returns</w:t>
            </w:r>
            <w:r>
              <w:t xml:space="preserve"> </w:t>
            </w:r>
            <w:r>
              <w:rPr>
                <w:b/>
              </w:rPr>
              <w:t>To</w:t>
            </w:r>
            <w:r>
              <w:t xml:space="preserve">: </w:t>
            </w:r>
            <w:r>
              <w:rPr>
                <w:rFonts w:eastAsia="SimSun" w:hint="eastAsia"/>
                <w:lang w:eastAsia="zh-SG"/>
              </w:rPr>
              <w:t>Store Layout Editor Form</w:t>
            </w:r>
          </w:p>
        </w:tc>
      </w:tr>
      <w:tr w:rsidR="003A7EFD" w14:paraId="22DDBEB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BB69FD" w14:textId="77777777" w:rsidR="003A7EFD" w:rsidRPr="007D43FA" w:rsidRDefault="003A7EFD" w:rsidP="00570F95">
            <w:pPr>
              <w:pStyle w:val="TableRow"/>
              <w:keepNext/>
              <w:rPr>
                <w:rFonts w:eastAsia="SimSun"/>
                <w:lang w:eastAsia="zh-SG"/>
              </w:rPr>
            </w:pPr>
            <w:r>
              <w:rPr>
                <w:b/>
              </w:rPr>
              <w:t>Description</w:t>
            </w:r>
            <w:r>
              <w:t xml:space="preserve">: </w:t>
            </w:r>
            <w:r w:rsidR="007D43FA">
              <w:rPr>
                <w:rFonts w:eastAsia="SimSun" w:hint="eastAsia"/>
                <w:lang w:eastAsia="zh-SG"/>
              </w:rPr>
              <w:t>Dialog allowing the user to configure the grid and colour of a store diagram.</w:t>
            </w:r>
          </w:p>
        </w:tc>
      </w:tr>
    </w:tbl>
    <w:p w14:paraId="2FEA47FA" w14:textId="77777777" w:rsidR="003A7EFD" w:rsidRDefault="003A7EFD" w:rsidP="003A7EFD"/>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3A7EFD" w14:paraId="7E5D059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9D7FEF6" w14:textId="77777777" w:rsidR="003A7EFD" w:rsidRDefault="003A7EFD" w:rsidP="00570F95">
            <w:pPr>
              <w:pStyle w:val="TableTitle"/>
            </w:pPr>
            <w:r>
              <w:t>Window Controls</w:t>
            </w:r>
          </w:p>
        </w:tc>
      </w:tr>
      <w:tr w:rsidR="003A7EFD" w14:paraId="302A671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AC9D71" w14:textId="77777777" w:rsidR="003A7EFD" w:rsidRDefault="003A7EFD" w:rsidP="00570F9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20D064" w14:textId="77777777" w:rsidR="003A7EFD" w:rsidRDefault="003A7EFD" w:rsidP="00570F9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E76C17" w14:textId="77777777" w:rsidR="003A7EFD" w:rsidRDefault="003A7EFD" w:rsidP="00570F95">
            <w:pPr>
              <w:pStyle w:val="TableColumnTitles"/>
              <w:keepNext/>
            </w:pPr>
            <w:r>
              <w:rPr>
                <w:i/>
              </w:rPr>
              <w:t>Attribute</w:t>
            </w:r>
            <w:r>
              <w:t xml:space="preserve"> Action</w:t>
            </w:r>
          </w:p>
        </w:tc>
      </w:tr>
      <w:tr w:rsidR="003B22D0" w14:paraId="6D65C46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5C130FF" w14:textId="77777777" w:rsidR="003B22D0" w:rsidRDefault="003B22D0" w:rsidP="00570F95">
            <w:pPr>
              <w:pStyle w:val="TableRow"/>
            </w:pPr>
            <w:r>
              <w:t>cbtnBackground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819275" w14:textId="77777777" w:rsidR="003B22D0" w:rsidRDefault="003B22D0" w:rsidP="00570F95">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DC7AF4" w14:textId="77777777" w:rsidR="003B22D0" w:rsidRDefault="003B22D0" w:rsidP="00570F95">
            <w:pPr>
              <w:pStyle w:val="TableRow"/>
            </w:pPr>
            <w:r>
              <w:t>Displays and allows selection of the colour used for the diagram background.</w:t>
            </w:r>
          </w:p>
        </w:tc>
      </w:tr>
      <w:tr w:rsidR="003B22D0" w14:paraId="72B4B91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2D3EA5" w14:textId="77777777" w:rsidR="003B22D0" w:rsidRDefault="003B22D0" w:rsidP="00570F95">
            <w:pPr>
              <w:pStyle w:val="TableRow"/>
            </w:pPr>
            <w:r>
              <w:t>chkDisplayGrid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C930DD" w14:textId="77777777" w:rsidR="003B22D0" w:rsidRDefault="003B22D0" w:rsidP="00570F9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643791" w14:textId="77777777" w:rsidR="003B22D0" w:rsidRDefault="003B22D0" w:rsidP="00570F95">
            <w:pPr>
              <w:pStyle w:val="TableRow"/>
            </w:pPr>
            <w:r>
              <w:t>Allows selection of the grid display status for the diagram.  When unchecked, chkSnapToGrid, eGridSize and udGridSize are disabled.</w:t>
            </w:r>
          </w:p>
        </w:tc>
      </w:tr>
      <w:tr w:rsidR="003B22D0" w14:paraId="518D89B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2DE500" w14:textId="77777777" w:rsidR="003B22D0" w:rsidRDefault="003B22D0" w:rsidP="00570F95">
            <w:pPr>
              <w:pStyle w:val="TableRow"/>
            </w:pPr>
            <w:r>
              <w:t>chkSnapToGrid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B700A5" w14:textId="77777777" w:rsidR="003B22D0" w:rsidRDefault="003B22D0" w:rsidP="00570F9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A0BD5E" w14:textId="77777777" w:rsidR="003B22D0" w:rsidRDefault="003B22D0" w:rsidP="00570F95">
            <w:pPr>
              <w:pStyle w:val="TableRow"/>
            </w:pPr>
            <w:r>
              <w:t xml:space="preserve">Displays and allows setting of the snap to grid status for the diagram.  When checked, the </w:t>
            </w:r>
            <w:r>
              <w:rPr>
                <w:rFonts w:eastAsia="SimSun" w:hint="eastAsia"/>
                <w:lang w:eastAsia="zh-SG"/>
              </w:rPr>
              <w:t>positions of store boxes on the diagram are limited to those in which one of the corners lie on a grid pixel</w:t>
            </w:r>
            <w:r>
              <w:t>.</w:t>
            </w:r>
          </w:p>
        </w:tc>
      </w:tr>
      <w:tr w:rsidR="003B22D0" w14:paraId="3B7060F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E88DF7" w14:textId="77777777" w:rsidR="003B22D0" w:rsidRDefault="003B22D0" w:rsidP="00570F95">
            <w:pPr>
              <w:pStyle w:val="TableRow"/>
            </w:pPr>
            <w:r>
              <w:t>eGridSize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D9B12D3" w14:textId="77777777" w:rsidR="003B22D0" w:rsidRDefault="003B22D0" w:rsidP="00570F9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2DF72D" w14:textId="77777777" w:rsidR="003B22D0" w:rsidRDefault="003B22D0" w:rsidP="00570F95">
            <w:pPr>
              <w:pStyle w:val="TableRow"/>
            </w:pPr>
            <w:r>
              <w:t>Displays and allows editing of the grid size in pixels.</w:t>
            </w:r>
          </w:p>
        </w:tc>
      </w:tr>
      <w:tr w:rsidR="003B22D0" w14:paraId="1A1B54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451250" w14:textId="77777777" w:rsidR="003B22D0" w:rsidRDefault="003B22D0" w:rsidP="00570F95">
            <w:pPr>
              <w:pStyle w:val="TableRow"/>
            </w:pPr>
            <w:r>
              <w:t>udGridSize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DC6972" w14:textId="77777777" w:rsidR="003B22D0" w:rsidRDefault="003B22D0" w:rsidP="00570F95">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C600D8" w14:textId="77777777" w:rsidR="003B22D0" w:rsidRDefault="003B22D0" w:rsidP="00570F95">
            <w:pPr>
              <w:pStyle w:val="TableRow"/>
            </w:pPr>
            <w:r>
              <w:t>Up down selector control linked to eGridSize.</w:t>
            </w:r>
          </w:p>
        </w:tc>
      </w:tr>
      <w:tr w:rsidR="003B22D0" w14:paraId="57A1109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904F4E" w14:textId="77777777" w:rsidR="003B22D0" w:rsidRDefault="003B22D0" w:rsidP="00570F95">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3F243A" w14:textId="77777777" w:rsidR="003B22D0" w:rsidRDefault="003B22D0" w:rsidP="00570F9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D5D8417" w14:textId="77777777" w:rsidR="003B22D0" w:rsidRDefault="003B22D0" w:rsidP="00570F95">
            <w:pPr>
              <w:pStyle w:val="TableRow"/>
            </w:pPr>
            <w:r>
              <w:t>Closes the dialog and applies any pending changes to the diagram.</w:t>
            </w:r>
          </w:p>
        </w:tc>
      </w:tr>
      <w:tr w:rsidR="003B22D0" w14:paraId="6A179E3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0741F5" w14:textId="77777777" w:rsidR="003B22D0" w:rsidRDefault="003B22D0" w:rsidP="00570F95">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7A3590" w14:textId="77777777" w:rsidR="003B22D0" w:rsidRDefault="003B22D0" w:rsidP="00570F9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659BD3" w14:textId="77777777" w:rsidR="003B22D0" w:rsidRDefault="003B22D0" w:rsidP="00570F95">
            <w:pPr>
              <w:pStyle w:val="TableRow"/>
            </w:pPr>
            <w:r>
              <w:t>Closes the dialog discarding any pending changes since the dialog was opened or the Apply button was clicked.</w:t>
            </w:r>
          </w:p>
        </w:tc>
      </w:tr>
      <w:tr w:rsidR="003B22D0" w14:paraId="0992524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1D25B5" w14:textId="77777777" w:rsidR="003B22D0" w:rsidRDefault="003B22D0" w:rsidP="00570F95">
            <w:pPr>
              <w:pStyle w:val="TableRow"/>
            </w:pPr>
            <w:r>
              <w:t>btnApply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3C4B0D" w14:textId="77777777" w:rsidR="003B22D0" w:rsidRDefault="003B22D0" w:rsidP="00570F9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17F156" w14:textId="77777777" w:rsidR="003B22D0" w:rsidRDefault="003B22D0" w:rsidP="00570F95">
            <w:pPr>
              <w:pStyle w:val="TableRow"/>
            </w:pPr>
            <w:r>
              <w:t>Applies any pending changes to the diagram.</w:t>
            </w:r>
          </w:p>
        </w:tc>
      </w:tr>
    </w:tbl>
    <w:p w14:paraId="4D6A2B34" w14:textId="77777777" w:rsidR="009707AE" w:rsidRDefault="009707AE" w:rsidP="003A7EFD">
      <w:pPr>
        <w:pStyle w:val="Heading4"/>
      </w:pPr>
      <w:bookmarkStart w:id="443" w:name="_Toc292878853"/>
      <w:r>
        <w:lastRenderedPageBreak/>
        <w:t xml:space="preserve">Store Layout </w:t>
      </w:r>
      <w:r>
        <w:rPr>
          <w:rFonts w:eastAsia="SimSun" w:hint="eastAsia"/>
          <w:lang w:eastAsia="zh-SG"/>
        </w:rPr>
        <w:t>Diagram</w:t>
      </w:r>
      <w:r>
        <w:t xml:space="preserve"> </w:t>
      </w:r>
      <w:r w:rsidR="005A3DC7">
        <w:rPr>
          <w:rFonts w:eastAsia="SimSun" w:hint="eastAsia"/>
          <w:lang w:eastAsia="zh-SG"/>
        </w:rPr>
        <w:t>Component</w:t>
      </w:r>
      <w:bookmarkEnd w:id="443"/>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9707AE" w14:paraId="42B63C1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D084E71" w14:textId="77777777" w:rsidR="009707AE" w:rsidRPr="009707AE" w:rsidRDefault="009707AE" w:rsidP="00A95B15">
            <w:pPr>
              <w:pStyle w:val="TableTitle"/>
              <w:rPr>
                <w:rFonts w:eastAsia="SimSun"/>
                <w:lang w:eastAsia="zh-SG"/>
              </w:rPr>
            </w:pPr>
            <w:r>
              <w:t xml:space="preserve">Window Name: </w:t>
            </w:r>
            <w:r>
              <w:rPr>
                <w:rFonts w:eastAsia="SimSun" w:hint="eastAsia"/>
                <w:lang w:eastAsia="zh-SG"/>
              </w:rPr>
              <w:t>TStoreLayoutDiagram</w:t>
            </w:r>
          </w:p>
        </w:tc>
      </w:tr>
      <w:tr w:rsidR="009707AE" w14:paraId="06528F0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42CF023" w14:textId="77777777" w:rsidR="009707AE" w:rsidRPr="009707AE" w:rsidRDefault="009707AE" w:rsidP="00A95B15">
            <w:pPr>
              <w:pStyle w:val="TableRow"/>
              <w:keepNext/>
              <w:rPr>
                <w:rFonts w:eastAsia="SimSun"/>
                <w:lang w:eastAsia="zh-SG"/>
              </w:rPr>
            </w:pPr>
            <w:r>
              <w:rPr>
                <w:b/>
              </w:rPr>
              <w:t>Inherits</w:t>
            </w:r>
            <w:r>
              <w:t xml:space="preserve">:  </w:t>
            </w:r>
            <w:r>
              <w:rPr>
                <w:rFonts w:eastAsia="SimSun" w:hint="eastAsia"/>
                <w:lang w:eastAsia="zh-SG"/>
              </w:rPr>
              <w:t>TPanel</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B05531F" w14:textId="77777777" w:rsidR="009707AE" w:rsidRDefault="009707AE" w:rsidP="00A95B15">
            <w:pPr>
              <w:pStyle w:val="TableRow"/>
              <w:keepNext/>
            </w:pPr>
            <w:r>
              <w:rPr>
                <w:b/>
              </w:rPr>
              <w:t>Unit File Name</w:t>
            </w:r>
            <w:r>
              <w:t>: Stor</w:t>
            </w:r>
            <w:r>
              <w:rPr>
                <w:rFonts w:eastAsia="SimSun" w:hint="eastAsia"/>
                <w:lang w:eastAsia="zh-SG"/>
              </w:rPr>
              <w:t>e</w:t>
            </w:r>
            <w:r>
              <w:t>Layout</w:t>
            </w:r>
            <w:r>
              <w:rPr>
                <w:rFonts w:eastAsia="SimSun" w:hint="eastAsia"/>
                <w:lang w:eastAsia="zh-SG"/>
              </w:rPr>
              <w:t>Diagram</w:t>
            </w:r>
            <w:r>
              <w:t>.pas</w:t>
            </w:r>
          </w:p>
        </w:tc>
      </w:tr>
      <w:tr w:rsidR="009707AE" w14:paraId="1408C2F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45ACF4" w14:textId="77777777" w:rsidR="009707AE" w:rsidRDefault="009707AE" w:rsidP="00A95B15">
            <w:pPr>
              <w:pStyle w:val="TableRow"/>
              <w:keepNext/>
            </w:pPr>
            <w:r>
              <w:rPr>
                <w:b/>
              </w:rPr>
              <w:t>Entities</w:t>
            </w:r>
            <w:r>
              <w:t>: Store</w:t>
            </w:r>
          </w:p>
        </w:tc>
      </w:tr>
      <w:tr w:rsidR="009707AE" w14:paraId="515F424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F2C4BA8" w14:textId="77777777" w:rsidR="009707AE" w:rsidRDefault="009707AE" w:rsidP="00A95B15">
            <w:pPr>
              <w:pStyle w:val="TableRow"/>
              <w:keepNext/>
            </w:pPr>
            <w:r>
              <w:rPr>
                <w:b/>
              </w:rPr>
              <w:t>Calls</w:t>
            </w:r>
            <w:r>
              <w:t xml:space="preserve">: </w:t>
            </w:r>
            <w:r w:rsidR="00A95B15">
              <w:rPr>
                <w:rFonts w:eastAsia="SimSun" w:hint="eastAsia"/>
                <w:lang w:eastAsia="zh-SG"/>
              </w:rPr>
              <w:t>dlgStore</w:t>
            </w:r>
            <w:r w:rsidR="003A7EFD">
              <w:rPr>
                <w:rFonts w:eastAsia="SimSun" w:hint="eastAsia"/>
                <w:lang w:eastAsia="zh-SG"/>
              </w:rPr>
              <w:t>Display</w:t>
            </w:r>
            <w:r w:rsidR="00A95B15">
              <w:rPr>
                <w:rFonts w:eastAsia="SimSun" w:hint="eastAsia"/>
                <w:lang w:eastAsia="zh-SG"/>
              </w:rPr>
              <w:t>Properties, dlgStoreDiagram</w:t>
            </w:r>
            <w:r w:rsidR="003B22D0">
              <w:rPr>
                <w:rFonts w:eastAsia="SimSun" w:hint="eastAsia"/>
                <w:lang w:eastAsia="zh-SG"/>
              </w:rPr>
              <w:t>Settings</w:t>
            </w:r>
          </w:p>
        </w:tc>
      </w:tr>
      <w:tr w:rsidR="009707AE" w14:paraId="5F65313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7E53E4" w14:textId="77777777" w:rsidR="009707AE" w:rsidRDefault="009707AE" w:rsidP="00A95B15">
            <w:pPr>
              <w:pStyle w:val="TableRow"/>
              <w:keepNext/>
            </w:pPr>
            <w:r>
              <w:rPr>
                <w:b/>
              </w:rPr>
              <w:t>Returns</w:t>
            </w:r>
            <w:r>
              <w:t xml:space="preserve"> </w:t>
            </w:r>
            <w:r>
              <w:rPr>
                <w:b/>
              </w:rPr>
              <w:t>To</w:t>
            </w:r>
            <w:r>
              <w:t>: None</w:t>
            </w:r>
          </w:p>
        </w:tc>
      </w:tr>
      <w:tr w:rsidR="009707AE" w14:paraId="674C169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1DC739" w14:textId="77777777" w:rsidR="009707AE" w:rsidRPr="00A95B15" w:rsidRDefault="009707AE" w:rsidP="00A95B15">
            <w:pPr>
              <w:pStyle w:val="TableRow"/>
              <w:keepNext/>
              <w:rPr>
                <w:rFonts w:eastAsia="SimSun"/>
                <w:lang w:eastAsia="zh-SG"/>
              </w:rPr>
            </w:pPr>
            <w:r>
              <w:rPr>
                <w:b/>
              </w:rPr>
              <w:t>Description</w:t>
            </w:r>
            <w:r>
              <w:t xml:space="preserve">: </w:t>
            </w:r>
            <w:r w:rsidR="00A95B15">
              <w:rPr>
                <w:rFonts w:eastAsia="SimSun" w:hint="eastAsia"/>
                <w:lang w:eastAsia="zh-SG"/>
              </w:rPr>
              <w:t>Diagram component for store layout diagrams.</w:t>
            </w:r>
          </w:p>
          <w:p w14:paraId="3970B10C" w14:textId="77777777" w:rsidR="000E6D7A" w:rsidRDefault="000E6D7A" w:rsidP="000E6D7A">
            <w:pPr>
              <w:pStyle w:val="TableRow"/>
              <w:keepNext/>
              <w:rPr>
                <w:rFonts w:eastAsia="SimSun"/>
                <w:lang w:eastAsia="zh-SG"/>
              </w:rPr>
            </w:pPr>
            <w:r>
              <w:rPr>
                <w:rFonts w:eastAsia="SimSun" w:hint="eastAsia"/>
                <w:lang w:eastAsia="zh-SG"/>
              </w:rPr>
              <w:t>Displays stores as boxes, with the store caption as a label.  If the diagram is displayed on the Layout tab for a store, then the caption includes only the store code</w:t>
            </w:r>
            <w:r w:rsidR="00AB46A5">
              <w:rPr>
                <w:rFonts w:eastAsia="SimSun"/>
                <w:lang w:eastAsia="zh-SG"/>
              </w:rPr>
              <w:t xml:space="preserve"> (placement)</w:t>
            </w:r>
            <w:r>
              <w:rPr>
                <w:rFonts w:eastAsia="SimSun" w:hint="eastAsia"/>
                <w:lang w:eastAsia="zh-SG"/>
              </w:rPr>
              <w:t xml:space="preserve">.  </w:t>
            </w:r>
          </w:p>
          <w:p w14:paraId="3344DCF2" w14:textId="77777777" w:rsidR="000E6D7A" w:rsidRDefault="000E6D7A" w:rsidP="000E6D7A">
            <w:pPr>
              <w:pStyle w:val="TableRow"/>
              <w:keepNext/>
              <w:rPr>
                <w:rFonts w:eastAsia="SimSun"/>
                <w:lang w:eastAsia="zh-SG"/>
              </w:rPr>
            </w:pPr>
            <w:r>
              <w:rPr>
                <w:rFonts w:eastAsia="SimSun" w:hint="eastAsia"/>
                <w:lang w:eastAsia="zh-SG"/>
              </w:rPr>
              <w:t>The diagram is either displayed on the layout tab for a store (in read only mode), or on the Store Layout Editor form (in edit mode).  In read only mode, no edit operations are allowed and double clicking a store causes a navigation to that store</w:t>
            </w:r>
            <w:r w:rsidR="00781889">
              <w:rPr>
                <w:rFonts w:eastAsia="SimSun"/>
                <w:lang w:eastAsia="zh-SG"/>
              </w:rPr>
              <w:t>, selecting the Stores view type, displaying the navigated store as a top level node with the Store Layout tab open</w:t>
            </w:r>
            <w:r>
              <w:rPr>
                <w:rFonts w:eastAsia="SimSun" w:hint="eastAsia"/>
                <w:lang w:eastAsia="zh-SG"/>
              </w:rPr>
              <w:t>.</w:t>
            </w:r>
          </w:p>
          <w:p w14:paraId="73DD039B" w14:textId="77777777" w:rsidR="000E6D7A" w:rsidRDefault="000E6D7A" w:rsidP="000E6D7A">
            <w:pPr>
              <w:pStyle w:val="TableRow"/>
              <w:keepNext/>
              <w:rPr>
                <w:rFonts w:eastAsia="SimSun"/>
                <w:lang w:eastAsia="zh-SG"/>
              </w:rPr>
            </w:pPr>
            <w:r>
              <w:rPr>
                <w:rFonts w:eastAsia="SimSun" w:hint="eastAsia"/>
                <w:lang w:eastAsia="zh-SG"/>
              </w:rPr>
              <w:t>In edit mode, the following operations are available.</w:t>
            </w:r>
          </w:p>
          <w:p w14:paraId="00E04D65" w14:textId="77777777" w:rsidR="000E6D7A" w:rsidRDefault="000E6D7A" w:rsidP="00B62FCE">
            <w:pPr>
              <w:pStyle w:val="TableRow"/>
              <w:keepNext/>
              <w:rPr>
                <w:rFonts w:eastAsia="SimSun"/>
                <w:lang w:eastAsia="zh-SG"/>
              </w:rPr>
            </w:pPr>
            <w:r>
              <w:rPr>
                <w:rFonts w:eastAsia="SimSun" w:hint="eastAsia"/>
                <w:lang w:eastAsia="zh-SG"/>
              </w:rPr>
              <w:t>Selecting a store displays grab handles on each of the four corners of the box, plus midway along each vertice.  Grabbing a handle with the mouse allows the rectangle to be resized by dragging.  When the mouse hovers over a grab handle, the mouse cursor changes to a resize icon.  In addition, a further grab handle is displayed outside the box.  When the mouse is over this handle, the cursor changes to a rotate icon.  The user is able to rotate the box by dragging this handle.</w:t>
            </w:r>
            <w:r w:rsidR="00A95B15">
              <w:rPr>
                <w:rFonts w:eastAsia="SimSun" w:hint="eastAsia"/>
                <w:lang w:eastAsia="zh-SG"/>
              </w:rPr>
              <w:t xml:space="preserve">  Drag and drop is used to move the entire box without rotating or sizing.  If snap to grid is enabled, then the box positions are limited to those in which </w:t>
            </w:r>
            <w:r w:rsidR="00B62FCE">
              <w:rPr>
                <w:rFonts w:eastAsia="SimSun"/>
                <w:lang w:eastAsia="zh-SG"/>
              </w:rPr>
              <w:t>the centre of the</w:t>
            </w:r>
            <w:r w:rsidR="00A95B15">
              <w:rPr>
                <w:rFonts w:eastAsia="SimSun" w:hint="eastAsia"/>
                <w:lang w:eastAsia="zh-SG"/>
              </w:rPr>
              <w:t xml:space="preserve"> box corners lies directly on a grid point.</w:t>
            </w:r>
            <w:r w:rsidR="00B62FCE">
              <w:rPr>
                <w:rFonts w:eastAsia="SimSun"/>
                <w:lang w:eastAsia="zh-SG"/>
              </w:rPr>
              <w:t xml:space="preserve">  The width and heigth of the shape are also limited to multiples of the grid size.</w:t>
            </w:r>
          </w:p>
          <w:p w14:paraId="3805C760" w14:textId="77777777" w:rsidR="000E6D7A" w:rsidRDefault="000E6D7A" w:rsidP="003B22D0">
            <w:pPr>
              <w:pStyle w:val="TableRow"/>
              <w:keepNext/>
              <w:rPr>
                <w:rFonts w:eastAsia="SimSun"/>
                <w:lang w:eastAsia="zh-SG"/>
              </w:rPr>
            </w:pPr>
            <w:r>
              <w:rPr>
                <w:rFonts w:eastAsia="SimSun" w:hint="eastAsia"/>
                <w:lang w:eastAsia="zh-SG"/>
              </w:rPr>
              <w:t>Double clicking a store displays dlgStore</w:t>
            </w:r>
            <w:r w:rsidR="003B22D0">
              <w:rPr>
                <w:rFonts w:eastAsia="SimSun" w:hint="eastAsia"/>
                <w:lang w:eastAsia="zh-SG"/>
              </w:rPr>
              <w:t>Display</w:t>
            </w:r>
            <w:r>
              <w:rPr>
                <w:rFonts w:eastAsia="SimSun" w:hint="eastAsia"/>
                <w:lang w:eastAsia="zh-SG"/>
              </w:rPr>
              <w:t>Properties, allowing the user to configure the display properties.</w:t>
            </w:r>
            <w:r w:rsidR="00A95B15">
              <w:rPr>
                <w:rFonts w:eastAsia="SimSun" w:hint="eastAsia"/>
                <w:lang w:eastAsia="zh-SG"/>
              </w:rPr>
              <w:t xml:space="preserve"> </w:t>
            </w:r>
            <w:r w:rsidR="003B22D0">
              <w:rPr>
                <w:rFonts w:eastAsia="SimSun" w:hint="eastAsia"/>
                <w:lang w:eastAsia="zh-SG"/>
              </w:rPr>
              <w:t xml:space="preserve"> Right clicking a store displays a popup menu with 2 options, Store Display Properties (action as double click), Diagram Settings (see below).</w:t>
            </w:r>
          </w:p>
          <w:p w14:paraId="50BE83BE" w14:textId="77777777" w:rsidR="003B22D0" w:rsidRDefault="00A95B15" w:rsidP="003B22D0">
            <w:pPr>
              <w:pStyle w:val="TableRow"/>
              <w:keepNext/>
              <w:rPr>
                <w:rFonts w:eastAsia="SimSun"/>
                <w:lang w:eastAsia="zh-SG"/>
              </w:rPr>
            </w:pPr>
            <w:r>
              <w:rPr>
                <w:rFonts w:eastAsia="SimSun" w:hint="eastAsia"/>
                <w:lang w:eastAsia="zh-SG"/>
              </w:rPr>
              <w:t>Double clicking directly on the diagram displays dlgStoreDiagram</w:t>
            </w:r>
            <w:r w:rsidR="003B22D0">
              <w:rPr>
                <w:rFonts w:eastAsia="SimSun" w:hint="eastAsia"/>
                <w:lang w:eastAsia="zh-SG"/>
              </w:rPr>
              <w:t>Settings</w:t>
            </w:r>
            <w:r>
              <w:rPr>
                <w:rFonts w:eastAsia="SimSun" w:hint="eastAsia"/>
                <w:lang w:eastAsia="zh-SG"/>
              </w:rPr>
              <w:t xml:space="preserve">, allowing the user to configure the properties for the diagram background. </w:t>
            </w:r>
            <w:r w:rsidR="003B22D0">
              <w:rPr>
                <w:rFonts w:eastAsia="SimSun" w:hint="eastAsia"/>
                <w:lang w:eastAsia="zh-SG"/>
              </w:rPr>
              <w:t xml:space="preserve"> Right clicking the diagram displays a popup menu with 1 option, Diagram Settings.  Action is the same as double clicking the diagram.</w:t>
            </w:r>
          </w:p>
          <w:p w14:paraId="37D0FB79" w14:textId="77777777" w:rsidR="00A95B15" w:rsidRPr="000E6D7A" w:rsidRDefault="00A95B15" w:rsidP="00A95B15">
            <w:pPr>
              <w:pStyle w:val="TableRow"/>
              <w:keepNext/>
              <w:rPr>
                <w:rFonts w:eastAsia="SimSun"/>
                <w:lang w:eastAsia="zh-SG"/>
              </w:rPr>
            </w:pPr>
            <w:r>
              <w:rPr>
                <w:rFonts w:eastAsia="SimSun" w:hint="eastAsia"/>
                <w:lang w:eastAsia="zh-SG"/>
              </w:rPr>
              <w:t>The diagram displays a grid if selected in dlgStoreDiagramProperties.</w:t>
            </w:r>
          </w:p>
        </w:tc>
      </w:tr>
    </w:tbl>
    <w:p w14:paraId="6D0A88B2" w14:textId="77777777" w:rsidR="009707AE" w:rsidRDefault="009707AE" w:rsidP="009707AE"/>
    <w:p w14:paraId="482B1491" w14:textId="77777777" w:rsidR="001E28AB" w:rsidRDefault="001E28AB" w:rsidP="00840903">
      <w:pPr>
        <w:pStyle w:val="Heading3"/>
      </w:pPr>
      <w:bookmarkStart w:id="444" w:name="_Toc292878854"/>
      <w:r>
        <w:lastRenderedPageBreak/>
        <w:t xml:space="preserve">Collections Browser </w:t>
      </w:r>
      <w:r w:rsidR="008F5619">
        <w:t xml:space="preserve">Movements </w:t>
      </w:r>
      <w:r w:rsidR="00A76BF8">
        <w:t>Screens</w:t>
      </w:r>
      <w:bookmarkEnd w:id="444"/>
    </w:p>
    <w:p w14:paraId="37C0DAEA" w14:textId="77777777" w:rsidR="008A5D8A" w:rsidRDefault="008A5D8A" w:rsidP="00840903">
      <w:pPr>
        <w:pStyle w:val="Heading4"/>
      </w:pPr>
      <w:bookmarkStart w:id="445" w:name="_Toc292878855"/>
      <w:r>
        <w:t>Overview</w:t>
      </w:r>
      <w:bookmarkEnd w:id="445"/>
    </w:p>
    <w:p w14:paraId="7C9B0D7C" w14:textId="77777777" w:rsidR="008A5D8A" w:rsidRPr="008A5D8A" w:rsidRDefault="008A5D8A" w:rsidP="008A5D8A">
      <w:pPr>
        <w:pStyle w:val="NormalIndent"/>
      </w:pPr>
      <w:r>
        <w:t>The Movement screens handle the creation and editing of all types of movement in the Collections Module.  Movements are either movements of ownership (considered as accessions if inbound) or physical material (considered as acquisitions if inbound), or any combiination of these.  The movements screens are divided into top level screens and tabs which detail each high level movement (accessions, loans and other movements), and screens and tabs which detail individual components of a movement such as the actual documentation regarding an accession or acquisition.</w:t>
      </w:r>
    </w:p>
    <w:p w14:paraId="63613D04" w14:textId="77777777" w:rsidR="008A5D8A" w:rsidRDefault="008A5D8A" w:rsidP="00840903">
      <w:pPr>
        <w:pStyle w:val="Heading4"/>
      </w:pPr>
      <w:bookmarkStart w:id="446" w:name="_Toc292878856"/>
      <w:r>
        <w:t>Screen Flow Diagram</w:t>
      </w:r>
      <w:bookmarkEnd w:id="446"/>
    </w:p>
    <w:p w14:paraId="246E9CBE" w14:textId="7A2CD472" w:rsidR="008A5D8A" w:rsidRPr="004066A9" w:rsidRDefault="005550DB" w:rsidP="00190BE5">
      <w:pPr>
        <w:jc w:val="center"/>
      </w:pPr>
      <w:r w:rsidRPr="004066A9">
        <w:rPr>
          <w:noProof/>
          <w:lang w:eastAsia="en-GB"/>
        </w:rPr>
        <w:drawing>
          <wp:inline distT="0" distB="0" distL="0" distR="0" wp14:anchorId="6B459EF2" wp14:editId="300991D8">
            <wp:extent cx="5267325" cy="3228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427FFA24" w14:textId="77777777" w:rsidR="008A5D8A" w:rsidRDefault="008A5D8A" w:rsidP="00840903">
      <w:pPr>
        <w:pStyle w:val="Heading4"/>
      </w:pPr>
      <w:bookmarkStart w:id="447" w:name="_Toc292878857"/>
      <w:r>
        <w:lastRenderedPageBreak/>
        <w:t>Class Diagram</w:t>
      </w:r>
      <w:bookmarkEnd w:id="447"/>
    </w:p>
    <w:p w14:paraId="42AC1E1B" w14:textId="585D2BDA" w:rsidR="008A5D8A" w:rsidRPr="008A5D8A" w:rsidRDefault="005550DB" w:rsidP="008A5D8A">
      <w:r w:rsidRPr="008A5D8A">
        <w:rPr>
          <w:noProof/>
          <w:lang w:eastAsia="en-GB"/>
        </w:rPr>
        <w:drawing>
          <wp:inline distT="0" distB="0" distL="0" distR="0" wp14:anchorId="68EFA206" wp14:editId="5404D49B">
            <wp:extent cx="5191125" cy="7515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7515225"/>
                    </a:xfrm>
                    <a:prstGeom prst="rect">
                      <a:avLst/>
                    </a:prstGeom>
                    <a:noFill/>
                    <a:ln>
                      <a:noFill/>
                    </a:ln>
                  </pic:spPr>
                </pic:pic>
              </a:graphicData>
            </a:graphic>
          </wp:inline>
        </w:drawing>
      </w:r>
    </w:p>
    <w:p w14:paraId="600BC248" w14:textId="77777777" w:rsidR="00190BE5" w:rsidRDefault="00190BE5" w:rsidP="00CC6B4D">
      <w:pPr>
        <w:pStyle w:val="Heading4"/>
        <w:numPr>
          <w:ilvl w:val="3"/>
          <w:numId w:val="4"/>
        </w:numPr>
      </w:pPr>
      <w:bookmarkStart w:id="448" w:name="_Toc292878858"/>
      <w:r>
        <w:lastRenderedPageBreak/>
        <w:t>Movement details screen</w:t>
      </w:r>
      <w:bookmarkEnd w:id="448"/>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4AE94BE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E292125" w14:textId="77777777" w:rsidR="00190BE5" w:rsidRDefault="00190BE5">
            <w:pPr>
              <w:pStyle w:val="TableTitle"/>
            </w:pPr>
            <w:r>
              <w:t>Window Name: TfraMovement</w:t>
            </w:r>
          </w:p>
        </w:tc>
      </w:tr>
      <w:tr w:rsidR="00190BE5" w14:paraId="28BABA8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310BC7E" w14:textId="77777777" w:rsidR="00190BE5" w:rsidRDefault="00190BE5">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41C3218" w14:textId="77777777" w:rsidR="00190BE5" w:rsidRDefault="00190BE5">
            <w:pPr>
              <w:pStyle w:val="TableRow"/>
              <w:keepNext/>
            </w:pPr>
            <w:r>
              <w:rPr>
                <w:b/>
              </w:rPr>
              <w:t>Unit File Name</w:t>
            </w:r>
            <w:r>
              <w:t>: FrameMovement.pas</w:t>
            </w:r>
          </w:p>
        </w:tc>
      </w:tr>
      <w:tr w:rsidR="00190BE5" w14:paraId="7DA5806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E92B7E5" w14:textId="77777777" w:rsidR="00190BE5" w:rsidRDefault="00190BE5">
            <w:pPr>
              <w:pStyle w:val="TableRow"/>
              <w:keepNext/>
            </w:pPr>
            <w:r>
              <w:rPr>
                <w:b/>
              </w:rPr>
              <w:t>Entities</w:t>
            </w:r>
            <w:r>
              <w:t>: Entities defined in embedded tabs.</w:t>
            </w:r>
          </w:p>
        </w:tc>
      </w:tr>
      <w:tr w:rsidR="00190BE5" w14:paraId="125C2C0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13C5380" w14:textId="77777777" w:rsidR="00190BE5" w:rsidRDefault="00190BE5">
            <w:pPr>
              <w:pStyle w:val="TableRow"/>
              <w:keepNext/>
            </w:pPr>
            <w:r>
              <w:rPr>
                <w:b/>
              </w:rPr>
              <w:t>Calls</w:t>
            </w:r>
            <w:r>
              <w:t>: TfraMovementGeneral, TfraMovementCommunications, TfraSources, TfraCondition, TfraMultimedia, TfraMovementDetails, TfraOwnershipDetails, TfraValuation, TfraSpe</w:t>
            </w:r>
            <w:r w:rsidR="004066A9">
              <w:t>cimen, TfraCollection, TfraStorage</w:t>
            </w:r>
          </w:p>
        </w:tc>
      </w:tr>
      <w:tr w:rsidR="00190BE5" w14:paraId="5FF7BFF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1273F7" w14:textId="77777777" w:rsidR="00190BE5" w:rsidRDefault="00190BE5">
            <w:pPr>
              <w:pStyle w:val="TableRow"/>
              <w:keepNext/>
            </w:pPr>
            <w:r>
              <w:rPr>
                <w:b/>
              </w:rPr>
              <w:t>Returns</w:t>
            </w:r>
            <w:r>
              <w:t xml:space="preserve"> </w:t>
            </w:r>
            <w:r>
              <w:rPr>
                <w:b/>
              </w:rPr>
              <w:t>To</w:t>
            </w:r>
            <w:r>
              <w:t>: None</w:t>
            </w:r>
          </w:p>
        </w:tc>
      </w:tr>
      <w:tr w:rsidR="00190BE5" w14:paraId="088B074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E8D5774" w14:textId="77777777" w:rsidR="00190BE5" w:rsidRDefault="00190BE5">
            <w:pPr>
              <w:pStyle w:val="TableRow"/>
              <w:keepNext/>
            </w:pPr>
            <w:r>
              <w:rPr>
                <w:b/>
              </w:rPr>
              <w:t>Description</w:t>
            </w:r>
            <w:r>
              <w:t>: Contains details of a selected movement node (including accessions, loans and other movement types).  Empty page control onto which the following tab pages are embedded as required:</w:t>
            </w:r>
          </w:p>
          <w:p w14:paraId="4F60D15C" w14:textId="77777777" w:rsidR="00190BE5" w:rsidRDefault="00190BE5">
            <w:pPr>
              <w:pStyle w:val="TableRow"/>
              <w:keepNext/>
            </w:pPr>
            <w:r>
              <w:t>TfraMovementGeneral</w:t>
            </w:r>
          </w:p>
          <w:p w14:paraId="504C968E" w14:textId="77777777" w:rsidR="00190BE5" w:rsidRDefault="00190BE5">
            <w:pPr>
              <w:pStyle w:val="TableRow"/>
              <w:keepNext/>
            </w:pPr>
            <w:r>
              <w:t>TfraMovementCommunications</w:t>
            </w:r>
          </w:p>
          <w:p w14:paraId="2538A126" w14:textId="77777777" w:rsidR="00190BE5" w:rsidRDefault="00190BE5">
            <w:pPr>
              <w:pStyle w:val="TableRow"/>
              <w:keepNext/>
            </w:pPr>
            <w:r>
              <w:t>TfraSources</w:t>
            </w:r>
          </w:p>
        </w:tc>
      </w:tr>
    </w:tbl>
    <w:p w14:paraId="58A3B5F1" w14:textId="77777777" w:rsidR="00190BE5" w:rsidRDefault="00190BE5" w:rsidP="00190BE5"/>
    <w:p w14:paraId="1B87B565" w14:textId="77777777" w:rsidR="00190BE5" w:rsidRDefault="00190BE5" w:rsidP="00CC6B4D">
      <w:pPr>
        <w:pStyle w:val="Heading4"/>
        <w:numPr>
          <w:ilvl w:val="3"/>
          <w:numId w:val="4"/>
        </w:numPr>
      </w:pPr>
      <w:bookmarkStart w:id="449" w:name="_Toc292878859"/>
      <w:r>
        <w:t>Movement details General tab page control</w:t>
      </w:r>
      <w:bookmarkEnd w:id="449"/>
    </w:p>
    <w:p w14:paraId="4046AB2C" w14:textId="1BD4CF91" w:rsidR="00190BE5" w:rsidRDefault="005550DB" w:rsidP="00190BE5">
      <w:pPr>
        <w:jc w:val="center"/>
        <w:rPr>
          <w:lang w:val="en-US"/>
        </w:rPr>
      </w:pPr>
      <w:r>
        <w:rPr>
          <w:noProof/>
          <w:lang w:eastAsia="en-GB"/>
        </w:rPr>
        <w:drawing>
          <wp:inline distT="0" distB="0" distL="0" distR="0" wp14:anchorId="4C27A09D" wp14:editId="31E791E5">
            <wp:extent cx="3476625" cy="2638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0E616D7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2219BC3" w14:textId="77777777" w:rsidR="00190BE5" w:rsidRDefault="00190BE5">
            <w:pPr>
              <w:pStyle w:val="TableTitle"/>
            </w:pPr>
            <w:r>
              <w:lastRenderedPageBreak/>
              <w:t>Window Name: TfraMovementGeneral</w:t>
            </w:r>
          </w:p>
        </w:tc>
      </w:tr>
      <w:tr w:rsidR="00190BE5" w14:paraId="629B43D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AB06D94" w14:textId="77777777" w:rsidR="00190BE5" w:rsidRDefault="00190BE5">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D68A553" w14:textId="77777777" w:rsidR="00190BE5" w:rsidRDefault="00190BE5">
            <w:pPr>
              <w:pStyle w:val="TableRow"/>
              <w:keepNext/>
            </w:pPr>
            <w:r>
              <w:rPr>
                <w:b/>
              </w:rPr>
              <w:t>Unit File Name</w:t>
            </w:r>
            <w:r>
              <w:t>: FrameMovementGeneral.pas</w:t>
            </w:r>
          </w:p>
        </w:tc>
      </w:tr>
      <w:tr w:rsidR="00190BE5" w14:paraId="2A3D134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8624C2" w14:textId="77777777" w:rsidR="00190BE5" w:rsidRPr="00161316" w:rsidRDefault="00190BE5">
            <w:pPr>
              <w:pStyle w:val="TableRow"/>
              <w:keepNext/>
            </w:pPr>
            <w:r>
              <w:rPr>
                <w:b/>
              </w:rPr>
              <w:t>Entities</w:t>
            </w:r>
            <w:r>
              <w:t>: Movement, Individual, Organisation, Specimen, Collection, Store, Movement_Of_Material, Movement_Of_Ownserhip, Collection_Unit_Material_Movement, Collection_Unit_Ownership_Movement, Specimen</w:t>
            </w:r>
            <w:r w:rsidR="00161316">
              <w:t xml:space="preserve">, </w:t>
            </w:r>
            <w:r w:rsidR="00161316" w:rsidRPr="00161316">
              <w:t>Macro, Macro_Generated_ID</w:t>
            </w:r>
          </w:p>
        </w:tc>
      </w:tr>
      <w:tr w:rsidR="00190BE5" w14:paraId="55FB3FC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4193462" w14:textId="77777777" w:rsidR="00190BE5" w:rsidRDefault="00190BE5">
            <w:pPr>
              <w:pStyle w:val="TableRow"/>
              <w:keepNext/>
            </w:pPr>
            <w:r>
              <w:rPr>
                <w:b/>
              </w:rPr>
              <w:t>Calls</w:t>
            </w:r>
            <w:r>
              <w:t>: None</w:t>
            </w:r>
          </w:p>
        </w:tc>
      </w:tr>
      <w:tr w:rsidR="00190BE5" w14:paraId="7ED7002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CBC87C" w14:textId="77777777" w:rsidR="00190BE5" w:rsidRDefault="00190BE5">
            <w:pPr>
              <w:pStyle w:val="TableRow"/>
              <w:keepNext/>
            </w:pPr>
            <w:r>
              <w:rPr>
                <w:b/>
              </w:rPr>
              <w:t>Returns</w:t>
            </w:r>
            <w:r>
              <w:t xml:space="preserve"> </w:t>
            </w:r>
            <w:r>
              <w:rPr>
                <w:b/>
              </w:rPr>
              <w:t>To</w:t>
            </w:r>
            <w:r>
              <w:t>: TfraMovement</w:t>
            </w:r>
          </w:p>
        </w:tc>
      </w:tr>
      <w:tr w:rsidR="00190BE5" w14:paraId="63EAD41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92EDB53" w14:textId="77777777" w:rsidR="00190BE5" w:rsidRDefault="00190BE5">
            <w:pPr>
              <w:pStyle w:val="TableRow"/>
              <w:keepNext/>
            </w:pPr>
            <w:r>
              <w:rPr>
                <w:b/>
              </w:rPr>
              <w:t>Description</w:t>
            </w:r>
            <w:r>
              <w:t>: General tab page to display the top level details of any movement.  This includes loans, accessions and other movements.</w:t>
            </w:r>
          </w:p>
          <w:p w14:paraId="35A0C74F" w14:textId="77777777" w:rsidR="00FA728A" w:rsidRDefault="00FA728A">
            <w:pPr>
              <w:pStyle w:val="TableRow"/>
              <w:keepNext/>
            </w:pPr>
            <w:r w:rsidRPr="00FA728A">
              <w:t>When entering the details of a new movement and the Save button is clicked, it is necessary to force the user to enter details for the subcomponents of the movement before the data is saved to the database.  For example, if the user creates an exchange, then the user must enter accession, acquisition, transfer of ownership and disposal details before the exchange is saved.  In this instance, after the Save button is clicked each sub-node that contains mandatory fields is displayed in turn.  The relevant details page is displayed in edit mode allowing the user to enter and save the required detail.  As each sub-node details page is displayed, a message is displayed 'Please enter details for the ' + the name of the sub-node.  When the user presses the Save button then the next required sub-node is displayed, until all required data is gathered.  Pressing Save on the last sub-node page svaes the data to the database and the browser returns to the main movement top level node.  Pressing Cancel at any time during this process displays a message 'This will cancel all the data entered so far for the ' + movement type + '.  Are you sure you wish to proceed?' with Yes and No option buttons.  If the user selects Yes then all data entered is lost.  If the user selects No, then the Cancel operation is aborted.</w:t>
            </w:r>
          </w:p>
          <w:p w14:paraId="740AF877" w14:textId="77777777" w:rsidR="00FA728A" w:rsidRPr="00FA728A" w:rsidRDefault="00FA728A" w:rsidP="00FA728A">
            <w:pPr>
              <w:pStyle w:val="TableRow"/>
              <w:keepNext/>
            </w:pPr>
            <w:r>
              <w:t>The same principle applies when saving TfraMovementGeneral for a movement newly created within a folder inside another top-level node, except that the sub-nodes are never visible in the hierarchy.</w:t>
            </w:r>
          </w:p>
        </w:tc>
      </w:tr>
    </w:tbl>
    <w:p w14:paraId="42D7F8C9" w14:textId="77777777" w:rsidR="00190BE5" w:rsidRDefault="00190BE5" w:rsidP="00190BE5"/>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4D441C20" w14:textId="77777777" w:rsidTr="000E08CE">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26FFCDA" w14:textId="77777777" w:rsidR="00190BE5" w:rsidRDefault="00190BE5">
            <w:pPr>
              <w:pStyle w:val="TableTitle"/>
            </w:pPr>
            <w:r>
              <w:lastRenderedPageBreak/>
              <w:t>Window Controls</w:t>
            </w:r>
          </w:p>
        </w:tc>
      </w:tr>
      <w:tr w:rsidR="00190BE5" w14:paraId="6DA9A8DB" w14:textId="77777777" w:rsidTr="000E08CE">
        <w:trPr>
          <w:cantSplit/>
          <w:trHeight w:val="420"/>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8F7C4E0"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48A9A1"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A060AD" w14:textId="77777777" w:rsidR="00190BE5" w:rsidRDefault="00190BE5">
            <w:pPr>
              <w:pStyle w:val="TableColumnTitles"/>
              <w:keepNext/>
            </w:pPr>
            <w:r>
              <w:rPr>
                <w:i/>
              </w:rPr>
              <w:t>Attribute</w:t>
            </w:r>
            <w:r>
              <w:t xml:space="preserve"> Action</w:t>
            </w:r>
          </w:p>
        </w:tc>
      </w:tr>
      <w:tr w:rsidR="00190BE5" w14:paraId="66CABF10"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BFDBDC" w14:textId="77777777" w:rsidR="00190BE5" w:rsidRDefault="00190BE5">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625BF6"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6EF2CB" w14:textId="77777777" w:rsidR="00190BE5" w:rsidRDefault="00190BE5">
            <w:pPr>
              <w:pStyle w:val="TableRow"/>
              <w:rPr>
                <w:i/>
              </w:rPr>
            </w:pPr>
            <w:r>
              <w:rPr>
                <w:i/>
              </w:rPr>
              <w:t>Movement.Staff_Responsible_Name_Key, Individual.Title, Individual.Forename, Individual.Initials, Individual.Surname</w:t>
            </w:r>
          </w:p>
          <w:p w14:paraId="46650420" w14:textId="77777777" w:rsidR="00190BE5" w:rsidRDefault="00190BE5">
            <w:pPr>
              <w:pStyle w:val="TableRow"/>
            </w:pPr>
            <w:r>
              <w:t>Displays and allows editing of the name of the staff responsible.  Linked to Recorder Names &amp; Addresses module (accepts Individuals only).</w:t>
            </w:r>
          </w:p>
          <w:p w14:paraId="2C5C2A2D" w14:textId="77777777" w:rsidR="00ED6B7D" w:rsidRDefault="008874A3" w:rsidP="00B743AD">
            <w:pPr>
              <w:pStyle w:val="TableRow"/>
            </w:pPr>
            <w:r>
              <w:t xml:space="preserve">(CCN167) </w:t>
            </w:r>
            <w:r w:rsidR="00ED6B7D">
              <w:t>Validates that the individual is a member of staff</w:t>
            </w:r>
          </w:p>
        </w:tc>
      </w:tr>
      <w:tr w:rsidR="00190BE5" w14:paraId="28493450"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10A3EE" w14:textId="77777777" w:rsidR="00190BE5" w:rsidRDefault="00190BE5">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6D9025"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3F9523" w14:textId="77777777" w:rsidR="00190BE5" w:rsidRDefault="00190BE5">
            <w:pPr>
              <w:pStyle w:val="TableRow"/>
            </w:pPr>
            <w:r>
              <w:t>Displays the Recorder Names &amp; Addresses screen and initiates a Return data link from that screen to eName.</w:t>
            </w:r>
          </w:p>
        </w:tc>
      </w:tr>
      <w:tr w:rsidR="00190BE5" w14:paraId="57EBD90F" w14:textId="77777777" w:rsidTr="000E08CE">
        <w:tc>
          <w:tcPr>
            <w:tcW w:w="1890" w:type="dxa"/>
            <w:tcBorders>
              <w:top w:val="single" w:sz="6" w:space="0" w:color="auto"/>
              <w:left w:val="single" w:sz="6" w:space="0" w:color="auto"/>
              <w:bottom w:val="single" w:sz="6" w:space="0" w:color="auto"/>
              <w:right w:val="single" w:sz="6" w:space="0" w:color="auto"/>
            </w:tcBorders>
            <w:shd w:val="clear" w:color="auto" w:fill="auto"/>
          </w:tcPr>
          <w:p w14:paraId="1B689750" w14:textId="77777777" w:rsidR="00190BE5" w:rsidRDefault="00190BE5">
            <w:pPr>
              <w:pStyle w:val="TableRow"/>
            </w:pPr>
            <w:r>
              <w:t>lblOtherParty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819F06" w14:textId="77777777" w:rsidR="00190BE5" w:rsidRDefault="00190BE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5BE5D2F" w14:textId="77777777" w:rsidR="00190BE5" w:rsidRDefault="00190BE5">
            <w:pPr>
              <w:pStyle w:val="TableRow"/>
            </w:pPr>
            <w:r>
              <w:t>Other party label.  Caption is dependent on the type of movement as follows:</w:t>
            </w:r>
          </w:p>
          <w:p w14:paraId="730989CC" w14:textId="77777777" w:rsidR="00190BE5" w:rsidRDefault="00190BE5">
            <w:pPr>
              <w:pStyle w:val="TableRow"/>
            </w:pPr>
            <w:r>
              <w:t>Accessions or Accessions and Acquisitions - 'Accessioned From:'</w:t>
            </w:r>
          </w:p>
          <w:p w14:paraId="4FF83A04" w14:textId="77777777" w:rsidR="00190BE5" w:rsidRDefault="00190BE5">
            <w:pPr>
              <w:pStyle w:val="TableRow"/>
            </w:pPr>
            <w:r>
              <w:t>Exchanges - 'Exchanged With:'</w:t>
            </w:r>
          </w:p>
          <w:p w14:paraId="00D67C4E" w14:textId="77777777" w:rsidR="00190BE5" w:rsidRDefault="00190BE5">
            <w:pPr>
              <w:pStyle w:val="TableRow"/>
            </w:pPr>
            <w:r>
              <w:t>Loan In - 'Lender:'</w:t>
            </w:r>
          </w:p>
          <w:p w14:paraId="3F6B6F70" w14:textId="77777777" w:rsidR="00190BE5" w:rsidRDefault="00190BE5">
            <w:pPr>
              <w:pStyle w:val="TableRow"/>
            </w:pPr>
            <w:r>
              <w:t>Load Out - 'Borrower:'</w:t>
            </w:r>
          </w:p>
          <w:p w14:paraId="179EF0E3" w14:textId="77777777" w:rsidR="00190BE5" w:rsidRDefault="00190BE5">
            <w:pPr>
              <w:pStyle w:val="TableRow"/>
            </w:pPr>
            <w:r>
              <w:t>Disposal - 'Disposed To:'</w:t>
            </w:r>
          </w:p>
          <w:p w14:paraId="478BE132" w14:textId="77777777" w:rsidR="00190BE5" w:rsidRDefault="00190BE5">
            <w:pPr>
              <w:pStyle w:val="TableRow"/>
            </w:pPr>
            <w:r>
              <w:t>Sold - 'Sold To:'</w:t>
            </w:r>
          </w:p>
          <w:p w14:paraId="5C4B25DC" w14:textId="77777777" w:rsidR="00190BE5" w:rsidRDefault="00510512">
            <w:pPr>
              <w:pStyle w:val="TableRow"/>
            </w:pPr>
            <w:r>
              <w:t>Hosted Material</w:t>
            </w:r>
            <w:r w:rsidR="00190BE5">
              <w:t xml:space="preserve"> - 'Owner:'</w:t>
            </w:r>
          </w:p>
          <w:p w14:paraId="49F85BF0" w14:textId="77777777" w:rsidR="00190BE5" w:rsidRDefault="00190BE5">
            <w:pPr>
              <w:pStyle w:val="TableRow"/>
            </w:pPr>
            <w:r>
              <w:t>This control is not visible for Internal Transfers, Destroyed and Lost type movements.</w:t>
            </w:r>
          </w:p>
        </w:tc>
      </w:tr>
      <w:tr w:rsidR="00190BE5" w14:paraId="3839E522"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F2EA3F" w14:textId="77777777" w:rsidR="00190BE5" w:rsidRDefault="00190BE5">
            <w:pPr>
              <w:pStyle w:val="TableRow"/>
            </w:pPr>
            <w:r>
              <w:lastRenderedPageBreak/>
              <w:t>eOtherParty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11258A"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BD9F0E2" w14:textId="77777777" w:rsidR="00190BE5" w:rsidRDefault="00190BE5">
            <w:pPr>
              <w:pStyle w:val="TableRow"/>
              <w:rPr>
                <w:i/>
              </w:rPr>
            </w:pPr>
            <w:r>
              <w:rPr>
                <w:i/>
              </w:rPr>
              <w:t>Individual.Title, Individual.Forename, Individual.Initials, Individual.Surname, Organisation.Full_Name, Organisation.Acronym</w:t>
            </w:r>
          </w:p>
          <w:p w14:paraId="12FAC819" w14:textId="77777777" w:rsidR="00190BE5" w:rsidRDefault="00190BE5">
            <w:pPr>
              <w:pStyle w:val="TableRow"/>
            </w:pPr>
            <w:r>
              <w:t>Displays and allows editing of the name of the other party involved in the movement.  Linked to Recorder Names &amp; Addresses module (accepts Individuals or Organisations).</w:t>
            </w:r>
          </w:p>
          <w:p w14:paraId="39DB3130" w14:textId="77777777" w:rsidR="00190BE5" w:rsidRDefault="00190BE5">
            <w:pPr>
              <w:pStyle w:val="TableRow"/>
            </w:pPr>
            <w:r>
              <w:t>This control is not visible for Internal Transfers, Destroyed and Lost type movements.</w:t>
            </w:r>
          </w:p>
          <w:p w14:paraId="28FACA91" w14:textId="77777777" w:rsidR="00ED6B7D" w:rsidRDefault="008874A3" w:rsidP="00B743AD">
            <w:pPr>
              <w:pStyle w:val="TableRow"/>
            </w:pPr>
            <w:r>
              <w:t xml:space="preserve">(CCN167) </w:t>
            </w:r>
            <w:r w:rsidR="00ED6B7D">
              <w:t>If the movement type is Sold, Disposed, or Hosted Material then validates that the individual is not a member of staff</w:t>
            </w:r>
            <w:r>
              <w:t xml:space="preserve"> </w:t>
            </w:r>
          </w:p>
        </w:tc>
      </w:tr>
      <w:tr w:rsidR="00190BE5" w14:paraId="71197AE9"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1815A1" w14:textId="77777777" w:rsidR="00190BE5" w:rsidRDefault="00190BE5">
            <w:pPr>
              <w:pStyle w:val="TableRow"/>
            </w:pPr>
            <w:r>
              <w:t>btnGetOtherParty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0297E1"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897D24" w14:textId="77777777" w:rsidR="00190BE5" w:rsidRDefault="00190BE5">
            <w:pPr>
              <w:pStyle w:val="TableRow"/>
            </w:pPr>
            <w:r>
              <w:t>Displays the Recorder Names &amp; Addresses screen and initiates a Return data link from that screen to eOtherParty.</w:t>
            </w:r>
          </w:p>
          <w:p w14:paraId="4A927EDB" w14:textId="77777777" w:rsidR="00190BE5" w:rsidRDefault="00190BE5">
            <w:pPr>
              <w:pStyle w:val="TableRow"/>
            </w:pPr>
            <w:r>
              <w:t>This control is not visible for Internal Transfer, Destroyed and Lost type movements.</w:t>
            </w:r>
          </w:p>
        </w:tc>
      </w:tr>
      <w:tr w:rsidR="00190BE5" w14:paraId="0FD2D849" w14:textId="77777777" w:rsidTr="000E08CE">
        <w:tc>
          <w:tcPr>
            <w:tcW w:w="1890" w:type="dxa"/>
            <w:tcBorders>
              <w:top w:val="single" w:sz="6" w:space="0" w:color="auto"/>
              <w:left w:val="single" w:sz="6" w:space="0" w:color="auto"/>
              <w:bottom w:val="single" w:sz="6" w:space="0" w:color="auto"/>
              <w:right w:val="single" w:sz="6" w:space="0" w:color="auto"/>
            </w:tcBorders>
            <w:shd w:val="clear" w:color="auto" w:fill="auto"/>
          </w:tcPr>
          <w:p w14:paraId="798D374D" w14:textId="77777777" w:rsidR="00190BE5" w:rsidRDefault="00190BE5">
            <w:pPr>
              <w:pStyle w:val="TableRow"/>
            </w:pPr>
            <w:r>
              <w:t>eContact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8F6C26"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34CC4A" w14:textId="77777777" w:rsidR="00190BE5" w:rsidRDefault="00190BE5">
            <w:pPr>
              <w:pStyle w:val="TableRow"/>
              <w:rPr>
                <w:i/>
              </w:rPr>
            </w:pPr>
            <w:r>
              <w:rPr>
                <w:i/>
              </w:rPr>
              <w:t>Movement.Contact_Name_Key, Individual.Title, Individual.Forename, Individual.Initials, Individual.Surname</w:t>
            </w:r>
          </w:p>
          <w:p w14:paraId="5A8E0E98" w14:textId="77777777" w:rsidR="00190BE5" w:rsidRDefault="00190BE5">
            <w:pPr>
              <w:pStyle w:val="TableRow"/>
            </w:pPr>
            <w:r>
              <w:t>Displays and allows editing of the name of the contact at the other party involved in the movement.  Linked to Recorder Names &amp; Addresses module (accepts Individuals only</w:t>
            </w:r>
            <w:r w:rsidR="006363EF">
              <w:rPr>
                <w:rFonts w:eastAsia="SimSun" w:hint="eastAsia"/>
                <w:lang w:eastAsia="zh-SG"/>
              </w:rPr>
              <w:t xml:space="preserve"> and validated to ensure that the individual is a member of the other party</w:t>
            </w:r>
            <w:r>
              <w:t>).</w:t>
            </w:r>
          </w:p>
          <w:p w14:paraId="16D2C3A6" w14:textId="77777777" w:rsidR="00190BE5" w:rsidRDefault="00190BE5">
            <w:pPr>
              <w:pStyle w:val="TableRow"/>
            </w:pPr>
            <w:r>
              <w:t>This control is not visible for Internal Transfer, Destroyed and Lost type movements.</w:t>
            </w:r>
          </w:p>
          <w:p w14:paraId="2EA87665" w14:textId="77777777" w:rsidR="00190BE5" w:rsidRDefault="00190BE5">
            <w:pPr>
              <w:pStyle w:val="TableRow"/>
            </w:pPr>
            <w:r>
              <w:t>When a contact is entered in this control for the first time and the data is saved, any linked Movement_Of_Ownership and Movement_Of_Material records have their Contact_Name_Key updated to the new value if the field is currently null.</w:t>
            </w:r>
          </w:p>
        </w:tc>
      </w:tr>
      <w:tr w:rsidR="000E08CE" w14:paraId="701D6448"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6C028F6" w14:textId="77777777" w:rsidR="000E08CE" w:rsidRDefault="000E08CE" w:rsidP="00B743AD">
            <w:pPr>
              <w:pStyle w:val="TableRow"/>
            </w:pPr>
            <w:r>
              <w:lastRenderedPageBreak/>
              <w:t>eLoanDate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4F020F0" w14:textId="77777777" w:rsidR="000E08CE" w:rsidRDefault="000E08CE">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B2C5A2C" w14:textId="77777777" w:rsidR="008874A3" w:rsidRPr="003B100C" w:rsidRDefault="008874A3" w:rsidP="000E08CE">
            <w:pPr>
              <w:pStyle w:val="TableRow"/>
              <w:rPr>
                <w:lang w:val="fr-FR"/>
              </w:rPr>
            </w:pPr>
            <w:r>
              <w:rPr>
                <w:lang w:val="fr-FR"/>
              </w:rPr>
              <w:t>(CCN163v4)</w:t>
            </w:r>
          </w:p>
          <w:p w14:paraId="6F8C32A8" w14:textId="77777777" w:rsidR="000E08CE" w:rsidRPr="00A104CD" w:rsidRDefault="000E08CE" w:rsidP="000E08CE">
            <w:pPr>
              <w:pStyle w:val="TableRow"/>
              <w:rPr>
                <w:i/>
                <w:lang w:val="fr-FR"/>
              </w:rPr>
            </w:pPr>
            <w:r w:rsidRPr="00A104CD">
              <w:rPr>
                <w:i/>
                <w:lang w:val="fr-FR"/>
              </w:rPr>
              <w:t>Movement</w:t>
            </w:r>
            <w:r>
              <w:rPr>
                <w:i/>
                <w:lang w:val="fr-FR"/>
              </w:rPr>
              <w:t>_Of_Material</w:t>
            </w:r>
            <w:r w:rsidRPr="00A104CD">
              <w:rPr>
                <w:i/>
                <w:lang w:val="fr-FR"/>
              </w:rPr>
              <w:t>.Vague_Date_Start, Movement</w:t>
            </w:r>
            <w:r>
              <w:rPr>
                <w:i/>
                <w:lang w:val="fr-FR"/>
              </w:rPr>
              <w:t>_Of_Material</w:t>
            </w:r>
            <w:r w:rsidRPr="00A104CD">
              <w:rPr>
                <w:i/>
                <w:lang w:val="fr-FR"/>
              </w:rPr>
              <w:t>.Vague_Date_End, Movement</w:t>
            </w:r>
            <w:r>
              <w:rPr>
                <w:i/>
                <w:lang w:val="fr-FR"/>
              </w:rPr>
              <w:t>_Of_Material.</w:t>
            </w:r>
            <w:r w:rsidRPr="00A104CD">
              <w:rPr>
                <w:i/>
                <w:lang w:val="fr-FR"/>
              </w:rPr>
              <w:t>Vague_Date_Type</w:t>
            </w:r>
          </w:p>
          <w:p w14:paraId="70804DCA" w14:textId="77777777" w:rsidR="000E08CE" w:rsidRPr="000E08CE" w:rsidRDefault="000E08CE" w:rsidP="000E08CE">
            <w:pPr>
              <w:pStyle w:val="TableRow"/>
              <w:rPr>
                <w:lang w:val="fr-FR"/>
              </w:rPr>
            </w:pPr>
            <w:r w:rsidRPr="000E08CE">
              <w:rPr>
                <w:lang w:val="fr-FR"/>
              </w:rPr>
              <w:t xml:space="preserve">If </w:t>
            </w:r>
            <w:r>
              <w:rPr>
                <w:lang w:val="fr-FR"/>
              </w:rPr>
              <w:t>type is</w:t>
            </w:r>
            <w:r w:rsidRPr="000E08CE">
              <w:rPr>
                <w:lang w:val="fr-FR"/>
              </w:rPr>
              <w:t xml:space="preserve"> "Loan In" then this is the inbound Movement_Of_Material record otherwise it is the outbound record</w:t>
            </w:r>
          </w:p>
          <w:p w14:paraId="05353AD8" w14:textId="77777777" w:rsidR="000E08CE" w:rsidRDefault="000E08CE" w:rsidP="000E08CE">
            <w:pPr>
              <w:pStyle w:val="TableRow"/>
              <w:rPr>
                <w:lang w:val="fr-FR"/>
              </w:rPr>
            </w:pPr>
            <w:r w:rsidRPr="000E08CE">
              <w:rPr>
                <w:lang w:val="fr-FR"/>
              </w:rPr>
              <w:t>Mand</w:t>
            </w:r>
            <w:r w:rsidR="00E716FE">
              <w:rPr>
                <w:lang w:val="fr-FR"/>
              </w:rPr>
              <w:t>a</w:t>
            </w:r>
            <w:r w:rsidRPr="000E08CE">
              <w:rPr>
                <w:lang w:val="fr-FR"/>
              </w:rPr>
              <w:t>tory</w:t>
            </w:r>
          </w:p>
          <w:p w14:paraId="661F18B4" w14:textId="77777777" w:rsidR="000E08CE" w:rsidRDefault="000E08CE" w:rsidP="00B743AD">
            <w:pPr>
              <w:pStyle w:val="TableRow"/>
              <w:rPr>
                <w:lang w:val="fr-FR"/>
              </w:rPr>
            </w:pPr>
            <w:r>
              <w:rPr>
                <w:lang w:val="fr-FR"/>
              </w:rPr>
              <w:t>Labelled  </w:t>
            </w:r>
            <w:r w:rsidRPr="000E08CE">
              <w:rPr>
                <w:lang w:val="fr-FR"/>
              </w:rPr>
              <w:t>"</w:t>
            </w:r>
            <w:r>
              <w:rPr>
                <w:lang w:val="fr-FR"/>
              </w:rPr>
              <w:t>Loan Date</w:t>
            </w:r>
            <w:r w:rsidRPr="000E08CE">
              <w:rPr>
                <w:lang w:val="fr-FR"/>
              </w:rPr>
              <w:t>"</w:t>
            </w:r>
          </w:p>
          <w:p w14:paraId="52039FFC" w14:textId="77777777" w:rsidR="000E08CE" w:rsidRPr="003B100C" w:rsidRDefault="000E08CE">
            <w:pPr>
              <w:pStyle w:val="TableRow"/>
              <w:rPr>
                <w:lang w:val="fr-FR"/>
              </w:rPr>
            </w:pPr>
            <w:r>
              <w:rPr>
                <w:lang w:val="fr-FR"/>
              </w:rPr>
              <w:t>Only visible if Mov</w:t>
            </w:r>
            <w:r w:rsidR="00E716FE">
              <w:rPr>
                <w:lang w:val="fr-FR"/>
              </w:rPr>
              <w:t>e</w:t>
            </w:r>
            <w:r>
              <w:rPr>
                <w:lang w:val="fr-FR"/>
              </w:rPr>
              <w:t xml:space="preserve">ment_Type is </w:t>
            </w:r>
            <w:r w:rsidRPr="000E08CE">
              <w:rPr>
                <w:lang w:val="fr-FR"/>
              </w:rPr>
              <w:t>"</w:t>
            </w:r>
            <w:r>
              <w:rPr>
                <w:lang w:val="fr-FR"/>
              </w:rPr>
              <w:t>Loan In</w:t>
            </w:r>
            <w:r w:rsidRPr="000E08CE">
              <w:rPr>
                <w:lang w:val="fr-FR"/>
              </w:rPr>
              <w:t>"</w:t>
            </w:r>
            <w:r>
              <w:rPr>
                <w:lang w:val="fr-FR"/>
              </w:rPr>
              <w:t xml:space="preserve"> or </w:t>
            </w:r>
            <w:r w:rsidRPr="000E08CE">
              <w:rPr>
                <w:lang w:val="fr-FR"/>
              </w:rPr>
              <w:t>"</w:t>
            </w:r>
            <w:r>
              <w:rPr>
                <w:lang w:val="fr-FR"/>
              </w:rPr>
              <w:t>Loan Out</w:t>
            </w:r>
            <w:r w:rsidRPr="000E08CE">
              <w:rPr>
                <w:lang w:val="fr-FR"/>
              </w:rPr>
              <w:t>"</w:t>
            </w:r>
          </w:p>
        </w:tc>
      </w:tr>
      <w:tr w:rsidR="000E08CE" w14:paraId="224B187D"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9D00EA" w14:textId="77777777" w:rsidR="000E08CE" w:rsidRDefault="000E08CE">
            <w:pPr>
              <w:pStyle w:val="TableRow"/>
            </w:pPr>
            <w:r>
              <w:t>chkLoanComplete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38D411" w14:textId="77777777" w:rsidR="000E08CE" w:rsidRDefault="000E08CE">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2C7FD2" w14:textId="77777777" w:rsidR="008874A3" w:rsidRDefault="008874A3">
            <w:pPr>
              <w:pStyle w:val="TableRow"/>
              <w:rPr>
                <w:lang w:val="fr-FR"/>
              </w:rPr>
            </w:pPr>
            <w:r>
              <w:rPr>
                <w:lang w:val="fr-FR"/>
              </w:rPr>
              <w:t>(CCN163v4)</w:t>
            </w:r>
          </w:p>
          <w:p w14:paraId="3530677E" w14:textId="77777777" w:rsidR="000E08CE" w:rsidRDefault="000E08CE">
            <w:pPr>
              <w:pStyle w:val="TableRow"/>
              <w:rPr>
                <w:i/>
                <w:lang w:val="fr-FR"/>
              </w:rPr>
            </w:pPr>
            <w:r w:rsidRPr="00A104CD">
              <w:rPr>
                <w:i/>
                <w:lang w:val="fr-FR"/>
              </w:rPr>
              <w:t>Movement</w:t>
            </w:r>
            <w:r>
              <w:rPr>
                <w:i/>
                <w:lang w:val="fr-FR"/>
              </w:rPr>
              <w:t>_Of_Material.Completed</w:t>
            </w:r>
          </w:p>
          <w:p w14:paraId="1CFF1C33" w14:textId="77777777" w:rsidR="000E08CE" w:rsidRDefault="000E08CE">
            <w:pPr>
              <w:pStyle w:val="TableRow"/>
              <w:rPr>
                <w:lang w:val="fr-FR"/>
              </w:rPr>
            </w:pPr>
            <w:r w:rsidRPr="000E08CE">
              <w:rPr>
                <w:lang w:val="fr-FR"/>
              </w:rPr>
              <w:t>If</w:t>
            </w:r>
            <w:r>
              <w:rPr>
                <w:lang w:val="fr-FR"/>
              </w:rPr>
              <w:t xml:space="preserve"> type is</w:t>
            </w:r>
            <w:r w:rsidRPr="000E08CE">
              <w:rPr>
                <w:lang w:val="fr-FR"/>
              </w:rPr>
              <w:t xml:space="preserve"> "Loan In" then this is the inbound Movement_Of_Material record otherwise it is the outbound record</w:t>
            </w:r>
          </w:p>
          <w:p w14:paraId="01E998B0" w14:textId="77777777" w:rsidR="000E08CE" w:rsidRDefault="000E08CE" w:rsidP="00B743AD">
            <w:pPr>
              <w:pStyle w:val="TableRow"/>
              <w:rPr>
                <w:lang w:val="fr-FR"/>
              </w:rPr>
            </w:pPr>
            <w:r>
              <w:rPr>
                <w:lang w:val="fr-FR"/>
              </w:rPr>
              <w:t>Labelled  </w:t>
            </w:r>
            <w:r w:rsidRPr="000E08CE">
              <w:rPr>
                <w:lang w:val="fr-FR"/>
              </w:rPr>
              <w:t>"</w:t>
            </w:r>
            <w:r>
              <w:rPr>
                <w:lang w:val="fr-FR"/>
              </w:rPr>
              <w:t>Items have been loaned</w:t>
            </w:r>
            <w:r w:rsidRPr="000E08CE">
              <w:rPr>
                <w:lang w:val="fr-FR"/>
              </w:rPr>
              <w:t>"</w:t>
            </w:r>
          </w:p>
          <w:p w14:paraId="79934857" w14:textId="77777777" w:rsidR="000E08CE" w:rsidRPr="003B100C" w:rsidRDefault="000E08CE">
            <w:pPr>
              <w:pStyle w:val="TableRow"/>
              <w:rPr>
                <w:lang w:val="fr-FR"/>
              </w:rPr>
            </w:pPr>
            <w:r>
              <w:rPr>
                <w:lang w:val="fr-FR"/>
              </w:rPr>
              <w:t>Only visible if Mov</w:t>
            </w:r>
            <w:r w:rsidR="00E716FE">
              <w:rPr>
                <w:lang w:val="fr-FR"/>
              </w:rPr>
              <w:t>e</w:t>
            </w:r>
            <w:r>
              <w:rPr>
                <w:lang w:val="fr-FR"/>
              </w:rPr>
              <w:t xml:space="preserve">ment_Type is </w:t>
            </w:r>
            <w:r w:rsidRPr="000E08CE">
              <w:rPr>
                <w:lang w:val="fr-FR"/>
              </w:rPr>
              <w:t>"</w:t>
            </w:r>
            <w:r>
              <w:rPr>
                <w:lang w:val="fr-FR"/>
              </w:rPr>
              <w:t>Loan In</w:t>
            </w:r>
            <w:r w:rsidRPr="000E08CE">
              <w:rPr>
                <w:lang w:val="fr-FR"/>
              </w:rPr>
              <w:t>"</w:t>
            </w:r>
            <w:r>
              <w:rPr>
                <w:lang w:val="fr-FR"/>
              </w:rPr>
              <w:t xml:space="preserve"> or </w:t>
            </w:r>
            <w:r w:rsidRPr="000E08CE">
              <w:rPr>
                <w:lang w:val="fr-FR"/>
              </w:rPr>
              <w:t>"</w:t>
            </w:r>
            <w:r>
              <w:rPr>
                <w:lang w:val="fr-FR"/>
              </w:rPr>
              <w:t>Loan Out</w:t>
            </w:r>
            <w:r w:rsidRPr="000E08CE">
              <w:rPr>
                <w:lang w:val="fr-FR"/>
              </w:rPr>
              <w:t>"</w:t>
            </w:r>
          </w:p>
        </w:tc>
      </w:tr>
      <w:tr w:rsidR="00190BE5" w14:paraId="436A9D88"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5F72696" w14:textId="77777777" w:rsidR="00190BE5" w:rsidRDefault="00190BE5">
            <w:pPr>
              <w:pStyle w:val="TableRow"/>
            </w:pPr>
            <w:r>
              <w:t>eCompletionDate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9024A7"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DB048A" w14:textId="77777777" w:rsidR="00190BE5" w:rsidRPr="00A104CD" w:rsidRDefault="00190BE5">
            <w:pPr>
              <w:pStyle w:val="TableRow"/>
              <w:rPr>
                <w:i/>
                <w:lang w:val="fr-FR"/>
              </w:rPr>
            </w:pPr>
            <w:r w:rsidRPr="00A104CD">
              <w:rPr>
                <w:i/>
                <w:lang w:val="fr-FR"/>
              </w:rPr>
              <w:t>Movement.Exp_Vague_Date_Start, Movement.Exp_Vague_Date_End, Movement.Exp_Vague_Date_Type</w:t>
            </w:r>
          </w:p>
          <w:p w14:paraId="1E4A153A" w14:textId="77777777" w:rsidR="00190BE5" w:rsidRDefault="00190BE5">
            <w:pPr>
              <w:pStyle w:val="TableRow"/>
            </w:pPr>
            <w:r>
              <w:t>Displays and allows editing of the movement's expected completion date.  Vague Date.</w:t>
            </w:r>
          </w:p>
          <w:p w14:paraId="1B1D058C" w14:textId="77777777" w:rsidR="000E08CE" w:rsidRDefault="008874A3">
            <w:pPr>
              <w:pStyle w:val="TableRow"/>
            </w:pPr>
            <w:r>
              <w:rPr>
                <w:lang w:val="fr-FR"/>
              </w:rPr>
              <w:t xml:space="preserve">(CCN163v4) </w:t>
            </w:r>
            <w:r w:rsidR="000E08CE">
              <w:t>Labelled “Expected Completion:” unless a movem is a Loan In or Out then “Expected Return Date:”</w:t>
            </w:r>
          </w:p>
        </w:tc>
      </w:tr>
      <w:tr w:rsidR="000E08CE" w14:paraId="65154495"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2A43CB" w14:textId="77777777" w:rsidR="000E08CE" w:rsidRDefault="000E08CE" w:rsidP="00B743AD">
            <w:pPr>
              <w:pStyle w:val="TableRow"/>
            </w:pPr>
            <w:r>
              <w:lastRenderedPageBreak/>
              <w:t>chkReturnComplete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77B756" w14:textId="77777777" w:rsidR="000E08CE" w:rsidRDefault="000E08CE">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C12A00" w14:textId="77777777" w:rsidR="008874A3" w:rsidRDefault="008874A3" w:rsidP="00825474">
            <w:pPr>
              <w:pStyle w:val="TableRow"/>
              <w:rPr>
                <w:lang w:val="fr-FR"/>
              </w:rPr>
            </w:pPr>
            <w:r>
              <w:rPr>
                <w:lang w:val="fr-FR"/>
              </w:rPr>
              <w:t>(CCN163v4)</w:t>
            </w:r>
          </w:p>
          <w:p w14:paraId="1874E79E" w14:textId="77777777" w:rsidR="000E08CE" w:rsidRDefault="000E08CE" w:rsidP="00825474">
            <w:pPr>
              <w:pStyle w:val="TableRow"/>
              <w:rPr>
                <w:i/>
                <w:lang w:val="fr-FR"/>
              </w:rPr>
            </w:pPr>
            <w:r w:rsidRPr="00A104CD">
              <w:rPr>
                <w:i/>
                <w:lang w:val="fr-FR"/>
              </w:rPr>
              <w:t>Movement</w:t>
            </w:r>
            <w:r>
              <w:rPr>
                <w:i/>
                <w:lang w:val="fr-FR"/>
              </w:rPr>
              <w:t>_Of_Material.Completed</w:t>
            </w:r>
          </w:p>
          <w:p w14:paraId="57E652EB" w14:textId="77777777" w:rsidR="000E08CE" w:rsidRDefault="000E08CE" w:rsidP="00B743AD">
            <w:pPr>
              <w:pStyle w:val="TableRow"/>
              <w:rPr>
                <w:lang w:val="fr-FR"/>
              </w:rPr>
            </w:pPr>
            <w:r w:rsidRPr="000E08CE">
              <w:rPr>
                <w:lang w:val="fr-FR"/>
              </w:rPr>
              <w:t xml:space="preserve">If </w:t>
            </w:r>
            <w:r>
              <w:rPr>
                <w:lang w:val="fr-FR"/>
              </w:rPr>
              <w:t xml:space="preserve">type is </w:t>
            </w:r>
            <w:r w:rsidRPr="000E08CE">
              <w:rPr>
                <w:lang w:val="fr-FR"/>
              </w:rPr>
              <w:t xml:space="preserve">"Loan In" then this is the </w:t>
            </w:r>
            <w:r>
              <w:rPr>
                <w:lang w:val="fr-FR"/>
              </w:rPr>
              <w:t>out</w:t>
            </w:r>
            <w:r w:rsidRPr="000E08CE">
              <w:rPr>
                <w:lang w:val="fr-FR"/>
              </w:rPr>
              <w:t xml:space="preserve">bound Movement_Of_Material record otherwise it is the </w:t>
            </w:r>
            <w:r>
              <w:rPr>
                <w:lang w:val="fr-FR"/>
              </w:rPr>
              <w:t>in</w:t>
            </w:r>
            <w:r w:rsidRPr="000E08CE">
              <w:rPr>
                <w:lang w:val="fr-FR"/>
              </w:rPr>
              <w:t>bound record</w:t>
            </w:r>
          </w:p>
          <w:p w14:paraId="3A07D5E4" w14:textId="77777777" w:rsidR="000E08CE" w:rsidRDefault="000E08CE">
            <w:pPr>
              <w:pStyle w:val="TableRow"/>
              <w:rPr>
                <w:lang w:val="fr-FR"/>
              </w:rPr>
            </w:pPr>
            <w:r>
              <w:rPr>
                <w:lang w:val="fr-FR"/>
              </w:rPr>
              <w:t>Labelled  </w:t>
            </w:r>
            <w:r w:rsidRPr="000E08CE">
              <w:rPr>
                <w:lang w:val="fr-FR"/>
              </w:rPr>
              <w:t>"</w:t>
            </w:r>
            <w:r>
              <w:rPr>
                <w:lang w:val="fr-FR"/>
              </w:rPr>
              <w:t>Items have been returned</w:t>
            </w:r>
            <w:r w:rsidRPr="000E08CE">
              <w:rPr>
                <w:lang w:val="fr-FR"/>
              </w:rPr>
              <w:t>"</w:t>
            </w:r>
          </w:p>
          <w:p w14:paraId="59A56178" w14:textId="77777777" w:rsidR="000E08CE" w:rsidRDefault="000E08CE">
            <w:pPr>
              <w:pStyle w:val="TableRow"/>
              <w:rPr>
                <w:lang w:val="fr-FR"/>
              </w:rPr>
            </w:pPr>
            <w:r>
              <w:rPr>
                <w:lang w:val="fr-FR"/>
              </w:rPr>
              <w:t>Only visible if Mov</w:t>
            </w:r>
            <w:r w:rsidR="00E716FE">
              <w:rPr>
                <w:lang w:val="fr-FR"/>
              </w:rPr>
              <w:t>e</w:t>
            </w:r>
            <w:r>
              <w:rPr>
                <w:lang w:val="fr-FR"/>
              </w:rPr>
              <w:t xml:space="preserve">ment_Type is </w:t>
            </w:r>
            <w:r w:rsidRPr="000E08CE">
              <w:rPr>
                <w:lang w:val="fr-FR"/>
              </w:rPr>
              <w:t>"</w:t>
            </w:r>
            <w:r>
              <w:rPr>
                <w:lang w:val="fr-FR"/>
              </w:rPr>
              <w:t>Loan In</w:t>
            </w:r>
            <w:r w:rsidRPr="000E08CE">
              <w:rPr>
                <w:lang w:val="fr-FR"/>
              </w:rPr>
              <w:t>"</w:t>
            </w:r>
            <w:r>
              <w:rPr>
                <w:lang w:val="fr-FR"/>
              </w:rPr>
              <w:t xml:space="preserve"> or </w:t>
            </w:r>
            <w:r w:rsidRPr="000E08CE">
              <w:rPr>
                <w:lang w:val="fr-FR"/>
              </w:rPr>
              <w:t>"</w:t>
            </w:r>
            <w:r>
              <w:rPr>
                <w:lang w:val="fr-FR"/>
              </w:rPr>
              <w:t>Loan Out</w:t>
            </w:r>
            <w:r w:rsidRPr="000E08CE">
              <w:rPr>
                <w:lang w:val="fr-FR"/>
              </w:rPr>
              <w:t>"</w:t>
            </w:r>
          </w:p>
          <w:p w14:paraId="38992A09" w14:textId="77777777" w:rsidR="000E08CE" w:rsidRDefault="000E08CE">
            <w:pPr>
              <w:pStyle w:val="TableRow"/>
              <w:rPr>
                <w:lang w:val="fr-FR"/>
              </w:rPr>
            </w:pPr>
            <w:r w:rsidRPr="000E08CE">
              <w:rPr>
                <w:lang w:val="fr-FR"/>
              </w:rPr>
              <w:t>Checking makes "Actual Return Date" visible and defau</w:t>
            </w:r>
            <w:r>
              <w:rPr>
                <w:lang w:val="fr-FR"/>
              </w:rPr>
              <w:t>l</w:t>
            </w:r>
            <w:r w:rsidRPr="000E08CE">
              <w:rPr>
                <w:lang w:val="fr-FR"/>
              </w:rPr>
              <w:t>ts it to todays date</w:t>
            </w:r>
          </w:p>
          <w:p w14:paraId="66EE7542" w14:textId="77777777" w:rsidR="000E08CE" w:rsidRPr="003B100C" w:rsidRDefault="000E08CE">
            <w:pPr>
              <w:pStyle w:val="TableRow"/>
              <w:rPr>
                <w:lang w:val="fr-FR"/>
              </w:rPr>
            </w:pPr>
            <w:r>
              <w:rPr>
                <w:lang w:val="fr-FR"/>
              </w:rPr>
              <w:t>Unchecking hides e</w:t>
            </w:r>
            <w:r w:rsidRPr="000E08CE">
              <w:rPr>
                <w:lang w:val="fr-FR"/>
              </w:rPr>
              <w:t xml:space="preserve">ActualReturnDate and discards any change made to the value of </w:t>
            </w:r>
            <w:r>
              <w:rPr>
                <w:lang w:val="fr-FR"/>
              </w:rPr>
              <w:t>e</w:t>
            </w:r>
            <w:r w:rsidRPr="000E08CE">
              <w:rPr>
                <w:lang w:val="fr-FR"/>
              </w:rPr>
              <w:t>ActualReturnDate</w:t>
            </w:r>
          </w:p>
        </w:tc>
      </w:tr>
      <w:tr w:rsidR="000E08CE" w14:paraId="24C070F4"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BF4FFA3" w14:textId="77777777" w:rsidR="000E08CE" w:rsidRDefault="000E08CE" w:rsidP="00B743AD">
            <w:pPr>
              <w:pStyle w:val="TableRow"/>
            </w:pPr>
            <w:r>
              <w:t>eActualReturnDate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00058F" w14:textId="77777777" w:rsidR="000E08CE" w:rsidRDefault="000E08CE">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E1DD71" w14:textId="77777777" w:rsidR="008874A3" w:rsidRDefault="008874A3" w:rsidP="00825474">
            <w:pPr>
              <w:pStyle w:val="TableRow"/>
              <w:rPr>
                <w:lang w:val="fr-FR"/>
              </w:rPr>
            </w:pPr>
            <w:r>
              <w:rPr>
                <w:lang w:val="fr-FR"/>
              </w:rPr>
              <w:t>(CCN163v4)</w:t>
            </w:r>
          </w:p>
          <w:p w14:paraId="0BF9357C" w14:textId="77777777" w:rsidR="000E08CE" w:rsidRPr="00A104CD" w:rsidRDefault="000E08CE" w:rsidP="00825474">
            <w:pPr>
              <w:pStyle w:val="TableRow"/>
              <w:rPr>
                <w:i/>
                <w:lang w:val="fr-FR"/>
              </w:rPr>
            </w:pPr>
            <w:r w:rsidRPr="00A104CD">
              <w:rPr>
                <w:i/>
                <w:lang w:val="fr-FR"/>
              </w:rPr>
              <w:t>Movement</w:t>
            </w:r>
            <w:r>
              <w:rPr>
                <w:i/>
                <w:lang w:val="fr-FR"/>
              </w:rPr>
              <w:t>_Of_Material</w:t>
            </w:r>
            <w:r w:rsidRPr="00A104CD">
              <w:rPr>
                <w:i/>
                <w:lang w:val="fr-FR"/>
              </w:rPr>
              <w:t>.Vague_Date_Start, Movement</w:t>
            </w:r>
            <w:r>
              <w:rPr>
                <w:i/>
                <w:lang w:val="fr-FR"/>
              </w:rPr>
              <w:t>_Of_Material</w:t>
            </w:r>
            <w:r w:rsidRPr="00A104CD">
              <w:rPr>
                <w:i/>
                <w:lang w:val="fr-FR"/>
              </w:rPr>
              <w:t>.Vague_Date_End, Movement</w:t>
            </w:r>
            <w:r>
              <w:rPr>
                <w:i/>
                <w:lang w:val="fr-FR"/>
              </w:rPr>
              <w:t>_Of_Material.</w:t>
            </w:r>
            <w:r w:rsidRPr="00A104CD">
              <w:rPr>
                <w:i/>
                <w:lang w:val="fr-FR"/>
              </w:rPr>
              <w:t>Vague_Date_Type</w:t>
            </w:r>
          </w:p>
          <w:p w14:paraId="7285979B" w14:textId="77777777" w:rsidR="000E08CE" w:rsidRPr="000E08CE" w:rsidRDefault="000E08CE" w:rsidP="00825474">
            <w:pPr>
              <w:pStyle w:val="TableRow"/>
              <w:rPr>
                <w:lang w:val="fr-FR"/>
              </w:rPr>
            </w:pPr>
            <w:r w:rsidRPr="000E08CE">
              <w:rPr>
                <w:lang w:val="fr-FR"/>
              </w:rPr>
              <w:t xml:space="preserve">If </w:t>
            </w:r>
            <w:r>
              <w:rPr>
                <w:lang w:val="fr-FR"/>
              </w:rPr>
              <w:t>type is</w:t>
            </w:r>
            <w:r w:rsidRPr="000E08CE">
              <w:rPr>
                <w:lang w:val="fr-FR"/>
              </w:rPr>
              <w:t xml:space="preserve"> "Loan In" then this is the </w:t>
            </w:r>
            <w:r>
              <w:rPr>
                <w:lang w:val="fr-FR"/>
              </w:rPr>
              <w:t>out</w:t>
            </w:r>
            <w:r w:rsidRPr="000E08CE">
              <w:rPr>
                <w:lang w:val="fr-FR"/>
              </w:rPr>
              <w:t xml:space="preserve">bound Movement_Of_Material record otherwise it is the </w:t>
            </w:r>
            <w:r>
              <w:rPr>
                <w:lang w:val="fr-FR"/>
              </w:rPr>
              <w:t>in</w:t>
            </w:r>
            <w:r w:rsidRPr="000E08CE">
              <w:rPr>
                <w:lang w:val="fr-FR"/>
              </w:rPr>
              <w:t>bound record</w:t>
            </w:r>
          </w:p>
          <w:p w14:paraId="0A16130B" w14:textId="77777777" w:rsidR="000E08CE" w:rsidRDefault="000E08CE">
            <w:pPr>
              <w:pStyle w:val="TableRow"/>
              <w:rPr>
                <w:lang w:val="fr-FR"/>
              </w:rPr>
            </w:pPr>
            <w:r w:rsidRPr="000E08CE">
              <w:rPr>
                <w:lang w:val="fr-FR"/>
              </w:rPr>
              <w:t>Mand</w:t>
            </w:r>
            <w:r w:rsidR="00E716FE">
              <w:rPr>
                <w:lang w:val="fr-FR"/>
              </w:rPr>
              <w:t>a</w:t>
            </w:r>
            <w:r w:rsidRPr="000E08CE">
              <w:rPr>
                <w:lang w:val="fr-FR"/>
              </w:rPr>
              <w:t>tory</w:t>
            </w:r>
          </w:p>
          <w:p w14:paraId="0BE538AF" w14:textId="77777777" w:rsidR="000E08CE" w:rsidRDefault="000E08CE" w:rsidP="00B743AD">
            <w:pPr>
              <w:pStyle w:val="TableRow"/>
              <w:rPr>
                <w:lang w:val="fr-FR"/>
              </w:rPr>
            </w:pPr>
            <w:r>
              <w:rPr>
                <w:lang w:val="fr-FR"/>
              </w:rPr>
              <w:t>Labelled  </w:t>
            </w:r>
            <w:r w:rsidRPr="000E08CE">
              <w:rPr>
                <w:lang w:val="fr-FR"/>
              </w:rPr>
              <w:t>"</w:t>
            </w:r>
            <w:r>
              <w:rPr>
                <w:lang w:val="fr-FR"/>
              </w:rPr>
              <w:t>Actual Return Date</w:t>
            </w:r>
            <w:r w:rsidRPr="000E08CE">
              <w:rPr>
                <w:lang w:val="fr-FR"/>
              </w:rPr>
              <w:t>"</w:t>
            </w:r>
          </w:p>
          <w:p w14:paraId="73BC4113" w14:textId="77777777" w:rsidR="000E08CE" w:rsidRDefault="000E08CE">
            <w:pPr>
              <w:pStyle w:val="TableRow"/>
              <w:rPr>
                <w:lang w:val="fr-FR"/>
              </w:rPr>
            </w:pPr>
            <w:r>
              <w:rPr>
                <w:lang w:val="fr-FR"/>
              </w:rPr>
              <w:t>Only visible if Mov</w:t>
            </w:r>
            <w:r w:rsidR="00E716FE">
              <w:rPr>
                <w:lang w:val="fr-FR"/>
              </w:rPr>
              <w:t>e</w:t>
            </w:r>
            <w:r>
              <w:rPr>
                <w:lang w:val="fr-FR"/>
              </w:rPr>
              <w:t xml:space="preserve">ment_Type is </w:t>
            </w:r>
            <w:r w:rsidRPr="000E08CE">
              <w:rPr>
                <w:lang w:val="fr-FR"/>
              </w:rPr>
              <w:t>"</w:t>
            </w:r>
            <w:r>
              <w:rPr>
                <w:lang w:val="fr-FR"/>
              </w:rPr>
              <w:t>Loan In</w:t>
            </w:r>
            <w:r w:rsidRPr="000E08CE">
              <w:rPr>
                <w:lang w:val="fr-FR"/>
              </w:rPr>
              <w:t>"</w:t>
            </w:r>
            <w:r>
              <w:rPr>
                <w:lang w:val="fr-FR"/>
              </w:rPr>
              <w:t xml:space="preserve"> or </w:t>
            </w:r>
            <w:r w:rsidRPr="000E08CE">
              <w:rPr>
                <w:lang w:val="fr-FR"/>
              </w:rPr>
              <w:t>"</w:t>
            </w:r>
            <w:r>
              <w:rPr>
                <w:lang w:val="fr-FR"/>
              </w:rPr>
              <w:t>Loan Out</w:t>
            </w:r>
            <w:r w:rsidRPr="000E08CE">
              <w:rPr>
                <w:lang w:val="fr-FR"/>
              </w:rPr>
              <w:t>"</w:t>
            </w:r>
            <w:r>
              <w:rPr>
                <w:lang w:val="fr-FR"/>
              </w:rPr>
              <w:t xml:space="preserve"> and chkReturnCompleted is checked</w:t>
            </w:r>
          </w:p>
          <w:p w14:paraId="18197C40" w14:textId="77777777" w:rsidR="000E08CE" w:rsidRDefault="000E08CE">
            <w:pPr>
              <w:pStyle w:val="TableRow"/>
            </w:pPr>
            <w:r w:rsidRPr="000E08CE">
              <w:t xml:space="preserve">On creation if not visible it is defaulted to the </w:t>
            </w:r>
            <w:r>
              <w:t>value of eCompletionDate</w:t>
            </w:r>
          </w:p>
        </w:tc>
      </w:tr>
      <w:tr w:rsidR="000E08CE" w14:paraId="386665B3"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BA01FB" w14:textId="77777777" w:rsidR="000E08CE" w:rsidRDefault="000E08CE">
            <w:pPr>
              <w:pStyle w:val="TableRow"/>
            </w:pPr>
            <w:r>
              <w:t>lblNumber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EABCA5" w14:textId="77777777" w:rsidR="000E08CE" w:rsidRDefault="000E08C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53E434" w14:textId="77777777" w:rsidR="000E08CE" w:rsidRDefault="000E08CE">
            <w:pPr>
              <w:pStyle w:val="TableRow"/>
            </w:pPr>
            <w:r>
              <w:t>Displays 'Acc. Number' for Accessions, Accessions with Acquisition and Exchange type movements.  Displays 'Ref. Number' for all other movement types.</w:t>
            </w:r>
          </w:p>
        </w:tc>
      </w:tr>
      <w:tr w:rsidR="000E08CE" w14:paraId="0E7FFB26"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585074" w14:textId="77777777" w:rsidR="000E08CE" w:rsidRDefault="000E08CE">
            <w:pPr>
              <w:pStyle w:val="TableRow"/>
            </w:pPr>
            <w:r>
              <w:lastRenderedPageBreak/>
              <w:t>eNumber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135679" w14:textId="77777777" w:rsidR="000E08CE" w:rsidRDefault="000E08CE">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EE91BBF" w14:textId="77777777" w:rsidR="000E08CE" w:rsidRPr="00161316" w:rsidRDefault="000E08CE">
            <w:pPr>
              <w:pStyle w:val="TableRow"/>
              <w:rPr>
                <w:i/>
              </w:rPr>
            </w:pPr>
            <w:r>
              <w:rPr>
                <w:i/>
              </w:rPr>
              <w:t xml:space="preserve">Movement.Number, </w:t>
            </w:r>
            <w:r w:rsidRPr="00161316">
              <w:rPr>
                <w:i/>
              </w:rPr>
              <w:t>Macro, Macro_Generated_ID</w:t>
            </w:r>
          </w:p>
          <w:p w14:paraId="4FDA6CA4" w14:textId="77777777" w:rsidR="000E08CE" w:rsidRDefault="000E08CE">
            <w:pPr>
              <w:pStyle w:val="TableRow"/>
            </w:pPr>
            <w:r>
              <w:t>Displays and allows editing of the movement's Number (free text).  For Accessions and Exchanges, this number is an accession number.  For all other movement types, this number is a reference number.</w:t>
            </w:r>
          </w:p>
          <w:p w14:paraId="0986ABF8" w14:textId="77777777" w:rsidR="000E08CE" w:rsidRPr="00161316" w:rsidRDefault="000E08CE">
            <w:pPr>
              <w:pStyle w:val="TableRow"/>
            </w:pPr>
            <w:r w:rsidRPr="00161316">
              <w:t>If the Macro.Macro field for this number type (Accession, Loan or Movement) is not null, then when adding a new record, this field is populated with the output of the associated macro (described elsewhere in the TSD).</w:t>
            </w:r>
          </w:p>
        </w:tc>
      </w:tr>
      <w:tr w:rsidR="000E08CE" w14:paraId="1F7A32DF" w14:textId="77777777" w:rsidTr="000E08CE">
        <w:tc>
          <w:tcPr>
            <w:tcW w:w="1890" w:type="dxa"/>
            <w:tcBorders>
              <w:top w:val="single" w:sz="6" w:space="0" w:color="auto"/>
              <w:left w:val="single" w:sz="6" w:space="0" w:color="auto"/>
              <w:bottom w:val="single" w:sz="6" w:space="0" w:color="auto"/>
              <w:right w:val="single" w:sz="6" w:space="0" w:color="auto"/>
            </w:tcBorders>
            <w:shd w:val="clear" w:color="auto" w:fill="auto"/>
          </w:tcPr>
          <w:p w14:paraId="5ED2A12B" w14:textId="77777777" w:rsidR="000E08CE" w:rsidRDefault="000E08CE">
            <w:pPr>
              <w:pStyle w:val="TableRow"/>
            </w:pPr>
            <w:r>
              <w:t>lblStatus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7DC995" w14:textId="77777777" w:rsidR="000E08CE" w:rsidRDefault="000E08C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AB4699" w14:textId="77777777" w:rsidR="000E08CE" w:rsidRDefault="000E08CE">
            <w:pPr>
              <w:pStyle w:val="TableRow"/>
              <w:rPr>
                <w:i/>
              </w:rPr>
            </w:pPr>
            <w:r>
              <w:rPr>
                <w:i/>
              </w:rPr>
              <w:t>Movement_Of_Material.Completed, Movement_Of_Ownership.Completed</w:t>
            </w:r>
          </w:p>
          <w:p w14:paraId="02C043E3" w14:textId="77777777" w:rsidR="000E08CE" w:rsidRDefault="000E08CE">
            <w:pPr>
              <w:pStyle w:val="TableRow"/>
            </w:pPr>
            <w:r>
              <w:t>If all Movement_Of_Material and Movement_Of_Ownership records linked to this movement have their Completed field set to 1, then displays caption 'Completed'.</w:t>
            </w:r>
          </w:p>
          <w:p w14:paraId="24F908F3" w14:textId="77777777" w:rsidR="000E08CE" w:rsidRDefault="000E08CE">
            <w:pPr>
              <w:pStyle w:val="TableRow"/>
            </w:pPr>
            <w:r>
              <w:t>If all Movement_Of_Material and Movement_Of_Ownership records linked to this movement have their Completed field set to 0, then displays caption 'Not Started'.</w:t>
            </w:r>
          </w:p>
          <w:p w14:paraId="00D90F93" w14:textId="77777777" w:rsidR="000E08CE" w:rsidRDefault="000E08CE">
            <w:pPr>
              <w:pStyle w:val="TableRow"/>
            </w:pPr>
            <w:r>
              <w:t>Otherwise if one or more (but not all) Movement_Of_Material and Movement_Of_Ownership records linked to this movement have their Completed field set to 0, then displays caption 'Incomplete'.</w:t>
            </w:r>
          </w:p>
          <w:p w14:paraId="223734D9" w14:textId="77777777" w:rsidR="000E08CE" w:rsidRDefault="000E08CE">
            <w:pPr>
              <w:pStyle w:val="TableRow"/>
            </w:pPr>
          </w:p>
          <w:p w14:paraId="3AF33662" w14:textId="77777777" w:rsidR="000E08CE" w:rsidRDefault="000E08CE">
            <w:pPr>
              <w:pStyle w:val="TableRow"/>
            </w:pPr>
            <w:r>
              <w:t xml:space="preserve">Has the mouse tooltip </w:t>
            </w:r>
            <w:r>
              <w:rPr>
                <w:rFonts w:cs="Arial"/>
              </w:rPr>
              <w:t>“The status is updated when associated movement lines are marked as complete”.</w:t>
            </w:r>
          </w:p>
        </w:tc>
      </w:tr>
      <w:tr w:rsidR="000E08CE" w14:paraId="68B71C9F"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FE47F7" w14:textId="77777777" w:rsidR="000E08CE" w:rsidRDefault="000E08CE">
            <w:pPr>
              <w:pStyle w:val="TableRow"/>
            </w:pPr>
            <w:r>
              <w:t>gbSummary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1B95FE" w14:textId="77777777" w:rsidR="000E08CE" w:rsidRDefault="000E08CE">
            <w:pPr>
              <w:pStyle w:val="TableRow"/>
            </w:pPr>
            <w:r>
              <w:t>TGroupBox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55DAC9" w14:textId="77777777" w:rsidR="000E08CE" w:rsidRDefault="000E08CE">
            <w:pPr>
              <w:pStyle w:val="TableRow"/>
            </w:pPr>
            <w:r>
              <w:t>Summary groupbox containing the numbers of each collection unit that the movement applies to.  Contains lblCollections, lblStorage, lblSpecimens.</w:t>
            </w:r>
          </w:p>
        </w:tc>
      </w:tr>
      <w:tr w:rsidR="000E08CE" w14:paraId="140A8A75" w14:textId="77777777" w:rsidTr="000E08CE">
        <w:tc>
          <w:tcPr>
            <w:tcW w:w="1890" w:type="dxa"/>
            <w:tcBorders>
              <w:top w:val="single" w:sz="6" w:space="0" w:color="auto"/>
              <w:left w:val="single" w:sz="6" w:space="0" w:color="auto"/>
              <w:bottom w:val="single" w:sz="6" w:space="0" w:color="auto"/>
              <w:right w:val="single" w:sz="6" w:space="0" w:color="auto"/>
            </w:tcBorders>
            <w:shd w:val="clear" w:color="auto" w:fill="auto"/>
          </w:tcPr>
          <w:p w14:paraId="53D1E42A" w14:textId="77777777" w:rsidR="000E08CE" w:rsidRDefault="000E08CE">
            <w:pPr>
              <w:pStyle w:val="TableRow"/>
            </w:pPr>
            <w:r>
              <w:t>lblCollections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62B0862" w14:textId="77777777" w:rsidR="000E08CE" w:rsidRDefault="000E08C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BED6B5F" w14:textId="77777777" w:rsidR="000E08CE" w:rsidRDefault="000E08CE">
            <w:pPr>
              <w:pStyle w:val="TableRow"/>
              <w:rPr>
                <w:i/>
              </w:rPr>
            </w:pPr>
            <w:r>
              <w:rPr>
                <w:i/>
              </w:rPr>
              <w:t>Collection_Unit_Material_Movement, Collection_Unit_Material_Movement</w:t>
            </w:r>
          </w:p>
          <w:p w14:paraId="4E3CF833" w14:textId="77777777" w:rsidR="000E08CE" w:rsidRDefault="000E08CE">
            <w:pPr>
              <w:pStyle w:val="TableRow"/>
            </w:pPr>
            <w:r>
              <w:lastRenderedPageBreak/>
              <w:t>Displays the number of collections included in the movement in the summary groupbox.  This is achieved by counting the distinct list of collections that are joined to this movement record through the Collection_Unit_Material_Movement and Movement_Of_Material tables or the Collection_Unit_Ownserhip_Movement and Movement_Of_Ownsership tables.</w:t>
            </w:r>
          </w:p>
        </w:tc>
      </w:tr>
      <w:tr w:rsidR="000E08CE" w14:paraId="2886578F"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6E5A61" w14:textId="77777777" w:rsidR="000E08CE" w:rsidRDefault="000E08CE">
            <w:pPr>
              <w:pStyle w:val="TableRow"/>
            </w:pPr>
            <w:r>
              <w:lastRenderedPageBreak/>
              <w:t>lblStorage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8E3E10" w14:textId="77777777" w:rsidR="000E08CE" w:rsidRDefault="000E08C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EFCB59" w14:textId="77777777" w:rsidR="000E08CE" w:rsidRDefault="000E08CE">
            <w:pPr>
              <w:pStyle w:val="TableRow"/>
              <w:rPr>
                <w:i/>
              </w:rPr>
            </w:pPr>
            <w:r>
              <w:rPr>
                <w:i/>
              </w:rPr>
              <w:t>Movement of Material, Collection_Unit_Material_Movement, Movement_Of_Ownership, Collection_Unit_Material_Movement, Specimen</w:t>
            </w:r>
          </w:p>
          <w:p w14:paraId="6C58DF95" w14:textId="77777777" w:rsidR="000E08CE" w:rsidRDefault="000E08CE">
            <w:pPr>
              <w:pStyle w:val="TableRow"/>
            </w:pPr>
            <w:r>
              <w:t>Displays the count of the distinct list of stores that specimens associated with this movement are stored in (see lblSpecimens).</w:t>
            </w:r>
          </w:p>
        </w:tc>
      </w:tr>
      <w:tr w:rsidR="000E08CE" w14:paraId="611A9219" w14:textId="77777777" w:rsidTr="000E08CE">
        <w:tc>
          <w:tcPr>
            <w:tcW w:w="1890" w:type="dxa"/>
            <w:tcBorders>
              <w:top w:val="single" w:sz="6" w:space="0" w:color="auto"/>
              <w:left w:val="single" w:sz="6" w:space="0" w:color="auto"/>
              <w:bottom w:val="single" w:sz="6" w:space="0" w:color="auto"/>
              <w:right w:val="single" w:sz="6" w:space="0" w:color="auto"/>
            </w:tcBorders>
            <w:shd w:val="clear" w:color="auto" w:fill="auto"/>
          </w:tcPr>
          <w:p w14:paraId="44D9C950" w14:textId="77777777" w:rsidR="000E08CE" w:rsidRDefault="000E08CE">
            <w:pPr>
              <w:pStyle w:val="TableRow"/>
            </w:pPr>
            <w:r>
              <w:t>lblSpecimens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0CDD06" w14:textId="77777777" w:rsidR="000E08CE" w:rsidRDefault="000E08C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881CA6" w14:textId="77777777" w:rsidR="000E08CE" w:rsidRDefault="000E08CE">
            <w:pPr>
              <w:pStyle w:val="TableRow"/>
              <w:rPr>
                <w:i/>
              </w:rPr>
            </w:pPr>
            <w:r>
              <w:rPr>
                <w:i/>
              </w:rPr>
              <w:t>Movement of Material, Collection_Unit_Material_Movement, Movement_Of_Ownership, Collection_Unit_Material_Movement</w:t>
            </w:r>
          </w:p>
          <w:p w14:paraId="6ABFF4AD" w14:textId="77777777" w:rsidR="000E08CE" w:rsidRDefault="000E08CE">
            <w:pPr>
              <w:pStyle w:val="TableRow"/>
            </w:pPr>
            <w:r>
              <w:t>Displays the number of specimens included in the movement in the summary groupbox.  This is achieved by counting the distinct list of specimens that are joined to this movement record through the Collection_Unit_Material_Movement and Movement_Of_Material tables or the Collection_Unit_Ownserhip_Movement and Movement_Of_Ownsership tables.</w:t>
            </w:r>
          </w:p>
        </w:tc>
      </w:tr>
      <w:tr w:rsidR="000E08CE" w14:paraId="1EE772BB"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63AF95" w14:textId="77777777" w:rsidR="000E08CE" w:rsidRDefault="000E08CE">
            <w:pPr>
              <w:pStyle w:val="TableRow"/>
            </w:pPr>
            <w:r>
              <w:t>mmNotes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253D38D" w14:textId="77777777" w:rsidR="000E08CE" w:rsidRDefault="000E08CE">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E79BB1" w14:textId="77777777" w:rsidR="000E08CE" w:rsidRDefault="000E08CE">
            <w:pPr>
              <w:pStyle w:val="TableRow"/>
              <w:rPr>
                <w:i/>
              </w:rPr>
            </w:pPr>
            <w:r>
              <w:rPr>
                <w:i/>
              </w:rPr>
              <w:t>Movement.Notes</w:t>
            </w:r>
          </w:p>
          <w:p w14:paraId="544CBC7A" w14:textId="77777777" w:rsidR="000E08CE" w:rsidRDefault="000E08CE">
            <w:pPr>
              <w:pStyle w:val="TableRow"/>
            </w:pPr>
            <w:r>
              <w:t>Displays and allows editing of the movement's notes.  Free text.</w:t>
            </w:r>
          </w:p>
        </w:tc>
      </w:tr>
      <w:tr w:rsidR="000E08CE" w14:paraId="77BEFE40" w14:textId="77777777" w:rsidTr="000E08C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2944AE" w14:textId="77777777" w:rsidR="000E08CE" w:rsidRDefault="000E08CE">
            <w:pPr>
              <w:pStyle w:val="TableRow"/>
            </w:pPr>
            <w:r>
              <w:t>btnGetContact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3C8B65" w14:textId="77777777" w:rsidR="000E08CE" w:rsidRDefault="000E08CE">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BC86C5" w14:textId="77777777" w:rsidR="000E08CE" w:rsidRDefault="000E08CE">
            <w:pPr>
              <w:pStyle w:val="TableRow"/>
            </w:pPr>
            <w:r>
              <w:t>Displays the Recorder Names &amp; Addresses screen and initiates a Return data link from that screen to eContact.</w:t>
            </w:r>
          </w:p>
          <w:p w14:paraId="3E8B0EAE" w14:textId="77777777" w:rsidR="000E08CE" w:rsidRDefault="000E08CE">
            <w:pPr>
              <w:pStyle w:val="TableRow"/>
            </w:pPr>
            <w:r>
              <w:t>This control is not visible for Destroyed and Lost type movements.</w:t>
            </w:r>
          </w:p>
        </w:tc>
      </w:tr>
    </w:tbl>
    <w:p w14:paraId="752CE3AB" w14:textId="77777777" w:rsidR="00190BE5" w:rsidRDefault="00190BE5" w:rsidP="00190BE5"/>
    <w:p w14:paraId="5627123A" w14:textId="77777777" w:rsidR="00190BE5" w:rsidRDefault="00190BE5" w:rsidP="00CC6B4D">
      <w:pPr>
        <w:pStyle w:val="Heading4"/>
        <w:numPr>
          <w:ilvl w:val="3"/>
          <w:numId w:val="4"/>
        </w:numPr>
      </w:pPr>
      <w:bookmarkStart w:id="450" w:name="_Toc292878860"/>
      <w:bookmarkStart w:id="451" w:name="_Ref298426592"/>
      <w:r>
        <w:lastRenderedPageBreak/>
        <w:t>Movement Communications tab page control</w:t>
      </w:r>
      <w:bookmarkEnd w:id="450"/>
      <w:bookmarkEnd w:id="451"/>
    </w:p>
    <w:p w14:paraId="33F325B2" w14:textId="3CA42D68" w:rsidR="00190BE5" w:rsidRDefault="005550DB" w:rsidP="00190BE5">
      <w:pPr>
        <w:jc w:val="center"/>
        <w:rPr>
          <w:lang w:val="en-US"/>
        </w:rPr>
      </w:pPr>
      <w:r>
        <w:rPr>
          <w:noProof/>
          <w:lang w:eastAsia="en-GB"/>
        </w:rPr>
        <w:drawing>
          <wp:inline distT="0" distB="0" distL="0" distR="0" wp14:anchorId="2749781C" wp14:editId="158C2640">
            <wp:extent cx="3505200" cy="2657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05200" cy="26574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3A93A45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1F9E35A" w14:textId="77777777" w:rsidR="00190BE5" w:rsidRDefault="00190BE5">
            <w:pPr>
              <w:pStyle w:val="TableTitle"/>
            </w:pPr>
            <w:r>
              <w:t>Window Name: TfraMovementCommunications</w:t>
            </w:r>
          </w:p>
        </w:tc>
      </w:tr>
      <w:tr w:rsidR="00190BE5" w14:paraId="3199F7C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D13D992" w14:textId="77777777" w:rsidR="00190BE5" w:rsidRDefault="00190BE5">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D8E9294" w14:textId="77777777" w:rsidR="00190BE5" w:rsidRDefault="00190BE5">
            <w:pPr>
              <w:pStyle w:val="TableRow"/>
              <w:keepNext/>
            </w:pPr>
            <w:r>
              <w:rPr>
                <w:b/>
              </w:rPr>
              <w:t>Unit File Name</w:t>
            </w:r>
            <w:r>
              <w:t>: FrameMovementCommunications.pas</w:t>
            </w:r>
          </w:p>
        </w:tc>
      </w:tr>
      <w:tr w:rsidR="00190BE5" w14:paraId="138C1A4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AC28598" w14:textId="77777777" w:rsidR="00190BE5" w:rsidRDefault="00190BE5">
            <w:pPr>
              <w:pStyle w:val="TableRow"/>
              <w:keepNext/>
            </w:pPr>
            <w:r>
              <w:rPr>
                <w:b/>
              </w:rPr>
              <w:t>Entities</w:t>
            </w:r>
            <w:r>
              <w:t xml:space="preserve">: </w:t>
            </w:r>
          </w:p>
        </w:tc>
      </w:tr>
      <w:tr w:rsidR="00190BE5" w14:paraId="364FCCF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D995AD" w14:textId="77777777" w:rsidR="00190BE5" w:rsidRDefault="00190BE5">
            <w:pPr>
              <w:pStyle w:val="TableRow"/>
              <w:keepNext/>
            </w:pPr>
            <w:r>
              <w:rPr>
                <w:b/>
              </w:rPr>
              <w:t>Calls</w:t>
            </w:r>
            <w:r>
              <w:t>: None</w:t>
            </w:r>
          </w:p>
        </w:tc>
      </w:tr>
      <w:tr w:rsidR="00190BE5" w14:paraId="7CBCC68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75EAC8" w14:textId="77777777" w:rsidR="00190BE5" w:rsidRDefault="00190BE5">
            <w:pPr>
              <w:pStyle w:val="TableRow"/>
              <w:keepNext/>
            </w:pPr>
            <w:r>
              <w:rPr>
                <w:b/>
              </w:rPr>
              <w:t>Returns</w:t>
            </w:r>
            <w:r>
              <w:t xml:space="preserve"> </w:t>
            </w:r>
            <w:r>
              <w:rPr>
                <w:b/>
              </w:rPr>
              <w:t>To</w:t>
            </w:r>
            <w:r>
              <w:t>: TfraMovement</w:t>
            </w:r>
          </w:p>
        </w:tc>
      </w:tr>
      <w:tr w:rsidR="00190BE5" w14:paraId="159137E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11A35DC" w14:textId="77777777" w:rsidR="00190BE5" w:rsidRDefault="00190BE5">
            <w:pPr>
              <w:pStyle w:val="TableRow"/>
              <w:keepNext/>
            </w:pPr>
            <w:r>
              <w:rPr>
                <w:b/>
              </w:rPr>
              <w:t>Description</w:t>
            </w:r>
            <w:r>
              <w:t>: Class to handle communication data about movements.</w:t>
            </w:r>
          </w:p>
        </w:tc>
      </w:tr>
    </w:tbl>
    <w:p w14:paraId="7F1B5470" w14:textId="77777777" w:rsidR="00190BE5" w:rsidRDefault="00190BE5" w:rsidP="00190BE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0585C00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683489E" w14:textId="77777777" w:rsidR="00190BE5" w:rsidRDefault="00190BE5">
            <w:pPr>
              <w:pStyle w:val="TableTitle"/>
            </w:pPr>
            <w:r>
              <w:t>Window Controls</w:t>
            </w:r>
          </w:p>
        </w:tc>
      </w:tr>
      <w:tr w:rsidR="00190BE5" w14:paraId="76D93D0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246BDC"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4AD447"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BE7D4A" w14:textId="77777777" w:rsidR="00190BE5" w:rsidRDefault="00190BE5">
            <w:pPr>
              <w:pStyle w:val="TableColumnTitles"/>
              <w:keepNext/>
            </w:pPr>
            <w:r>
              <w:rPr>
                <w:i/>
              </w:rPr>
              <w:t>Attribute</w:t>
            </w:r>
            <w:r>
              <w:t xml:space="preserve"> Action</w:t>
            </w:r>
          </w:p>
        </w:tc>
      </w:tr>
      <w:tr w:rsidR="00190BE5" w14:paraId="4BA57786"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706F16A" w14:textId="77777777" w:rsidR="00190BE5" w:rsidRDefault="00190BE5">
            <w:pPr>
              <w:pStyle w:val="TableRow"/>
            </w:pPr>
            <w:r>
              <w:t>sgCommunications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0682814" w14:textId="77777777" w:rsidR="00190BE5" w:rsidRDefault="00190BE5">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D6666D" w14:textId="77777777" w:rsidR="00190BE5" w:rsidRDefault="00190BE5">
            <w:pPr>
              <w:pStyle w:val="TableRow"/>
              <w:rPr>
                <w:i/>
              </w:rPr>
            </w:pPr>
            <w:r>
              <w:rPr>
                <w:i/>
              </w:rPr>
              <w:t xml:space="preserve">Movement_Communication.Vague_Date_Start, Movement_Communication.Vague_Date_End, Movement_Communication.Vague_Date_Type, Oganisation.Fullname, Individual.Title, Individual.Initials, Individual.Forename, Individual.Surname, </w:t>
            </w:r>
            <w:r w:rsidR="001B41C5">
              <w:rPr>
                <w:i/>
              </w:rPr>
              <w:t>Concept.Published_Term</w:t>
            </w:r>
          </w:p>
          <w:p w14:paraId="0A24314D" w14:textId="77777777" w:rsidR="00190BE5" w:rsidRDefault="00190BE5">
            <w:pPr>
              <w:pStyle w:val="TableRow"/>
            </w:pPr>
            <w:r>
              <w:lastRenderedPageBreak/>
              <w:t>Grid displaying communications for the selected movement.  3 columns, Date (displays the Movement_Communication vague date), With (displays the standard name caption associated with Movement_Communication.Sender_Name_Key or Receiver_Name_Key, whichever one that is not linked to a department within the organisation holding the software installation), Type (displays the term associated with Movement_Communication.Type_Concept_Key).</w:t>
            </w:r>
          </w:p>
          <w:p w14:paraId="29841850" w14:textId="77777777" w:rsidR="00190BE5" w:rsidRDefault="00190BE5">
            <w:pPr>
              <w:pStyle w:val="TableRow"/>
            </w:pPr>
            <w:r>
              <w:t>The user adds, edits and deletes items in this grid using other controls on this component rather than directly in the grid.</w:t>
            </w:r>
          </w:p>
        </w:tc>
      </w:tr>
      <w:tr w:rsidR="00190BE5" w14:paraId="63566F2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E72DF1" w14:textId="77777777" w:rsidR="00190BE5" w:rsidRDefault="00190BE5">
            <w:pPr>
              <w:pStyle w:val="TableRow"/>
            </w:pPr>
            <w:r>
              <w:lastRenderedPageBreak/>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0DA3D5C"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70BED9" w14:textId="77777777" w:rsidR="00190BE5" w:rsidRDefault="00190BE5">
            <w:pPr>
              <w:pStyle w:val="TableRow"/>
            </w:pPr>
            <w:r>
              <w:t>Disabled when gbDetails is in Edit mode.  Places the controls in gbDetails into Edit mode allowing the user to add a new communication to the movement.  Pressing the Insert key whilst sgCommunications is selected performs the same action.</w:t>
            </w:r>
          </w:p>
        </w:tc>
      </w:tr>
      <w:tr w:rsidR="00190BE5" w14:paraId="27D37A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F35A0E" w14:textId="77777777" w:rsidR="00190BE5" w:rsidRDefault="00190BE5">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3D27C9D"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036F59" w14:textId="77777777" w:rsidR="00190BE5" w:rsidRDefault="00190BE5">
            <w:pPr>
              <w:pStyle w:val="TableRow"/>
            </w:pPr>
            <w:r>
              <w:t>Disabled when gbDetails is in Edit mode or there is no record selected in sgCommunications.  Places gbDetails into Edit mode allowing the user to edit the selected record.</w:t>
            </w:r>
          </w:p>
        </w:tc>
      </w:tr>
      <w:tr w:rsidR="00190BE5" w14:paraId="25F1D91C"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71A0F23" w14:textId="77777777" w:rsidR="00190BE5" w:rsidRDefault="00190BE5">
            <w:pPr>
              <w:pStyle w:val="TableRow"/>
            </w:pPr>
            <w:r>
              <w:t>btnRemove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C3B2AB"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AA14D4" w14:textId="77777777" w:rsidR="00190BE5" w:rsidRDefault="00190BE5">
            <w:pPr>
              <w:pStyle w:val="TableRow"/>
            </w:pPr>
            <w:r>
              <w:t>Displays a confirmation message 'Are you sure you want to delete the selected communication' with Yes and No option buttons.  If the user selects Yes, then removes the communication from the grid.  If the user selects No then no further action is taken.  The changes are not saved to the database until the whole frame is saved.</w:t>
            </w:r>
          </w:p>
          <w:p w14:paraId="72EDC029" w14:textId="77777777" w:rsidR="00190BE5" w:rsidRDefault="00190BE5">
            <w:pPr>
              <w:pStyle w:val="TableRow"/>
            </w:pPr>
            <w:r>
              <w:t>Pressing the Delete key whilst sgCommunications is selected performs the same action.</w:t>
            </w:r>
          </w:p>
        </w:tc>
      </w:tr>
      <w:tr w:rsidR="00190BE5" w14:paraId="79406F7C"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A22D685" w14:textId="77777777" w:rsidR="00190BE5" w:rsidRDefault="00190BE5">
            <w:pPr>
              <w:pStyle w:val="TableRow"/>
            </w:pPr>
            <w:r>
              <w:t>gbDetails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58C93DE" w14:textId="77777777" w:rsidR="00190BE5" w:rsidRDefault="00190BE5">
            <w:pPr>
              <w:pStyle w:val="TableRow"/>
            </w:pPr>
            <w:r>
              <w:t>TGroupBox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118689" w14:textId="77777777" w:rsidR="00190BE5" w:rsidRDefault="00190BE5">
            <w:pPr>
              <w:pStyle w:val="TableRow"/>
            </w:pPr>
            <w:r>
              <w:t>Container for the details controls relating to the selected communication.  The contents of this container can be put into Edit Mode and Browse Mode independantly of the other controls on this component.  In Browse mode, controls are made inactive in the same manner as when Browse mode is applied to any TBaseDetailForm descendant.</w:t>
            </w:r>
          </w:p>
          <w:p w14:paraId="54631C45" w14:textId="77777777" w:rsidR="00190BE5" w:rsidRDefault="00190BE5">
            <w:pPr>
              <w:pStyle w:val="TableRow"/>
            </w:pPr>
            <w:r>
              <w:t>Contains eNameFrom, btnGetNameFrom, eNameTo, btnGetNameTo, cmbType, eDate, mmContent, eReference.</w:t>
            </w:r>
          </w:p>
        </w:tc>
      </w:tr>
      <w:tr w:rsidR="00190BE5" w14:paraId="1985C8F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01E1E2" w14:textId="77777777" w:rsidR="00190BE5" w:rsidRDefault="00190BE5">
            <w:pPr>
              <w:pStyle w:val="TableRow"/>
            </w:pPr>
            <w:r>
              <w:lastRenderedPageBreak/>
              <w:t>eNameFrom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435C11"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2FBE29" w14:textId="77777777" w:rsidR="00190BE5" w:rsidRDefault="00190BE5">
            <w:pPr>
              <w:pStyle w:val="TableRow"/>
              <w:rPr>
                <w:i/>
              </w:rPr>
            </w:pPr>
            <w:r>
              <w:rPr>
                <w:i/>
              </w:rPr>
              <w:t>Movement_Communication.From_Name_Key, Oganisation.Fullname, Individual.Title, Individual.Initials, Individual.Forename, Individual.Surname</w:t>
            </w:r>
          </w:p>
          <w:p w14:paraId="1C9EF766" w14:textId="77777777" w:rsidR="00190BE5" w:rsidRDefault="00190BE5">
            <w:pPr>
              <w:pStyle w:val="TableRow"/>
            </w:pPr>
            <w:r>
              <w:t>Displays and allows editing of the name the communication is from.  Linked to the Recorder Names &amp; Addresses module.</w:t>
            </w:r>
          </w:p>
        </w:tc>
      </w:tr>
      <w:tr w:rsidR="00190BE5" w14:paraId="40BAE1B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7C6FF2" w14:textId="77777777" w:rsidR="00190BE5" w:rsidRDefault="00190BE5">
            <w:pPr>
              <w:pStyle w:val="TableRow"/>
            </w:pPr>
            <w:r>
              <w:t>btnGetNameFrom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CDF6F2F"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B91080" w14:textId="77777777" w:rsidR="00190BE5" w:rsidRDefault="00190BE5">
            <w:pPr>
              <w:pStyle w:val="TableRow"/>
            </w:pPr>
            <w:r>
              <w:t>Initiates a Return Data - F9 link between eNameFrom and the Recorder Names &amp; Addresses module.</w:t>
            </w:r>
          </w:p>
        </w:tc>
      </w:tr>
      <w:tr w:rsidR="00190BE5" w14:paraId="7D46CCD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71A31C" w14:textId="77777777" w:rsidR="00190BE5" w:rsidRDefault="00190BE5">
            <w:pPr>
              <w:pStyle w:val="TableRow"/>
            </w:pPr>
            <w:r>
              <w:t>eNameTo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8B5885"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CF96A6" w14:textId="77777777" w:rsidR="00190BE5" w:rsidRDefault="00190BE5">
            <w:pPr>
              <w:pStyle w:val="TableRow"/>
              <w:rPr>
                <w:i/>
              </w:rPr>
            </w:pPr>
            <w:r>
              <w:rPr>
                <w:i/>
              </w:rPr>
              <w:t>Movement_Communication.To_Name_Key, Oganisation.Fullname, Individual.Title, Individual.Initials, Individual.Forename, Individual.Surname</w:t>
            </w:r>
          </w:p>
          <w:p w14:paraId="40D317DA" w14:textId="77777777" w:rsidR="00190BE5" w:rsidRDefault="00190BE5">
            <w:pPr>
              <w:pStyle w:val="TableRow"/>
            </w:pPr>
            <w:r>
              <w:t>Displays and allows editing of the name the communication is to.  Linked to the Recorder Names &amp; Addresses module.</w:t>
            </w:r>
          </w:p>
        </w:tc>
      </w:tr>
      <w:tr w:rsidR="00190BE5" w14:paraId="04AA4A5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2DAC0D" w14:textId="77777777" w:rsidR="00190BE5" w:rsidRDefault="00190BE5">
            <w:pPr>
              <w:pStyle w:val="TableRow"/>
            </w:pPr>
            <w:r>
              <w:t>btnGetNameTo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2E3515"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EB72F9B" w14:textId="77777777" w:rsidR="00190BE5" w:rsidRDefault="00190BE5">
            <w:pPr>
              <w:pStyle w:val="TableRow"/>
            </w:pPr>
            <w:r>
              <w:t>Initiates a Return Data - F9 link between eNameTo and the Recorder Names &amp; Addresses module.</w:t>
            </w:r>
          </w:p>
        </w:tc>
      </w:tr>
      <w:tr w:rsidR="00190BE5" w14:paraId="1B56465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F3B1C5" w14:textId="77777777" w:rsidR="00190BE5" w:rsidRDefault="00190BE5">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F7A032" w14:textId="77777777" w:rsidR="00190BE5" w:rsidRDefault="00190BE5">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C95888" w14:textId="77777777" w:rsidR="00190BE5" w:rsidRDefault="00190BE5">
            <w:pPr>
              <w:pStyle w:val="TableRow"/>
            </w:pPr>
            <w:r>
              <w:t>Displays and allows editing of the communication type.  Populated from the Communication Types concept group.</w:t>
            </w:r>
          </w:p>
        </w:tc>
      </w:tr>
      <w:tr w:rsidR="00190BE5" w14:paraId="6B7A4F7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D5C894" w14:textId="77777777" w:rsidR="00190BE5" w:rsidRDefault="00190BE5">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7CC675" w14:textId="77777777" w:rsidR="00190BE5" w:rsidRDefault="00190BE5">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D6578A" w14:textId="77777777" w:rsidR="00190BE5" w:rsidRPr="00A104CD" w:rsidRDefault="00190BE5">
            <w:pPr>
              <w:pStyle w:val="TableRow"/>
              <w:rPr>
                <w:i/>
                <w:lang w:val="fr-FR"/>
              </w:rPr>
            </w:pPr>
            <w:r w:rsidRPr="00A104CD">
              <w:rPr>
                <w:i/>
                <w:lang w:val="fr-FR"/>
              </w:rPr>
              <w:t>Movement_Communication.Vague_Date_Start, Movement_Communication.Vague_Date_End, Movement_Communication.Vague_Date_Type</w:t>
            </w:r>
          </w:p>
          <w:p w14:paraId="29E9053A" w14:textId="77777777" w:rsidR="00190BE5" w:rsidRDefault="00190BE5">
            <w:pPr>
              <w:pStyle w:val="TableRow"/>
            </w:pPr>
            <w:r>
              <w:t>Displays and allows editing of the communication date.</w:t>
            </w:r>
          </w:p>
        </w:tc>
      </w:tr>
      <w:tr w:rsidR="00190BE5" w14:paraId="6830C53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47A0C9" w14:textId="77777777" w:rsidR="00190BE5" w:rsidRDefault="00190BE5">
            <w:pPr>
              <w:pStyle w:val="TableRow"/>
            </w:pPr>
            <w:r>
              <w:t>mmContent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F011F7" w14:textId="77777777" w:rsidR="00190BE5" w:rsidRDefault="00190BE5">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EE0D7F" w14:textId="77777777" w:rsidR="00190BE5" w:rsidRDefault="00190BE5">
            <w:pPr>
              <w:pStyle w:val="TableRow"/>
              <w:rPr>
                <w:i/>
              </w:rPr>
            </w:pPr>
            <w:r>
              <w:rPr>
                <w:i/>
              </w:rPr>
              <w:t>Movement_Communication.Content</w:t>
            </w:r>
          </w:p>
          <w:p w14:paraId="17886FAC" w14:textId="77777777" w:rsidR="00190BE5" w:rsidRDefault="00190BE5">
            <w:pPr>
              <w:pStyle w:val="TableRow"/>
            </w:pPr>
            <w:r>
              <w:t>Displays and allows editing of the communication content (free text).</w:t>
            </w:r>
          </w:p>
        </w:tc>
      </w:tr>
      <w:tr w:rsidR="00190BE5" w14:paraId="4D1D716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0BB85C" w14:textId="77777777" w:rsidR="00190BE5" w:rsidRDefault="00190BE5">
            <w:pPr>
              <w:pStyle w:val="TableRow"/>
            </w:pPr>
            <w:r>
              <w:t>eReference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AC7D4A"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4F2786" w14:textId="77777777" w:rsidR="00190BE5" w:rsidRDefault="00190BE5">
            <w:pPr>
              <w:pStyle w:val="TableRow"/>
              <w:rPr>
                <w:i/>
              </w:rPr>
            </w:pPr>
            <w:r>
              <w:rPr>
                <w:i/>
              </w:rPr>
              <w:t>Movement_Communication.File_Ref</w:t>
            </w:r>
          </w:p>
          <w:p w14:paraId="51ABF687" w14:textId="77777777" w:rsidR="00190BE5" w:rsidRDefault="00190BE5">
            <w:pPr>
              <w:pStyle w:val="TableRow"/>
            </w:pPr>
            <w:r>
              <w:t>Displays and allows editing of the file reference for the communication.  Free text.</w:t>
            </w:r>
          </w:p>
        </w:tc>
      </w:tr>
      <w:tr w:rsidR="00190BE5" w14:paraId="674A13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939C5B" w14:textId="77777777" w:rsidR="00190BE5" w:rsidRDefault="00190BE5">
            <w:pPr>
              <w:pStyle w:val="TableRow"/>
            </w:pPr>
            <w:r>
              <w:t>btnDiscard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E25482"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FD0C608" w14:textId="77777777" w:rsidR="00190BE5" w:rsidRDefault="00190BE5">
            <w:pPr>
              <w:pStyle w:val="TableRow"/>
            </w:pPr>
            <w:r>
              <w:t>Discard changes made to edited communication record.   The changes are not saved to the database until the whole frame is saved.  Puts gbDetails into Browse mode.</w:t>
            </w:r>
          </w:p>
        </w:tc>
      </w:tr>
      <w:tr w:rsidR="00190BE5" w14:paraId="7635038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E277FF" w14:textId="77777777" w:rsidR="00190BE5" w:rsidRDefault="00190BE5">
            <w:pPr>
              <w:pStyle w:val="TableRow"/>
            </w:pPr>
            <w:r>
              <w:lastRenderedPageBreak/>
              <w:t>btnAccept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E222D6E"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35ACDB" w14:textId="77777777" w:rsidR="00190BE5" w:rsidRDefault="00190BE5">
            <w:pPr>
              <w:pStyle w:val="TableRow"/>
            </w:pPr>
            <w:r>
              <w:t>Accept changes to new or edited communication record.  The changes are not saved to the database until the whole frame is saved.  Puts gbDetails into Browse mode.</w:t>
            </w:r>
          </w:p>
        </w:tc>
      </w:tr>
    </w:tbl>
    <w:p w14:paraId="6AD463AC" w14:textId="77777777" w:rsidR="00190BE5" w:rsidRDefault="00190BE5" w:rsidP="00190BE5"/>
    <w:p w14:paraId="7100A868" w14:textId="77777777" w:rsidR="00190BE5" w:rsidRDefault="00190BE5" w:rsidP="00CC6B4D">
      <w:pPr>
        <w:pStyle w:val="Heading4"/>
        <w:numPr>
          <w:ilvl w:val="3"/>
          <w:numId w:val="4"/>
        </w:numPr>
      </w:pPr>
      <w:bookmarkStart w:id="452" w:name="_Toc292878861"/>
      <w:r>
        <w:t>Movement ownership transfer details screen</w:t>
      </w:r>
      <w:bookmarkEnd w:id="452"/>
    </w:p>
    <w:p w14:paraId="41497F6A" w14:textId="10F10A67" w:rsidR="00190BE5" w:rsidRDefault="005550DB" w:rsidP="00190BE5">
      <w:pPr>
        <w:jc w:val="center"/>
        <w:rPr>
          <w:lang w:val="en-US"/>
        </w:rPr>
      </w:pPr>
      <w:r>
        <w:rPr>
          <w:noProof/>
          <w:lang w:eastAsia="en-GB"/>
        </w:rPr>
        <w:drawing>
          <wp:inline distT="0" distB="0" distL="0" distR="0" wp14:anchorId="4891922E" wp14:editId="66EC43C7">
            <wp:extent cx="3629025" cy="2981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29025" cy="29813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7D12C036"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BA9D30F" w14:textId="77777777" w:rsidR="00190BE5" w:rsidRDefault="00190BE5">
            <w:pPr>
              <w:pStyle w:val="TableTitle"/>
            </w:pPr>
            <w:r>
              <w:t>Window Name: TfraOwnershipDetails</w:t>
            </w:r>
          </w:p>
        </w:tc>
      </w:tr>
      <w:tr w:rsidR="00190BE5" w14:paraId="5F795CB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364C8AF" w14:textId="77777777" w:rsidR="00190BE5" w:rsidRDefault="00190BE5">
            <w:pPr>
              <w:pStyle w:val="TableRow"/>
              <w:keepNext/>
            </w:pPr>
            <w:r>
              <w:rPr>
                <w:b/>
              </w:rPr>
              <w:t>Inherits</w:t>
            </w:r>
            <w:r>
              <w:t>:  TBaseFullScreenFrame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C73BF29" w14:textId="77777777" w:rsidR="00190BE5" w:rsidRDefault="00190BE5">
            <w:pPr>
              <w:pStyle w:val="TableRow"/>
              <w:keepNext/>
            </w:pPr>
            <w:r>
              <w:rPr>
                <w:b/>
              </w:rPr>
              <w:t>Unit File Name</w:t>
            </w:r>
            <w:r>
              <w:t>: FrameOwnershipDetails.pas</w:t>
            </w:r>
          </w:p>
        </w:tc>
      </w:tr>
      <w:tr w:rsidR="00190BE5" w14:paraId="24205ED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E6A3A2" w14:textId="77777777" w:rsidR="00190BE5" w:rsidRDefault="00190BE5">
            <w:pPr>
              <w:pStyle w:val="TableRow"/>
              <w:keepNext/>
            </w:pPr>
            <w:r>
              <w:rPr>
                <w:b/>
              </w:rPr>
              <w:t>Entities</w:t>
            </w:r>
            <w:r>
              <w:t>: Movement_Of_Ownership, Individual, Organisation</w:t>
            </w:r>
          </w:p>
        </w:tc>
      </w:tr>
      <w:tr w:rsidR="00190BE5" w14:paraId="62275F7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E206B1" w14:textId="77777777" w:rsidR="00190BE5" w:rsidRDefault="00190BE5">
            <w:pPr>
              <w:pStyle w:val="TableRow"/>
              <w:keepNext/>
            </w:pPr>
            <w:r>
              <w:rPr>
                <w:b/>
              </w:rPr>
              <w:t>Calls</w:t>
            </w:r>
            <w:r>
              <w:t>: None</w:t>
            </w:r>
          </w:p>
        </w:tc>
      </w:tr>
      <w:tr w:rsidR="00190BE5" w14:paraId="7E54094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B85FD53" w14:textId="77777777" w:rsidR="00190BE5" w:rsidRDefault="00190BE5">
            <w:pPr>
              <w:pStyle w:val="TableRow"/>
              <w:keepNext/>
            </w:pPr>
            <w:r>
              <w:rPr>
                <w:b/>
              </w:rPr>
              <w:t>Returns</w:t>
            </w:r>
            <w:r>
              <w:t xml:space="preserve"> </w:t>
            </w:r>
            <w:r>
              <w:rPr>
                <w:b/>
              </w:rPr>
              <w:t>To</w:t>
            </w:r>
            <w:r>
              <w:t>: TfraMovement</w:t>
            </w:r>
          </w:p>
        </w:tc>
      </w:tr>
      <w:tr w:rsidR="00190BE5" w14:paraId="41E3B74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F3F3FA" w14:textId="77777777" w:rsidR="00190BE5" w:rsidRDefault="00190BE5">
            <w:pPr>
              <w:pStyle w:val="TableRow"/>
              <w:keepNext/>
            </w:pPr>
            <w:r>
              <w:rPr>
                <w:b/>
              </w:rPr>
              <w:t>Description</w:t>
            </w:r>
            <w:r>
              <w:t>: Details screen displayed when the user selects to view the details of an ownership movement (Accession or Transfer or Ownership).</w:t>
            </w:r>
          </w:p>
        </w:tc>
      </w:tr>
    </w:tbl>
    <w:p w14:paraId="57FB0991" w14:textId="77777777" w:rsidR="00190BE5" w:rsidRDefault="00190BE5" w:rsidP="00190BE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3878D95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4AAD34B" w14:textId="77777777" w:rsidR="00190BE5" w:rsidRDefault="00190BE5">
            <w:pPr>
              <w:pStyle w:val="TableTitle"/>
            </w:pPr>
            <w:r>
              <w:lastRenderedPageBreak/>
              <w:t>Window Controls</w:t>
            </w:r>
          </w:p>
        </w:tc>
      </w:tr>
      <w:tr w:rsidR="00190BE5" w14:paraId="19D492F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377498"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809A59"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9AE2BD7" w14:textId="77777777" w:rsidR="00190BE5" w:rsidRDefault="00190BE5">
            <w:pPr>
              <w:pStyle w:val="TableColumnTitles"/>
              <w:keepNext/>
            </w:pPr>
            <w:r>
              <w:rPr>
                <w:i/>
              </w:rPr>
              <w:t>Attribute</w:t>
            </w:r>
            <w:r>
              <w:t xml:space="preserve"> Action</w:t>
            </w:r>
          </w:p>
        </w:tc>
      </w:tr>
      <w:tr w:rsidR="00190BE5" w14:paraId="0FE8F27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173952" w14:textId="77777777" w:rsidR="00190BE5" w:rsidRDefault="00190BE5">
            <w:pPr>
              <w:pStyle w:val="TableRow"/>
            </w:pPr>
            <w:r>
              <w:t>eContact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FEB09F"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CA6F39" w14:textId="77777777" w:rsidR="00190BE5" w:rsidRDefault="00190BE5">
            <w:pPr>
              <w:pStyle w:val="TableRow"/>
              <w:rPr>
                <w:i/>
              </w:rPr>
            </w:pPr>
            <w:r>
              <w:rPr>
                <w:i/>
              </w:rPr>
              <w:t>Movement_Of_Ownership.Contact_Name_Key, Individual.Title, Individual.Forename, Individual.Initials, Individual.Surname</w:t>
            </w:r>
          </w:p>
          <w:p w14:paraId="36199EAC" w14:textId="77777777" w:rsidR="00190BE5" w:rsidRDefault="00190BE5">
            <w:pPr>
              <w:pStyle w:val="TableRow"/>
            </w:pPr>
            <w:r>
              <w:t>Displays and allows editing of the contact associated specifically with this ownership transfer or accession.  Linked to the Recorder Names &amp; Addresses module for Individuals only.  Not required.</w:t>
            </w:r>
          </w:p>
        </w:tc>
      </w:tr>
      <w:tr w:rsidR="00190BE5" w14:paraId="264A81A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AAB218" w14:textId="77777777" w:rsidR="00190BE5" w:rsidRDefault="00190BE5">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7F2E05"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152D7C" w14:textId="77777777" w:rsidR="00190BE5" w:rsidRDefault="00190BE5">
            <w:pPr>
              <w:pStyle w:val="TableRow"/>
              <w:rPr>
                <w:i/>
              </w:rPr>
            </w:pPr>
            <w:r>
              <w:rPr>
                <w:i/>
              </w:rPr>
              <w:t>Movement_Of_Ownership.Vague_Date_Start, Movement_Of_Ownership.Vague_Date_End, Movement_Of_Ownership.Vague_Date_Type</w:t>
            </w:r>
          </w:p>
          <w:p w14:paraId="3E7EECAD" w14:textId="77777777" w:rsidR="00190BE5" w:rsidRDefault="00190BE5">
            <w:pPr>
              <w:pStyle w:val="TableRow"/>
            </w:pPr>
            <w:r>
              <w:t>Allows the user to view and edit the specific date of ownership transfer.  Vague date.  Required.</w:t>
            </w:r>
          </w:p>
        </w:tc>
      </w:tr>
      <w:tr w:rsidR="00190BE5" w14:paraId="1658894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5C2D6C" w14:textId="77777777" w:rsidR="00190BE5" w:rsidRDefault="00190BE5">
            <w:pPr>
              <w:pStyle w:val="TableRow"/>
            </w:pPr>
            <w:r>
              <w:t>chkCompleted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2474E97" w14:textId="77777777" w:rsidR="00190BE5" w:rsidRDefault="00190BE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9EE634" w14:textId="77777777" w:rsidR="00190BE5" w:rsidRDefault="00190BE5">
            <w:pPr>
              <w:pStyle w:val="TableRow"/>
              <w:rPr>
                <w:i/>
              </w:rPr>
            </w:pPr>
            <w:r>
              <w:rPr>
                <w:i/>
              </w:rPr>
              <w:t>Movement_Of_Ownership.Completed</w:t>
            </w:r>
          </w:p>
          <w:p w14:paraId="2EF20939" w14:textId="77777777" w:rsidR="00190BE5" w:rsidRDefault="00190BE5">
            <w:pPr>
              <w:pStyle w:val="TableRow"/>
            </w:pPr>
            <w:r>
              <w:t>Displays and allows editing of the completion status of the movement of ownership.  Defaults to unchecked.</w:t>
            </w:r>
          </w:p>
        </w:tc>
      </w:tr>
      <w:tr w:rsidR="00190BE5" w14:paraId="0EF116F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964945" w14:textId="77777777" w:rsidR="00190BE5" w:rsidRDefault="00190BE5">
            <w:pPr>
              <w:pStyle w:val="TableRow"/>
            </w:pPr>
            <w:r>
              <w:t>mmNotes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85C0EB" w14:textId="77777777" w:rsidR="00190BE5" w:rsidRDefault="00190BE5">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46E3F1" w14:textId="77777777" w:rsidR="00190BE5" w:rsidRDefault="00190BE5">
            <w:pPr>
              <w:pStyle w:val="TableRow"/>
              <w:rPr>
                <w:i/>
              </w:rPr>
            </w:pPr>
            <w:r>
              <w:rPr>
                <w:i/>
              </w:rPr>
              <w:t>Movement_Of_Ownership.Notes</w:t>
            </w:r>
          </w:p>
          <w:p w14:paraId="79A375F4" w14:textId="77777777" w:rsidR="00190BE5" w:rsidRDefault="00190BE5">
            <w:pPr>
              <w:pStyle w:val="TableRow"/>
            </w:pPr>
            <w:r>
              <w:t>Displays and allows editing of free text notes regarding the ownership transfer or accession.  Not required.</w:t>
            </w:r>
          </w:p>
        </w:tc>
      </w:tr>
      <w:tr w:rsidR="00190BE5" w14:paraId="7E574D5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09D46C" w14:textId="77777777" w:rsidR="00190BE5" w:rsidRDefault="00190BE5">
            <w:pPr>
              <w:pStyle w:val="TableRow"/>
            </w:pPr>
            <w:r>
              <w:t>btnGetContact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2707E7"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670C80" w14:textId="77777777" w:rsidR="00190BE5" w:rsidRDefault="00190BE5">
            <w:pPr>
              <w:pStyle w:val="TableRow"/>
            </w:pPr>
            <w:r>
              <w:t>Initiates a Return Data - F9 link between eContact and the Recorder Names &amp; Addresses module for Individuals only.</w:t>
            </w:r>
          </w:p>
        </w:tc>
      </w:tr>
    </w:tbl>
    <w:p w14:paraId="763EB6FA" w14:textId="77777777" w:rsidR="00190BE5" w:rsidRDefault="00190BE5" w:rsidP="00190BE5"/>
    <w:p w14:paraId="5EFE93D2" w14:textId="77777777" w:rsidR="00190BE5" w:rsidRDefault="00190BE5" w:rsidP="00CC6B4D">
      <w:pPr>
        <w:pStyle w:val="Heading4"/>
        <w:numPr>
          <w:ilvl w:val="3"/>
          <w:numId w:val="4"/>
        </w:numPr>
      </w:pPr>
      <w:bookmarkStart w:id="453" w:name="_Toc292878862"/>
      <w:r>
        <w:lastRenderedPageBreak/>
        <w:t>Material movements screen</w:t>
      </w:r>
      <w:bookmarkEnd w:id="453"/>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48D33E3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779DAFE" w14:textId="77777777" w:rsidR="00190BE5" w:rsidRDefault="00190BE5">
            <w:pPr>
              <w:pStyle w:val="TableTitle"/>
            </w:pPr>
            <w:r>
              <w:t>Window Name: TfraMovementDetails</w:t>
            </w:r>
          </w:p>
        </w:tc>
      </w:tr>
      <w:tr w:rsidR="00190BE5" w14:paraId="14CCFC6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B063B5D" w14:textId="77777777" w:rsidR="00190BE5" w:rsidRDefault="00190BE5">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9203CE5" w14:textId="77777777" w:rsidR="00190BE5" w:rsidRDefault="00190BE5">
            <w:pPr>
              <w:pStyle w:val="TableRow"/>
              <w:keepNext/>
            </w:pPr>
            <w:r>
              <w:rPr>
                <w:b/>
              </w:rPr>
              <w:t>Unit File Name</w:t>
            </w:r>
            <w:r>
              <w:t>: FrameMovementDetails.pas</w:t>
            </w:r>
          </w:p>
        </w:tc>
      </w:tr>
      <w:tr w:rsidR="00190BE5" w14:paraId="77E9324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6FCB645" w14:textId="77777777" w:rsidR="00190BE5" w:rsidRDefault="00190BE5">
            <w:pPr>
              <w:pStyle w:val="TableRow"/>
              <w:keepNext/>
            </w:pPr>
            <w:r>
              <w:rPr>
                <w:b/>
              </w:rPr>
              <w:t>Entities</w:t>
            </w:r>
            <w:r>
              <w:t xml:space="preserve">: </w:t>
            </w:r>
          </w:p>
        </w:tc>
      </w:tr>
      <w:tr w:rsidR="00190BE5" w14:paraId="154AC6C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3ADD5B" w14:textId="77777777" w:rsidR="00190BE5" w:rsidRDefault="00190BE5">
            <w:pPr>
              <w:pStyle w:val="TableRow"/>
              <w:keepNext/>
            </w:pPr>
            <w:r>
              <w:rPr>
                <w:b/>
              </w:rPr>
              <w:t>Calls</w:t>
            </w:r>
            <w:r>
              <w:t>: TfraMaterialToUnknownDest, TfraMovementDetailsCollectionUnits, TfraMaterialMovementDetails</w:t>
            </w:r>
          </w:p>
        </w:tc>
      </w:tr>
      <w:tr w:rsidR="00190BE5" w14:paraId="118BB32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0B958AC" w14:textId="77777777" w:rsidR="00190BE5" w:rsidRDefault="00190BE5">
            <w:pPr>
              <w:pStyle w:val="TableRow"/>
              <w:keepNext/>
            </w:pPr>
            <w:r>
              <w:rPr>
                <w:b/>
              </w:rPr>
              <w:t>Returns</w:t>
            </w:r>
            <w:r>
              <w:t xml:space="preserve"> </w:t>
            </w:r>
            <w:r>
              <w:rPr>
                <w:b/>
              </w:rPr>
              <w:t>To</w:t>
            </w:r>
            <w:r>
              <w:t>: TfraMovement</w:t>
            </w:r>
          </w:p>
        </w:tc>
      </w:tr>
      <w:tr w:rsidR="00190BE5" w14:paraId="008155B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648B9A" w14:textId="77777777" w:rsidR="00190BE5" w:rsidRDefault="00190BE5">
            <w:pPr>
              <w:pStyle w:val="TableRow"/>
              <w:keepNext/>
            </w:pPr>
            <w:r>
              <w:rPr>
                <w:b/>
              </w:rPr>
              <w:t>Description</w:t>
            </w:r>
            <w:r>
              <w:t>: Generic screen for material movement details.  This screen consists of an empty page control onto which the following tabs are loaded as required:</w:t>
            </w:r>
          </w:p>
          <w:p w14:paraId="274C61C6" w14:textId="77777777" w:rsidR="00190BE5" w:rsidRDefault="00190BE5">
            <w:pPr>
              <w:pStyle w:val="TableRow"/>
              <w:keepNext/>
            </w:pPr>
            <w:r>
              <w:t>TfraMaterialMovementDetails (except for Lost, Disposed and Destroyed movement types)</w:t>
            </w:r>
          </w:p>
          <w:p w14:paraId="384F9FB4" w14:textId="77777777" w:rsidR="00190BE5" w:rsidRDefault="00190BE5">
            <w:pPr>
              <w:pStyle w:val="TableRow"/>
              <w:keepNext/>
            </w:pPr>
            <w:r>
              <w:t>TfraMaterialToUnknownDest (all other movement types)</w:t>
            </w:r>
          </w:p>
          <w:p w14:paraId="61AE8DC3" w14:textId="77777777" w:rsidR="00190BE5" w:rsidRDefault="00190BE5">
            <w:pPr>
              <w:pStyle w:val="TableRow"/>
              <w:keepNext/>
            </w:pPr>
            <w:r>
              <w:t>TfraMovementDetailsCollectionUnits (this tab page is only loaded if there are 2 Movement_Of_Material records for the same Movement_Direction_Key.  Otherwise the movement of material is assumed to apply to all the material associated with the movement direction.</w:t>
            </w:r>
          </w:p>
        </w:tc>
      </w:tr>
    </w:tbl>
    <w:p w14:paraId="7CC2528D" w14:textId="77777777" w:rsidR="00190BE5" w:rsidRDefault="00190BE5" w:rsidP="00190BE5"/>
    <w:p w14:paraId="45E5DBD7" w14:textId="77777777" w:rsidR="006363EF" w:rsidRDefault="006363EF" w:rsidP="00CC6B4D">
      <w:pPr>
        <w:pStyle w:val="Heading4"/>
        <w:numPr>
          <w:ilvl w:val="3"/>
          <w:numId w:val="4"/>
        </w:numPr>
      </w:pPr>
      <w:bookmarkStart w:id="454" w:name="_Toc292878863"/>
      <w:r>
        <w:t>Base frame for material movement details</w:t>
      </w:r>
      <w:bookmarkEnd w:id="454"/>
    </w:p>
    <w:p w14:paraId="1E2FACC9" w14:textId="106C108D" w:rsidR="006363EF" w:rsidRDefault="005550DB" w:rsidP="006363EF">
      <w:pPr>
        <w:jc w:val="center"/>
        <w:rPr>
          <w:lang w:val="en-US"/>
        </w:rPr>
      </w:pPr>
      <w:r>
        <w:rPr>
          <w:noProof/>
          <w:lang w:eastAsia="en-GB"/>
        </w:rPr>
        <w:drawing>
          <wp:inline distT="0" distB="0" distL="0" distR="0" wp14:anchorId="13A1B78B" wp14:editId="4C270809">
            <wp:extent cx="3467100" cy="2628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100" cy="2628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6363EF" w14:paraId="110FEF9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6046128" w14:textId="77777777" w:rsidR="006363EF" w:rsidRDefault="006363EF">
            <w:pPr>
              <w:pStyle w:val="TableTitle"/>
            </w:pPr>
            <w:r>
              <w:lastRenderedPageBreak/>
              <w:t>Window Name: TBaseMaterialMovementFrame</w:t>
            </w:r>
          </w:p>
        </w:tc>
      </w:tr>
      <w:tr w:rsidR="006363EF" w14:paraId="4F3EF84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B67F05E" w14:textId="77777777" w:rsidR="006363EF" w:rsidRDefault="006363EF">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7CFE92" w14:textId="77777777" w:rsidR="006363EF" w:rsidRDefault="006363EF">
            <w:pPr>
              <w:pStyle w:val="TableRow"/>
              <w:keepNext/>
              <w:jc w:val="both"/>
            </w:pPr>
            <w:r>
              <w:rPr>
                <w:b/>
              </w:rPr>
              <w:t>Unit File Name</w:t>
            </w:r>
            <w:r>
              <w:t>: BaseMaterialMovementDetailsFrameUnit.pas</w:t>
            </w:r>
          </w:p>
        </w:tc>
      </w:tr>
      <w:tr w:rsidR="006363EF" w14:paraId="152FC91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DC6F848" w14:textId="77777777" w:rsidR="006363EF" w:rsidRDefault="006363EF">
            <w:pPr>
              <w:pStyle w:val="TableRow"/>
              <w:keepNext/>
            </w:pPr>
            <w:r>
              <w:rPr>
                <w:b/>
              </w:rPr>
              <w:t>Entities</w:t>
            </w:r>
            <w:r>
              <w:t>: Movement_Of_Material, Individual</w:t>
            </w:r>
          </w:p>
        </w:tc>
      </w:tr>
      <w:tr w:rsidR="006363EF" w14:paraId="567DCDF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54300AD" w14:textId="77777777" w:rsidR="006363EF" w:rsidRDefault="006363EF">
            <w:pPr>
              <w:pStyle w:val="TableRow"/>
              <w:keepNext/>
            </w:pPr>
            <w:r>
              <w:rPr>
                <w:b/>
              </w:rPr>
              <w:t>Calls</w:t>
            </w:r>
            <w:r>
              <w:t>: None</w:t>
            </w:r>
          </w:p>
        </w:tc>
      </w:tr>
      <w:tr w:rsidR="006363EF" w14:paraId="10439C7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52F311" w14:textId="77777777" w:rsidR="006363EF" w:rsidRDefault="006363EF">
            <w:pPr>
              <w:pStyle w:val="TableRow"/>
              <w:keepNext/>
            </w:pPr>
            <w:r>
              <w:rPr>
                <w:b/>
              </w:rPr>
              <w:t>Returns</w:t>
            </w:r>
            <w:r>
              <w:t xml:space="preserve"> </w:t>
            </w:r>
            <w:r>
              <w:rPr>
                <w:b/>
              </w:rPr>
              <w:t>To</w:t>
            </w:r>
            <w:r>
              <w:t>: None</w:t>
            </w:r>
          </w:p>
        </w:tc>
      </w:tr>
      <w:tr w:rsidR="006363EF" w14:paraId="78157FD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CD600B6" w14:textId="77777777" w:rsidR="006363EF" w:rsidRDefault="006363EF">
            <w:pPr>
              <w:pStyle w:val="TableRow"/>
              <w:keepNext/>
            </w:pPr>
            <w:r>
              <w:rPr>
                <w:b/>
              </w:rPr>
              <w:t>Description</w:t>
            </w:r>
            <w:r>
              <w:t>: Base class for to tab controls used to display the details of a material movement (acquisition or disposal).  The tab is embedded onto the page control on TfraMovementDetails when required.</w:t>
            </w:r>
          </w:p>
          <w:p w14:paraId="08E5EF2E" w14:textId="77777777" w:rsidR="006363EF" w:rsidRDefault="006363EF">
            <w:pPr>
              <w:pStyle w:val="TableRow"/>
              <w:keepNext/>
            </w:pPr>
            <w:r>
              <w:t>Note that this base class never appears in the application in this form.  Tab controls are inherited from this base class to provide functionality specific to the type of movement.  Tab controls that inherit from this base class inherit the controls on it and add additional ones specific to them.</w:t>
            </w:r>
          </w:p>
        </w:tc>
      </w:tr>
    </w:tbl>
    <w:p w14:paraId="6BD73E6A" w14:textId="77777777" w:rsidR="006363EF" w:rsidRDefault="006363EF" w:rsidP="006363EF"/>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6363EF" w14:paraId="11320B52"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B824F89" w14:textId="77777777" w:rsidR="006363EF" w:rsidRDefault="006363EF">
            <w:pPr>
              <w:pStyle w:val="TableTitle"/>
            </w:pPr>
            <w:r>
              <w:t>Window Controls</w:t>
            </w:r>
          </w:p>
        </w:tc>
      </w:tr>
      <w:tr w:rsidR="006363EF" w14:paraId="1C19944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7E90661" w14:textId="77777777" w:rsidR="006363EF" w:rsidRDefault="006363EF">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A69CEA" w14:textId="77777777" w:rsidR="006363EF" w:rsidRDefault="006363EF">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DEA980" w14:textId="77777777" w:rsidR="006363EF" w:rsidRDefault="006363EF">
            <w:pPr>
              <w:pStyle w:val="TableColumnTitles"/>
              <w:keepNext/>
            </w:pPr>
            <w:r>
              <w:rPr>
                <w:i/>
              </w:rPr>
              <w:t>Attribute</w:t>
            </w:r>
            <w:r>
              <w:t xml:space="preserve"> Action</w:t>
            </w:r>
          </w:p>
        </w:tc>
      </w:tr>
      <w:tr w:rsidR="006363EF" w14:paraId="0BAFB12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5B311B" w14:textId="77777777" w:rsidR="006363EF" w:rsidRDefault="006363EF">
            <w:pPr>
              <w:pStyle w:val="TableRow"/>
            </w:pPr>
            <w:r>
              <w:t>eContact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779832" w14:textId="77777777" w:rsidR="006363EF" w:rsidRDefault="006363EF">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16A9A2" w14:textId="77777777" w:rsidR="006363EF" w:rsidRDefault="006363EF">
            <w:pPr>
              <w:pStyle w:val="TableRow"/>
              <w:rPr>
                <w:i/>
              </w:rPr>
            </w:pPr>
            <w:r>
              <w:rPr>
                <w:i/>
              </w:rPr>
              <w:t>Movement_Of_Material.Contact_Name_Key, Individual.Title, Individual.Forename, Individual.Initials, Individual.Surname</w:t>
            </w:r>
          </w:p>
          <w:p w14:paraId="44765BE1" w14:textId="77777777" w:rsidR="006363EF" w:rsidRDefault="006363EF">
            <w:pPr>
              <w:pStyle w:val="TableRow"/>
            </w:pPr>
            <w:r>
              <w:t>Displays and allows editing of the contact associated specifically with this acquisition or disposal.  Linked to the Recorder Names &amp; Addresses module for Individuals only.  Not required.</w:t>
            </w:r>
          </w:p>
        </w:tc>
      </w:tr>
      <w:tr w:rsidR="006363EF" w14:paraId="3E4CE42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2B62DB" w14:textId="77777777" w:rsidR="006363EF" w:rsidRDefault="006363EF">
            <w:pPr>
              <w:pStyle w:val="TableRow"/>
            </w:pPr>
            <w:r>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17C4EEB" w14:textId="77777777" w:rsidR="006363EF" w:rsidRDefault="006363EF">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EC3B73" w14:textId="77777777" w:rsidR="006363EF" w:rsidRDefault="006363EF">
            <w:pPr>
              <w:pStyle w:val="TableRow"/>
              <w:rPr>
                <w:i/>
              </w:rPr>
            </w:pPr>
            <w:r>
              <w:rPr>
                <w:i/>
              </w:rPr>
              <w:t>Movement_Of_Material.Vague_Date_Start, Movement_Of_Material.Vague_Date_End, Movement_Of_Material.Vague_Date_Type</w:t>
            </w:r>
          </w:p>
          <w:p w14:paraId="49B19FD1" w14:textId="77777777" w:rsidR="006363EF" w:rsidRDefault="006363EF">
            <w:pPr>
              <w:pStyle w:val="TableRow"/>
            </w:pPr>
            <w:r>
              <w:t>Allows the user to view and edit the specific date of material transfer.  Vague date.  Required.</w:t>
            </w:r>
          </w:p>
        </w:tc>
      </w:tr>
      <w:tr w:rsidR="006363EF" w14:paraId="6E6BD3B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6D8793E" w14:textId="77777777" w:rsidR="006363EF" w:rsidRDefault="006363EF">
            <w:pPr>
              <w:pStyle w:val="TableRow"/>
            </w:pPr>
            <w:r>
              <w:t>chkCompleted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9AFFC4A" w14:textId="77777777" w:rsidR="006363EF" w:rsidRDefault="006363EF">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6E88A3" w14:textId="77777777" w:rsidR="006363EF" w:rsidRDefault="006363EF">
            <w:pPr>
              <w:pStyle w:val="TableRow"/>
              <w:rPr>
                <w:i/>
              </w:rPr>
            </w:pPr>
            <w:r>
              <w:rPr>
                <w:i/>
              </w:rPr>
              <w:t>Movement_Of_Material.Completed</w:t>
            </w:r>
          </w:p>
          <w:p w14:paraId="5E7CA251" w14:textId="77777777" w:rsidR="006363EF" w:rsidRDefault="006363EF">
            <w:pPr>
              <w:pStyle w:val="TableRow"/>
            </w:pPr>
            <w:r>
              <w:t>Displays and allows editing of the completion status of the movement of material.  Defaults to unchecked.</w:t>
            </w:r>
          </w:p>
        </w:tc>
      </w:tr>
      <w:tr w:rsidR="006363EF" w14:paraId="160636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A70374" w14:textId="77777777" w:rsidR="006363EF" w:rsidRDefault="006363EF">
            <w:pPr>
              <w:pStyle w:val="TableRow"/>
            </w:pPr>
            <w:r>
              <w:lastRenderedPageBreak/>
              <w:t>mmNotes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3C547A" w14:textId="77777777" w:rsidR="006363EF" w:rsidRDefault="006363EF">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81B645" w14:textId="77777777" w:rsidR="006363EF" w:rsidRDefault="006363EF">
            <w:pPr>
              <w:pStyle w:val="TableRow"/>
              <w:rPr>
                <w:i/>
              </w:rPr>
            </w:pPr>
            <w:r>
              <w:rPr>
                <w:i/>
              </w:rPr>
              <w:t>Movement_Of_Material.Notes</w:t>
            </w:r>
          </w:p>
          <w:p w14:paraId="4B3A48C3" w14:textId="77777777" w:rsidR="006363EF" w:rsidRDefault="006363EF">
            <w:pPr>
              <w:pStyle w:val="TableRow"/>
            </w:pPr>
            <w:r>
              <w:t>Displays and allows editing of free text notes regarding the acquisition or disposal.  Not required.</w:t>
            </w:r>
          </w:p>
        </w:tc>
      </w:tr>
      <w:tr w:rsidR="006363EF" w14:paraId="2D37F37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67DE00" w14:textId="77777777" w:rsidR="006363EF" w:rsidRDefault="006363EF">
            <w:pPr>
              <w:pStyle w:val="TableRow"/>
            </w:pPr>
            <w:r>
              <w:t>btnGetContact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6BC5581" w14:textId="77777777" w:rsidR="006363EF" w:rsidRDefault="006363EF">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2915D8" w14:textId="77777777" w:rsidR="006363EF" w:rsidRDefault="006363EF">
            <w:pPr>
              <w:pStyle w:val="TableRow"/>
            </w:pPr>
            <w:r>
              <w:t>Initiates a Return Data - F9 link between eContact and the Recorder Names &amp; Addresses module for Individuals only.</w:t>
            </w:r>
          </w:p>
        </w:tc>
      </w:tr>
    </w:tbl>
    <w:p w14:paraId="5683B03C" w14:textId="77777777" w:rsidR="006363EF" w:rsidRDefault="006363EF" w:rsidP="006363EF"/>
    <w:p w14:paraId="150CDABF" w14:textId="77777777" w:rsidR="00190BE5" w:rsidRDefault="00190BE5" w:rsidP="00CC6B4D">
      <w:pPr>
        <w:pStyle w:val="Heading4"/>
        <w:numPr>
          <w:ilvl w:val="3"/>
          <w:numId w:val="4"/>
        </w:numPr>
      </w:pPr>
      <w:bookmarkStart w:id="455" w:name="_Toc292878864"/>
      <w:bookmarkStart w:id="456" w:name="_Ref298426624"/>
      <w:r>
        <w:t>Material movement tab page control</w:t>
      </w:r>
      <w:bookmarkEnd w:id="455"/>
      <w:bookmarkEnd w:id="456"/>
    </w:p>
    <w:p w14:paraId="293088E9" w14:textId="3811F870" w:rsidR="00190BE5" w:rsidRDefault="005550DB" w:rsidP="00190BE5">
      <w:pPr>
        <w:jc w:val="center"/>
        <w:rPr>
          <w:lang w:val="en-US"/>
        </w:rPr>
      </w:pPr>
      <w:r>
        <w:rPr>
          <w:noProof/>
          <w:lang w:eastAsia="en-GB"/>
        </w:rPr>
        <w:drawing>
          <wp:inline distT="0" distB="0" distL="0" distR="0" wp14:anchorId="3E0B1840" wp14:editId="067B0240">
            <wp:extent cx="3476625" cy="2638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33C15D7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6011CF9" w14:textId="77777777" w:rsidR="00190BE5" w:rsidRDefault="00190BE5">
            <w:pPr>
              <w:pStyle w:val="TableTitle"/>
            </w:pPr>
            <w:r>
              <w:t>Window Name: TfraMaterialMovementDetails</w:t>
            </w:r>
          </w:p>
        </w:tc>
      </w:tr>
      <w:tr w:rsidR="00190BE5" w14:paraId="51A15E8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C2C66DE" w14:textId="77777777" w:rsidR="00190BE5" w:rsidRDefault="00190BE5">
            <w:pPr>
              <w:pStyle w:val="TableRow"/>
              <w:keepNext/>
            </w:pPr>
            <w:r>
              <w:rPr>
                <w:b/>
              </w:rPr>
              <w:t>Inherits</w:t>
            </w:r>
            <w:r>
              <w:t>:  TBaseMaterialMovementFrame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E73200C" w14:textId="77777777" w:rsidR="00190BE5" w:rsidRDefault="00190BE5">
            <w:pPr>
              <w:pStyle w:val="TableRow"/>
              <w:keepNext/>
            </w:pPr>
            <w:r>
              <w:rPr>
                <w:b/>
              </w:rPr>
              <w:t>Unit File Name</w:t>
            </w:r>
            <w:r>
              <w:t>: FrameMaterialMovement.pas</w:t>
            </w:r>
          </w:p>
        </w:tc>
      </w:tr>
      <w:tr w:rsidR="00190BE5" w14:paraId="5CB9C06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B51A2B" w14:textId="77777777" w:rsidR="00190BE5" w:rsidRDefault="00190BE5">
            <w:pPr>
              <w:pStyle w:val="TableRow"/>
              <w:keepNext/>
            </w:pPr>
            <w:r>
              <w:rPr>
                <w:b/>
              </w:rPr>
              <w:t>Entities</w:t>
            </w:r>
            <w:r>
              <w:t>: Movement_Of_Material, Organisation_Department</w:t>
            </w:r>
          </w:p>
        </w:tc>
      </w:tr>
      <w:tr w:rsidR="00190BE5" w14:paraId="3A4E8E4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D16447E" w14:textId="77777777" w:rsidR="00190BE5" w:rsidRDefault="00190BE5">
            <w:pPr>
              <w:pStyle w:val="TableRow"/>
              <w:keepNext/>
            </w:pPr>
            <w:r>
              <w:rPr>
                <w:b/>
              </w:rPr>
              <w:t>Calls</w:t>
            </w:r>
            <w:r>
              <w:t>: None</w:t>
            </w:r>
          </w:p>
        </w:tc>
      </w:tr>
      <w:tr w:rsidR="00190BE5" w14:paraId="0B73456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B456CF" w14:textId="77777777" w:rsidR="00190BE5" w:rsidRDefault="00190BE5">
            <w:pPr>
              <w:pStyle w:val="TableRow"/>
              <w:keepNext/>
            </w:pPr>
            <w:r>
              <w:rPr>
                <w:b/>
              </w:rPr>
              <w:t>Returns</w:t>
            </w:r>
            <w:r>
              <w:t xml:space="preserve"> </w:t>
            </w:r>
            <w:r>
              <w:rPr>
                <w:b/>
              </w:rPr>
              <w:t>To</w:t>
            </w:r>
            <w:r>
              <w:t>: TfraMovementDetails</w:t>
            </w:r>
          </w:p>
        </w:tc>
      </w:tr>
      <w:tr w:rsidR="00190BE5" w14:paraId="33944DD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3B34BF" w14:textId="77777777" w:rsidR="00190BE5" w:rsidRDefault="00190BE5">
            <w:pPr>
              <w:pStyle w:val="TableRow"/>
              <w:keepNext/>
            </w:pPr>
            <w:r>
              <w:rPr>
                <w:b/>
              </w:rPr>
              <w:t>Description</w:t>
            </w:r>
            <w:r>
              <w:t>: Tab page control for the details of a movement of materials (acquisition or disposal) where the destination of the material is known.</w:t>
            </w:r>
          </w:p>
          <w:p w14:paraId="5A636E88" w14:textId="77777777" w:rsidR="00190BE5" w:rsidRDefault="00190BE5">
            <w:pPr>
              <w:pStyle w:val="TableRow"/>
              <w:keepNext/>
            </w:pPr>
            <w:r>
              <w:t>This tab control is inherited from TBaseMaterialMovementScreen and includes the components documented on that base class.  The documentation here details the additional functionality in this tab page only.</w:t>
            </w:r>
          </w:p>
        </w:tc>
      </w:tr>
    </w:tbl>
    <w:p w14:paraId="5B7C1E28" w14:textId="77777777" w:rsidR="00190BE5" w:rsidRDefault="00190BE5" w:rsidP="00190BE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1558174A"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39DBC92" w14:textId="77777777" w:rsidR="00190BE5" w:rsidRDefault="00190BE5">
            <w:pPr>
              <w:pStyle w:val="TableTitle"/>
            </w:pPr>
            <w:r>
              <w:lastRenderedPageBreak/>
              <w:t>Window Controls</w:t>
            </w:r>
          </w:p>
        </w:tc>
      </w:tr>
      <w:tr w:rsidR="00190BE5" w14:paraId="082EB14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823B16"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21A696"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00C267" w14:textId="77777777" w:rsidR="00190BE5" w:rsidRDefault="00190BE5">
            <w:pPr>
              <w:pStyle w:val="TableColumnTitles"/>
              <w:keepNext/>
            </w:pPr>
            <w:r>
              <w:rPr>
                <w:i/>
              </w:rPr>
              <w:t>Attribute</w:t>
            </w:r>
            <w:r>
              <w:t xml:space="preserve"> Action</w:t>
            </w:r>
          </w:p>
        </w:tc>
      </w:tr>
      <w:tr w:rsidR="00190BE5" w14:paraId="0A88B825"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253ABB1" w14:textId="77777777" w:rsidR="00190BE5" w:rsidRDefault="00190BE5">
            <w:pPr>
              <w:pStyle w:val="TableRow"/>
            </w:pPr>
            <w:r>
              <w:t>eDepartment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EE4FEF"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77D6B39" w14:textId="77777777" w:rsidR="00190BE5" w:rsidRDefault="00190BE5">
            <w:pPr>
              <w:pStyle w:val="TableRow"/>
              <w:rPr>
                <w:i/>
              </w:rPr>
            </w:pPr>
            <w:r>
              <w:rPr>
                <w:i/>
              </w:rPr>
              <w:t>Movement_Of_Material.Receiver_Organisation_Department_Key, Movement_Of_Material.Receiver_Name_Key, Organisation_Department.Item_Name, Organisation.Fullname, Individual.Title, Individual.Forename, Individual.Initials, Individual.Surname</w:t>
            </w:r>
          </w:p>
          <w:p w14:paraId="21877407" w14:textId="77777777" w:rsidR="00190BE5" w:rsidRDefault="00190BE5">
            <w:pPr>
              <w:pStyle w:val="TableRow"/>
            </w:pPr>
            <w:r>
              <w:t>Displays and allows editing of the individual, organisation or department receiving the material.  Linked to the Recorder Names &amp; Addresses module.  If the user accesses the Find dialog for this control (e.g. by pressing Return whilst the control is focused) then the Find dialog is populated with a list of all organisations, individuals, and organisation departments (displaying the organisation name plus the department name if the department is not at this organisation, otherwise just the department name).</w:t>
            </w:r>
          </w:p>
          <w:p w14:paraId="647AF001" w14:textId="77777777" w:rsidR="00190BE5" w:rsidRDefault="00190BE5">
            <w:pPr>
              <w:pStyle w:val="TableRow"/>
            </w:pPr>
            <w:r>
              <w:t>If the user enters an individual or organisation name then the Name_Key is stored in Movement_Of_Material.Receiver_Name_Key and Movement_Of_Material.Receiver_Organisation_Department_Key is set to null.  If the user enters the name of a department, then the department's organisation is stored in Movement_Of_Material.Receiver_Name_Key and Movement_Of_Material.Receiver_Organisation_Department_Key is set to the department's key.</w:t>
            </w:r>
          </w:p>
          <w:p w14:paraId="5B5650CB" w14:textId="77777777" w:rsidR="00190BE5" w:rsidRDefault="00190BE5">
            <w:pPr>
              <w:pStyle w:val="TableRow"/>
              <w:rPr>
                <w:rFonts w:eastAsia="SimSun"/>
                <w:lang w:eastAsia="zh-SG"/>
              </w:rPr>
            </w:pPr>
            <w:r>
              <w:t>When populating this control, the organisation and department name  is displayed if known (the organisation name is ommitted if is is the organisation holding this installation of the software), otherwise the standard name caption is displayed for the name associated with Movement_Of_Material.Receiver_Name_Key.</w:t>
            </w:r>
          </w:p>
          <w:p w14:paraId="1966744F" w14:textId="77777777" w:rsidR="006363EF" w:rsidRPr="006363EF" w:rsidRDefault="006363EF">
            <w:pPr>
              <w:pStyle w:val="TableRow"/>
              <w:rPr>
                <w:rFonts w:eastAsia="SimSun"/>
                <w:lang w:eastAsia="zh-SG"/>
              </w:rPr>
            </w:pPr>
            <w:r>
              <w:rPr>
                <w:rFonts w:eastAsia="SimSun" w:hint="eastAsia"/>
                <w:lang w:eastAsia="zh-SG"/>
              </w:rPr>
              <w:t>For movements in an outward direction, the associated label</w:t>
            </w:r>
            <w:r>
              <w:rPr>
                <w:rFonts w:eastAsia="SimSun"/>
                <w:lang w:eastAsia="zh-SG"/>
              </w:rPr>
              <w:t>’</w:t>
            </w:r>
            <w:r>
              <w:rPr>
                <w:rFonts w:eastAsia="SimSun" w:hint="eastAsia"/>
                <w:lang w:eastAsia="zh-SG"/>
              </w:rPr>
              <w:t xml:space="preserve">s caption is changed to </w:t>
            </w:r>
            <w:r>
              <w:rPr>
                <w:rFonts w:eastAsia="SimSun"/>
                <w:lang w:eastAsia="zh-SG"/>
              </w:rPr>
              <w:t>‘</w:t>
            </w:r>
            <w:r>
              <w:rPr>
                <w:rFonts w:eastAsia="SimSun" w:hint="eastAsia"/>
                <w:lang w:eastAsia="zh-SG"/>
              </w:rPr>
              <w:t>Sent To:</w:t>
            </w:r>
            <w:r>
              <w:rPr>
                <w:rFonts w:eastAsia="SimSun"/>
                <w:lang w:eastAsia="zh-SG"/>
              </w:rPr>
              <w:t>’</w:t>
            </w:r>
            <w:r>
              <w:rPr>
                <w:rFonts w:eastAsia="SimSun" w:hint="eastAsia"/>
                <w:lang w:eastAsia="zh-SG"/>
              </w:rPr>
              <w:t>.</w:t>
            </w:r>
          </w:p>
        </w:tc>
      </w:tr>
      <w:tr w:rsidR="00190BE5" w14:paraId="6A85033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0D14D2" w14:textId="77777777" w:rsidR="00190BE5" w:rsidRDefault="00190BE5">
            <w:pPr>
              <w:pStyle w:val="TableRow"/>
            </w:pPr>
            <w:r>
              <w:lastRenderedPageBreak/>
              <w:t>eAmount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E48AAB" w14:textId="77777777" w:rsidR="00190BE5" w:rsidRDefault="00190BE5">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A87573" w14:textId="77777777" w:rsidR="00190BE5" w:rsidRDefault="00190BE5">
            <w:pPr>
              <w:pStyle w:val="TableRow"/>
              <w:rPr>
                <w:i/>
              </w:rPr>
            </w:pPr>
            <w:r>
              <w:rPr>
                <w:i/>
              </w:rPr>
              <w:t>Movement_Of_Material.Value_Amount</w:t>
            </w:r>
          </w:p>
          <w:p w14:paraId="3DAE8083" w14:textId="77777777" w:rsidR="00190BE5" w:rsidRDefault="00190BE5">
            <w:pPr>
              <w:pStyle w:val="TableRow"/>
            </w:pPr>
            <w:r>
              <w:t>Displays and allows editing of the amount of currency transferred in relation to this material movement.</w:t>
            </w:r>
          </w:p>
        </w:tc>
      </w:tr>
      <w:tr w:rsidR="00190BE5" w14:paraId="5F6CB01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D96F30" w14:textId="77777777" w:rsidR="00190BE5" w:rsidRDefault="00190BE5">
            <w:pPr>
              <w:pStyle w:val="TableRow"/>
            </w:pPr>
            <w:r>
              <w:t>cmbCurrency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8B30DF" w14:textId="77777777" w:rsidR="00190BE5" w:rsidRDefault="00190BE5">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DEA9D7" w14:textId="77777777" w:rsidR="00190BE5" w:rsidRDefault="00190BE5">
            <w:pPr>
              <w:pStyle w:val="TableRow"/>
              <w:rPr>
                <w:i/>
              </w:rPr>
            </w:pPr>
            <w:r>
              <w:rPr>
                <w:i/>
              </w:rPr>
              <w:t>Movement_Of_Material.Value_Currency_Key, Currency.Currency_Key, Currency.Item_Name</w:t>
            </w:r>
          </w:p>
          <w:p w14:paraId="3E2653E1" w14:textId="77777777" w:rsidR="00190BE5" w:rsidRDefault="00190BE5">
            <w:pPr>
              <w:pStyle w:val="TableRow"/>
            </w:pPr>
            <w:r>
              <w:t>Displays and allows editing of the currency associated with eAmount.  Populated with a list of the currencies available on the system in alphabetical order (&lt;Currency.Currency_Key&gt; - &lt;Currency.Item_Name&gt;)</w:t>
            </w:r>
          </w:p>
        </w:tc>
      </w:tr>
      <w:tr w:rsidR="00190BE5" w14:paraId="426AE72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AD060D" w14:textId="77777777" w:rsidR="00190BE5" w:rsidRDefault="00190BE5">
            <w:pPr>
              <w:pStyle w:val="TableRow"/>
            </w:pPr>
            <w:r>
              <w:t>cmbAcquisitionMethod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3CDFF6E" w14:textId="77777777" w:rsidR="00190BE5" w:rsidRDefault="00190BE5">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CD0F94" w14:textId="77777777" w:rsidR="00190BE5" w:rsidRDefault="00190BE5">
            <w:pPr>
              <w:pStyle w:val="TableRow"/>
              <w:rPr>
                <w:i/>
              </w:rPr>
            </w:pPr>
            <w:r>
              <w:rPr>
                <w:i/>
              </w:rPr>
              <w:t xml:space="preserve">Movement_Of_Material.Acquisition_Method_Concept_Key, </w:t>
            </w:r>
            <w:r w:rsidR="001B41C5">
              <w:rPr>
                <w:i/>
              </w:rPr>
              <w:t>Concept.Published_Term</w:t>
            </w:r>
          </w:p>
          <w:p w14:paraId="15DB7AE8" w14:textId="77777777" w:rsidR="00190BE5" w:rsidRDefault="00190BE5">
            <w:pPr>
              <w:pStyle w:val="TableRow"/>
            </w:pPr>
            <w:r>
              <w:t>Displays and allows editing of the acquisition method.  Linked to the Thesaurus - the combo box is populated from the Acquisition Methods concept group.</w:t>
            </w:r>
          </w:p>
          <w:p w14:paraId="2006DD77" w14:textId="77777777" w:rsidR="0033508F" w:rsidRPr="006363EF" w:rsidRDefault="0033508F">
            <w:pPr>
              <w:pStyle w:val="TableRow"/>
            </w:pPr>
            <w:r>
              <w:t>This combo box and the associated label are hidden if the movement type is a Loan In or Loan Out</w:t>
            </w:r>
            <w:r w:rsidR="006363EF">
              <w:t xml:space="preserve"> </w:t>
            </w:r>
            <w:r w:rsidR="006363EF" w:rsidRPr="006363EF">
              <w:t>or the movement is in an outward direction.</w:t>
            </w:r>
          </w:p>
        </w:tc>
      </w:tr>
      <w:tr w:rsidR="00190BE5" w14:paraId="44B9F20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31F971" w14:textId="77777777" w:rsidR="00190BE5" w:rsidRDefault="00190BE5">
            <w:pPr>
              <w:pStyle w:val="TableRow"/>
            </w:pPr>
            <w:r>
              <w:t>btnGetDepartment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A3B21B8" w14:textId="77777777" w:rsidR="00190BE5" w:rsidRDefault="00190BE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895621" w14:textId="77777777" w:rsidR="00190BE5" w:rsidRDefault="00190BE5">
            <w:pPr>
              <w:pStyle w:val="TableRow"/>
            </w:pPr>
            <w:r>
              <w:t>Initiates a Return Data - F9 link between the Recorder Names &amp; Addresses module and eDepartment.</w:t>
            </w:r>
          </w:p>
        </w:tc>
      </w:tr>
    </w:tbl>
    <w:p w14:paraId="2C85C4D1" w14:textId="77777777" w:rsidR="00190BE5" w:rsidRDefault="00190BE5" w:rsidP="00190BE5"/>
    <w:p w14:paraId="22DC3F19" w14:textId="77777777" w:rsidR="00190BE5" w:rsidRDefault="00190BE5" w:rsidP="00CC6B4D">
      <w:pPr>
        <w:pStyle w:val="Heading4"/>
        <w:numPr>
          <w:ilvl w:val="3"/>
          <w:numId w:val="4"/>
        </w:numPr>
      </w:pPr>
      <w:bookmarkStart w:id="457" w:name="_Toc292878865"/>
      <w:r>
        <w:t>Materials to unknown destinations tab page control</w:t>
      </w:r>
      <w:bookmarkEnd w:id="457"/>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5EDF196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66D6C42" w14:textId="77777777" w:rsidR="00190BE5" w:rsidRDefault="00190BE5">
            <w:pPr>
              <w:pStyle w:val="TableTitle"/>
            </w:pPr>
            <w:r>
              <w:t>Window Name: TfraMaterialToUnknownDest</w:t>
            </w:r>
          </w:p>
        </w:tc>
      </w:tr>
      <w:tr w:rsidR="00190BE5" w14:paraId="7509042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FDFA219" w14:textId="77777777" w:rsidR="00190BE5" w:rsidRDefault="00190BE5">
            <w:pPr>
              <w:pStyle w:val="TableRow"/>
              <w:keepNext/>
            </w:pPr>
            <w:r>
              <w:rPr>
                <w:b/>
              </w:rPr>
              <w:t>Inherits</w:t>
            </w:r>
            <w:r>
              <w:t>:  TBaseMaterialMovementFrame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15A6CB4" w14:textId="77777777" w:rsidR="00190BE5" w:rsidRDefault="00190BE5">
            <w:pPr>
              <w:pStyle w:val="TableRow"/>
              <w:keepNext/>
            </w:pPr>
            <w:r>
              <w:rPr>
                <w:b/>
              </w:rPr>
              <w:t>Unit File Name</w:t>
            </w:r>
            <w:r>
              <w:t>: FrameMaterialToUnknownDestination.pas</w:t>
            </w:r>
          </w:p>
        </w:tc>
      </w:tr>
      <w:tr w:rsidR="00190BE5" w14:paraId="2D7FD98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F0AF3E" w14:textId="77777777" w:rsidR="00190BE5" w:rsidRDefault="00190BE5">
            <w:pPr>
              <w:pStyle w:val="TableRow"/>
              <w:keepNext/>
            </w:pPr>
            <w:r>
              <w:rPr>
                <w:b/>
              </w:rPr>
              <w:t>Entities</w:t>
            </w:r>
            <w:r>
              <w:t>: Movement_Of_Material, Movement</w:t>
            </w:r>
          </w:p>
        </w:tc>
      </w:tr>
      <w:tr w:rsidR="00190BE5" w14:paraId="664DABE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C90190" w14:textId="77777777" w:rsidR="00190BE5" w:rsidRDefault="00190BE5">
            <w:pPr>
              <w:pStyle w:val="TableRow"/>
              <w:keepNext/>
            </w:pPr>
            <w:r>
              <w:rPr>
                <w:b/>
              </w:rPr>
              <w:t>Calls</w:t>
            </w:r>
            <w:r>
              <w:t>: None</w:t>
            </w:r>
          </w:p>
        </w:tc>
      </w:tr>
      <w:tr w:rsidR="00190BE5" w14:paraId="4C4B5D1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CC8BEC5" w14:textId="77777777" w:rsidR="00190BE5" w:rsidRDefault="00190BE5">
            <w:pPr>
              <w:pStyle w:val="TableRow"/>
              <w:keepNext/>
            </w:pPr>
            <w:r>
              <w:rPr>
                <w:b/>
              </w:rPr>
              <w:t>Returns</w:t>
            </w:r>
            <w:r>
              <w:t xml:space="preserve"> </w:t>
            </w:r>
            <w:r>
              <w:rPr>
                <w:b/>
              </w:rPr>
              <w:t>To</w:t>
            </w:r>
            <w:r>
              <w:t>: TfraMovementDetails</w:t>
            </w:r>
          </w:p>
        </w:tc>
      </w:tr>
      <w:tr w:rsidR="00190BE5" w14:paraId="4180B02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23F06D0" w14:textId="77777777" w:rsidR="00190BE5" w:rsidRDefault="00190BE5">
            <w:pPr>
              <w:pStyle w:val="TableRow"/>
              <w:keepNext/>
            </w:pPr>
            <w:r>
              <w:rPr>
                <w:b/>
              </w:rPr>
              <w:t>Description</w:t>
            </w:r>
            <w:r>
              <w:t>: This tab page is displayed instead of TfraMaterialMovementDetails if the destination of the material is unknown (e.g. when material is lost).</w:t>
            </w:r>
          </w:p>
          <w:p w14:paraId="46F509AB" w14:textId="77777777" w:rsidR="00190BE5" w:rsidRDefault="00190BE5">
            <w:pPr>
              <w:pStyle w:val="TableRow"/>
              <w:keepNext/>
            </w:pPr>
            <w:r>
              <w:t>This tab control is inherited from TBaseMaterialMovementScreen and includes the components documented on that base class.  The documentation here details the additional functionality in this tab page only.</w:t>
            </w:r>
          </w:p>
        </w:tc>
      </w:tr>
    </w:tbl>
    <w:p w14:paraId="00F1A5A7" w14:textId="77777777" w:rsidR="00190BE5" w:rsidRDefault="00190BE5" w:rsidP="00190BE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510E1AB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16CABF8" w14:textId="77777777" w:rsidR="00190BE5" w:rsidRDefault="00190BE5">
            <w:pPr>
              <w:pStyle w:val="TableTitle"/>
            </w:pPr>
            <w:r>
              <w:lastRenderedPageBreak/>
              <w:t>Window Controls</w:t>
            </w:r>
          </w:p>
        </w:tc>
      </w:tr>
      <w:tr w:rsidR="00190BE5" w14:paraId="59CC614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22D630"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7FB9C4"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06753C" w14:textId="77777777" w:rsidR="00190BE5" w:rsidRDefault="00190BE5">
            <w:pPr>
              <w:pStyle w:val="TableColumnTitles"/>
              <w:keepNext/>
            </w:pPr>
            <w:r>
              <w:rPr>
                <w:i/>
              </w:rPr>
              <w:t>Attribute</w:t>
            </w:r>
            <w:r>
              <w:t xml:space="preserve"> Action</w:t>
            </w:r>
          </w:p>
        </w:tc>
      </w:tr>
      <w:tr w:rsidR="00190BE5" w14:paraId="67DD9F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0BBC82B" w14:textId="77777777" w:rsidR="00190BE5" w:rsidRDefault="00190BE5">
            <w:pPr>
              <w:pStyle w:val="TableRow"/>
            </w:pPr>
            <w:r>
              <w:t>lblCaption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FACD06" w14:textId="77777777" w:rsidR="00190BE5" w:rsidRDefault="00190BE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9829E2" w14:textId="77777777" w:rsidR="00190BE5" w:rsidRDefault="00190BE5">
            <w:pPr>
              <w:pStyle w:val="TableRow"/>
              <w:rPr>
                <w:i/>
              </w:rPr>
            </w:pPr>
            <w:r>
              <w:rPr>
                <w:i/>
              </w:rPr>
              <w:t>Movement.Movement_Type, Movement_Of_Material.Vague_Date_Start, Movement_Of_Material.Vague_Date_End, Movement_Of_Material.Vague_Date_Type</w:t>
            </w:r>
          </w:p>
          <w:p w14:paraId="568BA09C" w14:textId="77777777" w:rsidR="00190BE5" w:rsidRDefault="00190BE5">
            <w:pPr>
              <w:pStyle w:val="TableRow"/>
            </w:pPr>
            <w:r>
              <w:t>Displays the following caption: 'Material has been &lt;movement type&gt; - &lt;Movement_Of_Material.Vague_Date_Start&gt;'.  The &lt;movement type&gt; caption depends on Movement.Movement_Type as follows:</w:t>
            </w:r>
          </w:p>
          <w:p w14:paraId="459D74E3" w14:textId="77777777" w:rsidR="00190BE5" w:rsidRDefault="00190BE5">
            <w:pPr>
              <w:pStyle w:val="TableRow"/>
            </w:pPr>
            <w:r>
              <w:t>5 = destroyed</w:t>
            </w:r>
          </w:p>
          <w:p w14:paraId="4499F7BD" w14:textId="77777777" w:rsidR="00190BE5" w:rsidRDefault="00190BE5">
            <w:pPr>
              <w:pStyle w:val="TableRow"/>
            </w:pPr>
            <w:r>
              <w:t>6 = disposed</w:t>
            </w:r>
          </w:p>
          <w:p w14:paraId="61C1EE3E" w14:textId="77777777" w:rsidR="00190BE5" w:rsidRDefault="00190BE5">
            <w:pPr>
              <w:pStyle w:val="TableRow"/>
            </w:pPr>
            <w:r>
              <w:t>8 = lost.</w:t>
            </w:r>
          </w:p>
        </w:tc>
      </w:tr>
    </w:tbl>
    <w:p w14:paraId="3C3E0A89" w14:textId="77777777" w:rsidR="00190BE5" w:rsidRDefault="00190BE5" w:rsidP="00190BE5"/>
    <w:p w14:paraId="3326F35A" w14:textId="77777777" w:rsidR="00190BE5" w:rsidRDefault="00190BE5" w:rsidP="00CC6B4D">
      <w:pPr>
        <w:pStyle w:val="Heading4"/>
        <w:numPr>
          <w:ilvl w:val="3"/>
          <w:numId w:val="4"/>
        </w:numPr>
      </w:pPr>
      <w:bookmarkStart w:id="458" w:name="_Toc292878866"/>
      <w:bookmarkStart w:id="459" w:name="_Ref298426645"/>
      <w:r>
        <w:t>Materials included in acquisition or disposal tab control</w:t>
      </w:r>
      <w:bookmarkEnd w:id="458"/>
      <w:bookmarkEnd w:id="459"/>
    </w:p>
    <w:p w14:paraId="78528568" w14:textId="71098932" w:rsidR="00190BE5" w:rsidRDefault="005550DB" w:rsidP="00190BE5">
      <w:pPr>
        <w:jc w:val="center"/>
        <w:rPr>
          <w:lang w:val="en-US"/>
        </w:rPr>
      </w:pPr>
      <w:r>
        <w:rPr>
          <w:noProof/>
          <w:lang w:eastAsia="en-GB"/>
        </w:rPr>
        <w:drawing>
          <wp:inline distT="0" distB="0" distL="0" distR="0" wp14:anchorId="4AAE3766" wp14:editId="5992D530">
            <wp:extent cx="3505200" cy="2676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05200" cy="26765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90BE5" w14:paraId="4EA631A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0D4CC16" w14:textId="77777777" w:rsidR="00190BE5" w:rsidRDefault="00190BE5">
            <w:pPr>
              <w:pStyle w:val="TableTitle"/>
            </w:pPr>
            <w:r>
              <w:lastRenderedPageBreak/>
              <w:t>Window Name: TfraMovementDetailsCollectionUnits</w:t>
            </w:r>
          </w:p>
        </w:tc>
      </w:tr>
      <w:tr w:rsidR="00190BE5" w14:paraId="390640F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8CB75FC" w14:textId="77777777" w:rsidR="00190BE5" w:rsidRDefault="00190BE5">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07A25BB" w14:textId="77777777" w:rsidR="00190BE5" w:rsidRDefault="00190BE5">
            <w:pPr>
              <w:pStyle w:val="TableRow"/>
              <w:keepNext/>
            </w:pPr>
            <w:r>
              <w:rPr>
                <w:b/>
              </w:rPr>
              <w:t>Unit File Name</w:t>
            </w:r>
            <w:r>
              <w:t>: FrameMovementDetailsCollectionUnits.pas</w:t>
            </w:r>
          </w:p>
        </w:tc>
      </w:tr>
      <w:tr w:rsidR="00190BE5" w14:paraId="031CDF6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FF708E4" w14:textId="77777777" w:rsidR="00190BE5" w:rsidRDefault="00190BE5">
            <w:pPr>
              <w:pStyle w:val="TableRow"/>
              <w:keepNext/>
            </w:pPr>
            <w:r>
              <w:rPr>
                <w:b/>
              </w:rPr>
              <w:t>Entities</w:t>
            </w:r>
            <w:r>
              <w:t>: Store, Collection, Collection_Unit_Number, Term, Movement_Of_Material_Exclusion</w:t>
            </w:r>
          </w:p>
        </w:tc>
      </w:tr>
      <w:tr w:rsidR="00190BE5" w14:paraId="4E2A677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5B364B0" w14:textId="77777777" w:rsidR="00190BE5" w:rsidRDefault="00190BE5">
            <w:pPr>
              <w:pStyle w:val="TableRow"/>
              <w:keepNext/>
            </w:pPr>
            <w:r>
              <w:rPr>
                <w:b/>
              </w:rPr>
              <w:t>Calls</w:t>
            </w:r>
            <w:r>
              <w:t>: None</w:t>
            </w:r>
          </w:p>
        </w:tc>
      </w:tr>
      <w:tr w:rsidR="00190BE5" w14:paraId="2F47874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BD1160B" w14:textId="77777777" w:rsidR="00190BE5" w:rsidRDefault="00190BE5">
            <w:pPr>
              <w:pStyle w:val="TableRow"/>
              <w:keepNext/>
            </w:pPr>
            <w:r>
              <w:rPr>
                <w:b/>
              </w:rPr>
              <w:t>Returns</w:t>
            </w:r>
            <w:r>
              <w:t xml:space="preserve"> </w:t>
            </w:r>
            <w:r>
              <w:rPr>
                <w:b/>
              </w:rPr>
              <w:t>To</w:t>
            </w:r>
            <w:r>
              <w:t>: TfraMovementDetails</w:t>
            </w:r>
          </w:p>
        </w:tc>
      </w:tr>
      <w:tr w:rsidR="00190BE5" w14:paraId="142F762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61D7C1E" w14:textId="77777777" w:rsidR="00190BE5" w:rsidRDefault="00190BE5">
            <w:pPr>
              <w:pStyle w:val="TableRow"/>
              <w:keepNext/>
            </w:pPr>
            <w:r>
              <w:rPr>
                <w:b/>
              </w:rPr>
              <w:t>Description</w:t>
            </w:r>
            <w:r>
              <w:t>: Tab page displaying the total list of collections, stores and specimens that are involved in a top-level movement.  The tab page is associated with the details for a material movement within the top-level movement, and items that are not specifically involved in the material movement are displayed in an unchecked state.  This allows the user to control which items are included in a material movement, for example when there are several acquisitions in a movement each involving a different subset of the items involved in the movement.</w:t>
            </w:r>
          </w:p>
        </w:tc>
      </w:tr>
    </w:tbl>
    <w:p w14:paraId="7BD35A53" w14:textId="77777777" w:rsidR="00190BE5" w:rsidRDefault="00190BE5" w:rsidP="00190BE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90BE5" w14:paraId="22BD8A6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63D24E6" w14:textId="77777777" w:rsidR="00190BE5" w:rsidRDefault="00190BE5">
            <w:pPr>
              <w:pStyle w:val="TableTitle"/>
            </w:pPr>
            <w:r>
              <w:t>Window Controls</w:t>
            </w:r>
          </w:p>
        </w:tc>
      </w:tr>
      <w:tr w:rsidR="00190BE5" w14:paraId="558BA1A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73A58D" w14:textId="77777777" w:rsidR="00190BE5" w:rsidRDefault="00190BE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A2F008" w14:textId="77777777" w:rsidR="00190BE5" w:rsidRDefault="00190BE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DF4CA2" w14:textId="77777777" w:rsidR="00190BE5" w:rsidRDefault="00190BE5">
            <w:pPr>
              <w:pStyle w:val="TableColumnTitles"/>
              <w:keepNext/>
            </w:pPr>
            <w:r>
              <w:rPr>
                <w:i/>
              </w:rPr>
              <w:t>Attribute</w:t>
            </w:r>
            <w:r>
              <w:t xml:space="preserve"> Action</w:t>
            </w:r>
          </w:p>
        </w:tc>
      </w:tr>
      <w:tr w:rsidR="00190BE5" w14:paraId="476547A5"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8C4F2A8" w14:textId="77777777" w:rsidR="00190BE5" w:rsidRDefault="00190BE5">
            <w:pPr>
              <w:pStyle w:val="TableRow"/>
            </w:pPr>
            <w:r>
              <w:t>tvCollectionUnits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9E0E51" w14:textId="77777777" w:rsidR="00190BE5" w:rsidRDefault="00190BE5">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9819DB" w14:textId="77777777" w:rsidR="00190BE5" w:rsidRDefault="00190BE5">
            <w:pPr>
              <w:pStyle w:val="TableRow"/>
              <w:rPr>
                <w:i/>
              </w:rPr>
            </w:pPr>
            <w:r>
              <w:rPr>
                <w:i/>
              </w:rPr>
              <w:t xml:space="preserve">Collection.Item_Name, Store.Item_Name, Collection_Unit_Number.Number, </w:t>
            </w:r>
            <w:r w:rsidR="001B41C5">
              <w:rPr>
                <w:i/>
              </w:rPr>
              <w:t>Concept.Published_Term</w:t>
            </w:r>
          </w:p>
          <w:p w14:paraId="5E24DDFE" w14:textId="77777777" w:rsidR="00190BE5" w:rsidRDefault="00190BE5">
            <w:pPr>
              <w:pStyle w:val="TableRow"/>
            </w:pPr>
            <w:r>
              <w:t>Tree view with 3 top-level nodes, Collections, Stores and Specimens.  Within each node are a list of all the collection units of that type involved in the movement (identified through the Movement_Collection_Unit table).  All collection unit items display a checkbox alongside them which is checked, unless the collection unit is listed in Movement_Of_Material_Exclusion for the screen's Movement_Of_Material record.  The user is able to uncheck and check items to include and exclude them from the material movement.</w:t>
            </w:r>
          </w:p>
        </w:tc>
      </w:tr>
    </w:tbl>
    <w:p w14:paraId="137A4DC6" w14:textId="77777777" w:rsidR="00544F5E" w:rsidRDefault="00D332D5" w:rsidP="00840903">
      <w:pPr>
        <w:pStyle w:val="Heading3"/>
      </w:pPr>
      <w:r>
        <w:br w:type="page"/>
      </w:r>
      <w:bookmarkStart w:id="460" w:name="_Toc292878867"/>
      <w:r w:rsidR="00544F5E">
        <w:lastRenderedPageBreak/>
        <w:t>Collections Browser Conservation screens</w:t>
      </w:r>
      <w:bookmarkEnd w:id="460"/>
      <w:r w:rsidR="00544F5E" w:rsidRPr="001E28AB">
        <w:t xml:space="preserve"> </w:t>
      </w:r>
    </w:p>
    <w:p w14:paraId="56066DAF" w14:textId="77777777" w:rsidR="00544F5E" w:rsidRDefault="00544F5E" w:rsidP="00840903">
      <w:pPr>
        <w:pStyle w:val="Heading4"/>
      </w:pPr>
      <w:bookmarkStart w:id="461" w:name="_Toc292878868"/>
      <w:r>
        <w:t>Overview</w:t>
      </w:r>
      <w:bookmarkEnd w:id="461"/>
    </w:p>
    <w:p w14:paraId="4FAABAB9" w14:textId="77777777" w:rsidR="00544F5E" w:rsidRPr="00544F5E" w:rsidRDefault="0067407F" w:rsidP="0067407F">
      <w:pPr>
        <w:pStyle w:val="NormalIndent"/>
      </w:pPr>
      <w:r>
        <w:t>The conservation screens provide details screens for viewing and entering the details of a condition check, the tasks identified from a condition check, and the jobs which implement the identified tasks.</w:t>
      </w:r>
    </w:p>
    <w:p w14:paraId="63CA377A" w14:textId="77777777" w:rsidR="00544F5E" w:rsidRDefault="00544F5E" w:rsidP="00840903">
      <w:pPr>
        <w:pStyle w:val="Heading4"/>
      </w:pPr>
      <w:bookmarkStart w:id="462" w:name="_Toc292878869"/>
      <w:r>
        <w:t>Screen Flow Diagram</w:t>
      </w:r>
      <w:bookmarkEnd w:id="462"/>
    </w:p>
    <w:p w14:paraId="5FBF2F37" w14:textId="1FD6630D" w:rsidR="005A0BB6" w:rsidRPr="004066A9" w:rsidRDefault="005550DB" w:rsidP="006A0093">
      <w:pPr>
        <w:jc w:val="center"/>
      </w:pPr>
      <w:r w:rsidRPr="004066A9">
        <w:rPr>
          <w:noProof/>
          <w:lang w:eastAsia="en-GB"/>
        </w:rPr>
        <w:drawing>
          <wp:inline distT="0" distB="0" distL="0" distR="0" wp14:anchorId="18903054" wp14:editId="7419E0EA">
            <wp:extent cx="5267325" cy="2847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44834066" w14:textId="77777777" w:rsidR="0076241B" w:rsidRDefault="0076241B" w:rsidP="00CC6B4D">
      <w:pPr>
        <w:pStyle w:val="Heading4"/>
        <w:numPr>
          <w:ilvl w:val="3"/>
          <w:numId w:val="4"/>
        </w:numPr>
      </w:pPr>
      <w:bookmarkStart w:id="463" w:name="ScreenHeading"/>
      <w:bookmarkStart w:id="464" w:name="_Toc292878870"/>
      <w:bookmarkEnd w:id="463"/>
      <w:r>
        <w:t>Condition check details screen</w:t>
      </w:r>
      <w:bookmarkEnd w:id="464"/>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1353564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A4A66B6" w14:textId="77777777" w:rsidR="0076241B" w:rsidRDefault="0076241B">
            <w:pPr>
              <w:pStyle w:val="TableTitle"/>
            </w:pPr>
            <w:r>
              <w:t>Window Name: TfraCondition</w:t>
            </w:r>
          </w:p>
        </w:tc>
      </w:tr>
      <w:tr w:rsidR="0076241B" w14:paraId="6C4A805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F215C2B" w14:textId="77777777" w:rsidR="0076241B" w:rsidRDefault="0076241B">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DD9EC49" w14:textId="77777777" w:rsidR="0076241B" w:rsidRDefault="0076241B">
            <w:pPr>
              <w:pStyle w:val="TableRow"/>
              <w:keepNext/>
            </w:pPr>
            <w:r>
              <w:rPr>
                <w:b/>
              </w:rPr>
              <w:t>Unit File Name</w:t>
            </w:r>
            <w:r>
              <w:t>: FrameCondition.pas</w:t>
            </w:r>
          </w:p>
        </w:tc>
      </w:tr>
      <w:tr w:rsidR="0076241B" w14:paraId="762CE00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12B5372" w14:textId="77777777" w:rsidR="0076241B" w:rsidRDefault="0076241B">
            <w:pPr>
              <w:pStyle w:val="TableRow"/>
              <w:keepNext/>
            </w:pPr>
            <w:r>
              <w:rPr>
                <w:b/>
              </w:rPr>
              <w:t>Entities</w:t>
            </w:r>
            <w:r>
              <w:t>: Entities defined in embedded tabs.</w:t>
            </w:r>
          </w:p>
        </w:tc>
      </w:tr>
      <w:tr w:rsidR="0076241B" w14:paraId="6904959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9A6AEB" w14:textId="77777777" w:rsidR="0076241B" w:rsidRDefault="0076241B">
            <w:pPr>
              <w:pStyle w:val="TableRow"/>
              <w:keepNext/>
            </w:pPr>
            <w:r>
              <w:rPr>
                <w:b/>
              </w:rPr>
              <w:t>Calls</w:t>
            </w:r>
            <w:r>
              <w:t>: TfraCollection, TfraStor</w:t>
            </w:r>
            <w:r w:rsidR="004066A9">
              <w:t>age</w:t>
            </w:r>
            <w:r>
              <w:t>, TfraSpecimen, TfraTask, TfraConditionGeneral, TfraSources</w:t>
            </w:r>
          </w:p>
        </w:tc>
      </w:tr>
      <w:tr w:rsidR="0076241B" w14:paraId="57323CC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EC4C26" w14:textId="77777777" w:rsidR="0076241B" w:rsidRDefault="0076241B">
            <w:pPr>
              <w:pStyle w:val="TableRow"/>
              <w:keepNext/>
            </w:pPr>
            <w:r>
              <w:rPr>
                <w:b/>
              </w:rPr>
              <w:t>Returns</w:t>
            </w:r>
            <w:r>
              <w:t xml:space="preserve"> </w:t>
            </w:r>
            <w:r>
              <w:rPr>
                <w:b/>
              </w:rPr>
              <w:t>To</w:t>
            </w:r>
            <w:r>
              <w:t>: None</w:t>
            </w:r>
          </w:p>
        </w:tc>
      </w:tr>
      <w:tr w:rsidR="0076241B" w14:paraId="1A29037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D525238" w14:textId="77777777" w:rsidR="0076241B" w:rsidRDefault="0076241B">
            <w:pPr>
              <w:pStyle w:val="TableRow"/>
              <w:keepNext/>
            </w:pPr>
            <w:r>
              <w:rPr>
                <w:b/>
              </w:rPr>
              <w:t>Description</w:t>
            </w:r>
            <w:r>
              <w:t>: Details page control for viewing and editing a condition check.  This frame consists of an empty tab control onto which the following tabs are embedded in this order: TfraConditionGeneral, TfraSources.</w:t>
            </w:r>
          </w:p>
        </w:tc>
      </w:tr>
    </w:tbl>
    <w:p w14:paraId="3276ACE5" w14:textId="77777777" w:rsidR="0076241B" w:rsidRDefault="0076241B" w:rsidP="0076241B"/>
    <w:p w14:paraId="0DD39DAB" w14:textId="77777777" w:rsidR="0076241B" w:rsidRDefault="0076241B" w:rsidP="00CC6B4D">
      <w:pPr>
        <w:pStyle w:val="Heading4"/>
        <w:numPr>
          <w:ilvl w:val="3"/>
          <w:numId w:val="4"/>
        </w:numPr>
      </w:pPr>
      <w:bookmarkStart w:id="465" w:name="_Toc292878871"/>
      <w:r>
        <w:lastRenderedPageBreak/>
        <w:t>Condition check General tab control</w:t>
      </w:r>
      <w:bookmarkEnd w:id="465"/>
    </w:p>
    <w:p w14:paraId="0A545FBF" w14:textId="48BAAE15" w:rsidR="0076241B" w:rsidRDefault="005550DB" w:rsidP="0076241B">
      <w:pPr>
        <w:jc w:val="center"/>
        <w:rPr>
          <w:lang w:val="en-US"/>
        </w:rPr>
      </w:pPr>
      <w:r>
        <w:rPr>
          <w:noProof/>
          <w:lang w:eastAsia="en-GB"/>
        </w:rPr>
        <w:drawing>
          <wp:inline distT="0" distB="0" distL="0" distR="0" wp14:anchorId="6E9ACC0C" wp14:editId="53D90C53">
            <wp:extent cx="3448050" cy="2609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48050" cy="2609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6522956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1E9E5D2" w14:textId="77777777" w:rsidR="0076241B" w:rsidRDefault="0076241B">
            <w:pPr>
              <w:pStyle w:val="TableTitle"/>
            </w:pPr>
            <w:r>
              <w:t>Window Name: TfraConditionGeneral</w:t>
            </w:r>
          </w:p>
        </w:tc>
      </w:tr>
      <w:tr w:rsidR="0076241B" w14:paraId="0B3B04CC"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CABB1A" w14:textId="77777777" w:rsidR="0076241B" w:rsidRDefault="0076241B">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E78CC1B" w14:textId="77777777" w:rsidR="0076241B" w:rsidRDefault="0076241B">
            <w:pPr>
              <w:pStyle w:val="TableRow"/>
              <w:keepNext/>
            </w:pPr>
            <w:r>
              <w:rPr>
                <w:b/>
              </w:rPr>
              <w:t>Unit File Name</w:t>
            </w:r>
            <w:r>
              <w:t>: FrameConditionGeneral.pas</w:t>
            </w:r>
          </w:p>
        </w:tc>
      </w:tr>
      <w:tr w:rsidR="0076241B" w14:paraId="47C7C59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33C98B" w14:textId="77777777" w:rsidR="0076241B" w:rsidRDefault="0076241B">
            <w:pPr>
              <w:pStyle w:val="TableRow"/>
              <w:keepNext/>
            </w:pPr>
            <w:r>
              <w:rPr>
                <w:b/>
              </w:rPr>
              <w:t>Entities</w:t>
            </w:r>
            <w:r>
              <w:t>: Conservation_Check, Individual, Domain, Term</w:t>
            </w:r>
          </w:p>
        </w:tc>
      </w:tr>
      <w:tr w:rsidR="0076241B" w14:paraId="3750A69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5F51C6F" w14:textId="77777777" w:rsidR="0076241B" w:rsidRDefault="0076241B">
            <w:pPr>
              <w:pStyle w:val="TableRow"/>
              <w:keepNext/>
            </w:pPr>
            <w:r>
              <w:rPr>
                <w:b/>
              </w:rPr>
              <w:t>Calls</w:t>
            </w:r>
            <w:r>
              <w:t>: None</w:t>
            </w:r>
          </w:p>
        </w:tc>
      </w:tr>
      <w:tr w:rsidR="0076241B" w14:paraId="0DDEE82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13C7A6" w14:textId="77777777" w:rsidR="0076241B" w:rsidRDefault="0076241B">
            <w:pPr>
              <w:pStyle w:val="TableRow"/>
              <w:keepNext/>
            </w:pPr>
            <w:r>
              <w:rPr>
                <w:b/>
              </w:rPr>
              <w:t>Returns</w:t>
            </w:r>
            <w:r>
              <w:t xml:space="preserve"> </w:t>
            </w:r>
            <w:r>
              <w:rPr>
                <w:b/>
              </w:rPr>
              <w:t>To</w:t>
            </w:r>
            <w:r>
              <w:t>: TfraCondition</w:t>
            </w:r>
          </w:p>
        </w:tc>
      </w:tr>
      <w:tr w:rsidR="0076241B" w14:paraId="3BE4D43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B7CC02A" w14:textId="77777777" w:rsidR="0076241B" w:rsidRDefault="0076241B">
            <w:pPr>
              <w:pStyle w:val="TableRow"/>
              <w:keepNext/>
            </w:pPr>
            <w:r>
              <w:rPr>
                <w:b/>
              </w:rPr>
              <w:t>Description</w:t>
            </w:r>
            <w:r>
              <w:t>: General details tab page for the main aspects of a condition check.  This is embedded onto TfraCondition when required.</w:t>
            </w:r>
          </w:p>
        </w:tc>
      </w:tr>
    </w:tbl>
    <w:p w14:paraId="54AEFEDA" w14:textId="77777777" w:rsidR="0076241B" w:rsidRDefault="0076241B" w:rsidP="0076241B"/>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6241B" w14:paraId="6E29BF7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873D11A" w14:textId="77777777" w:rsidR="0076241B" w:rsidRDefault="0076241B">
            <w:pPr>
              <w:pStyle w:val="TableTitle"/>
            </w:pPr>
            <w:r>
              <w:t>Window Controls</w:t>
            </w:r>
          </w:p>
        </w:tc>
      </w:tr>
      <w:tr w:rsidR="0076241B" w14:paraId="57AF878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A31D15" w14:textId="77777777" w:rsidR="0076241B" w:rsidRDefault="0076241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9F9B59" w14:textId="77777777" w:rsidR="0076241B" w:rsidRDefault="0076241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1794AD" w14:textId="77777777" w:rsidR="0076241B" w:rsidRDefault="0076241B">
            <w:pPr>
              <w:pStyle w:val="TableColumnTitles"/>
              <w:keepNext/>
            </w:pPr>
            <w:r>
              <w:rPr>
                <w:i/>
              </w:rPr>
              <w:t>Attribute</w:t>
            </w:r>
            <w:r>
              <w:t xml:space="preserve"> Action</w:t>
            </w:r>
          </w:p>
        </w:tc>
      </w:tr>
      <w:tr w:rsidR="0076241B" w14:paraId="07919FE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3EF990C" w14:textId="77777777" w:rsidR="0076241B" w:rsidRDefault="0076241B">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CF01A8"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7F4886" w14:textId="77777777" w:rsidR="0076241B" w:rsidRDefault="0076241B">
            <w:pPr>
              <w:pStyle w:val="TableRow"/>
              <w:rPr>
                <w:i/>
              </w:rPr>
            </w:pPr>
            <w:r>
              <w:rPr>
                <w:i/>
              </w:rPr>
              <w:t>Conservation_Check.Type_Concept_Key, Term</w:t>
            </w:r>
          </w:p>
          <w:p w14:paraId="6F0E02E3" w14:textId="77777777" w:rsidR="0076241B" w:rsidRDefault="0076241B">
            <w:pPr>
              <w:pStyle w:val="TableRow"/>
            </w:pPr>
            <w:r>
              <w:t xml:space="preserve">Lists all types from the Conservation Check Type concept group.  Allows the user to view and edit the conservation check type. </w:t>
            </w:r>
          </w:p>
        </w:tc>
      </w:tr>
      <w:tr w:rsidR="0076241B" w14:paraId="0AEB566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AF0CF1" w14:textId="77777777" w:rsidR="0076241B" w:rsidRDefault="0076241B">
            <w:pPr>
              <w:pStyle w:val="TableRow"/>
            </w:pPr>
            <w:r>
              <w:t>eRefNumber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907F12"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67C9C1" w14:textId="77777777" w:rsidR="0076241B" w:rsidRDefault="0076241B">
            <w:pPr>
              <w:pStyle w:val="TableRow"/>
              <w:rPr>
                <w:i/>
              </w:rPr>
            </w:pPr>
            <w:r>
              <w:rPr>
                <w:i/>
              </w:rPr>
              <w:t>Conservation_Check.Ref_Number</w:t>
            </w:r>
          </w:p>
          <w:p w14:paraId="00B3C077" w14:textId="77777777" w:rsidR="0076241B" w:rsidRDefault="0076241B">
            <w:pPr>
              <w:pStyle w:val="TableRow"/>
            </w:pPr>
            <w:r>
              <w:t>Condition check reference number.</w:t>
            </w:r>
          </w:p>
        </w:tc>
      </w:tr>
      <w:tr w:rsidR="0076241B" w14:paraId="1FAE57B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5F21C4" w14:textId="77777777" w:rsidR="0076241B" w:rsidRDefault="0076241B">
            <w:pPr>
              <w:pStyle w:val="TableRow"/>
            </w:pPr>
            <w:r>
              <w:lastRenderedPageBreak/>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9F017B"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08A065" w14:textId="77777777" w:rsidR="0076241B" w:rsidRDefault="0076241B">
            <w:pPr>
              <w:pStyle w:val="TableRow"/>
              <w:rPr>
                <w:i/>
              </w:rPr>
            </w:pPr>
            <w:r>
              <w:rPr>
                <w:i/>
              </w:rPr>
              <w:t>Conservation_Check.Vague_Date_Start, Conservation_Check.Vague_Date_End, Conservation_Check.Vague_Date_Type</w:t>
            </w:r>
          </w:p>
          <w:p w14:paraId="79FDFBB5" w14:textId="77777777" w:rsidR="0076241B" w:rsidRDefault="0076241B">
            <w:pPr>
              <w:pStyle w:val="TableRow"/>
            </w:pPr>
            <w:r>
              <w:t>Allows the user to view and edit the dat of the check.  Vague date.</w:t>
            </w:r>
          </w:p>
        </w:tc>
      </w:tr>
      <w:tr w:rsidR="0076241B" w14:paraId="068941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682F8B" w14:textId="77777777" w:rsidR="0076241B" w:rsidRDefault="0076241B">
            <w:pPr>
              <w:pStyle w:val="TableRow"/>
            </w:pPr>
            <w:r>
              <w:t>eCheckedBy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F4D171"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13D643" w14:textId="77777777" w:rsidR="0076241B" w:rsidRDefault="0076241B">
            <w:pPr>
              <w:pStyle w:val="TableRow"/>
              <w:rPr>
                <w:i/>
              </w:rPr>
            </w:pPr>
            <w:r>
              <w:rPr>
                <w:i/>
              </w:rPr>
              <w:t>Conservation_Check.Checked_By_Name_Key, Individual.Title, Individual.Forename, Individual.Initials, Individual.Surname</w:t>
            </w:r>
          </w:p>
          <w:p w14:paraId="780F85B4" w14:textId="77777777" w:rsidR="0076241B" w:rsidRDefault="0076241B">
            <w:pPr>
              <w:pStyle w:val="TableRow"/>
            </w:pPr>
            <w:r>
              <w:t>Allows the user to view and enter the details of the name of the person who did the check.  Linked to the Recorder Names &amp; Addresses screen (accepts Individual records only).</w:t>
            </w:r>
          </w:p>
        </w:tc>
      </w:tr>
      <w:tr w:rsidR="0076241B" w14:paraId="5D79B2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A3AAB0" w14:textId="77777777" w:rsidR="0076241B" w:rsidRDefault="0076241B">
            <w:pPr>
              <w:pStyle w:val="TableRow"/>
            </w:pPr>
            <w:r>
              <w:t>cmbCondition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D80930"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E55BD1" w14:textId="77777777" w:rsidR="0076241B" w:rsidRDefault="0076241B">
            <w:pPr>
              <w:pStyle w:val="TableRow"/>
              <w:rPr>
                <w:i/>
              </w:rPr>
            </w:pPr>
            <w:r>
              <w:rPr>
                <w:i/>
              </w:rPr>
              <w:t>Conservation_Check.Condition_Concept_Key, Term</w:t>
            </w:r>
          </w:p>
          <w:p w14:paraId="7700318C" w14:textId="77777777" w:rsidR="0076241B" w:rsidRDefault="0076241B">
            <w:pPr>
              <w:pStyle w:val="TableRow"/>
            </w:pPr>
            <w:r>
              <w:t>Lists all types from the thesaurus Conservation Check Condition concept group.  Allows the user to view and edit the conservation check condition.  Accepts thesaurus Concept records for drop operations if they are in the Conservation Check Condition concept group.</w:t>
            </w:r>
          </w:p>
        </w:tc>
      </w:tr>
      <w:tr w:rsidR="0076241B" w14:paraId="161489C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CC844A" w14:textId="77777777" w:rsidR="0076241B" w:rsidRDefault="0076241B">
            <w:pPr>
              <w:pStyle w:val="TableRow"/>
            </w:pPr>
            <w:r>
              <w:t>chkAppliesToAllSpecimens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FBD85B" w14:textId="77777777" w:rsidR="0076241B" w:rsidRDefault="0076241B">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A81438" w14:textId="77777777" w:rsidR="0076241B" w:rsidRDefault="0076241B">
            <w:pPr>
              <w:pStyle w:val="TableRow"/>
              <w:rPr>
                <w:i/>
              </w:rPr>
            </w:pPr>
            <w:r>
              <w:rPr>
                <w:i/>
              </w:rPr>
              <w:t>Conservation_Check.Applies_To_Contained_Specimens</w:t>
            </w:r>
          </w:p>
          <w:p w14:paraId="231C772C" w14:textId="77777777" w:rsidR="0076241B" w:rsidRDefault="0076241B">
            <w:pPr>
              <w:pStyle w:val="TableRow"/>
            </w:pPr>
            <w:r>
              <w:t>Only visible when Condition check applies to a Collection or a Store. Indicates that the Condition check was perform on the specimens contained withing the Collection/Store.</w:t>
            </w:r>
          </w:p>
        </w:tc>
      </w:tr>
      <w:tr w:rsidR="0076241B" w14:paraId="2CE2982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F5A8DA" w14:textId="77777777" w:rsidR="0076241B" w:rsidRDefault="0076241B">
            <w:pPr>
              <w:pStyle w:val="TableRow"/>
            </w:pPr>
            <w:r>
              <w:t>lblSubjectAreas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5B70B6" w14:textId="77777777" w:rsidR="0076241B" w:rsidRDefault="0076241B">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9FFD4D4" w14:textId="77777777" w:rsidR="0076241B" w:rsidRDefault="0076241B">
            <w:pPr>
              <w:pStyle w:val="TableRow"/>
              <w:rPr>
                <w:i/>
              </w:rPr>
            </w:pPr>
            <w:r>
              <w:rPr>
                <w:i/>
              </w:rPr>
              <w:t>Conservation_Check.Subject_Area_Bitfield, Subject_Area.Item_Name</w:t>
            </w:r>
          </w:p>
          <w:p w14:paraId="26949345" w14:textId="77777777" w:rsidR="0076241B" w:rsidRDefault="0076241B">
            <w:pPr>
              <w:pStyle w:val="TableRow"/>
            </w:pPr>
            <w:r>
              <w:t>Lists the distinct subject areas associated with all specimens that are associated with this condition check.  Semi-colon separated.  Obtained from the Conservation_Check.Subject_Area_Bitfield.</w:t>
            </w:r>
          </w:p>
        </w:tc>
      </w:tr>
      <w:tr w:rsidR="0076241B" w14:paraId="5393BF8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F31092" w14:textId="77777777" w:rsidR="0076241B" w:rsidRDefault="0076241B">
            <w:pPr>
              <w:pStyle w:val="TableRow"/>
            </w:pPr>
            <w:r>
              <w:t>mmDetails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CF57B5" w14:textId="77777777" w:rsidR="0076241B" w:rsidRDefault="0076241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B6463BD" w14:textId="77777777" w:rsidR="0076241B" w:rsidRDefault="0076241B">
            <w:pPr>
              <w:pStyle w:val="TableRow"/>
              <w:rPr>
                <w:i/>
              </w:rPr>
            </w:pPr>
            <w:r>
              <w:rPr>
                <w:i/>
              </w:rPr>
              <w:t>Conservation_Check.Details</w:t>
            </w:r>
          </w:p>
          <w:p w14:paraId="35533136" w14:textId="77777777" w:rsidR="0076241B" w:rsidRDefault="0076241B">
            <w:pPr>
              <w:pStyle w:val="TableRow"/>
            </w:pPr>
            <w:r>
              <w:t>Allows the user to view and edit details for the conservation check as free text.</w:t>
            </w:r>
          </w:p>
        </w:tc>
      </w:tr>
      <w:tr w:rsidR="0076241B" w14:paraId="2B7FA68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269E5D" w14:textId="77777777" w:rsidR="0076241B" w:rsidRDefault="0076241B">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964234" w14:textId="77777777" w:rsidR="0076241B" w:rsidRDefault="0076241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76BEBA" w14:textId="77777777" w:rsidR="0076241B" w:rsidRDefault="0076241B">
            <w:pPr>
              <w:pStyle w:val="TableRow"/>
            </w:pPr>
            <w:r>
              <w:t>Standard Return Data functionality linking eCheckedBy to the Recorder Names &amp; Addresses screen (accepts individuals only).</w:t>
            </w:r>
          </w:p>
        </w:tc>
      </w:tr>
    </w:tbl>
    <w:p w14:paraId="5B249BC0" w14:textId="77777777" w:rsidR="0076241B" w:rsidRDefault="0076241B" w:rsidP="0076241B"/>
    <w:p w14:paraId="2678079E" w14:textId="77777777" w:rsidR="0076241B" w:rsidRDefault="0076241B" w:rsidP="00CC6B4D">
      <w:pPr>
        <w:pStyle w:val="Heading4"/>
        <w:numPr>
          <w:ilvl w:val="3"/>
          <w:numId w:val="4"/>
        </w:numPr>
      </w:pPr>
      <w:bookmarkStart w:id="466" w:name="_Toc292878872"/>
      <w:r>
        <w:lastRenderedPageBreak/>
        <w:t>Identified task details screen</w:t>
      </w:r>
      <w:bookmarkEnd w:id="466"/>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6AAB83E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5C8FD55" w14:textId="77777777" w:rsidR="0076241B" w:rsidRDefault="0076241B">
            <w:pPr>
              <w:pStyle w:val="TableTitle"/>
            </w:pPr>
            <w:r>
              <w:t>Window Name: TfraTask</w:t>
            </w:r>
          </w:p>
        </w:tc>
      </w:tr>
      <w:tr w:rsidR="0076241B" w14:paraId="04A8058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0F08046" w14:textId="77777777" w:rsidR="0076241B" w:rsidRDefault="0076241B">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575D638" w14:textId="77777777" w:rsidR="0076241B" w:rsidRDefault="0076241B">
            <w:pPr>
              <w:pStyle w:val="TableRow"/>
              <w:keepNext/>
            </w:pPr>
            <w:r>
              <w:rPr>
                <w:b/>
              </w:rPr>
              <w:t>Unit File Name</w:t>
            </w:r>
            <w:r>
              <w:t>: FrameTask.pas</w:t>
            </w:r>
          </w:p>
        </w:tc>
      </w:tr>
      <w:tr w:rsidR="0076241B" w14:paraId="6D5AF51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CE9B895" w14:textId="77777777" w:rsidR="0076241B" w:rsidRDefault="0076241B">
            <w:pPr>
              <w:pStyle w:val="TableRow"/>
              <w:keepNext/>
            </w:pPr>
            <w:r>
              <w:rPr>
                <w:b/>
              </w:rPr>
              <w:t>Entities</w:t>
            </w:r>
            <w:r>
              <w:t>: Entities defined in embedded tabs.</w:t>
            </w:r>
          </w:p>
        </w:tc>
      </w:tr>
      <w:tr w:rsidR="0076241B" w14:paraId="45D9434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57A09DD" w14:textId="77777777" w:rsidR="0076241B" w:rsidRDefault="0076241B">
            <w:pPr>
              <w:pStyle w:val="TableRow"/>
              <w:keepNext/>
            </w:pPr>
            <w:r>
              <w:rPr>
                <w:b/>
              </w:rPr>
              <w:t>Calls</w:t>
            </w:r>
            <w:r>
              <w:t>: TfraTaskGeneral, TfraSources, TfraJob</w:t>
            </w:r>
          </w:p>
        </w:tc>
      </w:tr>
      <w:tr w:rsidR="0076241B" w14:paraId="1CF4160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AF67BB1" w14:textId="77777777" w:rsidR="0076241B" w:rsidRDefault="0076241B">
            <w:pPr>
              <w:pStyle w:val="TableRow"/>
              <w:keepNext/>
            </w:pPr>
            <w:r>
              <w:rPr>
                <w:b/>
              </w:rPr>
              <w:t>Returns</w:t>
            </w:r>
            <w:r>
              <w:t xml:space="preserve"> </w:t>
            </w:r>
            <w:r>
              <w:rPr>
                <w:b/>
              </w:rPr>
              <w:t>To</w:t>
            </w:r>
            <w:r>
              <w:t>: TfraCondition</w:t>
            </w:r>
          </w:p>
        </w:tc>
      </w:tr>
      <w:tr w:rsidR="0076241B" w14:paraId="2DF98D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FE1DDA" w14:textId="77777777" w:rsidR="0076241B" w:rsidRDefault="0076241B">
            <w:pPr>
              <w:pStyle w:val="TableRow"/>
              <w:keepNext/>
            </w:pPr>
            <w:r>
              <w:rPr>
                <w:b/>
              </w:rPr>
              <w:t>Description</w:t>
            </w:r>
            <w:r>
              <w:t>: Details page control for viewing and editing a task record.  This frame consists of an empty tab control onto which the following tabs are embedded in this order: TfraTaskGeneral,</w:t>
            </w:r>
            <w:r w:rsidR="00A72495">
              <w:t xml:space="preserve"> TfraTaskCollectionUnits,</w:t>
            </w:r>
            <w:r>
              <w:t xml:space="preserve"> TfraSources.</w:t>
            </w:r>
          </w:p>
          <w:p w14:paraId="61CC1214" w14:textId="77777777" w:rsidR="0076241B" w:rsidRDefault="0076241B">
            <w:pPr>
              <w:pStyle w:val="TableRow"/>
              <w:keepNext/>
            </w:pPr>
            <w:r>
              <w:t>Tasks are identified as part of the process of performing a conservation condition check.  They are created by adding them to condition checks.  When the Tasks Identified node within a condition check is selected, the Collections Browser's Add button is enabled and allows a new Task to be created.  This is the only means of creating a new task.  Tasks can subsequently be linked to a single existing job.</w:t>
            </w:r>
          </w:p>
          <w:p w14:paraId="6CDE79F5" w14:textId="77777777" w:rsidR="0076241B" w:rsidRDefault="0076241B">
            <w:pPr>
              <w:pStyle w:val="TableRow"/>
              <w:keepNext/>
            </w:pPr>
            <w:r>
              <w:t>When Tasks Identified are listed in the Collections Browser, the Browser's Add button is disabled.</w:t>
            </w:r>
          </w:p>
        </w:tc>
      </w:tr>
    </w:tbl>
    <w:p w14:paraId="59A474CD" w14:textId="77777777" w:rsidR="0076241B" w:rsidRDefault="0076241B" w:rsidP="0076241B"/>
    <w:p w14:paraId="1521B0D8" w14:textId="77777777" w:rsidR="0076241B" w:rsidRDefault="0076241B" w:rsidP="00CC6B4D">
      <w:pPr>
        <w:pStyle w:val="Heading4"/>
        <w:numPr>
          <w:ilvl w:val="3"/>
          <w:numId w:val="4"/>
        </w:numPr>
      </w:pPr>
      <w:bookmarkStart w:id="467" w:name="_Toc292878873"/>
      <w:bookmarkStart w:id="468" w:name="_Ref298426670"/>
      <w:r>
        <w:t>Identified task General tab control</w:t>
      </w:r>
      <w:bookmarkEnd w:id="467"/>
      <w:bookmarkEnd w:id="468"/>
    </w:p>
    <w:p w14:paraId="488A162D" w14:textId="645C5196" w:rsidR="0076241B" w:rsidRDefault="005550DB" w:rsidP="0076241B">
      <w:pPr>
        <w:jc w:val="center"/>
        <w:rPr>
          <w:lang w:val="en-US"/>
        </w:rPr>
      </w:pPr>
      <w:r>
        <w:rPr>
          <w:noProof/>
          <w:lang w:eastAsia="en-GB"/>
        </w:rPr>
        <w:drawing>
          <wp:inline distT="0" distB="0" distL="0" distR="0" wp14:anchorId="4392D7C7" wp14:editId="7BAE2F5F">
            <wp:extent cx="3448050" cy="260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48050" cy="2609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29716C5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4818FAA" w14:textId="77777777" w:rsidR="0076241B" w:rsidRDefault="0076241B">
            <w:pPr>
              <w:pStyle w:val="TableTitle"/>
            </w:pPr>
            <w:r>
              <w:lastRenderedPageBreak/>
              <w:t>Window Name: TfraTaskGeneral</w:t>
            </w:r>
          </w:p>
        </w:tc>
      </w:tr>
      <w:tr w:rsidR="0076241B" w14:paraId="6D2A74D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F56EC25" w14:textId="77777777" w:rsidR="0076241B" w:rsidRDefault="0076241B">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4AE48C5" w14:textId="77777777" w:rsidR="0076241B" w:rsidRDefault="0076241B">
            <w:pPr>
              <w:pStyle w:val="TableRow"/>
              <w:keepNext/>
            </w:pPr>
            <w:r>
              <w:rPr>
                <w:b/>
              </w:rPr>
              <w:t>Unit File Name</w:t>
            </w:r>
            <w:r>
              <w:t>: FrameTaskGeneral.pas</w:t>
            </w:r>
          </w:p>
        </w:tc>
      </w:tr>
      <w:tr w:rsidR="0076241B" w14:paraId="2C9210C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0D09287" w14:textId="77777777" w:rsidR="0076241B" w:rsidRDefault="0076241B">
            <w:pPr>
              <w:pStyle w:val="TableRow"/>
              <w:keepNext/>
            </w:pPr>
            <w:r>
              <w:rPr>
                <w:b/>
              </w:rPr>
              <w:t>Entities</w:t>
            </w:r>
            <w:r>
              <w:t>: Conservation_Task, Term, Individual</w:t>
            </w:r>
          </w:p>
        </w:tc>
      </w:tr>
      <w:tr w:rsidR="0076241B" w14:paraId="2E43E2E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A9B2E15" w14:textId="77777777" w:rsidR="0076241B" w:rsidRDefault="0076241B">
            <w:pPr>
              <w:pStyle w:val="TableRow"/>
              <w:keepNext/>
            </w:pPr>
            <w:r>
              <w:rPr>
                <w:b/>
              </w:rPr>
              <w:t>Calls</w:t>
            </w:r>
            <w:r>
              <w:t>: None</w:t>
            </w:r>
          </w:p>
        </w:tc>
      </w:tr>
      <w:tr w:rsidR="0076241B" w14:paraId="6D3129B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D637FF7" w14:textId="77777777" w:rsidR="0076241B" w:rsidRDefault="0076241B">
            <w:pPr>
              <w:pStyle w:val="TableRow"/>
              <w:keepNext/>
            </w:pPr>
            <w:r>
              <w:rPr>
                <w:b/>
              </w:rPr>
              <w:t>Returns</w:t>
            </w:r>
            <w:r>
              <w:t xml:space="preserve"> </w:t>
            </w:r>
            <w:r>
              <w:rPr>
                <w:b/>
              </w:rPr>
              <w:t>To</w:t>
            </w:r>
            <w:r>
              <w:t>: TfraTask</w:t>
            </w:r>
          </w:p>
        </w:tc>
      </w:tr>
      <w:tr w:rsidR="0076241B" w14:paraId="02A8DF8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19CBB7" w14:textId="77777777" w:rsidR="0076241B" w:rsidRDefault="0076241B">
            <w:pPr>
              <w:pStyle w:val="TableRow"/>
              <w:keepNext/>
            </w:pPr>
            <w:r>
              <w:rPr>
                <w:b/>
              </w:rPr>
              <w:t>Description</w:t>
            </w:r>
            <w:r>
              <w:t>: General details tab page for the main aspects of tasks.  This is embedded onto TfraTask when required.</w:t>
            </w:r>
          </w:p>
        </w:tc>
      </w:tr>
    </w:tbl>
    <w:p w14:paraId="23952DA5" w14:textId="77777777" w:rsidR="0076241B" w:rsidRDefault="0076241B" w:rsidP="0076241B"/>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6241B" w14:paraId="2BFA970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D04CB5E" w14:textId="77777777" w:rsidR="0076241B" w:rsidRDefault="0076241B">
            <w:pPr>
              <w:pStyle w:val="TableTitle"/>
            </w:pPr>
            <w:r>
              <w:t>Window Controls</w:t>
            </w:r>
          </w:p>
        </w:tc>
      </w:tr>
      <w:tr w:rsidR="0076241B" w14:paraId="3177C02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7801AF7" w14:textId="77777777" w:rsidR="0076241B" w:rsidRDefault="0076241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975D82" w14:textId="77777777" w:rsidR="0076241B" w:rsidRDefault="0076241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EB0DA9" w14:textId="77777777" w:rsidR="0076241B" w:rsidRDefault="0076241B">
            <w:pPr>
              <w:pStyle w:val="TableColumnTitles"/>
              <w:keepNext/>
            </w:pPr>
            <w:r>
              <w:rPr>
                <w:i/>
              </w:rPr>
              <w:t>Attribute</w:t>
            </w:r>
            <w:r>
              <w:t xml:space="preserve"> Action</w:t>
            </w:r>
          </w:p>
        </w:tc>
      </w:tr>
      <w:tr w:rsidR="0076241B" w14:paraId="38CF945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141F2B" w14:textId="77777777" w:rsidR="0076241B" w:rsidRDefault="0076241B">
            <w:pPr>
              <w:pStyle w:val="TableRow"/>
            </w:pPr>
            <w:r>
              <w:t>eDateSet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FC9487"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DAEC11" w14:textId="77777777" w:rsidR="0076241B" w:rsidRPr="00A104CD" w:rsidRDefault="0076241B">
            <w:pPr>
              <w:pStyle w:val="TableRow"/>
              <w:rPr>
                <w:i/>
                <w:lang w:val="fr-FR"/>
              </w:rPr>
            </w:pPr>
            <w:r w:rsidRPr="00A104CD">
              <w:rPr>
                <w:i/>
                <w:lang w:val="fr-FR"/>
              </w:rPr>
              <w:t>Conservation_Task.Set_Vague_Date_Start, Conservation_Task.Set_Vague_Date_End, Conservation_Task.Set_Vague_Date_Type</w:t>
            </w:r>
          </w:p>
          <w:p w14:paraId="5D9F06AA" w14:textId="77777777" w:rsidR="0076241B" w:rsidRDefault="0076241B">
            <w:pPr>
              <w:pStyle w:val="TableRow"/>
            </w:pPr>
            <w:r>
              <w:t>Displays and allows editing of the date the task was set.  Vague date.</w:t>
            </w:r>
          </w:p>
        </w:tc>
      </w:tr>
      <w:tr w:rsidR="0076241B" w14:paraId="7B7EB94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7A3BED" w14:textId="77777777" w:rsidR="0076241B" w:rsidRDefault="0076241B">
            <w:pPr>
              <w:pStyle w:val="TableRow"/>
            </w:pPr>
            <w:r>
              <w:t>cmbStatus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259ABAC"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1B9E48" w14:textId="77777777" w:rsidR="0076241B" w:rsidRDefault="0076241B">
            <w:pPr>
              <w:pStyle w:val="TableRow"/>
              <w:rPr>
                <w:i/>
              </w:rPr>
            </w:pPr>
            <w:r>
              <w:rPr>
                <w:i/>
              </w:rPr>
              <w:t>Conservation_Task.Status</w:t>
            </w:r>
          </w:p>
          <w:p w14:paraId="4F93FDDC" w14:textId="77777777" w:rsidR="0076241B" w:rsidRDefault="00DD0BF0">
            <w:pPr>
              <w:pStyle w:val="TableRow"/>
            </w:pPr>
            <w:r>
              <w:t xml:space="preserve">Displays and allows editing of the </w:t>
            </w:r>
            <w:r>
              <w:rPr>
                <w:rFonts w:eastAsia="SimSun" w:hint="eastAsia"/>
                <w:lang w:eastAsia="zh-SG"/>
              </w:rPr>
              <w:t>job</w:t>
            </w:r>
            <w:r>
              <w:rPr>
                <w:rFonts w:eastAsia="SimSun"/>
                <w:lang w:eastAsia="zh-SG"/>
              </w:rPr>
              <w:t>’</w:t>
            </w:r>
            <w:r>
              <w:rPr>
                <w:rFonts w:eastAsia="SimSun" w:hint="eastAsia"/>
                <w:lang w:eastAsia="zh-SG"/>
              </w:rPr>
              <w:t>s</w:t>
            </w:r>
            <w:r>
              <w:t xml:space="preserve"> status.  Combo box with 5 possible options : Pending (value=0), Open (value=1), Closed (value=2), Postponed (Value=3), Abandoned (value=4).</w:t>
            </w:r>
          </w:p>
        </w:tc>
      </w:tr>
      <w:tr w:rsidR="0076241B" w14:paraId="14FB75D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7961F19" w14:textId="77777777" w:rsidR="0076241B" w:rsidRDefault="0076241B">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33E150"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257B519" w14:textId="77777777" w:rsidR="0076241B" w:rsidRDefault="0076241B">
            <w:pPr>
              <w:pStyle w:val="TableRow"/>
              <w:rPr>
                <w:i/>
              </w:rPr>
            </w:pPr>
            <w:r>
              <w:rPr>
                <w:i/>
              </w:rPr>
              <w:t xml:space="preserve">Conservation_Task.Type_Status_Key, </w:t>
            </w:r>
            <w:r w:rsidR="001B41C5">
              <w:rPr>
                <w:i/>
              </w:rPr>
              <w:t>Concept.Published_Term</w:t>
            </w:r>
          </w:p>
          <w:p w14:paraId="49CB3D4C" w14:textId="77777777" w:rsidR="0076241B" w:rsidRDefault="0076241B">
            <w:pPr>
              <w:pStyle w:val="TableRow"/>
            </w:pPr>
            <w:r>
              <w:t>Displays and allows editing of the task type.  Linked to the Thesaurus Conservation Task Types concept group.</w:t>
            </w:r>
          </w:p>
        </w:tc>
      </w:tr>
      <w:tr w:rsidR="0076241B" w14:paraId="0677AE3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E360F1" w14:textId="77777777" w:rsidR="0076241B" w:rsidRDefault="0076241B">
            <w:pPr>
              <w:pStyle w:val="TableRow"/>
            </w:pPr>
            <w:r>
              <w:t>cmbPriority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0AAFC0"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054D6A" w14:textId="77777777" w:rsidR="0076241B" w:rsidRDefault="0076241B">
            <w:pPr>
              <w:pStyle w:val="TableRow"/>
            </w:pPr>
            <w:r>
              <w:t>Displays and allows editing of the task priority.  Combo box with 4 possible options : Low (value=0), Medium (value=1), High (Value=2), Urgent(value=3)</w:t>
            </w:r>
          </w:p>
        </w:tc>
      </w:tr>
      <w:tr w:rsidR="0076241B" w14:paraId="40E7604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63D54A" w14:textId="77777777" w:rsidR="0076241B" w:rsidRDefault="0076241B">
            <w:pPr>
              <w:pStyle w:val="TableRow"/>
            </w:pPr>
            <w:r>
              <w:t>eDuration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FA5923"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3A8B13" w14:textId="77777777" w:rsidR="0076241B" w:rsidRDefault="0076241B">
            <w:pPr>
              <w:pStyle w:val="TableRow"/>
              <w:rPr>
                <w:i/>
              </w:rPr>
            </w:pPr>
            <w:r>
              <w:rPr>
                <w:i/>
              </w:rPr>
              <w:t>Conservation_Task.Duration</w:t>
            </w:r>
          </w:p>
          <w:p w14:paraId="4BF63F4E" w14:textId="77777777" w:rsidR="0076241B" w:rsidRDefault="0076241B">
            <w:pPr>
              <w:pStyle w:val="TableRow"/>
            </w:pPr>
            <w:r>
              <w:t>Displays and allows editing of the task duration.  Numerical values only.</w:t>
            </w:r>
          </w:p>
        </w:tc>
      </w:tr>
      <w:tr w:rsidR="0076241B" w14:paraId="3A40D7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65BF44" w14:textId="77777777" w:rsidR="0076241B" w:rsidRDefault="0076241B">
            <w:pPr>
              <w:pStyle w:val="TableRow"/>
            </w:pPr>
            <w:r>
              <w:t>udDuration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675903" w14:textId="77777777" w:rsidR="0076241B" w:rsidRDefault="0076241B">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CEA29A" w14:textId="77777777" w:rsidR="0076241B" w:rsidRDefault="0076241B">
            <w:pPr>
              <w:pStyle w:val="TableRow"/>
            </w:pPr>
            <w:r>
              <w:t>Up/Down selector control linked to eDuration.</w:t>
            </w:r>
          </w:p>
        </w:tc>
      </w:tr>
      <w:tr w:rsidR="0076241B" w14:paraId="47F2F9F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AA1FC1" w14:textId="77777777" w:rsidR="0076241B" w:rsidRDefault="0076241B">
            <w:pPr>
              <w:pStyle w:val="TableRow"/>
            </w:pPr>
            <w:r>
              <w:lastRenderedPageBreak/>
              <w:t>cmbDuration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912712"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94D652" w14:textId="77777777" w:rsidR="0076241B" w:rsidRDefault="0076241B">
            <w:pPr>
              <w:pStyle w:val="TableRow"/>
              <w:rPr>
                <w:i/>
              </w:rPr>
            </w:pPr>
            <w:r>
              <w:rPr>
                <w:i/>
              </w:rPr>
              <w:t xml:space="preserve">Conservation_Task.Duration_Unit_Concept_Key, </w:t>
            </w:r>
            <w:r w:rsidR="001B41C5">
              <w:rPr>
                <w:i/>
              </w:rPr>
              <w:t>Concept.Published_Term</w:t>
            </w:r>
          </w:p>
          <w:p w14:paraId="0CEF0081" w14:textId="77777777" w:rsidR="0076241B" w:rsidRDefault="0076241B">
            <w:pPr>
              <w:pStyle w:val="TableRow"/>
            </w:pPr>
            <w:r>
              <w:t>Displays and allows editing of the task duration's unit (e.g. minutes, hours).  Combo box linked to the Time Units concept group.</w:t>
            </w:r>
          </w:p>
        </w:tc>
      </w:tr>
      <w:tr w:rsidR="0076241B" w14:paraId="02F86B1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F6BDC1B" w14:textId="77777777" w:rsidR="0076241B" w:rsidRDefault="0076241B">
            <w:pPr>
              <w:pStyle w:val="TableRow"/>
            </w:pPr>
            <w:r>
              <w:t>eIdentifiedBy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E7E92C"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E9365F" w14:textId="77777777" w:rsidR="0076241B" w:rsidRDefault="0076241B">
            <w:pPr>
              <w:pStyle w:val="TableRow"/>
              <w:rPr>
                <w:i/>
              </w:rPr>
            </w:pPr>
            <w:r>
              <w:rPr>
                <w:i/>
              </w:rPr>
              <w:t>Conservation_Task.Identified_Name_Key, Individual.Title, Individual.Forename, Individual.Initials, Individual.Surname</w:t>
            </w:r>
          </w:p>
          <w:p w14:paraId="0BD797E2" w14:textId="77777777" w:rsidR="0076241B" w:rsidRDefault="0076241B">
            <w:pPr>
              <w:pStyle w:val="TableRow"/>
              <w:rPr>
                <w:rFonts w:eastAsia="SimSun"/>
                <w:lang w:eastAsia="zh-SG"/>
              </w:rPr>
            </w:pPr>
            <w:r>
              <w:t>Name of the person who identified the task.  Linked to the Recorder Names &amp; Addresses module (accepts Individuals only).</w:t>
            </w:r>
          </w:p>
          <w:p w14:paraId="68EA6382" w14:textId="77777777" w:rsidR="007F4AFF" w:rsidRPr="007F4AFF" w:rsidRDefault="007F4AFF">
            <w:pPr>
              <w:pStyle w:val="TableRow"/>
              <w:rPr>
                <w:rFonts w:eastAsia="SimSun"/>
                <w:lang w:eastAsia="zh-SG"/>
              </w:rPr>
            </w:pPr>
            <w:r w:rsidRPr="007F4AFF">
              <w:rPr>
                <w:rFonts w:eastAsia="SimSun"/>
                <w:lang w:eastAsia="zh-SG"/>
              </w:rPr>
              <w:t>Defaults to the person who performed the condition check.</w:t>
            </w:r>
          </w:p>
        </w:tc>
      </w:tr>
      <w:tr w:rsidR="0076241B" w14:paraId="4D760C7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31044F" w14:textId="77777777" w:rsidR="0076241B" w:rsidRDefault="0076241B">
            <w:pPr>
              <w:pStyle w:val="TableRow"/>
            </w:pPr>
            <w:r>
              <w:t>mmAction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7F11F5" w14:textId="77777777" w:rsidR="0076241B" w:rsidRDefault="0076241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3E0CAE2" w14:textId="77777777" w:rsidR="0076241B" w:rsidRDefault="0076241B">
            <w:pPr>
              <w:pStyle w:val="TableRow"/>
              <w:rPr>
                <w:i/>
              </w:rPr>
            </w:pPr>
            <w:r>
              <w:rPr>
                <w:i/>
              </w:rPr>
              <w:t>Conservation_Task.Task_Action</w:t>
            </w:r>
          </w:p>
          <w:p w14:paraId="51D402A3" w14:textId="77777777" w:rsidR="0076241B" w:rsidRDefault="0076241B">
            <w:pPr>
              <w:pStyle w:val="TableRow"/>
            </w:pPr>
            <w:r>
              <w:t>Free text, describe the action(s) to be taken to complete the task.</w:t>
            </w:r>
          </w:p>
        </w:tc>
      </w:tr>
      <w:tr w:rsidR="0076241B" w14:paraId="7E9CF0B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4C8341A" w14:textId="77777777" w:rsidR="0076241B" w:rsidRDefault="0076241B">
            <w:pPr>
              <w:pStyle w:val="TableRow"/>
            </w:pPr>
            <w:r>
              <w:t>mmComments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83963F" w14:textId="77777777" w:rsidR="0076241B" w:rsidRDefault="0076241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627CFB3" w14:textId="77777777" w:rsidR="0076241B" w:rsidRDefault="0076241B">
            <w:pPr>
              <w:pStyle w:val="TableRow"/>
              <w:rPr>
                <w:i/>
              </w:rPr>
            </w:pPr>
            <w:r>
              <w:rPr>
                <w:i/>
              </w:rPr>
              <w:t>Conservation_Task.Comment</w:t>
            </w:r>
          </w:p>
          <w:p w14:paraId="4057AD37" w14:textId="77777777" w:rsidR="0076241B" w:rsidRDefault="0076241B">
            <w:pPr>
              <w:pStyle w:val="TableRow"/>
            </w:pPr>
            <w:r>
              <w:t>Free text, additional comments.</w:t>
            </w:r>
          </w:p>
        </w:tc>
      </w:tr>
      <w:tr w:rsidR="0076241B" w14:paraId="3E3EFAA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5CC9A17" w14:textId="77777777" w:rsidR="0076241B" w:rsidRDefault="0076241B">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4041F0" w14:textId="77777777" w:rsidR="0076241B" w:rsidRDefault="0076241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D2E8F5F" w14:textId="77777777" w:rsidR="0076241B" w:rsidRDefault="0076241B">
            <w:pPr>
              <w:pStyle w:val="TableRow"/>
            </w:pPr>
            <w:r>
              <w:t>Get the name of the 'Identified By' person  from Recorder Individuals/Organisations screen using standard Return Data functionality.  Only individuals are accepted and the name is placed into eEnteredBy.</w:t>
            </w:r>
          </w:p>
        </w:tc>
      </w:tr>
    </w:tbl>
    <w:p w14:paraId="11232CB8" w14:textId="77777777" w:rsidR="0076241B" w:rsidRDefault="0076241B" w:rsidP="0076241B"/>
    <w:p w14:paraId="0D7743F9" w14:textId="77777777" w:rsidR="0076241B" w:rsidRDefault="0076241B" w:rsidP="00CC6B4D">
      <w:pPr>
        <w:pStyle w:val="Heading4"/>
        <w:numPr>
          <w:ilvl w:val="3"/>
          <w:numId w:val="4"/>
        </w:numPr>
      </w:pPr>
      <w:bookmarkStart w:id="469" w:name="_Toc292878874"/>
      <w:r>
        <w:lastRenderedPageBreak/>
        <w:t>Job details screen</w:t>
      </w:r>
      <w:bookmarkEnd w:id="46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03A942D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377529E" w14:textId="77777777" w:rsidR="0076241B" w:rsidRDefault="0076241B">
            <w:pPr>
              <w:pStyle w:val="TableTitle"/>
            </w:pPr>
            <w:r>
              <w:t>Window Name: TfraJob</w:t>
            </w:r>
          </w:p>
        </w:tc>
      </w:tr>
      <w:tr w:rsidR="0076241B" w14:paraId="07FE52D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F767BAA" w14:textId="77777777" w:rsidR="0076241B" w:rsidRDefault="0076241B">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F72F3C3" w14:textId="77777777" w:rsidR="0076241B" w:rsidRDefault="0076241B">
            <w:pPr>
              <w:pStyle w:val="TableRow"/>
              <w:keepNext/>
            </w:pPr>
            <w:r>
              <w:rPr>
                <w:b/>
              </w:rPr>
              <w:t>Unit File Name</w:t>
            </w:r>
            <w:r>
              <w:t>: FrameJob.pas</w:t>
            </w:r>
          </w:p>
        </w:tc>
      </w:tr>
      <w:tr w:rsidR="0076241B" w14:paraId="0088C87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2BDA5A7" w14:textId="77777777" w:rsidR="0076241B" w:rsidRDefault="0076241B">
            <w:pPr>
              <w:pStyle w:val="TableRow"/>
              <w:keepNext/>
            </w:pPr>
            <w:r>
              <w:rPr>
                <w:b/>
              </w:rPr>
              <w:t>Entities</w:t>
            </w:r>
            <w:r>
              <w:t>: Entities defined in embedded tabs.</w:t>
            </w:r>
          </w:p>
        </w:tc>
      </w:tr>
      <w:tr w:rsidR="0076241B" w14:paraId="7EA3F92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7E698D" w14:textId="77777777" w:rsidR="0076241B" w:rsidRDefault="0076241B">
            <w:pPr>
              <w:pStyle w:val="TableRow"/>
              <w:keepNext/>
            </w:pPr>
            <w:r>
              <w:rPr>
                <w:b/>
              </w:rPr>
              <w:t>Calls</w:t>
            </w:r>
            <w:r>
              <w:t>: TfraJobGeneral, Tfra</w:t>
            </w:r>
            <w:r w:rsidR="004066A9">
              <w:t>Sources, TfraSpecimen, TfraStorage</w:t>
            </w:r>
            <w:r>
              <w:t>, TfraCollection, TfraMaterials</w:t>
            </w:r>
          </w:p>
        </w:tc>
      </w:tr>
      <w:tr w:rsidR="0076241B" w14:paraId="1D46187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9B061A" w14:textId="77777777" w:rsidR="0076241B" w:rsidRDefault="0076241B">
            <w:pPr>
              <w:pStyle w:val="TableRow"/>
              <w:keepNext/>
            </w:pPr>
            <w:r>
              <w:rPr>
                <w:b/>
              </w:rPr>
              <w:t>Returns</w:t>
            </w:r>
            <w:r>
              <w:t xml:space="preserve"> </w:t>
            </w:r>
            <w:r>
              <w:rPr>
                <w:b/>
              </w:rPr>
              <w:t>To</w:t>
            </w:r>
            <w:r>
              <w:t>: TfraTask</w:t>
            </w:r>
          </w:p>
        </w:tc>
      </w:tr>
      <w:tr w:rsidR="0076241B" w14:paraId="06D2E1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52490C7" w14:textId="77777777" w:rsidR="0076241B" w:rsidRDefault="0076241B">
            <w:pPr>
              <w:pStyle w:val="TableRow"/>
              <w:keepNext/>
            </w:pPr>
            <w:r>
              <w:rPr>
                <w:b/>
              </w:rPr>
              <w:t>Description</w:t>
            </w:r>
            <w:r>
              <w:t>: Details page control for viewing and editing a job.  This frame consists of an empty tab control onto which the following tabs are embedded in this order: TfraJobGeneral, TfraJobMaterials, TfraSources.</w:t>
            </w:r>
          </w:p>
        </w:tc>
      </w:tr>
    </w:tbl>
    <w:p w14:paraId="6311C4B5" w14:textId="77777777" w:rsidR="0076241B" w:rsidRDefault="0076241B" w:rsidP="0076241B"/>
    <w:p w14:paraId="3BB44B0A" w14:textId="77777777" w:rsidR="0076241B" w:rsidRDefault="0076241B" w:rsidP="00CC6B4D">
      <w:pPr>
        <w:pStyle w:val="Heading4"/>
        <w:numPr>
          <w:ilvl w:val="3"/>
          <w:numId w:val="4"/>
        </w:numPr>
      </w:pPr>
      <w:bookmarkStart w:id="470" w:name="_Toc292878875"/>
      <w:r>
        <w:t>Job General tab control</w:t>
      </w:r>
      <w:bookmarkEnd w:id="470"/>
    </w:p>
    <w:p w14:paraId="0EAF9F12" w14:textId="3CBC1A6A" w:rsidR="0076241B" w:rsidRDefault="005550DB" w:rsidP="0076241B">
      <w:pPr>
        <w:jc w:val="center"/>
        <w:rPr>
          <w:lang w:val="en-US"/>
        </w:rPr>
      </w:pPr>
      <w:r>
        <w:rPr>
          <w:noProof/>
          <w:lang w:eastAsia="en-GB"/>
        </w:rPr>
        <w:drawing>
          <wp:inline distT="0" distB="0" distL="0" distR="0" wp14:anchorId="736CCB07" wp14:editId="4FDBC25C">
            <wp:extent cx="3448050" cy="2609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2609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08BFFF4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2762041" w14:textId="77777777" w:rsidR="0076241B" w:rsidRDefault="0076241B">
            <w:pPr>
              <w:pStyle w:val="TableTitle"/>
            </w:pPr>
            <w:r>
              <w:t>Window Name: TfraJobGeneral</w:t>
            </w:r>
          </w:p>
        </w:tc>
      </w:tr>
      <w:tr w:rsidR="0076241B" w14:paraId="2BBC151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8B04FCF" w14:textId="77777777" w:rsidR="0076241B" w:rsidRDefault="0076241B">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EF297F3" w14:textId="77777777" w:rsidR="0076241B" w:rsidRDefault="0076241B">
            <w:pPr>
              <w:pStyle w:val="TableRow"/>
              <w:keepNext/>
            </w:pPr>
            <w:r>
              <w:rPr>
                <w:b/>
              </w:rPr>
              <w:t>Unit File Name</w:t>
            </w:r>
            <w:r>
              <w:t>: FrameJobGeneral.pas</w:t>
            </w:r>
          </w:p>
        </w:tc>
      </w:tr>
      <w:tr w:rsidR="0076241B" w14:paraId="2408B41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98164E6" w14:textId="77777777" w:rsidR="0076241B" w:rsidRDefault="0076241B">
            <w:pPr>
              <w:pStyle w:val="TableRow"/>
              <w:keepNext/>
            </w:pPr>
            <w:r>
              <w:rPr>
                <w:b/>
              </w:rPr>
              <w:t>Entities</w:t>
            </w:r>
            <w:r>
              <w:t>: Conservation_Job, Term, Conservation_Job_Conservator, Individual</w:t>
            </w:r>
          </w:p>
        </w:tc>
      </w:tr>
      <w:tr w:rsidR="0076241B" w14:paraId="4FFE0CB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CF14C03" w14:textId="77777777" w:rsidR="0076241B" w:rsidRDefault="0076241B">
            <w:pPr>
              <w:pStyle w:val="TableRow"/>
              <w:keepNext/>
            </w:pPr>
            <w:r>
              <w:rPr>
                <w:b/>
              </w:rPr>
              <w:t>Calls</w:t>
            </w:r>
            <w:r>
              <w:t>: None</w:t>
            </w:r>
          </w:p>
        </w:tc>
      </w:tr>
      <w:tr w:rsidR="0076241B" w14:paraId="7036BD5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3BC663" w14:textId="77777777" w:rsidR="0076241B" w:rsidRDefault="0076241B">
            <w:pPr>
              <w:pStyle w:val="TableRow"/>
              <w:keepNext/>
            </w:pPr>
            <w:r>
              <w:rPr>
                <w:b/>
              </w:rPr>
              <w:t>Returns</w:t>
            </w:r>
            <w:r>
              <w:t xml:space="preserve"> </w:t>
            </w:r>
            <w:r>
              <w:rPr>
                <w:b/>
              </w:rPr>
              <w:t>To</w:t>
            </w:r>
            <w:r>
              <w:t>: TfraJob</w:t>
            </w:r>
          </w:p>
        </w:tc>
      </w:tr>
      <w:tr w:rsidR="0076241B" w14:paraId="5FB5ADA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F0AE30F" w14:textId="77777777" w:rsidR="0076241B" w:rsidRDefault="0076241B">
            <w:pPr>
              <w:pStyle w:val="TableRow"/>
              <w:keepNext/>
            </w:pPr>
            <w:r>
              <w:rPr>
                <w:b/>
              </w:rPr>
              <w:t>Description</w:t>
            </w:r>
            <w:r>
              <w:t>: General details tab page for the main aspects of jobs.  This is embedded onto TfraJob when required.</w:t>
            </w:r>
          </w:p>
        </w:tc>
      </w:tr>
    </w:tbl>
    <w:p w14:paraId="57D405EF" w14:textId="77777777" w:rsidR="0076241B" w:rsidRDefault="0076241B" w:rsidP="0076241B"/>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6241B" w14:paraId="6D92166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BF47DFC" w14:textId="77777777" w:rsidR="0076241B" w:rsidRDefault="0076241B">
            <w:pPr>
              <w:pStyle w:val="TableTitle"/>
            </w:pPr>
            <w:r>
              <w:lastRenderedPageBreak/>
              <w:t>Window Controls</w:t>
            </w:r>
          </w:p>
        </w:tc>
      </w:tr>
      <w:tr w:rsidR="0076241B" w14:paraId="17041D9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72FA0A" w14:textId="77777777" w:rsidR="0076241B" w:rsidRDefault="0076241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EF0C28" w14:textId="77777777" w:rsidR="0076241B" w:rsidRDefault="0076241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B208B0" w14:textId="77777777" w:rsidR="0076241B" w:rsidRDefault="0076241B">
            <w:pPr>
              <w:pStyle w:val="TableColumnTitles"/>
              <w:keepNext/>
            </w:pPr>
            <w:r>
              <w:rPr>
                <w:i/>
              </w:rPr>
              <w:t>Attribute</w:t>
            </w:r>
            <w:r>
              <w:t xml:space="preserve"> Action</w:t>
            </w:r>
          </w:p>
        </w:tc>
      </w:tr>
      <w:tr w:rsidR="00BA3815" w14:paraId="5AE0BB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EFA836" w14:textId="77777777" w:rsidR="00BA3815" w:rsidRDefault="00BA3815" w:rsidP="009015B9">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14D33E" w14:textId="77777777" w:rsidR="00BA3815" w:rsidRDefault="00BA3815" w:rsidP="009015B9">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5F8D121" w14:textId="77777777" w:rsidR="00BA3815" w:rsidRDefault="00BA3815" w:rsidP="009015B9">
            <w:pPr>
              <w:pStyle w:val="TableRow"/>
              <w:rPr>
                <w:i/>
              </w:rPr>
            </w:pPr>
            <w:r>
              <w:rPr>
                <w:i/>
              </w:rPr>
              <w:t>Conservation_Job.Item_Name</w:t>
            </w:r>
          </w:p>
          <w:p w14:paraId="657BD67F" w14:textId="77777777" w:rsidR="00BA3815" w:rsidRDefault="00BA3815" w:rsidP="009015B9">
            <w:pPr>
              <w:pStyle w:val="TableRow"/>
            </w:pPr>
            <w:r>
              <w:t>Allows the user to view and edit the job name.</w:t>
            </w:r>
          </w:p>
        </w:tc>
      </w:tr>
      <w:tr w:rsidR="0076241B" w14:paraId="2BFE3EE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A87DBE6" w14:textId="77777777" w:rsidR="0076241B" w:rsidRDefault="0076241B">
            <w:pPr>
              <w:pStyle w:val="TableRow"/>
            </w:pPr>
            <w:r>
              <w:t>lblJobNo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90BF1ED" w14:textId="77777777" w:rsidR="0076241B" w:rsidRDefault="0076241B">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4CF62C" w14:textId="77777777" w:rsidR="0076241B" w:rsidRDefault="0076241B">
            <w:pPr>
              <w:pStyle w:val="TableRow"/>
              <w:rPr>
                <w:i/>
              </w:rPr>
            </w:pPr>
            <w:r>
              <w:rPr>
                <w:i/>
              </w:rPr>
              <w:t>Conservation_Job.Job_Number</w:t>
            </w:r>
          </w:p>
          <w:p w14:paraId="258CF776" w14:textId="77777777" w:rsidR="0076241B" w:rsidRDefault="0076241B">
            <w:pPr>
              <w:pStyle w:val="TableRow"/>
            </w:pPr>
            <w:r>
              <w:t>Displays the Job's number</w:t>
            </w:r>
          </w:p>
        </w:tc>
      </w:tr>
      <w:tr w:rsidR="0076241B" w14:paraId="31EED58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C050B4" w14:textId="77777777" w:rsidR="0076241B" w:rsidRDefault="0076241B">
            <w:pPr>
              <w:pStyle w:val="TableRow"/>
            </w:pPr>
            <w:r>
              <w:t>eDateStart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E4DDFD"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24E928" w14:textId="77777777" w:rsidR="0076241B" w:rsidRDefault="0076241B">
            <w:pPr>
              <w:pStyle w:val="TableRow"/>
              <w:rPr>
                <w:i/>
              </w:rPr>
            </w:pPr>
            <w:r>
              <w:rPr>
                <w:i/>
              </w:rPr>
              <w:t>Conservation_Job.From_Vague_Date_Start, Conservation_Job.From_Vague_Date_End, Conservation_Job.From_Vague_Date_Type</w:t>
            </w:r>
          </w:p>
          <w:p w14:paraId="791190D9" w14:textId="77777777" w:rsidR="0076241B" w:rsidRDefault="0076241B">
            <w:pPr>
              <w:pStyle w:val="TableRow"/>
            </w:pPr>
            <w:r>
              <w:t>Allows the user to view and edit the date the job started.  Vague date.</w:t>
            </w:r>
          </w:p>
        </w:tc>
      </w:tr>
      <w:tr w:rsidR="0076241B" w14:paraId="19155BC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83AB30" w14:textId="77777777" w:rsidR="0076241B" w:rsidRDefault="0076241B">
            <w:pPr>
              <w:pStyle w:val="TableRow"/>
            </w:pPr>
            <w:r>
              <w:t>eDateEnd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4B1AEC"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C5471FA" w14:textId="77777777" w:rsidR="0076241B" w:rsidRPr="00A104CD" w:rsidRDefault="0076241B">
            <w:pPr>
              <w:pStyle w:val="TableRow"/>
              <w:rPr>
                <w:i/>
                <w:lang w:val="fr-FR"/>
              </w:rPr>
            </w:pPr>
            <w:r w:rsidRPr="00A104CD">
              <w:rPr>
                <w:i/>
                <w:lang w:val="fr-FR"/>
              </w:rPr>
              <w:t>Conservation_Job.To_Vague_Date_Start, Conservation_Job.To_Vague_Date_End, Conservation_Job.To_Vague_Date_Type</w:t>
            </w:r>
          </w:p>
          <w:p w14:paraId="2EA55E09" w14:textId="77777777" w:rsidR="0076241B" w:rsidRDefault="0076241B">
            <w:pPr>
              <w:pStyle w:val="TableRow"/>
            </w:pPr>
            <w:r>
              <w:t>Allows the user to view and edit the date the job finished.  Vague date.</w:t>
            </w:r>
          </w:p>
        </w:tc>
      </w:tr>
      <w:tr w:rsidR="0076241B" w14:paraId="1EF96C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36FD430" w14:textId="77777777" w:rsidR="0076241B" w:rsidRDefault="0076241B">
            <w:pPr>
              <w:pStyle w:val="TableRow"/>
            </w:pPr>
            <w:r>
              <w:t>eDuration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2C13EC"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052073" w14:textId="77777777" w:rsidR="0076241B" w:rsidRDefault="0076241B">
            <w:pPr>
              <w:pStyle w:val="TableRow"/>
              <w:rPr>
                <w:i/>
              </w:rPr>
            </w:pPr>
            <w:r>
              <w:rPr>
                <w:i/>
              </w:rPr>
              <w:t>Conservation_Job.Duration</w:t>
            </w:r>
          </w:p>
          <w:p w14:paraId="71BA9BD7" w14:textId="77777777" w:rsidR="0076241B" w:rsidRDefault="0076241B">
            <w:pPr>
              <w:pStyle w:val="TableRow"/>
            </w:pPr>
            <w:r>
              <w:t>Allows the user to view and edit the duration of the job, in selected time units.  Numerical (floating point).</w:t>
            </w:r>
          </w:p>
        </w:tc>
      </w:tr>
      <w:tr w:rsidR="0076241B" w14:paraId="1128D8D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C681B0" w14:textId="77777777" w:rsidR="0076241B" w:rsidRDefault="0076241B">
            <w:pPr>
              <w:pStyle w:val="TableRow"/>
            </w:pPr>
            <w:r>
              <w:t>udDuration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6A31AE" w14:textId="77777777" w:rsidR="0076241B" w:rsidRDefault="0076241B">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009389" w14:textId="77777777" w:rsidR="0076241B" w:rsidRDefault="0076241B">
            <w:pPr>
              <w:pStyle w:val="TableRow"/>
            </w:pPr>
            <w:r>
              <w:t>Connected to eDuration, increase or decrease the job's duration by 1 or to the nearest whole number.</w:t>
            </w:r>
          </w:p>
        </w:tc>
      </w:tr>
      <w:tr w:rsidR="0076241B" w14:paraId="597040F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149E47" w14:textId="77777777" w:rsidR="0076241B" w:rsidRDefault="0076241B">
            <w:pPr>
              <w:pStyle w:val="TableRow"/>
            </w:pPr>
            <w:r>
              <w:t>cmbDuration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D08FDA2"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CF702A5" w14:textId="77777777" w:rsidR="0076241B" w:rsidRDefault="0076241B">
            <w:pPr>
              <w:pStyle w:val="TableRow"/>
              <w:rPr>
                <w:i/>
              </w:rPr>
            </w:pPr>
            <w:r>
              <w:rPr>
                <w:i/>
              </w:rPr>
              <w:t>Conservation_Job.Duration_Unit_Concept_Key</w:t>
            </w:r>
          </w:p>
          <w:p w14:paraId="2B2D6921" w14:textId="77777777" w:rsidR="0076241B" w:rsidRDefault="0076241B">
            <w:pPr>
              <w:pStyle w:val="TableRow"/>
            </w:pPr>
            <w:r>
              <w:t>Lists all terms from the Time Units concept group in alphabetical order.  Allows the user to view and edit the units that apply to eDuration.</w:t>
            </w:r>
          </w:p>
          <w:p w14:paraId="0826F421" w14:textId="77777777" w:rsidR="0076241B" w:rsidRDefault="0076241B">
            <w:pPr>
              <w:pStyle w:val="TableRow"/>
            </w:pPr>
            <w:r>
              <w:t>This field is required if eDuration is populated.</w:t>
            </w:r>
          </w:p>
        </w:tc>
      </w:tr>
      <w:tr w:rsidR="0076241B" w14:paraId="5104B3B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7A5A84" w14:textId="77777777" w:rsidR="0076241B" w:rsidRDefault="0076241B">
            <w:pPr>
              <w:pStyle w:val="TableRow"/>
            </w:pPr>
            <w:r>
              <w:lastRenderedPageBreak/>
              <w:t>lblActualDuration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EF58A9" w14:textId="77777777" w:rsidR="0076241B" w:rsidRDefault="0076241B">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B293C02" w14:textId="77777777" w:rsidR="0076241B" w:rsidRDefault="0076241B">
            <w:pPr>
              <w:pStyle w:val="TableRow"/>
              <w:rPr>
                <w:i/>
              </w:rPr>
            </w:pPr>
            <w:r>
              <w:rPr>
                <w:i/>
              </w:rPr>
              <w:t>Conservation_Task.Duration, Conservation_Task.Duration_Unit_Concept_Key, Term, Semantic_Relation_Type.Multiplier</w:t>
            </w:r>
          </w:p>
          <w:p w14:paraId="77F0193A" w14:textId="77777777" w:rsidR="0076241B" w:rsidRDefault="0076241B">
            <w:pPr>
              <w:pStyle w:val="TableRow"/>
            </w:pPr>
            <w:r>
              <w:t>Actual duration of the job.  Sum of the duration of the tasks performed for the job.  If more than one unit are present, then identifies the largest used unit in the tasks and converts the other durations to this unit by using the Semantic_Relation_Type.Multiplier field.  In this way a single total value can be displayed.  The largest used unit is identified by looking for the unit with the largest Semantic_Relation_Type.Multiplier field for the Meaning_Relationship between it and the Seconds time unit concept.</w:t>
            </w:r>
          </w:p>
        </w:tc>
      </w:tr>
      <w:tr w:rsidR="0076241B" w14:paraId="4D89D24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6E5D40" w14:textId="77777777" w:rsidR="0076241B" w:rsidRDefault="0076241B">
            <w:pPr>
              <w:pStyle w:val="TableRow"/>
            </w:pPr>
            <w:r>
              <w:t>sgConservators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FC32D1" w14:textId="77777777" w:rsidR="0076241B" w:rsidRDefault="0076241B">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368293" w14:textId="77777777" w:rsidR="0076241B" w:rsidRDefault="0076241B">
            <w:pPr>
              <w:pStyle w:val="TableRow"/>
              <w:rPr>
                <w:i/>
              </w:rPr>
            </w:pPr>
            <w:r>
              <w:rPr>
                <w:i/>
              </w:rPr>
              <w:t>Conservation_Job_Conservator.Name_Key, Individual.Title, Individual.Forename, Individual.Initials, Individual.Surname</w:t>
            </w:r>
          </w:p>
          <w:p w14:paraId="443C049D" w14:textId="77777777" w:rsidR="0076241B" w:rsidRDefault="0076241B">
            <w:pPr>
              <w:pStyle w:val="TableRow"/>
            </w:pPr>
            <w:r>
              <w:t>Displays and allows editing of the list of conservator names who performed the job.  The user is able to add to the list by pressing btnAdd, or can type directly into the grid.  For typed names, when the grid is validated or when the user presses Return whilst typing the name, the names are checked against those from the INDIVIDUAL table to find a unique match.  If a unique match is identified then the cell is populated with the correct string identifying that name, otherwise a Find dialog is displayed pre-populated with the entered text for the cell, allowing the user to select the correct name.</w:t>
            </w:r>
          </w:p>
        </w:tc>
      </w:tr>
      <w:tr w:rsidR="0076241B" w14:paraId="0683C7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53CB93" w14:textId="77777777" w:rsidR="0076241B" w:rsidRDefault="0076241B">
            <w:pPr>
              <w:pStyle w:val="TableRow"/>
            </w:pPr>
            <w:r>
              <w:t>btnRemove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B59694" w14:textId="77777777" w:rsidR="0076241B" w:rsidRDefault="0076241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5E6CE2" w14:textId="77777777" w:rsidR="0076241B" w:rsidRDefault="0076241B">
            <w:pPr>
              <w:pStyle w:val="TableRow"/>
            </w:pPr>
            <w:r>
              <w:t>Remove a conservator's name from the list in sgConservators.  The conservator removed is the one with the input focuis in the cell.</w:t>
            </w:r>
          </w:p>
        </w:tc>
      </w:tr>
      <w:tr w:rsidR="007F4AFF" w14:paraId="2766314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88F62A8" w14:textId="77777777" w:rsidR="007F4AFF" w:rsidRDefault="007F4AFF">
            <w:pPr>
              <w:pStyle w:val="TableRow"/>
            </w:pPr>
            <w:r>
              <w:t>cmbStatus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C88CB6" w14:textId="77777777" w:rsidR="007F4AFF" w:rsidRDefault="007F4AFF">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CB1F79" w14:textId="77777777" w:rsidR="007F4AFF" w:rsidRDefault="007F4AFF" w:rsidP="007F4AFF">
            <w:pPr>
              <w:pStyle w:val="TableRow"/>
              <w:rPr>
                <w:i/>
              </w:rPr>
            </w:pPr>
            <w:r>
              <w:rPr>
                <w:i/>
              </w:rPr>
              <w:t>Conservation_</w:t>
            </w:r>
            <w:r>
              <w:rPr>
                <w:rFonts w:eastAsia="SimSun" w:hint="eastAsia"/>
                <w:i/>
                <w:lang w:eastAsia="zh-SG"/>
              </w:rPr>
              <w:t>Job</w:t>
            </w:r>
            <w:r>
              <w:rPr>
                <w:i/>
              </w:rPr>
              <w:t>.Status</w:t>
            </w:r>
          </w:p>
          <w:p w14:paraId="4A833A73" w14:textId="77777777" w:rsidR="007F4AFF" w:rsidRDefault="007F4AFF">
            <w:pPr>
              <w:pStyle w:val="TableRow"/>
            </w:pPr>
            <w:r>
              <w:t xml:space="preserve">Displays and allows editing of the </w:t>
            </w:r>
            <w:r>
              <w:rPr>
                <w:rFonts w:eastAsia="SimSun" w:hint="eastAsia"/>
                <w:lang w:eastAsia="zh-SG"/>
              </w:rPr>
              <w:t>job</w:t>
            </w:r>
            <w:r>
              <w:rPr>
                <w:rFonts w:eastAsia="SimSun"/>
                <w:lang w:eastAsia="zh-SG"/>
              </w:rPr>
              <w:t>’</w:t>
            </w:r>
            <w:r>
              <w:rPr>
                <w:rFonts w:eastAsia="SimSun" w:hint="eastAsia"/>
                <w:lang w:eastAsia="zh-SG"/>
              </w:rPr>
              <w:t>s</w:t>
            </w:r>
            <w:r>
              <w:t xml:space="preserve"> status.  Combo bo</w:t>
            </w:r>
            <w:r w:rsidR="00DD0BF0">
              <w:t xml:space="preserve">x with 5 possible options : </w:t>
            </w:r>
            <w:r>
              <w:t xml:space="preserve">Pending (value=0), </w:t>
            </w:r>
            <w:r w:rsidR="00DD0BF0">
              <w:t xml:space="preserve">Open (value=1), </w:t>
            </w:r>
            <w:r>
              <w:t>Closed (value=</w:t>
            </w:r>
            <w:r w:rsidR="00DD0BF0">
              <w:t>2), Postponed (Value=3), Abandoned (value=4</w:t>
            </w:r>
            <w:r>
              <w:t>)</w:t>
            </w:r>
            <w:r w:rsidR="00DD0BF0">
              <w:t>.</w:t>
            </w:r>
          </w:p>
        </w:tc>
      </w:tr>
      <w:tr w:rsidR="0076241B" w14:paraId="62F2613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67D7964" w14:textId="77777777" w:rsidR="0076241B" w:rsidRPr="00BA3815" w:rsidRDefault="00BA3815">
            <w:pPr>
              <w:pStyle w:val="TableRow"/>
              <w:rPr>
                <w:rFonts w:eastAsia="SimSun"/>
                <w:lang w:eastAsia="zh-SG"/>
              </w:rPr>
            </w:pPr>
            <w:r>
              <w:rPr>
                <w:rFonts w:eastAsia="SimSun" w:hint="eastAsia"/>
                <w:lang w:eastAsia="zh-SG"/>
              </w:rPr>
              <w:t>lblDomains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A6A9D2" w14:textId="77777777" w:rsidR="0076241B" w:rsidRDefault="0076241B">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CDDBD8" w14:textId="77777777" w:rsidR="0076241B" w:rsidRDefault="0076241B" w:rsidP="00BA3815">
            <w:pPr>
              <w:pStyle w:val="TableRow"/>
              <w:rPr>
                <w:i/>
              </w:rPr>
            </w:pPr>
            <w:r>
              <w:rPr>
                <w:i/>
              </w:rPr>
              <w:t>Conservation_Job.</w:t>
            </w:r>
            <w:r w:rsidR="00BA3815">
              <w:rPr>
                <w:rFonts w:eastAsia="SimSun" w:hint="eastAsia"/>
                <w:i/>
                <w:lang w:eastAsia="zh-SG"/>
              </w:rPr>
              <w:t>Domain_Mask</w:t>
            </w:r>
            <w:r>
              <w:rPr>
                <w:i/>
              </w:rPr>
              <w:t xml:space="preserve">, </w:t>
            </w:r>
            <w:r w:rsidR="00BA3815">
              <w:rPr>
                <w:rFonts w:eastAsia="SimSun" w:hint="eastAsia"/>
                <w:i/>
                <w:lang w:eastAsia="zh-SG"/>
              </w:rPr>
              <w:t>Domain</w:t>
            </w:r>
            <w:r>
              <w:rPr>
                <w:i/>
              </w:rPr>
              <w:t>.Item_Name</w:t>
            </w:r>
          </w:p>
          <w:p w14:paraId="4E77BF4A" w14:textId="77777777" w:rsidR="0076241B" w:rsidRDefault="0076241B">
            <w:pPr>
              <w:pStyle w:val="TableRow"/>
            </w:pPr>
            <w:r>
              <w:t xml:space="preserve">List of </w:t>
            </w:r>
            <w:r w:rsidR="00BA3815">
              <w:rPr>
                <w:rFonts w:eastAsia="SimSun" w:hint="eastAsia"/>
                <w:lang w:eastAsia="zh-SG"/>
              </w:rPr>
              <w:t>domains</w:t>
            </w:r>
            <w:r>
              <w:t xml:space="preserve"> that the job applies to, obtained from the </w:t>
            </w:r>
            <w:r w:rsidR="00BA3815">
              <w:rPr>
                <w:rFonts w:eastAsia="SimSun" w:hint="eastAsia"/>
                <w:lang w:eastAsia="zh-SG"/>
              </w:rPr>
              <w:t>Domain_Mask</w:t>
            </w:r>
            <w:r>
              <w:t>.</w:t>
            </w:r>
          </w:p>
        </w:tc>
      </w:tr>
      <w:tr w:rsidR="0076241B" w14:paraId="35D45E6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881A9B" w14:textId="77777777" w:rsidR="0076241B" w:rsidRDefault="0076241B">
            <w:pPr>
              <w:pStyle w:val="TableRow"/>
            </w:pPr>
            <w:r>
              <w:lastRenderedPageBreak/>
              <w:t>mmDetails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715273" w14:textId="77777777" w:rsidR="0076241B" w:rsidRDefault="0076241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74CAB7" w14:textId="77777777" w:rsidR="0076241B" w:rsidRDefault="0076241B">
            <w:pPr>
              <w:pStyle w:val="TableRow"/>
              <w:rPr>
                <w:i/>
              </w:rPr>
            </w:pPr>
            <w:r>
              <w:rPr>
                <w:i/>
              </w:rPr>
              <w:t>Conservation_Job.Details</w:t>
            </w:r>
          </w:p>
          <w:p w14:paraId="3C918627" w14:textId="77777777" w:rsidR="0076241B" w:rsidRDefault="0076241B">
            <w:pPr>
              <w:pStyle w:val="TableRow"/>
            </w:pPr>
            <w:r>
              <w:t>Displays and allows editing of the conservation job details field.</w:t>
            </w:r>
          </w:p>
        </w:tc>
      </w:tr>
      <w:tr w:rsidR="0076241B" w14:paraId="7C72D1D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F37A11E" w14:textId="77777777" w:rsidR="0076241B" w:rsidRDefault="0076241B">
            <w:pPr>
              <w:pStyle w:val="TableRow"/>
            </w:pPr>
            <w:r>
              <w:t>eAmount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2CB8BF" w14:textId="77777777" w:rsidR="0076241B" w:rsidRPr="00BA3815" w:rsidRDefault="00BA3815">
            <w:pPr>
              <w:pStyle w:val="TableRow"/>
              <w:rPr>
                <w:rFonts w:eastAsia="SimSun"/>
                <w:lang w:eastAsia="zh-SG"/>
              </w:rPr>
            </w:pPr>
            <w:r>
              <w:rPr>
                <w:rFonts w:eastAsia="SimSun" w:hint="eastAsia"/>
                <w:lang w:eastAsia="zh-SG"/>
              </w:rPr>
              <w:t>TNumberEdit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B81762" w14:textId="77777777" w:rsidR="0076241B" w:rsidRDefault="0076241B">
            <w:pPr>
              <w:pStyle w:val="TableRow"/>
              <w:rPr>
                <w:i/>
              </w:rPr>
            </w:pPr>
            <w:r>
              <w:rPr>
                <w:i/>
              </w:rPr>
              <w:t>Conservation_Job.Cost</w:t>
            </w:r>
          </w:p>
          <w:p w14:paraId="2B65D395" w14:textId="77777777" w:rsidR="0076241B" w:rsidRPr="00BA3815" w:rsidRDefault="0076241B">
            <w:pPr>
              <w:pStyle w:val="TableRow"/>
              <w:rPr>
                <w:rFonts w:eastAsia="SimSun"/>
                <w:lang w:eastAsia="zh-SG"/>
              </w:rPr>
            </w:pPr>
            <w:r>
              <w:t>Allows the user to view and edit the cost of the job (numerical value).</w:t>
            </w:r>
            <w:r w:rsidR="00BA3815">
              <w:rPr>
                <w:rFonts w:eastAsia="SimSun" w:hint="eastAsia"/>
                <w:lang w:eastAsia="zh-SG"/>
              </w:rPr>
              <w:t xml:space="preserve">  2 decimal places accuracy allowed.</w:t>
            </w:r>
          </w:p>
        </w:tc>
      </w:tr>
      <w:tr w:rsidR="0076241B" w14:paraId="691A6F6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E84532" w14:textId="77777777" w:rsidR="0076241B" w:rsidRDefault="0076241B">
            <w:pPr>
              <w:pStyle w:val="TableRow"/>
            </w:pPr>
            <w:r>
              <w:t>cmbCurrency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B37C2E"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AFFBEE" w14:textId="77777777" w:rsidR="0076241B" w:rsidRDefault="0076241B">
            <w:pPr>
              <w:pStyle w:val="TableRow"/>
              <w:rPr>
                <w:i/>
              </w:rPr>
            </w:pPr>
            <w:r>
              <w:rPr>
                <w:i/>
              </w:rPr>
              <w:t>Conservation_Job.Currency_Key, Currency.Currency_Key, Currency.Item_Name</w:t>
            </w:r>
          </w:p>
          <w:p w14:paraId="32609FD2" w14:textId="77777777" w:rsidR="0076241B" w:rsidRDefault="0076241B">
            <w:pPr>
              <w:pStyle w:val="TableRow"/>
            </w:pPr>
            <w:r>
              <w:t>Lists all currencies from the Currency table in alphabetical order by Currency_Key.  Item text is constructed from Currency_Key + ' - ' + Item_Name.</w:t>
            </w:r>
          </w:p>
          <w:p w14:paraId="3FE00445" w14:textId="77777777" w:rsidR="0076241B" w:rsidRDefault="0076241B">
            <w:pPr>
              <w:pStyle w:val="TableRow"/>
              <w:rPr>
                <w:rFonts w:eastAsia="SimSun"/>
                <w:lang w:eastAsia="zh-SG"/>
              </w:rPr>
            </w:pPr>
            <w:r>
              <w:t>Allows the user to view and edit the currency that applies to eAmount.</w:t>
            </w:r>
          </w:p>
          <w:p w14:paraId="1010A1C3" w14:textId="77777777" w:rsidR="00C25853" w:rsidRPr="00C25853" w:rsidRDefault="00C25853">
            <w:pPr>
              <w:pStyle w:val="TableRow"/>
              <w:rPr>
                <w:rFonts w:eastAsia="SimSun"/>
                <w:lang w:eastAsia="zh-SG"/>
              </w:rPr>
            </w:pPr>
            <w:r w:rsidRPr="00C25853">
              <w:rPr>
                <w:rFonts w:eastAsia="SimSun"/>
                <w:lang w:eastAsia="zh-SG"/>
              </w:rPr>
              <w:t>The default item is selected by matching the currency key against the ISO currency code read from the user's regional settings.</w:t>
            </w:r>
          </w:p>
        </w:tc>
      </w:tr>
      <w:tr w:rsidR="0076241B" w14:paraId="12C805B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62FEFA0" w14:textId="77777777" w:rsidR="0076241B" w:rsidRDefault="0076241B">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088B9D" w14:textId="77777777" w:rsidR="0076241B" w:rsidRDefault="0076241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E0F29C" w14:textId="77777777" w:rsidR="0076241B" w:rsidRDefault="0076241B">
            <w:pPr>
              <w:pStyle w:val="TableRow"/>
            </w:pPr>
            <w:r>
              <w:t>Displays a find dialog for individuals, allowing the user to add a conservator to sgConservator.  If the selected conservator is already in the list then a message is displayed 'Conservator &lt;name&gt; is already in the list' and no further action is taken, otherwise the conservator's name is added to the end of the list.</w:t>
            </w:r>
          </w:p>
        </w:tc>
      </w:tr>
    </w:tbl>
    <w:p w14:paraId="1E901C6B" w14:textId="77777777" w:rsidR="0076241B" w:rsidRDefault="0076241B" w:rsidP="0076241B"/>
    <w:p w14:paraId="199EEDAB" w14:textId="77777777" w:rsidR="0076241B" w:rsidRDefault="0076241B" w:rsidP="00CC6B4D">
      <w:pPr>
        <w:pStyle w:val="Heading4"/>
        <w:numPr>
          <w:ilvl w:val="3"/>
          <w:numId w:val="4"/>
        </w:numPr>
      </w:pPr>
      <w:bookmarkStart w:id="471" w:name="_Toc292878876"/>
      <w:r>
        <w:t>Job funding details screen</w:t>
      </w:r>
      <w:bookmarkEnd w:id="471"/>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72110DF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11086D3" w14:textId="77777777" w:rsidR="0076241B" w:rsidRDefault="0076241B">
            <w:pPr>
              <w:pStyle w:val="TableTitle"/>
            </w:pPr>
            <w:r>
              <w:t>Window Name: TfraFunding</w:t>
            </w:r>
          </w:p>
        </w:tc>
      </w:tr>
      <w:tr w:rsidR="0076241B" w14:paraId="63B285B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3528BBD" w14:textId="77777777" w:rsidR="0076241B" w:rsidRDefault="0076241B">
            <w:pPr>
              <w:pStyle w:val="TableRow"/>
              <w:keepNext/>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0C7952B" w14:textId="77777777" w:rsidR="0076241B" w:rsidRDefault="0076241B">
            <w:pPr>
              <w:pStyle w:val="TableRow"/>
              <w:keepNext/>
            </w:pPr>
            <w:r>
              <w:rPr>
                <w:b/>
              </w:rPr>
              <w:t>Unit File Name</w:t>
            </w:r>
            <w:r>
              <w:t>: FrameFunding.pas</w:t>
            </w:r>
          </w:p>
        </w:tc>
      </w:tr>
      <w:tr w:rsidR="0076241B" w14:paraId="3BBA38A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C070F5" w14:textId="77777777" w:rsidR="0076241B" w:rsidRDefault="0076241B">
            <w:pPr>
              <w:pStyle w:val="TableRow"/>
              <w:keepNext/>
            </w:pPr>
            <w:r>
              <w:rPr>
                <w:b/>
              </w:rPr>
              <w:t>Entities</w:t>
            </w:r>
            <w:r>
              <w:t>: Entities defined in embedded tabs.</w:t>
            </w:r>
          </w:p>
        </w:tc>
      </w:tr>
      <w:tr w:rsidR="0076241B" w14:paraId="621DD86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1D1E3C" w14:textId="77777777" w:rsidR="0076241B" w:rsidRDefault="0076241B">
            <w:pPr>
              <w:pStyle w:val="TableRow"/>
              <w:keepNext/>
            </w:pPr>
            <w:r>
              <w:rPr>
                <w:b/>
              </w:rPr>
              <w:t>Calls</w:t>
            </w:r>
            <w:r>
              <w:t>: None</w:t>
            </w:r>
          </w:p>
        </w:tc>
      </w:tr>
      <w:tr w:rsidR="0076241B" w14:paraId="47FE73D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0319B8" w14:textId="77777777" w:rsidR="0076241B" w:rsidRDefault="0076241B">
            <w:pPr>
              <w:pStyle w:val="TableRow"/>
              <w:keepNext/>
            </w:pPr>
            <w:r>
              <w:rPr>
                <w:b/>
              </w:rPr>
              <w:t>Returns</w:t>
            </w:r>
            <w:r>
              <w:t xml:space="preserve"> </w:t>
            </w:r>
            <w:r>
              <w:rPr>
                <w:b/>
              </w:rPr>
              <w:t>To</w:t>
            </w:r>
            <w:r>
              <w:t>: None</w:t>
            </w:r>
          </w:p>
        </w:tc>
      </w:tr>
      <w:tr w:rsidR="0076241B" w14:paraId="3E150C8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7AE202D" w14:textId="77777777" w:rsidR="0076241B" w:rsidRDefault="0076241B">
            <w:pPr>
              <w:pStyle w:val="TableRow"/>
              <w:keepNext/>
            </w:pPr>
            <w:r>
              <w:rPr>
                <w:b/>
              </w:rPr>
              <w:t>Description</w:t>
            </w:r>
            <w:r>
              <w:t>: Details page control for viewing and editing a funding record for a job.  This frame consists of an empty tab control onto which the following tabs are embedded in this order: TfraFundingGeneral, TfraSources.</w:t>
            </w:r>
          </w:p>
        </w:tc>
      </w:tr>
    </w:tbl>
    <w:p w14:paraId="488D8682" w14:textId="77777777" w:rsidR="0076241B" w:rsidRDefault="0076241B" w:rsidP="0076241B"/>
    <w:p w14:paraId="786DF44D" w14:textId="77777777" w:rsidR="0076241B" w:rsidRDefault="0076241B" w:rsidP="00CC6B4D">
      <w:pPr>
        <w:pStyle w:val="Heading4"/>
        <w:numPr>
          <w:ilvl w:val="3"/>
          <w:numId w:val="4"/>
        </w:numPr>
      </w:pPr>
      <w:bookmarkStart w:id="472" w:name="_Toc292878877"/>
      <w:bookmarkStart w:id="473" w:name="_Ref298426702"/>
      <w:r>
        <w:lastRenderedPageBreak/>
        <w:t>Funding General tab control</w:t>
      </w:r>
      <w:bookmarkEnd w:id="472"/>
      <w:bookmarkEnd w:id="473"/>
    </w:p>
    <w:p w14:paraId="2D422E54" w14:textId="464B1028" w:rsidR="0076241B" w:rsidRDefault="005550DB" w:rsidP="0076241B">
      <w:pPr>
        <w:jc w:val="center"/>
        <w:rPr>
          <w:lang w:val="en-US"/>
        </w:rPr>
      </w:pPr>
      <w:r>
        <w:rPr>
          <w:noProof/>
          <w:lang w:eastAsia="en-GB"/>
        </w:rPr>
        <w:drawing>
          <wp:inline distT="0" distB="0" distL="0" distR="0" wp14:anchorId="2FB5AE4D" wp14:editId="6D21D73C">
            <wp:extent cx="3448050" cy="2619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48050"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6241B" w14:paraId="6C04BAD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EF805D6" w14:textId="77777777" w:rsidR="0076241B" w:rsidRDefault="0076241B">
            <w:pPr>
              <w:pStyle w:val="TableTitle"/>
            </w:pPr>
            <w:r>
              <w:t>Window Name: TfraFundingGeneral</w:t>
            </w:r>
          </w:p>
        </w:tc>
      </w:tr>
      <w:tr w:rsidR="0076241B" w14:paraId="448FFDB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C8154C7" w14:textId="77777777" w:rsidR="0076241B" w:rsidRDefault="0076241B">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89E1B73" w14:textId="77777777" w:rsidR="0076241B" w:rsidRDefault="0076241B">
            <w:pPr>
              <w:pStyle w:val="TableRow"/>
              <w:keepNext/>
            </w:pPr>
            <w:r>
              <w:rPr>
                <w:b/>
              </w:rPr>
              <w:t>Unit File Name</w:t>
            </w:r>
            <w:r>
              <w:t>: FrameFundingGeneral.pas</w:t>
            </w:r>
          </w:p>
        </w:tc>
      </w:tr>
      <w:tr w:rsidR="0076241B" w14:paraId="5C9E444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0547BF" w14:textId="77777777" w:rsidR="0076241B" w:rsidRDefault="0076241B">
            <w:pPr>
              <w:pStyle w:val="TableRow"/>
              <w:keepNext/>
            </w:pPr>
            <w:r>
              <w:rPr>
                <w:b/>
              </w:rPr>
              <w:t>Entities</w:t>
            </w:r>
            <w:r>
              <w:t>: Conservation_Job_Funding, Individual, Organisation, Currency</w:t>
            </w:r>
          </w:p>
        </w:tc>
      </w:tr>
      <w:tr w:rsidR="0076241B" w14:paraId="5E035A4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EAF169D" w14:textId="77777777" w:rsidR="0076241B" w:rsidRDefault="0076241B">
            <w:pPr>
              <w:pStyle w:val="TableRow"/>
              <w:keepNext/>
            </w:pPr>
            <w:r>
              <w:rPr>
                <w:b/>
              </w:rPr>
              <w:t>Calls</w:t>
            </w:r>
            <w:r>
              <w:t>: None</w:t>
            </w:r>
          </w:p>
        </w:tc>
      </w:tr>
      <w:tr w:rsidR="0076241B" w14:paraId="05DE2F6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1AC30F0" w14:textId="77777777" w:rsidR="0076241B" w:rsidRDefault="0076241B">
            <w:pPr>
              <w:pStyle w:val="TableRow"/>
              <w:keepNext/>
            </w:pPr>
            <w:r>
              <w:rPr>
                <w:b/>
              </w:rPr>
              <w:t>Returns</w:t>
            </w:r>
            <w:r>
              <w:t xml:space="preserve"> </w:t>
            </w:r>
            <w:r>
              <w:rPr>
                <w:b/>
              </w:rPr>
              <w:t>To</w:t>
            </w:r>
            <w:r>
              <w:t>: None</w:t>
            </w:r>
          </w:p>
        </w:tc>
      </w:tr>
      <w:tr w:rsidR="0076241B" w14:paraId="73ED921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CDF99B" w14:textId="77777777" w:rsidR="0076241B" w:rsidRDefault="0076241B">
            <w:pPr>
              <w:pStyle w:val="TableRow"/>
              <w:keepNext/>
            </w:pPr>
            <w:r>
              <w:rPr>
                <w:b/>
              </w:rPr>
              <w:t>Description</w:t>
            </w:r>
            <w:r>
              <w:t>: General details tab page for the main aspects of job funding.  This is embedded onto TfraFunding when required.</w:t>
            </w:r>
          </w:p>
        </w:tc>
      </w:tr>
    </w:tbl>
    <w:p w14:paraId="7C095915" w14:textId="77777777" w:rsidR="0076241B" w:rsidRDefault="0076241B" w:rsidP="0076241B"/>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6241B" w14:paraId="07C4C16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DAB82C7" w14:textId="77777777" w:rsidR="0076241B" w:rsidRDefault="0076241B">
            <w:pPr>
              <w:pStyle w:val="TableTitle"/>
            </w:pPr>
            <w:r>
              <w:t>Window Controls</w:t>
            </w:r>
          </w:p>
        </w:tc>
      </w:tr>
      <w:tr w:rsidR="0076241B" w14:paraId="060FA3A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3CF765" w14:textId="77777777" w:rsidR="0076241B" w:rsidRDefault="0076241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EBA926" w14:textId="77777777" w:rsidR="0076241B" w:rsidRDefault="0076241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C4C6E9" w14:textId="77777777" w:rsidR="0076241B" w:rsidRDefault="0076241B">
            <w:pPr>
              <w:pStyle w:val="TableColumnTitles"/>
              <w:keepNext/>
            </w:pPr>
            <w:r>
              <w:rPr>
                <w:i/>
              </w:rPr>
              <w:t>Attribute</w:t>
            </w:r>
            <w:r>
              <w:t xml:space="preserve"> Action</w:t>
            </w:r>
          </w:p>
        </w:tc>
      </w:tr>
      <w:tr w:rsidR="0076241B" w14:paraId="4E2D421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105EA54" w14:textId="77777777" w:rsidR="0076241B" w:rsidRDefault="0076241B">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FB55E1"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1A8FE1" w14:textId="77777777" w:rsidR="0076241B" w:rsidRDefault="0076241B">
            <w:pPr>
              <w:pStyle w:val="TableRow"/>
              <w:rPr>
                <w:i/>
              </w:rPr>
            </w:pPr>
            <w:r>
              <w:rPr>
                <w:i/>
              </w:rPr>
              <w:t>Conservation_Job_Funding.Funded_By_Name_Key, Individual.Title, Individual.Forename, Individual.Initials, Individual.Surname, Organisation.Acronym, Organisation.Fullname</w:t>
            </w:r>
          </w:p>
          <w:p w14:paraId="710E5705" w14:textId="77777777" w:rsidR="0076241B" w:rsidRDefault="0076241B">
            <w:pPr>
              <w:pStyle w:val="TableRow"/>
            </w:pPr>
            <w:r>
              <w:t>Name of the person who provided the fund.  Linked to the Recorder Names &amp; Addresses module (accepts Individuals and Organisations).</w:t>
            </w:r>
          </w:p>
        </w:tc>
      </w:tr>
      <w:tr w:rsidR="0076241B" w14:paraId="0ED38B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4C6BB4" w14:textId="77777777" w:rsidR="0076241B" w:rsidRDefault="0076241B">
            <w:pPr>
              <w:pStyle w:val="TableRow"/>
            </w:pPr>
            <w:r>
              <w:lastRenderedPageBreak/>
              <w:t>eDate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CCB6F3"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936AF6" w14:textId="77777777" w:rsidR="0076241B" w:rsidRDefault="0076241B">
            <w:pPr>
              <w:pStyle w:val="TableRow"/>
              <w:rPr>
                <w:i/>
              </w:rPr>
            </w:pPr>
            <w:r>
              <w:rPr>
                <w:i/>
              </w:rPr>
              <w:t>Conservation_Job_Funding.Vague_Date_Start, Conservation_Job_Funding.Vague_Date_End, Conservation_Job_Funding.Vague_Date_Type</w:t>
            </w:r>
          </w:p>
          <w:p w14:paraId="757B1B4F" w14:textId="77777777" w:rsidR="0076241B" w:rsidRDefault="0076241B">
            <w:pPr>
              <w:pStyle w:val="TableRow"/>
            </w:pPr>
            <w:r>
              <w:t>Allows the user to view and edit the date the fund was provided.  Vague Date.</w:t>
            </w:r>
          </w:p>
        </w:tc>
      </w:tr>
      <w:tr w:rsidR="0076241B" w14:paraId="6929082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9C8E2F" w14:textId="77777777" w:rsidR="0076241B" w:rsidRDefault="0076241B">
            <w:pPr>
              <w:pStyle w:val="TableRow"/>
            </w:pPr>
            <w:r>
              <w:t>eAmount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07A09A" w14:textId="77777777" w:rsidR="0076241B" w:rsidRDefault="0076241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A913A0" w14:textId="77777777" w:rsidR="0076241B" w:rsidRDefault="0076241B">
            <w:pPr>
              <w:pStyle w:val="TableRow"/>
              <w:rPr>
                <w:i/>
              </w:rPr>
            </w:pPr>
            <w:r>
              <w:rPr>
                <w:i/>
              </w:rPr>
              <w:t>Conservation_Job_Funding.Amount</w:t>
            </w:r>
          </w:p>
          <w:p w14:paraId="2162DF9B" w14:textId="77777777" w:rsidR="0076241B" w:rsidRDefault="0076241B">
            <w:pPr>
              <w:pStyle w:val="TableRow"/>
            </w:pPr>
            <w:r>
              <w:t>Allows the user to view and edit the amount of the fund (numerical value).</w:t>
            </w:r>
          </w:p>
        </w:tc>
      </w:tr>
      <w:tr w:rsidR="0076241B" w14:paraId="7A2D0C1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2AF857" w14:textId="77777777" w:rsidR="0076241B" w:rsidRDefault="0076241B">
            <w:pPr>
              <w:pStyle w:val="TableRow"/>
            </w:pPr>
            <w:r>
              <w:t>cmbCurrency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860D94" w14:textId="77777777" w:rsidR="0076241B" w:rsidRDefault="0076241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C3B6CA" w14:textId="77777777" w:rsidR="003E2055" w:rsidRDefault="003E2055" w:rsidP="003E2055">
            <w:pPr>
              <w:pStyle w:val="TableRow"/>
              <w:rPr>
                <w:i/>
              </w:rPr>
            </w:pPr>
            <w:r w:rsidRPr="003E2055">
              <w:rPr>
                <w:i/>
              </w:rPr>
              <w:t xml:space="preserve">Conservation_Job_Funding.Currency_Concept_Key, </w:t>
            </w:r>
            <w:r w:rsidR="001B41C5">
              <w:rPr>
                <w:i/>
              </w:rPr>
              <w:t>Concept.Published_Term</w:t>
            </w:r>
          </w:p>
          <w:p w14:paraId="5D483CEC" w14:textId="77777777" w:rsidR="003E2055" w:rsidRDefault="003E2055" w:rsidP="003E2055">
            <w:pPr>
              <w:pStyle w:val="TableRow"/>
            </w:pPr>
            <w:r>
              <w:t>Lists all currencies from the Currency system concept group in alphabetical order.</w:t>
            </w:r>
          </w:p>
          <w:p w14:paraId="375605E6" w14:textId="77777777" w:rsidR="0076241B" w:rsidRDefault="003E2055" w:rsidP="003E2055">
            <w:pPr>
              <w:pStyle w:val="TableRow"/>
            </w:pPr>
            <w:r>
              <w:t>Allows the user to view and edit the currency that applies to eAmount.</w:t>
            </w:r>
          </w:p>
        </w:tc>
      </w:tr>
      <w:tr w:rsidR="0076241B" w14:paraId="5D03166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34B4E7" w14:textId="77777777" w:rsidR="0076241B" w:rsidRDefault="0076241B">
            <w:pPr>
              <w:pStyle w:val="TableRow"/>
            </w:pPr>
            <w:r>
              <w:t>mmDetails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0CDBC1" w14:textId="77777777" w:rsidR="0076241B" w:rsidRDefault="0076241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577326" w14:textId="77777777" w:rsidR="0076241B" w:rsidRDefault="0076241B">
            <w:pPr>
              <w:pStyle w:val="TableRow"/>
              <w:rPr>
                <w:i/>
              </w:rPr>
            </w:pPr>
            <w:r>
              <w:rPr>
                <w:i/>
              </w:rPr>
              <w:t>Conservation_Job_Funding.Details</w:t>
            </w:r>
          </w:p>
          <w:p w14:paraId="47E95232" w14:textId="77777777" w:rsidR="0076241B" w:rsidRDefault="0076241B">
            <w:pPr>
              <w:pStyle w:val="TableRow"/>
            </w:pPr>
            <w:r>
              <w:t>Allows the user to view and edit additional details for the funding.</w:t>
            </w:r>
          </w:p>
        </w:tc>
      </w:tr>
      <w:tr w:rsidR="0076241B" w14:paraId="27CF125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7EC614" w14:textId="77777777" w:rsidR="0076241B" w:rsidRDefault="0076241B">
            <w:pPr>
              <w:pStyle w:val="TableRow"/>
            </w:pPr>
            <w:r>
              <w:t>btnGetName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81DF9B" w14:textId="77777777" w:rsidR="0076241B" w:rsidRDefault="0076241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D6C1E31" w14:textId="77777777" w:rsidR="0076241B" w:rsidRDefault="0076241B">
            <w:pPr>
              <w:pStyle w:val="TableRow"/>
            </w:pPr>
            <w:r>
              <w:t>Standard Return Data functionality linking eName to the Recorder Names &amp; Addresses screen.</w:t>
            </w:r>
          </w:p>
        </w:tc>
      </w:tr>
    </w:tbl>
    <w:p w14:paraId="4DFEA96E" w14:textId="77777777" w:rsidR="0076241B" w:rsidRDefault="0076241B" w:rsidP="0076241B"/>
    <w:p w14:paraId="3DB6D267" w14:textId="77777777" w:rsidR="00A72495" w:rsidRDefault="00A72495" w:rsidP="00CC6B4D">
      <w:pPr>
        <w:pStyle w:val="Heading4"/>
        <w:numPr>
          <w:ilvl w:val="3"/>
          <w:numId w:val="4"/>
        </w:numPr>
      </w:pPr>
      <w:bookmarkStart w:id="474" w:name="_Toc292878878"/>
      <w:bookmarkStart w:id="475" w:name="_Ref298426722"/>
      <w:r>
        <w:t>Materials included in task tab control</w:t>
      </w:r>
      <w:bookmarkEnd w:id="474"/>
      <w:bookmarkEnd w:id="475"/>
    </w:p>
    <w:p w14:paraId="29B29369" w14:textId="44CABB8A" w:rsidR="00A72495" w:rsidRDefault="005550DB" w:rsidP="00A72495">
      <w:pPr>
        <w:jc w:val="center"/>
        <w:rPr>
          <w:lang w:val="en-US"/>
        </w:rPr>
      </w:pPr>
      <w:r>
        <w:rPr>
          <w:noProof/>
          <w:lang w:eastAsia="en-GB"/>
        </w:rPr>
        <w:drawing>
          <wp:inline distT="0" distB="0" distL="0" distR="0" wp14:anchorId="67EC8308" wp14:editId="17842D4E">
            <wp:extent cx="3505200" cy="2676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05200" cy="26765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72495" w14:paraId="6E8CB97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2CDDC64" w14:textId="77777777" w:rsidR="00A72495" w:rsidRDefault="00A72495" w:rsidP="005A0BB6">
            <w:pPr>
              <w:pStyle w:val="TableTitle"/>
            </w:pPr>
            <w:r>
              <w:lastRenderedPageBreak/>
              <w:t>Window Name: TfraTaskCollectionUnits</w:t>
            </w:r>
          </w:p>
        </w:tc>
      </w:tr>
      <w:tr w:rsidR="00A72495" w14:paraId="058106A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7B44C4C" w14:textId="77777777" w:rsidR="00A72495" w:rsidRDefault="00A72495" w:rsidP="005A0BB6">
            <w:pPr>
              <w:pStyle w:val="TableRow"/>
              <w:keepNext/>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ADFC478" w14:textId="77777777" w:rsidR="00A72495" w:rsidRDefault="00A72495" w:rsidP="005A0BB6">
            <w:pPr>
              <w:pStyle w:val="TableRow"/>
              <w:keepNext/>
            </w:pPr>
            <w:r>
              <w:rPr>
                <w:b/>
              </w:rPr>
              <w:t>Unit File Name</w:t>
            </w:r>
            <w:r>
              <w:t>: FrameTaskCollectionUnits.pas</w:t>
            </w:r>
          </w:p>
        </w:tc>
      </w:tr>
      <w:tr w:rsidR="00A72495" w14:paraId="30BF9A1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1E95DC8" w14:textId="77777777" w:rsidR="00A72495" w:rsidRDefault="00A72495" w:rsidP="005A0BB6">
            <w:pPr>
              <w:pStyle w:val="TableRow"/>
              <w:keepNext/>
            </w:pPr>
            <w:r>
              <w:rPr>
                <w:b/>
              </w:rPr>
              <w:t>Entities</w:t>
            </w:r>
            <w:r>
              <w:t>: Store, Collection, Term, Collection_Unit_Number</w:t>
            </w:r>
          </w:p>
        </w:tc>
      </w:tr>
      <w:tr w:rsidR="00A72495" w14:paraId="61998AA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1868B44" w14:textId="77777777" w:rsidR="00A72495" w:rsidRDefault="00A72495" w:rsidP="005A0BB6">
            <w:pPr>
              <w:pStyle w:val="TableRow"/>
              <w:keepNext/>
            </w:pPr>
            <w:r>
              <w:rPr>
                <w:b/>
              </w:rPr>
              <w:t>Calls</w:t>
            </w:r>
            <w:r>
              <w:t>: None</w:t>
            </w:r>
          </w:p>
        </w:tc>
      </w:tr>
      <w:tr w:rsidR="00A72495" w14:paraId="1DC25E5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69893A" w14:textId="77777777" w:rsidR="00A72495" w:rsidRDefault="00A72495" w:rsidP="005A0BB6">
            <w:pPr>
              <w:pStyle w:val="TableRow"/>
              <w:keepNext/>
            </w:pPr>
            <w:r>
              <w:rPr>
                <w:b/>
              </w:rPr>
              <w:t>Returns</w:t>
            </w:r>
            <w:r>
              <w:t xml:space="preserve"> </w:t>
            </w:r>
            <w:r>
              <w:rPr>
                <w:b/>
              </w:rPr>
              <w:t>To</w:t>
            </w:r>
            <w:r>
              <w:t>: None</w:t>
            </w:r>
          </w:p>
        </w:tc>
      </w:tr>
      <w:tr w:rsidR="00A72495" w14:paraId="775124B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4AB365B" w14:textId="77777777" w:rsidR="00A72495" w:rsidRDefault="00A72495" w:rsidP="005A0BB6">
            <w:pPr>
              <w:pStyle w:val="TableRow"/>
              <w:keepNext/>
            </w:pPr>
            <w:r>
              <w:rPr>
                <w:b/>
              </w:rPr>
              <w:t>Description</w:t>
            </w:r>
            <w:r>
              <w:t xml:space="preserve">: Tab page control showing the list of all collection units included in the condition check the task is linked to.  The user is able to check or uncheck collection units to indicate their inclusion in the task.  For example, a condition check for the contents of a room results in a task for a specific item in the room. </w:t>
            </w:r>
          </w:p>
        </w:tc>
      </w:tr>
    </w:tbl>
    <w:p w14:paraId="7EFA4A48" w14:textId="77777777" w:rsidR="00A72495" w:rsidRDefault="00A72495" w:rsidP="00A7249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72495" w14:paraId="2B685C9A"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300A936" w14:textId="77777777" w:rsidR="00A72495" w:rsidRDefault="00A72495" w:rsidP="005A0BB6">
            <w:pPr>
              <w:pStyle w:val="TableTitle"/>
            </w:pPr>
            <w:r>
              <w:t>Window Controls</w:t>
            </w:r>
          </w:p>
        </w:tc>
      </w:tr>
      <w:tr w:rsidR="00A72495" w14:paraId="2BF0F37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B54D92" w14:textId="77777777" w:rsidR="00A72495" w:rsidRDefault="00A72495" w:rsidP="005A0BB6">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6DBAC6" w14:textId="77777777" w:rsidR="00A72495" w:rsidRDefault="00A72495" w:rsidP="005A0BB6">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A30482" w14:textId="77777777" w:rsidR="00A72495" w:rsidRDefault="00A72495" w:rsidP="005A0BB6">
            <w:pPr>
              <w:pStyle w:val="TableColumnTitles"/>
              <w:keepNext/>
            </w:pPr>
            <w:r>
              <w:rPr>
                <w:i/>
              </w:rPr>
              <w:t>Attribute</w:t>
            </w:r>
            <w:r>
              <w:t xml:space="preserve"> Action</w:t>
            </w:r>
          </w:p>
        </w:tc>
      </w:tr>
      <w:tr w:rsidR="00A72495" w14:paraId="72355A28"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5B959B9" w14:textId="77777777" w:rsidR="00A72495" w:rsidRDefault="00A72495" w:rsidP="005A0BB6">
            <w:pPr>
              <w:pStyle w:val="TableRow"/>
            </w:pPr>
            <w:r>
              <w:t>tvCollectionUnits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B3F635" w14:textId="77777777" w:rsidR="00A72495" w:rsidRDefault="00A72495" w:rsidP="005A0BB6">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F92D98" w14:textId="77777777" w:rsidR="00A72495" w:rsidRDefault="00A72495" w:rsidP="005A0BB6">
            <w:pPr>
              <w:pStyle w:val="TableRow"/>
              <w:rPr>
                <w:i/>
              </w:rPr>
            </w:pPr>
            <w:r>
              <w:rPr>
                <w:i/>
              </w:rPr>
              <w:t xml:space="preserve">Collection.Item_Name, Store.Item_Name, Collection_Unit_Number.Number, </w:t>
            </w:r>
            <w:r w:rsidR="001B41C5">
              <w:rPr>
                <w:i/>
              </w:rPr>
              <w:t>Concept.Published_Term</w:t>
            </w:r>
          </w:p>
          <w:p w14:paraId="4E56C7A1" w14:textId="77777777" w:rsidR="00A72495" w:rsidRDefault="00A72495" w:rsidP="005A0BB6">
            <w:pPr>
              <w:pStyle w:val="TableRow"/>
            </w:pPr>
            <w:r>
              <w:t>Tree view with 3 top-level nodes, Collections, Stores and Specimens.  Within each node are a list of all the collection units of that type involved in the condition check that the task is linked to.  All collection unit items display a checkbox alongside them which is checked when the item is also included in the selected task.  The user is able to check and uncheck items to add and remove them from the task.</w:t>
            </w:r>
          </w:p>
        </w:tc>
      </w:tr>
    </w:tbl>
    <w:p w14:paraId="03D0953D" w14:textId="77777777" w:rsidR="00A72495" w:rsidRDefault="00A72495" w:rsidP="00A72495"/>
    <w:p w14:paraId="73F9FD6E" w14:textId="77777777" w:rsidR="00804D2A" w:rsidRDefault="00D332D5" w:rsidP="00840903">
      <w:pPr>
        <w:pStyle w:val="Heading3"/>
      </w:pPr>
      <w:r>
        <w:br w:type="page"/>
      </w:r>
      <w:bookmarkStart w:id="476" w:name="_Toc292878879"/>
      <w:r w:rsidR="00804D2A">
        <w:lastRenderedPageBreak/>
        <w:t>Report Screens</w:t>
      </w:r>
      <w:bookmarkEnd w:id="476"/>
    </w:p>
    <w:p w14:paraId="587C4E9C" w14:textId="77777777" w:rsidR="00804D2A" w:rsidRDefault="00804D2A" w:rsidP="00840903">
      <w:pPr>
        <w:pStyle w:val="Heading4"/>
      </w:pPr>
      <w:bookmarkStart w:id="477" w:name="_Toc292878880"/>
      <w:r>
        <w:t>Overview</w:t>
      </w:r>
      <w:bookmarkEnd w:id="477"/>
    </w:p>
    <w:p w14:paraId="33E09502" w14:textId="77777777" w:rsidR="00804D2A" w:rsidRDefault="00804D2A" w:rsidP="00804D2A">
      <w:pPr>
        <w:pStyle w:val="NormalIndent"/>
      </w:pPr>
      <w:r>
        <w:t>The Report screens detailed here allows the user to configure the output of a selected report within the Collections Browser.</w:t>
      </w:r>
    </w:p>
    <w:p w14:paraId="49C13B80" w14:textId="77777777" w:rsidR="00804D2A" w:rsidRPr="00804D2A" w:rsidRDefault="00804D2A" w:rsidP="00804D2A">
      <w:pPr>
        <w:pStyle w:val="NormalIndent"/>
      </w:pPr>
      <w:r>
        <w:t>Reporting is achieved by using templates to generate output (typically HTML or XML) and a web browser to display the report.</w:t>
      </w:r>
    </w:p>
    <w:p w14:paraId="15148C2C" w14:textId="77777777" w:rsidR="00804D2A" w:rsidRDefault="00804D2A" w:rsidP="00840903">
      <w:pPr>
        <w:pStyle w:val="Heading4"/>
      </w:pPr>
      <w:bookmarkStart w:id="478" w:name="_Toc292878881"/>
      <w:r>
        <w:t>Screen Flow Diagram</w:t>
      </w:r>
      <w:bookmarkEnd w:id="478"/>
    </w:p>
    <w:p w14:paraId="50523253" w14:textId="4969BDC5" w:rsidR="00804D2A" w:rsidRPr="00804D2A" w:rsidRDefault="005550DB" w:rsidP="00804D2A">
      <w:pPr>
        <w:jc w:val="center"/>
      </w:pPr>
      <w:r w:rsidRPr="00804D2A">
        <w:rPr>
          <w:noProof/>
          <w:lang w:eastAsia="en-GB"/>
        </w:rPr>
        <w:drawing>
          <wp:inline distT="0" distB="0" distL="0" distR="0" wp14:anchorId="776BB98C" wp14:editId="18DF4BC0">
            <wp:extent cx="4733925" cy="619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33925" cy="619125"/>
                    </a:xfrm>
                    <a:prstGeom prst="rect">
                      <a:avLst/>
                    </a:prstGeom>
                    <a:noFill/>
                    <a:ln>
                      <a:noFill/>
                    </a:ln>
                  </pic:spPr>
                </pic:pic>
              </a:graphicData>
            </a:graphic>
          </wp:inline>
        </w:drawing>
      </w:r>
    </w:p>
    <w:p w14:paraId="7C6178C9" w14:textId="77777777" w:rsidR="00804D2A" w:rsidRDefault="00804D2A" w:rsidP="00CC6B4D">
      <w:pPr>
        <w:pStyle w:val="Heading4"/>
        <w:numPr>
          <w:ilvl w:val="3"/>
          <w:numId w:val="4"/>
        </w:numPr>
      </w:pPr>
      <w:bookmarkStart w:id="479" w:name="_Toc292878882"/>
      <w:r>
        <w:t>Report configuration dialog</w:t>
      </w:r>
      <w:bookmarkEnd w:id="479"/>
    </w:p>
    <w:p w14:paraId="4263A0AB" w14:textId="6951E735" w:rsidR="00804D2A" w:rsidRPr="00B27B14" w:rsidRDefault="005550DB" w:rsidP="00804D2A">
      <w:pPr>
        <w:jc w:val="center"/>
        <w:rPr>
          <w:lang w:val="en-US"/>
        </w:rPr>
      </w:pPr>
      <w:r w:rsidRPr="00B27B14">
        <w:rPr>
          <w:noProof/>
          <w:lang w:eastAsia="en-GB"/>
        </w:rPr>
        <w:drawing>
          <wp:inline distT="0" distB="0" distL="0" distR="0" wp14:anchorId="7ABA226C" wp14:editId="5E3D1B6C">
            <wp:extent cx="4267200" cy="4076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7200" cy="40767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04D2A" w14:paraId="3C26BC4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3179E76" w14:textId="77777777" w:rsidR="00804D2A" w:rsidRDefault="00804D2A">
            <w:pPr>
              <w:pStyle w:val="TableTitle"/>
            </w:pPr>
            <w:r>
              <w:lastRenderedPageBreak/>
              <w:t>Window Name: TdlgReportConfiguration</w:t>
            </w:r>
          </w:p>
        </w:tc>
      </w:tr>
      <w:tr w:rsidR="00804D2A" w14:paraId="006FECF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511DE77" w14:textId="77777777" w:rsidR="00804D2A" w:rsidRDefault="00804D2A">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9905094" w14:textId="77777777" w:rsidR="00804D2A" w:rsidRDefault="00804D2A">
            <w:pPr>
              <w:pStyle w:val="TableRow"/>
              <w:keepNext/>
            </w:pPr>
            <w:r>
              <w:rPr>
                <w:b/>
              </w:rPr>
              <w:t>Unit File Name</w:t>
            </w:r>
            <w:r>
              <w:t>: ReportConfiguration.pas</w:t>
            </w:r>
          </w:p>
        </w:tc>
      </w:tr>
      <w:tr w:rsidR="00804D2A" w14:paraId="786828C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E2D091" w14:textId="77777777" w:rsidR="00804D2A" w:rsidRDefault="00804D2A">
            <w:pPr>
              <w:pStyle w:val="TableRow"/>
              <w:keepNext/>
            </w:pPr>
            <w:r>
              <w:rPr>
                <w:b/>
              </w:rPr>
              <w:t>Entities</w:t>
            </w:r>
            <w:r>
              <w:t>: Report_Block, Report_Block_Order</w:t>
            </w:r>
          </w:p>
        </w:tc>
      </w:tr>
      <w:tr w:rsidR="00804D2A" w14:paraId="24700C7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F191B8" w14:textId="77777777" w:rsidR="00804D2A" w:rsidRDefault="00804D2A">
            <w:pPr>
              <w:pStyle w:val="TableRow"/>
              <w:keepNext/>
            </w:pPr>
            <w:r>
              <w:rPr>
                <w:b/>
              </w:rPr>
              <w:t>Calls</w:t>
            </w:r>
            <w:r>
              <w:t>: WebBrowser</w:t>
            </w:r>
          </w:p>
        </w:tc>
      </w:tr>
      <w:tr w:rsidR="00804D2A" w14:paraId="78F71D8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9C3701" w14:textId="77777777" w:rsidR="00804D2A" w:rsidRDefault="00804D2A">
            <w:pPr>
              <w:pStyle w:val="TableRow"/>
              <w:keepNext/>
            </w:pPr>
            <w:r>
              <w:rPr>
                <w:b/>
              </w:rPr>
              <w:t>Returns</w:t>
            </w:r>
            <w:r>
              <w:t xml:space="preserve"> </w:t>
            </w:r>
            <w:r>
              <w:rPr>
                <w:b/>
              </w:rPr>
              <w:t>To</w:t>
            </w:r>
            <w:r>
              <w:t>: TfrmCBMain</w:t>
            </w:r>
          </w:p>
        </w:tc>
      </w:tr>
      <w:tr w:rsidR="00804D2A" w14:paraId="60FD7E9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B345068" w14:textId="77777777" w:rsidR="00804D2A" w:rsidRDefault="00804D2A">
            <w:pPr>
              <w:pStyle w:val="TableRow"/>
              <w:keepNext/>
            </w:pPr>
            <w:r>
              <w:rPr>
                <w:b/>
              </w:rPr>
              <w:t>Description</w:t>
            </w:r>
            <w:r>
              <w:t>: Dialog that is displayed when a user selects a report</w:t>
            </w:r>
            <w:r w:rsidR="00B27B14">
              <w:t xml:space="preserve">. </w:t>
            </w:r>
            <w:r>
              <w:t xml:space="preserve"> The user is able to review the sections to include in the report, check the expected record counts and set the sort orders where relevant.</w:t>
            </w:r>
          </w:p>
        </w:tc>
      </w:tr>
    </w:tbl>
    <w:p w14:paraId="77ED8A3E" w14:textId="77777777" w:rsidR="00804D2A" w:rsidRDefault="00804D2A" w:rsidP="00804D2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04D2A" w14:paraId="3CB58EF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EDD593E" w14:textId="77777777" w:rsidR="00804D2A" w:rsidRDefault="00804D2A">
            <w:pPr>
              <w:pStyle w:val="TableTitle"/>
            </w:pPr>
            <w:r>
              <w:t>Window Controls</w:t>
            </w:r>
          </w:p>
        </w:tc>
      </w:tr>
      <w:tr w:rsidR="00804D2A" w14:paraId="3EAF691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39914A" w14:textId="77777777" w:rsidR="00804D2A" w:rsidRDefault="00804D2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878046" w14:textId="77777777" w:rsidR="00804D2A" w:rsidRDefault="00804D2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50E6B4" w14:textId="77777777" w:rsidR="00804D2A" w:rsidRDefault="00804D2A">
            <w:pPr>
              <w:pStyle w:val="TableColumnTitles"/>
              <w:keepNext/>
            </w:pPr>
            <w:r>
              <w:rPr>
                <w:i/>
              </w:rPr>
              <w:t>Attribute</w:t>
            </w:r>
            <w:r>
              <w:t xml:space="preserve"> Action</w:t>
            </w:r>
          </w:p>
        </w:tc>
      </w:tr>
      <w:tr w:rsidR="00A521AC" w14:paraId="6279C2AF"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A5FB886" w14:textId="77777777" w:rsidR="00A521AC" w:rsidRDefault="00A521AC">
            <w:pPr>
              <w:pStyle w:val="TableRow"/>
            </w:pPr>
            <w:r>
              <w:t>mmSummary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36E1B7" w14:textId="77777777" w:rsidR="00A521AC" w:rsidRDefault="00A521AC">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7E1F0B" w14:textId="77777777" w:rsidR="00A521AC" w:rsidRPr="00A521AC" w:rsidRDefault="00A521AC">
            <w:pPr>
              <w:pStyle w:val="TableRow"/>
              <w:rPr>
                <w:iCs/>
              </w:rPr>
            </w:pPr>
            <w:r w:rsidRPr="00A521AC">
              <w:rPr>
                <w:iCs/>
              </w:rPr>
              <w:t>Allows the user to enter a summary of the report, displayed under the title of the report.</w:t>
            </w:r>
          </w:p>
        </w:tc>
      </w:tr>
      <w:tr w:rsidR="00B27B14" w14:paraId="4BA1AA8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42E9DAB" w14:textId="77777777" w:rsidR="00B27B14" w:rsidRDefault="00B27B14">
            <w:pPr>
              <w:pStyle w:val="TableRow"/>
            </w:pPr>
            <w:r>
              <w:t>eOutputPath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63B11E" w14:textId="77777777" w:rsidR="00B27B14" w:rsidRDefault="00B27B14">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8E9972" w14:textId="77777777" w:rsidR="00B27B14" w:rsidRPr="00B27B14" w:rsidRDefault="00B27B14">
            <w:pPr>
              <w:pStyle w:val="TableRow"/>
              <w:rPr>
                <w:iCs/>
              </w:rPr>
            </w:pPr>
            <w:r>
              <w:rPr>
                <w:iCs/>
              </w:rPr>
              <w:t xml:space="preserve">Allows the user to enter the path to the report file that </w:t>
            </w:r>
            <w:r w:rsidR="00A512B1">
              <w:rPr>
                <w:iCs/>
              </w:rPr>
              <w:t xml:space="preserve">will </w:t>
            </w:r>
            <w:r>
              <w:rPr>
                <w:iCs/>
              </w:rPr>
              <w:t>be generated.</w:t>
            </w:r>
          </w:p>
        </w:tc>
      </w:tr>
      <w:tr w:rsidR="00B27B14" w14:paraId="75925D1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418615A" w14:textId="77777777" w:rsidR="00B27B14" w:rsidRDefault="00B27B14">
            <w:pPr>
              <w:pStyle w:val="TableRow"/>
            </w:pPr>
            <w:r>
              <w:t>btnGetOutputPath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5B7EC8" w14:textId="77777777" w:rsidR="00B27B14" w:rsidRDefault="00B27B14">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1B8443" w14:textId="77777777" w:rsidR="00B27B14" w:rsidRDefault="00B27B14">
            <w:pPr>
              <w:pStyle w:val="TableRow"/>
              <w:rPr>
                <w:iCs/>
              </w:rPr>
            </w:pPr>
            <w:r>
              <w:rPr>
                <w:iCs/>
              </w:rPr>
              <w:t xml:space="preserve">Displays a File Save dialog.  The selected file path </w:t>
            </w:r>
            <w:r w:rsidR="00A512B1">
              <w:rPr>
                <w:iCs/>
              </w:rPr>
              <w:t>will</w:t>
            </w:r>
            <w:r>
              <w:rPr>
                <w:iCs/>
              </w:rPr>
              <w:t xml:space="preserve"> placed into eOutputPath.</w:t>
            </w:r>
          </w:p>
          <w:p w14:paraId="5DADF4BA" w14:textId="77777777" w:rsidR="002319DC" w:rsidRPr="00B27B14" w:rsidRDefault="002319DC">
            <w:pPr>
              <w:pStyle w:val="TableRow"/>
              <w:rPr>
                <w:iCs/>
              </w:rPr>
            </w:pPr>
            <w:r>
              <w:rPr>
                <w:iCs/>
              </w:rPr>
              <w:t xml:space="preserve">The file types available in the dialog are loaded by scanning inside the Standard Report Template Path folder for sub-folders containing a file called FileTypes.ini.  Each file contains a single line defining the </w:t>
            </w:r>
            <w:r w:rsidR="002A64BB">
              <w:rPr>
                <w:iCs/>
              </w:rPr>
              <w:t>filter available.  The user selects a filter to define which folder is used to obtain the file fragments used to build the report.</w:t>
            </w:r>
          </w:p>
        </w:tc>
      </w:tr>
      <w:tr w:rsidR="00804D2A" w14:paraId="77FF70E3"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B0AD756" w14:textId="77777777" w:rsidR="00804D2A" w:rsidRDefault="00804D2A">
            <w:pPr>
              <w:pStyle w:val="TableRow"/>
            </w:pPr>
            <w:r>
              <w:t>sgBlocks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F3C1E7" w14:textId="77777777" w:rsidR="00804D2A" w:rsidRDefault="00804D2A">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629595" w14:textId="77777777" w:rsidR="00804D2A" w:rsidRDefault="00804D2A">
            <w:pPr>
              <w:pStyle w:val="TableRow"/>
              <w:rPr>
                <w:i/>
              </w:rPr>
            </w:pPr>
            <w:r>
              <w:rPr>
                <w:i/>
              </w:rPr>
              <w:t>Report_Block.Title, Report_Block_Order.Item_Name</w:t>
            </w:r>
          </w:p>
          <w:p w14:paraId="7C1146B9" w14:textId="77777777" w:rsidR="00804D2A" w:rsidRDefault="00804D2A">
            <w:pPr>
              <w:pStyle w:val="TableRow"/>
            </w:pPr>
            <w:r>
              <w:t>Grid of the report blocks that are included for the selected type of report.  The following columns are present:</w:t>
            </w:r>
          </w:p>
          <w:p w14:paraId="3DD31FFE" w14:textId="77777777" w:rsidR="00804D2A" w:rsidRDefault="00804D2A">
            <w:pPr>
              <w:pStyle w:val="TableRow"/>
            </w:pPr>
            <w:r>
              <w:t>Report Block - column listing the titles of each report block pertinent to the report type.</w:t>
            </w:r>
          </w:p>
          <w:p w14:paraId="677F259E" w14:textId="77777777" w:rsidR="00804D2A" w:rsidRDefault="00804D2A">
            <w:pPr>
              <w:pStyle w:val="TableRow"/>
            </w:pPr>
            <w:r>
              <w:lastRenderedPageBreak/>
              <w:t>Record Count - column displaying the number of rows expected in this report block when the report is generated.  If the report block is within a report section (i.e. it is repeated more than once in the report), then the total record count is displayed.</w:t>
            </w:r>
          </w:p>
          <w:p w14:paraId="13D31025" w14:textId="77777777" w:rsidR="00804D2A" w:rsidRDefault="00804D2A">
            <w:pPr>
              <w:pStyle w:val="TableRow"/>
            </w:pPr>
            <w:r>
              <w:t>Included - a column of checkboxes allowing the user to set the inclusion state for each report block.  If a report block is part of a report section, then the report section is automatically included in the report if any of the blocks ar included.  The user can toggle the checkbox states by clicking on them.</w:t>
            </w:r>
          </w:p>
          <w:p w14:paraId="231F0494" w14:textId="77777777" w:rsidR="00804D2A" w:rsidRDefault="00804D2A">
            <w:pPr>
              <w:pStyle w:val="TableRow"/>
            </w:pPr>
            <w:r>
              <w:t>Sort Order - column listing the sort orders selected for each report block.  When the user focuses a cell in this column, cmbSortOrder is displayed allowing the user to select the order to apply.  Cells in this column are displayed in disabled font colour for blocks that are not included in the report.</w:t>
            </w:r>
          </w:p>
        </w:tc>
      </w:tr>
      <w:tr w:rsidR="00804D2A" w14:paraId="042E28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9AAD7A" w14:textId="77777777" w:rsidR="00804D2A" w:rsidRDefault="00804D2A">
            <w:pPr>
              <w:pStyle w:val="TableRow"/>
            </w:pPr>
            <w:r>
              <w:lastRenderedPageBreak/>
              <w:t>cmbSortOrder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FDE248" w14:textId="77777777" w:rsidR="00804D2A" w:rsidRDefault="00804D2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DED081" w14:textId="77777777" w:rsidR="00804D2A" w:rsidRDefault="00804D2A">
            <w:pPr>
              <w:pStyle w:val="TableRow"/>
              <w:rPr>
                <w:i/>
              </w:rPr>
            </w:pPr>
            <w:r>
              <w:rPr>
                <w:i/>
              </w:rPr>
              <w:t>Report_Block_Order.Item_Name</w:t>
            </w:r>
          </w:p>
          <w:p w14:paraId="65F1B15D" w14:textId="77777777" w:rsidR="00804D2A" w:rsidRDefault="00804D2A">
            <w:pPr>
              <w:pStyle w:val="TableRow"/>
            </w:pPr>
            <w:r>
              <w:t>Combo box that is hidden, but overlaid onto sgSections' Sort Order column when the user clicks on a cell in that column.  Allows the user to set the sort order for that report section.</w:t>
            </w:r>
          </w:p>
        </w:tc>
      </w:tr>
      <w:tr w:rsidR="00804D2A" w14:paraId="5704201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C48BA9" w14:textId="77777777" w:rsidR="00804D2A" w:rsidRDefault="00804D2A">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2ED107" w14:textId="77777777" w:rsidR="00804D2A" w:rsidRDefault="00804D2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15AC1F" w14:textId="77777777" w:rsidR="00B27B14" w:rsidRDefault="00B27B14">
            <w:pPr>
              <w:pStyle w:val="TableRow"/>
            </w:pPr>
            <w:r>
              <w:t>Disabled until eOutputPath is populated.</w:t>
            </w:r>
          </w:p>
          <w:p w14:paraId="4178EC0A" w14:textId="77777777" w:rsidR="00804D2A" w:rsidRDefault="00804D2A">
            <w:pPr>
              <w:pStyle w:val="TableRow"/>
            </w:pPr>
            <w:r>
              <w:t>Closes the dialog.  Generates the report output according to the selection in this dialog and invokes the user's preferred web browser to display the report.</w:t>
            </w:r>
          </w:p>
        </w:tc>
      </w:tr>
      <w:tr w:rsidR="00804D2A" w14:paraId="4024FBE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450C244" w14:textId="77777777" w:rsidR="00804D2A" w:rsidRDefault="00804D2A">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397A5A" w14:textId="77777777" w:rsidR="00804D2A" w:rsidRDefault="00804D2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17ABC1" w14:textId="77777777" w:rsidR="00804D2A" w:rsidRDefault="00804D2A">
            <w:pPr>
              <w:pStyle w:val="TableRow"/>
            </w:pPr>
            <w:r>
              <w:t>Closes the dialog with no further action.  No report is generated.</w:t>
            </w:r>
          </w:p>
        </w:tc>
      </w:tr>
    </w:tbl>
    <w:p w14:paraId="65DFCED0" w14:textId="77777777" w:rsidR="002319DC" w:rsidRDefault="002319DC" w:rsidP="00D20FC0"/>
    <w:p w14:paraId="560DE6DD" w14:textId="77777777" w:rsidR="00A512B1" w:rsidRPr="00A512B1" w:rsidRDefault="00A512B1" w:rsidP="00CC6B4D">
      <w:pPr>
        <w:pStyle w:val="Heading4"/>
        <w:numPr>
          <w:ilvl w:val="3"/>
          <w:numId w:val="4"/>
        </w:numPr>
        <w:rPr>
          <w:lang w:val="fr-FR"/>
        </w:rPr>
      </w:pPr>
      <w:bookmarkStart w:id="480" w:name="_Toc292878883"/>
      <w:r w:rsidRPr="00A512B1">
        <w:rPr>
          <w:lang w:val="fr-FR"/>
        </w:rPr>
        <w:lastRenderedPageBreak/>
        <w:t>Specimens Mail Merge Output dialog</w:t>
      </w:r>
      <w:bookmarkEnd w:id="480"/>
    </w:p>
    <w:p w14:paraId="6E5E9C4D" w14:textId="3D5617BC" w:rsidR="00A512B1" w:rsidRPr="00B27B14" w:rsidRDefault="005550DB" w:rsidP="00A512B1">
      <w:pPr>
        <w:jc w:val="center"/>
        <w:rPr>
          <w:lang w:val="en-US"/>
        </w:rPr>
      </w:pPr>
      <w:r w:rsidRPr="00B806FF">
        <w:rPr>
          <w:noProof/>
          <w:lang w:eastAsia="en-GB"/>
        </w:rPr>
        <w:drawing>
          <wp:inline distT="0" distB="0" distL="0" distR="0" wp14:anchorId="51C77F19" wp14:editId="3C2D9FBE">
            <wp:extent cx="4143375" cy="2505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512B1" w14:paraId="7A5BEBC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E9F2504" w14:textId="77777777" w:rsidR="00A512B1" w:rsidRDefault="00A512B1" w:rsidP="00A512B1">
            <w:pPr>
              <w:pStyle w:val="TableTitle"/>
            </w:pPr>
            <w:r>
              <w:t>Window Name: TdlgSpecimensMailMerge</w:t>
            </w:r>
          </w:p>
        </w:tc>
      </w:tr>
      <w:tr w:rsidR="00A512B1" w14:paraId="7BF95D1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37155FD" w14:textId="77777777" w:rsidR="00A512B1" w:rsidRDefault="00A512B1" w:rsidP="00A512B1">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DFC87FB" w14:textId="77777777" w:rsidR="00A512B1" w:rsidRDefault="00A512B1" w:rsidP="00A512B1">
            <w:pPr>
              <w:pStyle w:val="TableRow"/>
              <w:keepNext/>
            </w:pPr>
            <w:r>
              <w:rPr>
                <w:b/>
              </w:rPr>
              <w:t>Unit File Name</w:t>
            </w:r>
            <w:r>
              <w:t>: SpecimensMailMerge.pas</w:t>
            </w:r>
          </w:p>
        </w:tc>
      </w:tr>
      <w:tr w:rsidR="00A512B1" w14:paraId="249A259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74D19C" w14:textId="77777777" w:rsidR="00A512B1" w:rsidRDefault="00A512B1" w:rsidP="00A512B1">
            <w:pPr>
              <w:pStyle w:val="TableRow"/>
              <w:keepNext/>
            </w:pPr>
            <w:r>
              <w:rPr>
                <w:b/>
              </w:rPr>
              <w:t>Entities</w:t>
            </w:r>
            <w:r>
              <w:t xml:space="preserve">: </w:t>
            </w:r>
          </w:p>
        </w:tc>
      </w:tr>
      <w:tr w:rsidR="00A512B1" w14:paraId="389F889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9FE1A0" w14:textId="77777777" w:rsidR="00A512B1" w:rsidRDefault="00A512B1" w:rsidP="00A512B1">
            <w:pPr>
              <w:pStyle w:val="TableRow"/>
              <w:keepNext/>
            </w:pPr>
            <w:r>
              <w:rPr>
                <w:b/>
              </w:rPr>
              <w:t>Calls</w:t>
            </w:r>
            <w:r>
              <w:t>: WebBrowser</w:t>
            </w:r>
          </w:p>
        </w:tc>
      </w:tr>
      <w:tr w:rsidR="00A512B1" w14:paraId="559E660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B4733E3" w14:textId="77777777" w:rsidR="00A512B1" w:rsidRDefault="00A512B1" w:rsidP="00A512B1">
            <w:pPr>
              <w:pStyle w:val="TableRow"/>
              <w:keepNext/>
            </w:pPr>
            <w:r>
              <w:rPr>
                <w:b/>
              </w:rPr>
              <w:t>Returns</w:t>
            </w:r>
            <w:r>
              <w:t xml:space="preserve"> </w:t>
            </w:r>
            <w:r>
              <w:rPr>
                <w:b/>
              </w:rPr>
              <w:t>To</w:t>
            </w:r>
            <w:r>
              <w:t>: TfrmCBMain</w:t>
            </w:r>
          </w:p>
        </w:tc>
      </w:tr>
      <w:tr w:rsidR="00A512B1" w14:paraId="69EED00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BDF1B7" w14:textId="77777777" w:rsidR="00A512B1" w:rsidRDefault="00A512B1" w:rsidP="00A512B1">
            <w:pPr>
              <w:pStyle w:val="TableRow"/>
              <w:keepNext/>
            </w:pPr>
            <w:r>
              <w:rPr>
                <w:b/>
              </w:rPr>
              <w:t>Description</w:t>
            </w:r>
            <w:r>
              <w:t>: Dialog that is displayed when a user selects the Specimens Mail Merge Ouput report.  The user is able to select the XSL style sheet used with the generated XML file for display in the Web Browser.</w:t>
            </w:r>
          </w:p>
        </w:tc>
      </w:tr>
    </w:tbl>
    <w:p w14:paraId="09AF4828" w14:textId="77777777" w:rsidR="00A512B1" w:rsidRDefault="00A512B1" w:rsidP="00A512B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512B1" w14:paraId="7067A34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46FCF12" w14:textId="77777777" w:rsidR="00A512B1" w:rsidRDefault="00A512B1" w:rsidP="00A512B1">
            <w:pPr>
              <w:pStyle w:val="TableTitle"/>
            </w:pPr>
            <w:r>
              <w:t>Window Controls</w:t>
            </w:r>
          </w:p>
        </w:tc>
      </w:tr>
      <w:tr w:rsidR="00A512B1" w14:paraId="1052826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EFCE68" w14:textId="77777777" w:rsidR="00A512B1" w:rsidRDefault="00A512B1" w:rsidP="00A512B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CE501C" w14:textId="77777777" w:rsidR="00A512B1" w:rsidRDefault="00A512B1" w:rsidP="00A512B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E42455" w14:textId="77777777" w:rsidR="00A512B1" w:rsidRDefault="00A512B1" w:rsidP="00A512B1">
            <w:pPr>
              <w:pStyle w:val="TableColumnTitles"/>
              <w:keepNext/>
            </w:pPr>
            <w:r>
              <w:rPr>
                <w:i/>
              </w:rPr>
              <w:t>Attribute</w:t>
            </w:r>
            <w:r>
              <w:t xml:space="preserve"> Action</w:t>
            </w:r>
          </w:p>
        </w:tc>
      </w:tr>
      <w:tr w:rsidR="00A512B1" w14:paraId="3B7D1A66"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861AC18" w14:textId="77777777" w:rsidR="00A512B1" w:rsidRDefault="00A512B1" w:rsidP="00A512B1">
            <w:pPr>
              <w:pStyle w:val="TableRow"/>
            </w:pPr>
            <w:r>
              <w:t>eStyleSheet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13E62A" w14:textId="77777777" w:rsidR="00A512B1" w:rsidRDefault="00A512B1" w:rsidP="00A512B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71C41C" w14:textId="77777777" w:rsidR="00A512B1" w:rsidRPr="00A521AC" w:rsidRDefault="00A512B1" w:rsidP="00A512B1">
            <w:pPr>
              <w:pStyle w:val="TableRow"/>
              <w:rPr>
                <w:iCs/>
              </w:rPr>
            </w:pPr>
            <w:r>
              <w:rPr>
                <w:iCs/>
              </w:rPr>
              <w:t>Allows the user to enter the name of the XSL style sheet that will be used in cinjunction with the generated XML output. This file must exist.</w:t>
            </w:r>
          </w:p>
        </w:tc>
      </w:tr>
      <w:tr w:rsidR="00A512B1" w14:paraId="37D538C0"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96A85AF" w14:textId="77777777" w:rsidR="00A512B1" w:rsidRDefault="00A512B1" w:rsidP="00A512B1">
            <w:pPr>
              <w:pStyle w:val="TableRow"/>
            </w:pPr>
            <w:r>
              <w:t>btnGetStyleSheet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97611F" w14:textId="77777777" w:rsidR="00A512B1" w:rsidRDefault="00A512B1" w:rsidP="00A512B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758DDF" w14:textId="77777777" w:rsidR="00A512B1" w:rsidRDefault="00A512B1" w:rsidP="00A512B1">
            <w:pPr>
              <w:pStyle w:val="TableRow"/>
              <w:rPr>
                <w:iCs/>
              </w:rPr>
            </w:pPr>
            <w:r>
              <w:rPr>
                <w:iCs/>
              </w:rPr>
              <w:t>Displays a File Open dialog.  The selected file is placed into eStyleSheet.</w:t>
            </w:r>
          </w:p>
          <w:p w14:paraId="60D072E9" w14:textId="77777777" w:rsidR="00A512B1" w:rsidRPr="00B27B14" w:rsidRDefault="00A512B1" w:rsidP="00A512B1">
            <w:pPr>
              <w:pStyle w:val="TableRow"/>
              <w:rPr>
                <w:iCs/>
              </w:rPr>
            </w:pPr>
            <w:r>
              <w:rPr>
                <w:iCs/>
              </w:rPr>
              <w:t xml:space="preserve">Only XSL files are acceptable for the output to be generated. </w:t>
            </w:r>
          </w:p>
        </w:tc>
      </w:tr>
      <w:tr w:rsidR="00A512B1" w14:paraId="34A6677C"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9EEEB01" w14:textId="77777777" w:rsidR="00A512B1" w:rsidRDefault="00A512B1" w:rsidP="00A512B1">
            <w:pPr>
              <w:pStyle w:val="TableRow"/>
            </w:pPr>
            <w:r>
              <w:t>eOutputFolder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BA4341" w14:textId="77777777" w:rsidR="00A512B1" w:rsidRDefault="00A512B1" w:rsidP="00A512B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B2EFCD" w14:textId="77777777" w:rsidR="00A512B1" w:rsidRPr="00B27B14" w:rsidRDefault="00A512B1" w:rsidP="00A512B1">
            <w:pPr>
              <w:pStyle w:val="TableRow"/>
              <w:rPr>
                <w:iCs/>
              </w:rPr>
            </w:pPr>
            <w:r>
              <w:rPr>
                <w:iCs/>
              </w:rPr>
              <w:t>Allows the user to enter the path to the report file that will be generated.</w:t>
            </w:r>
          </w:p>
        </w:tc>
      </w:tr>
      <w:tr w:rsidR="00A512B1" w14:paraId="0A50E84A"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EDCDBFB" w14:textId="77777777" w:rsidR="00A512B1" w:rsidRDefault="00A512B1" w:rsidP="00A512B1">
            <w:pPr>
              <w:pStyle w:val="TableRow"/>
            </w:pPr>
            <w:r>
              <w:lastRenderedPageBreak/>
              <w:t>btnGetOutputFolder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F02784" w14:textId="77777777" w:rsidR="00A512B1" w:rsidRDefault="00A512B1" w:rsidP="00A512B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28CC30" w14:textId="77777777" w:rsidR="00A512B1" w:rsidRDefault="00A512B1" w:rsidP="00A512B1">
            <w:pPr>
              <w:pStyle w:val="TableRow"/>
              <w:rPr>
                <w:iCs/>
              </w:rPr>
            </w:pPr>
            <w:r w:rsidRPr="00A104CD">
              <w:rPr>
                <w:iCs/>
                <w:lang w:val="da-DK"/>
              </w:rPr>
              <w:t xml:space="preserve">Displays a Browse for Fodler dialog.  </w:t>
            </w:r>
            <w:r>
              <w:rPr>
                <w:iCs/>
              </w:rPr>
              <w:t>The selected path will placed into eOutputFolder.</w:t>
            </w:r>
          </w:p>
          <w:p w14:paraId="212E5A74" w14:textId="77777777" w:rsidR="00A512B1" w:rsidRPr="00B27B14" w:rsidRDefault="00A512B1" w:rsidP="00A512B1">
            <w:pPr>
              <w:pStyle w:val="TableRow"/>
              <w:rPr>
                <w:iCs/>
              </w:rPr>
            </w:pPr>
            <w:r>
              <w:rPr>
                <w:iCs/>
              </w:rPr>
              <w:t>The user can specify any folder, aside from selecting one through the dialog. If the specified folder does not already exist, it will be automatically created before the output files are generated.</w:t>
            </w:r>
          </w:p>
        </w:tc>
      </w:tr>
      <w:tr w:rsidR="00A512B1" w14:paraId="564ABD7C"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CEC11AF" w14:textId="77777777" w:rsidR="00A512B1" w:rsidRDefault="00A512B1" w:rsidP="00A512B1">
            <w:pPr>
              <w:pStyle w:val="TableRow"/>
            </w:pPr>
            <w:r>
              <w:t>eReportFileName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6F4641" w14:textId="77777777" w:rsidR="00A512B1" w:rsidRDefault="00A512B1" w:rsidP="00A512B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E72A18" w14:textId="77777777" w:rsidR="00A512B1" w:rsidRDefault="00A512B1" w:rsidP="00A512B1">
            <w:pPr>
              <w:pStyle w:val="TableRow"/>
              <w:rPr>
                <w:iCs/>
              </w:rPr>
            </w:pPr>
            <w:r>
              <w:rPr>
                <w:iCs/>
              </w:rPr>
              <w:t>Allows the user to enter the name of the XML file that will be generated.</w:t>
            </w:r>
          </w:p>
          <w:p w14:paraId="6946A592" w14:textId="77777777" w:rsidR="00A512B1" w:rsidRDefault="00A512B1" w:rsidP="00A512B1">
            <w:pPr>
              <w:pStyle w:val="TableRow"/>
              <w:rPr>
                <w:iCs/>
              </w:rPr>
            </w:pPr>
            <w:r>
              <w:rPr>
                <w:iCs/>
              </w:rPr>
              <w:t>A bitmap file is also created for each valid barcode generated from registration numbers. The bitmap file names are a combination of the report file name and the registration number, with a .bmp file extension. These are located in the same target folder as the XML output.</w:t>
            </w:r>
          </w:p>
        </w:tc>
      </w:tr>
      <w:tr w:rsidR="004130B6" w14:paraId="38B7DC1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C542A06" w14:textId="77777777" w:rsidR="004130B6" w:rsidRDefault="004130B6" w:rsidP="00A512B1">
            <w:pPr>
              <w:pStyle w:val="TableRow"/>
            </w:pPr>
            <w:r>
              <w:t>chkCreateLabel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DCD1D8" w14:textId="77777777" w:rsidR="004130B6" w:rsidRDefault="004130B6" w:rsidP="00A512B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6AFEA6" w14:textId="77777777" w:rsidR="004130B6" w:rsidRDefault="004130B6" w:rsidP="00A512B1">
            <w:pPr>
              <w:pStyle w:val="TableRow"/>
            </w:pPr>
            <w:r>
              <w:t>Caption: Generate Label Records</w:t>
            </w:r>
          </w:p>
        </w:tc>
      </w:tr>
      <w:tr w:rsidR="00A512B1" w14:paraId="505149D8"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083BB53" w14:textId="77777777" w:rsidR="00A512B1" w:rsidRDefault="00A512B1" w:rsidP="00A512B1">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8B60584" w14:textId="77777777" w:rsidR="00A512B1" w:rsidRDefault="00A512B1" w:rsidP="00A512B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9FE72CB" w14:textId="77777777" w:rsidR="00A512B1" w:rsidRDefault="00A512B1" w:rsidP="00A512B1">
            <w:pPr>
              <w:pStyle w:val="TableRow"/>
            </w:pPr>
            <w:r>
              <w:t>Disabled until eStyleSheet is populated with an existing XSL file name and eOutputFolder and eReportFileName are populated.</w:t>
            </w:r>
          </w:p>
          <w:p w14:paraId="1186B2E3" w14:textId="77777777" w:rsidR="00CF5997" w:rsidRDefault="004130B6" w:rsidP="00A512B1">
            <w:pPr>
              <w:pStyle w:val="TableRow"/>
            </w:pPr>
            <w:r>
              <w:t>If chkCreateLabel is selected then a</w:t>
            </w:r>
            <w:r w:rsidR="00CF5997">
              <w:t xml:space="preserve"> new Specimen_Label record is created for each specimen in the mail merge, populated with the following data.</w:t>
            </w:r>
          </w:p>
          <w:p w14:paraId="77895978" w14:textId="77777777" w:rsidR="00CF5997" w:rsidRDefault="00CF5997" w:rsidP="00A512B1">
            <w:pPr>
              <w:pStyle w:val="TableRow"/>
            </w:pPr>
            <w:r>
              <w:t>Is_Inscription: false (label)</w:t>
            </w:r>
          </w:p>
          <w:p w14:paraId="6B3A5AD6" w14:textId="77777777" w:rsidR="00CF5997" w:rsidRDefault="00CF5997" w:rsidP="00A512B1">
            <w:pPr>
              <w:pStyle w:val="TableRow"/>
            </w:pPr>
            <w:r>
              <w:t>Is_Current: true</w:t>
            </w:r>
          </w:p>
          <w:p w14:paraId="38BBA287" w14:textId="77777777" w:rsidR="00CF5997" w:rsidRDefault="00CF5997" w:rsidP="00A512B1">
            <w:pPr>
              <w:pStyle w:val="TableRow"/>
            </w:pPr>
            <w:r>
              <w:t>Comments: “Label exported via Specimen Mail Merge.”</w:t>
            </w:r>
          </w:p>
          <w:p w14:paraId="1156E658" w14:textId="77777777" w:rsidR="00CF5997" w:rsidRDefault="00CF5997" w:rsidP="00CF5997">
            <w:r>
              <w:t xml:space="preserve">Inscription:  </w:t>
            </w:r>
          </w:p>
          <w:p w14:paraId="4DCF7484" w14:textId="77777777" w:rsidR="00CF5997" w:rsidRDefault="00CF5997" w:rsidP="00CF5997">
            <w:pPr>
              <w:spacing w:after="0"/>
              <w:ind w:left="113"/>
              <w:rPr>
                <w:rFonts w:cs="Arial"/>
              </w:rPr>
            </w:pPr>
            <w:r>
              <w:rPr>
                <w:rFonts w:cs="Arial"/>
              </w:rPr>
              <w:t>Registration Number: [preffered registration number]</w:t>
            </w:r>
          </w:p>
          <w:p w14:paraId="2AB5CEC9" w14:textId="77777777" w:rsidR="00CF5997" w:rsidRDefault="00CF5997" w:rsidP="00CF5997">
            <w:pPr>
              <w:spacing w:after="0"/>
              <w:ind w:left="113"/>
              <w:rPr>
                <w:rFonts w:cs="Arial"/>
              </w:rPr>
            </w:pPr>
            <w:r>
              <w:rPr>
                <w:rFonts w:cs="Arial"/>
              </w:rPr>
              <w:t>Determinations: *&lt;Domain1&gt; [Determination 1 (preferred determination)]</w:t>
            </w:r>
          </w:p>
          <w:p w14:paraId="1BCABEE7" w14:textId="77777777" w:rsidR="00CF5997" w:rsidRDefault="00CF5997" w:rsidP="00CF5997">
            <w:pPr>
              <w:spacing w:after="0"/>
              <w:ind w:left="1587"/>
              <w:rPr>
                <w:rFonts w:cs="Arial"/>
              </w:rPr>
            </w:pPr>
            <w:r>
              <w:rPr>
                <w:rFonts w:cs="Arial"/>
              </w:rPr>
              <w:t>&lt;Domain1&gt; [Determination 2]</w:t>
            </w:r>
          </w:p>
          <w:p w14:paraId="4C0A5B24" w14:textId="77777777" w:rsidR="00CF5997" w:rsidRDefault="00CF5997" w:rsidP="00CF5997">
            <w:pPr>
              <w:spacing w:after="0"/>
              <w:ind w:left="1587"/>
              <w:rPr>
                <w:rFonts w:cs="Arial"/>
              </w:rPr>
            </w:pPr>
            <w:r>
              <w:rPr>
                <w:rFonts w:cs="Arial"/>
              </w:rPr>
              <w:t>&lt;Domain2&gt; [Determination 3] ...</w:t>
            </w:r>
          </w:p>
          <w:p w14:paraId="445748E6" w14:textId="77777777" w:rsidR="00CF5997" w:rsidRDefault="00CF5997" w:rsidP="00CF5997">
            <w:pPr>
              <w:spacing w:after="0"/>
              <w:ind w:left="113"/>
              <w:rPr>
                <w:rFonts w:cs="Arial"/>
              </w:rPr>
            </w:pPr>
            <w:r>
              <w:rPr>
                <w:rFonts w:cs="Arial"/>
              </w:rPr>
              <w:t>Field Collectors: [Specimen field gatherers]</w:t>
            </w:r>
          </w:p>
          <w:p w14:paraId="63946AB5" w14:textId="77777777" w:rsidR="00CF5997" w:rsidRDefault="00CF5997" w:rsidP="00CF5997">
            <w:pPr>
              <w:spacing w:after="0"/>
              <w:ind w:left="113"/>
              <w:rPr>
                <w:rFonts w:cs="Arial"/>
              </w:rPr>
            </w:pPr>
            <w:r>
              <w:rPr>
                <w:rFonts w:cs="Arial"/>
              </w:rPr>
              <w:t>Gathering Site: [Specimen gathering site]</w:t>
            </w:r>
          </w:p>
          <w:p w14:paraId="4FCE82B6" w14:textId="77777777" w:rsidR="00CF5997" w:rsidRDefault="00CF5997" w:rsidP="00CF5997">
            <w:pPr>
              <w:spacing w:after="0"/>
              <w:ind w:left="113"/>
              <w:rPr>
                <w:rFonts w:cs="Arial"/>
              </w:rPr>
            </w:pPr>
            <w:r>
              <w:rPr>
                <w:rFonts w:cs="Arial"/>
              </w:rPr>
              <w:t>Gathering Date: [Specimen gathering date]</w:t>
            </w:r>
          </w:p>
          <w:p w14:paraId="40795B9B" w14:textId="77777777" w:rsidR="00CF5997" w:rsidRDefault="00CF5997" w:rsidP="00A512B1">
            <w:pPr>
              <w:pStyle w:val="TableRow"/>
            </w:pPr>
            <w:r>
              <w:t xml:space="preserve">  </w:t>
            </w:r>
          </w:p>
          <w:p w14:paraId="0ABC1AD6" w14:textId="77777777" w:rsidR="00A512B1" w:rsidRDefault="00A512B1" w:rsidP="00A512B1">
            <w:pPr>
              <w:pStyle w:val="TableRow"/>
            </w:pPr>
            <w:r>
              <w:lastRenderedPageBreak/>
              <w:t>A warning is displayed if the target folder already contains a file named the same as the report file allowing the user to cancel and make any appropriate changes.</w:t>
            </w:r>
          </w:p>
          <w:p w14:paraId="6D5E28D4" w14:textId="77777777" w:rsidR="00CF5997" w:rsidRDefault="00A512B1" w:rsidP="00A512B1">
            <w:pPr>
              <w:pStyle w:val="TableRow"/>
            </w:pPr>
            <w:r>
              <w:t>Closes the dialog.  Generates the report output according to the selection in this dialog and invokes the user's preferred web browser to display the report.</w:t>
            </w:r>
          </w:p>
        </w:tc>
      </w:tr>
      <w:tr w:rsidR="00A512B1" w14:paraId="4818A638"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98AD4FC" w14:textId="77777777" w:rsidR="00A512B1" w:rsidRDefault="00A512B1" w:rsidP="00A512B1">
            <w:pPr>
              <w:pStyle w:val="TableRow"/>
            </w:pPr>
            <w:r>
              <w:lastRenderedPageBreak/>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19A881" w14:textId="77777777" w:rsidR="00A512B1" w:rsidRDefault="00A512B1" w:rsidP="00A512B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623859" w14:textId="77777777" w:rsidR="00A512B1" w:rsidRDefault="00A512B1" w:rsidP="00A512B1">
            <w:pPr>
              <w:pStyle w:val="TableRow"/>
            </w:pPr>
            <w:r>
              <w:t>Closes the dialog with no further action.  No report is generated.</w:t>
            </w:r>
          </w:p>
        </w:tc>
      </w:tr>
    </w:tbl>
    <w:p w14:paraId="74AD7DCB" w14:textId="77777777" w:rsidR="00A512B1" w:rsidRDefault="00A512B1" w:rsidP="00D20FC0"/>
    <w:p w14:paraId="3EBFD194" w14:textId="77777777" w:rsidR="004E047A" w:rsidRPr="00A512B1" w:rsidRDefault="004E047A" w:rsidP="004E047A">
      <w:pPr>
        <w:pStyle w:val="Heading4"/>
        <w:numPr>
          <w:ilvl w:val="3"/>
          <w:numId w:val="4"/>
        </w:numPr>
        <w:rPr>
          <w:lang w:val="fr-FR"/>
        </w:rPr>
      </w:pPr>
      <w:r w:rsidRPr="00A512B1">
        <w:rPr>
          <w:lang w:val="fr-FR"/>
        </w:rPr>
        <w:t xml:space="preserve">Specimen </w:t>
      </w:r>
      <w:r>
        <w:rPr>
          <w:lang w:val="fr-FR"/>
        </w:rPr>
        <w:t>Label</w:t>
      </w:r>
      <w:r w:rsidRPr="00A512B1">
        <w:rPr>
          <w:lang w:val="fr-FR"/>
        </w:rPr>
        <w:t xml:space="preserve"> Output dialog</w:t>
      </w:r>
    </w:p>
    <w:p w14:paraId="5FD7E5EB" w14:textId="18DA3986" w:rsidR="004E047A" w:rsidRDefault="005550DB" w:rsidP="004E047A">
      <w:pPr>
        <w:jc w:val="center"/>
        <w:rPr>
          <w:lang w:val="en-US"/>
        </w:rPr>
      </w:pPr>
      <w:r w:rsidRPr="00F76813">
        <w:rPr>
          <w:noProof/>
          <w:lang w:eastAsia="en-GB"/>
        </w:rPr>
        <w:drawing>
          <wp:inline distT="0" distB="0" distL="0" distR="0" wp14:anchorId="6D63B147" wp14:editId="763CE2EB">
            <wp:extent cx="52768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14:paraId="789C4953" w14:textId="77777777" w:rsidR="00814D68" w:rsidRPr="00B27B14" w:rsidRDefault="00814D68" w:rsidP="003B100C">
      <w:pPr>
        <w:rPr>
          <w:lang w:val="en-US"/>
        </w:rPr>
      </w:pPr>
      <w:r>
        <w:rPr>
          <w:lang w:val="en-US"/>
        </w:rPr>
        <w:t>Note: cannot select a different report directory</w:t>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E047A" w14:paraId="45D1B2F6" w14:textId="77777777" w:rsidTr="00CD244C">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EB5F701" w14:textId="77777777" w:rsidR="004E047A" w:rsidRDefault="004E047A" w:rsidP="00B743AD">
            <w:pPr>
              <w:pStyle w:val="TableTitle"/>
            </w:pPr>
            <w:r>
              <w:lastRenderedPageBreak/>
              <w:t>Window Name: TdlgSpecimenLabel</w:t>
            </w:r>
          </w:p>
        </w:tc>
      </w:tr>
      <w:tr w:rsidR="004E047A" w14:paraId="5E980D4F" w14:textId="77777777" w:rsidTr="00CD244C">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8CB59CB" w14:textId="77777777" w:rsidR="004E047A" w:rsidRDefault="004E047A" w:rsidP="00CD244C">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C406CBB" w14:textId="77777777" w:rsidR="004E047A" w:rsidRDefault="004E047A" w:rsidP="00B743AD">
            <w:pPr>
              <w:pStyle w:val="TableRow"/>
              <w:keepNext/>
            </w:pPr>
            <w:r>
              <w:rPr>
                <w:b/>
              </w:rPr>
              <w:t>Unit File Name</w:t>
            </w:r>
            <w:r>
              <w:t>: SpecimenLabel.pas</w:t>
            </w:r>
          </w:p>
        </w:tc>
      </w:tr>
      <w:tr w:rsidR="004E047A" w14:paraId="5B67B46F" w14:textId="77777777" w:rsidTr="00CD244C">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A438591" w14:textId="77777777" w:rsidR="004E047A" w:rsidRDefault="004E047A" w:rsidP="00CD244C">
            <w:pPr>
              <w:pStyle w:val="TableRow"/>
              <w:keepNext/>
            </w:pPr>
            <w:r>
              <w:rPr>
                <w:b/>
              </w:rPr>
              <w:t>Entities</w:t>
            </w:r>
            <w:r>
              <w:t xml:space="preserve">: </w:t>
            </w:r>
          </w:p>
        </w:tc>
      </w:tr>
      <w:tr w:rsidR="004E047A" w14:paraId="7A2D4720" w14:textId="77777777" w:rsidTr="00CD244C">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81FF56" w14:textId="77777777" w:rsidR="004E047A" w:rsidRDefault="004E047A" w:rsidP="00B743AD">
            <w:pPr>
              <w:pStyle w:val="TableRow"/>
              <w:keepNext/>
            </w:pPr>
            <w:r>
              <w:rPr>
                <w:b/>
              </w:rPr>
              <w:t>Calls</w:t>
            </w:r>
            <w:r>
              <w:t xml:space="preserve">: </w:t>
            </w:r>
          </w:p>
        </w:tc>
      </w:tr>
      <w:tr w:rsidR="004E047A" w14:paraId="6A77C0D8" w14:textId="77777777" w:rsidTr="00CD244C">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0EA25E" w14:textId="77777777" w:rsidR="004E047A" w:rsidRDefault="004E047A" w:rsidP="00CD244C">
            <w:pPr>
              <w:pStyle w:val="TableRow"/>
              <w:keepNext/>
            </w:pPr>
            <w:r>
              <w:rPr>
                <w:b/>
              </w:rPr>
              <w:t>Returns</w:t>
            </w:r>
            <w:r>
              <w:t xml:space="preserve"> </w:t>
            </w:r>
            <w:r>
              <w:rPr>
                <w:b/>
              </w:rPr>
              <w:t>To</w:t>
            </w:r>
            <w:r>
              <w:t>: TfrmCBMain</w:t>
            </w:r>
          </w:p>
        </w:tc>
      </w:tr>
      <w:tr w:rsidR="004E047A" w14:paraId="457A9CCE" w14:textId="77777777" w:rsidTr="00CD244C">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2E105D" w14:textId="77777777" w:rsidR="004E047A" w:rsidRDefault="004E047A" w:rsidP="00B743AD">
            <w:pPr>
              <w:pStyle w:val="TableRow"/>
              <w:keepNext/>
            </w:pPr>
            <w:r>
              <w:rPr>
                <w:b/>
              </w:rPr>
              <w:t>Description</w:t>
            </w:r>
            <w:r>
              <w:t xml:space="preserve">: Dialog that is displayed when a user selects the Specimen Label Ouput report.  The user is able to select a specimen quick report and </w:t>
            </w:r>
            <w:r w:rsidR="00F76813">
              <w:t>optionally generate specimen labels</w:t>
            </w:r>
            <w:r>
              <w:t>.</w:t>
            </w:r>
            <w:r w:rsidR="00F76813">
              <w:t xml:space="preserve"> </w:t>
            </w:r>
          </w:p>
          <w:p w14:paraId="753676DB" w14:textId="77777777" w:rsidR="00F76813" w:rsidRDefault="00F76813">
            <w:pPr>
              <w:pStyle w:val="TableRow"/>
              <w:keepNext/>
            </w:pPr>
            <w:r>
              <w:t xml:space="preserve">The screen is passed the list of Specimen </w:t>
            </w:r>
            <w:r>
              <w:rPr>
                <w:rFonts w:eastAsia="SimSun" w:hint="eastAsia"/>
                <w:lang w:eastAsia="zh-SG"/>
              </w:rPr>
              <w:t>Collection_Unit_Keys</w:t>
            </w:r>
            <w:r>
              <w:rPr>
                <w:rFonts w:eastAsia="SimSun"/>
                <w:lang w:eastAsia="zh-SG"/>
              </w:rPr>
              <w:t xml:space="preserve"> (the current selection in the collections browser)</w:t>
            </w:r>
          </w:p>
        </w:tc>
      </w:tr>
    </w:tbl>
    <w:p w14:paraId="0BDE5E62" w14:textId="77777777" w:rsidR="004E047A" w:rsidRDefault="004E047A" w:rsidP="004E047A"/>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E047A" w14:paraId="26BD92E4" w14:textId="77777777" w:rsidTr="00CD244C">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CD79D61" w14:textId="77777777" w:rsidR="004E047A" w:rsidRDefault="004E047A" w:rsidP="00CD244C">
            <w:pPr>
              <w:pStyle w:val="TableTitle"/>
            </w:pPr>
            <w:r>
              <w:t>Window Controls</w:t>
            </w:r>
          </w:p>
        </w:tc>
      </w:tr>
      <w:tr w:rsidR="004E047A" w14:paraId="50B5B05E" w14:textId="77777777" w:rsidTr="00CD244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B90A05" w14:textId="77777777" w:rsidR="004E047A" w:rsidRDefault="004E047A" w:rsidP="00CD244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C24FD0" w14:textId="77777777" w:rsidR="004E047A" w:rsidRDefault="004E047A" w:rsidP="00CD244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37CAAEA" w14:textId="77777777" w:rsidR="004E047A" w:rsidRDefault="004E047A" w:rsidP="00CD244C">
            <w:pPr>
              <w:pStyle w:val="TableColumnTitles"/>
              <w:keepNext/>
            </w:pPr>
            <w:r>
              <w:rPr>
                <w:i/>
              </w:rPr>
              <w:t>Attribute</w:t>
            </w:r>
            <w:r>
              <w:t xml:space="preserve"> Action</w:t>
            </w:r>
          </w:p>
        </w:tc>
      </w:tr>
      <w:tr w:rsidR="004E047A" w14:paraId="7B8D80B1"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653BEC6C" w14:textId="77777777" w:rsidR="004E047A" w:rsidRDefault="002B55C1" w:rsidP="00CD244C">
            <w:pPr>
              <w:pStyle w:val="TableRow"/>
            </w:pPr>
            <w:r>
              <w:t>txtReportPath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6E9E91D" w14:textId="77777777" w:rsidR="004E047A" w:rsidRDefault="002B55C1" w:rsidP="00CD244C">
            <w:pPr>
              <w:pStyle w:val="TableRow"/>
            </w:pPr>
            <w:r>
              <w:t>Textbox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A0DD5F" w14:textId="77777777" w:rsidR="004E047A" w:rsidRDefault="002B55C1" w:rsidP="00CD244C">
            <w:pPr>
              <w:pStyle w:val="TableRow"/>
              <w:rPr>
                <w:iCs/>
              </w:rPr>
            </w:pPr>
            <w:r>
              <w:rPr>
                <w:iCs/>
              </w:rPr>
              <w:t>Read only</w:t>
            </w:r>
          </w:p>
          <w:p w14:paraId="34594534" w14:textId="77777777" w:rsidR="002B55C1" w:rsidRDefault="002B55C1" w:rsidP="00CD244C">
            <w:pPr>
              <w:pStyle w:val="TableRow"/>
              <w:rPr>
                <w:iCs/>
              </w:rPr>
            </w:pPr>
            <w:r>
              <w:rPr>
                <w:iCs/>
              </w:rPr>
              <w:t>Labeled “Report Directory:”</w:t>
            </w:r>
          </w:p>
          <w:p w14:paraId="5FC09E80" w14:textId="77777777" w:rsidR="002B55C1" w:rsidRPr="00A521AC" w:rsidRDefault="002B55C1" w:rsidP="00B743AD">
            <w:pPr>
              <w:pStyle w:val="TableRow"/>
              <w:rPr>
                <w:iCs/>
              </w:rPr>
            </w:pPr>
            <w:r>
              <w:t>Defaults to the Queries directory set in the File Locations page of the Recorder 6 Options dialog.</w:t>
            </w:r>
            <w:r>
              <w:rPr>
                <w:iCs/>
              </w:rPr>
              <w:t xml:space="preserve"> (held in </w:t>
            </w:r>
            <w:r w:rsidRPr="002B55C1">
              <w:rPr>
                <w:iCs/>
              </w:rPr>
              <w:t>HKEY_CURRENT_USER\Software\Dorset Software\Recorder 6\Settings</w:t>
            </w:r>
            <w:r>
              <w:rPr>
                <w:iCs/>
              </w:rPr>
              <w:t>\Report Path)</w:t>
            </w:r>
          </w:p>
        </w:tc>
      </w:tr>
      <w:tr w:rsidR="004E047A" w14:paraId="224B4BE6"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7E8F1197" w14:textId="77777777" w:rsidR="004E047A" w:rsidRDefault="002B55C1" w:rsidP="00B743AD">
            <w:pPr>
              <w:pStyle w:val="TableRow"/>
            </w:pPr>
            <w:r>
              <w:t>tv</w:t>
            </w:r>
            <w:r w:rsidR="002B24A6">
              <w:t>Select</w:t>
            </w:r>
            <w:r>
              <w:t>Report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A2C178" w14:textId="77777777" w:rsidR="004E047A" w:rsidRDefault="002B55C1" w:rsidP="00CD244C">
            <w:pPr>
              <w:pStyle w:val="TableRow"/>
            </w:pPr>
            <w:r>
              <w:t>Tree View</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BE4FCEC" w14:textId="77777777" w:rsidR="004E047A" w:rsidRDefault="002B55C1" w:rsidP="00CD244C">
            <w:pPr>
              <w:pStyle w:val="TableRow"/>
              <w:rPr>
                <w:iCs/>
              </w:rPr>
            </w:pPr>
            <w:r>
              <w:rPr>
                <w:iCs/>
              </w:rPr>
              <w:t>Labelled “Select Report:”</w:t>
            </w:r>
          </w:p>
          <w:p w14:paraId="4AC7CBE4" w14:textId="77777777" w:rsidR="002B55C1" w:rsidRDefault="002B55C1" w:rsidP="00CD244C">
            <w:pPr>
              <w:pStyle w:val="TableRow"/>
              <w:rPr>
                <w:iCs/>
              </w:rPr>
            </w:pPr>
            <w:r>
              <w:rPr>
                <w:iCs/>
              </w:rPr>
              <w:t>List all quick reports found in the folder txtReportPath</w:t>
            </w:r>
            <w:r w:rsidR="002B24A6">
              <w:rPr>
                <w:iCs/>
              </w:rPr>
              <w:t xml:space="preserve"> is pointing at</w:t>
            </w:r>
            <w:r w:rsidR="000F2410">
              <w:rPr>
                <w:iCs/>
              </w:rPr>
              <w:t>, and that have the attribute “keytype” set to “Specimen”</w:t>
            </w:r>
          </w:p>
          <w:p w14:paraId="6DE5C1DE" w14:textId="77777777" w:rsidR="002B24A6" w:rsidRPr="00B27B14" w:rsidRDefault="002B24A6" w:rsidP="00B743AD">
            <w:pPr>
              <w:pStyle w:val="TableRow"/>
              <w:rPr>
                <w:iCs/>
              </w:rPr>
            </w:pPr>
            <w:r>
              <w:rPr>
                <w:iCs/>
              </w:rPr>
              <w:t>Report nodes are grouped under folder nodes that correspond to the “menupath” attribute of the CustomReport element, works like the Open Report Dialog of record 6. See tvSelectReport element in section 2.1.1.53 of the Recorder 6 TSD.</w:t>
            </w:r>
          </w:p>
        </w:tc>
      </w:tr>
      <w:tr w:rsidR="004E047A" w14:paraId="05679EDA"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3DAB7FE9" w14:textId="77777777" w:rsidR="004E047A" w:rsidRDefault="002B24A6" w:rsidP="00B743AD">
            <w:pPr>
              <w:pStyle w:val="TableRow"/>
            </w:pPr>
            <w:r>
              <w:t>mmReportDescription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56E0D0" w14:textId="77777777" w:rsidR="004E047A" w:rsidRDefault="002B24A6" w:rsidP="00CD244C">
            <w:pPr>
              <w:pStyle w:val="TableRow"/>
            </w:pPr>
            <w:r>
              <w: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FB7D3A" w14:textId="77777777" w:rsidR="002B24A6" w:rsidRDefault="002B24A6" w:rsidP="00CD244C">
            <w:pPr>
              <w:pStyle w:val="TableRow"/>
              <w:rPr>
                <w:iCs/>
              </w:rPr>
            </w:pPr>
            <w:r>
              <w:rPr>
                <w:iCs/>
              </w:rPr>
              <w:t>Displays the details of the report</w:t>
            </w:r>
          </w:p>
          <w:p w14:paraId="7D000909" w14:textId="77777777" w:rsidR="004E047A" w:rsidRPr="00B27B14" w:rsidRDefault="002B24A6" w:rsidP="00CD244C">
            <w:pPr>
              <w:pStyle w:val="TableRow"/>
              <w:rPr>
                <w:iCs/>
              </w:rPr>
            </w:pPr>
            <w:r>
              <w:rPr>
                <w:iCs/>
              </w:rPr>
              <w:t xml:space="preserve">See </w:t>
            </w:r>
            <w:r>
              <w:t>mmReportDescription</w:t>
            </w:r>
            <w:r>
              <w:rPr>
                <w:iCs/>
              </w:rPr>
              <w:t xml:space="preserve"> element in section 2.1.1.53 of the Recorder 6 TSD.</w:t>
            </w:r>
          </w:p>
        </w:tc>
      </w:tr>
      <w:tr w:rsidR="004E047A" w14:paraId="3F795312"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7345B8FB" w14:textId="77777777" w:rsidR="004E047A" w:rsidRDefault="004E047A" w:rsidP="00CD244C">
            <w:pPr>
              <w:pStyle w:val="TableRow"/>
            </w:pPr>
            <w:r>
              <w:t>chkCreateLabel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D66055" w14:textId="77777777" w:rsidR="004E047A" w:rsidRDefault="004E047A" w:rsidP="00CD244C">
            <w:pPr>
              <w:pStyle w:val="TableRow"/>
            </w:pPr>
            <w:r>
              <w:t>Check</w:t>
            </w:r>
            <w:r w:rsidR="002B55C1">
              <w:t xml:space="preserve"> </w:t>
            </w:r>
            <w:r>
              <w: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3A6D21" w14:textId="77777777" w:rsidR="004E047A" w:rsidRDefault="004E047A" w:rsidP="00CD244C">
            <w:pPr>
              <w:pStyle w:val="TableRow"/>
            </w:pPr>
            <w:r>
              <w:t>Caption: Generate Label Records</w:t>
            </w:r>
          </w:p>
        </w:tc>
      </w:tr>
      <w:tr w:rsidR="004E047A" w14:paraId="34C2496E"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2C74A957" w14:textId="77777777" w:rsidR="004E047A" w:rsidRDefault="004E047A" w:rsidP="00CD244C">
            <w:pPr>
              <w:pStyle w:val="TableRow"/>
            </w:pPr>
            <w:r>
              <w:lastRenderedPageBreak/>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91333E" w14:textId="77777777" w:rsidR="004E047A" w:rsidRDefault="004E047A" w:rsidP="00CD244C">
            <w:pPr>
              <w:pStyle w:val="TableRow"/>
            </w:pPr>
            <w:r>
              <w: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6793AF" w14:textId="77777777" w:rsidR="002B24A6" w:rsidRDefault="002B24A6" w:rsidP="00F76813">
            <w:pPr>
              <w:pStyle w:val="TableRow"/>
            </w:pPr>
            <w:r>
              <w:t>Only enabled if a report node is selected in tvSelectReport</w:t>
            </w:r>
          </w:p>
          <w:p w14:paraId="0B998954" w14:textId="77777777" w:rsidR="00F76813" w:rsidRDefault="00F76813" w:rsidP="00F76813">
            <w:pPr>
              <w:pStyle w:val="TableRow"/>
            </w:pPr>
            <w:r>
              <w:t>If chkCreateLabel is selected then a new Specimen_Label record is created for each specimen passed to the screen, populated with the following data.</w:t>
            </w:r>
          </w:p>
          <w:p w14:paraId="1C360C72" w14:textId="77777777" w:rsidR="00F76813" w:rsidRDefault="00F76813" w:rsidP="00F76813">
            <w:pPr>
              <w:pStyle w:val="TableRow"/>
            </w:pPr>
            <w:r>
              <w:t>Is_Inscription: false (label)</w:t>
            </w:r>
          </w:p>
          <w:p w14:paraId="60883C57" w14:textId="77777777" w:rsidR="00F76813" w:rsidRDefault="00F76813" w:rsidP="00F76813">
            <w:pPr>
              <w:pStyle w:val="TableRow"/>
            </w:pPr>
            <w:r>
              <w:t>Is_Current: true</w:t>
            </w:r>
          </w:p>
          <w:p w14:paraId="657FC805" w14:textId="77777777" w:rsidR="00F76813" w:rsidRDefault="00F76813" w:rsidP="00F76813">
            <w:pPr>
              <w:pStyle w:val="TableRow"/>
            </w:pPr>
            <w:r>
              <w:t xml:space="preserve">Comments: “Label </w:t>
            </w:r>
            <w:r w:rsidR="002B55C1">
              <w:t>create</w:t>
            </w:r>
            <w:r>
              <w:t xml:space="preserve">d via Specimen </w:t>
            </w:r>
            <w:r w:rsidR="002B55C1">
              <w:t>Label Output</w:t>
            </w:r>
            <w:r>
              <w:t>.”</w:t>
            </w:r>
          </w:p>
          <w:p w14:paraId="72294FAA" w14:textId="77777777" w:rsidR="00F76813" w:rsidRDefault="00F76813" w:rsidP="00F76813">
            <w:r>
              <w:t xml:space="preserve">Inscription:  </w:t>
            </w:r>
          </w:p>
          <w:p w14:paraId="35E22385" w14:textId="77777777" w:rsidR="00F76813" w:rsidRDefault="00F76813" w:rsidP="00F76813">
            <w:pPr>
              <w:spacing w:after="0"/>
              <w:ind w:left="113"/>
              <w:rPr>
                <w:rFonts w:cs="Arial"/>
              </w:rPr>
            </w:pPr>
            <w:r>
              <w:rPr>
                <w:rFonts w:cs="Arial"/>
              </w:rPr>
              <w:t>Registration Number: [preffered registration number]</w:t>
            </w:r>
          </w:p>
          <w:p w14:paraId="3F797B69" w14:textId="77777777" w:rsidR="00F76813" w:rsidRDefault="00F76813" w:rsidP="00F76813">
            <w:pPr>
              <w:spacing w:after="0"/>
              <w:ind w:left="113"/>
              <w:rPr>
                <w:rFonts w:cs="Arial"/>
              </w:rPr>
            </w:pPr>
            <w:r>
              <w:rPr>
                <w:rFonts w:cs="Arial"/>
              </w:rPr>
              <w:t>Determinations: *&lt;Domain1&gt; [Determination 1 (preferred determination)]</w:t>
            </w:r>
          </w:p>
          <w:p w14:paraId="328039AC" w14:textId="77777777" w:rsidR="00F76813" w:rsidRDefault="00F76813" w:rsidP="00F76813">
            <w:pPr>
              <w:spacing w:after="0"/>
              <w:ind w:left="1587"/>
              <w:rPr>
                <w:rFonts w:cs="Arial"/>
              </w:rPr>
            </w:pPr>
            <w:r>
              <w:rPr>
                <w:rFonts w:cs="Arial"/>
              </w:rPr>
              <w:t>&lt;Domain1&gt; [Determination 2]</w:t>
            </w:r>
          </w:p>
          <w:p w14:paraId="7C313CBE" w14:textId="77777777" w:rsidR="00F76813" w:rsidRDefault="00F76813" w:rsidP="00F76813">
            <w:pPr>
              <w:spacing w:after="0"/>
              <w:ind w:left="1587"/>
              <w:rPr>
                <w:rFonts w:cs="Arial"/>
              </w:rPr>
            </w:pPr>
            <w:r>
              <w:rPr>
                <w:rFonts w:cs="Arial"/>
              </w:rPr>
              <w:t>&lt;Domain2&gt; [Determination 3] ...</w:t>
            </w:r>
          </w:p>
          <w:p w14:paraId="07F44D3F" w14:textId="77777777" w:rsidR="00F76813" w:rsidRDefault="00F76813" w:rsidP="00F76813">
            <w:pPr>
              <w:spacing w:after="0"/>
              <w:ind w:left="113"/>
              <w:rPr>
                <w:rFonts w:cs="Arial"/>
              </w:rPr>
            </w:pPr>
            <w:r>
              <w:rPr>
                <w:rFonts w:cs="Arial"/>
              </w:rPr>
              <w:t>Field Collectors: [Specimen field gatherers]</w:t>
            </w:r>
          </w:p>
          <w:p w14:paraId="4244260E" w14:textId="77777777" w:rsidR="00F76813" w:rsidRDefault="00F76813" w:rsidP="00F76813">
            <w:pPr>
              <w:spacing w:after="0"/>
              <w:ind w:left="113"/>
              <w:rPr>
                <w:rFonts w:cs="Arial"/>
              </w:rPr>
            </w:pPr>
            <w:r>
              <w:rPr>
                <w:rFonts w:cs="Arial"/>
              </w:rPr>
              <w:t>Gathering Site: [Specimen gathering site]</w:t>
            </w:r>
          </w:p>
          <w:p w14:paraId="4B74BB74" w14:textId="77777777" w:rsidR="00F76813" w:rsidRDefault="00F76813" w:rsidP="00F76813">
            <w:pPr>
              <w:spacing w:after="0"/>
              <w:ind w:left="113"/>
              <w:rPr>
                <w:rFonts w:cs="Arial"/>
              </w:rPr>
            </w:pPr>
            <w:r>
              <w:rPr>
                <w:rFonts w:cs="Arial"/>
              </w:rPr>
              <w:t>Gathering Date: [Specimen gathering date]</w:t>
            </w:r>
          </w:p>
          <w:p w14:paraId="58483F36" w14:textId="77777777" w:rsidR="004E047A" w:rsidRDefault="004E047A" w:rsidP="00CD244C">
            <w:pPr>
              <w:pStyle w:val="TableRow"/>
            </w:pPr>
          </w:p>
          <w:p w14:paraId="66ADCDEF" w14:textId="77777777" w:rsidR="004E047A" w:rsidRDefault="004E047A" w:rsidP="00B743AD">
            <w:pPr>
              <w:pStyle w:val="TableRow"/>
            </w:pPr>
            <w:r>
              <w:t xml:space="preserve">Closes the dialog. </w:t>
            </w:r>
            <w:r w:rsidR="00F76813">
              <w:t>Runs the selected report, displaying the results in the normal quick reports results screen</w:t>
            </w:r>
            <w:r w:rsidR="000F2410">
              <w:t xml:space="preserve"> (Filter Results)</w:t>
            </w:r>
            <w:r w:rsidR="00F76813">
              <w:t>.</w:t>
            </w:r>
          </w:p>
        </w:tc>
      </w:tr>
      <w:tr w:rsidR="004E047A" w14:paraId="1614D477" w14:textId="77777777" w:rsidTr="00CD244C">
        <w:tc>
          <w:tcPr>
            <w:tcW w:w="1890" w:type="dxa"/>
            <w:tcBorders>
              <w:top w:val="single" w:sz="6" w:space="0" w:color="auto"/>
              <w:left w:val="single" w:sz="6" w:space="0" w:color="auto"/>
              <w:bottom w:val="single" w:sz="6" w:space="0" w:color="auto"/>
              <w:right w:val="single" w:sz="6" w:space="0" w:color="auto"/>
            </w:tcBorders>
            <w:shd w:val="clear" w:color="auto" w:fill="auto"/>
          </w:tcPr>
          <w:p w14:paraId="1C87C140" w14:textId="77777777" w:rsidR="004E047A" w:rsidRDefault="004E047A" w:rsidP="00CD244C">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0D883F" w14:textId="77777777" w:rsidR="004E047A" w:rsidRDefault="004E047A" w:rsidP="00CD244C">
            <w:pPr>
              <w:pStyle w:val="TableRow"/>
            </w:pPr>
            <w:r>
              <w: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30A41D" w14:textId="77777777" w:rsidR="004E047A" w:rsidRDefault="004E047A" w:rsidP="00CD244C">
            <w:pPr>
              <w:pStyle w:val="TableRow"/>
            </w:pPr>
            <w:r>
              <w:t>Closes the dialog with no further action.  No report is generated.</w:t>
            </w:r>
          </w:p>
        </w:tc>
      </w:tr>
    </w:tbl>
    <w:p w14:paraId="38278A3C" w14:textId="77777777" w:rsidR="004E047A" w:rsidRDefault="004E047A" w:rsidP="004E047A"/>
    <w:p w14:paraId="5FEEF1B1" w14:textId="77777777" w:rsidR="001E28AB" w:rsidRDefault="00804D2A" w:rsidP="00840903">
      <w:pPr>
        <w:pStyle w:val="Heading3"/>
      </w:pPr>
      <w:r>
        <w:br w:type="page"/>
      </w:r>
      <w:bookmarkStart w:id="481" w:name="_Toc292878884"/>
      <w:r w:rsidR="001E28AB">
        <w:lastRenderedPageBreak/>
        <w:t>Thesaurus</w:t>
      </w:r>
      <w:r w:rsidR="00252064">
        <w:t xml:space="preserve"> Navigator</w:t>
      </w:r>
      <w:bookmarkEnd w:id="481"/>
    </w:p>
    <w:p w14:paraId="6CBB0198" w14:textId="77777777" w:rsidR="00252064" w:rsidRDefault="00252064" w:rsidP="00840903">
      <w:pPr>
        <w:pStyle w:val="Heading4"/>
      </w:pPr>
      <w:bookmarkStart w:id="482" w:name="_Toc292878885"/>
      <w:r>
        <w:t>Overview</w:t>
      </w:r>
      <w:bookmarkEnd w:id="482"/>
    </w:p>
    <w:p w14:paraId="5D390C71" w14:textId="77777777" w:rsidR="00252064" w:rsidRPr="00252064" w:rsidRDefault="00252064" w:rsidP="00252064">
      <w:pPr>
        <w:pStyle w:val="NormalIndent"/>
      </w:pPr>
      <w:r>
        <w:t>This is a generic frame component that allows the thesaurus to be navigated by subject area, domain and concept group.</w:t>
      </w:r>
      <w:r w:rsidR="009B4108">
        <w:t xml:space="preserve">  The frame calls a dialog when the user is required to select a lineage to show in the hierarchy if a concept has more than one lineage.</w:t>
      </w:r>
    </w:p>
    <w:p w14:paraId="709F3E5D" w14:textId="77777777" w:rsidR="00252064" w:rsidRDefault="00252064" w:rsidP="00840903">
      <w:pPr>
        <w:pStyle w:val="Heading4"/>
      </w:pPr>
      <w:bookmarkStart w:id="483" w:name="_Toc292878886"/>
      <w:r>
        <w:t>Screen Flow Diagram</w:t>
      </w:r>
      <w:bookmarkEnd w:id="483"/>
    </w:p>
    <w:p w14:paraId="28286488" w14:textId="3BB50929" w:rsidR="00252064" w:rsidRPr="00252064" w:rsidRDefault="005550DB" w:rsidP="00252064">
      <w:r w:rsidRPr="00252064">
        <w:rPr>
          <w:noProof/>
          <w:lang w:eastAsia="en-GB"/>
        </w:rPr>
        <w:drawing>
          <wp:inline distT="0" distB="0" distL="0" distR="0" wp14:anchorId="2494F0C6" wp14:editId="668FF4F3">
            <wp:extent cx="3552825" cy="1114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52825" cy="1114425"/>
                    </a:xfrm>
                    <a:prstGeom prst="rect">
                      <a:avLst/>
                    </a:prstGeom>
                    <a:noFill/>
                    <a:ln>
                      <a:noFill/>
                    </a:ln>
                  </pic:spPr>
                </pic:pic>
              </a:graphicData>
            </a:graphic>
          </wp:inline>
        </w:drawing>
      </w:r>
    </w:p>
    <w:p w14:paraId="30A57ADE" w14:textId="77777777" w:rsidR="00077943" w:rsidRDefault="00077943" w:rsidP="00CC6B4D">
      <w:pPr>
        <w:pStyle w:val="Heading4"/>
        <w:numPr>
          <w:ilvl w:val="3"/>
          <w:numId w:val="4"/>
        </w:numPr>
      </w:pPr>
      <w:bookmarkStart w:id="484" w:name="_Toc292878887"/>
      <w:bookmarkStart w:id="485" w:name="_Ref292879171"/>
      <w:bookmarkStart w:id="486" w:name="_Ref298426752"/>
      <w:bookmarkStart w:id="487" w:name="_Ref493597785"/>
      <w:r>
        <w:t>Thesaurus navigator frame</w:t>
      </w:r>
      <w:bookmarkEnd w:id="484"/>
      <w:bookmarkEnd w:id="485"/>
      <w:bookmarkEnd w:id="486"/>
      <w:bookmarkEnd w:id="487"/>
    </w:p>
    <w:p w14:paraId="576758BC" w14:textId="56022084" w:rsidR="00077943" w:rsidRDefault="005550DB" w:rsidP="00077943">
      <w:pPr>
        <w:jc w:val="center"/>
        <w:rPr>
          <w:lang w:val="en-US"/>
        </w:rPr>
      </w:pPr>
      <w:r>
        <w:rPr>
          <w:noProof/>
          <w:lang w:eastAsia="en-GB"/>
        </w:rPr>
        <w:drawing>
          <wp:inline distT="0" distB="0" distL="0" distR="0" wp14:anchorId="00E598B3" wp14:editId="62258F95">
            <wp:extent cx="3000375" cy="3952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0375" cy="3952875"/>
                    </a:xfrm>
                    <a:prstGeom prst="rect">
                      <a:avLst/>
                    </a:prstGeom>
                    <a:noFill/>
                    <a:ln>
                      <a:noFill/>
                    </a:ln>
                  </pic:spPr>
                </pic:pic>
              </a:graphicData>
            </a:graphic>
          </wp:inline>
        </w:drawing>
      </w: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77943" w14:paraId="252A08A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2C40614" w14:textId="77777777" w:rsidR="00077943" w:rsidRDefault="00077943">
            <w:pPr>
              <w:pStyle w:val="TableTitle"/>
            </w:pPr>
            <w:r>
              <w:lastRenderedPageBreak/>
              <w:t>Window Name: TfraThesaurusNavigator</w:t>
            </w:r>
          </w:p>
        </w:tc>
      </w:tr>
      <w:tr w:rsidR="00077943" w14:paraId="4A100B6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89BC5C3" w14:textId="77777777" w:rsidR="00077943" w:rsidRDefault="00077943">
            <w:pPr>
              <w:pStyle w:val="TableRow"/>
              <w:keepNext/>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AFEBFC6" w14:textId="77777777" w:rsidR="00077943" w:rsidRDefault="00077943">
            <w:pPr>
              <w:pStyle w:val="TableRow"/>
              <w:keepNext/>
            </w:pPr>
            <w:r>
              <w:rPr>
                <w:b/>
              </w:rPr>
              <w:t>Unit File Name</w:t>
            </w:r>
            <w:r>
              <w:t>: ThesaurusNavigator.pas</w:t>
            </w:r>
          </w:p>
        </w:tc>
      </w:tr>
      <w:tr w:rsidR="00077943" w14:paraId="423CB9E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91A390" w14:textId="77777777" w:rsidR="00077943" w:rsidRDefault="00077943">
            <w:pPr>
              <w:pStyle w:val="TableRow"/>
              <w:keepNext/>
            </w:pPr>
            <w:r>
              <w:rPr>
                <w:b/>
              </w:rPr>
              <w:t>Entities</w:t>
            </w:r>
            <w:r>
              <w:t>: Subject_Area, Domain, Local_Domain, Concept_Group, Concept_Group_Version, Term, Concept_Rank.Abbreviation, Concept_Rank.Color_R, Concept_Rank.Color_G, Concept_Rank.Color_B</w:t>
            </w:r>
          </w:p>
        </w:tc>
      </w:tr>
      <w:tr w:rsidR="00077943" w14:paraId="6AA997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B4D705" w14:textId="77777777" w:rsidR="00077943" w:rsidRDefault="00077943">
            <w:pPr>
              <w:pStyle w:val="TableRow"/>
              <w:keepNext/>
            </w:pPr>
            <w:r>
              <w:rPr>
                <w:b/>
              </w:rPr>
              <w:t>Calls</w:t>
            </w:r>
            <w:r>
              <w:t>: None</w:t>
            </w:r>
          </w:p>
        </w:tc>
      </w:tr>
      <w:tr w:rsidR="00077943" w14:paraId="26B2DDC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71AB588" w14:textId="77777777" w:rsidR="00077943" w:rsidRDefault="00077943">
            <w:pPr>
              <w:pStyle w:val="TableRow"/>
              <w:keepNext/>
            </w:pPr>
            <w:r>
              <w:rPr>
                <w:b/>
              </w:rPr>
              <w:t>Returns</w:t>
            </w:r>
            <w:r>
              <w:t xml:space="preserve"> </w:t>
            </w:r>
            <w:r>
              <w:rPr>
                <w:b/>
              </w:rPr>
              <w:t>To</w:t>
            </w:r>
            <w:r>
              <w:t>: None</w:t>
            </w:r>
          </w:p>
        </w:tc>
      </w:tr>
      <w:tr w:rsidR="00077943" w14:paraId="0A56DE4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F1E332" w14:textId="77777777" w:rsidR="00077943" w:rsidRDefault="00077943">
            <w:pPr>
              <w:pStyle w:val="TableRow"/>
              <w:keepNext/>
            </w:pPr>
            <w:r>
              <w:rPr>
                <w:b/>
              </w:rPr>
              <w:t>Description</w:t>
            </w:r>
            <w:r>
              <w:t>: Frame component that facilitates the browsing of the thesaurus by subject area, domain and concept group.  Used in both the Thesaurus Editor and the Thesaurus Browser to browse concepts.</w:t>
            </w:r>
          </w:p>
          <w:p w14:paraId="78A5C3D6" w14:textId="77777777" w:rsidR="00340A1C" w:rsidRPr="00340A1C" w:rsidRDefault="00340A1C">
            <w:pPr>
              <w:pStyle w:val="TableRow"/>
              <w:keepNext/>
            </w:pPr>
            <w:r w:rsidRPr="00340A1C">
              <w:t>This frame is able to receive a list of concepts from other systems and display them in tvHierarchy.  The existing nodes in tvHierarchy are cleared, and the new concepts added in Concept.Sort_Code order.  If the concepts all exist within 1 domain then the domain is selected in cmbDomains, otherwise cmbDomains is set to an empty value.  If the concepts all exist within 1 concept group then the concept group is selected in cmbConceptGroups, otherwise cmbDomains is set to an empty value.</w:t>
            </w:r>
          </w:p>
        </w:tc>
      </w:tr>
    </w:tbl>
    <w:p w14:paraId="419B3006" w14:textId="77777777" w:rsidR="00D81EE3" w:rsidRDefault="00D81EE3" w:rsidP="00D81EE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81EE3" w14:paraId="6144C56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98E4046" w14:textId="77777777" w:rsidR="00D81EE3" w:rsidRDefault="00D81EE3">
            <w:pPr>
              <w:pStyle w:val="TableTitle"/>
            </w:pPr>
            <w:r>
              <w:t>Menu Items</w:t>
            </w:r>
          </w:p>
        </w:tc>
      </w:tr>
      <w:tr w:rsidR="00D81EE3" w14:paraId="1BA31C8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656B426" w14:textId="77777777" w:rsidR="00D81EE3" w:rsidRDefault="00D81EE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49EF91" w14:textId="77777777" w:rsidR="00D81EE3" w:rsidRDefault="00D81EE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787EBF" w14:textId="77777777" w:rsidR="00D81EE3" w:rsidRDefault="00D81EE3">
            <w:pPr>
              <w:pStyle w:val="TableColumnTitles"/>
              <w:keepNext/>
            </w:pPr>
            <w:r>
              <w:rPr>
                <w:i/>
              </w:rPr>
              <w:t>Attribute</w:t>
            </w:r>
            <w:r>
              <w:t xml:space="preserve"> Action</w:t>
            </w:r>
          </w:p>
        </w:tc>
      </w:tr>
      <w:tr w:rsidR="00D81EE3" w14:paraId="5665BF4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8A819E" w14:textId="77777777" w:rsidR="00D81EE3" w:rsidRDefault="00D81EE3" w:rsidP="004610F7">
            <w:pPr>
              <w:pStyle w:val="TableRow"/>
            </w:pPr>
            <w:r>
              <w:t>pmNode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9B8009" w14:textId="77777777" w:rsidR="00D81EE3" w:rsidRDefault="00D81EE3" w:rsidP="004610F7">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78BB9DA" w14:textId="77777777" w:rsidR="00D81EE3" w:rsidRDefault="00D81EE3" w:rsidP="004610F7">
            <w:pPr>
              <w:pStyle w:val="TableRow"/>
            </w:pPr>
            <w:r>
              <w:t>Popup menu linked to tvHierarchy.  Contains pmNodeCopy, pmNodeRefreshNodeChildren, pmNodeShowAncestorHierarchy.</w:t>
            </w:r>
          </w:p>
        </w:tc>
      </w:tr>
      <w:tr w:rsidR="00D81EE3" w14:paraId="04D5B2E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67F3E4" w14:textId="77777777" w:rsidR="00D81EE3" w:rsidRDefault="00D81EE3">
            <w:pPr>
              <w:pStyle w:val="TableRow"/>
            </w:pPr>
            <w:r>
              <w:t>pmNodeCopy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043749" w14:textId="77777777" w:rsidR="00D81EE3" w:rsidRDefault="00D81EE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C9D3F9" w14:textId="77777777" w:rsidR="00D81EE3" w:rsidRDefault="00D81EE3">
            <w:pPr>
              <w:pStyle w:val="TableRow"/>
            </w:pPr>
            <w:r>
              <w:t>Copies the node to the clipboard (using both Recorder CF_JNCCDATA format and CF_TEXT format).  The node can be pasted into an application that is aware of the structure of CF_JNCCDATA items or any application that accepts plain text.</w:t>
            </w:r>
          </w:p>
        </w:tc>
      </w:tr>
      <w:tr w:rsidR="00D81EE3" w14:paraId="068431F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53C16CA" w14:textId="77777777" w:rsidR="00D81EE3" w:rsidRDefault="00D81EE3">
            <w:pPr>
              <w:pStyle w:val="TableRow"/>
            </w:pPr>
            <w:r>
              <w:t>pmNodeRefreshNodeChildren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430DF0" w14:textId="77777777" w:rsidR="00D81EE3" w:rsidRDefault="00D81EE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07A7FC3" w14:textId="77777777" w:rsidR="00D81EE3" w:rsidRDefault="00D81EE3">
            <w:pPr>
              <w:pStyle w:val="TableRow"/>
            </w:pPr>
            <w:r>
              <w:t>Clears and reloads the child nodes of the node currently selected in tvHierarchy.  This is useful when the node's children are incompletely displayed, e.g. as a result of a call to pmNodeShowAncestorHierarchy.</w:t>
            </w:r>
          </w:p>
        </w:tc>
      </w:tr>
      <w:tr w:rsidR="00D81EE3" w14:paraId="4550893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87C6C5A" w14:textId="77777777" w:rsidR="00D81EE3" w:rsidRDefault="00D81EE3">
            <w:pPr>
              <w:pStyle w:val="TableRow"/>
            </w:pPr>
            <w:r>
              <w:lastRenderedPageBreak/>
              <w:t>pmNodeShowAncestorHierarchy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5579F4" w14:textId="77777777" w:rsidR="00D81EE3" w:rsidRDefault="00D81EE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348DDD" w14:textId="77777777" w:rsidR="00D81EE3" w:rsidRDefault="00D81EE3">
            <w:pPr>
              <w:pStyle w:val="TableRow"/>
            </w:pPr>
            <w:r>
              <w:t>If there is only one Concept_Lineage record for the selected concept, then clears the existing nodes and loads the lineage into tvHierarchy.  The lineage is selected from the Concept_Lineage table as follows:</w:t>
            </w:r>
          </w:p>
          <w:p w14:paraId="35331374" w14:textId="77777777" w:rsidR="00D81EE3" w:rsidRDefault="00D81EE3">
            <w:pPr>
              <w:pStyle w:val="TableRow"/>
            </w:pPr>
            <w:r>
              <w:t>1) Obtain each Concept_Lineage.Lineage field for the concept.</w:t>
            </w:r>
          </w:p>
          <w:p w14:paraId="037E1D84" w14:textId="77777777" w:rsidR="00D81EE3" w:rsidRDefault="00D81EE3">
            <w:pPr>
              <w:pStyle w:val="TableRow"/>
            </w:pPr>
            <w:r>
              <w:t>2) Create a string that matches all the characters in this field up to the first '\'.</w:t>
            </w:r>
          </w:p>
          <w:p w14:paraId="183F094D" w14:textId="77777777" w:rsidR="00D81EE3" w:rsidRDefault="00D81EE3">
            <w:pPr>
              <w:pStyle w:val="TableRow"/>
            </w:pPr>
            <w:r>
              <w:t>3) Create a string that matches all the characters in this field up to the second '\' and repeat this for each '\' in the lineage.</w:t>
            </w:r>
          </w:p>
          <w:p w14:paraId="4554993A" w14:textId="77777777" w:rsidR="00D81EE3" w:rsidRDefault="00D81EE3">
            <w:pPr>
              <w:pStyle w:val="TableRow"/>
            </w:pPr>
            <w:r>
              <w:t>4) Select all the concepts where the Concept_Lineage.Lineage matches any of the selected strings and the concept_group is the same, and order by length of the lineage string.</w:t>
            </w:r>
          </w:p>
          <w:p w14:paraId="59872022" w14:textId="77777777" w:rsidR="00D81EE3" w:rsidRDefault="00D81EE3">
            <w:pPr>
              <w:pStyle w:val="TableRow"/>
            </w:pPr>
            <w:r>
              <w:t>For example, to obtain the lineage for a concept whose lineage is '134\583\293\4' then select concepts where the concept group matches the selected concept's and the Concept_Lineage.Lineage is in the folllowing list:</w:t>
            </w:r>
          </w:p>
          <w:p w14:paraId="2FE89EEE" w14:textId="77777777" w:rsidR="00D81EE3" w:rsidRDefault="00D81EE3">
            <w:pPr>
              <w:pStyle w:val="TableRow"/>
            </w:pPr>
            <w:r>
              <w:t>134</w:t>
            </w:r>
          </w:p>
          <w:p w14:paraId="0A25DD7E" w14:textId="77777777" w:rsidR="00D81EE3" w:rsidRDefault="00D81EE3">
            <w:pPr>
              <w:pStyle w:val="TableRow"/>
            </w:pPr>
            <w:r>
              <w:t>134\583</w:t>
            </w:r>
          </w:p>
          <w:p w14:paraId="69AED3C2" w14:textId="77777777" w:rsidR="00D81EE3" w:rsidRDefault="00D81EE3">
            <w:pPr>
              <w:pStyle w:val="TableRow"/>
            </w:pPr>
            <w:r>
              <w:t>134\583\293</w:t>
            </w:r>
          </w:p>
          <w:p w14:paraId="72FEA106" w14:textId="77777777" w:rsidR="00D81EE3" w:rsidRDefault="00D81EE3">
            <w:pPr>
              <w:pStyle w:val="TableRow"/>
            </w:pPr>
            <w:r>
              <w:t>134\583\293\4</w:t>
            </w:r>
          </w:p>
          <w:p w14:paraId="2D74646F" w14:textId="77777777" w:rsidR="00D81EE3" w:rsidRDefault="00D81EE3">
            <w:pPr>
              <w:pStyle w:val="TableRow"/>
            </w:pPr>
            <w:r>
              <w:t>The uppermost node in the lineage is loaded first and each subsequent concept is loaded as a child of the previous node.  The entire lineage (down to the concept that was selected prior to accessing this function) is loaded.</w:t>
            </w:r>
          </w:p>
          <w:p w14:paraId="653DB689" w14:textId="77777777" w:rsidR="00340A1C" w:rsidRDefault="00340A1C" w:rsidP="00340A1C">
            <w:pPr>
              <w:pStyle w:val="TableRow"/>
            </w:pPr>
            <w:r>
              <w:t>If there are more than one lineage available, then displays dlgSelectLineage.</w:t>
            </w:r>
          </w:p>
          <w:p w14:paraId="0B90992A" w14:textId="77777777" w:rsidR="00340A1C" w:rsidRDefault="00340A1C" w:rsidP="00340A1C">
            <w:pPr>
              <w:pStyle w:val="TableRow"/>
            </w:pPr>
            <w:r>
              <w:t>If there is no lineag available, then displays a message 'No information available to display'.</w:t>
            </w:r>
          </w:p>
        </w:tc>
      </w:tr>
      <w:tr w:rsidR="00D81EE3" w14:paraId="7817C78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ADF713" w14:textId="77777777" w:rsidR="00D81EE3" w:rsidRDefault="00D81EE3">
            <w:pPr>
              <w:pStyle w:val="TableRow"/>
            </w:pPr>
            <w:r>
              <w:t>pmSearchMode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EC6ECA" w14:textId="77777777" w:rsidR="00D81EE3" w:rsidRDefault="00D81EE3">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6321E2" w14:textId="77777777" w:rsidR="00D81EE3" w:rsidRDefault="00D81EE3">
            <w:pPr>
              <w:pStyle w:val="TableRow"/>
            </w:pPr>
            <w:r>
              <w:t>Popup menu linked to btnSearchMode.  Contains pmSearchModeFind, pmSearchModePopulateTopLevel.</w:t>
            </w:r>
          </w:p>
        </w:tc>
      </w:tr>
      <w:tr w:rsidR="00D81EE3" w14:paraId="2C7975B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34E3326" w14:textId="77777777" w:rsidR="00D81EE3" w:rsidRDefault="00D81EE3">
            <w:pPr>
              <w:pStyle w:val="TableRow"/>
            </w:pPr>
            <w:r>
              <w:lastRenderedPageBreak/>
              <w:t>pmSearchModeFind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0D2022" w14:textId="77777777" w:rsidR="00D81EE3" w:rsidRDefault="00D81EE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967E55" w14:textId="77777777" w:rsidR="00D81EE3" w:rsidRDefault="00D81EE3">
            <w:pPr>
              <w:pStyle w:val="TableRow"/>
            </w:pPr>
            <w:r>
              <w:t>Equivalent to clicking btnGo.</w:t>
            </w:r>
          </w:p>
        </w:tc>
      </w:tr>
      <w:tr w:rsidR="00D81EE3" w14:paraId="1C90065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AA6E552" w14:textId="77777777" w:rsidR="00D81EE3" w:rsidRDefault="00D81EE3">
            <w:pPr>
              <w:pStyle w:val="TableRow"/>
            </w:pPr>
            <w:r>
              <w:t>pmSearchModePopulateTopLevel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B858D2" w14:textId="77777777" w:rsidR="00D81EE3" w:rsidRDefault="00D81EE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E346EEB" w14:textId="77777777" w:rsidR="00D81EE3" w:rsidRDefault="00D81EE3">
            <w:pPr>
              <w:pStyle w:val="TableRow"/>
            </w:pPr>
            <w:r>
              <w:t>Clears tvHierarchy and populates it with all concepts where there is no parent in the hierarchy and where List_Preferred=1, sorted by Sort_Code.</w:t>
            </w:r>
          </w:p>
        </w:tc>
      </w:tr>
    </w:tbl>
    <w:p w14:paraId="5C4EF5D7" w14:textId="77777777" w:rsidR="00D81EE3" w:rsidRDefault="00D81EE3" w:rsidP="00D81EE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77943" w14:paraId="3C8DCD3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C3A1D95" w14:textId="77777777" w:rsidR="00077943" w:rsidRDefault="00077943">
            <w:pPr>
              <w:pStyle w:val="TableTitle"/>
            </w:pPr>
            <w:r>
              <w:t>Window Controls</w:t>
            </w:r>
          </w:p>
        </w:tc>
      </w:tr>
      <w:tr w:rsidR="00077943" w14:paraId="603E53C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06D35C" w14:textId="77777777" w:rsidR="00077943" w:rsidRDefault="0007794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E7271E" w14:textId="77777777" w:rsidR="00077943" w:rsidRDefault="0007794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D49AA9" w14:textId="77777777" w:rsidR="00077943" w:rsidRDefault="00077943">
            <w:pPr>
              <w:pStyle w:val="TableColumnTitles"/>
              <w:keepNext/>
            </w:pPr>
            <w:r>
              <w:rPr>
                <w:i/>
              </w:rPr>
              <w:t>Attribute</w:t>
            </w:r>
            <w:r>
              <w:t xml:space="preserve"> Action</w:t>
            </w:r>
          </w:p>
        </w:tc>
      </w:tr>
      <w:tr w:rsidR="00077943" w14:paraId="1D43017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2017CF" w14:textId="77777777" w:rsidR="00077943" w:rsidRDefault="00077943">
            <w:pPr>
              <w:pStyle w:val="TableRow"/>
            </w:pPr>
            <w:r>
              <w:t>cmbDomains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43E5457" w14:textId="77777777" w:rsidR="00077943" w:rsidRDefault="00077943">
            <w:pPr>
              <w:pStyle w:val="TableRow"/>
            </w:pPr>
            <w:r>
              <w:t>TComboBoxEx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3655E9" w14:textId="77777777" w:rsidR="00077943" w:rsidRDefault="00077943">
            <w:pPr>
              <w:pStyle w:val="TableRow"/>
              <w:rPr>
                <w:i/>
              </w:rPr>
            </w:pPr>
            <w:r>
              <w:rPr>
                <w:i/>
              </w:rPr>
              <w:t>Subject_Area.Item_Name, Domain.Item_Name</w:t>
            </w:r>
          </w:p>
          <w:p w14:paraId="7D8AB058" w14:textId="77777777" w:rsidR="00077943" w:rsidRDefault="00077943">
            <w:pPr>
              <w:pStyle w:val="TableRow"/>
            </w:pPr>
            <w:r>
              <w:t>Hierarchical combo box listing domains organised by subject area.  Subject areas and domains are identified by a distinct icon, in addition domains are indented beneath the parent subject area.</w:t>
            </w:r>
          </w:p>
          <w:p w14:paraId="4C9C24F7" w14:textId="77777777" w:rsidR="00077943" w:rsidRDefault="00077943">
            <w:pPr>
              <w:pStyle w:val="TableRow"/>
            </w:pPr>
            <w:r>
              <w:t>Selecting an item populates cmbConceptGroups with the list of concept groups for all local domains present within the selected domain.  Also populates the concept group caption (lblConceptGroup) with the caption appropriate to that domain.</w:t>
            </w:r>
          </w:p>
        </w:tc>
      </w:tr>
      <w:tr w:rsidR="00077943" w14:paraId="7A084DC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9BA44C" w14:textId="77777777" w:rsidR="00077943" w:rsidRDefault="00077943">
            <w:pPr>
              <w:pStyle w:val="TableRow"/>
            </w:pPr>
            <w:r>
              <w:lastRenderedPageBreak/>
              <w:t>lblConceptGroup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FAB354" w14:textId="77777777" w:rsidR="00077943" w:rsidRDefault="00077943">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BE6E70" w14:textId="77777777" w:rsidR="00077943" w:rsidRDefault="00077943">
            <w:pPr>
              <w:pStyle w:val="TableRow"/>
              <w:rPr>
                <w:i/>
              </w:rPr>
            </w:pPr>
            <w:r>
              <w:rPr>
                <w:i/>
              </w:rPr>
              <w:t>Local_Domain.Concept_Group_Label</w:t>
            </w:r>
          </w:p>
          <w:p w14:paraId="1B9F9F1F" w14:textId="77777777" w:rsidR="00077943" w:rsidRDefault="00077943">
            <w:pPr>
              <w:pStyle w:val="TableRow"/>
            </w:pPr>
            <w:r>
              <w:t>Displays the concept group caption for the domain selected in cmbDomains.  As several Local_Domains may be present the correct caption is selected as follows:</w:t>
            </w:r>
          </w:p>
          <w:p w14:paraId="55A83955" w14:textId="77777777" w:rsidR="00077943" w:rsidRDefault="00077943">
            <w:pPr>
              <w:pStyle w:val="TableRow"/>
            </w:pPr>
            <w:r>
              <w:t>- The available local domains for the selected domain are selected.</w:t>
            </w:r>
          </w:p>
          <w:p w14:paraId="31AC6040" w14:textId="77777777" w:rsidR="00077943" w:rsidRDefault="00077943">
            <w:pPr>
              <w:pStyle w:val="TableRow"/>
            </w:pPr>
            <w:r>
              <w:t>- If only one Local_Domain is present, then it's caption is used.</w:t>
            </w:r>
          </w:p>
          <w:p w14:paraId="3CF54015" w14:textId="77777777" w:rsidR="00077943" w:rsidRDefault="00077943">
            <w:pPr>
              <w:pStyle w:val="TableRow"/>
            </w:pPr>
            <w:r>
              <w:t xml:space="preserve">- If more than one Local_Domain is present, then the one whose Language_Key matches the current system locale's language (in Control Panel Regional Settings) is identified in order to obtain the correct Concept_Group_Label.  </w:t>
            </w:r>
          </w:p>
          <w:p w14:paraId="27A82E63" w14:textId="77777777" w:rsidR="00077943" w:rsidRDefault="00077943">
            <w:pPr>
              <w:pStyle w:val="TableRow"/>
            </w:pPr>
            <w:r>
              <w:t>- If more than one Local_Domain is present but there is none that match the selected  language then the English Local_Domain's caption is selected if present.  Otherwise the first entered Local_Domain's caption is selected.</w:t>
            </w:r>
          </w:p>
        </w:tc>
      </w:tr>
      <w:tr w:rsidR="00077943" w14:paraId="26FE3F2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9BAB06" w14:textId="77777777" w:rsidR="00077943" w:rsidRDefault="00077943">
            <w:pPr>
              <w:pStyle w:val="TableRow"/>
            </w:pPr>
            <w:r>
              <w:t>cmbConceptGroups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FCCACB" w14:textId="77777777" w:rsidR="00077943" w:rsidRDefault="0007794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FC7768" w14:textId="77777777" w:rsidR="00077943" w:rsidRDefault="00077943">
            <w:pPr>
              <w:pStyle w:val="TableRow"/>
              <w:rPr>
                <w:i/>
              </w:rPr>
            </w:pPr>
            <w:r>
              <w:rPr>
                <w:i/>
              </w:rPr>
              <w:t>Concept_Group.Item_Name, Concept_Group_Version.Version</w:t>
            </w:r>
          </w:p>
          <w:p w14:paraId="317DAA52" w14:textId="77777777" w:rsidR="00077943" w:rsidRDefault="00077943">
            <w:pPr>
              <w:pStyle w:val="TableRow"/>
            </w:pPr>
            <w:r>
              <w:t>If btnHistory is raised (default), then lists all the concept groups available for all the local domains present for the domain selected in cmbDomains.  Selecting a concept group causes subsequent seaches to be performed on the latest version of the concept group.  If btnHistory is depressed, then lists all versions of the concept groups as described above and concatenates a space and the version field to the concept group name.</w:t>
            </w:r>
          </w:p>
          <w:p w14:paraId="3CFBE7F4" w14:textId="77777777" w:rsidR="00077943" w:rsidRDefault="00077943">
            <w:pPr>
              <w:pStyle w:val="TableRow"/>
            </w:pPr>
            <w:r>
              <w:t>List is alphabetically sorted.</w:t>
            </w:r>
          </w:p>
        </w:tc>
      </w:tr>
      <w:tr w:rsidR="00077943" w14:paraId="0801F82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2C987E6" w14:textId="77777777" w:rsidR="00077943" w:rsidRDefault="00077943">
            <w:pPr>
              <w:pStyle w:val="TableRow"/>
            </w:pPr>
            <w:r>
              <w:t>btnHistory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6F3609" w14:textId="77777777" w:rsidR="00077943" w:rsidRDefault="00077943">
            <w:pPr>
              <w:pStyle w:val="TableRow"/>
            </w:pPr>
            <w:r>
              <w:t>TSpeedButton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D78A295" w14:textId="77777777" w:rsidR="00077943" w:rsidRDefault="00077943">
            <w:pPr>
              <w:pStyle w:val="TableRow"/>
            </w:pPr>
            <w:r>
              <w:t>Toggleable button that determines if cmbConceptGroups shows only the latest versions of concept groups or all versions.  See cmbConceptGroups for functionality.</w:t>
            </w:r>
          </w:p>
        </w:tc>
      </w:tr>
      <w:tr w:rsidR="00077943" w14:paraId="2F36F48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99A614" w14:textId="77777777" w:rsidR="00077943" w:rsidRDefault="00077943">
            <w:pPr>
              <w:pStyle w:val="TableRow"/>
            </w:pPr>
            <w:r>
              <w:t>eSearch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852E68" w14:textId="77777777" w:rsidR="00077943" w:rsidRDefault="0007794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524BE9" w14:textId="77777777" w:rsidR="00077943" w:rsidRDefault="00077943">
            <w:pPr>
              <w:pStyle w:val="TableRow"/>
            </w:pPr>
            <w:r>
              <w:t>Allows the user to enter search text.  Pressing the Return key is equivalent to pressing btnGo.</w:t>
            </w:r>
          </w:p>
        </w:tc>
      </w:tr>
      <w:tr w:rsidR="00077943" w14:paraId="6E7CC92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4E9795" w14:textId="77777777" w:rsidR="00077943" w:rsidRDefault="00077943">
            <w:pPr>
              <w:pStyle w:val="TableRow"/>
            </w:pPr>
            <w:r>
              <w:lastRenderedPageBreak/>
              <w:t>btnSearchMode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1A1B19" w14:textId="77777777" w:rsidR="00077943" w:rsidRDefault="00077943">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8E8478" w14:textId="77777777" w:rsidR="00077943" w:rsidRDefault="00077943">
            <w:pPr>
              <w:pStyle w:val="TableRow"/>
            </w:pPr>
            <w:r>
              <w:t>Displays a drop down menu with 2 options: Find and Populate Top Level.  Selecting Find has the same functionality as clicking btnGo.  Selecting Populate Top Level displays the entire top level of the selected concept group in tvHierarchy.</w:t>
            </w:r>
          </w:p>
        </w:tc>
      </w:tr>
      <w:tr w:rsidR="00077943" w14:paraId="4F09B3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43CF983" w14:textId="77777777" w:rsidR="00077943" w:rsidRDefault="00077943">
            <w:pPr>
              <w:pStyle w:val="TableRow"/>
            </w:pPr>
            <w:r>
              <w:t>tvHierarchy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3D009C" w14:textId="77777777" w:rsidR="00077943" w:rsidRDefault="00077943">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94D61B3" w14:textId="77777777" w:rsidR="001E6A81" w:rsidRDefault="001B41C5">
            <w:pPr>
              <w:pStyle w:val="TableRow"/>
              <w:rPr>
                <w:i/>
              </w:rPr>
            </w:pPr>
            <w:r>
              <w:rPr>
                <w:i/>
              </w:rPr>
              <w:t>Concept.Published_Term</w:t>
            </w:r>
            <w:r w:rsidR="001E6A81">
              <w:rPr>
                <w:i/>
              </w:rPr>
              <w:t xml:space="preserve"> </w:t>
            </w:r>
          </w:p>
          <w:p w14:paraId="18A9E1C7" w14:textId="77777777" w:rsidR="001E6A81" w:rsidRDefault="001E6A81">
            <w:pPr>
              <w:pStyle w:val="TableRow"/>
              <w:rPr>
                <w:i/>
              </w:rPr>
            </w:pPr>
            <w:r>
              <w:rPr>
                <w:i/>
              </w:rPr>
              <w:t>(Displayed in red</w:t>
            </w:r>
            <w:r w:rsidR="00F214B3">
              <w:rPr>
                <w:i/>
              </w:rPr>
              <w:t xml:space="preserve"> and</w:t>
            </w:r>
            <w:r>
              <w:rPr>
                <w:i/>
              </w:rPr>
              <w:t xml:space="preserve"> prefixed with </w:t>
            </w:r>
            <w:r w:rsidR="00F214B3">
              <w:rPr>
                <w:i/>
              </w:rPr>
              <w:t xml:space="preserve">an </w:t>
            </w:r>
            <w:r>
              <w:rPr>
                <w:i/>
              </w:rPr>
              <w:t xml:space="preserve">exclamation mark if in the Concept Organisor and Concept.AcknowledgeUpdate is false (0)) </w:t>
            </w:r>
          </w:p>
          <w:p w14:paraId="4847494A" w14:textId="77777777" w:rsidR="00077943" w:rsidRDefault="00077943">
            <w:pPr>
              <w:pStyle w:val="TableRow"/>
            </w:pPr>
            <w:r>
              <w:t>Displays the selected term(s).  Expanding a term node causes all child concepts to be listed from the concept group's hierarchy.  These are those terms which have a Concept_Relation record linking from the selected term to them where Semantic_Relation_Type_Key=Concept_Group.Hierarchy_Relation_Type_Key.</w:t>
            </w:r>
          </w:p>
          <w:p w14:paraId="71D365FC" w14:textId="77777777" w:rsidR="001E6A81" w:rsidRDefault="00077943">
            <w:pPr>
              <w:pStyle w:val="TableRow"/>
            </w:pPr>
            <w:r>
              <w:t>If a rank is available for the concept node, then Concept_Rank.Abbreviation is drawn to the left of the node's caption inside a box filled with the color specified by Color_R, Color_G and Color_B.  The caption itself is rendered as a Unicode string, and HTML style &lt;i&gt; &lt;/i&gt; formatting is implemented allowing italic text to be displayed.</w:t>
            </w:r>
          </w:p>
          <w:p w14:paraId="55FC6709" w14:textId="77777777" w:rsidR="00077943" w:rsidRDefault="00077943">
            <w:pPr>
              <w:pStyle w:val="TableRow"/>
            </w:pPr>
            <w:r>
              <w:t>Right clicking on a node shows the pmNode popup menu.</w:t>
            </w:r>
          </w:p>
        </w:tc>
      </w:tr>
      <w:tr w:rsidR="00077943" w14:paraId="70A9EC2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2845A2" w14:textId="77777777" w:rsidR="00077943" w:rsidRDefault="00077943">
            <w:pPr>
              <w:pStyle w:val="TableRow"/>
            </w:pPr>
            <w:r>
              <w:lastRenderedPageBreak/>
              <w:t>btnGo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E042E3F" w14:textId="77777777" w:rsidR="00077943" w:rsidRDefault="00077943">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6EEAEC" w14:textId="77777777" w:rsidR="00077943" w:rsidRDefault="00077943">
            <w:pPr>
              <w:pStyle w:val="TableRow"/>
            </w:pPr>
            <w:r>
              <w:t xml:space="preserve">Searches for terms </w:t>
            </w:r>
            <w:r w:rsidR="001B41C5">
              <w:t xml:space="preserve">with Search_Term records </w:t>
            </w:r>
            <w:r>
              <w:t xml:space="preserve">whose </w:t>
            </w:r>
            <w:r w:rsidR="001B41C5">
              <w:t xml:space="preserve">Plaintext </w:t>
            </w:r>
            <w:r>
              <w:t>field starts with the text in eSearch.  Any occurrences of '*' in eSearch are converted to % and an SQL LIKE search is performed.  Terms are searched within the concept group identified in cmbConceptGroups only.</w:t>
            </w:r>
          </w:p>
          <w:p w14:paraId="373736E0" w14:textId="77777777" w:rsidR="00077943" w:rsidRDefault="00077943">
            <w:pPr>
              <w:pStyle w:val="TableRow"/>
            </w:pPr>
            <w:r>
              <w:t>If no terms are found, then a message is displayed 'No terms found'.</w:t>
            </w:r>
          </w:p>
          <w:p w14:paraId="5C4112BA" w14:textId="04B23E46" w:rsidR="00077943" w:rsidRDefault="00077943">
            <w:pPr>
              <w:pStyle w:val="TableRow"/>
            </w:pPr>
            <w:r>
              <w:t xml:space="preserve">If one term is found, then the term </w:t>
            </w:r>
            <w:del w:id="488" w:author="Andrew Kemp" w:date="2017-09-19T15:17:00Z">
              <w:r w:rsidDel="00515A05">
                <w:delText xml:space="preserve">is </w:delText>
              </w:r>
            </w:del>
            <w:ins w:id="489" w:author="Andrew Kemp" w:date="2017-09-19T15:17:00Z">
              <w:r w:rsidR="00515A05">
                <w:t xml:space="preserve">and its ancestors, if any, are </w:t>
              </w:r>
            </w:ins>
            <w:r>
              <w:t>loaded into tvHierarchy</w:t>
            </w:r>
            <w:ins w:id="490" w:author="Andrew Kemp" w:date="2017-09-19T15:18:00Z">
              <w:r w:rsidR="00515A05">
                <w:t xml:space="preserve">, unless the term has more than one lineage, in which case the lineage </w:t>
              </w:r>
            </w:ins>
            <w:ins w:id="491" w:author="Andrew Kemp" w:date="2017-09-19T15:19:00Z">
              <w:r w:rsidR="00515A05">
                <w:t>selector dialog (TdlgSelectLineage) is displayed</w:t>
              </w:r>
            </w:ins>
            <w:r>
              <w:t>.</w:t>
            </w:r>
          </w:p>
          <w:p w14:paraId="4778643A" w14:textId="24410276" w:rsidR="00077943" w:rsidRDefault="00077943" w:rsidP="00E012AB">
            <w:pPr>
              <w:pStyle w:val="TableRow"/>
            </w:pPr>
            <w:r>
              <w:t xml:space="preserve">If more than one term is found, then a find dialog is displayed allowing the user to select from the terms.  The selected term </w:t>
            </w:r>
            <w:del w:id="492" w:author="Andrew Kemp" w:date="2017-09-19T15:19:00Z">
              <w:r w:rsidDel="00E012AB">
                <w:delText xml:space="preserve">is </w:delText>
              </w:r>
            </w:del>
            <w:ins w:id="493" w:author="Andrew Kemp" w:date="2017-09-19T15:19:00Z">
              <w:r w:rsidR="00E012AB">
                <w:t xml:space="preserve">and its ancestors, if any, are </w:t>
              </w:r>
            </w:ins>
            <w:r>
              <w:t>loaded into tvHierarchy</w:t>
            </w:r>
            <w:ins w:id="494" w:author="Andrew Kemp" w:date="2017-09-19T15:20:00Z">
              <w:r w:rsidR="00E012AB">
                <w:t>, unless the term has more than one lineage, in which case the lineage selector dialog (TdlgSelectLineage) is displayed</w:t>
              </w:r>
            </w:ins>
            <w:r>
              <w:t>.</w:t>
            </w:r>
          </w:p>
        </w:tc>
      </w:tr>
    </w:tbl>
    <w:p w14:paraId="41D62B6D" w14:textId="77777777" w:rsidR="00077943" w:rsidRDefault="00077943" w:rsidP="00077943"/>
    <w:p w14:paraId="504CCD89" w14:textId="77777777" w:rsidR="00077943" w:rsidRDefault="00077943" w:rsidP="00CC6B4D">
      <w:pPr>
        <w:pStyle w:val="Heading4"/>
        <w:numPr>
          <w:ilvl w:val="3"/>
          <w:numId w:val="4"/>
        </w:numPr>
      </w:pPr>
      <w:bookmarkStart w:id="495" w:name="_Toc292878888"/>
      <w:r>
        <w:t>Lineage selector dialog</w:t>
      </w:r>
      <w:bookmarkEnd w:id="495"/>
    </w:p>
    <w:p w14:paraId="2D75F1EA" w14:textId="51159624" w:rsidR="00077943" w:rsidRDefault="005550DB" w:rsidP="00077943">
      <w:pPr>
        <w:jc w:val="center"/>
        <w:rPr>
          <w:lang w:val="en-US"/>
        </w:rPr>
      </w:pPr>
      <w:r w:rsidRPr="003D0D81">
        <w:rPr>
          <w:noProof/>
          <w:lang w:eastAsia="en-GB"/>
        </w:rPr>
        <w:drawing>
          <wp:inline distT="0" distB="0" distL="0" distR="0" wp14:anchorId="031FCA6C" wp14:editId="63043C7E">
            <wp:extent cx="5419725" cy="2809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19725" cy="28098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77943" w14:paraId="27B1015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0CE5C20" w14:textId="77777777" w:rsidR="00077943" w:rsidRDefault="00077943">
            <w:pPr>
              <w:pStyle w:val="TableTitle"/>
            </w:pPr>
            <w:r>
              <w:lastRenderedPageBreak/>
              <w:t>Window Name: TdlgSelectLineage</w:t>
            </w:r>
          </w:p>
        </w:tc>
      </w:tr>
      <w:tr w:rsidR="00077943" w14:paraId="26452F5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C8DCFB5" w14:textId="77777777" w:rsidR="00077943" w:rsidRDefault="00077943">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7662FD0" w14:textId="77777777" w:rsidR="00077943" w:rsidRDefault="00077943">
            <w:pPr>
              <w:pStyle w:val="TableRow"/>
              <w:keepNext/>
            </w:pPr>
            <w:r>
              <w:rPr>
                <w:b/>
              </w:rPr>
              <w:t>Unit File Name</w:t>
            </w:r>
            <w:r>
              <w:t>: SelectLineage.pas</w:t>
            </w:r>
          </w:p>
        </w:tc>
      </w:tr>
      <w:tr w:rsidR="00077943" w14:paraId="6D1F332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7359197" w14:textId="77777777" w:rsidR="00077943" w:rsidRDefault="00077943">
            <w:pPr>
              <w:pStyle w:val="TableRow"/>
              <w:keepNext/>
            </w:pPr>
            <w:r>
              <w:rPr>
                <w:b/>
              </w:rPr>
              <w:t>Entities</w:t>
            </w:r>
            <w:r>
              <w:t>: Concept, Concept_Lineage, Term, Term_Version</w:t>
            </w:r>
          </w:p>
        </w:tc>
      </w:tr>
      <w:tr w:rsidR="00077943" w14:paraId="037C6AF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FA758C" w14:textId="77777777" w:rsidR="00077943" w:rsidRDefault="00077943">
            <w:pPr>
              <w:pStyle w:val="TableRow"/>
              <w:keepNext/>
            </w:pPr>
            <w:r>
              <w:rPr>
                <w:b/>
              </w:rPr>
              <w:t>Calls</w:t>
            </w:r>
            <w:r>
              <w:t>: None</w:t>
            </w:r>
          </w:p>
        </w:tc>
      </w:tr>
      <w:tr w:rsidR="00077943" w14:paraId="2363765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720E0F8" w14:textId="77777777" w:rsidR="00077943" w:rsidRDefault="00077943">
            <w:pPr>
              <w:pStyle w:val="TableRow"/>
              <w:keepNext/>
            </w:pPr>
            <w:r>
              <w:rPr>
                <w:b/>
              </w:rPr>
              <w:t>Returns</w:t>
            </w:r>
            <w:r>
              <w:t xml:space="preserve"> </w:t>
            </w:r>
            <w:r>
              <w:rPr>
                <w:b/>
              </w:rPr>
              <w:t>To</w:t>
            </w:r>
            <w:r>
              <w:t>: None</w:t>
            </w:r>
          </w:p>
        </w:tc>
      </w:tr>
      <w:tr w:rsidR="00077943" w14:paraId="31A037A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C0B9AF" w14:textId="77777777" w:rsidR="00077943" w:rsidRDefault="00077943">
            <w:pPr>
              <w:pStyle w:val="TableRow"/>
              <w:keepNext/>
            </w:pPr>
            <w:r>
              <w:rPr>
                <w:b/>
              </w:rPr>
              <w:t>Description</w:t>
            </w:r>
            <w:r>
              <w:t>: Dialog displayed when the user selects to display the ancestor hierarchy (lineage) of a node in the thesaurus browser and the item has more than one possible lineage.  This occurs when the concept has more than one parent, or any ancestor of the concept has more than one parent.  The dialog is also displayed if the chkIncludeSynonyms was last set to checked, and there are other synonyms of the concept on other concept groups.</w:t>
            </w:r>
          </w:p>
        </w:tc>
      </w:tr>
    </w:tbl>
    <w:p w14:paraId="6A82F925" w14:textId="77777777" w:rsidR="00077943" w:rsidRDefault="00077943" w:rsidP="0007794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77943" w14:paraId="4B794840"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D9D0298" w14:textId="77777777" w:rsidR="00077943" w:rsidRDefault="00077943">
            <w:pPr>
              <w:pStyle w:val="TableTitle"/>
            </w:pPr>
            <w:r>
              <w:t>Window Controls</w:t>
            </w:r>
          </w:p>
        </w:tc>
      </w:tr>
      <w:tr w:rsidR="00077943" w14:paraId="63B7855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D5A096" w14:textId="77777777" w:rsidR="00077943" w:rsidRDefault="0007794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7E4C18" w14:textId="77777777" w:rsidR="00077943" w:rsidRDefault="0007794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3A1800" w14:textId="77777777" w:rsidR="00077943" w:rsidRDefault="00077943">
            <w:pPr>
              <w:pStyle w:val="TableColumnTitles"/>
              <w:keepNext/>
            </w:pPr>
            <w:r>
              <w:rPr>
                <w:i/>
              </w:rPr>
              <w:t>Attribute</w:t>
            </w:r>
            <w:r>
              <w:t xml:space="preserve"> Action</w:t>
            </w:r>
          </w:p>
        </w:tc>
      </w:tr>
      <w:tr w:rsidR="00077943" w14:paraId="5FB5BC2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282AC61" w14:textId="77777777" w:rsidR="00077943" w:rsidRDefault="00077943">
            <w:pPr>
              <w:pStyle w:val="TableRow"/>
            </w:pPr>
            <w:r>
              <w:t>sgLineage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1BB5F1" w14:textId="77777777" w:rsidR="00077943" w:rsidRDefault="00077943">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1FBAF0" w14:textId="77777777" w:rsidR="00077943" w:rsidRDefault="00077943">
            <w:pPr>
              <w:pStyle w:val="TableRow"/>
              <w:rPr>
                <w:i/>
              </w:rPr>
            </w:pPr>
            <w:r>
              <w:rPr>
                <w:i/>
              </w:rPr>
              <w:t>Concept, Concept_Lineage, Term, Term_Version</w:t>
            </w:r>
          </w:p>
          <w:p w14:paraId="6053619A" w14:textId="77777777" w:rsidR="00077943" w:rsidRDefault="00077943">
            <w:pPr>
              <w:pStyle w:val="TableRow"/>
            </w:pPr>
            <w:r>
              <w:t xml:space="preserve">Displays a single column for each lineage known for the concept (or any synonym of the concept if chkIncludeSynonyms is checked).  Columns are titled 'Lineage n' where n is the column index, and contain the term name, author and date for each concept listed.  </w:t>
            </w:r>
          </w:p>
          <w:p w14:paraId="79D437AB" w14:textId="77777777" w:rsidR="00077943" w:rsidRDefault="00077943">
            <w:pPr>
              <w:pStyle w:val="TableRow"/>
            </w:pPr>
            <w:r>
              <w:t>Each row in the grid displays a single concept rank; rows are order by Concept_Rank.Sort_Order and the grid is left blank in cells where a particular lineage does not have a concept of the appropriate rank for the row.  Therefore the number of rows shown is the distinct list of all the ranks used by all the lineages shown.</w:t>
            </w:r>
          </w:p>
          <w:p w14:paraId="5D689C72" w14:textId="77777777" w:rsidR="00077943" w:rsidRDefault="00077943">
            <w:pPr>
              <w:pStyle w:val="TableRow"/>
            </w:pPr>
            <w:r>
              <w:t>An additional fixed column is shown into which each rank's abbreviation and colour are rendered (same functionality as used by the tvHierarchy control when rendering ranks alongside each concept label).</w:t>
            </w:r>
          </w:p>
          <w:p w14:paraId="1146AF0A" w14:textId="77777777" w:rsidR="003D0D81" w:rsidRDefault="003D0D81">
            <w:pPr>
              <w:pStyle w:val="TableRow"/>
            </w:pPr>
            <w:r>
              <w:t>A connector line is drawn between each item in the lineage.</w:t>
            </w:r>
          </w:p>
        </w:tc>
      </w:tr>
      <w:tr w:rsidR="00077943" w14:paraId="66606B7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FFA30B" w14:textId="77777777" w:rsidR="00077943" w:rsidRDefault="00077943">
            <w:pPr>
              <w:pStyle w:val="TableRow"/>
            </w:pPr>
            <w:r>
              <w:lastRenderedPageBreak/>
              <w:t>chkIncludeSynonyms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1EC166" w14:textId="77777777" w:rsidR="00077943" w:rsidRDefault="00077943">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EE4F2F" w14:textId="77777777" w:rsidR="00077943" w:rsidRDefault="00077943">
            <w:pPr>
              <w:pStyle w:val="TableRow"/>
            </w:pPr>
            <w:r>
              <w:t>Default to unchecked when this dialog is first used, but the previous state is stored for each user.  If checked, then the synonyms of the selected term are searched for lineage and the lineages are displayed in sgLineage.</w:t>
            </w:r>
          </w:p>
        </w:tc>
      </w:tr>
      <w:tr w:rsidR="00077943" w14:paraId="19FC98E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082A5F" w14:textId="77777777" w:rsidR="00077943" w:rsidRDefault="00077943">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4E4C71" w14:textId="77777777" w:rsidR="00077943" w:rsidRDefault="0007794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D73AEE" w14:textId="77777777" w:rsidR="00077943" w:rsidRDefault="00077943">
            <w:pPr>
              <w:pStyle w:val="TableRow"/>
            </w:pPr>
            <w:r>
              <w:t>Closes the dialog.  The existing nodes in the calling TfraThesaurusNavigator tvHierarchy component are cleared and the selected lineage is loaded into tvHierarchy as described under pmNodeShowAncestorHierarchy for TfraThesaurusNavigator.</w:t>
            </w:r>
          </w:p>
        </w:tc>
      </w:tr>
      <w:tr w:rsidR="00077943" w14:paraId="015D977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A838382" w14:textId="77777777" w:rsidR="00077943" w:rsidRDefault="00077943">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58C9AC" w14:textId="77777777" w:rsidR="00077943" w:rsidRDefault="0007794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3DB535" w14:textId="77777777" w:rsidR="00077943" w:rsidRDefault="00077943">
            <w:pPr>
              <w:pStyle w:val="TableRow"/>
            </w:pPr>
            <w:r>
              <w:t>Closes the dialog with no further action.</w:t>
            </w:r>
          </w:p>
        </w:tc>
      </w:tr>
    </w:tbl>
    <w:p w14:paraId="7E8932BB" w14:textId="77777777" w:rsidR="00077943" w:rsidRDefault="00077943" w:rsidP="00077943"/>
    <w:p w14:paraId="706C2319" w14:textId="77777777" w:rsidR="009B4108" w:rsidRDefault="00D332D5" w:rsidP="00840903">
      <w:pPr>
        <w:pStyle w:val="Heading3"/>
      </w:pPr>
      <w:r>
        <w:br w:type="page"/>
      </w:r>
      <w:bookmarkStart w:id="496" w:name="_Toc292878889"/>
      <w:r w:rsidR="009B4108">
        <w:lastRenderedPageBreak/>
        <w:t>Thesaurus Browser Addin</w:t>
      </w:r>
      <w:bookmarkEnd w:id="496"/>
    </w:p>
    <w:p w14:paraId="7F8B6280" w14:textId="77777777" w:rsidR="009C2B0D" w:rsidRDefault="009C2B0D" w:rsidP="00840903">
      <w:pPr>
        <w:pStyle w:val="Heading4"/>
      </w:pPr>
      <w:bookmarkStart w:id="497" w:name="_Toc292878890"/>
      <w:r>
        <w:t>Overview</w:t>
      </w:r>
      <w:bookmarkEnd w:id="497"/>
    </w:p>
    <w:p w14:paraId="214EC269" w14:textId="77777777" w:rsidR="00BC46D9" w:rsidRPr="009C2B0D" w:rsidRDefault="00BC46D9" w:rsidP="00BC46D9">
      <w:r>
        <w:t>The Thesaurus Browser Addin provides a single screen for browsing the entire Thesaurus.  The user navigates through subect area, domain, local domain, concept group and concept group versions to find concepts in the Thesaurus.  Once a concept is located, the user is able to view HTML details and a list of all relationships for the concept.</w:t>
      </w:r>
    </w:p>
    <w:p w14:paraId="6584FE00" w14:textId="77777777" w:rsidR="009C2B0D" w:rsidRDefault="009C2B0D" w:rsidP="00840903">
      <w:pPr>
        <w:pStyle w:val="Heading4"/>
      </w:pPr>
      <w:bookmarkStart w:id="498" w:name="_Toc292878891"/>
      <w:r>
        <w:t>Screen Flow Diagram</w:t>
      </w:r>
      <w:bookmarkEnd w:id="498"/>
    </w:p>
    <w:p w14:paraId="3A112742" w14:textId="030D6BBB" w:rsidR="009C2B0D" w:rsidRPr="00384511" w:rsidRDefault="005550DB" w:rsidP="009C2B0D">
      <w:r w:rsidRPr="00384511">
        <w:rPr>
          <w:noProof/>
          <w:lang w:eastAsia="en-GB"/>
        </w:rPr>
        <w:drawing>
          <wp:inline distT="0" distB="0" distL="0" distR="0" wp14:anchorId="75A537F8" wp14:editId="72AA1C52">
            <wp:extent cx="5267325" cy="7038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7038975"/>
                    </a:xfrm>
                    <a:prstGeom prst="rect">
                      <a:avLst/>
                    </a:prstGeom>
                    <a:noFill/>
                    <a:ln>
                      <a:noFill/>
                    </a:ln>
                  </pic:spPr>
                </pic:pic>
              </a:graphicData>
            </a:graphic>
          </wp:inline>
        </w:drawing>
      </w:r>
    </w:p>
    <w:p w14:paraId="3F1BDFF9" w14:textId="77777777" w:rsidR="00384511" w:rsidRDefault="00384511" w:rsidP="00CC6B4D">
      <w:pPr>
        <w:pStyle w:val="Heading4"/>
        <w:numPr>
          <w:ilvl w:val="3"/>
          <w:numId w:val="4"/>
        </w:numPr>
      </w:pPr>
      <w:bookmarkStart w:id="499" w:name="_Toc292878892"/>
      <w:r>
        <w:lastRenderedPageBreak/>
        <w:t xml:space="preserve">Class diagram for </w:t>
      </w:r>
      <w:r w:rsidR="003241D9">
        <w:t xml:space="preserve">properties </w:t>
      </w:r>
      <w:r>
        <w:t>screens</w:t>
      </w:r>
      <w:bookmarkEnd w:id="499"/>
    </w:p>
    <w:p w14:paraId="2B6C3ADC" w14:textId="77777777" w:rsidR="00384511" w:rsidRDefault="003241D9" w:rsidP="003241D9">
      <w:pPr>
        <w:pStyle w:val="NormalIndent"/>
      </w:pPr>
      <w:r>
        <w:t>The following class diagra</w:t>
      </w:r>
      <w:r w:rsidRPr="003241D9">
        <w:rPr>
          <w:rStyle w:val="NormalIndentChar1"/>
        </w:rPr>
        <w:t>m shows how the properties manager screens are inherited from the same base class, giving</w:t>
      </w:r>
      <w:r>
        <w:t xml:space="preserve"> them consistency of appearance and functionality.</w:t>
      </w:r>
    </w:p>
    <w:p w14:paraId="721AD6DF" w14:textId="49744B3C" w:rsidR="00384511" w:rsidRPr="00384511" w:rsidRDefault="005550DB" w:rsidP="00384511">
      <w:r w:rsidRPr="00384511">
        <w:rPr>
          <w:noProof/>
          <w:lang w:eastAsia="en-GB"/>
        </w:rPr>
        <w:drawing>
          <wp:inline distT="0" distB="0" distL="0" distR="0" wp14:anchorId="5E612D46" wp14:editId="6076D272">
            <wp:extent cx="5267325" cy="47339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7325" cy="4733925"/>
                    </a:xfrm>
                    <a:prstGeom prst="rect">
                      <a:avLst/>
                    </a:prstGeom>
                    <a:noFill/>
                    <a:ln>
                      <a:noFill/>
                    </a:ln>
                  </pic:spPr>
                </pic:pic>
              </a:graphicData>
            </a:graphic>
          </wp:inline>
        </w:drawing>
      </w:r>
    </w:p>
    <w:p w14:paraId="0AB217C2" w14:textId="77777777" w:rsidR="00384511" w:rsidRDefault="00384511" w:rsidP="00CC6B4D">
      <w:pPr>
        <w:pStyle w:val="Heading4"/>
        <w:numPr>
          <w:ilvl w:val="3"/>
          <w:numId w:val="4"/>
        </w:numPr>
      </w:pPr>
      <w:bookmarkStart w:id="500" w:name="_Toc292878893"/>
      <w:r>
        <w:t>Class diagram for properties frames</w:t>
      </w:r>
      <w:bookmarkEnd w:id="500"/>
    </w:p>
    <w:p w14:paraId="6D4632EF" w14:textId="77777777" w:rsidR="00384511" w:rsidRDefault="003241D9" w:rsidP="003241D9">
      <w:pPr>
        <w:pStyle w:val="NormalIndent"/>
      </w:pPr>
      <w:r>
        <w:t>The following diagram illustrates the class model used to implement the properties frames available for the Theaurus Diagram.  This ensures that each frame is consistent in appearance and behaviour with other similar frames.</w:t>
      </w:r>
    </w:p>
    <w:p w14:paraId="391CE346" w14:textId="1DDEE775" w:rsidR="00384511" w:rsidRPr="00384511" w:rsidRDefault="005550DB" w:rsidP="00384511">
      <w:r w:rsidRPr="00384511">
        <w:rPr>
          <w:noProof/>
          <w:lang w:eastAsia="en-GB"/>
        </w:rPr>
        <w:lastRenderedPageBreak/>
        <w:drawing>
          <wp:inline distT="0" distB="0" distL="0" distR="0" wp14:anchorId="5112B19E" wp14:editId="20595357">
            <wp:extent cx="5267325" cy="7153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7153275"/>
                    </a:xfrm>
                    <a:prstGeom prst="rect">
                      <a:avLst/>
                    </a:prstGeom>
                    <a:noFill/>
                    <a:ln>
                      <a:noFill/>
                    </a:ln>
                  </pic:spPr>
                </pic:pic>
              </a:graphicData>
            </a:graphic>
          </wp:inline>
        </w:drawing>
      </w:r>
    </w:p>
    <w:p w14:paraId="2447D65D" w14:textId="77777777" w:rsidR="00031F7E" w:rsidRDefault="00031F7E" w:rsidP="00CC6B4D">
      <w:pPr>
        <w:pStyle w:val="Heading4"/>
        <w:numPr>
          <w:ilvl w:val="3"/>
          <w:numId w:val="4"/>
        </w:numPr>
        <w:tabs>
          <w:tab w:val="left" w:pos="720"/>
        </w:tabs>
      </w:pPr>
      <w:bookmarkStart w:id="501" w:name="_Toc292878894"/>
      <w:r>
        <w:lastRenderedPageBreak/>
        <w:t>Thesaurus browser screen</w:t>
      </w:r>
      <w:bookmarkEnd w:id="501"/>
    </w:p>
    <w:p w14:paraId="72F770C5" w14:textId="43CAF3AC" w:rsidR="00031F7E" w:rsidRDefault="005550DB" w:rsidP="00031F7E">
      <w:pPr>
        <w:jc w:val="center"/>
        <w:rPr>
          <w:lang w:val="en-US"/>
        </w:rPr>
      </w:pPr>
      <w:r>
        <w:rPr>
          <w:noProof/>
          <w:lang w:eastAsia="en-GB"/>
        </w:rPr>
        <w:drawing>
          <wp:inline distT="0" distB="0" distL="0" distR="0" wp14:anchorId="5534D669" wp14:editId="306C3F73">
            <wp:extent cx="5267325" cy="3829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47CB00E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9AE1E3E" w14:textId="77777777" w:rsidR="00031F7E" w:rsidRDefault="00031F7E">
            <w:pPr>
              <w:pStyle w:val="TableTitle"/>
            </w:pPr>
            <w:r>
              <w:lastRenderedPageBreak/>
              <w:t>Window Name: TfrmThesaurusBrowser</w:t>
            </w:r>
          </w:p>
        </w:tc>
      </w:tr>
      <w:tr w:rsidR="00031F7E" w14:paraId="24549DD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1EF33C0" w14:textId="77777777" w:rsidR="00031F7E" w:rsidRDefault="00031F7E">
            <w:pPr>
              <w:pStyle w:val="TableRow"/>
              <w:keepNext/>
              <w:jc w:val="both"/>
            </w:pPr>
            <w:r>
              <w:rPr>
                <w:b/>
              </w:rPr>
              <w:t>Inherits</w:t>
            </w:r>
            <w:r>
              <w:t>:  TActiveForm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0A13AAB" w14:textId="77777777" w:rsidR="00031F7E" w:rsidRDefault="00031F7E">
            <w:pPr>
              <w:pStyle w:val="TableRow"/>
              <w:keepNext/>
              <w:jc w:val="both"/>
            </w:pPr>
            <w:r>
              <w:rPr>
                <w:b/>
              </w:rPr>
              <w:t>Unit File Name</w:t>
            </w:r>
            <w:r>
              <w:t>: ThesaurusBrowserImpl.pas</w:t>
            </w:r>
          </w:p>
        </w:tc>
      </w:tr>
      <w:tr w:rsidR="00031F7E" w14:paraId="75D1EAE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D392F21" w14:textId="77777777" w:rsidR="00031F7E" w:rsidRDefault="00031F7E">
            <w:pPr>
              <w:pStyle w:val="TableRow"/>
              <w:keepNext/>
            </w:pPr>
            <w:r>
              <w:rPr>
                <w:b/>
              </w:rPr>
              <w:t>Entities</w:t>
            </w:r>
            <w:r>
              <w:t>: Entities defined by embedded components.</w:t>
            </w:r>
          </w:p>
        </w:tc>
      </w:tr>
      <w:tr w:rsidR="00031F7E" w14:paraId="07939DC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2D07DF" w14:textId="77777777" w:rsidR="00031F7E" w:rsidRDefault="00031F7E">
            <w:pPr>
              <w:pStyle w:val="TableRow"/>
              <w:keepNext/>
            </w:pPr>
            <w:r>
              <w:rPr>
                <w:b/>
              </w:rPr>
              <w:t>Calls</w:t>
            </w:r>
            <w:r>
              <w:t>: Term details screen, Navigator and Diagram tab control</w:t>
            </w:r>
          </w:p>
        </w:tc>
      </w:tr>
      <w:tr w:rsidR="00031F7E" w14:paraId="7F40621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5198642" w14:textId="77777777" w:rsidR="00031F7E" w:rsidRDefault="00031F7E">
            <w:pPr>
              <w:pStyle w:val="TableRow"/>
              <w:keepNext/>
            </w:pPr>
            <w:r>
              <w:rPr>
                <w:b/>
              </w:rPr>
              <w:t>Returns</w:t>
            </w:r>
            <w:r>
              <w:t xml:space="preserve"> </w:t>
            </w:r>
            <w:r>
              <w:rPr>
                <w:b/>
              </w:rPr>
              <w:t>To</w:t>
            </w:r>
            <w:r>
              <w:t>: None</w:t>
            </w:r>
          </w:p>
        </w:tc>
      </w:tr>
      <w:tr w:rsidR="00031F7E" w14:paraId="3C03394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FF5368" w14:textId="77777777" w:rsidR="00031F7E" w:rsidRDefault="00031F7E">
            <w:pPr>
              <w:pStyle w:val="TableRow"/>
              <w:keepNext/>
            </w:pPr>
            <w:r>
              <w:rPr>
                <w:b/>
              </w:rPr>
              <w:t>Description</w:t>
            </w:r>
            <w:r>
              <w:t>: Screen that allows the user to browse the entire thesaurus, by subject area, domain and concept group.  The user is able to navigate through the thesaurus by relationships between terms.  Contains the thesaurus navigator and details frames, plus optional diagrams.</w:t>
            </w:r>
          </w:p>
          <w:p w14:paraId="552FBB2F" w14:textId="77777777" w:rsidR="00031F7E" w:rsidRDefault="00031F7E">
            <w:pPr>
              <w:pStyle w:val="TableRow"/>
              <w:keepNext/>
            </w:pPr>
            <w:r>
              <w:t>When the form is active, a menu item is added to the Recorder File menu, Diagrams using the IMergeMenuManager and IDynamicMenu interfaces.  The contents of this menu are disabled unless a diagram tab is visible.  The Diagrams menu item contains the following options:</w:t>
            </w:r>
          </w:p>
          <w:p w14:paraId="232CE453" w14:textId="77777777" w:rsidR="00031F7E" w:rsidRDefault="00031F7E">
            <w:pPr>
              <w:pStyle w:val="TableRow"/>
              <w:keepNext/>
            </w:pPr>
            <w:r>
              <w:t>Open - displays a File Open dialog allowing a diagram to be loaded.  Diagrams are saved to disk using a custom file format with the extension *.tdg.</w:t>
            </w:r>
          </w:p>
          <w:p w14:paraId="0C400D5C" w14:textId="77777777" w:rsidR="00031F7E" w:rsidRDefault="00031F7E">
            <w:pPr>
              <w:pStyle w:val="TableRow"/>
              <w:keepNext/>
            </w:pPr>
            <w:r>
              <w:t>Save - if the diagram has been previously saved to disk, then updates the file.  Otherwise, this option is always disabled.</w:t>
            </w:r>
          </w:p>
          <w:p w14:paraId="104D47A9" w14:textId="77777777" w:rsidR="00031F7E" w:rsidRDefault="00031F7E">
            <w:pPr>
              <w:pStyle w:val="TableRow"/>
              <w:keepNext/>
            </w:pPr>
            <w:r>
              <w:t>Save As - displays a File Save dialog allowing the user to specify a location into which to save the *.tdg file.</w:t>
            </w:r>
          </w:p>
          <w:p w14:paraId="7FC2CB93" w14:textId="77777777" w:rsidR="00031F7E" w:rsidRDefault="00031F7E">
            <w:pPr>
              <w:pStyle w:val="TableRow"/>
              <w:keepNext/>
            </w:pPr>
            <w:r>
              <w:t>Save As Image - displays a File Save dialog with *.bmp, *.gif and *.jpg extension options.  If the user selects Ok on the dialog, then the diagram image is rendered as the appropriate format and saved to the file.</w:t>
            </w:r>
          </w:p>
          <w:p w14:paraId="6F08B48B" w14:textId="77777777" w:rsidR="00031F7E" w:rsidRDefault="00031F7E">
            <w:pPr>
              <w:pStyle w:val="TableRow"/>
              <w:keepNext/>
            </w:pPr>
            <w:r w:rsidRPr="00A104CD">
              <w:rPr>
                <w:lang w:val="fr-FR"/>
              </w:rPr>
              <w:t xml:space="preserve">Print - Displays a Print dialog.  </w:t>
            </w:r>
            <w:r>
              <w:t>This allows the user to print the diagram.</w:t>
            </w:r>
          </w:p>
        </w:tc>
      </w:tr>
    </w:tbl>
    <w:p w14:paraId="62B9FBBD"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2EBB1A9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3FB676A" w14:textId="77777777" w:rsidR="00031F7E" w:rsidRDefault="00031F7E">
            <w:pPr>
              <w:pStyle w:val="TableTitle"/>
            </w:pPr>
            <w:r>
              <w:t>Window Controls</w:t>
            </w:r>
          </w:p>
        </w:tc>
      </w:tr>
      <w:tr w:rsidR="00031F7E" w14:paraId="1CC538A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F8A8FD"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77D558"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4045DE" w14:textId="77777777" w:rsidR="00031F7E" w:rsidRDefault="00031F7E">
            <w:pPr>
              <w:pStyle w:val="TableColumnTitles"/>
              <w:keepNext/>
            </w:pPr>
            <w:r>
              <w:rPr>
                <w:i/>
              </w:rPr>
              <w:t>Attribute</w:t>
            </w:r>
            <w:r>
              <w:t xml:space="preserve"> Action</w:t>
            </w:r>
          </w:p>
        </w:tc>
      </w:tr>
      <w:tr w:rsidR="00031F7E" w14:paraId="023201E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51A504E" w14:textId="77777777" w:rsidR="00031F7E" w:rsidRDefault="00031F7E">
            <w:pPr>
              <w:pStyle w:val="TableRow"/>
            </w:pPr>
            <w:r>
              <w:t>fraThesaurusNavigatorDiagramContainer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8795AD" w14:textId="77777777" w:rsidR="00031F7E" w:rsidRDefault="00031F7E">
            <w:pPr>
              <w:pStyle w:val="TableRow"/>
            </w:pPr>
            <w:r>
              <w:t>TfraThesaurusNavigatorDiagramContainer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58609C8" w14:textId="77777777" w:rsidR="00031F7E" w:rsidRDefault="00031F7E">
            <w:pPr>
              <w:pStyle w:val="TableRow"/>
            </w:pPr>
            <w:r>
              <w:t>Frame containing a tab control that manages the navigator and the list of available diagrams.</w:t>
            </w:r>
          </w:p>
        </w:tc>
      </w:tr>
      <w:tr w:rsidR="00031F7E" w14:paraId="388DC47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805A0E" w14:textId="77777777" w:rsidR="00031F7E" w:rsidRDefault="00031F7E">
            <w:pPr>
              <w:pStyle w:val="TableRow"/>
            </w:pPr>
            <w:r>
              <w:t>tlbTree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E0BA214" w14:textId="77777777" w:rsidR="00031F7E" w:rsidRDefault="00031F7E">
            <w:pPr>
              <w:pStyle w:val="TableRow"/>
            </w:pPr>
            <w:r>
              <w:t>TToolBar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55C5B0" w14:textId="77777777" w:rsidR="00031F7E" w:rsidRDefault="00031F7E">
            <w:pPr>
              <w:pStyle w:val="TableRow"/>
            </w:pPr>
            <w:r>
              <w:t>Toolbar containing the navigation buttons.</w:t>
            </w:r>
          </w:p>
        </w:tc>
      </w:tr>
      <w:tr w:rsidR="00031F7E" w14:paraId="723EDF1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B790D4" w14:textId="77777777" w:rsidR="00031F7E" w:rsidRDefault="00031F7E">
            <w:pPr>
              <w:pStyle w:val="TableRow"/>
            </w:pPr>
            <w:r>
              <w:lastRenderedPageBreak/>
              <w:t>tbtnBack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3BEF4D" w14:textId="77777777" w:rsidR="00031F7E" w:rsidRDefault="00031F7E">
            <w:pPr>
              <w:pStyle w:val="TableRow"/>
            </w:pPr>
            <w:r>
              <w:t>TToolButton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585875" w14:textId="77777777" w:rsidR="00031F7E" w:rsidRDefault="00031F7E">
            <w:pPr>
              <w:pStyle w:val="TableRow"/>
            </w:pPr>
            <w:r>
              <w:t>This button is only enabled when the user has navigated through more than one concept.</w:t>
            </w:r>
          </w:p>
          <w:p w14:paraId="1046412C" w14:textId="77777777" w:rsidR="00031F7E" w:rsidRDefault="00031F7E">
            <w:pPr>
              <w:pStyle w:val="TableRow"/>
            </w:pPr>
            <w:r>
              <w:t>Clears the content of fraThesaurusNavigator on fraThesaurusNavigatorDiagramContainer.  Loads the previously selected concept into fraThesaurusNavigator and refreshes the details.</w:t>
            </w:r>
          </w:p>
        </w:tc>
      </w:tr>
      <w:tr w:rsidR="00031F7E" w14:paraId="6227E10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0178B4" w14:textId="77777777" w:rsidR="00031F7E" w:rsidRDefault="00031F7E">
            <w:pPr>
              <w:pStyle w:val="TableRow"/>
            </w:pPr>
            <w:r>
              <w:t>tbtnForward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807B43" w14:textId="77777777" w:rsidR="00031F7E" w:rsidRDefault="00031F7E">
            <w:pPr>
              <w:pStyle w:val="TableRow"/>
            </w:pPr>
            <w:r>
              <w:t>TToolButton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05AC81" w14:textId="77777777" w:rsidR="00031F7E" w:rsidRDefault="00031F7E">
            <w:pPr>
              <w:pStyle w:val="TableRow"/>
            </w:pPr>
            <w:r>
              <w:t>This button is only enabled when the user has navigated through more than one concept and then pressed tbtnBack.</w:t>
            </w:r>
          </w:p>
          <w:p w14:paraId="40B7B1AC" w14:textId="77777777" w:rsidR="00031F7E" w:rsidRDefault="00031F7E">
            <w:pPr>
              <w:pStyle w:val="TableRow"/>
            </w:pPr>
            <w:r>
              <w:t>Clears the content of fraThesaurusNavigator.  Loads the next concept in the history sequence into fraThesaurusNavigator.</w:t>
            </w:r>
          </w:p>
        </w:tc>
      </w:tr>
      <w:tr w:rsidR="00031F7E" w14:paraId="303F7BF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F0F009" w14:textId="77777777" w:rsidR="00031F7E" w:rsidRDefault="00031F7E">
            <w:pPr>
              <w:pStyle w:val="TableRow"/>
            </w:pPr>
            <w:r>
              <w:t>tbtnNewWindow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3553F8" w14:textId="77777777" w:rsidR="00031F7E" w:rsidRDefault="00031F7E">
            <w:pPr>
              <w:pStyle w:val="TableRow"/>
            </w:pPr>
            <w:r>
              <w:t>TToolButton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E354F7" w14:textId="77777777" w:rsidR="00031F7E" w:rsidRDefault="00031F7E">
            <w:pPr>
              <w:pStyle w:val="TableRow"/>
            </w:pPr>
            <w:r>
              <w:t>Creates a new instance of TfrmThesaurusBrowser.  Each control's current selection is copied to the new instance of the form.  The new instance is brought to the foreground.</w:t>
            </w:r>
          </w:p>
        </w:tc>
      </w:tr>
      <w:tr w:rsidR="00031F7E" w14:paraId="4CBCD6C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82C231" w14:textId="77777777" w:rsidR="00031F7E" w:rsidRDefault="00031F7E">
            <w:pPr>
              <w:pStyle w:val="TableRow"/>
            </w:pPr>
            <w:r>
              <w:t>fraThesaurusBrowserDetails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9608C05" w14:textId="77777777" w:rsidR="00031F7E" w:rsidRDefault="00031F7E">
            <w:pPr>
              <w:pStyle w:val="TableRow"/>
            </w:pPr>
            <w:r>
              <w:t>TfraThesaurusBrowserDetails</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E87AD4" w14:textId="77777777" w:rsidR="00031F7E" w:rsidRDefault="00031F7E">
            <w:pPr>
              <w:pStyle w:val="TableRow"/>
            </w:pPr>
            <w:r>
              <w:t>Frame containing a tab control that contains the HTML Details and the Relationships view for the selected concept.</w:t>
            </w:r>
          </w:p>
        </w:tc>
      </w:tr>
    </w:tbl>
    <w:p w14:paraId="0388803D" w14:textId="77777777" w:rsidR="00031F7E" w:rsidRDefault="00031F7E" w:rsidP="00031F7E"/>
    <w:p w14:paraId="26AC65E0" w14:textId="77777777" w:rsidR="00031F7E" w:rsidRDefault="00031F7E" w:rsidP="00CC6B4D">
      <w:pPr>
        <w:pStyle w:val="Heading4"/>
        <w:numPr>
          <w:ilvl w:val="3"/>
          <w:numId w:val="4"/>
        </w:numPr>
        <w:tabs>
          <w:tab w:val="left" w:pos="720"/>
        </w:tabs>
      </w:pPr>
      <w:bookmarkStart w:id="502" w:name="_Toc292878895"/>
      <w:r>
        <w:t>Navigator and Diagram tab control</w:t>
      </w:r>
      <w:bookmarkEnd w:id="502"/>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59B84A1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ECD0151" w14:textId="77777777" w:rsidR="00031F7E" w:rsidRDefault="00031F7E">
            <w:pPr>
              <w:pStyle w:val="TableTitle"/>
            </w:pPr>
            <w:r>
              <w:t>Window Name: TfraThesaurusNavigatorDiagramContainer</w:t>
            </w:r>
          </w:p>
        </w:tc>
      </w:tr>
      <w:tr w:rsidR="00031F7E" w14:paraId="6AF4732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DFED050" w14:textId="77777777" w:rsidR="00031F7E" w:rsidRDefault="00031F7E">
            <w:pPr>
              <w:pStyle w:val="TableRow"/>
              <w:keepNext/>
              <w:jc w:val="both"/>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38A47E3" w14:textId="77777777" w:rsidR="00031F7E" w:rsidRDefault="00031F7E">
            <w:pPr>
              <w:pStyle w:val="TableRow"/>
              <w:keepNext/>
              <w:jc w:val="both"/>
            </w:pPr>
            <w:r>
              <w:rPr>
                <w:b/>
              </w:rPr>
              <w:t>Unit File Name</w:t>
            </w:r>
            <w:r>
              <w:t>: ThesaurusNavigatorDiagramContainer.pas</w:t>
            </w:r>
          </w:p>
        </w:tc>
      </w:tr>
      <w:tr w:rsidR="00031F7E" w14:paraId="5741023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EF1A483" w14:textId="77777777" w:rsidR="00031F7E" w:rsidRDefault="00031F7E">
            <w:pPr>
              <w:pStyle w:val="TableRow"/>
              <w:keepNext/>
            </w:pPr>
            <w:r>
              <w:rPr>
                <w:b/>
              </w:rPr>
              <w:t>Entities</w:t>
            </w:r>
            <w:r>
              <w:t>: Defined in embedded controls.</w:t>
            </w:r>
          </w:p>
        </w:tc>
      </w:tr>
      <w:tr w:rsidR="00031F7E" w14:paraId="38F7137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FFD764" w14:textId="77777777" w:rsidR="00031F7E" w:rsidRDefault="00031F7E">
            <w:pPr>
              <w:pStyle w:val="TableRow"/>
              <w:keepNext/>
            </w:pPr>
            <w:r>
              <w:rPr>
                <w:b/>
              </w:rPr>
              <w:t>Calls</w:t>
            </w:r>
            <w:r>
              <w:t>: Thesaurus navigator frame, Thesaurus diagram panel</w:t>
            </w:r>
          </w:p>
        </w:tc>
      </w:tr>
      <w:tr w:rsidR="00031F7E" w14:paraId="6FD5F86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B35522" w14:textId="77777777" w:rsidR="00031F7E" w:rsidRDefault="00031F7E">
            <w:pPr>
              <w:pStyle w:val="TableRow"/>
              <w:keepNext/>
            </w:pPr>
            <w:r>
              <w:rPr>
                <w:b/>
              </w:rPr>
              <w:t>Returns</w:t>
            </w:r>
            <w:r>
              <w:t xml:space="preserve"> </w:t>
            </w:r>
            <w:r>
              <w:rPr>
                <w:b/>
              </w:rPr>
              <w:t>To</w:t>
            </w:r>
            <w:r>
              <w:t>: Thesaurus browser screen</w:t>
            </w:r>
          </w:p>
        </w:tc>
      </w:tr>
      <w:tr w:rsidR="00031F7E" w14:paraId="1EE51F1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EA87032" w14:textId="77777777" w:rsidR="00031F7E" w:rsidRDefault="00031F7E">
            <w:pPr>
              <w:pStyle w:val="TableRow"/>
              <w:keepNext/>
            </w:pPr>
            <w:r>
              <w:rPr>
                <w:b/>
              </w:rPr>
              <w:t>Description</w:t>
            </w:r>
            <w:r>
              <w:t>: Container frame for the thesaurus navigator and diagrams components.</w:t>
            </w:r>
          </w:p>
        </w:tc>
      </w:tr>
    </w:tbl>
    <w:p w14:paraId="56E63847"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69D113F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909D8DA" w14:textId="77777777" w:rsidR="00031F7E" w:rsidRDefault="00031F7E">
            <w:pPr>
              <w:pStyle w:val="TableTitle"/>
            </w:pPr>
            <w:r>
              <w:lastRenderedPageBreak/>
              <w:t>Window Controls</w:t>
            </w:r>
          </w:p>
        </w:tc>
      </w:tr>
      <w:tr w:rsidR="00031F7E" w14:paraId="03A2F11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F7AC5F"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9C707B"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9412D3" w14:textId="77777777" w:rsidR="00031F7E" w:rsidRDefault="00031F7E">
            <w:pPr>
              <w:pStyle w:val="TableColumnTitles"/>
              <w:keepNext/>
            </w:pPr>
            <w:r>
              <w:rPr>
                <w:i/>
              </w:rPr>
              <w:t>Attribute</w:t>
            </w:r>
            <w:r>
              <w:t xml:space="preserve"> Action</w:t>
            </w:r>
          </w:p>
        </w:tc>
      </w:tr>
      <w:tr w:rsidR="00031F7E" w14:paraId="0B66DBF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088B74" w14:textId="77777777" w:rsidR="00031F7E" w:rsidRDefault="00031F7E">
            <w:pPr>
              <w:pStyle w:val="TableRow"/>
            </w:pPr>
            <w:r>
              <w:t>pcNavigatorAndDiagrams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DA912B" w14:textId="77777777" w:rsidR="00031F7E" w:rsidRDefault="00031F7E">
            <w:pPr>
              <w:pStyle w:val="TableRow"/>
            </w:pPr>
            <w:r>
              <w:t>TPageControl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000905" w14:textId="77777777" w:rsidR="00031F7E" w:rsidRDefault="00031F7E">
            <w:pPr>
              <w:pStyle w:val="TableRow"/>
            </w:pPr>
            <w:r>
              <w:t>Page control containing a tab for the Thesaurus Navigator, a tab for each diagram, and an extra tab used when creating a diagram.  The extra tab is titled New Diagram, and when clicked creates a new tab to contain the diagram.  A TThesaurusDiagram instance is placed onto the tab.</w:t>
            </w:r>
          </w:p>
        </w:tc>
      </w:tr>
      <w:tr w:rsidR="00031F7E" w14:paraId="4D47649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411295D" w14:textId="77777777" w:rsidR="00031F7E" w:rsidRDefault="00031F7E">
            <w:pPr>
              <w:pStyle w:val="TableRow"/>
            </w:pPr>
            <w:r>
              <w:t>tsNavigator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6C82B8" w14:textId="77777777" w:rsidR="00031F7E" w:rsidRDefault="00031F7E">
            <w:pPr>
              <w:pStyle w:val="TableRow"/>
            </w:pPr>
            <w:r>
              <w:t>TTabSheet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DF8D95" w14:textId="77777777" w:rsidR="00031F7E" w:rsidRDefault="00031F7E">
            <w:pPr>
              <w:pStyle w:val="TableRow"/>
            </w:pPr>
            <w:r>
              <w:t>Tab sheet containing the thesaurus navigator frame.</w:t>
            </w:r>
          </w:p>
        </w:tc>
      </w:tr>
      <w:tr w:rsidR="00031F7E" w14:paraId="38F23B5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6EA0DE7" w14:textId="77777777" w:rsidR="00031F7E" w:rsidRDefault="00031F7E">
            <w:pPr>
              <w:pStyle w:val="TableRow"/>
            </w:pPr>
            <w:r>
              <w:t>fraThesaurusNavigator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C244118" w14:textId="77777777" w:rsidR="00031F7E" w:rsidRDefault="00031F7E">
            <w:pPr>
              <w:pStyle w:val="TableRow"/>
            </w:pPr>
            <w:r>
              <w:t>TfraThesaurusNavigator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E1F7F5" w14:textId="77777777" w:rsidR="00031F7E" w:rsidRDefault="00031F7E">
            <w:pPr>
              <w:pStyle w:val="TableRow"/>
            </w:pPr>
            <w:r>
              <w:t>Thesaurus navigator frame.</w:t>
            </w:r>
          </w:p>
        </w:tc>
      </w:tr>
    </w:tbl>
    <w:p w14:paraId="3FDC0B98" w14:textId="77777777" w:rsidR="00031F7E" w:rsidRDefault="00031F7E" w:rsidP="00031F7E"/>
    <w:p w14:paraId="77B59185" w14:textId="77777777" w:rsidR="00031F7E" w:rsidRDefault="00031F7E" w:rsidP="00CC6B4D">
      <w:pPr>
        <w:pStyle w:val="Heading4"/>
        <w:numPr>
          <w:ilvl w:val="3"/>
          <w:numId w:val="4"/>
        </w:numPr>
        <w:tabs>
          <w:tab w:val="left" w:pos="720"/>
        </w:tabs>
      </w:pPr>
      <w:bookmarkStart w:id="503" w:name="_Toc292878896"/>
      <w:bookmarkStart w:id="504" w:name="_Ref298426943"/>
      <w:r>
        <w:t>Thesaurus diagram panel</w:t>
      </w:r>
      <w:bookmarkEnd w:id="503"/>
      <w:bookmarkEnd w:id="504"/>
    </w:p>
    <w:p w14:paraId="0B9C8A37" w14:textId="29BE1A1F" w:rsidR="00031F7E" w:rsidRDefault="005550DB" w:rsidP="00031F7E">
      <w:pPr>
        <w:jc w:val="center"/>
        <w:rPr>
          <w:lang w:val="en-US"/>
        </w:rPr>
      </w:pPr>
      <w:r>
        <w:rPr>
          <w:noProof/>
          <w:lang w:eastAsia="en-GB"/>
        </w:rPr>
        <w:drawing>
          <wp:inline distT="0" distB="0" distL="0" distR="0" wp14:anchorId="67125614" wp14:editId="171207B3">
            <wp:extent cx="3028950" cy="5229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28950" cy="52292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324D4C8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F6F0CDE" w14:textId="77777777" w:rsidR="00031F7E" w:rsidRDefault="00031F7E">
            <w:pPr>
              <w:pStyle w:val="TableTitle"/>
            </w:pPr>
            <w:r>
              <w:lastRenderedPageBreak/>
              <w:t>Window Name: TThesaurusDiagram</w:t>
            </w:r>
          </w:p>
        </w:tc>
      </w:tr>
      <w:tr w:rsidR="00031F7E" w14:paraId="44AD3BB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A7ECE5C" w14:textId="77777777" w:rsidR="00031F7E" w:rsidRDefault="00031F7E">
            <w:pPr>
              <w:pStyle w:val="TableRow"/>
              <w:keepNext/>
              <w:jc w:val="both"/>
            </w:pPr>
            <w:r>
              <w:rPr>
                <w:b/>
              </w:rPr>
              <w:t>Inherits</w:t>
            </w:r>
            <w:r>
              <w:t>:  TPanel</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BF730B" w14:textId="77777777" w:rsidR="00031F7E" w:rsidRDefault="00031F7E">
            <w:pPr>
              <w:pStyle w:val="TableRow"/>
              <w:keepNext/>
              <w:jc w:val="both"/>
            </w:pPr>
            <w:r>
              <w:rPr>
                <w:b/>
              </w:rPr>
              <w:t>Unit File Name</w:t>
            </w:r>
            <w:r>
              <w:t>: ThesaurusDiagram.pas</w:t>
            </w:r>
          </w:p>
        </w:tc>
      </w:tr>
      <w:tr w:rsidR="00031F7E" w14:paraId="7621F11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4D9E48E" w14:textId="77777777" w:rsidR="00031F7E" w:rsidRDefault="00031F7E">
            <w:pPr>
              <w:pStyle w:val="TableRow"/>
              <w:keepNext/>
            </w:pPr>
            <w:r>
              <w:rPr>
                <w:b/>
              </w:rPr>
              <w:t>Entities</w:t>
            </w:r>
            <w:r>
              <w:t>: Concept, Term, Thesaurus_Relationship_Type</w:t>
            </w:r>
          </w:p>
        </w:tc>
      </w:tr>
      <w:tr w:rsidR="00031F7E" w14:paraId="6A0EBAC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2A6FC6" w14:textId="77777777" w:rsidR="00031F7E" w:rsidRDefault="00031F7E">
            <w:pPr>
              <w:pStyle w:val="TableRow"/>
              <w:keepNext/>
            </w:pPr>
            <w:r>
              <w:rPr>
                <w:b/>
              </w:rPr>
              <w:t>Calls</w:t>
            </w:r>
            <w:r>
              <w:t>: Diagram relationship properties manager screen, Diagram concept properties manager screen, Diagram settings screen</w:t>
            </w:r>
          </w:p>
        </w:tc>
      </w:tr>
      <w:tr w:rsidR="00031F7E" w14:paraId="577BBC4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2102F8" w14:textId="77777777" w:rsidR="00031F7E" w:rsidRDefault="00031F7E">
            <w:pPr>
              <w:pStyle w:val="TableRow"/>
              <w:keepNext/>
            </w:pPr>
            <w:r>
              <w:rPr>
                <w:b/>
              </w:rPr>
              <w:t>Returns</w:t>
            </w:r>
            <w:r>
              <w:t xml:space="preserve"> </w:t>
            </w:r>
            <w:r>
              <w:rPr>
                <w:b/>
              </w:rPr>
              <w:t>To</w:t>
            </w:r>
            <w:r>
              <w:t>: None</w:t>
            </w:r>
          </w:p>
        </w:tc>
      </w:tr>
      <w:tr w:rsidR="00031F7E" w14:paraId="5DAD62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0F30E57" w14:textId="77777777" w:rsidR="00031F7E" w:rsidRDefault="00031F7E">
            <w:pPr>
              <w:pStyle w:val="TableRow"/>
              <w:keepNext/>
            </w:pPr>
            <w:r>
              <w:rPr>
                <w:b/>
              </w:rPr>
              <w:t>Description</w:t>
            </w:r>
            <w:r>
              <w:t>: Class implementing a panel used to display thesaurus diagrams.  The following funcitonality is supported:</w:t>
            </w:r>
          </w:p>
          <w:p w14:paraId="477A06EE" w14:textId="77777777" w:rsidR="00031F7E" w:rsidRDefault="00031F7E">
            <w:pPr>
              <w:pStyle w:val="TableRow"/>
              <w:keepNext/>
            </w:pPr>
            <w:r>
              <w:t xml:space="preserve">Concepts dropped onto the diagram are represented as boxes with the </w:t>
            </w:r>
            <w:r w:rsidR="001B41C5">
              <w:t>Concept.Published_Term</w:t>
            </w:r>
            <w:r>
              <w:t xml:space="preserve"> displayed in the box.  When a concept is dropped, any relationships between this concept and others already on the diagram are already created.</w:t>
            </w:r>
          </w:p>
          <w:p w14:paraId="2F68C4CF" w14:textId="77777777" w:rsidR="00031F7E" w:rsidRDefault="00031F7E">
            <w:pPr>
              <w:pStyle w:val="TableRow"/>
              <w:keepNext/>
            </w:pPr>
            <w:r>
              <w:t>Relationships are displayed as a line between the centre point of 2 related concepts.</w:t>
            </w:r>
          </w:p>
          <w:p w14:paraId="615305B3" w14:textId="77777777" w:rsidR="00031F7E" w:rsidRDefault="00031F7E" w:rsidP="00D11D7B">
            <w:pPr>
              <w:pStyle w:val="TableRow"/>
              <w:keepNext/>
            </w:pPr>
            <w:r>
              <w:t xml:space="preserve">Clicking a concept or a relationship selects the item.  Selected concepts are show with a focus rectangle, selected relationships are shown </w:t>
            </w:r>
            <w:r w:rsidR="00D11D7B">
              <w:t xml:space="preserve">with a </w:t>
            </w:r>
            <w:r>
              <w:t>line alongside them on both sides</w:t>
            </w:r>
            <w:r w:rsidR="00D11D7B">
              <w:t xml:space="preserve"> in highlight colour</w:t>
            </w:r>
            <w:r>
              <w:t>.  Concepts are moved by dragging them with the mouse, in which case the relevant relationship positions are updated.</w:t>
            </w:r>
          </w:p>
          <w:p w14:paraId="490E8F53" w14:textId="77777777" w:rsidR="00031F7E" w:rsidRDefault="00031F7E">
            <w:pPr>
              <w:pStyle w:val="TableRow"/>
              <w:keepNext/>
            </w:pPr>
            <w:r>
              <w:t>Relationships have the main relationship label adjacent to the centre point of the line.  The forward relationship label appears near the concept at the 'From' end of the relationship, slightly above and to the right of the line.  The reverse relationship label appears near the concept at the 'To' end of the relationship, slightly below and to the left of the line.  All relationship labels are configured or disabled using the properties dialogs.  If more than one relationship exists between 2 concepts, then the labels are stacked above each other.</w:t>
            </w:r>
          </w:p>
          <w:p w14:paraId="4E9D4130" w14:textId="77777777" w:rsidR="00031F7E" w:rsidRDefault="00031F7E">
            <w:pPr>
              <w:pStyle w:val="TableRow"/>
              <w:keepNext/>
            </w:pPr>
            <w:r>
              <w:t>The diagram has a title.  The title is configurable using TdlgDiagramSettings.</w:t>
            </w:r>
          </w:p>
          <w:p w14:paraId="01DAA6B5" w14:textId="77777777" w:rsidR="00031F7E" w:rsidRDefault="00031F7E">
            <w:pPr>
              <w:pStyle w:val="TableRow"/>
              <w:keepNext/>
            </w:pPr>
            <w:r>
              <w:t>The user configures the display properties of the objects on the diagram and the diagram itself using a right-click popup menu.  The following options are present:</w:t>
            </w:r>
          </w:p>
          <w:p w14:paraId="3C3A202E" w14:textId="77777777" w:rsidR="00031F7E" w:rsidRDefault="00031F7E">
            <w:pPr>
              <w:pStyle w:val="TableRow"/>
              <w:keepNext/>
            </w:pPr>
            <w:r>
              <w:t>Concept Properties - displays TdlgDiagramConceptPropertiesManager</w:t>
            </w:r>
          </w:p>
          <w:p w14:paraId="1CF167EC" w14:textId="77777777" w:rsidR="00031F7E" w:rsidRDefault="00031F7E">
            <w:pPr>
              <w:pStyle w:val="TableRow"/>
              <w:keepNext/>
            </w:pPr>
            <w:r>
              <w:t>Relationship Properties - displays TdlgDiagramRelationshipPropertiesManager</w:t>
            </w:r>
          </w:p>
          <w:p w14:paraId="742C7FBB" w14:textId="77777777" w:rsidR="00031F7E" w:rsidRDefault="00031F7E">
            <w:pPr>
              <w:pStyle w:val="TableRow"/>
              <w:keepNext/>
            </w:pPr>
            <w:r>
              <w:t>Diagram Settings - displays TdlgDiagramSettings</w:t>
            </w:r>
          </w:p>
          <w:p w14:paraId="6A2D0F35" w14:textId="77777777" w:rsidR="00EF21F7" w:rsidRPr="00EF21F7" w:rsidRDefault="00EF21F7">
            <w:pPr>
              <w:pStyle w:val="TableRow"/>
              <w:keepNext/>
            </w:pPr>
            <w:r w:rsidRPr="00EF21F7">
              <w:t>Show Diagram Preview - displays frmDiagramPreview.  This option's checked state is toggled to reflect the visibility of frmDiagramPreview.</w:t>
            </w:r>
          </w:p>
        </w:tc>
      </w:tr>
    </w:tbl>
    <w:p w14:paraId="5F9D720E" w14:textId="77777777" w:rsidR="00031F7E" w:rsidRDefault="00031F7E" w:rsidP="00031F7E"/>
    <w:p w14:paraId="362D6505" w14:textId="77777777" w:rsidR="00031F7E" w:rsidRDefault="00031F7E" w:rsidP="00CC6B4D">
      <w:pPr>
        <w:pStyle w:val="Heading4"/>
        <w:numPr>
          <w:ilvl w:val="3"/>
          <w:numId w:val="4"/>
        </w:numPr>
        <w:tabs>
          <w:tab w:val="left" w:pos="720"/>
        </w:tabs>
      </w:pPr>
      <w:bookmarkStart w:id="505" w:name="_Toc292878897"/>
      <w:r>
        <w:lastRenderedPageBreak/>
        <w:t>Diagram relationship properties manager screen</w:t>
      </w:r>
      <w:bookmarkEnd w:id="505"/>
    </w:p>
    <w:p w14:paraId="068933CE" w14:textId="126E0962" w:rsidR="00031F7E" w:rsidRDefault="005550DB" w:rsidP="00031F7E">
      <w:pPr>
        <w:jc w:val="center"/>
        <w:rPr>
          <w:lang w:val="en-US"/>
        </w:rPr>
      </w:pPr>
      <w:r>
        <w:rPr>
          <w:noProof/>
          <w:lang w:eastAsia="en-GB"/>
        </w:rPr>
        <w:drawing>
          <wp:inline distT="0" distB="0" distL="0" distR="0" wp14:anchorId="457D3899" wp14:editId="2BF934DF">
            <wp:extent cx="3409950" cy="4638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09950" cy="46386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6D320A2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8952825" w14:textId="77777777" w:rsidR="00031F7E" w:rsidRDefault="00031F7E">
            <w:pPr>
              <w:pStyle w:val="TableTitle"/>
            </w:pPr>
            <w:r>
              <w:t>Window Name: TdlgDiagramRelationshipPropertiesManager</w:t>
            </w:r>
          </w:p>
        </w:tc>
      </w:tr>
      <w:tr w:rsidR="00031F7E" w14:paraId="61A69BF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3BB630A" w14:textId="77777777" w:rsidR="00031F7E" w:rsidRDefault="00031F7E">
            <w:pPr>
              <w:pStyle w:val="TableRow"/>
              <w:keepNext/>
              <w:jc w:val="both"/>
            </w:pPr>
            <w:r>
              <w:rPr>
                <w:b/>
              </w:rPr>
              <w:t>Inherits</w:t>
            </w:r>
            <w:r>
              <w:t>:  TdlgBaseDiagramPropertiesManager</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6D34263" w14:textId="77777777" w:rsidR="00031F7E" w:rsidRDefault="00031F7E">
            <w:pPr>
              <w:pStyle w:val="TableRow"/>
              <w:keepNext/>
              <w:jc w:val="both"/>
            </w:pPr>
            <w:r>
              <w:rPr>
                <w:b/>
              </w:rPr>
              <w:t>Unit File Name</w:t>
            </w:r>
            <w:r>
              <w:t>: DiagramRelationshipPropertiesManager.pas</w:t>
            </w:r>
          </w:p>
        </w:tc>
      </w:tr>
      <w:tr w:rsidR="00031F7E" w14:paraId="12DC6FD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B94D6F" w14:textId="77777777" w:rsidR="00031F7E" w:rsidRDefault="00031F7E">
            <w:pPr>
              <w:pStyle w:val="TableRow"/>
              <w:keepNext/>
            </w:pPr>
            <w:r>
              <w:rPr>
                <w:b/>
              </w:rPr>
              <w:t>Entities</w:t>
            </w:r>
            <w:r>
              <w:t>: None</w:t>
            </w:r>
          </w:p>
        </w:tc>
      </w:tr>
      <w:tr w:rsidR="00031F7E" w14:paraId="0E3B2E9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DBB871D" w14:textId="77777777" w:rsidR="00031F7E" w:rsidRDefault="00031F7E">
            <w:pPr>
              <w:pStyle w:val="TableRow"/>
              <w:keepNext/>
            </w:pPr>
            <w:r>
              <w:rPr>
                <w:b/>
              </w:rPr>
              <w:t>Calls</w:t>
            </w:r>
            <w:r>
              <w:t>: Entire diagram relationship settings frame, Relationship settings frame, Relationship type relationship settings frame</w:t>
            </w:r>
          </w:p>
        </w:tc>
      </w:tr>
      <w:tr w:rsidR="00031F7E" w14:paraId="0D1820C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781707" w14:textId="77777777" w:rsidR="00031F7E" w:rsidRDefault="00031F7E">
            <w:pPr>
              <w:pStyle w:val="TableRow"/>
              <w:keepNext/>
            </w:pPr>
            <w:r>
              <w:rPr>
                <w:b/>
              </w:rPr>
              <w:t>Returns</w:t>
            </w:r>
            <w:r>
              <w:t xml:space="preserve"> </w:t>
            </w:r>
            <w:r>
              <w:rPr>
                <w:b/>
              </w:rPr>
              <w:t>To</w:t>
            </w:r>
            <w:r>
              <w:t>: Thesaurus diagram panel</w:t>
            </w:r>
          </w:p>
        </w:tc>
      </w:tr>
      <w:tr w:rsidR="00031F7E" w14:paraId="6BD4CA7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1AEB687" w14:textId="77777777" w:rsidR="00031F7E" w:rsidRDefault="00031F7E">
            <w:pPr>
              <w:pStyle w:val="TableRow"/>
              <w:keepNext/>
            </w:pPr>
            <w:r>
              <w:rPr>
                <w:b/>
              </w:rPr>
              <w:t>Description</w:t>
            </w:r>
            <w:r>
              <w:t>: Dialog allowing the user to specify the display properties for relationships on a diagram.</w:t>
            </w:r>
          </w:p>
          <w:p w14:paraId="569D4E61" w14:textId="77777777" w:rsidR="00031F7E" w:rsidRDefault="00031F7E">
            <w:pPr>
              <w:pStyle w:val="TableRow"/>
              <w:keepNext/>
            </w:pPr>
            <w:r>
              <w:t>The user is able to specify settings that apply to the entire diagram, to an enter relationship type (i.e. all relationships of a given type) or to a single relationship.</w:t>
            </w:r>
          </w:p>
        </w:tc>
      </w:tr>
    </w:tbl>
    <w:p w14:paraId="5D67E7EF"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1A96E7C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639985C" w14:textId="77777777" w:rsidR="00031F7E" w:rsidRDefault="00031F7E">
            <w:pPr>
              <w:pStyle w:val="TableTitle"/>
            </w:pPr>
            <w:r>
              <w:lastRenderedPageBreak/>
              <w:t>Window Controls</w:t>
            </w:r>
          </w:p>
        </w:tc>
      </w:tr>
      <w:tr w:rsidR="00031F7E" w14:paraId="331A648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A467591"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18FEF6"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FA018E" w14:textId="77777777" w:rsidR="00031F7E" w:rsidRDefault="00031F7E">
            <w:pPr>
              <w:pStyle w:val="TableColumnTitles"/>
              <w:keepNext/>
            </w:pPr>
            <w:r>
              <w:rPr>
                <w:i/>
              </w:rPr>
              <w:t>Attribute</w:t>
            </w:r>
            <w:r>
              <w:t xml:space="preserve"> Action</w:t>
            </w:r>
          </w:p>
        </w:tc>
      </w:tr>
      <w:tr w:rsidR="00031F7E" w14:paraId="48904B2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68E5A05" w14:textId="77777777" w:rsidR="00031F7E" w:rsidRDefault="00031F7E">
            <w:pPr>
              <w:pStyle w:val="TableRow"/>
            </w:pPr>
            <w:r>
              <w:t>fraDiagramRelationshipPropertiesForType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202B49" w14:textId="77777777" w:rsidR="00031F7E" w:rsidRDefault="00031F7E">
            <w:pPr>
              <w:pStyle w:val="TableRow"/>
            </w:pPr>
            <w:r>
              <w:t>TfraDiagramRelationshipPropertiesForType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297592" w14:textId="77777777" w:rsidR="00031F7E" w:rsidRDefault="00031F7E">
            <w:pPr>
              <w:pStyle w:val="TableRow"/>
            </w:pPr>
            <w:r>
              <w:t>Frame containing settings that apply to all relationships of a given type, unless overriden by the individual relationship's settings.  Placed on tsGroup.</w:t>
            </w:r>
          </w:p>
        </w:tc>
      </w:tr>
      <w:tr w:rsidR="00031F7E" w14:paraId="32F857A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A05E07" w14:textId="77777777" w:rsidR="00031F7E" w:rsidRDefault="00031F7E">
            <w:pPr>
              <w:pStyle w:val="TableRow"/>
            </w:pPr>
            <w:r>
              <w:t>fraDiagramRelationshipPropertiesForRel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440F3B" w14:textId="77777777" w:rsidR="00031F7E" w:rsidRDefault="00031F7E">
            <w:pPr>
              <w:pStyle w:val="TableRow"/>
            </w:pPr>
            <w:r>
              <w:t>TfraDiagramRelationshipPropertiesForRel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709185B" w14:textId="77777777" w:rsidR="00031F7E" w:rsidRDefault="00031F7E">
            <w:pPr>
              <w:pStyle w:val="TableRow"/>
            </w:pPr>
            <w:r>
              <w:t>Frame containing settings that apply to an individual relationship.  Placed on tsItem.</w:t>
            </w:r>
          </w:p>
        </w:tc>
      </w:tr>
      <w:tr w:rsidR="00031F7E" w14:paraId="40D873B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47F14A" w14:textId="77777777" w:rsidR="00031F7E" w:rsidRDefault="00031F7E">
            <w:pPr>
              <w:pStyle w:val="TableRow"/>
            </w:pPr>
            <w:r>
              <w:t>fraDiagramRelationshipPropertiesForDiagram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00B098" w14:textId="77777777" w:rsidR="00031F7E" w:rsidRDefault="00031F7E">
            <w:pPr>
              <w:pStyle w:val="TableRow"/>
            </w:pPr>
            <w:r>
              <w:t>TfraDiagramRelationshipPropertiesForDiagram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883BC38" w14:textId="77777777" w:rsidR="00031F7E" w:rsidRDefault="00031F7E">
            <w:pPr>
              <w:pStyle w:val="TableRow"/>
            </w:pPr>
            <w:r>
              <w:t>Frame containing settings that apply to all relationships on the diagram, unless overriden by the relationship type or the individual relationship's settings.  Placed on tsDiagram.</w:t>
            </w:r>
          </w:p>
        </w:tc>
      </w:tr>
    </w:tbl>
    <w:p w14:paraId="4ADBA58B" w14:textId="77777777" w:rsidR="00031F7E" w:rsidRDefault="00031F7E" w:rsidP="00031F7E"/>
    <w:p w14:paraId="676AA793" w14:textId="77777777" w:rsidR="00031F7E" w:rsidRDefault="00031F7E" w:rsidP="00CC6B4D">
      <w:pPr>
        <w:pStyle w:val="Heading4"/>
        <w:numPr>
          <w:ilvl w:val="3"/>
          <w:numId w:val="4"/>
        </w:numPr>
        <w:tabs>
          <w:tab w:val="left" w:pos="720"/>
        </w:tabs>
      </w:pPr>
      <w:bookmarkStart w:id="506" w:name="_Toc292878898"/>
      <w:r>
        <w:t>Entire diagram relationship settings frame</w:t>
      </w:r>
      <w:bookmarkEnd w:id="506"/>
    </w:p>
    <w:p w14:paraId="01ABA9B1" w14:textId="2BF0F4A8" w:rsidR="00031F7E" w:rsidRDefault="005550DB" w:rsidP="00031F7E">
      <w:pPr>
        <w:jc w:val="center"/>
        <w:rPr>
          <w:lang w:val="en-US"/>
        </w:rPr>
      </w:pPr>
      <w:r>
        <w:rPr>
          <w:noProof/>
          <w:lang w:eastAsia="en-GB"/>
        </w:rPr>
        <w:drawing>
          <wp:inline distT="0" distB="0" distL="0" distR="0" wp14:anchorId="6FF11EAB" wp14:editId="6EAADD19">
            <wp:extent cx="3228975" cy="3733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8975" cy="37338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6E69FE9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199A55F" w14:textId="77777777" w:rsidR="00031F7E" w:rsidRDefault="00031F7E">
            <w:pPr>
              <w:pStyle w:val="TableTitle"/>
            </w:pPr>
            <w:r>
              <w:lastRenderedPageBreak/>
              <w:t>Window Name: TfraDiagramRelationshipPropertiesForDiagram</w:t>
            </w:r>
          </w:p>
        </w:tc>
      </w:tr>
      <w:tr w:rsidR="00031F7E" w14:paraId="57BC052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3589F80" w14:textId="77777777" w:rsidR="00031F7E" w:rsidRDefault="00031F7E">
            <w:pPr>
              <w:pStyle w:val="TableRow"/>
              <w:keepNext/>
              <w:jc w:val="both"/>
            </w:pPr>
            <w:r>
              <w:rPr>
                <w:b/>
              </w:rPr>
              <w:t>Inherits</w:t>
            </w:r>
            <w:r>
              <w:t>:  TfraDiagramRelationshipProperties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9EBD7A1" w14:textId="77777777" w:rsidR="00031F7E" w:rsidRDefault="00031F7E">
            <w:pPr>
              <w:pStyle w:val="TableRow"/>
              <w:keepNext/>
              <w:jc w:val="both"/>
            </w:pPr>
            <w:r>
              <w:rPr>
                <w:b/>
              </w:rPr>
              <w:t>Unit File Name</w:t>
            </w:r>
            <w:r>
              <w:t>: DiagramRelationshipPropertiesForDiagram.pas</w:t>
            </w:r>
          </w:p>
        </w:tc>
      </w:tr>
      <w:tr w:rsidR="00031F7E" w14:paraId="1682F77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1E251F" w14:textId="77777777" w:rsidR="00031F7E" w:rsidRDefault="00031F7E">
            <w:pPr>
              <w:pStyle w:val="TableRow"/>
              <w:keepNext/>
            </w:pPr>
            <w:r>
              <w:rPr>
                <w:b/>
              </w:rPr>
              <w:t>Entities</w:t>
            </w:r>
            <w:r>
              <w:t>: None</w:t>
            </w:r>
          </w:p>
        </w:tc>
      </w:tr>
      <w:tr w:rsidR="00031F7E" w14:paraId="0A40CC9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5B9A72" w14:textId="77777777" w:rsidR="00031F7E" w:rsidRDefault="00031F7E">
            <w:pPr>
              <w:pStyle w:val="TableRow"/>
              <w:keepNext/>
            </w:pPr>
            <w:r>
              <w:rPr>
                <w:b/>
              </w:rPr>
              <w:t>Calls</w:t>
            </w:r>
            <w:r>
              <w:t>: None</w:t>
            </w:r>
          </w:p>
        </w:tc>
      </w:tr>
      <w:tr w:rsidR="00031F7E" w14:paraId="39A73C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F4EFFA" w14:textId="77777777" w:rsidR="00031F7E" w:rsidRDefault="00031F7E">
            <w:pPr>
              <w:pStyle w:val="TableRow"/>
              <w:keepNext/>
            </w:pPr>
            <w:r>
              <w:rPr>
                <w:b/>
              </w:rPr>
              <w:t>Returns</w:t>
            </w:r>
            <w:r>
              <w:t xml:space="preserve"> </w:t>
            </w:r>
            <w:r>
              <w:rPr>
                <w:b/>
              </w:rPr>
              <w:t>To</w:t>
            </w:r>
            <w:r>
              <w:t>: Diagram relationship properties manager screen</w:t>
            </w:r>
          </w:p>
        </w:tc>
      </w:tr>
      <w:tr w:rsidR="00031F7E" w14:paraId="552809C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FB8F1FB" w14:textId="77777777" w:rsidR="00031F7E" w:rsidRDefault="00031F7E">
            <w:pPr>
              <w:pStyle w:val="TableRow"/>
              <w:keepNext/>
            </w:pPr>
            <w:r>
              <w:rPr>
                <w:b/>
              </w:rPr>
              <w:t>Description</w:t>
            </w:r>
            <w:r>
              <w:t>: Specialisation of TfraDiagramRelationshipProperties in which the properties are set that apply to all relationships on the diagram.  The instructions label is set to display appropriate instructions for the task.</w:t>
            </w:r>
          </w:p>
        </w:tc>
      </w:tr>
    </w:tbl>
    <w:p w14:paraId="7C0C81E4" w14:textId="77777777" w:rsidR="00031F7E" w:rsidRDefault="00031F7E" w:rsidP="00031F7E"/>
    <w:p w14:paraId="06DFFD2B" w14:textId="77777777" w:rsidR="00031F7E" w:rsidRDefault="00031F7E" w:rsidP="00CC6B4D">
      <w:pPr>
        <w:pStyle w:val="Heading4"/>
        <w:numPr>
          <w:ilvl w:val="3"/>
          <w:numId w:val="4"/>
        </w:numPr>
        <w:tabs>
          <w:tab w:val="left" w:pos="720"/>
        </w:tabs>
      </w:pPr>
      <w:bookmarkStart w:id="507" w:name="_Toc292878899"/>
      <w:r>
        <w:t>Relationship type relationship settings frame</w:t>
      </w:r>
      <w:bookmarkEnd w:id="507"/>
    </w:p>
    <w:p w14:paraId="5A001F7B" w14:textId="512DD901" w:rsidR="00031F7E" w:rsidRDefault="005550DB" w:rsidP="00031F7E">
      <w:pPr>
        <w:jc w:val="center"/>
        <w:rPr>
          <w:lang w:val="en-US"/>
        </w:rPr>
      </w:pPr>
      <w:r>
        <w:rPr>
          <w:noProof/>
          <w:lang w:eastAsia="en-GB"/>
        </w:rPr>
        <w:drawing>
          <wp:inline distT="0" distB="0" distL="0" distR="0" wp14:anchorId="10328534" wp14:editId="5FBF83BD">
            <wp:extent cx="3219450" cy="3714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19450" cy="37147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7BBF0A2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1C488C0" w14:textId="77777777" w:rsidR="00031F7E" w:rsidRDefault="00031F7E">
            <w:pPr>
              <w:pStyle w:val="TableTitle"/>
            </w:pPr>
            <w:r>
              <w:lastRenderedPageBreak/>
              <w:t>Window Name: TfraDiagramRelationshipPropertiesForType</w:t>
            </w:r>
          </w:p>
        </w:tc>
      </w:tr>
      <w:tr w:rsidR="00031F7E" w14:paraId="446E008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AF4B921" w14:textId="77777777" w:rsidR="00031F7E" w:rsidRDefault="00031F7E">
            <w:pPr>
              <w:pStyle w:val="TableRow"/>
              <w:keepNext/>
              <w:jc w:val="both"/>
            </w:pPr>
            <w:r>
              <w:rPr>
                <w:b/>
              </w:rPr>
              <w:t>Inherits</w:t>
            </w:r>
            <w:r>
              <w:t>:  TfraDiagramRelationshipPropertiesInherited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96F0DB7" w14:textId="77777777" w:rsidR="00031F7E" w:rsidRDefault="00031F7E">
            <w:pPr>
              <w:pStyle w:val="TableRow"/>
              <w:keepNext/>
              <w:jc w:val="both"/>
            </w:pPr>
            <w:r>
              <w:rPr>
                <w:b/>
              </w:rPr>
              <w:t>Unit File Name</w:t>
            </w:r>
            <w:r>
              <w:t>: DiagramRelationshipPropertiesForType.pas</w:t>
            </w:r>
          </w:p>
        </w:tc>
      </w:tr>
      <w:tr w:rsidR="00031F7E" w14:paraId="42462C8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B16BC64" w14:textId="77777777" w:rsidR="00031F7E" w:rsidRDefault="00031F7E">
            <w:pPr>
              <w:pStyle w:val="TableRow"/>
              <w:keepNext/>
            </w:pPr>
            <w:r>
              <w:rPr>
                <w:b/>
              </w:rPr>
              <w:t>Entities</w:t>
            </w:r>
            <w:r>
              <w:t>: None</w:t>
            </w:r>
          </w:p>
        </w:tc>
      </w:tr>
      <w:tr w:rsidR="00031F7E" w14:paraId="6D29348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9264B73" w14:textId="77777777" w:rsidR="00031F7E" w:rsidRDefault="00031F7E">
            <w:pPr>
              <w:pStyle w:val="TableRow"/>
              <w:keepNext/>
            </w:pPr>
            <w:r>
              <w:rPr>
                <w:b/>
              </w:rPr>
              <w:t>Calls</w:t>
            </w:r>
            <w:r>
              <w:t>: None</w:t>
            </w:r>
          </w:p>
        </w:tc>
      </w:tr>
      <w:tr w:rsidR="00031F7E" w14:paraId="68E999D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D1BA6C" w14:textId="77777777" w:rsidR="00031F7E" w:rsidRDefault="00031F7E">
            <w:pPr>
              <w:pStyle w:val="TableRow"/>
              <w:keepNext/>
            </w:pPr>
            <w:r>
              <w:rPr>
                <w:b/>
              </w:rPr>
              <w:t>Returns</w:t>
            </w:r>
            <w:r>
              <w:t xml:space="preserve"> </w:t>
            </w:r>
            <w:r>
              <w:rPr>
                <w:b/>
              </w:rPr>
              <w:t>To</w:t>
            </w:r>
            <w:r>
              <w:t>: Diagram relationship properties manager screen</w:t>
            </w:r>
          </w:p>
        </w:tc>
      </w:tr>
      <w:tr w:rsidR="00031F7E" w14:paraId="63C817B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C0FBA4" w14:textId="77777777" w:rsidR="00031F7E" w:rsidRDefault="00031F7E">
            <w:pPr>
              <w:pStyle w:val="TableRow"/>
              <w:keepNext/>
            </w:pPr>
            <w:r>
              <w:rPr>
                <w:b/>
              </w:rPr>
              <w:t>Description</w:t>
            </w:r>
            <w:r>
              <w:t>: Frame that allows the properties of a specific relationship type to be controlled.  The properties apply to all relationships of this type, unless specified otherwise.</w:t>
            </w:r>
          </w:p>
          <w:p w14:paraId="5A82B78A" w14:textId="77777777" w:rsidR="00031F7E" w:rsidRDefault="00031F7E">
            <w:pPr>
              <w:pStyle w:val="TableRow"/>
              <w:keepNext/>
            </w:pPr>
            <w:r>
              <w:t>Inherits the controls from TfraDiagramRelationshipPropertiesInherited and sets the instructions label to appropriate text for the task.</w:t>
            </w:r>
          </w:p>
        </w:tc>
      </w:tr>
    </w:tbl>
    <w:p w14:paraId="0E43184F" w14:textId="77777777" w:rsidR="00031F7E" w:rsidRDefault="00031F7E" w:rsidP="00031F7E"/>
    <w:p w14:paraId="3F084B18" w14:textId="77777777" w:rsidR="00031F7E" w:rsidRDefault="00031F7E" w:rsidP="00CC6B4D">
      <w:pPr>
        <w:pStyle w:val="Heading4"/>
        <w:numPr>
          <w:ilvl w:val="3"/>
          <w:numId w:val="4"/>
        </w:numPr>
        <w:tabs>
          <w:tab w:val="left" w:pos="720"/>
        </w:tabs>
      </w:pPr>
      <w:bookmarkStart w:id="508" w:name="_Toc292878900"/>
      <w:r>
        <w:t>Relationship settings frame</w:t>
      </w:r>
      <w:bookmarkEnd w:id="508"/>
    </w:p>
    <w:p w14:paraId="3C359AA1" w14:textId="497E1DFE" w:rsidR="00031F7E" w:rsidRDefault="005550DB" w:rsidP="00031F7E">
      <w:pPr>
        <w:jc w:val="center"/>
        <w:rPr>
          <w:lang w:val="en-US"/>
        </w:rPr>
      </w:pPr>
      <w:r>
        <w:rPr>
          <w:noProof/>
          <w:lang w:eastAsia="en-GB"/>
        </w:rPr>
        <w:drawing>
          <wp:inline distT="0" distB="0" distL="0" distR="0" wp14:anchorId="7D2CD1C3" wp14:editId="5EA3B5B1">
            <wp:extent cx="3238500" cy="3724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38500" cy="37242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3499F69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F79F431" w14:textId="77777777" w:rsidR="00031F7E" w:rsidRDefault="00031F7E">
            <w:pPr>
              <w:pStyle w:val="TableTitle"/>
            </w:pPr>
            <w:r>
              <w:lastRenderedPageBreak/>
              <w:t>Window Name: TfraDiagramRelationshipPropertiesForRel</w:t>
            </w:r>
          </w:p>
        </w:tc>
      </w:tr>
      <w:tr w:rsidR="00031F7E" w14:paraId="6BB2CAE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1968D6D" w14:textId="77777777" w:rsidR="00031F7E" w:rsidRDefault="00031F7E">
            <w:pPr>
              <w:pStyle w:val="TableRow"/>
              <w:keepNext/>
              <w:jc w:val="both"/>
            </w:pPr>
            <w:r>
              <w:rPr>
                <w:b/>
              </w:rPr>
              <w:t>Inherits</w:t>
            </w:r>
            <w:r>
              <w:t>:  TfraDiagramRelationshipPropertiesInherited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7BC3E67" w14:textId="77777777" w:rsidR="00031F7E" w:rsidRDefault="00031F7E">
            <w:pPr>
              <w:pStyle w:val="TableRow"/>
              <w:keepNext/>
              <w:jc w:val="both"/>
            </w:pPr>
            <w:r>
              <w:rPr>
                <w:b/>
              </w:rPr>
              <w:t>Unit File Name</w:t>
            </w:r>
            <w:r>
              <w:t>: DiagramRelationshipPropertiesForRel.pas</w:t>
            </w:r>
          </w:p>
        </w:tc>
      </w:tr>
      <w:tr w:rsidR="00031F7E" w14:paraId="5887040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51F3026" w14:textId="77777777" w:rsidR="00031F7E" w:rsidRDefault="00031F7E">
            <w:pPr>
              <w:pStyle w:val="TableRow"/>
              <w:keepNext/>
            </w:pPr>
            <w:r>
              <w:rPr>
                <w:b/>
              </w:rPr>
              <w:t>Entities</w:t>
            </w:r>
            <w:r>
              <w:t>: None</w:t>
            </w:r>
          </w:p>
        </w:tc>
      </w:tr>
      <w:tr w:rsidR="00031F7E" w14:paraId="3782462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B2AC21" w14:textId="77777777" w:rsidR="00031F7E" w:rsidRDefault="00031F7E">
            <w:pPr>
              <w:pStyle w:val="TableRow"/>
              <w:keepNext/>
            </w:pPr>
            <w:r>
              <w:rPr>
                <w:b/>
              </w:rPr>
              <w:t>Calls</w:t>
            </w:r>
            <w:r>
              <w:t>: None</w:t>
            </w:r>
          </w:p>
        </w:tc>
      </w:tr>
      <w:tr w:rsidR="00031F7E" w14:paraId="5B455CB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BCB2489" w14:textId="77777777" w:rsidR="00031F7E" w:rsidRDefault="00031F7E">
            <w:pPr>
              <w:pStyle w:val="TableRow"/>
              <w:keepNext/>
            </w:pPr>
            <w:r>
              <w:rPr>
                <w:b/>
              </w:rPr>
              <w:t>Returns</w:t>
            </w:r>
            <w:r>
              <w:t xml:space="preserve"> </w:t>
            </w:r>
            <w:r>
              <w:rPr>
                <w:b/>
              </w:rPr>
              <w:t>To</w:t>
            </w:r>
            <w:r>
              <w:t>: Diagram relationship properties manager screen</w:t>
            </w:r>
          </w:p>
        </w:tc>
      </w:tr>
      <w:tr w:rsidR="00031F7E" w14:paraId="5B06645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035E49" w14:textId="77777777" w:rsidR="00031F7E" w:rsidRDefault="00031F7E">
            <w:pPr>
              <w:pStyle w:val="TableRow"/>
              <w:keepNext/>
            </w:pPr>
            <w:r>
              <w:rPr>
                <w:b/>
              </w:rPr>
              <w:t>Description</w:t>
            </w:r>
            <w:r>
              <w:t>: Frame that allows the properties of a specific relationship to be controlled.</w:t>
            </w:r>
          </w:p>
          <w:p w14:paraId="0F44BCA9" w14:textId="77777777" w:rsidR="00031F7E" w:rsidRDefault="00031F7E">
            <w:pPr>
              <w:pStyle w:val="TableRow"/>
              <w:keepNext/>
            </w:pPr>
            <w:r>
              <w:t>Inherits the controls from TfraDiagramRelationshipPropertiesInherited and sets the instructions label to appropriate text for the task.</w:t>
            </w:r>
          </w:p>
        </w:tc>
      </w:tr>
    </w:tbl>
    <w:p w14:paraId="1F43C88E" w14:textId="77777777" w:rsidR="00031F7E" w:rsidRDefault="00031F7E" w:rsidP="00031F7E"/>
    <w:p w14:paraId="0671A17E" w14:textId="77777777" w:rsidR="00031F7E" w:rsidRDefault="00031F7E" w:rsidP="00CC6B4D">
      <w:pPr>
        <w:pStyle w:val="Heading4"/>
        <w:numPr>
          <w:ilvl w:val="3"/>
          <w:numId w:val="4"/>
        </w:numPr>
        <w:tabs>
          <w:tab w:val="left" w:pos="720"/>
        </w:tabs>
      </w:pPr>
      <w:bookmarkStart w:id="509" w:name="_Toc292878901"/>
      <w:r>
        <w:t>Diagram concept properties manager screen</w:t>
      </w:r>
      <w:bookmarkEnd w:id="509"/>
    </w:p>
    <w:p w14:paraId="504D1133" w14:textId="7CD41276" w:rsidR="00031F7E" w:rsidRDefault="005550DB" w:rsidP="00031F7E">
      <w:pPr>
        <w:jc w:val="center"/>
        <w:rPr>
          <w:lang w:val="en-US"/>
        </w:rPr>
      </w:pPr>
      <w:r>
        <w:rPr>
          <w:noProof/>
          <w:lang w:eastAsia="en-GB"/>
        </w:rPr>
        <w:drawing>
          <wp:inline distT="0" distB="0" distL="0" distR="0" wp14:anchorId="3B7816AF" wp14:editId="27838D65">
            <wp:extent cx="3409950" cy="46386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09950" cy="46386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1EB756A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799B4BC" w14:textId="77777777" w:rsidR="00031F7E" w:rsidRDefault="00031F7E">
            <w:pPr>
              <w:pStyle w:val="TableTitle"/>
            </w:pPr>
            <w:r>
              <w:lastRenderedPageBreak/>
              <w:t>Window Name: TdlgDiagramConceptPropertiesManager</w:t>
            </w:r>
          </w:p>
        </w:tc>
      </w:tr>
      <w:tr w:rsidR="00031F7E" w14:paraId="000531A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843402" w14:textId="77777777" w:rsidR="00031F7E" w:rsidRDefault="00031F7E">
            <w:pPr>
              <w:pStyle w:val="TableRow"/>
              <w:keepNext/>
              <w:jc w:val="both"/>
            </w:pPr>
            <w:r>
              <w:rPr>
                <w:b/>
              </w:rPr>
              <w:t>Inherits</w:t>
            </w:r>
            <w:r>
              <w:t>:  TdlgBaseDiagramPropertiesManager</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CCC2DC8" w14:textId="77777777" w:rsidR="00031F7E" w:rsidRDefault="00031F7E">
            <w:pPr>
              <w:pStyle w:val="TableRow"/>
              <w:keepNext/>
              <w:jc w:val="both"/>
            </w:pPr>
            <w:r>
              <w:rPr>
                <w:b/>
              </w:rPr>
              <w:t>Unit File Name</w:t>
            </w:r>
            <w:r>
              <w:t>: DiagramConceptPropertiesManager.pas</w:t>
            </w:r>
          </w:p>
        </w:tc>
      </w:tr>
      <w:tr w:rsidR="00031F7E" w14:paraId="6C4F619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4E2E34" w14:textId="77777777" w:rsidR="00031F7E" w:rsidRDefault="00031F7E">
            <w:pPr>
              <w:pStyle w:val="TableRow"/>
              <w:keepNext/>
            </w:pPr>
            <w:r>
              <w:rPr>
                <w:b/>
              </w:rPr>
              <w:t>Entities</w:t>
            </w:r>
            <w:r>
              <w:t>: None</w:t>
            </w:r>
          </w:p>
        </w:tc>
      </w:tr>
      <w:tr w:rsidR="00031F7E" w14:paraId="7205AEC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C610B92" w14:textId="77777777" w:rsidR="00031F7E" w:rsidRDefault="00031F7E">
            <w:pPr>
              <w:pStyle w:val="TableRow"/>
              <w:keepNext/>
            </w:pPr>
            <w:r>
              <w:rPr>
                <w:b/>
              </w:rPr>
              <w:t>Calls</w:t>
            </w:r>
            <w:r>
              <w:t>: Entire diagram concept settings frame, Concept group concept settings frame, Concept settings frame</w:t>
            </w:r>
          </w:p>
        </w:tc>
      </w:tr>
      <w:tr w:rsidR="00031F7E" w14:paraId="69B863D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F0F518C" w14:textId="77777777" w:rsidR="00031F7E" w:rsidRDefault="00031F7E">
            <w:pPr>
              <w:pStyle w:val="TableRow"/>
              <w:keepNext/>
            </w:pPr>
            <w:r>
              <w:rPr>
                <w:b/>
              </w:rPr>
              <w:t>Returns</w:t>
            </w:r>
            <w:r>
              <w:t xml:space="preserve"> </w:t>
            </w:r>
            <w:r>
              <w:rPr>
                <w:b/>
              </w:rPr>
              <w:t>To</w:t>
            </w:r>
            <w:r>
              <w:t>: Thesaurus diagram panel</w:t>
            </w:r>
          </w:p>
        </w:tc>
      </w:tr>
      <w:tr w:rsidR="00031F7E" w14:paraId="4492388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DC06BA" w14:textId="77777777" w:rsidR="00031F7E" w:rsidRDefault="00031F7E">
            <w:pPr>
              <w:pStyle w:val="TableRow"/>
              <w:keepNext/>
            </w:pPr>
            <w:r>
              <w:rPr>
                <w:b/>
              </w:rPr>
              <w:t>Description</w:t>
            </w:r>
            <w:r>
              <w:t>: Dialog allowing the user to specify the display properties for concepts on a diagram.</w:t>
            </w:r>
          </w:p>
          <w:p w14:paraId="50FAE78F" w14:textId="77777777" w:rsidR="00031F7E" w:rsidRDefault="00031F7E">
            <w:pPr>
              <w:pStyle w:val="TableRow"/>
              <w:keepNext/>
            </w:pPr>
            <w:r>
              <w:t>The user is able to specify settings that apply to the entire diagram, to an enter concept group (i.e. all concepts in a given group) or to a single concept</w:t>
            </w:r>
          </w:p>
        </w:tc>
      </w:tr>
    </w:tbl>
    <w:p w14:paraId="38909719"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3728292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E01690F" w14:textId="77777777" w:rsidR="00031F7E" w:rsidRDefault="00031F7E">
            <w:pPr>
              <w:pStyle w:val="TableTitle"/>
            </w:pPr>
            <w:r>
              <w:t>Window Controls</w:t>
            </w:r>
          </w:p>
        </w:tc>
      </w:tr>
      <w:tr w:rsidR="00031F7E" w14:paraId="6A51B10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BFD307"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0F71CF"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8DE9DE" w14:textId="77777777" w:rsidR="00031F7E" w:rsidRDefault="00031F7E">
            <w:pPr>
              <w:pStyle w:val="TableColumnTitles"/>
              <w:keepNext/>
            </w:pPr>
            <w:r>
              <w:rPr>
                <w:i/>
              </w:rPr>
              <w:t>Attribute</w:t>
            </w:r>
            <w:r>
              <w:t xml:space="preserve"> Action</w:t>
            </w:r>
          </w:p>
        </w:tc>
      </w:tr>
      <w:tr w:rsidR="00031F7E" w14:paraId="5A4D3DF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0243E5" w14:textId="77777777" w:rsidR="00031F7E" w:rsidRDefault="00031F7E">
            <w:pPr>
              <w:pStyle w:val="TableRow"/>
            </w:pPr>
            <w:r>
              <w:t>fraDiagramConceptPropertiesForDiagram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F391EB" w14:textId="77777777" w:rsidR="00031F7E" w:rsidRDefault="00031F7E">
            <w:pPr>
              <w:pStyle w:val="TableRow"/>
            </w:pPr>
            <w:r>
              <w:t>TfraDiagramConceptPropertiesForDiagram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B31A32A" w14:textId="77777777" w:rsidR="00031F7E" w:rsidRDefault="00031F7E">
            <w:pPr>
              <w:pStyle w:val="TableRow"/>
            </w:pPr>
            <w:r>
              <w:t>Frame containing settings that apply to all concepts on the diagram, unless overriden by the concept group or the individual concept's settings.  Placed on tsDiagram.</w:t>
            </w:r>
          </w:p>
        </w:tc>
      </w:tr>
      <w:tr w:rsidR="00031F7E" w14:paraId="7BB73DF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4F7C3E" w14:textId="77777777" w:rsidR="00031F7E" w:rsidRDefault="00031F7E">
            <w:pPr>
              <w:pStyle w:val="TableRow"/>
            </w:pPr>
            <w:r>
              <w:t>fraDiagramConceptPropertiesForConcept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5E4591" w14:textId="77777777" w:rsidR="00031F7E" w:rsidRDefault="00031F7E">
            <w:pPr>
              <w:pStyle w:val="TableRow"/>
            </w:pPr>
            <w:r>
              <w:t>TfraDiagramConceptPropertiesForConcept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F9FACDC" w14:textId="77777777" w:rsidR="00031F7E" w:rsidRDefault="00031F7E">
            <w:pPr>
              <w:pStyle w:val="TableRow"/>
            </w:pPr>
            <w:r>
              <w:t>Frame containing settings that apply to an individual concept.  Placed on tsItem.</w:t>
            </w:r>
          </w:p>
        </w:tc>
      </w:tr>
      <w:tr w:rsidR="00031F7E" w14:paraId="3AD926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FD07ECD" w14:textId="77777777" w:rsidR="00031F7E" w:rsidRDefault="00031F7E">
            <w:pPr>
              <w:pStyle w:val="TableRow"/>
            </w:pPr>
            <w:r>
              <w:t>fraDiagramConceptPropertiesForCG</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9D4B20" w14:textId="77777777" w:rsidR="00031F7E" w:rsidRDefault="00031F7E">
            <w:pPr>
              <w:pStyle w:val="TableRow"/>
            </w:pPr>
            <w:r>
              <w:t>TfraDiagramConceptPropertiesForCG</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57DD7E" w14:textId="77777777" w:rsidR="00031F7E" w:rsidRDefault="00031F7E">
            <w:pPr>
              <w:pStyle w:val="TableRow"/>
            </w:pPr>
            <w:r>
              <w:t>Frame containing settings that apply to all concepts in a given group, unless overriden by the individual concept's settings.  Placed on tsGroup.</w:t>
            </w:r>
          </w:p>
        </w:tc>
      </w:tr>
    </w:tbl>
    <w:p w14:paraId="37B7518D" w14:textId="77777777" w:rsidR="00031F7E" w:rsidRDefault="00031F7E" w:rsidP="00031F7E"/>
    <w:p w14:paraId="0EC066F1" w14:textId="77777777" w:rsidR="00031F7E" w:rsidRDefault="00031F7E" w:rsidP="00CC6B4D">
      <w:pPr>
        <w:pStyle w:val="Heading4"/>
        <w:numPr>
          <w:ilvl w:val="3"/>
          <w:numId w:val="4"/>
        </w:numPr>
        <w:tabs>
          <w:tab w:val="left" w:pos="720"/>
        </w:tabs>
      </w:pPr>
      <w:bookmarkStart w:id="510" w:name="_Toc292878902"/>
      <w:r>
        <w:lastRenderedPageBreak/>
        <w:t>Entire diagram concept settings frame</w:t>
      </w:r>
      <w:bookmarkEnd w:id="510"/>
    </w:p>
    <w:p w14:paraId="0639E16E" w14:textId="4EE7FCB1" w:rsidR="00031F7E" w:rsidRDefault="005550DB" w:rsidP="00031F7E">
      <w:pPr>
        <w:jc w:val="center"/>
        <w:rPr>
          <w:lang w:val="en-US"/>
        </w:rPr>
      </w:pPr>
      <w:r>
        <w:rPr>
          <w:noProof/>
          <w:lang w:eastAsia="en-GB"/>
        </w:rPr>
        <w:drawing>
          <wp:inline distT="0" distB="0" distL="0" distR="0" wp14:anchorId="090B0055" wp14:editId="5F4E0378">
            <wp:extent cx="3219450" cy="3714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19450" cy="37147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44F310D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589DD13" w14:textId="77777777" w:rsidR="00031F7E" w:rsidRDefault="00031F7E">
            <w:pPr>
              <w:pStyle w:val="TableTitle"/>
            </w:pPr>
            <w:r>
              <w:t>Window Name: TfraDiagramConceptPropertiesForDiagram</w:t>
            </w:r>
          </w:p>
        </w:tc>
      </w:tr>
      <w:tr w:rsidR="00031F7E" w14:paraId="7989596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BDB154D" w14:textId="77777777" w:rsidR="00031F7E" w:rsidRDefault="00031F7E">
            <w:pPr>
              <w:pStyle w:val="TableRow"/>
              <w:keepNext/>
              <w:jc w:val="both"/>
            </w:pPr>
            <w:r>
              <w:rPr>
                <w:b/>
              </w:rPr>
              <w:t>Inherits</w:t>
            </w:r>
            <w:r>
              <w:t>:  TfraDiagramConceptProperties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ECD0017" w14:textId="77777777" w:rsidR="00031F7E" w:rsidRDefault="00031F7E">
            <w:pPr>
              <w:pStyle w:val="TableRow"/>
              <w:keepNext/>
              <w:jc w:val="both"/>
            </w:pPr>
            <w:r>
              <w:rPr>
                <w:b/>
              </w:rPr>
              <w:t>Unit File Name</w:t>
            </w:r>
            <w:r>
              <w:t>: DiagramConceptPropertiesForDiagram.pas</w:t>
            </w:r>
          </w:p>
        </w:tc>
      </w:tr>
      <w:tr w:rsidR="00031F7E" w14:paraId="4399170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536D514" w14:textId="77777777" w:rsidR="00031F7E" w:rsidRDefault="00031F7E">
            <w:pPr>
              <w:pStyle w:val="TableRow"/>
              <w:keepNext/>
            </w:pPr>
            <w:r>
              <w:rPr>
                <w:b/>
              </w:rPr>
              <w:t>Entities</w:t>
            </w:r>
            <w:r>
              <w:t>: None</w:t>
            </w:r>
          </w:p>
        </w:tc>
      </w:tr>
      <w:tr w:rsidR="00031F7E" w14:paraId="5174863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15AC01" w14:textId="77777777" w:rsidR="00031F7E" w:rsidRDefault="00031F7E">
            <w:pPr>
              <w:pStyle w:val="TableRow"/>
              <w:keepNext/>
            </w:pPr>
            <w:r>
              <w:rPr>
                <w:b/>
              </w:rPr>
              <w:t>Calls</w:t>
            </w:r>
            <w:r>
              <w:t>: None</w:t>
            </w:r>
          </w:p>
        </w:tc>
      </w:tr>
      <w:tr w:rsidR="00031F7E" w14:paraId="31A3E30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E4ED73B" w14:textId="77777777" w:rsidR="00031F7E" w:rsidRDefault="00031F7E">
            <w:pPr>
              <w:pStyle w:val="TableRow"/>
              <w:keepNext/>
            </w:pPr>
            <w:r>
              <w:rPr>
                <w:b/>
              </w:rPr>
              <w:t>Returns</w:t>
            </w:r>
            <w:r>
              <w:t xml:space="preserve"> </w:t>
            </w:r>
            <w:r>
              <w:rPr>
                <w:b/>
              </w:rPr>
              <w:t>To</w:t>
            </w:r>
            <w:r>
              <w:t>: Diagram concept properties manager screen</w:t>
            </w:r>
          </w:p>
        </w:tc>
      </w:tr>
      <w:tr w:rsidR="00031F7E" w14:paraId="771A3C7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74A43DC" w14:textId="77777777" w:rsidR="00031F7E" w:rsidRDefault="00031F7E">
            <w:pPr>
              <w:pStyle w:val="TableRow"/>
              <w:keepNext/>
            </w:pPr>
            <w:r>
              <w:rPr>
                <w:b/>
              </w:rPr>
              <w:t>Description</w:t>
            </w:r>
            <w:r>
              <w:t>: Specialisation of TfraDiagramConceptProperties in which the properties are set that apply to all concepts on the diagram.  The instructions label is set to display appropriate instructions for the task.</w:t>
            </w:r>
          </w:p>
        </w:tc>
      </w:tr>
    </w:tbl>
    <w:p w14:paraId="448E90A6" w14:textId="77777777" w:rsidR="00031F7E" w:rsidRDefault="00031F7E" w:rsidP="00031F7E"/>
    <w:p w14:paraId="2C500E0B" w14:textId="77777777" w:rsidR="00031F7E" w:rsidRDefault="00031F7E" w:rsidP="00CC6B4D">
      <w:pPr>
        <w:pStyle w:val="Heading4"/>
        <w:numPr>
          <w:ilvl w:val="3"/>
          <w:numId w:val="4"/>
        </w:numPr>
        <w:tabs>
          <w:tab w:val="left" w:pos="720"/>
        </w:tabs>
      </w:pPr>
      <w:bookmarkStart w:id="511" w:name="_Toc292878903"/>
      <w:r>
        <w:lastRenderedPageBreak/>
        <w:t>Concept group concept settings frame</w:t>
      </w:r>
      <w:bookmarkEnd w:id="511"/>
    </w:p>
    <w:p w14:paraId="16377864" w14:textId="572A6892" w:rsidR="00031F7E" w:rsidRDefault="005550DB" w:rsidP="00031F7E">
      <w:pPr>
        <w:jc w:val="center"/>
        <w:rPr>
          <w:lang w:val="en-US"/>
        </w:rPr>
      </w:pPr>
      <w:r>
        <w:rPr>
          <w:noProof/>
          <w:lang w:eastAsia="en-GB"/>
        </w:rPr>
        <w:drawing>
          <wp:inline distT="0" distB="0" distL="0" distR="0" wp14:anchorId="06187EAB" wp14:editId="34EBDA81">
            <wp:extent cx="3238500" cy="3733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38500" cy="37338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7FA9A0D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912573D" w14:textId="77777777" w:rsidR="00031F7E" w:rsidRDefault="00031F7E">
            <w:pPr>
              <w:pStyle w:val="TableTitle"/>
            </w:pPr>
            <w:r>
              <w:t>Window Name: TfraDiagramConceptPropertiesForCG</w:t>
            </w:r>
          </w:p>
        </w:tc>
      </w:tr>
      <w:tr w:rsidR="00031F7E" w14:paraId="4954FDC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98D3918" w14:textId="77777777" w:rsidR="00031F7E" w:rsidRDefault="00031F7E">
            <w:pPr>
              <w:pStyle w:val="TableRow"/>
              <w:keepNext/>
              <w:jc w:val="both"/>
            </w:pPr>
            <w:r>
              <w:rPr>
                <w:b/>
              </w:rPr>
              <w:t>Inherits</w:t>
            </w:r>
            <w:r>
              <w:t>:  TfraDiagramConceptPropertiesInherited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9D41C78" w14:textId="77777777" w:rsidR="00031F7E" w:rsidRDefault="00031F7E">
            <w:pPr>
              <w:pStyle w:val="TableRow"/>
              <w:keepNext/>
              <w:jc w:val="both"/>
            </w:pPr>
            <w:r>
              <w:rPr>
                <w:b/>
              </w:rPr>
              <w:t>Unit File Name</w:t>
            </w:r>
            <w:r>
              <w:t>: DiagramConceptPropertiesForCG.pas</w:t>
            </w:r>
          </w:p>
        </w:tc>
      </w:tr>
      <w:tr w:rsidR="00031F7E" w14:paraId="4CF85B6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C97F755" w14:textId="77777777" w:rsidR="00031F7E" w:rsidRDefault="00031F7E">
            <w:pPr>
              <w:pStyle w:val="TableRow"/>
              <w:keepNext/>
            </w:pPr>
            <w:r>
              <w:rPr>
                <w:b/>
              </w:rPr>
              <w:t>Entities</w:t>
            </w:r>
            <w:r>
              <w:t>: None</w:t>
            </w:r>
          </w:p>
        </w:tc>
      </w:tr>
      <w:tr w:rsidR="00031F7E" w14:paraId="3AE4EA3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ED6A0D4" w14:textId="77777777" w:rsidR="00031F7E" w:rsidRDefault="00031F7E">
            <w:pPr>
              <w:pStyle w:val="TableRow"/>
              <w:keepNext/>
            </w:pPr>
            <w:r>
              <w:rPr>
                <w:b/>
              </w:rPr>
              <w:t>Calls</w:t>
            </w:r>
            <w:r>
              <w:t>: None</w:t>
            </w:r>
          </w:p>
        </w:tc>
      </w:tr>
      <w:tr w:rsidR="00031F7E" w14:paraId="0A02544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AFAFE7F" w14:textId="77777777" w:rsidR="00031F7E" w:rsidRDefault="00031F7E">
            <w:pPr>
              <w:pStyle w:val="TableRow"/>
              <w:keepNext/>
            </w:pPr>
            <w:r>
              <w:rPr>
                <w:b/>
              </w:rPr>
              <w:t>Returns</w:t>
            </w:r>
            <w:r>
              <w:t xml:space="preserve"> </w:t>
            </w:r>
            <w:r>
              <w:rPr>
                <w:b/>
              </w:rPr>
              <w:t>To</w:t>
            </w:r>
            <w:r>
              <w:t>: Diagram concept properties manager screen</w:t>
            </w:r>
          </w:p>
        </w:tc>
      </w:tr>
      <w:tr w:rsidR="00031F7E" w14:paraId="5C3B4F1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6674737" w14:textId="77777777" w:rsidR="00031F7E" w:rsidRDefault="00031F7E">
            <w:pPr>
              <w:pStyle w:val="TableRow"/>
              <w:keepNext/>
            </w:pPr>
            <w:r>
              <w:rPr>
                <w:b/>
              </w:rPr>
              <w:t>Description</w:t>
            </w:r>
            <w:r>
              <w:t>: Frame that allows the properties of a specific concept group to be controlled.  The properties apply to all concepts of this group, unless specified otherwise.</w:t>
            </w:r>
          </w:p>
          <w:p w14:paraId="1323B74A" w14:textId="77777777" w:rsidR="00031F7E" w:rsidRDefault="00031F7E">
            <w:pPr>
              <w:pStyle w:val="TableRow"/>
              <w:keepNext/>
            </w:pPr>
            <w:r>
              <w:t>Inherits the controls from TfraDiagramConceptPropertiesInherited and sets the instructions label to appropriate text for the task.</w:t>
            </w:r>
          </w:p>
        </w:tc>
      </w:tr>
    </w:tbl>
    <w:p w14:paraId="6A565B47" w14:textId="77777777" w:rsidR="00031F7E" w:rsidRDefault="00031F7E" w:rsidP="00031F7E"/>
    <w:p w14:paraId="0DF8B3E6" w14:textId="77777777" w:rsidR="00031F7E" w:rsidRDefault="00031F7E" w:rsidP="00CC6B4D">
      <w:pPr>
        <w:pStyle w:val="Heading4"/>
        <w:numPr>
          <w:ilvl w:val="3"/>
          <w:numId w:val="4"/>
        </w:numPr>
        <w:tabs>
          <w:tab w:val="left" w:pos="720"/>
        </w:tabs>
      </w:pPr>
      <w:bookmarkStart w:id="512" w:name="_Toc292878904"/>
      <w:r>
        <w:lastRenderedPageBreak/>
        <w:t>Concept settings frame</w:t>
      </w:r>
      <w:bookmarkEnd w:id="512"/>
    </w:p>
    <w:p w14:paraId="191A30C2" w14:textId="3B29D297" w:rsidR="00031F7E" w:rsidRDefault="005550DB" w:rsidP="00031F7E">
      <w:pPr>
        <w:jc w:val="center"/>
        <w:rPr>
          <w:lang w:val="en-US"/>
        </w:rPr>
      </w:pPr>
      <w:r>
        <w:rPr>
          <w:noProof/>
          <w:lang w:eastAsia="en-GB"/>
        </w:rPr>
        <w:drawing>
          <wp:inline distT="0" distB="0" distL="0" distR="0" wp14:anchorId="74C02C07" wp14:editId="01A8935C">
            <wp:extent cx="3238500" cy="3724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38500" cy="37242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0BA0B50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CCD50C7" w14:textId="77777777" w:rsidR="00031F7E" w:rsidRDefault="00031F7E">
            <w:pPr>
              <w:pStyle w:val="TableTitle"/>
            </w:pPr>
            <w:r>
              <w:t>Window Name: TfraDiagramConceptPropertiesForConcept</w:t>
            </w:r>
          </w:p>
        </w:tc>
      </w:tr>
      <w:tr w:rsidR="00031F7E" w:rsidRPr="00A104CD" w14:paraId="11FFB50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F4D2250" w14:textId="77777777" w:rsidR="00031F7E" w:rsidRDefault="00031F7E">
            <w:pPr>
              <w:pStyle w:val="TableRow"/>
              <w:keepNext/>
              <w:jc w:val="both"/>
            </w:pPr>
            <w:r>
              <w:rPr>
                <w:b/>
              </w:rPr>
              <w:t>Inherits</w:t>
            </w:r>
            <w:r>
              <w:t>:  TfraDiagramConceptPropertiesInherited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D2A11F5" w14:textId="77777777" w:rsidR="00031F7E" w:rsidRPr="00A104CD" w:rsidRDefault="00031F7E">
            <w:pPr>
              <w:pStyle w:val="TableRow"/>
              <w:keepNext/>
              <w:jc w:val="both"/>
              <w:rPr>
                <w:lang w:val="fr-FR"/>
              </w:rPr>
            </w:pPr>
            <w:r w:rsidRPr="00A104CD">
              <w:rPr>
                <w:b/>
                <w:lang w:val="fr-FR"/>
              </w:rPr>
              <w:t>Unit File Name</w:t>
            </w:r>
            <w:r w:rsidRPr="00A104CD">
              <w:rPr>
                <w:lang w:val="fr-FR"/>
              </w:rPr>
              <w:t>: DiagramConceptPropertiesForConcept.pas</w:t>
            </w:r>
          </w:p>
        </w:tc>
      </w:tr>
      <w:tr w:rsidR="00031F7E" w14:paraId="4E7C445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9CFA867" w14:textId="77777777" w:rsidR="00031F7E" w:rsidRDefault="00031F7E">
            <w:pPr>
              <w:pStyle w:val="TableRow"/>
              <w:keepNext/>
            </w:pPr>
            <w:r>
              <w:rPr>
                <w:b/>
              </w:rPr>
              <w:t>Entities</w:t>
            </w:r>
            <w:r>
              <w:t>: None</w:t>
            </w:r>
          </w:p>
        </w:tc>
      </w:tr>
      <w:tr w:rsidR="00031F7E" w14:paraId="105CEE8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057B8E5" w14:textId="77777777" w:rsidR="00031F7E" w:rsidRDefault="00031F7E">
            <w:pPr>
              <w:pStyle w:val="TableRow"/>
              <w:keepNext/>
            </w:pPr>
            <w:r>
              <w:rPr>
                <w:b/>
              </w:rPr>
              <w:t>Calls</w:t>
            </w:r>
            <w:r>
              <w:t>: None</w:t>
            </w:r>
          </w:p>
        </w:tc>
      </w:tr>
      <w:tr w:rsidR="00031F7E" w14:paraId="3DB3801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8367F03" w14:textId="77777777" w:rsidR="00031F7E" w:rsidRDefault="00031F7E">
            <w:pPr>
              <w:pStyle w:val="TableRow"/>
              <w:keepNext/>
            </w:pPr>
            <w:r>
              <w:rPr>
                <w:b/>
              </w:rPr>
              <w:t>Returns</w:t>
            </w:r>
            <w:r>
              <w:t xml:space="preserve"> </w:t>
            </w:r>
            <w:r>
              <w:rPr>
                <w:b/>
              </w:rPr>
              <w:t>To</w:t>
            </w:r>
            <w:r>
              <w:t>: Diagram concept properties manager screen</w:t>
            </w:r>
          </w:p>
        </w:tc>
      </w:tr>
      <w:tr w:rsidR="00031F7E" w14:paraId="6BAE070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A46B333" w14:textId="77777777" w:rsidR="00031F7E" w:rsidRDefault="00031F7E">
            <w:pPr>
              <w:pStyle w:val="TableRow"/>
              <w:keepNext/>
            </w:pPr>
            <w:r>
              <w:rPr>
                <w:b/>
              </w:rPr>
              <w:t>Description</w:t>
            </w:r>
            <w:r>
              <w:t>: Frame that allows the properties of a specific concept to be controlled.</w:t>
            </w:r>
          </w:p>
          <w:p w14:paraId="75557D1F" w14:textId="77777777" w:rsidR="00031F7E" w:rsidRDefault="00031F7E">
            <w:pPr>
              <w:pStyle w:val="TableRow"/>
              <w:keepNext/>
            </w:pPr>
            <w:r>
              <w:t>Inherits the controls from TfraDiagramConceptPropertiesInherited and sets the instructions label to appropriate text for the task.</w:t>
            </w:r>
          </w:p>
        </w:tc>
      </w:tr>
    </w:tbl>
    <w:p w14:paraId="0E5129B5" w14:textId="77777777" w:rsidR="00031F7E" w:rsidRDefault="00031F7E" w:rsidP="00031F7E"/>
    <w:p w14:paraId="5AB9D035" w14:textId="77777777" w:rsidR="0000043C" w:rsidRDefault="0000043C" w:rsidP="00CC6B4D">
      <w:pPr>
        <w:pStyle w:val="Heading4"/>
        <w:numPr>
          <w:ilvl w:val="3"/>
          <w:numId w:val="4"/>
        </w:numPr>
        <w:tabs>
          <w:tab w:val="left" w:pos="720"/>
        </w:tabs>
      </w:pPr>
      <w:bookmarkStart w:id="513" w:name="_Toc292878905"/>
      <w:r>
        <w:lastRenderedPageBreak/>
        <w:t>Diagram settings screen</w:t>
      </w:r>
      <w:bookmarkEnd w:id="513"/>
    </w:p>
    <w:p w14:paraId="257557B9" w14:textId="7B671DFE" w:rsidR="0000043C" w:rsidRPr="0000043C" w:rsidRDefault="005550DB" w:rsidP="0000043C">
      <w:pPr>
        <w:jc w:val="center"/>
      </w:pPr>
      <w:r w:rsidRPr="0000043C">
        <w:rPr>
          <w:noProof/>
          <w:lang w:eastAsia="en-GB"/>
        </w:rPr>
        <w:drawing>
          <wp:inline distT="0" distB="0" distL="0" distR="0" wp14:anchorId="0B65F471" wp14:editId="3C3C9684">
            <wp:extent cx="3762375" cy="20193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2375" cy="20193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0043C" w14:paraId="6FC12DA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1B31F36" w14:textId="77777777" w:rsidR="0000043C" w:rsidRDefault="0000043C">
            <w:pPr>
              <w:pStyle w:val="TableTitle"/>
            </w:pPr>
            <w:r>
              <w:t>Window Name: TdlgDiagramSettings</w:t>
            </w:r>
          </w:p>
        </w:tc>
      </w:tr>
      <w:tr w:rsidR="0000043C" w14:paraId="0240074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100A9F1" w14:textId="77777777" w:rsidR="0000043C" w:rsidRDefault="0000043C">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18479C2" w14:textId="77777777" w:rsidR="0000043C" w:rsidRDefault="0000043C">
            <w:pPr>
              <w:pStyle w:val="TableRow"/>
              <w:keepNext/>
              <w:jc w:val="both"/>
            </w:pPr>
            <w:r>
              <w:rPr>
                <w:b/>
              </w:rPr>
              <w:t>Unit File Name</w:t>
            </w:r>
            <w:r>
              <w:t>: DiagramSettings.pas</w:t>
            </w:r>
          </w:p>
        </w:tc>
      </w:tr>
      <w:tr w:rsidR="0000043C" w14:paraId="593DB8C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D6510AD" w14:textId="77777777" w:rsidR="0000043C" w:rsidRDefault="0000043C">
            <w:pPr>
              <w:pStyle w:val="TableRow"/>
              <w:keepNext/>
            </w:pPr>
            <w:r>
              <w:rPr>
                <w:b/>
              </w:rPr>
              <w:t>Entities</w:t>
            </w:r>
            <w:r>
              <w:t>: None</w:t>
            </w:r>
          </w:p>
        </w:tc>
      </w:tr>
      <w:tr w:rsidR="0000043C" w14:paraId="3F5B597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FE6ABD8" w14:textId="77777777" w:rsidR="0000043C" w:rsidRDefault="0000043C">
            <w:pPr>
              <w:pStyle w:val="TableRow"/>
              <w:keepNext/>
            </w:pPr>
            <w:r>
              <w:rPr>
                <w:b/>
              </w:rPr>
              <w:t>Calls</w:t>
            </w:r>
            <w:r>
              <w:t>: None</w:t>
            </w:r>
          </w:p>
        </w:tc>
      </w:tr>
      <w:tr w:rsidR="0000043C" w14:paraId="30EC6BB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849F9F" w14:textId="77777777" w:rsidR="0000043C" w:rsidRDefault="0000043C">
            <w:pPr>
              <w:pStyle w:val="TableRow"/>
              <w:keepNext/>
            </w:pPr>
            <w:r>
              <w:rPr>
                <w:b/>
              </w:rPr>
              <w:t>Returns</w:t>
            </w:r>
            <w:r>
              <w:t xml:space="preserve"> </w:t>
            </w:r>
            <w:r>
              <w:rPr>
                <w:b/>
              </w:rPr>
              <w:t>To</w:t>
            </w:r>
            <w:r>
              <w:t>: Thesaurus diagram panel</w:t>
            </w:r>
          </w:p>
        </w:tc>
      </w:tr>
      <w:tr w:rsidR="0000043C" w14:paraId="539FC4E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EDBE05" w14:textId="77777777" w:rsidR="0000043C" w:rsidRDefault="0000043C">
            <w:pPr>
              <w:pStyle w:val="TableRow"/>
              <w:keepNext/>
            </w:pPr>
            <w:r>
              <w:rPr>
                <w:b/>
              </w:rPr>
              <w:t>Description</w:t>
            </w:r>
            <w:r>
              <w:t>: Dialog allowing the title, background and grid settings for a diagram to be configured.</w:t>
            </w:r>
          </w:p>
        </w:tc>
      </w:tr>
    </w:tbl>
    <w:p w14:paraId="3351616E" w14:textId="77777777" w:rsidR="0000043C" w:rsidRDefault="0000043C" w:rsidP="0000043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0043C" w14:paraId="0BA64EA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4138370" w14:textId="77777777" w:rsidR="0000043C" w:rsidRDefault="0000043C">
            <w:pPr>
              <w:pStyle w:val="TableTitle"/>
            </w:pPr>
            <w:r>
              <w:t>Window Controls</w:t>
            </w:r>
          </w:p>
        </w:tc>
      </w:tr>
      <w:tr w:rsidR="0000043C" w14:paraId="6DBBD4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245D40" w14:textId="77777777" w:rsidR="0000043C" w:rsidRDefault="0000043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1A080A" w14:textId="77777777" w:rsidR="0000043C" w:rsidRDefault="0000043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DB32C6B" w14:textId="77777777" w:rsidR="0000043C" w:rsidRDefault="0000043C">
            <w:pPr>
              <w:pStyle w:val="TableColumnTitles"/>
              <w:keepNext/>
            </w:pPr>
            <w:r>
              <w:rPr>
                <w:i/>
              </w:rPr>
              <w:t>Attribute</w:t>
            </w:r>
            <w:r>
              <w:t xml:space="preserve"> Action</w:t>
            </w:r>
          </w:p>
        </w:tc>
      </w:tr>
      <w:tr w:rsidR="0000043C" w14:paraId="3162FD5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E60E9A" w14:textId="77777777" w:rsidR="0000043C" w:rsidRDefault="0000043C">
            <w:pPr>
              <w:pStyle w:val="TableRow"/>
            </w:pPr>
            <w:r>
              <w:t>chkDisplayTitle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CB01FC" w14:textId="77777777" w:rsidR="0000043C" w:rsidRDefault="0000043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180ACC" w14:textId="77777777" w:rsidR="0000043C" w:rsidRDefault="0000043C">
            <w:pPr>
              <w:pStyle w:val="TableRow"/>
            </w:pPr>
            <w:r>
              <w:t>Default checked.  When checked, the diagram title is visible on the diagram.  When unchecked, eTitle is disabled.</w:t>
            </w:r>
          </w:p>
        </w:tc>
      </w:tr>
      <w:tr w:rsidR="0000043C" w14:paraId="0D34B32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9CD1A9" w14:textId="77777777" w:rsidR="0000043C" w:rsidRDefault="0000043C">
            <w:pPr>
              <w:pStyle w:val="TableRow"/>
            </w:pPr>
            <w:r>
              <w:t>eTitle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2413F1" w14:textId="77777777" w:rsidR="0000043C" w:rsidRDefault="0000043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1DCC55" w14:textId="77777777" w:rsidR="0000043C" w:rsidRDefault="0000043C">
            <w:pPr>
              <w:pStyle w:val="TableRow"/>
            </w:pPr>
            <w:r>
              <w:t>Displays and allows entry of the diagram title.  Disabled when chkDisplayTitle is unchecked.</w:t>
            </w:r>
          </w:p>
        </w:tc>
      </w:tr>
      <w:tr w:rsidR="0000043C" w14:paraId="37074B2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CA4DBE" w14:textId="77777777" w:rsidR="0000043C" w:rsidRDefault="0000043C">
            <w:pPr>
              <w:pStyle w:val="TableRow"/>
            </w:pPr>
            <w:r>
              <w:t>cbtnBackground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1532B0" w14:textId="77777777" w:rsidR="0000043C" w:rsidRDefault="0000043C">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465A69" w14:textId="77777777" w:rsidR="0000043C" w:rsidRDefault="0000043C">
            <w:pPr>
              <w:pStyle w:val="TableRow"/>
            </w:pPr>
            <w:r>
              <w:t>Displays and allows selection of the colour used for the diagram background.</w:t>
            </w:r>
          </w:p>
        </w:tc>
      </w:tr>
      <w:tr w:rsidR="0000043C" w14:paraId="2F1FCC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DA1ACA" w14:textId="77777777" w:rsidR="0000043C" w:rsidRDefault="0000043C">
            <w:pPr>
              <w:pStyle w:val="TableRow"/>
            </w:pPr>
            <w:r>
              <w:t>chkDisplayGrid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427D25" w14:textId="77777777" w:rsidR="0000043C" w:rsidRDefault="0000043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C7AC0A" w14:textId="77777777" w:rsidR="0000043C" w:rsidRDefault="0000043C">
            <w:pPr>
              <w:pStyle w:val="TableRow"/>
            </w:pPr>
            <w:r>
              <w:t>Allows selection of the grid display status for the diagram.  When unchecked, chkSnapToGrid, eGridSize and udGridSize are disabled.</w:t>
            </w:r>
          </w:p>
        </w:tc>
      </w:tr>
      <w:tr w:rsidR="0000043C" w14:paraId="38383D4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205A35F" w14:textId="77777777" w:rsidR="0000043C" w:rsidRDefault="0000043C">
            <w:pPr>
              <w:pStyle w:val="TableRow"/>
            </w:pPr>
            <w:r>
              <w:lastRenderedPageBreak/>
              <w:t>chkSnapToGrid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595657" w14:textId="77777777" w:rsidR="0000043C" w:rsidRDefault="0000043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75237EC" w14:textId="77777777" w:rsidR="0000043C" w:rsidRDefault="0000043C">
            <w:pPr>
              <w:pStyle w:val="TableRow"/>
            </w:pPr>
            <w:r>
              <w:t>Displays and allows setting of the snap to grid status for the diagram.  When checked, the top left pixel of any moved objects are snapped to the nearest grid position.</w:t>
            </w:r>
          </w:p>
        </w:tc>
      </w:tr>
      <w:tr w:rsidR="0000043C" w14:paraId="3A470B7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941094" w14:textId="77777777" w:rsidR="0000043C" w:rsidRDefault="0000043C">
            <w:pPr>
              <w:pStyle w:val="TableRow"/>
            </w:pPr>
            <w:r>
              <w:t>eGridSize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4CEFA9" w14:textId="77777777" w:rsidR="0000043C" w:rsidRDefault="0000043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92DD78" w14:textId="77777777" w:rsidR="0000043C" w:rsidRDefault="0000043C">
            <w:pPr>
              <w:pStyle w:val="TableRow"/>
            </w:pPr>
            <w:r>
              <w:t>Displays and allows editing of the grid size in pixels.</w:t>
            </w:r>
          </w:p>
        </w:tc>
      </w:tr>
      <w:tr w:rsidR="0000043C" w14:paraId="320DF80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901AB7" w14:textId="77777777" w:rsidR="0000043C" w:rsidRDefault="0000043C">
            <w:pPr>
              <w:pStyle w:val="TableRow"/>
            </w:pPr>
            <w:r>
              <w:t>udGridSize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5DBEAF" w14:textId="77777777" w:rsidR="0000043C" w:rsidRDefault="0000043C">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694879" w14:textId="77777777" w:rsidR="0000043C" w:rsidRDefault="0000043C">
            <w:pPr>
              <w:pStyle w:val="TableRow"/>
            </w:pPr>
            <w:r>
              <w:t>Up down selector control linked to eGridSize.</w:t>
            </w:r>
          </w:p>
        </w:tc>
      </w:tr>
      <w:tr w:rsidR="0000043C" w14:paraId="0EDB4CC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F1664E" w14:textId="77777777" w:rsidR="0000043C" w:rsidRDefault="0000043C">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EEB3E6" w14:textId="77777777" w:rsidR="0000043C" w:rsidRDefault="0000043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78582B" w14:textId="77777777" w:rsidR="0000043C" w:rsidRDefault="0000043C">
            <w:pPr>
              <w:pStyle w:val="TableRow"/>
            </w:pPr>
            <w:r>
              <w:t>Closes the dialog and applies any pending changes to the diagram.</w:t>
            </w:r>
          </w:p>
        </w:tc>
      </w:tr>
      <w:tr w:rsidR="0000043C" w14:paraId="69232DC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1C4782" w14:textId="77777777" w:rsidR="0000043C" w:rsidRDefault="0000043C">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EFECF6" w14:textId="77777777" w:rsidR="0000043C" w:rsidRDefault="0000043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862960D" w14:textId="77777777" w:rsidR="0000043C" w:rsidRDefault="0000043C">
            <w:pPr>
              <w:pStyle w:val="TableRow"/>
            </w:pPr>
            <w:r>
              <w:t>Closes the dialog discarding any pending changes since the dialog was opened or the Apply button was clicked.</w:t>
            </w:r>
          </w:p>
        </w:tc>
      </w:tr>
      <w:tr w:rsidR="0000043C" w14:paraId="51E1109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A079A6" w14:textId="77777777" w:rsidR="0000043C" w:rsidRDefault="0000043C">
            <w:pPr>
              <w:pStyle w:val="TableRow"/>
            </w:pPr>
            <w:r>
              <w:t>btnApply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6791EB" w14:textId="77777777" w:rsidR="0000043C" w:rsidRDefault="0000043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55E28D" w14:textId="77777777" w:rsidR="0000043C" w:rsidRDefault="0000043C">
            <w:pPr>
              <w:pStyle w:val="TableRow"/>
            </w:pPr>
            <w:r>
              <w:t>Applies any pending changes to the diagram.</w:t>
            </w:r>
          </w:p>
        </w:tc>
      </w:tr>
    </w:tbl>
    <w:p w14:paraId="4245603E" w14:textId="77777777" w:rsidR="0000043C" w:rsidRDefault="0000043C" w:rsidP="0000043C"/>
    <w:p w14:paraId="7A8A14FE" w14:textId="77777777" w:rsidR="0000043C" w:rsidRDefault="0000043C" w:rsidP="00CC6B4D">
      <w:pPr>
        <w:pStyle w:val="Heading4"/>
        <w:numPr>
          <w:ilvl w:val="3"/>
          <w:numId w:val="4"/>
        </w:numPr>
        <w:tabs>
          <w:tab w:val="left" w:pos="720"/>
        </w:tabs>
      </w:pPr>
      <w:bookmarkStart w:id="514" w:name="_Toc292878906"/>
      <w:r>
        <w:t>Diagram Preview Popup Form</w:t>
      </w:r>
      <w:bookmarkEnd w:id="514"/>
    </w:p>
    <w:p w14:paraId="1E5458C0" w14:textId="4EF2E960" w:rsidR="0000043C" w:rsidRDefault="005550DB" w:rsidP="0000043C">
      <w:pPr>
        <w:jc w:val="center"/>
      </w:pPr>
      <w:r>
        <w:rPr>
          <w:noProof/>
          <w:lang w:eastAsia="en-GB"/>
        </w:rPr>
        <w:drawing>
          <wp:inline distT="0" distB="0" distL="0" distR="0" wp14:anchorId="615F5C1B" wp14:editId="5335B879">
            <wp:extent cx="2114550" cy="2724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14550" cy="27241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0043C" w14:paraId="5F1C866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4DD769F" w14:textId="77777777" w:rsidR="0000043C" w:rsidRDefault="0000043C">
            <w:pPr>
              <w:pStyle w:val="TableTitle"/>
            </w:pPr>
            <w:r>
              <w:lastRenderedPageBreak/>
              <w:t>Window Name: TfrmDiagramPreview</w:t>
            </w:r>
          </w:p>
        </w:tc>
      </w:tr>
      <w:tr w:rsidR="0000043C" w14:paraId="6328A79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45E0D8A" w14:textId="77777777" w:rsidR="0000043C" w:rsidRDefault="0000043C">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73A5056" w14:textId="77777777" w:rsidR="0000043C" w:rsidRDefault="0000043C">
            <w:pPr>
              <w:pStyle w:val="TableRow"/>
              <w:keepNext/>
              <w:jc w:val="both"/>
            </w:pPr>
            <w:r>
              <w:rPr>
                <w:b/>
              </w:rPr>
              <w:t>Unit File Name</w:t>
            </w:r>
            <w:r>
              <w:t>: DiagramPreview.pas</w:t>
            </w:r>
          </w:p>
        </w:tc>
      </w:tr>
      <w:tr w:rsidR="0000043C" w14:paraId="5A6A420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B330F7" w14:textId="77777777" w:rsidR="0000043C" w:rsidRDefault="0000043C">
            <w:pPr>
              <w:pStyle w:val="TableRow"/>
              <w:keepNext/>
            </w:pPr>
            <w:r>
              <w:rPr>
                <w:b/>
              </w:rPr>
              <w:t>Entities</w:t>
            </w:r>
            <w:r>
              <w:t>: None</w:t>
            </w:r>
          </w:p>
        </w:tc>
      </w:tr>
      <w:tr w:rsidR="0000043C" w14:paraId="32228B5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73FFA1" w14:textId="77777777" w:rsidR="0000043C" w:rsidRDefault="0000043C">
            <w:pPr>
              <w:pStyle w:val="TableRow"/>
              <w:keepNext/>
            </w:pPr>
            <w:r>
              <w:rPr>
                <w:b/>
              </w:rPr>
              <w:t>Calls</w:t>
            </w:r>
            <w:r>
              <w:t>: None</w:t>
            </w:r>
          </w:p>
        </w:tc>
      </w:tr>
      <w:tr w:rsidR="0000043C" w14:paraId="64D1D21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489039" w14:textId="77777777" w:rsidR="0000043C" w:rsidRDefault="0000043C">
            <w:pPr>
              <w:pStyle w:val="TableRow"/>
              <w:keepNext/>
            </w:pPr>
            <w:r>
              <w:rPr>
                <w:b/>
              </w:rPr>
              <w:t>Returns</w:t>
            </w:r>
            <w:r>
              <w:t xml:space="preserve"> </w:t>
            </w:r>
            <w:r>
              <w:rPr>
                <w:b/>
              </w:rPr>
              <w:t>To</w:t>
            </w:r>
            <w:r>
              <w:t>: Thesaurus diagram panel</w:t>
            </w:r>
          </w:p>
        </w:tc>
      </w:tr>
      <w:tr w:rsidR="0000043C" w14:paraId="799C839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74BDA6" w14:textId="77777777" w:rsidR="0000043C" w:rsidRDefault="0000043C">
            <w:pPr>
              <w:pStyle w:val="TableRow"/>
              <w:keepNext/>
            </w:pPr>
            <w:r>
              <w:rPr>
                <w:b/>
              </w:rPr>
              <w:t>Description</w:t>
            </w:r>
            <w:r>
              <w:t>: Popup toolwindow that shows a preview of the diagram layout at a small scale.</w:t>
            </w:r>
          </w:p>
        </w:tc>
      </w:tr>
    </w:tbl>
    <w:p w14:paraId="0470FC1E" w14:textId="77777777" w:rsidR="0000043C" w:rsidRDefault="0000043C" w:rsidP="0000043C"/>
    <w:p w14:paraId="7D84D0A7" w14:textId="77777777" w:rsidR="00031F7E" w:rsidRDefault="00031F7E" w:rsidP="00CC6B4D">
      <w:pPr>
        <w:pStyle w:val="Heading4"/>
        <w:numPr>
          <w:ilvl w:val="3"/>
          <w:numId w:val="4"/>
        </w:numPr>
        <w:tabs>
          <w:tab w:val="left" w:pos="720"/>
        </w:tabs>
      </w:pPr>
      <w:bookmarkStart w:id="515" w:name="_Toc292878907"/>
      <w:r>
        <w:t>Term details screen</w:t>
      </w:r>
      <w:bookmarkEnd w:id="515"/>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6857D3B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B459AFD" w14:textId="77777777" w:rsidR="00031F7E" w:rsidRDefault="00031F7E">
            <w:pPr>
              <w:pStyle w:val="TableTitle"/>
            </w:pPr>
            <w:r>
              <w:t>Window Name: TfraThesaurusBrowserDetails</w:t>
            </w:r>
          </w:p>
        </w:tc>
      </w:tr>
      <w:tr w:rsidR="00031F7E" w14:paraId="48A5835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C6224C5" w14:textId="77777777" w:rsidR="00031F7E" w:rsidRDefault="00031F7E">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C2954C3" w14:textId="77777777" w:rsidR="00031F7E" w:rsidRDefault="00031F7E">
            <w:pPr>
              <w:pStyle w:val="TableRow"/>
              <w:keepNext/>
              <w:jc w:val="both"/>
            </w:pPr>
            <w:r>
              <w:rPr>
                <w:b/>
              </w:rPr>
              <w:t>Unit File Name</w:t>
            </w:r>
            <w:r>
              <w:t>: ThesaurusBrowserDetails.pas</w:t>
            </w:r>
          </w:p>
        </w:tc>
      </w:tr>
      <w:tr w:rsidR="00031F7E" w14:paraId="4EF199B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0ACC441" w14:textId="77777777" w:rsidR="00031F7E" w:rsidRDefault="00031F7E">
            <w:pPr>
              <w:pStyle w:val="TableRow"/>
              <w:keepNext/>
            </w:pPr>
            <w:r>
              <w:rPr>
                <w:b/>
              </w:rPr>
              <w:t>Entities</w:t>
            </w:r>
            <w:r>
              <w:t>: Entities defined by embedded tabs.</w:t>
            </w:r>
          </w:p>
        </w:tc>
      </w:tr>
      <w:tr w:rsidR="00031F7E" w14:paraId="5DCB478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5A248B0" w14:textId="77777777" w:rsidR="00031F7E" w:rsidRDefault="00031F7E">
            <w:pPr>
              <w:pStyle w:val="TableRow"/>
              <w:keepNext/>
            </w:pPr>
            <w:r>
              <w:rPr>
                <w:b/>
              </w:rPr>
              <w:t>Calls</w:t>
            </w:r>
            <w:r>
              <w:t>: Concept Relationships tab control, Concept HTML details tab control</w:t>
            </w:r>
          </w:p>
        </w:tc>
      </w:tr>
      <w:tr w:rsidR="00031F7E" w14:paraId="33E8776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84CE3A" w14:textId="77777777" w:rsidR="00031F7E" w:rsidRDefault="00031F7E">
            <w:pPr>
              <w:pStyle w:val="TableRow"/>
              <w:keepNext/>
            </w:pPr>
            <w:r>
              <w:rPr>
                <w:b/>
              </w:rPr>
              <w:t>Returns</w:t>
            </w:r>
            <w:r>
              <w:t xml:space="preserve"> </w:t>
            </w:r>
            <w:r>
              <w:rPr>
                <w:b/>
              </w:rPr>
              <w:t>To</w:t>
            </w:r>
            <w:r>
              <w:t>: None</w:t>
            </w:r>
          </w:p>
        </w:tc>
      </w:tr>
      <w:tr w:rsidR="00031F7E" w14:paraId="3C2FC00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38F584" w14:textId="77777777" w:rsidR="00031F7E" w:rsidRDefault="00031F7E">
            <w:pPr>
              <w:pStyle w:val="TableRow"/>
              <w:keepNext/>
            </w:pPr>
            <w:r>
              <w:rPr>
                <w:b/>
              </w:rPr>
              <w:t>Description</w:t>
            </w:r>
            <w:r>
              <w:t>: Page control onto which the Details and Relationships tabs for the details part of the Thesaurus Browser are loaded.</w:t>
            </w:r>
          </w:p>
        </w:tc>
      </w:tr>
    </w:tbl>
    <w:p w14:paraId="0EE6250F" w14:textId="77777777" w:rsidR="00031F7E" w:rsidRDefault="00031F7E" w:rsidP="00031F7E"/>
    <w:p w14:paraId="2E286E7E" w14:textId="77777777" w:rsidR="00031F7E" w:rsidRDefault="00031F7E" w:rsidP="00CC6B4D">
      <w:pPr>
        <w:pStyle w:val="Heading4"/>
        <w:numPr>
          <w:ilvl w:val="3"/>
          <w:numId w:val="4"/>
        </w:numPr>
        <w:tabs>
          <w:tab w:val="left" w:pos="720"/>
        </w:tabs>
      </w:pPr>
      <w:bookmarkStart w:id="516" w:name="_Toc292878908"/>
      <w:bookmarkStart w:id="517" w:name="_Ref298943286"/>
      <w:r>
        <w:lastRenderedPageBreak/>
        <w:t>Concept HTML details tab control</w:t>
      </w:r>
      <w:bookmarkEnd w:id="516"/>
      <w:bookmarkEnd w:id="517"/>
    </w:p>
    <w:p w14:paraId="60239A88" w14:textId="335D7217" w:rsidR="00031F7E" w:rsidRDefault="005550DB" w:rsidP="00031F7E">
      <w:pPr>
        <w:jc w:val="center"/>
        <w:rPr>
          <w:lang w:val="en-US"/>
        </w:rPr>
      </w:pPr>
      <w:r>
        <w:rPr>
          <w:noProof/>
          <w:lang w:eastAsia="en-GB"/>
        </w:rPr>
        <w:drawing>
          <wp:inline distT="0" distB="0" distL="0" distR="0" wp14:anchorId="225D5579" wp14:editId="7719C9BE">
            <wp:extent cx="4629150" cy="4829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29150" cy="4829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146783D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0EC4D8A" w14:textId="77777777" w:rsidR="00031F7E" w:rsidRDefault="00031F7E">
            <w:pPr>
              <w:pStyle w:val="TableTitle"/>
            </w:pPr>
            <w:r>
              <w:t>Window Name: TfraConceptHTMLDetail</w:t>
            </w:r>
          </w:p>
        </w:tc>
      </w:tr>
      <w:tr w:rsidR="00031F7E" w14:paraId="0F84302C"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238DD36" w14:textId="77777777" w:rsidR="00031F7E" w:rsidRDefault="00031F7E">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A8B5D39" w14:textId="77777777" w:rsidR="00031F7E" w:rsidRDefault="00031F7E">
            <w:pPr>
              <w:pStyle w:val="TableRow"/>
              <w:keepNext/>
              <w:jc w:val="both"/>
            </w:pPr>
            <w:r>
              <w:rPr>
                <w:b/>
              </w:rPr>
              <w:t>Unit File Name</w:t>
            </w:r>
            <w:r>
              <w:t>: ConceptHTMLDetail.pas</w:t>
            </w:r>
          </w:p>
        </w:tc>
      </w:tr>
      <w:tr w:rsidR="00031F7E" w14:paraId="655125F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D38C101" w14:textId="77777777" w:rsidR="00031F7E" w:rsidRDefault="00031F7E">
            <w:pPr>
              <w:pStyle w:val="TableRow"/>
              <w:keepNext/>
            </w:pPr>
            <w:r>
              <w:rPr>
                <w:b/>
              </w:rPr>
              <w:t>Entities</w:t>
            </w:r>
            <w:r>
              <w:t>: Concept, Term, Term_Version, Language, Thesaurus_Fact, Concept_Designation</w:t>
            </w:r>
          </w:p>
        </w:tc>
      </w:tr>
      <w:tr w:rsidR="00031F7E" w14:paraId="790E43E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2A766E" w14:textId="77777777" w:rsidR="00031F7E" w:rsidRDefault="00031F7E">
            <w:pPr>
              <w:pStyle w:val="TableRow"/>
              <w:keepNext/>
            </w:pPr>
            <w:r>
              <w:rPr>
                <w:b/>
              </w:rPr>
              <w:t>Calls</w:t>
            </w:r>
            <w:r>
              <w:t>: None</w:t>
            </w:r>
          </w:p>
        </w:tc>
      </w:tr>
      <w:tr w:rsidR="00031F7E" w14:paraId="2255402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50157E" w14:textId="77777777" w:rsidR="00031F7E" w:rsidRDefault="00031F7E">
            <w:pPr>
              <w:pStyle w:val="TableRow"/>
              <w:keepNext/>
            </w:pPr>
            <w:r>
              <w:rPr>
                <w:b/>
              </w:rPr>
              <w:t>Returns</w:t>
            </w:r>
            <w:r>
              <w:t xml:space="preserve"> </w:t>
            </w:r>
            <w:r>
              <w:rPr>
                <w:b/>
              </w:rPr>
              <w:t>To</w:t>
            </w:r>
            <w:r>
              <w:t>: None</w:t>
            </w:r>
          </w:p>
        </w:tc>
      </w:tr>
      <w:tr w:rsidR="00031F7E" w14:paraId="49D7FEB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B8A75DA" w14:textId="77777777" w:rsidR="00031F7E" w:rsidRDefault="00031F7E">
            <w:pPr>
              <w:pStyle w:val="TableRow"/>
              <w:keepNext/>
            </w:pPr>
            <w:r>
              <w:rPr>
                <w:b/>
              </w:rPr>
              <w:t>Description</w:t>
            </w:r>
            <w:r>
              <w:t>: Frame control that displays an HTML viewer containing general details of a selected concept.</w:t>
            </w:r>
          </w:p>
        </w:tc>
      </w:tr>
    </w:tbl>
    <w:p w14:paraId="7E52A59D"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2E50ADF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3A865A8" w14:textId="77777777" w:rsidR="00031F7E" w:rsidRDefault="00031F7E">
            <w:pPr>
              <w:pStyle w:val="TableTitle"/>
            </w:pPr>
            <w:r>
              <w:lastRenderedPageBreak/>
              <w:t>Window Controls</w:t>
            </w:r>
          </w:p>
        </w:tc>
      </w:tr>
      <w:tr w:rsidR="00031F7E" w14:paraId="52A6180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2F48C1"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06F465"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DAB031" w14:textId="77777777" w:rsidR="00031F7E" w:rsidRDefault="00031F7E">
            <w:pPr>
              <w:pStyle w:val="TableColumnTitles"/>
              <w:keepNext/>
            </w:pPr>
            <w:r>
              <w:rPr>
                <w:i/>
              </w:rPr>
              <w:t>Attribute</w:t>
            </w:r>
            <w:r>
              <w:t xml:space="preserve"> Action</w:t>
            </w:r>
          </w:p>
        </w:tc>
      </w:tr>
      <w:tr w:rsidR="00031F7E" w14:paraId="3172F294"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8F572CE" w14:textId="77777777" w:rsidR="00031F7E" w:rsidRDefault="00031F7E">
            <w:pPr>
              <w:pStyle w:val="TableRow"/>
            </w:pPr>
            <w:r>
              <w:t>HTMLViewer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4218A3" w14:textId="77777777" w:rsidR="00031F7E" w:rsidRDefault="00031F7E">
            <w:pPr>
              <w:pStyle w:val="TableRow"/>
            </w:pPr>
            <w:r>
              <w:t>THTMLViewer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B7E9DA" w14:textId="77777777" w:rsidR="001C54BF" w:rsidRPr="001C54BF" w:rsidRDefault="006B03BB" w:rsidP="001C54BF">
            <w:pPr>
              <w:pStyle w:val="TableRow"/>
              <w:rPr>
                <w:i/>
                <w:iCs/>
              </w:rPr>
            </w:pPr>
            <w:r>
              <w:rPr>
                <w:i/>
                <w:iCs/>
              </w:rPr>
              <w:t>Concept.Published_Term</w:t>
            </w:r>
            <w:r w:rsidR="001C54BF" w:rsidRPr="001C54BF">
              <w:rPr>
                <w:i/>
                <w:iCs/>
              </w:rPr>
              <w:t>, Concept_Designation.From and To vague dates, Thesaurus_Fact.Item_Name, Thesaurus_Fact.Data, Reference_Author.Surname, Reference vague date, Reference.Title, Domain_Hyperlink.Item_Name</w:t>
            </w:r>
          </w:p>
          <w:p w14:paraId="0793125C" w14:textId="77777777" w:rsidR="001C54BF" w:rsidRDefault="001C54BF" w:rsidP="001C54BF">
            <w:pPr>
              <w:pStyle w:val="TableRow"/>
            </w:pPr>
            <w:r>
              <w:t>HTML control displaying the following details for a selected concept (database fields are enclosed in &lt;&gt; to separate them from other text):</w:t>
            </w:r>
          </w:p>
          <w:p w14:paraId="303415D0" w14:textId="77777777" w:rsidR="001C54BF" w:rsidRDefault="001C54BF" w:rsidP="001C54BF">
            <w:pPr>
              <w:pStyle w:val="TableRow"/>
            </w:pPr>
            <w:r>
              <w:t>&lt;</w:t>
            </w:r>
            <w:r w:rsidR="006B03BB">
              <w:t>Concept.Published_Term</w:t>
            </w:r>
            <w:r>
              <w:t xml:space="preserve">&gt; </w:t>
            </w:r>
          </w:p>
          <w:p w14:paraId="5935947C" w14:textId="77777777" w:rsidR="001C54BF" w:rsidRDefault="001C54BF" w:rsidP="001C54BF">
            <w:pPr>
              <w:pStyle w:val="TableRow"/>
            </w:pPr>
            <w:r>
              <w:t>- List Synonyms</w:t>
            </w:r>
          </w:p>
          <w:p w14:paraId="778E3205" w14:textId="77777777" w:rsidR="001C54BF" w:rsidRDefault="001C54BF" w:rsidP="001C54BF">
            <w:pPr>
              <w:pStyle w:val="TableRow"/>
            </w:pPr>
            <w:r>
              <w:t>List &lt;</w:t>
            </w:r>
            <w:r w:rsidR="006B03BB">
              <w:t>Concept.Published_Term</w:t>
            </w:r>
            <w:r>
              <w:t>&gt; for all concepts which have the same Meaning_Key and Concept_Group_Key, excluding the actually selected concept</w:t>
            </w:r>
          </w:p>
          <w:p w14:paraId="2521F197" w14:textId="77777777" w:rsidR="001C54BF" w:rsidRDefault="001C54BF" w:rsidP="001C54BF">
            <w:pPr>
              <w:pStyle w:val="TableRow"/>
            </w:pPr>
            <w:r>
              <w:t>- All Known Synonyms</w:t>
            </w:r>
          </w:p>
          <w:p w14:paraId="223DE66E" w14:textId="77777777" w:rsidR="001C54BF" w:rsidRDefault="001C54BF" w:rsidP="001C54BF">
            <w:pPr>
              <w:pStyle w:val="TableRow"/>
            </w:pPr>
            <w:r>
              <w:t>List &lt;</w:t>
            </w:r>
            <w:r w:rsidR="006B03BB">
              <w:t>Concept.Published_Term</w:t>
            </w:r>
            <w:r>
              <w:t>&gt; for all concepts which have the same Meaning_Key</w:t>
            </w:r>
          </w:p>
          <w:p w14:paraId="3BBDC2C2" w14:textId="77777777" w:rsidR="001C54BF" w:rsidRDefault="001C54BF" w:rsidP="001C54BF">
            <w:pPr>
              <w:pStyle w:val="TableRow"/>
            </w:pPr>
            <w:r>
              <w:t>- Designations</w:t>
            </w:r>
          </w:p>
          <w:p w14:paraId="79E55A2D" w14:textId="77777777" w:rsidR="001C54BF" w:rsidRDefault="001C54BF" w:rsidP="001C54BF">
            <w:pPr>
              <w:pStyle w:val="TableRow"/>
            </w:pPr>
            <w:r>
              <w:t>List &lt;</w:t>
            </w:r>
            <w:r w:rsidR="006B03BB">
              <w:t>Concept.Published_Term</w:t>
            </w:r>
            <w:r>
              <w:t xml:space="preserve">&gt;, &lt;Concept_Designation.From_Vague_Date_Start, From_Vague_Date_End, From_Vague_Date_Type (as vague date)&gt;, &lt;Concept_Designation.To_Vague_Date_Start, To_Vague_Date_End, To_Vague_Date_Type (as vague date)&gt;, the designation's Geographic Constraint and Designation Constraint metadata for each designation attach to the concept.  The </w:t>
            </w:r>
            <w:r w:rsidR="006B03BB">
              <w:t>Concept.Published_Term</w:t>
            </w:r>
            <w:r>
              <w:t xml:space="preserve"> is obtained from the Concept_Designation.Designation_Type_Concept_Key.  The hyphen and To vague date are ommitted if the To date is null.</w:t>
            </w:r>
          </w:p>
          <w:p w14:paraId="6EC1580C" w14:textId="77777777" w:rsidR="001C54BF" w:rsidRDefault="001C54BF" w:rsidP="001C54BF">
            <w:pPr>
              <w:pStyle w:val="TableRow"/>
            </w:pPr>
            <w:r>
              <w:t>- Facts</w:t>
            </w:r>
          </w:p>
          <w:p w14:paraId="0A5BAD30" w14:textId="77777777" w:rsidR="001C54BF" w:rsidRDefault="001C54BF" w:rsidP="001C54BF">
            <w:pPr>
              <w:pStyle w:val="TableRow"/>
            </w:pPr>
            <w:r>
              <w:t xml:space="preserve">List each distinct &lt;Thesaurus_Fact.Item_Name&gt; then &lt;Thesaurus_Fact.Data&gt; on a separate line for each fact identified.  Facts are identified using the following method:  </w:t>
            </w:r>
          </w:p>
          <w:p w14:paraId="7A0FC268" w14:textId="77777777" w:rsidR="001C54BF" w:rsidRDefault="001C54BF" w:rsidP="001C54BF">
            <w:pPr>
              <w:pStyle w:val="TableRow"/>
            </w:pPr>
            <w:r>
              <w:lastRenderedPageBreak/>
              <w:t>First, identify the concept and all the concepts in the lineage (i.e. all the concepts above it in the concept group).</w:t>
            </w:r>
          </w:p>
          <w:p w14:paraId="49A203EB" w14:textId="77777777" w:rsidR="001C54BF" w:rsidRDefault="001C54BF" w:rsidP="001C54BF">
            <w:pPr>
              <w:pStyle w:val="TableRow"/>
            </w:pPr>
            <w:r>
              <w:t>For the actual selected concept, include facts where one of the following is true:</w:t>
            </w:r>
          </w:p>
          <w:p w14:paraId="677D3D30" w14:textId="77777777" w:rsidR="001C54BF" w:rsidRDefault="001C54BF" w:rsidP="001C54BF">
            <w:pPr>
              <w:pStyle w:val="TableRow"/>
            </w:pPr>
            <w:r>
              <w:t>1) Thesaurus_Fact.Meaning_Key=Concept.Meaning_Key</w:t>
            </w:r>
          </w:p>
          <w:p w14:paraId="4AA14D14" w14:textId="77777777" w:rsidR="001C54BF" w:rsidRDefault="001C54BF" w:rsidP="001C54BF">
            <w:pPr>
              <w:pStyle w:val="TableRow"/>
            </w:pPr>
            <w:r>
              <w:t>2) Thesaurus_Fact.Term_Version_Key=Concept.Term_Version_Key</w:t>
            </w:r>
          </w:p>
          <w:p w14:paraId="2916CEA9" w14:textId="77777777" w:rsidR="001C54BF" w:rsidRDefault="001C54BF" w:rsidP="001C54BF">
            <w:pPr>
              <w:pStyle w:val="TableRow"/>
            </w:pPr>
            <w:r>
              <w:t xml:space="preserve">3) Thesaurus_Fact.Concept_Key=Concept.Concept_Key.  </w:t>
            </w:r>
          </w:p>
          <w:p w14:paraId="6B02ED6D" w14:textId="77777777" w:rsidR="001C54BF" w:rsidRDefault="001C54BF" w:rsidP="001C54BF">
            <w:pPr>
              <w:pStyle w:val="TableRow"/>
            </w:pPr>
            <w:r>
              <w:t>4) If the Concept.Term_Version_Key field is populated, then recurses into the Term_Version_Relation table to find all related term versions.  Facts linked to the related term versions are listed if Thesaurus_Fact.Related_Term_Versions=1.</w:t>
            </w:r>
          </w:p>
          <w:p w14:paraId="6A5B6C1A" w14:textId="77777777" w:rsidR="001C54BF" w:rsidRDefault="001C54BF" w:rsidP="001C54BF">
            <w:pPr>
              <w:pStyle w:val="TableRow"/>
            </w:pPr>
            <w:r>
              <w:t>Then, for each concept in the lineage, include concepts where one of the above is true if Thesaurus_Fact.Inherited=1.</w:t>
            </w:r>
          </w:p>
          <w:p w14:paraId="504F04E0" w14:textId="77777777" w:rsidR="001C54BF" w:rsidRDefault="001C54BF" w:rsidP="001C54BF">
            <w:pPr>
              <w:pStyle w:val="TableRow"/>
            </w:pPr>
            <w:r>
              <w:t>This lists all facts bound to the concept, the term version, group of related term versions or the group of synonyms, including those inherited from higher levels in the hierarchy.</w:t>
            </w:r>
          </w:p>
          <w:p w14:paraId="027AE0A4" w14:textId="77777777" w:rsidR="001C54BF" w:rsidRDefault="001C54BF" w:rsidP="001C54BF">
            <w:pPr>
              <w:pStyle w:val="TableRow"/>
            </w:pPr>
            <w:r>
              <w:t>- Sources</w:t>
            </w:r>
          </w:p>
          <w:p w14:paraId="3F08B032" w14:textId="77777777" w:rsidR="001C54BF" w:rsidRDefault="001C54BF" w:rsidP="001C54BF">
            <w:pPr>
              <w:pStyle w:val="TableRow"/>
            </w:pPr>
            <w:r>
              <w:t>List each distinct source that is bound to the concept, the term, the term version, the designations or the facts.  Sources are listed as &lt;reference author string&gt; - &lt;Reference Year vague date&gt;, &lt;Reference.Title&gt;.   Each source is created as a hyperlink that links to the appropriate reference in the Recorder Documents screen.</w:t>
            </w:r>
          </w:p>
          <w:p w14:paraId="4B5C45FB" w14:textId="77777777" w:rsidR="001C54BF" w:rsidRDefault="001C54BF" w:rsidP="001C54BF">
            <w:pPr>
              <w:pStyle w:val="TableRow"/>
            </w:pPr>
            <w:r>
              <w:t>- Links</w:t>
            </w:r>
          </w:p>
          <w:p w14:paraId="2DF59A88" w14:textId="77777777" w:rsidR="001C54BF" w:rsidRDefault="001C54BF" w:rsidP="001C54BF">
            <w:pPr>
              <w:pStyle w:val="TableRow"/>
            </w:pPr>
            <w:r>
              <w:t>List each link from Local_Domain as &lt;Domain_Hyperlink.Item_Name&gt;.  A hyperlink is constructed for each link according to the details given in the Domain_Hyperlink table that displays the user's default web browser.</w:t>
            </w:r>
          </w:p>
          <w:p w14:paraId="42361FE9" w14:textId="77777777" w:rsidR="00031F7E" w:rsidRDefault="001C54BF" w:rsidP="001C54BF">
            <w:pPr>
              <w:pStyle w:val="TableRow"/>
            </w:pPr>
            <w:r>
              <w:lastRenderedPageBreak/>
              <w:t>Any section that does not contain data is ommitted from the HTML.</w:t>
            </w:r>
          </w:p>
        </w:tc>
      </w:tr>
    </w:tbl>
    <w:p w14:paraId="21D0F5CE" w14:textId="77777777" w:rsidR="00031F7E" w:rsidRDefault="00031F7E" w:rsidP="00031F7E"/>
    <w:p w14:paraId="687291BC" w14:textId="77777777" w:rsidR="00031F7E" w:rsidRDefault="00031F7E" w:rsidP="00CC6B4D">
      <w:pPr>
        <w:pStyle w:val="Heading4"/>
        <w:numPr>
          <w:ilvl w:val="3"/>
          <w:numId w:val="4"/>
        </w:numPr>
        <w:tabs>
          <w:tab w:val="left" w:pos="720"/>
        </w:tabs>
      </w:pPr>
      <w:bookmarkStart w:id="518" w:name="_Toc292878909"/>
      <w:bookmarkStart w:id="519" w:name="_Ref298943361"/>
      <w:r>
        <w:t>Concept Relationships tab control</w:t>
      </w:r>
      <w:bookmarkEnd w:id="518"/>
      <w:bookmarkEnd w:id="519"/>
    </w:p>
    <w:p w14:paraId="0E4DD874" w14:textId="67EA7DC8" w:rsidR="00031F7E" w:rsidRDefault="005550DB" w:rsidP="00031F7E">
      <w:pPr>
        <w:jc w:val="center"/>
        <w:rPr>
          <w:lang w:val="en-US"/>
        </w:rPr>
      </w:pPr>
      <w:r>
        <w:rPr>
          <w:noProof/>
          <w:lang w:eastAsia="en-GB"/>
        </w:rPr>
        <w:drawing>
          <wp:inline distT="0" distB="0" distL="0" distR="0" wp14:anchorId="71A4B861" wp14:editId="5F30A302">
            <wp:extent cx="4552950" cy="4791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52950" cy="47910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031F7E" w14:paraId="492E07E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B7596FB" w14:textId="77777777" w:rsidR="00031F7E" w:rsidRDefault="00031F7E">
            <w:pPr>
              <w:pStyle w:val="TableTitle"/>
            </w:pPr>
            <w:r>
              <w:t>Window Name: TfraConceptRelationships</w:t>
            </w:r>
          </w:p>
        </w:tc>
      </w:tr>
      <w:tr w:rsidR="00031F7E" w14:paraId="2690A7D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5F21844" w14:textId="77777777" w:rsidR="00031F7E" w:rsidRDefault="00031F7E">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3999908" w14:textId="77777777" w:rsidR="00031F7E" w:rsidRDefault="00031F7E">
            <w:pPr>
              <w:pStyle w:val="TableRow"/>
              <w:keepNext/>
              <w:jc w:val="both"/>
            </w:pPr>
            <w:r>
              <w:rPr>
                <w:b/>
              </w:rPr>
              <w:t>Unit File Name</w:t>
            </w:r>
            <w:r>
              <w:t>: ConceptRelationships.pas</w:t>
            </w:r>
          </w:p>
        </w:tc>
      </w:tr>
      <w:tr w:rsidR="00031F7E" w14:paraId="31960FF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682C396" w14:textId="77777777" w:rsidR="00031F7E" w:rsidRDefault="00031F7E">
            <w:pPr>
              <w:pStyle w:val="TableRow"/>
              <w:keepNext/>
            </w:pPr>
            <w:r>
              <w:rPr>
                <w:b/>
              </w:rPr>
              <w:t>Entities</w:t>
            </w:r>
            <w:r>
              <w:t>: Concept, Term, Term_Version, Concept_Relation, Meaning_Relation, Semantic_Relation_Type</w:t>
            </w:r>
          </w:p>
        </w:tc>
      </w:tr>
      <w:tr w:rsidR="00031F7E" w14:paraId="65C0598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EFFCC1" w14:textId="77777777" w:rsidR="00031F7E" w:rsidRDefault="00031F7E">
            <w:pPr>
              <w:pStyle w:val="TableRow"/>
              <w:keepNext/>
            </w:pPr>
            <w:r>
              <w:rPr>
                <w:b/>
              </w:rPr>
              <w:t>Calls</w:t>
            </w:r>
            <w:r>
              <w:t>: None</w:t>
            </w:r>
          </w:p>
        </w:tc>
      </w:tr>
      <w:tr w:rsidR="00031F7E" w14:paraId="2129D06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F372241" w14:textId="77777777" w:rsidR="00031F7E" w:rsidRDefault="00031F7E">
            <w:pPr>
              <w:pStyle w:val="TableRow"/>
              <w:keepNext/>
            </w:pPr>
            <w:r>
              <w:rPr>
                <w:b/>
              </w:rPr>
              <w:t>Returns</w:t>
            </w:r>
            <w:r>
              <w:t xml:space="preserve"> </w:t>
            </w:r>
            <w:r>
              <w:rPr>
                <w:b/>
              </w:rPr>
              <w:t>To</w:t>
            </w:r>
            <w:r>
              <w:t>: None</w:t>
            </w:r>
          </w:p>
        </w:tc>
      </w:tr>
      <w:tr w:rsidR="00031F7E" w14:paraId="49455B2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C2D19D8" w14:textId="77777777" w:rsidR="00031F7E" w:rsidRDefault="00031F7E">
            <w:pPr>
              <w:pStyle w:val="TableRow"/>
              <w:keepNext/>
            </w:pPr>
            <w:r>
              <w:rPr>
                <w:b/>
              </w:rPr>
              <w:t>Description</w:t>
            </w:r>
            <w:r>
              <w:t>: Frame control that displays all relationships of a selected concept in the thesaurus.</w:t>
            </w:r>
          </w:p>
        </w:tc>
      </w:tr>
    </w:tbl>
    <w:p w14:paraId="04C76973" w14:textId="77777777" w:rsidR="00031F7E" w:rsidRDefault="00031F7E" w:rsidP="00031F7E"/>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031F7E" w14:paraId="37306BA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12518AC" w14:textId="77777777" w:rsidR="00031F7E" w:rsidRDefault="00031F7E">
            <w:pPr>
              <w:pStyle w:val="TableTitle"/>
            </w:pPr>
            <w:r>
              <w:lastRenderedPageBreak/>
              <w:t>Window Controls</w:t>
            </w:r>
          </w:p>
        </w:tc>
      </w:tr>
      <w:tr w:rsidR="00031F7E" w14:paraId="4F9B2CD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9ED888" w14:textId="77777777" w:rsidR="00031F7E" w:rsidRDefault="00031F7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E5C4B5" w14:textId="77777777" w:rsidR="00031F7E" w:rsidRDefault="00031F7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B80B6E" w14:textId="77777777" w:rsidR="00031F7E" w:rsidRDefault="00031F7E">
            <w:pPr>
              <w:pStyle w:val="TableColumnTitles"/>
              <w:keepNext/>
            </w:pPr>
            <w:r>
              <w:rPr>
                <w:i/>
              </w:rPr>
              <w:t>Attribute</w:t>
            </w:r>
            <w:r>
              <w:t xml:space="preserve"> Action</w:t>
            </w:r>
          </w:p>
        </w:tc>
      </w:tr>
      <w:tr w:rsidR="00031F7E" w14:paraId="15DCB5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14F314" w14:textId="77777777" w:rsidR="00031F7E" w:rsidRDefault="00031F7E">
            <w:pPr>
              <w:pStyle w:val="TableRow"/>
            </w:pPr>
            <w:r>
              <w:t>lblRelationships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BE031C" w14:textId="77777777" w:rsidR="00031F7E" w:rsidRDefault="00031F7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8A0F87" w14:textId="77777777" w:rsidR="00031F7E" w:rsidRDefault="006B03BB">
            <w:pPr>
              <w:pStyle w:val="TableRow"/>
              <w:rPr>
                <w:i/>
              </w:rPr>
            </w:pPr>
            <w:r>
              <w:rPr>
                <w:i/>
              </w:rPr>
              <w:t>Concept.Published_Term</w:t>
            </w:r>
          </w:p>
          <w:p w14:paraId="08829D64" w14:textId="77777777" w:rsidR="00031F7E" w:rsidRDefault="00031F7E" w:rsidP="006B03BB">
            <w:pPr>
              <w:pStyle w:val="TableRow"/>
            </w:pPr>
            <w:r>
              <w:t xml:space="preserve">Displays the selected node's </w:t>
            </w:r>
            <w:r w:rsidR="006B03BB">
              <w:t>published term (typically, term and author information).</w:t>
            </w:r>
          </w:p>
        </w:tc>
      </w:tr>
      <w:tr w:rsidR="00031F7E" w14:paraId="08506216"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F31CDF0" w14:textId="77777777" w:rsidR="00031F7E" w:rsidRDefault="00031F7E">
            <w:pPr>
              <w:pStyle w:val="TableRow"/>
            </w:pPr>
            <w:r>
              <w:t>tvRelationships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B65D35" w14:textId="77777777" w:rsidR="00031F7E" w:rsidRDefault="00031F7E">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3229F1C" w14:textId="77777777" w:rsidR="001C54BF" w:rsidRPr="001C54BF" w:rsidRDefault="001C54BF" w:rsidP="001C54BF">
            <w:pPr>
              <w:pStyle w:val="TableRow"/>
              <w:rPr>
                <w:i/>
              </w:rPr>
            </w:pPr>
            <w:r w:rsidRPr="001C54BF">
              <w:rPr>
                <w:i/>
              </w:rPr>
              <w:t xml:space="preserve">Semantic_Relationship_Type.Item_Name, Concept_Group.Item_Name, </w:t>
            </w:r>
            <w:r w:rsidR="006B03BB">
              <w:rPr>
                <w:i/>
              </w:rPr>
              <w:t>Concept.Published_Term</w:t>
            </w:r>
            <w:r w:rsidRPr="001C54BF">
              <w:rPr>
                <w:i/>
              </w:rPr>
              <w:t>, Concept_Group.Item_Name, Meaning_Relation.Comment, Concept_Relation.Comment, Term_Version_Relation.Comment</w:t>
            </w:r>
          </w:p>
          <w:p w14:paraId="023EBB62" w14:textId="77777777" w:rsidR="001C54BF" w:rsidRPr="001C54BF" w:rsidRDefault="001C54BF" w:rsidP="001C54BF">
            <w:pPr>
              <w:pStyle w:val="TableRow"/>
              <w:rPr>
                <w:iCs/>
              </w:rPr>
            </w:pPr>
            <w:r w:rsidRPr="001C54BF">
              <w:rPr>
                <w:iCs/>
              </w:rPr>
              <w:t>Displays a hierarchy of all related concepts for the selected concepts.  Synonyms are included depending on the state of chkIncludeSynonyms.  The hierarchy is automatically expanded after creation.  Top level nodes in the hierarchy are shown with a shaded background.</w:t>
            </w:r>
          </w:p>
          <w:p w14:paraId="3BA759A5" w14:textId="77777777" w:rsidR="001C54BF" w:rsidRPr="001C54BF" w:rsidRDefault="001C54BF" w:rsidP="001C54BF">
            <w:pPr>
              <w:pStyle w:val="TableRow"/>
              <w:rPr>
                <w:iCs/>
              </w:rPr>
            </w:pPr>
            <w:r w:rsidRPr="001C54BF">
              <w:rPr>
                <w:iCs/>
              </w:rPr>
              <w:t>The top level of the hierarchy lists each Semantic_Relationship_Type.Forward_Term or Reverse_Term for the distinct list of relationships associated with the concept.  Relationships are located by filtering on the Concept_Relation.From_Concept_Key and Meaning_Relation.From_Meaning_Key fields (in which case the Forward_Term field is displayed) or the Concept_Relation.To_Concept_Key and Meaning_Relation.To_Meaning_Key fields (in which case the Reverse_Term field is displayed).</w:t>
            </w:r>
          </w:p>
          <w:p w14:paraId="1E26EDE1" w14:textId="77777777" w:rsidR="001C54BF" w:rsidRPr="001C54BF" w:rsidRDefault="001C54BF" w:rsidP="001C54BF">
            <w:pPr>
              <w:pStyle w:val="TableRow"/>
              <w:rPr>
                <w:iCs/>
              </w:rPr>
            </w:pPr>
            <w:r w:rsidRPr="001C54BF">
              <w:rPr>
                <w:iCs/>
              </w:rPr>
              <w:t xml:space="preserve">Under each top level node, the related concepts are listed as </w:t>
            </w:r>
            <w:r w:rsidR="006B03BB">
              <w:t>Concept.Published_Term</w:t>
            </w:r>
            <w:r w:rsidRPr="001C54BF">
              <w:rPr>
                <w:iCs/>
              </w:rPr>
              <w:t xml:space="preserve"> + ' - ' + Concept_Group.Item_Name (</w:t>
            </w:r>
            <w:r w:rsidR="006B03BB" w:rsidRPr="001C54BF">
              <w:rPr>
                <w:iCs/>
              </w:rPr>
              <w:t>omitted</w:t>
            </w:r>
            <w:r w:rsidRPr="001C54BF">
              <w:rPr>
                <w:iCs/>
              </w:rPr>
              <w:t xml:space="preserve"> if the concept group is the same as the selected concept's).  Nodes are multiline and the Meaning_Relation or Concept_Relation Comment field is displayed on a new line after the concept term (this applies to all concepts in this tree view).  When a relationship is obtained through the Meaning_Relation table, all concepts that share the same meaning key obtained from the relationship are listed.</w:t>
            </w:r>
          </w:p>
          <w:p w14:paraId="5680A089" w14:textId="77777777" w:rsidR="001C54BF" w:rsidRPr="001C54BF" w:rsidRDefault="001C54BF" w:rsidP="001C54BF">
            <w:pPr>
              <w:pStyle w:val="TableRow"/>
              <w:rPr>
                <w:iCs/>
              </w:rPr>
            </w:pPr>
            <w:r w:rsidRPr="001C54BF">
              <w:rPr>
                <w:iCs/>
              </w:rPr>
              <w:lastRenderedPageBreak/>
              <w:t xml:space="preserve">In addition, a top level node is present called 'All known synonyms'.  This contains a node for every concept that is a synonym (it has the same Meaning_Key).  Concepts are shown as </w:t>
            </w:r>
            <w:r w:rsidR="006B03BB">
              <w:t>Concept.Published_Term</w:t>
            </w:r>
            <w:r w:rsidRPr="001C54BF">
              <w:rPr>
                <w:iCs/>
              </w:rPr>
              <w:t xml:space="preserve"> + Concept_Group.Item_Name.  The user is able to navigate to equivalent concepts on other lists using these nodes.</w:t>
            </w:r>
          </w:p>
          <w:p w14:paraId="1F9B92C5" w14:textId="77777777" w:rsidR="001C54BF" w:rsidRPr="001C54BF" w:rsidRDefault="001C54BF" w:rsidP="001C54BF">
            <w:pPr>
              <w:pStyle w:val="TableRow"/>
              <w:rPr>
                <w:iCs/>
              </w:rPr>
            </w:pPr>
            <w:r w:rsidRPr="001C54BF">
              <w:rPr>
                <w:iCs/>
              </w:rPr>
              <w:t xml:space="preserve">A further additional 'Term_Versions' top level node lists all concepts that are previous versions of or later versions of the selected concept, indicated by a record in Term_Version_Relation.  For each term version found, previous or later versions are also listed to form the complete chain of versions.  For example, </w:t>
            </w:r>
          </w:p>
          <w:p w14:paraId="2E5A51BB" w14:textId="77777777" w:rsidR="001C54BF" w:rsidRPr="001C54BF" w:rsidRDefault="001C54BF" w:rsidP="001C54BF">
            <w:pPr>
              <w:pStyle w:val="TableRow"/>
              <w:rPr>
                <w:iCs/>
              </w:rPr>
            </w:pPr>
            <w:r w:rsidRPr="001C54BF">
              <w:rPr>
                <w:iCs/>
              </w:rPr>
              <w:t>Double clicking a relationship populates the Thesaurus Navigator's tree view with the related concept.  tvRelationships is then refreshed to show the new concept's relationships.  Navigating to other term versions will select the correct version of the concept group to display the concept associated with the term version on.</w:t>
            </w:r>
          </w:p>
          <w:p w14:paraId="59FE3552" w14:textId="77777777" w:rsidR="00031F7E" w:rsidRPr="001C54BF" w:rsidRDefault="001C54BF" w:rsidP="001C54BF">
            <w:pPr>
              <w:pStyle w:val="TableRow"/>
              <w:rPr>
                <w:iCs/>
              </w:rPr>
            </w:pPr>
            <w:r w:rsidRPr="001C54BF">
              <w:rPr>
                <w:iCs/>
              </w:rPr>
              <w:t>Note that relationships are also listed when they are related to the concepts above the selected concept in the concept group's hierarchy, if Concept_Relation.Inherited or Meaning_Relation.Inherited are set to 1.  For example, a fact such as one describing that birds have feathers applies to the concept Aves plus all the concepts nested within Aves in the hierarchy.</w:t>
            </w:r>
          </w:p>
        </w:tc>
      </w:tr>
      <w:tr w:rsidR="00031F7E" w14:paraId="4288773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CF8A8F" w14:textId="77777777" w:rsidR="00031F7E" w:rsidRDefault="00031F7E">
            <w:pPr>
              <w:pStyle w:val="TableRow"/>
            </w:pPr>
            <w:r>
              <w:lastRenderedPageBreak/>
              <w:t>chkIncludeSynonyms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035C00" w14:textId="77777777" w:rsidR="00031F7E" w:rsidRDefault="00031F7E">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ED53D9" w14:textId="77777777" w:rsidR="00031F7E" w:rsidRDefault="00031F7E">
            <w:pPr>
              <w:pStyle w:val="TableRow"/>
            </w:pPr>
            <w:r>
              <w:t>If checked, determines that tvRelationsihps should display all synonyms of each related item in the hierarchy.  Otherwise only the directly related item is displayed.</w:t>
            </w:r>
          </w:p>
          <w:p w14:paraId="5DB6A298" w14:textId="77777777" w:rsidR="00031F7E" w:rsidRDefault="00031F7E">
            <w:pPr>
              <w:pStyle w:val="TableRow"/>
            </w:pPr>
            <w:r>
              <w:t>The previous state of this control is remembered between sessions for each user.</w:t>
            </w:r>
          </w:p>
        </w:tc>
      </w:tr>
    </w:tbl>
    <w:p w14:paraId="085326B8" w14:textId="77777777" w:rsidR="00031F7E" w:rsidRDefault="00031F7E" w:rsidP="00031F7E"/>
    <w:p w14:paraId="79012639" w14:textId="77777777" w:rsidR="005C70DC" w:rsidRDefault="00031F7E" w:rsidP="00CC6B4D">
      <w:pPr>
        <w:pStyle w:val="Heading4"/>
        <w:numPr>
          <w:ilvl w:val="3"/>
          <w:numId w:val="4"/>
        </w:numPr>
        <w:tabs>
          <w:tab w:val="left" w:pos="720"/>
        </w:tabs>
      </w:pPr>
      <w:r>
        <w:lastRenderedPageBreak/>
        <w:t xml:space="preserve"> </w:t>
      </w:r>
      <w:bookmarkStart w:id="520" w:name="_Toc292878910"/>
      <w:r w:rsidR="005C70DC">
        <w:t>Base Diagram Properties tab</w:t>
      </w:r>
      <w:bookmarkEnd w:id="520"/>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C70DC" w14:paraId="5A98E73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C24608D" w14:textId="77777777" w:rsidR="005C70DC" w:rsidRDefault="005C70DC">
            <w:pPr>
              <w:pStyle w:val="TableTitle"/>
            </w:pPr>
            <w:r>
              <w:t>Window Name: TfraBaseDiagramObjectProperties</w:t>
            </w:r>
          </w:p>
        </w:tc>
      </w:tr>
      <w:tr w:rsidR="005C70DC" w14:paraId="6AC8C3C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6EA7189" w14:textId="77777777" w:rsidR="005C70DC" w:rsidRDefault="005C70DC">
            <w:pPr>
              <w:pStyle w:val="TableRow"/>
              <w:keepNext/>
              <w:jc w:val="both"/>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B125EB9" w14:textId="77777777" w:rsidR="005C70DC" w:rsidRDefault="005C70DC">
            <w:pPr>
              <w:pStyle w:val="TableRow"/>
              <w:keepNext/>
              <w:jc w:val="both"/>
            </w:pPr>
            <w:r>
              <w:rPr>
                <w:b/>
              </w:rPr>
              <w:t>Unit File Name</w:t>
            </w:r>
            <w:r>
              <w:t>: BaseDiagramObjectProperties.pas</w:t>
            </w:r>
          </w:p>
        </w:tc>
      </w:tr>
      <w:tr w:rsidR="005C70DC" w14:paraId="4354D9B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0AE08A" w14:textId="77777777" w:rsidR="005C70DC" w:rsidRDefault="005C70DC">
            <w:pPr>
              <w:pStyle w:val="TableRow"/>
              <w:keepNext/>
            </w:pPr>
            <w:r>
              <w:rPr>
                <w:b/>
              </w:rPr>
              <w:t>Entities</w:t>
            </w:r>
            <w:r>
              <w:t xml:space="preserve">: </w:t>
            </w:r>
          </w:p>
        </w:tc>
      </w:tr>
      <w:tr w:rsidR="005C70DC" w14:paraId="7A45ED2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31E5B4" w14:textId="77777777" w:rsidR="005C70DC" w:rsidRDefault="005C70DC">
            <w:pPr>
              <w:pStyle w:val="TableRow"/>
              <w:keepNext/>
            </w:pPr>
            <w:r>
              <w:rPr>
                <w:b/>
              </w:rPr>
              <w:t>Calls</w:t>
            </w:r>
            <w:r>
              <w:t>: None</w:t>
            </w:r>
          </w:p>
        </w:tc>
      </w:tr>
      <w:tr w:rsidR="005C70DC" w14:paraId="2A3B080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A7C4F0" w14:textId="77777777" w:rsidR="005C70DC" w:rsidRDefault="005C70DC">
            <w:pPr>
              <w:pStyle w:val="TableRow"/>
              <w:keepNext/>
            </w:pPr>
            <w:r>
              <w:rPr>
                <w:b/>
              </w:rPr>
              <w:t>Returns</w:t>
            </w:r>
            <w:r>
              <w:t xml:space="preserve"> </w:t>
            </w:r>
            <w:r>
              <w:rPr>
                <w:b/>
              </w:rPr>
              <w:t>To</w:t>
            </w:r>
            <w:r>
              <w:t>: None</w:t>
            </w:r>
          </w:p>
        </w:tc>
      </w:tr>
      <w:tr w:rsidR="005C70DC" w14:paraId="2F1B35F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5AFAA0B" w14:textId="77777777" w:rsidR="005C70DC" w:rsidRDefault="005C70DC">
            <w:pPr>
              <w:pStyle w:val="TableRow"/>
              <w:keepNext/>
            </w:pPr>
            <w:r>
              <w:rPr>
                <w:b/>
              </w:rPr>
              <w:t>Description</w:t>
            </w:r>
            <w:r>
              <w:t>: Base class for the properties pages that are used to configure the display of objects on the diagram.  This component is never instantiated in its own right, but contains components and functionality that are common to all the properties pages.</w:t>
            </w:r>
          </w:p>
        </w:tc>
      </w:tr>
    </w:tbl>
    <w:p w14:paraId="41F354D9" w14:textId="77777777" w:rsidR="005C70DC" w:rsidRDefault="005C70DC" w:rsidP="005C70DC"/>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C70DC" w14:paraId="4F6D34BE"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F0AE12D" w14:textId="77777777" w:rsidR="005C70DC" w:rsidRDefault="005C70DC">
            <w:pPr>
              <w:pStyle w:val="TableTitle"/>
            </w:pPr>
            <w:r>
              <w:t>Window Controls</w:t>
            </w:r>
          </w:p>
        </w:tc>
      </w:tr>
      <w:tr w:rsidR="005C70DC" w14:paraId="7DD0E4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8D3C1C" w14:textId="77777777" w:rsidR="005C70DC" w:rsidRDefault="005C70DC">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47C4E7" w14:textId="77777777" w:rsidR="005C70DC" w:rsidRDefault="005C70DC">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59BDBE" w14:textId="77777777" w:rsidR="005C70DC" w:rsidRDefault="005C70DC">
            <w:pPr>
              <w:pStyle w:val="TableColumnTitles"/>
              <w:keepNext/>
            </w:pPr>
            <w:r>
              <w:rPr>
                <w:i/>
              </w:rPr>
              <w:t>Attribute</w:t>
            </w:r>
            <w:r>
              <w:t xml:space="preserve"> Action</w:t>
            </w:r>
          </w:p>
        </w:tc>
      </w:tr>
      <w:tr w:rsidR="005C70DC" w14:paraId="4883930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CBE7F4" w14:textId="77777777" w:rsidR="005C70DC" w:rsidRDefault="005C70DC">
            <w:pPr>
              <w:pStyle w:val="TableRow"/>
            </w:pPr>
            <w:r>
              <w:t>lblInstructions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8E5722" w14:textId="77777777" w:rsidR="005C70DC" w:rsidRDefault="005C70DC">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B15E82" w14:textId="77777777" w:rsidR="005C70DC" w:rsidRDefault="005C70DC">
            <w:pPr>
              <w:pStyle w:val="TableRow"/>
            </w:pPr>
            <w:r>
              <w:t>Placeholder for the label which displays instructions appropriate to the specific properties page.</w:t>
            </w:r>
          </w:p>
        </w:tc>
      </w:tr>
      <w:tr w:rsidR="005C70DC" w14:paraId="092EE49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AACE389" w14:textId="77777777" w:rsidR="005C70DC" w:rsidRDefault="005C70DC">
            <w:pPr>
              <w:pStyle w:val="TableRow"/>
            </w:pPr>
            <w:r>
              <w:t>cbtnLineColour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A1F71A" w14:textId="77777777" w:rsidR="005C70DC" w:rsidRDefault="005C70DC">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9195DC" w14:textId="77777777" w:rsidR="005C70DC" w:rsidRDefault="005C70DC">
            <w:pPr>
              <w:pStyle w:val="TableRow"/>
            </w:pPr>
            <w:r>
              <w:t>Colour selection button that allows the user to view and edit the colour of the object's lines.</w:t>
            </w:r>
          </w:p>
        </w:tc>
      </w:tr>
      <w:tr w:rsidR="005C70DC" w14:paraId="2075F42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04ACF4" w14:textId="77777777" w:rsidR="005C70DC" w:rsidRDefault="005C70DC">
            <w:pPr>
              <w:pStyle w:val="TableRow"/>
            </w:pPr>
            <w:r>
              <w:t>eLineWeight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6BF1A5" w14:textId="77777777" w:rsidR="005C70DC" w:rsidRDefault="005C70DC">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221B15" w14:textId="77777777" w:rsidR="005C70DC" w:rsidRDefault="005C70DC">
            <w:pPr>
              <w:pStyle w:val="TableRow"/>
            </w:pPr>
            <w:r>
              <w:t>Edit box that allows the user to view and edit the weight of the object's lines in pixels.  Linked to the udLineWeight TUpDown control.</w:t>
            </w:r>
          </w:p>
        </w:tc>
      </w:tr>
      <w:tr w:rsidR="005C70DC" w14:paraId="5E33F1A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24825D" w14:textId="77777777" w:rsidR="005C70DC" w:rsidRDefault="005C70DC">
            <w:pPr>
              <w:pStyle w:val="TableRow"/>
            </w:pPr>
            <w:r>
              <w:t>udLineWeight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AA0FD6" w14:textId="77777777" w:rsidR="005C70DC" w:rsidRDefault="005C70DC">
            <w:pPr>
              <w:pStyle w:val="TableRow"/>
            </w:pPr>
            <w:r>
              <w:t>TUpDown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2E6DB8" w14:textId="77777777" w:rsidR="005C70DC" w:rsidRDefault="005C70DC">
            <w:pPr>
              <w:pStyle w:val="TableRow"/>
            </w:pPr>
            <w:r>
              <w:t>Up-down selector control linked to eLineWeight.</w:t>
            </w:r>
          </w:p>
        </w:tc>
      </w:tr>
      <w:tr w:rsidR="005C70DC" w14:paraId="02B5BC0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CB5EC8" w14:textId="77777777" w:rsidR="005C70DC" w:rsidRDefault="005C70DC">
            <w:pPr>
              <w:pStyle w:val="TableRow"/>
            </w:pPr>
            <w:r>
              <w:t>pnlFont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9FFC578" w14:textId="77777777" w:rsidR="005C70DC" w:rsidRDefault="005C70DC">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4769E1" w14:textId="77777777" w:rsidR="005C70DC" w:rsidRDefault="005C70DC">
            <w:pPr>
              <w:pStyle w:val="TableRow"/>
            </w:pPr>
            <w:r>
              <w:t>Panel displaying a preview of the selected font settings for the object.</w:t>
            </w:r>
          </w:p>
        </w:tc>
      </w:tr>
      <w:tr w:rsidR="005C70DC" w14:paraId="56F3CBC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0FBF400" w14:textId="77777777" w:rsidR="005C70DC" w:rsidRDefault="005C70DC">
            <w:pPr>
              <w:pStyle w:val="TableRow"/>
            </w:pPr>
            <w:r>
              <w:t>pnlPreview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CC5D19" w14:textId="77777777" w:rsidR="005C70DC" w:rsidRDefault="005C70DC">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1C624C" w14:textId="77777777" w:rsidR="005C70DC" w:rsidRDefault="005C70DC">
            <w:pPr>
              <w:pStyle w:val="TableRow"/>
            </w:pPr>
            <w:r>
              <w:t>Placeholder for the components that display a preview of the object(s) settings according to the current settings.  In the base class, this contains no components as they are defined in the derived classes according to the object type.</w:t>
            </w:r>
          </w:p>
        </w:tc>
      </w:tr>
      <w:tr w:rsidR="005C70DC" w14:paraId="1EF33B0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DCBC9F" w14:textId="77777777" w:rsidR="005C70DC" w:rsidRDefault="005C70DC">
            <w:pPr>
              <w:pStyle w:val="TableRow"/>
            </w:pPr>
            <w:r>
              <w:t>btnChangeFont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3D1639" w14:textId="77777777" w:rsidR="005C70DC" w:rsidRDefault="005C70DC">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E8A6936" w14:textId="77777777" w:rsidR="005C70DC" w:rsidRDefault="005C70DC">
            <w:pPr>
              <w:pStyle w:val="TableRow"/>
            </w:pPr>
            <w:r>
              <w:t>When clicked, displays a standard Windows Font selector dialog.  This allows the user to configure the font that applies to the object(s).  If the user changes the font, then the font of pnlFont and pnlPreview are updated to reflect the alterations.</w:t>
            </w:r>
          </w:p>
        </w:tc>
      </w:tr>
    </w:tbl>
    <w:p w14:paraId="742C1923" w14:textId="77777777" w:rsidR="005C70DC" w:rsidRDefault="005C70DC" w:rsidP="005C70DC"/>
    <w:p w14:paraId="5ACD4A40" w14:textId="77777777" w:rsidR="00187855" w:rsidRDefault="00187855" w:rsidP="00CC6B4D">
      <w:pPr>
        <w:pStyle w:val="Heading4"/>
        <w:numPr>
          <w:ilvl w:val="3"/>
          <w:numId w:val="4"/>
        </w:numPr>
        <w:tabs>
          <w:tab w:val="left" w:pos="720"/>
        </w:tabs>
      </w:pPr>
      <w:bookmarkStart w:id="521" w:name="_Toc292878911"/>
      <w:r>
        <w:t>Base Diagram Concept Properties tab</w:t>
      </w:r>
      <w:bookmarkEnd w:id="521"/>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87855" w14:paraId="59DF533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0A660E1" w14:textId="77777777" w:rsidR="00187855" w:rsidRDefault="00187855">
            <w:pPr>
              <w:pStyle w:val="TableTitle"/>
            </w:pPr>
            <w:r>
              <w:t>Window Name: TfraDiagramConceptProperties</w:t>
            </w:r>
          </w:p>
        </w:tc>
      </w:tr>
      <w:tr w:rsidR="00187855" w14:paraId="7D87315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788E0D0" w14:textId="77777777" w:rsidR="00187855" w:rsidRDefault="00187855">
            <w:pPr>
              <w:pStyle w:val="TableRow"/>
              <w:keepNext/>
              <w:jc w:val="both"/>
            </w:pPr>
            <w:r>
              <w:rPr>
                <w:b/>
              </w:rPr>
              <w:t>Inherits</w:t>
            </w:r>
            <w:r>
              <w:t>:  TfraBaseDiagramObjectProperties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925785D" w14:textId="77777777" w:rsidR="00187855" w:rsidRDefault="00187855">
            <w:pPr>
              <w:pStyle w:val="TableRow"/>
              <w:keepNext/>
              <w:jc w:val="both"/>
            </w:pPr>
            <w:r>
              <w:rPr>
                <w:b/>
              </w:rPr>
              <w:t>Unit File Name</w:t>
            </w:r>
            <w:r>
              <w:t>: DiagramConceptProperties.pas</w:t>
            </w:r>
          </w:p>
        </w:tc>
      </w:tr>
      <w:tr w:rsidR="00187855" w14:paraId="6570F20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67DDC15" w14:textId="77777777" w:rsidR="00187855" w:rsidRDefault="00187855">
            <w:pPr>
              <w:pStyle w:val="TableRow"/>
              <w:keepNext/>
            </w:pPr>
            <w:r>
              <w:rPr>
                <w:b/>
              </w:rPr>
              <w:t>Entities</w:t>
            </w:r>
            <w:r>
              <w:t xml:space="preserve">: </w:t>
            </w:r>
          </w:p>
        </w:tc>
      </w:tr>
      <w:tr w:rsidR="00187855" w14:paraId="48116C7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0320E3" w14:textId="77777777" w:rsidR="00187855" w:rsidRDefault="00187855">
            <w:pPr>
              <w:pStyle w:val="TableRow"/>
              <w:keepNext/>
            </w:pPr>
            <w:r>
              <w:rPr>
                <w:b/>
              </w:rPr>
              <w:t>Calls</w:t>
            </w:r>
            <w:r>
              <w:t>: None</w:t>
            </w:r>
          </w:p>
        </w:tc>
      </w:tr>
      <w:tr w:rsidR="00187855" w14:paraId="128BDC2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F7B26C9" w14:textId="77777777" w:rsidR="00187855" w:rsidRDefault="00187855">
            <w:pPr>
              <w:pStyle w:val="TableRow"/>
              <w:keepNext/>
            </w:pPr>
            <w:r>
              <w:rPr>
                <w:b/>
              </w:rPr>
              <w:t>Returns</w:t>
            </w:r>
            <w:r>
              <w:t xml:space="preserve"> </w:t>
            </w:r>
            <w:r>
              <w:rPr>
                <w:b/>
              </w:rPr>
              <w:t>To</w:t>
            </w:r>
            <w:r>
              <w:t>: None</w:t>
            </w:r>
          </w:p>
        </w:tc>
      </w:tr>
      <w:tr w:rsidR="00187855" w14:paraId="4640F77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8912DE" w14:textId="77777777" w:rsidR="00187855" w:rsidRDefault="00187855">
            <w:pPr>
              <w:pStyle w:val="TableRow"/>
              <w:keepNext/>
            </w:pPr>
            <w:r>
              <w:rPr>
                <w:b/>
              </w:rPr>
              <w:t>Description</w:t>
            </w:r>
            <w:r>
              <w:t>: Specialisation of the TfraBaseDiagramObjectProperties screen specifically for properties pages for concepts.  This class is also specialised further for each of the concept property page types.</w:t>
            </w:r>
          </w:p>
          <w:p w14:paraId="17A5948F" w14:textId="77777777" w:rsidR="00187855" w:rsidRDefault="00187855">
            <w:pPr>
              <w:pStyle w:val="TableRow"/>
              <w:keepNext/>
            </w:pPr>
            <w:r>
              <w:t>The class inherits controls from TfraBaseDiagramObjectProperties and adds additional controls listed.</w:t>
            </w:r>
          </w:p>
        </w:tc>
      </w:tr>
    </w:tbl>
    <w:p w14:paraId="4563191A" w14:textId="77777777" w:rsidR="00187855" w:rsidRDefault="00187855" w:rsidP="0018785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87855" w14:paraId="385D5F9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5C6D81C" w14:textId="77777777" w:rsidR="00187855" w:rsidRDefault="00187855">
            <w:pPr>
              <w:pStyle w:val="TableTitle"/>
            </w:pPr>
            <w:r>
              <w:t>Window Controls</w:t>
            </w:r>
          </w:p>
        </w:tc>
      </w:tr>
      <w:tr w:rsidR="00187855" w14:paraId="79544CA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29379D" w14:textId="77777777" w:rsidR="00187855" w:rsidRDefault="0018785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47635E" w14:textId="77777777" w:rsidR="00187855" w:rsidRDefault="0018785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EBBE531" w14:textId="77777777" w:rsidR="00187855" w:rsidRDefault="00187855">
            <w:pPr>
              <w:pStyle w:val="TableColumnTitles"/>
              <w:keepNext/>
            </w:pPr>
            <w:r>
              <w:rPr>
                <w:i/>
              </w:rPr>
              <w:t>Attribute</w:t>
            </w:r>
            <w:r>
              <w:t xml:space="preserve"> Action</w:t>
            </w:r>
          </w:p>
        </w:tc>
      </w:tr>
      <w:tr w:rsidR="00187855" w14:paraId="0098BD5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0EC525" w14:textId="77777777" w:rsidR="00187855" w:rsidRDefault="00187855">
            <w:pPr>
              <w:pStyle w:val="TableRow"/>
            </w:pPr>
            <w:r>
              <w:t>shpConceptPreview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ADE1BF" w14:textId="77777777" w:rsidR="00187855" w:rsidRDefault="00187855">
            <w:pPr>
              <w:pStyle w:val="TableRow"/>
            </w:pPr>
            <w:r>
              <w:t>TShape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BA5D43" w14:textId="77777777" w:rsidR="00187855" w:rsidRDefault="00187855">
            <w:pPr>
              <w:pStyle w:val="TableRow"/>
            </w:pPr>
            <w:r>
              <w:t>Displays a box that illustrates the current display settings selection on the frame.</w:t>
            </w:r>
          </w:p>
        </w:tc>
      </w:tr>
      <w:tr w:rsidR="00187855" w14:paraId="30DA76E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A57372" w14:textId="77777777" w:rsidR="00187855" w:rsidRDefault="00187855">
            <w:pPr>
              <w:pStyle w:val="TableRow"/>
            </w:pPr>
            <w:r>
              <w:t>lblConceptLabelPreview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4AD461" w14:textId="77777777" w:rsidR="00187855" w:rsidRDefault="0018785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DC244E9" w14:textId="77777777" w:rsidR="00187855" w:rsidRDefault="00187855">
            <w:pPr>
              <w:pStyle w:val="TableRow"/>
            </w:pPr>
            <w:r>
              <w:t>Displays text that illustrates the current font settings selection on the frame.</w:t>
            </w:r>
          </w:p>
        </w:tc>
      </w:tr>
      <w:tr w:rsidR="00187855" w14:paraId="77FD12C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810A16F" w14:textId="77777777" w:rsidR="00187855" w:rsidRDefault="00187855">
            <w:pPr>
              <w:pStyle w:val="TableRow"/>
            </w:pPr>
            <w:r>
              <w:t>cbtnFillColour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0E0288" w14:textId="77777777" w:rsidR="00187855" w:rsidRDefault="00187855">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83E1C3" w14:textId="77777777" w:rsidR="00187855" w:rsidRDefault="00187855">
            <w:pPr>
              <w:pStyle w:val="TableRow"/>
            </w:pPr>
            <w:r>
              <w:t>Displays and allows the user to set the fill colour for the concept boxes on the diagram.</w:t>
            </w:r>
          </w:p>
          <w:p w14:paraId="4B78E52F" w14:textId="77777777" w:rsidR="00187855" w:rsidRDefault="00187855">
            <w:pPr>
              <w:pStyle w:val="TableRow"/>
            </w:pPr>
            <w:r>
              <w:t>Changing the value alters the brush colour of shpConceptPreview to match.</w:t>
            </w:r>
          </w:p>
        </w:tc>
      </w:tr>
    </w:tbl>
    <w:p w14:paraId="42C5C91D" w14:textId="77777777" w:rsidR="00187855" w:rsidRDefault="00187855" w:rsidP="00187855"/>
    <w:p w14:paraId="38C12431" w14:textId="77777777" w:rsidR="009F325F" w:rsidRDefault="009F325F" w:rsidP="00CC6B4D">
      <w:pPr>
        <w:pStyle w:val="Heading4"/>
        <w:numPr>
          <w:ilvl w:val="3"/>
          <w:numId w:val="4"/>
        </w:numPr>
        <w:tabs>
          <w:tab w:val="left" w:pos="720"/>
        </w:tabs>
      </w:pPr>
      <w:bookmarkStart w:id="522" w:name="_Toc292878912"/>
      <w:r>
        <w:lastRenderedPageBreak/>
        <w:t>Base Diagram Inherited Concept Properties tab</w:t>
      </w:r>
      <w:bookmarkEnd w:id="522"/>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9F325F" w14:paraId="75A1033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49650A7" w14:textId="77777777" w:rsidR="009F325F" w:rsidRDefault="009F325F">
            <w:pPr>
              <w:pStyle w:val="TableTitle"/>
            </w:pPr>
            <w:r>
              <w:t>Window Name: TfraDiagramConceptPropertiesInherited</w:t>
            </w:r>
          </w:p>
        </w:tc>
      </w:tr>
      <w:tr w:rsidR="009F325F" w14:paraId="69E3D0D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D061C91" w14:textId="77777777" w:rsidR="009F325F" w:rsidRDefault="009F325F">
            <w:pPr>
              <w:pStyle w:val="TableRow"/>
              <w:keepNext/>
              <w:jc w:val="both"/>
            </w:pPr>
            <w:r>
              <w:rPr>
                <w:b/>
              </w:rPr>
              <w:t>Inherits</w:t>
            </w:r>
            <w:r>
              <w:t>:  TfraDiagramConceptProperties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E82C59C" w14:textId="77777777" w:rsidR="009F325F" w:rsidRDefault="009F325F">
            <w:pPr>
              <w:pStyle w:val="TableRow"/>
              <w:keepNext/>
              <w:jc w:val="both"/>
            </w:pPr>
            <w:r>
              <w:rPr>
                <w:b/>
              </w:rPr>
              <w:t>Unit File Name</w:t>
            </w:r>
            <w:r>
              <w:t>: DiagramConceptPropertiesInherited.pas</w:t>
            </w:r>
          </w:p>
        </w:tc>
      </w:tr>
      <w:tr w:rsidR="009F325F" w14:paraId="22336BF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CF4914" w14:textId="77777777" w:rsidR="009F325F" w:rsidRDefault="009F325F">
            <w:pPr>
              <w:pStyle w:val="TableRow"/>
              <w:keepNext/>
            </w:pPr>
            <w:r>
              <w:rPr>
                <w:b/>
              </w:rPr>
              <w:t>Entities</w:t>
            </w:r>
            <w:r>
              <w:t xml:space="preserve">: </w:t>
            </w:r>
          </w:p>
        </w:tc>
      </w:tr>
      <w:tr w:rsidR="009F325F" w14:paraId="0AAAE4D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C1CB8F" w14:textId="77777777" w:rsidR="009F325F" w:rsidRDefault="009F325F">
            <w:pPr>
              <w:pStyle w:val="TableRow"/>
              <w:keepNext/>
            </w:pPr>
            <w:r>
              <w:rPr>
                <w:b/>
              </w:rPr>
              <w:t>Calls</w:t>
            </w:r>
            <w:r>
              <w:t>: None</w:t>
            </w:r>
          </w:p>
        </w:tc>
      </w:tr>
      <w:tr w:rsidR="009F325F" w14:paraId="5A3CA30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91A1FA3" w14:textId="77777777" w:rsidR="009F325F" w:rsidRDefault="009F325F">
            <w:pPr>
              <w:pStyle w:val="TableRow"/>
              <w:keepNext/>
            </w:pPr>
            <w:r>
              <w:rPr>
                <w:b/>
              </w:rPr>
              <w:t>Returns</w:t>
            </w:r>
            <w:r>
              <w:t xml:space="preserve"> </w:t>
            </w:r>
            <w:r>
              <w:rPr>
                <w:b/>
              </w:rPr>
              <w:t>To</w:t>
            </w:r>
            <w:r>
              <w:t>: None</w:t>
            </w:r>
          </w:p>
        </w:tc>
      </w:tr>
      <w:tr w:rsidR="009F325F" w14:paraId="2105316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4641B1" w14:textId="77777777" w:rsidR="009F325F" w:rsidRDefault="009F325F">
            <w:pPr>
              <w:pStyle w:val="TableRow"/>
              <w:keepNext/>
            </w:pPr>
            <w:r>
              <w:rPr>
                <w:b/>
              </w:rPr>
              <w:t>Description</w:t>
            </w:r>
            <w:r>
              <w:t>: Specialisation of TfraDiagramConceptProperties for managing the properties of concepts or entire concept groups.  These share the common property that they are able to inherit the property settings from a higher level, for example a concept group inherits its settings from the diagram unless the user specifies otherwise.</w:t>
            </w:r>
          </w:p>
          <w:p w14:paraId="19530576" w14:textId="77777777" w:rsidR="009F325F" w:rsidRDefault="009F325F">
            <w:pPr>
              <w:pStyle w:val="TableRow"/>
              <w:keepNext/>
            </w:pPr>
            <w:r>
              <w:t>Checkboxes are introduced to the class to allow the user to control which groups of settings are inherited from the parent settings and which are specified locally.  In addition a combo box is introduced allowing the user to select which specific item (concept or concept group) they are editing.  This allows the user to modify settings for multiple objects without closing the dialog.</w:t>
            </w:r>
          </w:p>
        </w:tc>
      </w:tr>
    </w:tbl>
    <w:p w14:paraId="5F44CC00" w14:textId="77777777" w:rsidR="009F325F" w:rsidRDefault="009F325F" w:rsidP="009F325F"/>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9F325F" w14:paraId="272BD70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D5313CF" w14:textId="77777777" w:rsidR="009F325F" w:rsidRDefault="009F325F">
            <w:pPr>
              <w:pStyle w:val="TableTitle"/>
            </w:pPr>
            <w:r>
              <w:t>Window Controls</w:t>
            </w:r>
          </w:p>
        </w:tc>
      </w:tr>
      <w:tr w:rsidR="009F325F" w14:paraId="55369C0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E5C219" w14:textId="77777777" w:rsidR="009F325F" w:rsidRDefault="009F325F">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5411A6" w14:textId="77777777" w:rsidR="009F325F" w:rsidRDefault="009F325F">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35DB9B" w14:textId="77777777" w:rsidR="009F325F" w:rsidRDefault="009F325F">
            <w:pPr>
              <w:pStyle w:val="TableColumnTitles"/>
              <w:keepNext/>
            </w:pPr>
            <w:r>
              <w:rPr>
                <w:i/>
              </w:rPr>
              <w:t>Attribute</w:t>
            </w:r>
            <w:r>
              <w:t xml:space="preserve"> Action</w:t>
            </w:r>
          </w:p>
        </w:tc>
      </w:tr>
      <w:tr w:rsidR="009F325F" w14:paraId="40C28849"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2B0CA6C4" w14:textId="77777777" w:rsidR="009F325F" w:rsidRDefault="009F325F">
            <w:pPr>
              <w:pStyle w:val="TableRow"/>
            </w:pPr>
            <w:r>
              <w:t>cmbItem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666819" w14:textId="77777777" w:rsidR="009F325F" w:rsidRDefault="009F325F">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6B45815" w14:textId="77777777" w:rsidR="009F325F" w:rsidRDefault="009F325F">
            <w:pPr>
              <w:pStyle w:val="TableRow"/>
            </w:pPr>
            <w:r>
              <w:t>Combo box, implemented in the derived classes to contain a list of the items of the appropriate type (i.e. a list of concepts or concepts groups).</w:t>
            </w:r>
          </w:p>
          <w:p w14:paraId="3FA3DEAB" w14:textId="77777777" w:rsidR="009F325F" w:rsidRDefault="009F325F">
            <w:pPr>
              <w:pStyle w:val="TableRow"/>
            </w:pPr>
            <w:r>
              <w:t>Selecting an item defines which object or object group's settings are loaded into other controls on the frame.</w:t>
            </w:r>
          </w:p>
          <w:p w14:paraId="0CA21313" w14:textId="77777777" w:rsidR="009F325F" w:rsidRDefault="009F325F">
            <w:pPr>
              <w:pStyle w:val="TableRow"/>
            </w:pPr>
            <w:r>
              <w:t>If the user selects an item having previously altered the display properties of the current item, tben a message is displayed 'There are updates to the selected item's display properties that have not been applied.  Do you want to apply them?' with Yes and No option buttons.  If the user selects Yes, then the current settings changes are applied, otherwise they are lost.</w:t>
            </w:r>
          </w:p>
        </w:tc>
      </w:tr>
      <w:tr w:rsidR="009F325F" w14:paraId="296B56D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F31DD5" w14:textId="77777777" w:rsidR="009F325F" w:rsidRDefault="009F325F">
            <w:pPr>
              <w:pStyle w:val="TableRow"/>
            </w:pPr>
            <w:r>
              <w:t>chkOverrideShape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CC2887" w14:textId="77777777" w:rsidR="009F325F" w:rsidRDefault="009F325F">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3BAD12" w14:textId="77777777" w:rsidR="009F325F" w:rsidRDefault="009F325F">
            <w:pPr>
              <w:pStyle w:val="TableRow"/>
            </w:pPr>
            <w:r>
              <w:t>Default unchecked.  When checked, specifies that the concept or concept group's shape display settings are controlled by the componenents on this frame.</w:t>
            </w:r>
          </w:p>
        </w:tc>
      </w:tr>
      <w:tr w:rsidR="009F325F" w14:paraId="1588E44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5EF6501" w14:textId="77777777" w:rsidR="009F325F" w:rsidRDefault="009F325F">
            <w:pPr>
              <w:pStyle w:val="TableRow"/>
            </w:pPr>
            <w:r>
              <w:lastRenderedPageBreak/>
              <w:t>chkOverrideFont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C02843F" w14:textId="77777777" w:rsidR="009F325F" w:rsidRDefault="009F325F">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983729" w14:textId="77777777" w:rsidR="009F325F" w:rsidRDefault="009F325F">
            <w:pPr>
              <w:pStyle w:val="TableRow"/>
            </w:pPr>
            <w:r>
              <w:t>Default unchecked.  When checked, specifies that the concept or concept group's font display settings are controlled by the componenents on this frame.</w:t>
            </w:r>
          </w:p>
        </w:tc>
      </w:tr>
    </w:tbl>
    <w:p w14:paraId="3FAB57F5" w14:textId="77777777" w:rsidR="009F325F" w:rsidRDefault="009F325F" w:rsidP="009F325F"/>
    <w:p w14:paraId="2B5A20C1" w14:textId="77777777" w:rsidR="00187855" w:rsidRDefault="00187855" w:rsidP="00CC6B4D">
      <w:pPr>
        <w:pStyle w:val="Heading4"/>
        <w:numPr>
          <w:ilvl w:val="3"/>
          <w:numId w:val="4"/>
        </w:numPr>
        <w:tabs>
          <w:tab w:val="left" w:pos="720"/>
        </w:tabs>
      </w:pPr>
      <w:bookmarkStart w:id="523" w:name="_Toc292878913"/>
      <w:r>
        <w:t>Base Diagram Relationship Properties tab</w:t>
      </w:r>
      <w:bookmarkEnd w:id="523"/>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187855" w14:paraId="1F7239A7"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BA76248" w14:textId="77777777" w:rsidR="00187855" w:rsidRDefault="00187855">
            <w:pPr>
              <w:pStyle w:val="TableTitle"/>
            </w:pPr>
            <w:r>
              <w:t>Window Name: TfraDiagramRelationshipProperties</w:t>
            </w:r>
          </w:p>
        </w:tc>
      </w:tr>
      <w:tr w:rsidR="00187855" w14:paraId="01BA7DE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C1A78CE" w14:textId="77777777" w:rsidR="00187855" w:rsidRDefault="00187855">
            <w:pPr>
              <w:pStyle w:val="TableRow"/>
              <w:keepNext/>
              <w:jc w:val="both"/>
            </w:pPr>
            <w:r>
              <w:rPr>
                <w:b/>
              </w:rPr>
              <w:t>Inherits</w:t>
            </w:r>
            <w:r>
              <w:t>:  TfraBaseDiagramObjectProperties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E997F6F" w14:textId="77777777" w:rsidR="00187855" w:rsidRDefault="00187855">
            <w:pPr>
              <w:pStyle w:val="TableRow"/>
              <w:keepNext/>
              <w:jc w:val="both"/>
            </w:pPr>
            <w:r>
              <w:rPr>
                <w:b/>
              </w:rPr>
              <w:t>Unit File Name</w:t>
            </w:r>
            <w:r>
              <w:t>: DiagramRelationshipProperties.pas</w:t>
            </w:r>
          </w:p>
        </w:tc>
      </w:tr>
      <w:tr w:rsidR="00187855" w14:paraId="4913DF6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A7C9959" w14:textId="77777777" w:rsidR="00187855" w:rsidRDefault="00187855">
            <w:pPr>
              <w:pStyle w:val="TableRow"/>
              <w:keepNext/>
            </w:pPr>
            <w:r>
              <w:rPr>
                <w:b/>
              </w:rPr>
              <w:t>Entities</w:t>
            </w:r>
            <w:r>
              <w:t xml:space="preserve">: </w:t>
            </w:r>
          </w:p>
        </w:tc>
      </w:tr>
      <w:tr w:rsidR="00187855" w14:paraId="0E77167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6E2466" w14:textId="77777777" w:rsidR="00187855" w:rsidRDefault="00187855">
            <w:pPr>
              <w:pStyle w:val="TableRow"/>
              <w:keepNext/>
            </w:pPr>
            <w:r>
              <w:rPr>
                <w:b/>
              </w:rPr>
              <w:t>Calls</w:t>
            </w:r>
            <w:r>
              <w:t>: None</w:t>
            </w:r>
          </w:p>
        </w:tc>
      </w:tr>
      <w:tr w:rsidR="00187855" w14:paraId="1DB79D0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9A518DD" w14:textId="77777777" w:rsidR="00187855" w:rsidRDefault="00187855">
            <w:pPr>
              <w:pStyle w:val="TableRow"/>
              <w:keepNext/>
            </w:pPr>
            <w:r>
              <w:rPr>
                <w:b/>
              </w:rPr>
              <w:t>Returns</w:t>
            </w:r>
            <w:r>
              <w:t xml:space="preserve"> </w:t>
            </w:r>
            <w:r>
              <w:rPr>
                <w:b/>
              </w:rPr>
              <w:t>To</w:t>
            </w:r>
            <w:r>
              <w:t>: None</w:t>
            </w:r>
          </w:p>
        </w:tc>
      </w:tr>
      <w:tr w:rsidR="00187855" w14:paraId="4DB8C88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0F8E47" w14:textId="77777777" w:rsidR="00187855" w:rsidRDefault="00187855">
            <w:pPr>
              <w:pStyle w:val="TableRow"/>
              <w:keepNext/>
            </w:pPr>
            <w:r>
              <w:rPr>
                <w:b/>
              </w:rPr>
              <w:t>Description</w:t>
            </w:r>
            <w:r>
              <w:t>: Specialisation of the TfraBaseDiagramObjectProperties screen specifically for properties pages for relationships.  This class is also specialised further for each of the relationship property page types.</w:t>
            </w:r>
          </w:p>
          <w:p w14:paraId="77D1FBE0" w14:textId="77777777" w:rsidR="00187855" w:rsidRDefault="00187855">
            <w:pPr>
              <w:pStyle w:val="TableRow"/>
              <w:keepNext/>
            </w:pPr>
            <w:r>
              <w:t>The class inherits controls from TfraBaseDiagramObjectProperties and adds additional controls listed.</w:t>
            </w:r>
          </w:p>
        </w:tc>
      </w:tr>
    </w:tbl>
    <w:p w14:paraId="44F171CE" w14:textId="77777777" w:rsidR="00187855" w:rsidRDefault="00187855" w:rsidP="0018785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187855" w14:paraId="27183DE0"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DA7BD5B" w14:textId="77777777" w:rsidR="00187855" w:rsidRDefault="00187855">
            <w:pPr>
              <w:pStyle w:val="TableTitle"/>
            </w:pPr>
            <w:r>
              <w:t>Window Controls</w:t>
            </w:r>
          </w:p>
        </w:tc>
      </w:tr>
      <w:tr w:rsidR="00187855" w14:paraId="4E644FD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0A90EA" w14:textId="77777777" w:rsidR="00187855" w:rsidRDefault="0018785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665957" w14:textId="77777777" w:rsidR="00187855" w:rsidRDefault="0018785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7E53DF" w14:textId="77777777" w:rsidR="00187855" w:rsidRDefault="00187855">
            <w:pPr>
              <w:pStyle w:val="TableColumnTitles"/>
              <w:keepNext/>
            </w:pPr>
            <w:r>
              <w:rPr>
                <w:i/>
              </w:rPr>
              <w:t>Attribute</w:t>
            </w:r>
            <w:r>
              <w:t xml:space="preserve"> Action</w:t>
            </w:r>
          </w:p>
        </w:tc>
      </w:tr>
      <w:tr w:rsidR="00187855" w14:paraId="30FD4D8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574C3B" w14:textId="77777777" w:rsidR="00187855" w:rsidRDefault="00187855">
            <w:pPr>
              <w:pStyle w:val="TableRow"/>
            </w:pPr>
            <w:r>
              <w:t>chkMainTermVisible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51479EF" w14:textId="77777777" w:rsidR="00187855" w:rsidRDefault="0018785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967B1A" w14:textId="77777777" w:rsidR="00187855" w:rsidRDefault="00187855">
            <w:pPr>
              <w:pStyle w:val="TableRow"/>
            </w:pPr>
            <w:r>
              <w:t>Checkbox allowing the user to specify if the Item_Name field from the Thesaurus_Relationship_Type table is displayed alongside the relationship(s).</w:t>
            </w:r>
          </w:p>
        </w:tc>
      </w:tr>
      <w:tr w:rsidR="00187855" w14:paraId="0BAB1E8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9490B6" w14:textId="77777777" w:rsidR="00187855" w:rsidRDefault="00187855">
            <w:pPr>
              <w:pStyle w:val="TableRow"/>
            </w:pPr>
            <w:r>
              <w:t>chkReverseTermVisible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8046F8" w14:textId="77777777" w:rsidR="00187855" w:rsidRDefault="0018785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2F826A" w14:textId="77777777" w:rsidR="00187855" w:rsidRDefault="00187855">
            <w:pPr>
              <w:pStyle w:val="TableRow"/>
            </w:pPr>
            <w:r>
              <w:t>Checkbox allowing the user to specify if the Reverse_Name field from the Thesaurus_Relationship_Type table is displayed alongside the relationship(s).</w:t>
            </w:r>
          </w:p>
        </w:tc>
      </w:tr>
      <w:tr w:rsidR="00187855" w14:paraId="23B47A5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EBE40C3" w14:textId="77777777" w:rsidR="00187855" w:rsidRDefault="00187855">
            <w:pPr>
              <w:pStyle w:val="TableRow"/>
            </w:pPr>
            <w:r>
              <w:t>shpBoxLeft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C74305" w14:textId="77777777" w:rsidR="00187855" w:rsidRDefault="00187855">
            <w:pPr>
              <w:pStyle w:val="TableRow"/>
            </w:pPr>
            <w:r>
              <w:t>TShape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E62E9EA" w14:textId="77777777" w:rsidR="00187855" w:rsidRDefault="00187855">
            <w:pPr>
              <w:pStyle w:val="TableRow"/>
            </w:pPr>
            <w:r>
              <w:t>Box displayed in the preview pane indicating a concept.</w:t>
            </w:r>
          </w:p>
        </w:tc>
      </w:tr>
      <w:tr w:rsidR="00187855" w14:paraId="3DEC9AF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C64E9E" w14:textId="77777777" w:rsidR="00187855" w:rsidRDefault="00187855">
            <w:pPr>
              <w:pStyle w:val="TableRow"/>
            </w:pPr>
            <w:r>
              <w:t>shpRelLine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C2FCA3" w14:textId="77777777" w:rsidR="00187855" w:rsidRDefault="00187855">
            <w:pPr>
              <w:pStyle w:val="TableRow"/>
            </w:pPr>
            <w:r>
              <w:t>TShape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62A8A6" w14:textId="77777777" w:rsidR="00187855" w:rsidRDefault="00187855">
            <w:pPr>
              <w:pStyle w:val="TableRow"/>
            </w:pPr>
            <w:r>
              <w:t>Line drawn between the boxes in the preview pane indicating a relationship.</w:t>
            </w:r>
          </w:p>
        </w:tc>
      </w:tr>
      <w:tr w:rsidR="00187855" w14:paraId="3543B3E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017AC0" w14:textId="77777777" w:rsidR="00187855" w:rsidRDefault="00187855">
            <w:pPr>
              <w:pStyle w:val="TableRow"/>
            </w:pPr>
            <w:r>
              <w:t>lblForwardTerm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CEF81D" w14:textId="77777777" w:rsidR="00187855" w:rsidRDefault="0018785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111448" w14:textId="77777777" w:rsidR="00187855" w:rsidRDefault="00187855">
            <w:pPr>
              <w:pStyle w:val="TableRow"/>
            </w:pPr>
            <w:r>
              <w:t>Label in the preview pane indicating the forward term for the relationship.</w:t>
            </w:r>
          </w:p>
        </w:tc>
      </w:tr>
      <w:tr w:rsidR="00187855" w14:paraId="57D3A90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5A2D32" w14:textId="77777777" w:rsidR="00187855" w:rsidRDefault="00187855">
            <w:pPr>
              <w:pStyle w:val="TableRow"/>
            </w:pPr>
            <w:r>
              <w:lastRenderedPageBreak/>
              <w:t>lblMainTerm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847D13" w14:textId="77777777" w:rsidR="00187855" w:rsidRDefault="0018785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BF3EA9" w14:textId="77777777" w:rsidR="00187855" w:rsidRDefault="00187855">
            <w:pPr>
              <w:pStyle w:val="TableRow"/>
            </w:pPr>
            <w:r>
              <w:t>Label in the preview pane indicating the main term for the relationship.</w:t>
            </w:r>
          </w:p>
        </w:tc>
      </w:tr>
      <w:tr w:rsidR="00187855" w14:paraId="21573C5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08E80E" w14:textId="77777777" w:rsidR="00187855" w:rsidRDefault="00187855">
            <w:pPr>
              <w:pStyle w:val="TableRow"/>
            </w:pPr>
            <w:r>
              <w:t>lblReverseTerm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BB51DA" w14:textId="77777777" w:rsidR="00187855" w:rsidRDefault="00187855">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400045" w14:textId="77777777" w:rsidR="00187855" w:rsidRDefault="00187855">
            <w:pPr>
              <w:pStyle w:val="TableRow"/>
            </w:pPr>
            <w:r>
              <w:t>Label in the preview pane indicating the reverse term for the relationship.</w:t>
            </w:r>
          </w:p>
        </w:tc>
      </w:tr>
      <w:tr w:rsidR="00187855" w14:paraId="34514B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AB3D22B" w14:textId="77777777" w:rsidR="00187855" w:rsidRDefault="00187855">
            <w:pPr>
              <w:pStyle w:val="TableRow"/>
            </w:pPr>
            <w:r>
              <w:t>shpBoxRight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92844D" w14:textId="77777777" w:rsidR="00187855" w:rsidRDefault="00187855">
            <w:pPr>
              <w:pStyle w:val="TableRow"/>
            </w:pPr>
            <w:r>
              <w:t>TShape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EA5F28" w14:textId="77777777" w:rsidR="00187855" w:rsidRDefault="00187855">
            <w:pPr>
              <w:pStyle w:val="TableRow"/>
            </w:pPr>
            <w:r>
              <w:t>Box displayed in the preview pane indicating a concept.</w:t>
            </w:r>
          </w:p>
        </w:tc>
      </w:tr>
      <w:tr w:rsidR="00187855" w14:paraId="1F519D6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CC9879" w14:textId="77777777" w:rsidR="00187855" w:rsidRDefault="00187855">
            <w:pPr>
              <w:pStyle w:val="TableRow"/>
            </w:pPr>
            <w:r>
              <w:t>chkForwardTermVisible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D022689" w14:textId="77777777" w:rsidR="00187855" w:rsidRDefault="00187855">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8D21AB" w14:textId="77777777" w:rsidR="00187855" w:rsidRDefault="00187855">
            <w:pPr>
              <w:pStyle w:val="TableRow"/>
            </w:pPr>
            <w:r>
              <w:t>Checkbox allowing the user to specify if the Forward_Term field from the Thesaurus_Relationship_Type table is displayed alongside the relationship(s).</w:t>
            </w:r>
          </w:p>
        </w:tc>
      </w:tr>
    </w:tbl>
    <w:p w14:paraId="19102AB3" w14:textId="77777777" w:rsidR="00187855" w:rsidRDefault="00187855" w:rsidP="00187855"/>
    <w:p w14:paraId="1C42C3EF" w14:textId="77777777" w:rsidR="0023253A" w:rsidRDefault="0023253A" w:rsidP="00CC6B4D">
      <w:pPr>
        <w:pStyle w:val="Heading4"/>
        <w:numPr>
          <w:ilvl w:val="3"/>
          <w:numId w:val="4"/>
        </w:numPr>
        <w:tabs>
          <w:tab w:val="left" w:pos="720"/>
        </w:tabs>
      </w:pPr>
      <w:bookmarkStart w:id="524" w:name="_Toc292878914"/>
      <w:r>
        <w:t>Base Diagram Relationship Inherited Properties tab</w:t>
      </w:r>
      <w:bookmarkEnd w:id="524"/>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23253A" w14:paraId="2AC2FBD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863766C" w14:textId="77777777" w:rsidR="0023253A" w:rsidRDefault="0023253A">
            <w:pPr>
              <w:pStyle w:val="TableTitle"/>
            </w:pPr>
            <w:r>
              <w:t>Window Name: TfraDiagramRelationshipPropertiesInherited</w:t>
            </w:r>
          </w:p>
        </w:tc>
      </w:tr>
      <w:tr w:rsidR="0023253A" w14:paraId="5ABE5F2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543D1C1" w14:textId="77777777" w:rsidR="0023253A" w:rsidRDefault="0023253A">
            <w:pPr>
              <w:pStyle w:val="TableRow"/>
              <w:keepNext/>
              <w:jc w:val="both"/>
            </w:pPr>
            <w:r>
              <w:rPr>
                <w:b/>
              </w:rPr>
              <w:t>Inherits</w:t>
            </w:r>
            <w:r>
              <w:t>:  TfraDiagramRelationshipProperties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5D29581" w14:textId="77777777" w:rsidR="0023253A" w:rsidRDefault="0023253A">
            <w:pPr>
              <w:pStyle w:val="TableRow"/>
              <w:keepNext/>
              <w:jc w:val="both"/>
            </w:pPr>
            <w:r>
              <w:rPr>
                <w:b/>
              </w:rPr>
              <w:t>Unit File Name</w:t>
            </w:r>
            <w:r>
              <w:t>: DiagramRelationshipPropertiesInherited.pas</w:t>
            </w:r>
          </w:p>
        </w:tc>
      </w:tr>
      <w:tr w:rsidR="0023253A" w14:paraId="4E0E3AA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54A36C" w14:textId="77777777" w:rsidR="0023253A" w:rsidRDefault="0023253A">
            <w:pPr>
              <w:pStyle w:val="TableRow"/>
              <w:keepNext/>
            </w:pPr>
            <w:r>
              <w:rPr>
                <w:b/>
              </w:rPr>
              <w:t>Entities</w:t>
            </w:r>
            <w:r>
              <w:t xml:space="preserve">: </w:t>
            </w:r>
          </w:p>
        </w:tc>
      </w:tr>
      <w:tr w:rsidR="0023253A" w14:paraId="4DB21AA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EDF3E4" w14:textId="77777777" w:rsidR="0023253A" w:rsidRDefault="0023253A">
            <w:pPr>
              <w:pStyle w:val="TableRow"/>
              <w:keepNext/>
            </w:pPr>
            <w:r>
              <w:rPr>
                <w:b/>
              </w:rPr>
              <w:t>Calls</w:t>
            </w:r>
            <w:r>
              <w:t>: None</w:t>
            </w:r>
          </w:p>
        </w:tc>
      </w:tr>
      <w:tr w:rsidR="0023253A" w14:paraId="0C61B0A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4B5C55F" w14:textId="77777777" w:rsidR="0023253A" w:rsidRDefault="0023253A">
            <w:pPr>
              <w:pStyle w:val="TableRow"/>
              <w:keepNext/>
            </w:pPr>
            <w:r>
              <w:rPr>
                <w:b/>
              </w:rPr>
              <w:t>Returns</w:t>
            </w:r>
            <w:r>
              <w:t xml:space="preserve"> </w:t>
            </w:r>
            <w:r>
              <w:rPr>
                <w:b/>
              </w:rPr>
              <w:t>To</w:t>
            </w:r>
            <w:r>
              <w:t>: None</w:t>
            </w:r>
          </w:p>
        </w:tc>
      </w:tr>
      <w:tr w:rsidR="0023253A" w14:paraId="1EF8A98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C26955" w14:textId="77777777" w:rsidR="0023253A" w:rsidRDefault="0023253A">
            <w:pPr>
              <w:pStyle w:val="TableRow"/>
              <w:keepNext/>
            </w:pPr>
            <w:r>
              <w:rPr>
                <w:b/>
              </w:rPr>
              <w:t>Description</w:t>
            </w:r>
            <w:r>
              <w:t>: Specialisation of TfraDiagramRelationshipProperties for managing the properties of relationships or entire relationship types.  These share the common property that they are able to inherit the property settings from a higher level, for example a relationship type inherits its settings from the diagram unless the user specifies otherwise.</w:t>
            </w:r>
          </w:p>
          <w:p w14:paraId="2F4FAEFB" w14:textId="77777777" w:rsidR="0023253A" w:rsidRDefault="0023253A">
            <w:pPr>
              <w:pStyle w:val="TableRow"/>
              <w:keepNext/>
            </w:pPr>
            <w:r>
              <w:t>Checkboxes are introduced to the class to allow the user to control which groups of settings are inherited from the parent settings and which are specified locally.  In addition a combo box is introduced allowing the user to select which specific item (relationship or relationship type) they are editing.  This allows the user to modify settings for multiple objects without closing the dialog.</w:t>
            </w:r>
          </w:p>
        </w:tc>
      </w:tr>
    </w:tbl>
    <w:p w14:paraId="448B76EE" w14:textId="77777777" w:rsidR="0023253A" w:rsidRDefault="0023253A" w:rsidP="0023253A"/>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23253A" w14:paraId="0124933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55E63B9" w14:textId="77777777" w:rsidR="0023253A" w:rsidRDefault="0023253A">
            <w:pPr>
              <w:pStyle w:val="TableTitle"/>
            </w:pPr>
            <w:r>
              <w:lastRenderedPageBreak/>
              <w:t>Window Controls</w:t>
            </w:r>
          </w:p>
        </w:tc>
      </w:tr>
      <w:tr w:rsidR="0023253A" w14:paraId="5498058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2F7040" w14:textId="77777777" w:rsidR="0023253A" w:rsidRDefault="0023253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F242F4" w14:textId="77777777" w:rsidR="0023253A" w:rsidRDefault="0023253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FF922F" w14:textId="77777777" w:rsidR="0023253A" w:rsidRDefault="0023253A">
            <w:pPr>
              <w:pStyle w:val="TableColumnTitles"/>
              <w:keepNext/>
            </w:pPr>
            <w:r>
              <w:rPr>
                <w:i/>
              </w:rPr>
              <w:t>Attribute</w:t>
            </w:r>
            <w:r>
              <w:t xml:space="preserve"> Action</w:t>
            </w:r>
          </w:p>
        </w:tc>
      </w:tr>
      <w:tr w:rsidR="0023253A" w14:paraId="7726E97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19719F" w14:textId="77777777" w:rsidR="0023253A" w:rsidRDefault="0023253A">
            <w:pPr>
              <w:pStyle w:val="TableRow"/>
            </w:pPr>
            <w:r>
              <w:t>cmbItem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28CF94" w14:textId="77777777" w:rsidR="0023253A" w:rsidRDefault="0023253A">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B05367" w14:textId="77777777" w:rsidR="0023253A" w:rsidRDefault="0023253A">
            <w:pPr>
              <w:pStyle w:val="TableRow"/>
            </w:pPr>
            <w:r>
              <w:t>Combo box, implemented in the derived classes to contain a list of the items of the appropriate type (i.e. a list of relationships or relationship types).</w:t>
            </w:r>
          </w:p>
          <w:p w14:paraId="657C932C" w14:textId="77777777" w:rsidR="0023253A" w:rsidRDefault="0023253A">
            <w:pPr>
              <w:pStyle w:val="TableRow"/>
            </w:pPr>
            <w:r>
              <w:t>Selecting an item defines which object or object group's settings are loaded into other controls on the frame.</w:t>
            </w:r>
          </w:p>
        </w:tc>
      </w:tr>
      <w:tr w:rsidR="0023253A" w14:paraId="13A2FBE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AD70B9E" w14:textId="77777777" w:rsidR="0023253A" w:rsidRDefault="0023253A">
            <w:pPr>
              <w:pStyle w:val="TableRow"/>
            </w:pPr>
            <w:r>
              <w:t>chkOverrideLine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E56546" w14:textId="77777777" w:rsidR="0023253A" w:rsidRDefault="0023253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6ADCBB" w14:textId="77777777" w:rsidR="0023253A" w:rsidRDefault="0023253A">
            <w:pPr>
              <w:pStyle w:val="TableRow"/>
            </w:pPr>
            <w:r>
              <w:t>Default unchecked.  When checked, specifies that the relationship or relationship type's line display settings are controlled by the componenents on this frame.</w:t>
            </w:r>
          </w:p>
        </w:tc>
      </w:tr>
      <w:tr w:rsidR="0023253A" w14:paraId="36A1C07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A5A9A6" w14:textId="77777777" w:rsidR="0023253A" w:rsidRDefault="0023253A">
            <w:pPr>
              <w:pStyle w:val="TableRow"/>
            </w:pPr>
            <w:r>
              <w:t>chkOverrideLabel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6A2702" w14:textId="77777777" w:rsidR="0023253A" w:rsidRDefault="0023253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677288" w14:textId="77777777" w:rsidR="0023253A" w:rsidRDefault="0023253A">
            <w:pPr>
              <w:pStyle w:val="TableRow"/>
            </w:pPr>
            <w:r>
              <w:t>Default unchecked.  When checked, specifies that the relationship or relationship type's label display settings are controlled by the componenents on this frame.</w:t>
            </w:r>
          </w:p>
        </w:tc>
      </w:tr>
      <w:tr w:rsidR="0023253A" w14:paraId="5939F32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60A49C" w14:textId="77777777" w:rsidR="0023253A" w:rsidRDefault="0023253A">
            <w:pPr>
              <w:pStyle w:val="TableRow"/>
            </w:pPr>
            <w:r>
              <w:t>chkOverrideFont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97F4A6" w14:textId="77777777" w:rsidR="0023253A" w:rsidRDefault="0023253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916770" w14:textId="77777777" w:rsidR="0023253A" w:rsidRDefault="0023253A">
            <w:pPr>
              <w:pStyle w:val="TableRow"/>
            </w:pPr>
            <w:r>
              <w:t>Default unchecked.  When checked, specifies that the relationship or relationship type's font display settings are controlled by the componenents on this frame.</w:t>
            </w:r>
          </w:p>
        </w:tc>
      </w:tr>
    </w:tbl>
    <w:p w14:paraId="1F31F33D" w14:textId="77777777" w:rsidR="0023253A" w:rsidRDefault="0023253A" w:rsidP="0023253A"/>
    <w:p w14:paraId="5A4D3D5B" w14:textId="77777777" w:rsidR="0023253A" w:rsidRDefault="0023253A" w:rsidP="0023253A"/>
    <w:p w14:paraId="6037AFDD" w14:textId="77777777" w:rsidR="001E28AB" w:rsidRDefault="001E28AB" w:rsidP="00840903">
      <w:pPr>
        <w:pStyle w:val="Heading3"/>
      </w:pPr>
      <w:bookmarkStart w:id="525" w:name="_Toc292878915"/>
      <w:r>
        <w:t>Quick Entry Addin</w:t>
      </w:r>
      <w:bookmarkEnd w:id="525"/>
    </w:p>
    <w:p w14:paraId="53628906" w14:textId="77777777" w:rsidR="00AF6D3F" w:rsidRDefault="00AF6D3F" w:rsidP="00840903">
      <w:pPr>
        <w:pStyle w:val="Heading4"/>
      </w:pPr>
      <w:bookmarkStart w:id="526" w:name="_Toc292878916"/>
      <w:r>
        <w:t>Overview</w:t>
      </w:r>
      <w:bookmarkEnd w:id="526"/>
    </w:p>
    <w:p w14:paraId="062F9FEC" w14:textId="77777777" w:rsidR="00AF6D3F" w:rsidRPr="00AF6D3F" w:rsidRDefault="00AF6D3F" w:rsidP="00AF6D3F">
      <w:pPr>
        <w:pStyle w:val="NormalIndent"/>
      </w:pPr>
      <w:r>
        <w:t>The Collections Module contains a Quick Entry facility, allowing the user to create customisable templates for rapid data entry of specimens and occurrences data.  The user selects from a number of predefined fields available to attach to a Quick Entry template, then uses the template during a data entry session for rapid data entry into those fields.  Data is not saved to the main database model until the user specifically requests to process a record.  This has 2 benefits, firstly it allows minor staff to assist with a data entry task without ever giving them priveleges to enter data in the main database.  Secondly, as the Quick Entry data is initially stored in a very simple data model, the process of data entry is faster than if the data was added straight to the main data model.</w:t>
      </w:r>
    </w:p>
    <w:p w14:paraId="6C16D40F" w14:textId="77777777" w:rsidR="00F3149D" w:rsidRDefault="00F3149D" w:rsidP="00840903">
      <w:pPr>
        <w:pStyle w:val="Heading4"/>
      </w:pPr>
      <w:bookmarkStart w:id="527" w:name="_Toc292878917"/>
      <w:r>
        <w:t>Screen Flow Diagram</w:t>
      </w:r>
      <w:bookmarkEnd w:id="527"/>
    </w:p>
    <w:p w14:paraId="42D22D8C" w14:textId="77777777" w:rsidR="00F3149D" w:rsidRDefault="00F3149D" w:rsidP="00F3149D">
      <w:pPr>
        <w:pStyle w:val="NormalIndent"/>
      </w:pPr>
      <w:r>
        <w:t>The following diagram illustrates the screen flow between Recorder and the Quick Entry screens.  Several ‘return data’ type links are available from the quick entry screens to the Thesaurus and other existing Recorder screens.</w:t>
      </w:r>
    </w:p>
    <w:p w14:paraId="142A357E" w14:textId="337D9E25" w:rsidR="00F3149D" w:rsidRPr="00F3149D" w:rsidRDefault="005550DB" w:rsidP="00F3149D">
      <w:pPr>
        <w:pStyle w:val="NormalIndent"/>
      </w:pPr>
      <w:r w:rsidRPr="00F3149D">
        <w:rPr>
          <w:noProof/>
          <w:lang w:eastAsia="en-GB"/>
        </w:rPr>
        <w:lastRenderedPageBreak/>
        <w:drawing>
          <wp:inline distT="0" distB="0" distL="0" distR="0" wp14:anchorId="57424EA2" wp14:editId="32EC6F7B">
            <wp:extent cx="5267325" cy="29241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3252F040" w14:textId="77777777" w:rsidR="00AF6D3F" w:rsidRDefault="00AF6D3F" w:rsidP="00840903">
      <w:pPr>
        <w:pStyle w:val="Heading3"/>
      </w:pPr>
      <w:bookmarkStart w:id="528" w:name="_Ref278816487"/>
      <w:bookmarkStart w:id="529" w:name="_Toc292878918"/>
      <w:r>
        <w:t>Quick Entry Fields</w:t>
      </w:r>
      <w:bookmarkEnd w:id="528"/>
      <w:bookmarkEnd w:id="529"/>
    </w:p>
    <w:p w14:paraId="32D79A0C" w14:textId="77777777" w:rsidR="00AF6D3F" w:rsidRDefault="00AF6D3F" w:rsidP="00AF6D3F">
      <w:pPr>
        <w:pStyle w:val="NormalIndent"/>
      </w:pPr>
      <w:r>
        <w:t>The fields listed below are available for use on Quick Entry templates.</w:t>
      </w: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185E2136"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143D8D30" w14:textId="77777777" w:rsidR="00AF6D3F" w:rsidRDefault="00AF6D3F" w:rsidP="003B29DF">
            <w:pPr>
              <w:pStyle w:val="TableTitle"/>
            </w:pPr>
            <w:r>
              <w:lastRenderedPageBreak/>
              <w:t>Field Name: Determination</w:t>
            </w:r>
          </w:p>
        </w:tc>
      </w:tr>
      <w:tr w:rsidR="00AF6D3F" w14:paraId="085E6A2C" w14:textId="77777777">
        <w:tc>
          <w:tcPr>
            <w:tcW w:w="2628" w:type="dxa"/>
            <w:tcBorders>
              <w:top w:val="single" w:sz="6" w:space="0" w:color="auto"/>
              <w:left w:val="single" w:sz="6" w:space="0" w:color="auto"/>
              <w:bottom w:val="single" w:sz="6" w:space="0" w:color="auto"/>
              <w:right w:val="nil"/>
            </w:tcBorders>
            <w:shd w:val="clear" w:color="auto" w:fill="auto"/>
          </w:tcPr>
          <w:p w14:paraId="6E2CE5FD" w14:textId="77777777" w:rsidR="00AF6D3F" w:rsidRDefault="00AF6D3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4B7FFECA" w14:textId="77777777" w:rsidR="00AF6D3F" w:rsidRPr="00AF6D3F" w:rsidRDefault="00AF6D3F" w:rsidP="003B29DF">
            <w:pPr>
              <w:pStyle w:val="TableRow"/>
              <w:keepNext/>
              <w:rPr>
                <w:bCs/>
              </w:rPr>
            </w:pPr>
            <w:r w:rsidRPr="00AF6D3F">
              <w:rPr>
                <w:bCs/>
              </w:rPr>
              <w:t>Specimens and Occurrences templates</w:t>
            </w:r>
          </w:p>
        </w:tc>
      </w:tr>
      <w:tr w:rsidR="00AF6D3F" w14:paraId="78AA5D3A" w14:textId="77777777">
        <w:tc>
          <w:tcPr>
            <w:tcW w:w="2628" w:type="dxa"/>
            <w:tcBorders>
              <w:top w:val="single" w:sz="6" w:space="0" w:color="auto"/>
              <w:left w:val="single" w:sz="6" w:space="0" w:color="auto"/>
              <w:bottom w:val="single" w:sz="6" w:space="0" w:color="auto"/>
              <w:right w:val="nil"/>
            </w:tcBorders>
            <w:shd w:val="clear" w:color="auto" w:fill="auto"/>
          </w:tcPr>
          <w:p w14:paraId="291BC4D8" w14:textId="77777777" w:rsidR="00AF6D3F" w:rsidRDefault="00AF6D3F" w:rsidP="003B29DF">
            <w:pPr>
              <w:pStyle w:val="TableRow"/>
              <w:keepNext/>
              <w:rPr>
                <w:b/>
              </w:rPr>
            </w:pPr>
            <w:r>
              <w:rPr>
                <w:b/>
              </w:rPr>
              <w:lastRenderedPageBreak/>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295B686A" w14:textId="77777777" w:rsidR="00AF6D3F" w:rsidRDefault="00AF6D3F" w:rsidP="003B29DF">
            <w:pPr>
              <w:pStyle w:val="TableRow"/>
              <w:keepNext/>
              <w:rPr>
                <w:bCs/>
              </w:rPr>
            </w:pPr>
            <w:r>
              <w:rPr>
                <w:bCs/>
              </w:rPr>
              <w:t>Edit box, linked to Thesaurus and the domain is in the template’s subject area if specified (QE_Template.Subject_Area_Key).</w:t>
            </w:r>
            <w:r w:rsidR="003B29DF">
              <w:rPr>
                <w:bCs/>
              </w:rPr>
              <w:t xml:space="preserve">  A button is available to the right of the control to initiate a Return Data - F9 link.</w:t>
            </w:r>
          </w:p>
          <w:p w14:paraId="32C16B19" w14:textId="77777777" w:rsidR="00E55CE1" w:rsidRDefault="00E55CE1" w:rsidP="003B29DF">
            <w:pPr>
              <w:pStyle w:val="TableRow"/>
              <w:keepNext/>
            </w:pPr>
            <w:r>
              <w:t>A concept is only accepted if the related Domain.Has_Occurrences field is 1.  Concepts are also only accepted if there is no record in the Taxon_Dictionary_Concept_Mapping table.  Such records are hidden from the find dialog, and if the return data or drag drop facility is used to attempt to put the concept in  the Determination, then a message is displayed ‘The concept you have selected has an associated item in the Taxon Dictionary, therefore it can only be used to determine Life Sciences specimens.’, with an Ok button.</w:t>
            </w:r>
          </w:p>
          <w:p w14:paraId="41366796" w14:textId="77777777" w:rsidR="007B23AC" w:rsidRDefault="007B23AC" w:rsidP="003B29DF">
            <w:pPr>
              <w:pStyle w:val="TableRow"/>
              <w:keepNext/>
            </w:pPr>
            <w:r>
              <w:t>This field allows multiple values. If multiple values are present, then multiple determination records are created and attached to the specimen. If there are multiple determinations, then the each determination uses the determiner value at the same index position in the list, if available. If insufficient determiner values are available for the number of determinations, then the determinations with no determiner value use the last available determiner value in the list. Also, if insufficient determinations area available for the number of determiners, then the last determination has the determiner from the same index position plus all remaining determiners associated with it.</w:t>
            </w:r>
          </w:p>
          <w:p w14:paraId="5F30C699" w14:textId="77777777" w:rsidR="005539A4" w:rsidRDefault="005539A4" w:rsidP="003B29DF">
            <w:pPr>
              <w:pStyle w:val="TableRow"/>
              <w:keepNext/>
            </w:pPr>
            <w:r>
              <w:t xml:space="preserve">The display text is </w:t>
            </w:r>
            <w:r w:rsidR="00F04F4E">
              <w:t xml:space="preserve">dependent upon the option ‘Show determination lists in Quick Entry’.  If set to false,  </w:t>
            </w:r>
            <w:r>
              <w:t>the concept name</w:t>
            </w:r>
            <w:r w:rsidR="00F04F4E">
              <w:t xml:space="preserve"> is displayed in the standard format. If sert to true the concpt name is contantenated with the</w:t>
            </w:r>
            <w:r>
              <w:t xml:space="preserve"> concept group name. </w:t>
            </w:r>
            <w:r>
              <w:rPr>
                <w:bCs/>
              </w:rPr>
              <w:t xml:space="preserve">E.g. </w:t>
            </w:r>
            <w:r w:rsidRPr="005539A4">
              <w:rPr>
                <w:bCs/>
              </w:rPr>
              <w:t>Turanite - LNMNH Mineral List</w:t>
            </w:r>
          </w:p>
          <w:p w14:paraId="6D3FC501" w14:textId="77777777" w:rsidR="007B23AC" w:rsidRDefault="007B23AC" w:rsidP="007B23AC">
            <w:pPr>
              <w:pStyle w:val="TableRow"/>
              <w:keepNext/>
              <w:rPr>
                <w:bCs/>
              </w:rPr>
            </w:pPr>
            <w:r w:rsidRPr="007B23AC">
              <w:rPr>
                <w:bCs/>
              </w:rPr>
              <w:t>E.g.:</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4"/>
              <w:gridCol w:w="2945"/>
            </w:tblGrid>
            <w:tr w:rsidR="007B23AC" w:rsidRPr="00D87EF4" w14:paraId="043310A1" w14:textId="77777777" w:rsidTr="00D87EF4">
              <w:tc>
                <w:tcPr>
                  <w:tcW w:w="2944" w:type="dxa"/>
                </w:tcPr>
                <w:p w14:paraId="4275A702" w14:textId="77777777" w:rsidR="007B23AC" w:rsidRPr="00D87EF4" w:rsidRDefault="007B23AC" w:rsidP="00D87EF4">
                  <w:pPr>
                    <w:pStyle w:val="CodeSamples"/>
                    <w:spacing w:before="60"/>
                    <w:rPr>
                      <w:b/>
                    </w:rPr>
                  </w:pPr>
                  <w:r w:rsidRPr="00D87EF4">
                    <w:rPr>
                      <w:b/>
                    </w:rPr>
                    <w:t>Determination</w:t>
                  </w:r>
                </w:p>
              </w:tc>
              <w:tc>
                <w:tcPr>
                  <w:tcW w:w="2945" w:type="dxa"/>
                </w:tcPr>
                <w:p w14:paraId="3694C414" w14:textId="77777777" w:rsidR="007B23AC" w:rsidRPr="00D87EF4" w:rsidRDefault="007B23AC" w:rsidP="00D87EF4">
                  <w:pPr>
                    <w:pStyle w:val="CodeSamples"/>
                    <w:spacing w:before="60"/>
                    <w:rPr>
                      <w:b/>
                    </w:rPr>
                  </w:pPr>
                  <w:r w:rsidRPr="00D87EF4">
                    <w:rPr>
                      <w:b/>
                    </w:rPr>
                    <w:t>Determiner</w:t>
                  </w:r>
                </w:p>
              </w:tc>
            </w:tr>
            <w:tr w:rsidR="007B23AC" w:rsidRPr="007B23AC" w14:paraId="79AD4EA8" w14:textId="77777777" w:rsidTr="00D87EF4">
              <w:tc>
                <w:tcPr>
                  <w:tcW w:w="2944" w:type="dxa"/>
                </w:tcPr>
                <w:p w14:paraId="3611B067" w14:textId="77777777" w:rsidR="007B23AC" w:rsidRPr="007B23AC" w:rsidRDefault="007B23AC" w:rsidP="005539A4">
                  <w:pPr>
                    <w:pStyle w:val="CodeSamples"/>
                    <w:spacing w:before="60"/>
                  </w:pPr>
                  <w:r w:rsidRPr="007B23AC">
                    <w:t>Trilobyte</w:t>
                  </w:r>
                </w:p>
              </w:tc>
              <w:tc>
                <w:tcPr>
                  <w:tcW w:w="2945" w:type="dxa"/>
                </w:tcPr>
                <w:p w14:paraId="5FA936EF" w14:textId="77777777" w:rsidR="007B23AC" w:rsidRPr="007B23AC" w:rsidRDefault="007B23AC" w:rsidP="00D87EF4">
                  <w:pPr>
                    <w:pStyle w:val="CodeSamples"/>
                    <w:spacing w:before="60"/>
                  </w:pPr>
                  <w:r w:rsidRPr="007B23AC">
                    <w:t>F Smith</w:t>
                  </w:r>
                </w:p>
              </w:tc>
            </w:tr>
            <w:tr w:rsidR="007B23AC" w:rsidRPr="00D87EF4" w14:paraId="7B5146E1" w14:textId="77777777" w:rsidTr="00D87EF4">
              <w:tc>
                <w:tcPr>
                  <w:tcW w:w="2944" w:type="dxa"/>
                </w:tcPr>
                <w:p w14:paraId="08AF6916" w14:textId="77777777" w:rsidR="007B23AC" w:rsidRPr="007B23AC" w:rsidRDefault="007B23AC" w:rsidP="00D87EF4">
                  <w:pPr>
                    <w:pStyle w:val="CodeSamples"/>
                    <w:spacing w:before="60"/>
                  </w:pPr>
                  <w:r w:rsidRPr="007B23AC">
                    <w:t>Lower Hettangian</w:t>
                  </w:r>
                </w:p>
              </w:tc>
              <w:tc>
                <w:tcPr>
                  <w:tcW w:w="2945" w:type="dxa"/>
                </w:tcPr>
                <w:p w14:paraId="4C5F33C1" w14:textId="77777777" w:rsidR="007B23AC" w:rsidRPr="007B23AC" w:rsidRDefault="007B23AC" w:rsidP="00D87EF4">
                  <w:pPr>
                    <w:pStyle w:val="CodeSamples"/>
                    <w:spacing w:before="60"/>
                  </w:pPr>
                  <w:r w:rsidRPr="007B23AC">
                    <w:t>A Muller</w:t>
                  </w:r>
                </w:p>
              </w:tc>
            </w:tr>
          </w:tbl>
          <w:p w14:paraId="781928C9" w14:textId="77777777" w:rsidR="007B23AC" w:rsidRPr="007B23AC" w:rsidRDefault="007B23AC" w:rsidP="007B23AC">
            <w:pPr>
              <w:pStyle w:val="CodeSamples"/>
              <w:ind w:left="432"/>
            </w:pPr>
            <w:r w:rsidRPr="007B23AC">
              <w:t xml:space="preserve"> </w:t>
            </w:r>
          </w:p>
          <w:p w14:paraId="783E9B61" w14:textId="77777777" w:rsidR="007B23AC" w:rsidRPr="007B23AC" w:rsidRDefault="007B23AC" w:rsidP="007B23AC">
            <w:pPr>
              <w:pStyle w:val="CodeSamples"/>
              <w:ind w:left="432"/>
            </w:pPr>
            <w:r w:rsidRPr="007B23AC">
              <w:t xml:space="preserve">The above grid results in a determination of Trilobyte by F Smith and a determination of </w:t>
            </w:r>
            <w:smartTag w:uri="urn:schemas-microsoft-com:office:smarttags" w:element="place">
              <w:r w:rsidRPr="007B23AC">
                <w:t>Lower Hettangian</w:t>
              </w:r>
            </w:smartTag>
            <w:r w:rsidRPr="007B23AC">
              <w:t xml:space="preserve"> by A Muller. </w:t>
            </w:r>
          </w:p>
          <w:p w14:paraId="14DBDBE4" w14:textId="77777777" w:rsidR="007B23AC" w:rsidRPr="007B23AC" w:rsidRDefault="007B23AC" w:rsidP="007B23AC">
            <w:pPr>
              <w:pStyle w:val="CodeSamples"/>
              <w:ind w:left="432"/>
            </w:pP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4"/>
              <w:gridCol w:w="2945"/>
            </w:tblGrid>
            <w:tr w:rsidR="007B23AC" w:rsidRPr="007B23AC" w14:paraId="36B09107" w14:textId="77777777" w:rsidTr="00D87EF4">
              <w:tc>
                <w:tcPr>
                  <w:tcW w:w="2944" w:type="dxa"/>
                </w:tcPr>
                <w:p w14:paraId="518F72D9" w14:textId="77777777" w:rsidR="007B23AC" w:rsidRPr="00D87EF4" w:rsidRDefault="007B23AC" w:rsidP="00D87EF4">
                  <w:pPr>
                    <w:pStyle w:val="CodeSamples"/>
                    <w:spacing w:before="60"/>
                    <w:rPr>
                      <w:b/>
                    </w:rPr>
                  </w:pPr>
                  <w:r w:rsidRPr="00D87EF4">
                    <w:rPr>
                      <w:b/>
                    </w:rPr>
                    <w:t>Determination</w:t>
                  </w:r>
                </w:p>
              </w:tc>
              <w:tc>
                <w:tcPr>
                  <w:tcW w:w="2945" w:type="dxa"/>
                </w:tcPr>
                <w:p w14:paraId="0735D171" w14:textId="77777777" w:rsidR="007B23AC" w:rsidRPr="00D87EF4" w:rsidRDefault="007B23AC" w:rsidP="00D87EF4">
                  <w:pPr>
                    <w:pStyle w:val="CodeSamples"/>
                    <w:spacing w:before="60"/>
                    <w:rPr>
                      <w:b/>
                    </w:rPr>
                  </w:pPr>
                  <w:r w:rsidRPr="00D87EF4">
                    <w:rPr>
                      <w:b/>
                    </w:rPr>
                    <w:t>Determiner</w:t>
                  </w:r>
                </w:p>
              </w:tc>
            </w:tr>
            <w:tr w:rsidR="007B23AC" w:rsidRPr="007B23AC" w14:paraId="39FCC54B" w14:textId="77777777" w:rsidTr="00D87EF4">
              <w:tc>
                <w:tcPr>
                  <w:tcW w:w="2944" w:type="dxa"/>
                </w:tcPr>
                <w:p w14:paraId="2EB87D21" w14:textId="77777777" w:rsidR="007B23AC" w:rsidRPr="007B23AC" w:rsidRDefault="007B23AC" w:rsidP="00D87EF4">
                  <w:pPr>
                    <w:pStyle w:val="CodeSamples"/>
                    <w:spacing w:before="60"/>
                  </w:pPr>
                  <w:r w:rsidRPr="007B23AC">
                    <w:t>Trilobyte</w:t>
                  </w:r>
                </w:p>
              </w:tc>
              <w:tc>
                <w:tcPr>
                  <w:tcW w:w="2945" w:type="dxa"/>
                </w:tcPr>
                <w:p w14:paraId="76A52EAE" w14:textId="77777777" w:rsidR="007B23AC" w:rsidRPr="007B23AC" w:rsidRDefault="007B23AC" w:rsidP="00D87EF4">
                  <w:pPr>
                    <w:pStyle w:val="CodeSamples"/>
                    <w:spacing w:before="60"/>
                  </w:pPr>
                  <w:r w:rsidRPr="007B23AC">
                    <w:t>F Smith</w:t>
                  </w:r>
                </w:p>
              </w:tc>
            </w:tr>
            <w:tr w:rsidR="007B23AC" w:rsidRPr="007B23AC" w14:paraId="3A70BF85" w14:textId="77777777" w:rsidTr="00D87EF4">
              <w:tc>
                <w:tcPr>
                  <w:tcW w:w="2944" w:type="dxa"/>
                </w:tcPr>
                <w:p w14:paraId="3129A04B" w14:textId="77777777" w:rsidR="007B23AC" w:rsidRPr="007B23AC" w:rsidRDefault="007B23AC" w:rsidP="00D87EF4">
                  <w:pPr>
                    <w:pStyle w:val="CodeSamples"/>
                    <w:spacing w:before="60"/>
                  </w:pPr>
                  <w:smartTag w:uri="urn:schemas-microsoft-com:office:smarttags" w:element="place">
                    <w:r w:rsidRPr="007B23AC">
                      <w:t>Lower Hettangian</w:t>
                    </w:r>
                  </w:smartTag>
                </w:p>
              </w:tc>
              <w:tc>
                <w:tcPr>
                  <w:tcW w:w="2945" w:type="dxa"/>
                </w:tcPr>
                <w:p w14:paraId="24F7331E" w14:textId="77777777" w:rsidR="007B23AC" w:rsidRPr="007B23AC" w:rsidRDefault="007B23AC" w:rsidP="00D87EF4">
                  <w:pPr>
                    <w:pStyle w:val="CodeSamples"/>
                    <w:spacing w:before="60"/>
                  </w:pPr>
                  <w:r w:rsidRPr="007B23AC">
                    <w:t>A Muller</w:t>
                  </w:r>
                </w:p>
              </w:tc>
            </w:tr>
            <w:tr w:rsidR="007B23AC" w:rsidRPr="00D87EF4" w14:paraId="63C58B1A" w14:textId="77777777" w:rsidTr="00D87EF4">
              <w:tc>
                <w:tcPr>
                  <w:tcW w:w="2944" w:type="dxa"/>
                </w:tcPr>
                <w:p w14:paraId="12701EF2" w14:textId="77777777" w:rsidR="007B23AC" w:rsidRPr="007B23AC" w:rsidRDefault="007B23AC" w:rsidP="00D87EF4">
                  <w:pPr>
                    <w:pStyle w:val="CodeSamples"/>
                    <w:spacing w:before="60"/>
                  </w:pPr>
                </w:p>
              </w:tc>
              <w:tc>
                <w:tcPr>
                  <w:tcW w:w="2945" w:type="dxa"/>
                </w:tcPr>
                <w:p w14:paraId="725FE448" w14:textId="77777777" w:rsidR="007B23AC" w:rsidRPr="007B23AC" w:rsidRDefault="007B23AC" w:rsidP="00D87EF4">
                  <w:pPr>
                    <w:pStyle w:val="CodeSamples"/>
                    <w:spacing w:before="60"/>
                  </w:pPr>
                  <w:r w:rsidRPr="007B23AC">
                    <w:t>T Walisch</w:t>
                  </w:r>
                </w:p>
              </w:tc>
            </w:tr>
          </w:tbl>
          <w:p w14:paraId="2C76427B" w14:textId="77777777" w:rsidR="007B23AC" w:rsidRPr="007B23AC" w:rsidRDefault="007B23AC" w:rsidP="007B23AC">
            <w:pPr>
              <w:pStyle w:val="CodeSamples"/>
              <w:ind w:left="432"/>
            </w:pPr>
            <w:r w:rsidRPr="007B23AC">
              <w:t xml:space="preserve"> </w:t>
            </w:r>
          </w:p>
          <w:p w14:paraId="4FE140F3" w14:textId="77777777" w:rsidR="007B23AC" w:rsidRPr="007B23AC" w:rsidRDefault="007B23AC" w:rsidP="007B23AC">
            <w:pPr>
              <w:pStyle w:val="CodeSamples"/>
              <w:ind w:left="432"/>
            </w:pPr>
            <w:r w:rsidRPr="007B23AC">
              <w:t xml:space="preserve">The above grid results in a determination of Trilobyte by F Smith and </w:t>
            </w:r>
            <w:r w:rsidR="00453DBE">
              <w:t>2</w:t>
            </w:r>
            <w:r w:rsidRPr="007B23AC">
              <w:t xml:space="preserve"> determination</w:t>
            </w:r>
            <w:r w:rsidR="00453DBE">
              <w:t>s</w:t>
            </w:r>
            <w:r w:rsidRPr="007B23AC">
              <w:t xml:space="preserve"> of </w:t>
            </w:r>
            <w:smartTag w:uri="urn:schemas-microsoft-com:office:smarttags" w:element="place">
              <w:r w:rsidRPr="007B23AC">
                <w:t>Lower Hettangian</w:t>
              </w:r>
            </w:smartTag>
            <w:r w:rsidR="00453DBE">
              <w:t>, one</w:t>
            </w:r>
            <w:r w:rsidRPr="007B23AC">
              <w:t xml:space="preserve"> by A Muller and</w:t>
            </w:r>
            <w:r w:rsidR="00453DBE">
              <w:t xml:space="preserve"> one</w:t>
            </w:r>
            <w:r w:rsidRPr="007B23AC">
              <w:t xml:space="preserve"> </w:t>
            </w:r>
            <w:r w:rsidR="00453DBE">
              <w:t xml:space="preserve">by </w:t>
            </w:r>
            <w:r w:rsidRPr="007B23AC">
              <w:t xml:space="preserve">T Walisch. </w:t>
            </w:r>
          </w:p>
          <w:p w14:paraId="0F858312" w14:textId="77777777" w:rsidR="007B23AC" w:rsidRPr="007B23AC" w:rsidRDefault="007B23AC" w:rsidP="007B23AC">
            <w:pPr>
              <w:pStyle w:val="CodeSamples"/>
              <w:ind w:left="432"/>
            </w:pP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4"/>
              <w:gridCol w:w="2945"/>
            </w:tblGrid>
            <w:tr w:rsidR="007B23AC" w:rsidRPr="007B23AC" w14:paraId="118DDD5A" w14:textId="77777777" w:rsidTr="00D87EF4">
              <w:tc>
                <w:tcPr>
                  <w:tcW w:w="2944" w:type="dxa"/>
                </w:tcPr>
                <w:p w14:paraId="10020662" w14:textId="77777777" w:rsidR="007B23AC" w:rsidRPr="00D87EF4" w:rsidRDefault="007B23AC" w:rsidP="00D87EF4">
                  <w:pPr>
                    <w:pStyle w:val="CodeSamples"/>
                    <w:spacing w:before="60"/>
                    <w:rPr>
                      <w:b/>
                    </w:rPr>
                  </w:pPr>
                  <w:r w:rsidRPr="00D87EF4">
                    <w:rPr>
                      <w:b/>
                    </w:rPr>
                    <w:t>Determination</w:t>
                  </w:r>
                </w:p>
              </w:tc>
              <w:tc>
                <w:tcPr>
                  <w:tcW w:w="2945" w:type="dxa"/>
                </w:tcPr>
                <w:p w14:paraId="38BBA3F6" w14:textId="77777777" w:rsidR="007B23AC" w:rsidRPr="00D87EF4" w:rsidRDefault="007B23AC" w:rsidP="00D87EF4">
                  <w:pPr>
                    <w:pStyle w:val="CodeSamples"/>
                    <w:spacing w:before="60"/>
                    <w:rPr>
                      <w:b/>
                    </w:rPr>
                  </w:pPr>
                  <w:r w:rsidRPr="00D87EF4">
                    <w:rPr>
                      <w:b/>
                    </w:rPr>
                    <w:t>Determiner</w:t>
                  </w:r>
                </w:p>
              </w:tc>
            </w:tr>
            <w:tr w:rsidR="007B23AC" w:rsidRPr="007B23AC" w14:paraId="7BA8CD02" w14:textId="77777777" w:rsidTr="00D87EF4">
              <w:tc>
                <w:tcPr>
                  <w:tcW w:w="2944" w:type="dxa"/>
                </w:tcPr>
                <w:p w14:paraId="0A717607" w14:textId="77777777" w:rsidR="007B23AC" w:rsidRPr="007B23AC" w:rsidRDefault="007B23AC" w:rsidP="00D87EF4">
                  <w:pPr>
                    <w:pStyle w:val="CodeSamples"/>
                    <w:spacing w:before="60"/>
                  </w:pPr>
                  <w:r w:rsidRPr="007B23AC">
                    <w:t>Trilobyte</w:t>
                  </w:r>
                </w:p>
              </w:tc>
              <w:tc>
                <w:tcPr>
                  <w:tcW w:w="2945" w:type="dxa"/>
                </w:tcPr>
                <w:p w14:paraId="3DC9A417" w14:textId="77777777" w:rsidR="007B23AC" w:rsidRPr="007B23AC" w:rsidRDefault="007B23AC" w:rsidP="00D87EF4">
                  <w:pPr>
                    <w:pStyle w:val="CodeSamples"/>
                    <w:spacing w:before="60"/>
                  </w:pPr>
                  <w:r w:rsidRPr="007B23AC">
                    <w:t>F Smith</w:t>
                  </w:r>
                </w:p>
              </w:tc>
            </w:tr>
            <w:tr w:rsidR="007B23AC" w:rsidRPr="007B23AC" w14:paraId="048C386A" w14:textId="77777777" w:rsidTr="00D87EF4">
              <w:tc>
                <w:tcPr>
                  <w:tcW w:w="2944" w:type="dxa"/>
                </w:tcPr>
                <w:p w14:paraId="15CDD0F2" w14:textId="77777777" w:rsidR="007B23AC" w:rsidRPr="007B23AC" w:rsidRDefault="007B23AC" w:rsidP="00D87EF4">
                  <w:pPr>
                    <w:pStyle w:val="CodeSamples"/>
                    <w:spacing w:before="60"/>
                  </w:pPr>
                  <w:smartTag w:uri="urn:schemas-microsoft-com:office:smarttags" w:element="place">
                    <w:r w:rsidRPr="007B23AC">
                      <w:t>Lower Hettangian</w:t>
                    </w:r>
                  </w:smartTag>
                </w:p>
              </w:tc>
              <w:tc>
                <w:tcPr>
                  <w:tcW w:w="2945" w:type="dxa"/>
                </w:tcPr>
                <w:p w14:paraId="13D59A46" w14:textId="77777777" w:rsidR="007B23AC" w:rsidRPr="007B23AC" w:rsidRDefault="007B23AC" w:rsidP="00D87EF4">
                  <w:pPr>
                    <w:pStyle w:val="CodeSamples"/>
                    <w:spacing w:before="60"/>
                  </w:pPr>
                  <w:r w:rsidRPr="007B23AC">
                    <w:t>A Muller</w:t>
                  </w:r>
                </w:p>
              </w:tc>
            </w:tr>
            <w:tr w:rsidR="007B23AC" w:rsidRPr="00D87EF4" w14:paraId="3FF51453" w14:textId="77777777" w:rsidTr="00D87EF4">
              <w:tc>
                <w:tcPr>
                  <w:tcW w:w="2944" w:type="dxa"/>
                </w:tcPr>
                <w:p w14:paraId="125CEAD7" w14:textId="77777777" w:rsidR="007B23AC" w:rsidRPr="007B23AC" w:rsidRDefault="007B23AC" w:rsidP="00D87EF4">
                  <w:pPr>
                    <w:pStyle w:val="CodeSamples"/>
                    <w:spacing w:before="60"/>
                  </w:pPr>
                  <w:r w:rsidRPr="007B23AC">
                    <w:t>Middle-Upper Hettangian</w:t>
                  </w:r>
                </w:p>
              </w:tc>
              <w:tc>
                <w:tcPr>
                  <w:tcW w:w="2945" w:type="dxa"/>
                </w:tcPr>
                <w:p w14:paraId="11A9F3A7" w14:textId="77777777" w:rsidR="007B23AC" w:rsidRPr="007B23AC" w:rsidRDefault="007B23AC" w:rsidP="00D87EF4">
                  <w:pPr>
                    <w:pStyle w:val="CodeSamples"/>
                    <w:spacing w:before="60"/>
                  </w:pPr>
                </w:p>
              </w:tc>
            </w:tr>
          </w:tbl>
          <w:p w14:paraId="38199902" w14:textId="77777777" w:rsidR="007B23AC" w:rsidRPr="007B23AC" w:rsidRDefault="007B23AC" w:rsidP="007B23AC">
            <w:pPr>
              <w:pStyle w:val="CodeSamples"/>
              <w:ind w:left="432"/>
            </w:pPr>
            <w:r w:rsidRPr="007B23AC">
              <w:t xml:space="preserve"> </w:t>
            </w:r>
          </w:p>
          <w:p w14:paraId="490FA7EF" w14:textId="77777777" w:rsidR="007B23AC" w:rsidRPr="007B23AC" w:rsidRDefault="007B23AC" w:rsidP="007B23AC">
            <w:pPr>
              <w:pStyle w:val="CodeSamples"/>
              <w:ind w:left="432"/>
            </w:pPr>
            <w:r w:rsidRPr="007B23AC">
              <w:t xml:space="preserve">The above grid results in a determination of Trilobyte by F Smith and a determination of </w:t>
            </w:r>
            <w:smartTag w:uri="urn:schemas-microsoft-com:office:smarttags" w:element="place">
              <w:r w:rsidRPr="007B23AC">
                <w:t>Lower Hettangian</w:t>
              </w:r>
            </w:smartTag>
            <w:r w:rsidRPr="007B23AC">
              <w:t xml:space="preserve"> by A Muller, plus a determination of Middle-Upper Hettangian by A Muller.</w:t>
            </w:r>
          </w:p>
        </w:tc>
      </w:tr>
      <w:tr w:rsidR="00AF6D3F" w14:paraId="24AA3C46" w14:textId="77777777">
        <w:tc>
          <w:tcPr>
            <w:tcW w:w="2628" w:type="dxa"/>
            <w:tcBorders>
              <w:top w:val="single" w:sz="6" w:space="0" w:color="auto"/>
              <w:left w:val="single" w:sz="6" w:space="0" w:color="auto"/>
              <w:bottom w:val="single" w:sz="6" w:space="0" w:color="auto"/>
              <w:right w:val="nil"/>
            </w:tcBorders>
            <w:shd w:val="clear" w:color="auto" w:fill="auto"/>
          </w:tcPr>
          <w:p w14:paraId="3AC77F5E" w14:textId="77777777" w:rsidR="00AF6D3F" w:rsidRDefault="00AF6D3F" w:rsidP="003B29DF">
            <w:pPr>
              <w:pStyle w:val="TableRow"/>
              <w:keepNext/>
            </w:pPr>
            <w:r>
              <w:rPr>
                <w:b/>
              </w:rPr>
              <w:lastRenderedPageBreak/>
              <w:t>Data Field:</w:t>
            </w:r>
          </w:p>
        </w:tc>
        <w:tc>
          <w:tcPr>
            <w:tcW w:w="6120" w:type="dxa"/>
            <w:tcBorders>
              <w:top w:val="single" w:sz="6" w:space="0" w:color="auto"/>
              <w:left w:val="nil"/>
              <w:bottom w:val="single" w:sz="6" w:space="0" w:color="auto"/>
              <w:right w:val="single" w:sz="6" w:space="0" w:color="auto"/>
            </w:tcBorders>
            <w:shd w:val="clear" w:color="auto" w:fill="auto"/>
          </w:tcPr>
          <w:p w14:paraId="126E1863" w14:textId="77777777" w:rsidR="00AF6D3F" w:rsidRPr="00AF6D3F" w:rsidRDefault="00AF6D3F" w:rsidP="003B29DF">
            <w:pPr>
              <w:pStyle w:val="TableRow"/>
              <w:keepNext/>
              <w:rPr>
                <w:bCs/>
              </w:rPr>
            </w:pPr>
            <w:r>
              <w:rPr>
                <w:bCs/>
              </w:rPr>
              <w:t>Determination.Concept_Key</w:t>
            </w:r>
          </w:p>
        </w:tc>
      </w:tr>
    </w:tbl>
    <w:p w14:paraId="31D706A6" w14:textId="77777777" w:rsid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3B29DF" w14:paraId="69322CD0"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2126D125" w14:textId="77777777" w:rsidR="003B29DF" w:rsidRDefault="003B29DF" w:rsidP="003B29DF">
            <w:pPr>
              <w:pStyle w:val="TableTitle"/>
            </w:pPr>
            <w:r>
              <w:t>Field Name: Taxon Determination</w:t>
            </w:r>
          </w:p>
        </w:tc>
      </w:tr>
      <w:tr w:rsidR="003B29DF" w14:paraId="74BC719F" w14:textId="77777777">
        <w:tc>
          <w:tcPr>
            <w:tcW w:w="2628" w:type="dxa"/>
            <w:tcBorders>
              <w:top w:val="single" w:sz="6" w:space="0" w:color="auto"/>
              <w:left w:val="single" w:sz="6" w:space="0" w:color="auto"/>
              <w:bottom w:val="single" w:sz="6" w:space="0" w:color="auto"/>
              <w:right w:val="nil"/>
            </w:tcBorders>
            <w:shd w:val="clear" w:color="auto" w:fill="auto"/>
          </w:tcPr>
          <w:p w14:paraId="44EE267E" w14:textId="77777777" w:rsidR="003B29DF" w:rsidRDefault="003B29D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F477E12" w14:textId="77777777" w:rsidR="003B29DF" w:rsidRPr="00AF6D3F" w:rsidRDefault="003B29DF" w:rsidP="003B29DF">
            <w:pPr>
              <w:pStyle w:val="TableRow"/>
              <w:keepNext/>
              <w:rPr>
                <w:bCs/>
              </w:rPr>
            </w:pPr>
            <w:r w:rsidRPr="00AF6D3F">
              <w:rPr>
                <w:bCs/>
              </w:rPr>
              <w:t>Specimens and Occurrences templates</w:t>
            </w:r>
          </w:p>
        </w:tc>
      </w:tr>
      <w:tr w:rsidR="003B29DF" w14:paraId="3B4741E3" w14:textId="77777777">
        <w:tc>
          <w:tcPr>
            <w:tcW w:w="2628" w:type="dxa"/>
            <w:tcBorders>
              <w:top w:val="single" w:sz="6" w:space="0" w:color="auto"/>
              <w:left w:val="single" w:sz="6" w:space="0" w:color="auto"/>
              <w:bottom w:val="single" w:sz="6" w:space="0" w:color="auto"/>
              <w:right w:val="nil"/>
            </w:tcBorders>
            <w:shd w:val="clear" w:color="auto" w:fill="auto"/>
          </w:tcPr>
          <w:p w14:paraId="7C5FCEFA" w14:textId="77777777" w:rsidR="003B29DF" w:rsidRDefault="003B29D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02945485" w14:textId="77777777" w:rsidR="003B29DF" w:rsidRDefault="003B29DF" w:rsidP="003B29DF">
            <w:pPr>
              <w:pStyle w:val="TableRow"/>
              <w:keepNext/>
              <w:rPr>
                <w:bCs/>
              </w:rPr>
            </w:pPr>
            <w:r>
              <w:rPr>
                <w:bCs/>
              </w:rPr>
              <w:t>Edit box, linked to Taxon Dictionary (accepts terms from Taxon_List_Item</w:t>
            </w:r>
            <w:r w:rsidR="00142A8D">
              <w:rPr>
                <w:bCs/>
              </w:rPr>
              <w:t>)</w:t>
            </w:r>
            <w:r>
              <w:rPr>
                <w:bCs/>
              </w:rPr>
              <w:t>.  A button is available to the right of the control to initiate a Return Data - F9 link.</w:t>
            </w:r>
          </w:p>
          <w:p w14:paraId="0F7B23FF" w14:textId="77777777" w:rsidR="00142A8D" w:rsidRDefault="00142A8D" w:rsidP="00142A8D">
            <w:pPr>
              <w:pStyle w:val="TableRow"/>
              <w:keepNext/>
              <w:rPr>
                <w:bCs/>
              </w:rPr>
            </w:pPr>
            <w:r>
              <w:rPr>
                <w:bCs/>
              </w:rPr>
              <w:t>If the subject area is specified for the template, then taxa are only accepted if the taxon’s domain is within the template’s subject area.  The taxon’s domain is identified by locating the equivalent concept using the Taxon_Dictionary_Mapping, then identiying the appropriate domain.  Attempting to use a taxon not in an appropriate domain causes a message box to be displayed ‘This taxon cannot be used as it is outside the subject area of the selected Quick Entry Template’.</w:t>
            </w:r>
          </w:p>
          <w:p w14:paraId="0220B187" w14:textId="77777777" w:rsidR="005539A4" w:rsidRPr="00AF6D3F" w:rsidRDefault="00F04F4E" w:rsidP="00F04F4E">
            <w:pPr>
              <w:pStyle w:val="TableRow"/>
              <w:keepNext/>
              <w:rPr>
                <w:bCs/>
              </w:rPr>
            </w:pPr>
            <w:r>
              <w:t xml:space="preserve">The display text is dependent upon the option ‘Show determination lists in Quick Entry’.  If set to false, the </w:t>
            </w:r>
            <w:r>
              <w:rPr>
                <w:bCs/>
              </w:rPr>
              <w:t xml:space="preserve">Taxon.Item_Name  </w:t>
            </w:r>
            <w:r>
              <w:t xml:space="preserve">is displayed in the standard format. If sert to true the </w:t>
            </w:r>
            <w:r>
              <w:rPr>
                <w:bCs/>
              </w:rPr>
              <w:t xml:space="preserve">Taxon.Item_Name </w:t>
            </w:r>
            <w:r>
              <w:t xml:space="preserve">is contantenated with the </w:t>
            </w:r>
            <w:r>
              <w:rPr>
                <w:bCs/>
              </w:rPr>
              <w:t xml:space="preserve">Taxon_List.Item_Name.  </w:t>
            </w:r>
            <w:r w:rsidR="005539A4">
              <w:rPr>
                <w:bCs/>
              </w:rPr>
              <w:t xml:space="preserve">E.g. </w:t>
            </w:r>
            <w:r w:rsidR="005539A4" w:rsidRPr="005539A4">
              <w:rPr>
                <w:bCs/>
              </w:rPr>
              <w:t>Turanana panagea</w:t>
            </w:r>
            <w:r w:rsidR="005539A4">
              <w:rPr>
                <w:bCs/>
              </w:rPr>
              <w:t xml:space="preserve"> </w:t>
            </w:r>
            <w:r w:rsidR="005539A4" w:rsidRPr="005539A4">
              <w:rPr>
                <w:bCs/>
              </w:rPr>
              <w:t>- LUXNAT taxon list</w:t>
            </w:r>
          </w:p>
        </w:tc>
      </w:tr>
      <w:tr w:rsidR="003B29DF" w14:paraId="0B7966BC" w14:textId="77777777">
        <w:tc>
          <w:tcPr>
            <w:tcW w:w="2628" w:type="dxa"/>
            <w:tcBorders>
              <w:top w:val="single" w:sz="6" w:space="0" w:color="auto"/>
              <w:left w:val="single" w:sz="6" w:space="0" w:color="auto"/>
              <w:bottom w:val="single" w:sz="6" w:space="0" w:color="auto"/>
              <w:right w:val="nil"/>
            </w:tcBorders>
            <w:shd w:val="clear" w:color="auto" w:fill="auto"/>
          </w:tcPr>
          <w:p w14:paraId="37B78400" w14:textId="77777777" w:rsidR="003B29DF" w:rsidRDefault="003B29D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164FB903" w14:textId="77777777" w:rsidR="003B29DF" w:rsidRPr="00AF6D3F" w:rsidRDefault="003B29DF" w:rsidP="003B29DF">
            <w:pPr>
              <w:pStyle w:val="TableRow"/>
              <w:keepNext/>
              <w:rPr>
                <w:bCs/>
              </w:rPr>
            </w:pPr>
            <w:r>
              <w:rPr>
                <w:bCs/>
              </w:rPr>
              <w:t>Taxon_Determination.Taxon_List_Item_Key</w:t>
            </w:r>
          </w:p>
        </w:tc>
      </w:tr>
    </w:tbl>
    <w:p w14:paraId="4B66E814" w14:textId="77777777" w:rsidR="003B29DF" w:rsidRPr="00AF6D3F" w:rsidRDefault="003B29DF" w:rsidP="003B29D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0F02FBA6"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45E2206E" w14:textId="77777777" w:rsidR="00AF6D3F" w:rsidRDefault="00AF6D3F" w:rsidP="003B29DF">
            <w:pPr>
              <w:pStyle w:val="TableTitle"/>
            </w:pPr>
            <w:r>
              <w:lastRenderedPageBreak/>
              <w:t>Field Name: Determiner</w:t>
            </w:r>
          </w:p>
        </w:tc>
      </w:tr>
      <w:tr w:rsidR="00AF6D3F" w14:paraId="267BA06C" w14:textId="77777777">
        <w:tc>
          <w:tcPr>
            <w:tcW w:w="2628" w:type="dxa"/>
            <w:tcBorders>
              <w:top w:val="single" w:sz="6" w:space="0" w:color="auto"/>
              <w:left w:val="single" w:sz="6" w:space="0" w:color="auto"/>
              <w:bottom w:val="single" w:sz="6" w:space="0" w:color="auto"/>
              <w:right w:val="nil"/>
            </w:tcBorders>
            <w:shd w:val="clear" w:color="auto" w:fill="auto"/>
          </w:tcPr>
          <w:p w14:paraId="007CC110" w14:textId="77777777" w:rsidR="00AF6D3F" w:rsidRDefault="00AF6D3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4D07274D" w14:textId="77777777" w:rsidR="00AF6D3F" w:rsidRPr="00AF6D3F" w:rsidRDefault="003B29DF" w:rsidP="003B29DF">
            <w:pPr>
              <w:pStyle w:val="TableRow"/>
              <w:keepNext/>
              <w:rPr>
                <w:bCs/>
              </w:rPr>
            </w:pPr>
            <w:r w:rsidRPr="00AF6D3F">
              <w:rPr>
                <w:bCs/>
              </w:rPr>
              <w:t>Specimens and Occurrences templates</w:t>
            </w:r>
          </w:p>
        </w:tc>
      </w:tr>
      <w:tr w:rsidR="00AF6D3F" w14:paraId="02BC6EAA" w14:textId="77777777">
        <w:tc>
          <w:tcPr>
            <w:tcW w:w="2628" w:type="dxa"/>
            <w:tcBorders>
              <w:top w:val="single" w:sz="6" w:space="0" w:color="auto"/>
              <w:left w:val="single" w:sz="6" w:space="0" w:color="auto"/>
              <w:bottom w:val="single" w:sz="6" w:space="0" w:color="auto"/>
              <w:right w:val="nil"/>
            </w:tcBorders>
            <w:shd w:val="clear" w:color="auto" w:fill="auto"/>
          </w:tcPr>
          <w:p w14:paraId="6FC6204E" w14:textId="77777777" w:rsidR="00AF6D3F" w:rsidRDefault="00AF6D3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1ED23EB5" w14:textId="77777777" w:rsidR="00AF6D3F" w:rsidRPr="00AF6D3F" w:rsidRDefault="003B29DF" w:rsidP="003B29DF">
            <w:pPr>
              <w:pStyle w:val="TableRow"/>
              <w:keepNext/>
              <w:rPr>
                <w:bCs/>
              </w:rPr>
            </w:pPr>
            <w:r>
              <w:rPr>
                <w:bCs/>
              </w:rPr>
              <w:t>Edit box, linked to Recorder Names &amp; Addresses module (individuals only).  A button is available to the right of the control to initiate a Return Data - F9 link.</w:t>
            </w:r>
          </w:p>
        </w:tc>
      </w:tr>
      <w:tr w:rsidR="00AF6D3F" w14:paraId="5C02F8C5" w14:textId="77777777">
        <w:tc>
          <w:tcPr>
            <w:tcW w:w="2628" w:type="dxa"/>
            <w:tcBorders>
              <w:top w:val="single" w:sz="6" w:space="0" w:color="auto"/>
              <w:left w:val="single" w:sz="6" w:space="0" w:color="auto"/>
              <w:bottom w:val="single" w:sz="6" w:space="0" w:color="auto"/>
              <w:right w:val="nil"/>
            </w:tcBorders>
            <w:shd w:val="clear" w:color="auto" w:fill="auto"/>
          </w:tcPr>
          <w:p w14:paraId="11EE191F" w14:textId="77777777" w:rsidR="00AF6D3F" w:rsidRDefault="00AF6D3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764677ED" w14:textId="77777777" w:rsidR="00AF6D3F" w:rsidRDefault="003B29DF" w:rsidP="003B29DF">
            <w:pPr>
              <w:pStyle w:val="TableRow"/>
              <w:keepNext/>
              <w:rPr>
                <w:bCs/>
              </w:rPr>
            </w:pPr>
            <w:r>
              <w:rPr>
                <w:bCs/>
              </w:rPr>
              <w:t>Determination.Determiner_Name_Key (Determiner field present) or Taxon_Determination.Determiner_Name_Key (Taxon Determiner field present).</w:t>
            </w:r>
          </w:p>
          <w:p w14:paraId="0873C2C0" w14:textId="77777777" w:rsidR="005E60AC" w:rsidRPr="00AF6D3F" w:rsidRDefault="005E60AC" w:rsidP="003B29DF">
            <w:pPr>
              <w:pStyle w:val="TableRow"/>
              <w:keepNext/>
              <w:rPr>
                <w:bCs/>
              </w:rPr>
            </w:pPr>
            <w:r>
              <w:rPr>
                <w:bCs/>
              </w:rPr>
              <w:t>This field allows multiple values. If multiple values are present, then multiple Determination or Taxon_Determination records are created with the same date and determiner role values.</w:t>
            </w:r>
            <w:r w:rsidR="007B23AC">
              <w:rPr>
                <w:bCs/>
              </w:rPr>
              <w:t xml:space="preserve"> Refer to the description in the Determination field for details of interactions between this field and the determination.</w:t>
            </w:r>
          </w:p>
        </w:tc>
      </w:tr>
    </w:tbl>
    <w:p w14:paraId="790E802B" w14:textId="77777777" w:rsid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637A25" w14:paraId="151E7AD1"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3C57F353" w14:textId="77777777" w:rsidR="00637A25" w:rsidRDefault="00637A25" w:rsidP="00637A25">
            <w:pPr>
              <w:pStyle w:val="TableTitle"/>
            </w:pPr>
            <w:r>
              <w:t>Field Name: Determiner Role</w:t>
            </w:r>
          </w:p>
        </w:tc>
      </w:tr>
      <w:tr w:rsidR="00637A25" w14:paraId="3A29C48B" w14:textId="77777777">
        <w:tc>
          <w:tcPr>
            <w:tcW w:w="2628" w:type="dxa"/>
            <w:tcBorders>
              <w:top w:val="single" w:sz="6" w:space="0" w:color="auto"/>
              <w:left w:val="single" w:sz="6" w:space="0" w:color="auto"/>
              <w:bottom w:val="single" w:sz="6" w:space="0" w:color="auto"/>
              <w:right w:val="nil"/>
            </w:tcBorders>
            <w:shd w:val="clear" w:color="auto" w:fill="auto"/>
          </w:tcPr>
          <w:p w14:paraId="4D5A583A" w14:textId="77777777" w:rsidR="00637A25" w:rsidRDefault="00637A25" w:rsidP="00637A25">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1DF77AAB" w14:textId="77777777" w:rsidR="00637A25" w:rsidRPr="00AF6D3F" w:rsidRDefault="00637A25" w:rsidP="00637A25">
            <w:pPr>
              <w:pStyle w:val="TableRow"/>
              <w:keepNext/>
              <w:rPr>
                <w:bCs/>
              </w:rPr>
            </w:pPr>
            <w:r w:rsidRPr="00AF6D3F">
              <w:rPr>
                <w:bCs/>
              </w:rPr>
              <w:t>Specimens and Occurrences templates</w:t>
            </w:r>
          </w:p>
        </w:tc>
      </w:tr>
      <w:tr w:rsidR="00637A25" w14:paraId="7D95637A" w14:textId="77777777">
        <w:tc>
          <w:tcPr>
            <w:tcW w:w="2628" w:type="dxa"/>
            <w:tcBorders>
              <w:top w:val="single" w:sz="6" w:space="0" w:color="auto"/>
              <w:left w:val="single" w:sz="6" w:space="0" w:color="auto"/>
              <w:bottom w:val="single" w:sz="6" w:space="0" w:color="auto"/>
              <w:right w:val="nil"/>
            </w:tcBorders>
            <w:shd w:val="clear" w:color="auto" w:fill="auto"/>
          </w:tcPr>
          <w:p w14:paraId="6F65DAD7" w14:textId="77777777" w:rsidR="00637A25" w:rsidRDefault="00637A25" w:rsidP="00637A25">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31895BD9" w14:textId="77777777" w:rsidR="00637A25" w:rsidRPr="00AF6D3F" w:rsidRDefault="00637A25" w:rsidP="00637A25">
            <w:pPr>
              <w:pStyle w:val="TableRow"/>
              <w:keepNext/>
              <w:rPr>
                <w:bCs/>
              </w:rPr>
            </w:pPr>
            <w:r>
              <w:rPr>
                <w:bCs/>
              </w:rPr>
              <w:t xml:space="preserve">Combo box, linked to Recorder Determiner Role termlist.  </w:t>
            </w:r>
          </w:p>
        </w:tc>
      </w:tr>
      <w:tr w:rsidR="00637A25" w14:paraId="3C05E420" w14:textId="77777777">
        <w:tc>
          <w:tcPr>
            <w:tcW w:w="2628" w:type="dxa"/>
            <w:tcBorders>
              <w:top w:val="single" w:sz="6" w:space="0" w:color="auto"/>
              <w:left w:val="single" w:sz="6" w:space="0" w:color="auto"/>
              <w:bottom w:val="single" w:sz="6" w:space="0" w:color="auto"/>
              <w:right w:val="nil"/>
            </w:tcBorders>
            <w:shd w:val="clear" w:color="auto" w:fill="auto"/>
          </w:tcPr>
          <w:p w14:paraId="671642BE" w14:textId="77777777" w:rsidR="00637A25" w:rsidRDefault="00637A25" w:rsidP="00637A25">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C0B63F0" w14:textId="77777777" w:rsidR="00637A25" w:rsidRPr="00AF6D3F" w:rsidRDefault="00637A25" w:rsidP="00637A25">
            <w:pPr>
              <w:pStyle w:val="TableRow"/>
              <w:keepNext/>
              <w:rPr>
                <w:bCs/>
              </w:rPr>
            </w:pPr>
            <w:r>
              <w:rPr>
                <w:bCs/>
              </w:rPr>
              <w:t>Determination.Determiner_Role_Key (Determiner field present) or Taxon_Determination.Determiner_Role_Key (Taxon Determiner field present).</w:t>
            </w:r>
          </w:p>
        </w:tc>
      </w:tr>
    </w:tbl>
    <w:p w14:paraId="490D75B8" w14:textId="77777777" w:rsidR="00637A25" w:rsidRPr="00AF6D3F" w:rsidRDefault="00637A25" w:rsidP="00637A25">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0D1E17C7"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2469E25F" w14:textId="77777777" w:rsidR="00AF6D3F" w:rsidRDefault="00AF6D3F" w:rsidP="003B29DF">
            <w:pPr>
              <w:pStyle w:val="TableTitle"/>
            </w:pPr>
            <w:r>
              <w:t>Field Name: Determination Date</w:t>
            </w:r>
          </w:p>
        </w:tc>
      </w:tr>
      <w:tr w:rsidR="003B29DF" w14:paraId="05F1BADB" w14:textId="77777777">
        <w:tc>
          <w:tcPr>
            <w:tcW w:w="2628" w:type="dxa"/>
            <w:tcBorders>
              <w:top w:val="single" w:sz="6" w:space="0" w:color="auto"/>
              <w:left w:val="single" w:sz="6" w:space="0" w:color="auto"/>
              <w:bottom w:val="single" w:sz="6" w:space="0" w:color="auto"/>
              <w:right w:val="nil"/>
            </w:tcBorders>
            <w:shd w:val="clear" w:color="auto" w:fill="auto"/>
          </w:tcPr>
          <w:p w14:paraId="5682E8C9" w14:textId="77777777" w:rsidR="003B29DF" w:rsidRDefault="003B29D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7294966" w14:textId="77777777" w:rsidR="003B29DF" w:rsidRPr="00AF6D3F" w:rsidRDefault="003B29DF" w:rsidP="003B29DF">
            <w:pPr>
              <w:pStyle w:val="TableRow"/>
              <w:keepNext/>
              <w:rPr>
                <w:bCs/>
              </w:rPr>
            </w:pPr>
            <w:r w:rsidRPr="00AF6D3F">
              <w:rPr>
                <w:bCs/>
              </w:rPr>
              <w:t>Specimens and Occurrences templates</w:t>
            </w:r>
            <w:r w:rsidR="00821FF9">
              <w:rPr>
                <w:bCs/>
              </w:rPr>
              <w:t xml:space="preserve"> (this field is mandatory on both).</w:t>
            </w:r>
          </w:p>
        </w:tc>
      </w:tr>
      <w:tr w:rsidR="003B29DF" w14:paraId="1F3AAE60" w14:textId="77777777">
        <w:tc>
          <w:tcPr>
            <w:tcW w:w="2628" w:type="dxa"/>
            <w:tcBorders>
              <w:top w:val="single" w:sz="6" w:space="0" w:color="auto"/>
              <w:left w:val="single" w:sz="6" w:space="0" w:color="auto"/>
              <w:bottom w:val="single" w:sz="6" w:space="0" w:color="auto"/>
              <w:right w:val="nil"/>
            </w:tcBorders>
            <w:shd w:val="clear" w:color="auto" w:fill="auto"/>
          </w:tcPr>
          <w:p w14:paraId="259A0D25" w14:textId="77777777" w:rsidR="003B29DF" w:rsidRDefault="003B29D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21F71704" w14:textId="77777777" w:rsidR="003B29DF" w:rsidRPr="00AF6D3F" w:rsidRDefault="003B29DF" w:rsidP="003B29DF">
            <w:pPr>
              <w:pStyle w:val="TableRow"/>
              <w:keepNext/>
              <w:rPr>
                <w:bCs/>
              </w:rPr>
            </w:pPr>
            <w:r>
              <w:rPr>
                <w:bCs/>
              </w:rPr>
              <w:t>Vague Date edit box.</w:t>
            </w:r>
          </w:p>
        </w:tc>
      </w:tr>
      <w:tr w:rsidR="003B29DF" w14:paraId="725164AF" w14:textId="77777777">
        <w:tc>
          <w:tcPr>
            <w:tcW w:w="2628" w:type="dxa"/>
            <w:tcBorders>
              <w:top w:val="single" w:sz="6" w:space="0" w:color="auto"/>
              <w:left w:val="single" w:sz="6" w:space="0" w:color="auto"/>
              <w:bottom w:val="single" w:sz="6" w:space="0" w:color="auto"/>
              <w:right w:val="nil"/>
            </w:tcBorders>
            <w:shd w:val="clear" w:color="auto" w:fill="auto"/>
          </w:tcPr>
          <w:p w14:paraId="29405C03" w14:textId="77777777" w:rsidR="003B29DF" w:rsidRDefault="003B29D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2516AF57" w14:textId="77777777" w:rsidR="003B29DF" w:rsidRPr="00AF6D3F" w:rsidRDefault="003B29DF" w:rsidP="003B29DF">
            <w:pPr>
              <w:pStyle w:val="TableRow"/>
              <w:keepNext/>
              <w:rPr>
                <w:bCs/>
              </w:rPr>
            </w:pPr>
            <w:r>
              <w:rPr>
                <w:bCs/>
              </w:rPr>
              <w:t>Vague_Date_Start, Vague_Date_End, Vague_Date_Type for the Determination table (Determiner field present) or Taxon_Determination table (Taxon Determiner field present).</w:t>
            </w:r>
          </w:p>
        </w:tc>
      </w:tr>
    </w:tbl>
    <w:p w14:paraId="379083BD"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20A03BA5"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3E1AAE5F" w14:textId="77777777" w:rsidR="00AF6D3F" w:rsidRDefault="00AF6D3F" w:rsidP="003B29DF">
            <w:pPr>
              <w:pStyle w:val="TableTitle"/>
            </w:pPr>
            <w:r>
              <w:lastRenderedPageBreak/>
              <w:t xml:space="preserve">Field Name: </w:t>
            </w:r>
            <w:r w:rsidR="003B29DF">
              <w:t>Survey</w:t>
            </w:r>
          </w:p>
        </w:tc>
      </w:tr>
      <w:tr w:rsidR="003B29DF" w14:paraId="7BA92C23" w14:textId="77777777">
        <w:tc>
          <w:tcPr>
            <w:tcW w:w="2628" w:type="dxa"/>
            <w:tcBorders>
              <w:top w:val="single" w:sz="6" w:space="0" w:color="auto"/>
              <w:left w:val="single" w:sz="6" w:space="0" w:color="auto"/>
              <w:bottom w:val="single" w:sz="6" w:space="0" w:color="auto"/>
              <w:right w:val="nil"/>
            </w:tcBorders>
            <w:shd w:val="clear" w:color="auto" w:fill="auto"/>
          </w:tcPr>
          <w:p w14:paraId="3E1CE735" w14:textId="77777777" w:rsidR="003B29DF" w:rsidRDefault="003B29D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5DEB3EB" w14:textId="77777777" w:rsidR="003B29DF" w:rsidRPr="00AF6D3F" w:rsidRDefault="003B29DF" w:rsidP="003B29DF">
            <w:pPr>
              <w:pStyle w:val="TableRow"/>
              <w:keepNext/>
              <w:rPr>
                <w:bCs/>
              </w:rPr>
            </w:pPr>
            <w:r w:rsidRPr="00AF6D3F">
              <w:rPr>
                <w:bCs/>
              </w:rPr>
              <w:t>Specimens and Occurrences templates</w:t>
            </w:r>
          </w:p>
        </w:tc>
      </w:tr>
      <w:tr w:rsidR="003B29DF" w14:paraId="337B845A" w14:textId="77777777">
        <w:tc>
          <w:tcPr>
            <w:tcW w:w="2628" w:type="dxa"/>
            <w:tcBorders>
              <w:top w:val="single" w:sz="6" w:space="0" w:color="auto"/>
              <w:left w:val="single" w:sz="6" w:space="0" w:color="auto"/>
              <w:bottom w:val="single" w:sz="6" w:space="0" w:color="auto"/>
              <w:right w:val="nil"/>
            </w:tcBorders>
            <w:shd w:val="clear" w:color="auto" w:fill="auto"/>
          </w:tcPr>
          <w:p w14:paraId="240F3EF7" w14:textId="77777777" w:rsidR="003B29DF" w:rsidRDefault="003B29D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7EF5422" w14:textId="77777777" w:rsidR="003B29DF" w:rsidRPr="00AF6D3F" w:rsidRDefault="003B29DF" w:rsidP="003B29DF">
            <w:pPr>
              <w:pStyle w:val="TableRow"/>
              <w:keepNext/>
              <w:rPr>
                <w:bCs/>
              </w:rPr>
            </w:pPr>
            <w:r>
              <w:rPr>
                <w:bCs/>
              </w:rPr>
              <w:t>Combo box populated with &lt;Survey.Item_Name&gt; (&lt;name caption for Survey.Run_By&gt;)</w:t>
            </w:r>
          </w:p>
        </w:tc>
      </w:tr>
      <w:tr w:rsidR="003B29DF" w14:paraId="71A708E1" w14:textId="77777777">
        <w:tc>
          <w:tcPr>
            <w:tcW w:w="2628" w:type="dxa"/>
            <w:tcBorders>
              <w:top w:val="single" w:sz="6" w:space="0" w:color="auto"/>
              <w:left w:val="single" w:sz="6" w:space="0" w:color="auto"/>
              <w:bottom w:val="single" w:sz="6" w:space="0" w:color="auto"/>
              <w:right w:val="nil"/>
            </w:tcBorders>
            <w:shd w:val="clear" w:color="auto" w:fill="auto"/>
          </w:tcPr>
          <w:p w14:paraId="24914F08" w14:textId="77777777" w:rsidR="003B29DF" w:rsidRDefault="003B29D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7591B3AE" w14:textId="77777777" w:rsidR="003B29DF" w:rsidRPr="00AF6D3F" w:rsidRDefault="00821FF9" w:rsidP="003B29DF">
            <w:pPr>
              <w:pStyle w:val="TableRow"/>
              <w:keepNext/>
              <w:rPr>
                <w:bCs/>
              </w:rPr>
            </w:pPr>
            <w:r>
              <w:rPr>
                <w:bCs/>
              </w:rPr>
              <w:t>Survey_Event.Survey_Key</w:t>
            </w:r>
          </w:p>
        </w:tc>
      </w:tr>
    </w:tbl>
    <w:p w14:paraId="300C8485" w14:textId="77777777" w:rsid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112F46" w14:paraId="42F989FC"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6B44A1A1" w14:textId="77777777" w:rsidR="00112F46" w:rsidRDefault="00112F46" w:rsidP="00757870">
            <w:pPr>
              <w:pStyle w:val="TableTitle"/>
            </w:pPr>
            <w:r>
              <w:t xml:space="preserve">Field Name : </w:t>
            </w:r>
            <w:r w:rsidR="00C25853">
              <w:rPr>
                <w:rFonts w:eastAsia="SimSun" w:hint="eastAsia"/>
                <w:lang w:eastAsia="zh-SG"/>
              </w:rPr>
              <w:t>Gathering</w:t>
            </w:r>
            <w:r w:rsidR="00C25853">
              <w:t xml:space="preserve"> </w:t>
            </w:r>
            <w:r>
              <w:t>Occurrence Comment</w:t>
            </w:r>
          </w:p>
        </w:tc>
      </w:tr>
      <w:tr w:rsidR="00112F46" w14:paraId="09BC32E2" w14:textId="77777777">
        <w:tc>
          <w:tcPr>
            <w:tcW w:w="2628" w:type="dxa"/>
            <w:tcBorders>
              <w:top w:val="single" w:sz="6" w:space="0" w:color="auto"/>
              <w:left w:val="single" w:sz="6" w:space="0" w:color="auto"/>
              <w:bottom w:val="single" w:sz="6" w:space="0" w:color="auto"/>
              <w:right w:val="nil"/>
            </w:tcBorders>
            <w:shd w:val="clear" w:color="auto" w:fill="auto"/>
          </w:tcPr>
          <w:p w14:paraId="7A2F62FB" w14:textId="77777777" w:rsidR="00112F46" w:rsidRDefault="00112F46"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6F5409B" w14:textId="77777777" w:rsidR="00112F46" w:rsidRPr="00AF6D3F" w:rsidRDefault="00112F46" w:rsidP="00757870">
            <w:pPr>
              <w:pStyle w:val="TableRow"/>
              <w:keepNext/>
              <w:rPr>
                <w:bCs/>
              </w:rPr>
            </w:pPr>
            <w:r w:rsidRPr="00AF6D3F">
              <w:rPr>
                <w:bCs/>
              </w:rPr>
              <w:t>Specimens and Occurrences templates</w:t>
            </w:r>
          </w:p>
        </w:tc>
      </w:tr>
      <w:tr w:rsidR="00112F46" w14:paraId="138F7651" w14:textId="77777777">
        <w:tc>
          <w:tcPr>
            <w:tcW w:w="2628" w:type="dxa"/>
            <w:tcBorders>
              <w:top w:val="single" w:sz="6" w:space="0" w:color="auto"/>
              <w:left w:val="single" w:sz="6" w:space="0" w:color="auto"/>
              <w:bottom w:val="single" w:sz="6" w:space="0" w:color="auto"/>
              <w:right w:val="nil"/>
            </w:tcBorders>
            <w:shd w:val="clear" w:color="auto" w:fill="auto"/>
          </w:tcPr>
          <w:p w14:paraId="13F8C0E6" w14:textId="77777777" w:rsidR="00112F46" w:rsidRDefault="00112F46"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490D0541" w14:textId="77777777" w:rsidR="00112F46" w:rsidRPr="00AF6D3F" w:rsidRDefault="00112F46" w:rsidP="00757870">
            <w:pPr>
              <w:pStyle w:val="TableRow"/>
              <w:keepNext/>
              <w:rPr>
                <w:bCs/>
              </w:rPr>
            </w:pPr>
            <w:r>
              <w:rPr>
                <w:bCs/>
              </w:rPr>
              <w:t>Free text edit box.</w:t>
            </w:r>
          </w:p>
        </w:tc>
      </w:tr>
      <w:tr w:rsidR="00112F46" w14:paraId="2B56DB62" w14:textId="77777777">
        <w:tc>
          <w:tcPr>
            <w:tcW w:w="2628" w:type="dxa"/>
            <w:tcBorders>
              <w:top w:val="single" w:sz="6" w:space="0" w:color="auto"/>
              <w:left w:val="single" w:sz="6" w:space="0" w:color="auto"/>
              <w:bottom w:val="single" w:sz="6" w:space="0" w:color="auto"/>
              <w:right w:val="nil"/>
            </w:tcBorders>
            <w:shd w:val="clear" w:color="auto" w:fill="auto"/>
          </w:tcPr>
          <w:p w14:paraId="01BAC3E4" w14:textId="77777777" w:rsidR="00112F46" w:rsidRDefault="00112F46"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74F9B9B9" w14:textId="77777777" w:rsidR="00112F46" w:rsidRPr="00AF6D3F" w:rsidRDefault="00112F46" w:rsidP="00757870">
            <w:pPr>
              <w:pStyle w:val="TableRow"/>
              <w:keepNext/>
              <w:rPr>
                <w:bCs/>
              </w:rPr>
            </w:pPr>
            <w:r>
              <w:rPr>
                <w:bCs/>
              </w:rPr>
              <w:t>Taxon_Occurrence.Comment or Occurrence.Comment</w:t>
            </w:r>
          </w:p>
        </w:tc>
      </w:tr>
      <w:tr w:rsidR="00112F46" w14:paraId="7E665494" w14:textId="77777777">
        <w:tc>
          <w:tcPr>
            <w:tcW w:w="2628" w:type="dxa"/>
            <w:tcBorders>
              <w:top w:val="single" w:sz="6" w:space="0" w:color="auto"/>
              <w:left w:val="single" w:sz="6" w:space="0" w:color="auto"/>
              <w:bottom w:val="single" w:sz="6" w:space="0" w:color="auto"/>
              <w:right w:val="nil"/>
            </w:tcBorders>
            <w:shd w:val="clear" w:color="auto" w:fill="auto"/>
          </w:tcPr>
          <w:p w14:paraId="3E2AFBAB" w14:textId="77777777" w:rsidR="00112F46" w:rsidRDefault="00112F46" w:rsidP="00757870">
            <w:pPr>
              <w:pStyle w:val="TableRow"/>
              <w:keepNext/>
            </w:pPr>
            <w:r>
              <w:rPr>
                <w:b/>
              </w:rPr>
              <w:t>Record Creation Details:</w:t>
            </w:r>
          </w:p>
        </w:tc>
        <w:tc>
          <w:tcPr>
            <w:tcW w:w="6120" w:type="dxa"/>
            <w:tcBorders>
              <w:top w:val="single" w:sz="6" w:space="0" w:color="auto"/>
              <w:left w:val="nil"/>
              <w:bottom w:val="single" w:sz="6" w:space="0" w:color="auto"/>
              <w:right w:val="single" w:sz="6" w:space="0" w:color="auto"/>
            </w:tcBorders>
            <w:shd w:val="clear" w:color="auto" w:fill="auto"/>
          </w:tcPr>
          <w:p w14:paraId="1205AA63" w14:textId="77777777" w:rsidR="00112F46" w:rsidRPr="00AF6D3F" w:rsidRDefault="00112F46" w:rsidP="00757870">
            <w:pPr>
              <w:pStyle w:val="TableRow"/>
              <w:keepNext/>
              <w:rPr>
                <w:bCs/>
              </w:rPr>
            </w:pPr>
            <w:r>
              <w:rPr>
                <w:bCs/>
              </w:rPr>
              <w:t>Ensures a Survey_Event, Sample and Occurrence or Taxon_Occurrence record are created (details for these records are supplied by other fields, or Unknown is used if not available).  The survey record linked to must already exist.</w:t>
            </w:r>
          </w:p>
        </w:tc>
      </w:tr>
    </w:tbl>
    <w:p w14:paraId="36C7AFF2" w14:textId="77777777" w:rsidR="00112F46" w:rsidRPr="00AF6D3F" w:rsidRDefault="00112F46" w:rsidP="00112F46">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459E358B"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25B5AC42" w14:textId="77777777" w:rsidR="00AF6D3F" w:rsidRDefault="00821FF9" w:rsidP="003B29DF">
            <w:pPr>
              <w:pStyle w:val="TableTitle"/>
            </w:pPr>
            <w:r>
              <w:t xml:space="preserve">Field Name : </w:t>
            </w:r>
            <w:r w:rsidR="00C25853">
              <w:rPr>
                <w:rFonts w:eastAsia="SimSun" w:hint="eastAsia"/>
                <w:lang w:eastAsia="zh-SG"/>
              </w:rPr>
              <w:t>Gathering</w:t>
            </w:r>
            <w:r w:rsidR="00C25853">
              <w:t xml:space="preserve"> </w:t>
            </w:r>
            <w:r>
              <w:t>Site</w:t>
            </w:r>
          </w:p>
        </w:tc>
      </w:tr>
      <w:tr w:rsidR="00821FF9" w14:paraId="06B4C921" w14:textId="77777777">
        <w:tc>
          <w:tcPr>
            <w:tcW w:w="2628" w:type="dxa"/>
            <w:tcBorders>
              <w:top w:val="single" w:sz="6" w:space="0" w:color="auto"/>
              <w:left w:val="single" w:sz="6" w:space="0" w:color="auto"/>
              <w:bottom w:val="single" w:sz="6" w:space="0" w:color="auto"/>
              <w:right w:val="nil"/>
            </w:tcBorders>
            <w:shd w:val="clear" w:color="auto" w:fill="auto"/>
          </w:tcPr>
          <w:p w14:paraId="6178FFF8" w14:textId="77777777" w:rsidR="00821FF9" w:rsidRDefault="00821FF9"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A00AB33" w14:textId="77777777" w:rsidR="00821FF9" w:rsidRPr="00AF6D3F" w:rsidRDefault="00821FF9" w:rsidP="00757870">
            <w:pPr>
              <w:pStyle w:val="TableRow"/>
              <w:keepNext/>
              <w:rPr>
                <w:bCs/>
              </w:rPr>
            </w:pPr>
            <w:r w:rsidRPr="00AF6D3F">
              <w:rPr>
                <w:bCs/>
              </w:rPr>
              <w:t>Specimens and Occurrences templates</w:t>
            </w:r>
          </w:p>
        </w:tc>
      </w:tr>
      <w:tr w:rsidR="00821FF9" w14:paraId="12113A24" w14:textId="77777777">
        <w:tc>
          <w:tcPr>
            <w:tcW w:w="2628" w:type="dxa"/>
            <w:tcBorders>
              <w:top w:val="single" w:sz="6" w:space="0" w:color="auto"/>
              <w:left w:val="single" w:sz="6" w:space="0" w:color="auto"/>
              <w:bottom w:val="single" w:sz="6" w:space="0" w:color="auto"/>
              <w:right w:val="nil"/>
            </w:tcBorders>
            <w:shd w:val="clear" w:color="auto" w:fill="auto"/>
          </w:tcPr>
          <w:p w14:paraId="6094A55E" w14:textId="77777777" w:rsidR="00821FF9" w:rsidRDefault="00821FF9"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4198F1B2" w14:textId="77777777" w:rsidR="00821FF9" w:rsidRDefault="00821FF9" w:rsidP="003B29DF">
            <w:pPr>
              <w:pStyle w:val="TableRow"/>
              <w:keepNext/>
              <w:rPr>
                <w:bCs/>
              </w:rPr>
            </w:pPr>
            <w:r>
              <w:rPr>
                <w:bCs/>
              </w:rPr>
              <w:t>Edit box linked to the Recorder Locations module.  A button is available to the right of the control to initiate a Return Data - F9 link.</w:t>
            </w:r>
          </w:p>
          <w:p w14:paraId="237D1EBF" w14:textId="77777777" w:rsidR="0048073A" w:rsidRPr="00AF6D3F" w:rsidRDefault="0048073A" w:rsidP="003B29DF">
            <w:pPr>
              <w:pStyle w:val="TableRow"/>
              <w:keepNext/>
              <w:rPr>
                <w:bCs/>
              </w:rPr>
            </w:pPr>
            <w:r>
              <w:rPr>
                <w:bCs/>
              </w:rPr>
              <w:t>Note that when changing the content of this control, if there is a Gathering Spatial Reference control also available on the current grid or tab and the Gathering Spatial Reference control is not already populated, or is populated with the spatial reference associated with the previously selected location, then the Gathering Spatial Reference is updated to reflect the spatial reference of the newly selected location in this control.</w:t>
            </w:r>
          </w:p>
        </w:tc>
      </w:tr>
      <w:tr w:rsidR="00821FF9" w14:paraId="1728535E" w14:textId="77777777">
        <w:tc>
          <w:tcPr>
            <w:tcW w:w="2628" w:type="dxa"/>
            <w:tcBorders>
              <w:top w:val="single" w:sz="6" w:space="0" w:color="auto"/>
              <w:left w:val="single" w:sz="6" w:space="0" w:color="auto"/>
              <w:bottom w:val="single" w:sz="6" w:space="0" w:color="auto"/>
              <w:right w:val="nil"/>
            </w:tcBorders>
            <w:shd w:val="clear" w:color="auto" w:fill="auto"/>
          </w:tcPr>
          <w:p w14:paraId="39F025C2" w14:textId="77777777" w:rsidR="00821FF9" w:rsidRDefault="00821FF9"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4CE56389" w14:textId="77777777" w:rsidR="00821FF9" w:rsidRPr="00AF6D3F" w:rsidRDefault="00821FF9" w:rsidP="003B29DF">
            <w:pPr>
              <w:pStyle w:val="TableRow"/>
              <w:keepNext/>
              <w:rPr>
                <w:bCs/>
              </w:rPr>
            </w:pPr>
            <w:r>
              <w:rPr>
                <w:bCs/>
              </w:rPr>
              <w:t>Survey_Event.Location_Key, Sample.Location_Key</w:t>
            </w:r>
          </w:p>
        </w:tc>
      </w:tr>
      <w:tr w:rsidR="00821FF9" w14:paraId="40E6E874" w14:textId="77777777">
        <w:tc>
          <w:tcPr>
            <w:tcW w:w="2628" w:type="dxa"/>
            <w:tcBorders>
              <w:top w:val="single" w:sz="6" w:space="0" w:color="auto"/>
              <w:left w:val="single" w:sz="6" w:space="0" w:color="auto"/>
              <w:bottom w:val="single" w:sz="6" w:space="0" w:color="auto"/>
              <w:right w:val="nil"/>
            </w:tcBorders>
            <w:shd w:val="clear" w:color="auto" w:fill="auto"/>
          </w:tcPr>
          <w:p w14:paraId="0112F367" w14:textId="77777777" w:rsidR="00821FF9" w:rsidRDefault="00821FF9" w:rsidP="003B29DF">
            <w:pPr>
              <w:pStyle w:val="TableRow"/>
              <w:keepNext/>
            </w:pPr>
            <w:r>
              <w:rPr>
                <w:b/>
              </w:rPr>
              <w:t>Record Creation Details:</w:t>
            </w:r>
          </w:p>
        </w:tc>
        <w:tc>
          <w:tcPr>
            <w:tcW w:w="6120" w:type="dxa"/>
            <w:tcBorders>
              <w:top w:val="single" w:sz="6" w:space="0" w:color="auto"/>
              <w:left w:val="nil"/>
              <w:bottom w:val="single" w:sz="6" w:space="0" w:color="auto"/>
              <w:right w:val="single" w:sz="6" w:space="0" w:color="auto"/>
            </w:tcBorders>
            <w:shd w:val="clear" w:color="auto" w:fill="auto"/>
          </w:tcPr>
          <w:p w14:paraId="4F105703" w14:textId="77777777" w:rsidR="00821FF9" w:rsidRPr="00AF6D3F" w:rsidRDefault="00821FF9" w:rsidP="003B29DF">
            <w:pPr>
              <w:pStyle w:val="TableRow"/>
              <w:keepNext/>
              <w:rPr>
                <w:bCs/>
              </w:rPr>
            </w:pPr>
            <w:r>
              <w:rPr>
                <w:bCs/>
              </w:rPr>
              <w:t>Ensures a Survey_Event, Sample and Occurrence or Taxon_Occurrence record are created (details for these records are supplied by other fields, or Unknown is used if not available).  The survey record linked to must already exist.</w:t>
            </w:r>
          </w:p>
        </w:tc>
      </w:tr>
    </w:tbl>
    <w:p w14:paraId="757091B0"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50372E04"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A920E30" w14:textId="77777777" w:rsidR="00AF6D3F" w:rsidRDefault="00821FF9" w:rsidP="003B29DF">
            <w:pPr>
              <w:pStyle w:val="TableTitle"/>
            </w:pPr>
            <w:r>
              <w:lastRenderedPageBreak/>
              <w:t xml:space="preserve">Field Name : </w:t>
            </w:r>
            <w:r w:rsidR="00C25853">
              <w:rPr>
                <w:rFonts w:eastAsia="SimSun" w:hint="eastAsia"/>
                <w:lang w:eastAsia="zh-SG"/>
              </w:rPr>
              <w:t>Gathering</w:t>
            </w:r>
            <w:r w:rsidR="00C25853">
              <w:t xml:space="preserve"> </w:t>
            </w:r>
            <w:r>
              <w:t>Location Name</w:t>
            </w:r>
          </w:p>
        </w:tc>
      </w:tr>
      <w:tr w:rsidR="00821FF9" w14:paraId="59B90659" w14:textId="77777777">
        <w:tc>
          <w:tcPr>
            <w:tcW w:w="2628" w:type="dxa"/>
            <w:tcBorders>
              <w:top w:val="single" w:sz="6" w:space="0" w:color="auto"/>
              <w:left w:val="single" w:sz="6" w:space="0" w:color="auto"/>
              <w:bottom w:val="single" w:sz="6" w:space="0" w:color="auto"/>
              <w:right w:val="nil"/>
            </w:tcBorders>
            <w:shd w:val="clear" w:color="auto" w:fill="auto"/>
          </w:tcPr>
          <w:p w14:paraId="6FED1C8D" w14:textId="77777777" w:rsidR="00821FF9" w:rsidRDefault="00821FF9"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66D49E6" w14:textId="77777777" w:rsidR="00821FF9" w:rsidRPr="00AF6D3F" w:rsidRDefault="00821FF9" w:rsidP="00757870">
            <w:pPr>
              <w:pStyle w:val="TableRow"/>
              <w:keepNext/>
              <w:rPr>
                <w:bCs/>
              </w:rPr>
            </w:pPr>
            <w:r w:rsidRPr="00AF6D3F">
              <w:rPr>
                <w:bCs/>
              </w:rPr>
              <w:t>Specimens and Occurrences templates</w:t>
            </w:r>
          </w:p>
        </w:tc>
      </w:tr>
      <w:tr w:rsidR="00821FF9" w14:paraId="1C963F3D" w14:textId="77777777">
        <w:tc>
          <w:tcPr>
            <w:tcW w:w="2628" w:type="dxa"/>
            <w:tcBorders>
              <w:top w:val="single" w:sz="6" w:space="0" w:color="auto"/>
              <w:left w:val="single" w:sz="6" w:space="0" w:color="auto"/>
              <w:bottom w:val="single" w:sz="6" w:space="0" w:color="auto"/>
              <w:right w:val="nil"/>
            </w:tcBorders>
            <w:shd w:val="clear" w:color="auto" w:fill="auto"/>
          </w:tcPr>
          <w:p w14:paraId="2A355FAC" w14:textId="77777777" w:rsidR="00821FF9" w:rsidRDefault="00821FF9"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5CA40D11" w14:textId="77777777" w:rsidR="00821FF9" w:rsidRPr="00AF6D3F" w:rsidRDefault="00821FF9" w:rsidP="003B29DF">
            <w:pPr>
              <w:pStyle w:val="TableRow"/>
              <w:keepNext/>
              <w:rPr>
                <w:bCs/>
              </w:rPr>
            </w:pPr>
            <w:r>
              <w:rPr>
                <w:bCs/>
              </w:rPr>
              <w:t>Free text edit box.</w:t>
            </w:r>
          </w:p>
        </w:tc>
      </w:tr>
      <w:tr w:rsidR="00821FF9" w14:paraId="4207FDA2" w14:textId="77777777">
        <w:tc>
          <w:tcPr>
            <w:tcW w:w="2628" w:type="dxa"/>
            <w:tcBorders>
              <w:top w:val="single" w:sz="6" w:space="0" w:color="auto"/>
              <w:left w:val="single" w:sz="6" w:space="0" w:color="auto"/>
              <w:bottom w:val="single" w:sz="6" w:space="0" w:color="auto"/>
              <w:right w:val="nil"/>
            </w:tcBorders>
            <w:shd w:val="clear" w:color="auto" w:fill="auto"/>
          </w:tcPr>
          <w:p w14:paraId="4B04B684" w14:textId="77777777" w:rsidR="00821FF9" w:rsidRDefault="00821FF9"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0EDAB801" w14:textId="77777777" w:rsidR="00821FF9" w:rsidRDefault="00821FF9" w:rsidP="003B29DF">
            <w:pPr>
              <w:pStyle w:val="TableRow"/>
              <w:keepNext/>
              <w:rPr>
                <w:rFonts w:eastAsia="SimSun"/>
                <w:bCs/>
                <w:lang w:eastAsia="zh-SG"/>
              </w:rPr>
            </w:pPr>
            <w:r>
              <w:rPr>
                <w:bCs/>
              </w:rPr>
              <w:t>Sample.Location_Name</w:t>
            </w:r>
            <w:r w:rsidR="00112F46">
              <w:rPr>
                <w:bCs/>
              </w:rPr>
              <w:t>.  Also populates Survey_Event.Location_Name but only if a new record is inserted.</w:t>
            </w:r>
          </w:p>
          <w:p w14:paraId="77D1ADDD" w14:textId="77777777" w:rsidR="00C25853" w:rsidRPr="00C25853" w:rsidRDefault="00C25853" w:rsidP="003B29DF">
            <w:pPr>
              <w:pStyle w:val="TableRow"/>
              <w:keepNext/>
              <w:rPr>
                <w:rFonts w:eastAsia="SimSun"/>
                <w:bCs/>
                <w:lang w:eastAsia="zh-SG"/>
              </w:rPr>
            </w:pPr>
            <w:r>
              <w:rPr>
                <w:rFonts w:eastAsia="SimSun" w:hint="eastAsia"/>
                <w:bCs/>
                <w:lang w:eastAsia="zh-SG"/>
              </w:rPr>
              <w:t xml:space="preserve">If a term is dropped from the thesaurus, then the Concept_Key and </w:t>
            </w:r>
            <w:r w:rsidR="006B03BB">
              <w:t>Concept.Published_Term</w:t>
            </w:r>
            <w:r>
              <w:rPr>
                <w:rFonts w:eastAsia="SimSun" w:hint="eastAsia"/>
                <w:bCs/>
                <w:lang w:eastAsia="zh-SG"/>
              </w:rPr>
              <w:t xml:space="preserve"> are both inserted into the free text, for example </w:t>
            </w:r>
            <w:r>
              <w:rPr>
                <w:rFonts w:eastAsia="SimSun"/>
                <w:bCs/>
                <w:lang w:eastAsia="zh-SG"/>
              </w:rPr>
              <w:t>‘</w:t>
            </w:r>
            <w:r>
              <w:rPr>
                <w:rFonts w:eastAsia="SimSun" w:hint="eastAsia"/>
                <w:bCs/>
                <w:lang w:eastAsia="zh-SG"/>
              </w:rPr>
              <w:t xml:space="preserve">DSS000650000006A </w:t>
            </w:r>
            <w:r w:rsidR="005669FA">
              <w:rPr>
                <w:rFonts w:eastAsia="SimSun" w:hint="eastAsia"/>
                <w:bCs/>
                <w:lang w:eastAsia="zh-SG"/>
              </w:rPr>
              <w:t>Fish River Canyon</w:t>
            </w:r>
            <w:r w:rsidR="005669FA">
              <w:rPr>
                <w:rFonts w:eastAsia="SimSun"/>
                <w:bCs/>
                <w:lang w:eastAsia="zh-SG"/>
              </w:rPr>
              <w:t>’</w:t>
            </w:r>
            <w:r w:rsidR="005669FA">
              <w:rPr>
                <w:rFonts w:eastAsia="SimSun" w:hint="eastAsia"/>
                <w:bCs/>
                <w:lang w:eastAsia="zh-SG"/>
              </w:rPr>
              <w:t>.  This allows associations between vague sites and the Locations Gazetteer to be maintained.</w:t>
            </w:r>
          </w:p>
        </w:tc>
      </w:tr>
    </w:tbl>
    <w:p w14:paraId="4799FD8D"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2E6DD38F"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9A0F1EC" w14:textId="77777777" w:rsidR="00AF6D3F" w:rsidRDefault="00821FF9" w:rsidP="003B29DF">
            <w:pPr>
              <w:pStyle w:val="TableTitle"/>
            </w:pPr>
            <w:r>
              <w:t xml:space="preserve">Field Name : </w:t>
            </w:r>
            <w:r w:rsidR="005669FA">
              <w:rPr>
                <w:rFonts w:eastAsia="SimSun" w:hint="eastAsia"/>
                <w:lang w:eastAsia="zh-SG"/>
              </w:rPr>
              <w:t>Gathering</w:t>
            </w:r>
            <w:r w:rsidR="005669FA">
              <w:t xml:space="preserve"> </w:t>
            </w:r>
            <w:r>
              <w:t>Spatial Reference</w:t>
            </w:r>
          </w:p>
        </w:tc>
      </w:tr>
      <w:tr w:rsidR="00821FF9" w14:paraId="6AF2FCEA" w14:textId="77777777">
        <w:tc>
          <w:tcPr>
            <w:tcW w:w="2628" w:type="dxa"/>
            <w:tcBorders>
              <w:top w:val="single" w:sz="6" w:space="0" w:color="auto"/>
              <w:left w:val="single" w:sz="6" w:space="0" w:color="auto"/>
              <w:bottom w:val="single" w:sz="6" w:space="0" w:color="auto"/>
              <w:right w:val="nil"/>
            </w:tcBorders>
            <w:shd w:val="clear" w:color="auto" w:fill="auto"/>
          </w:tcPr>
          <w:p w14:paraId="4659F349" w14:textId="77777777" w:rsidR="00821FF9" w:rsidRDefault="00821FF9"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3D7054D" w14:textId="77777777" w:rsidR="00821FF9" w:rsidRPr="00AF6D3F" w:rsidRDefault="00821FF9" w:rsidP="00757870">
            <w:pPr>
              <w:pStyle w:val="TableRow"/>
              <w:keepNext/>
              <w:rPr>
                <w:bCs/>
              </w:rPr>
            </w:pPr>
            <w:r w:rsidRPr="00AF6D3F">
              <w:rPr>
                <w:bCs/>
              </w:rPr>
              <w:t>Specimens and Occurrences templates</w:t>
            </w:r>
          </w:p>
        </w:tc>
      </w:tr>
      <w:tr w:rsidR="00821FF9" w14:paraId="193E0C67" w14:textId="77777777">
        <w:tc>
          <w:tcPr>
            <w:tcW w:w="2628" w:type="dxa"/>
            <w:tcBorders>
              <w:top w:val="single" w:sz="6" w:space="0" w:color="auto"/>
              <w:left w:val="single" w:sz="6" w:space="0" w:color="auto"/>
              <w:bottom w:val="single" w:sz="6" w:space="0" w:color="auto"/>
              <w:right w:val="nil"/>
            </w:tcBorders>
            <w:shd w:val="clear" w:color="auto" w:fill="auto"/>
          </w:tcPr>
          <w:p w14:paraId="06DD81B7" w14:textId="77777777" w:rsidR="00821FF9" w:rsidRDefault="00821FF9"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AC601C0" w14:textId="77777777" w:rsidR="00821FF9" w:rsidRPr="00AF6D3F" w:rsidRDefault="00112F46" w:rsidP="003B29DF">
            <w:pPr>
              <w:pStyle w:val="TableRow"/>
              <w:keepNext/>
              <w:rPr>
                <w:bCs/>
              </w:rPr>
            </w:pPr>
            <w:r>
              <w:rPr>
                <w:bCs/>
              </w:rPr>
              <w:t>Free text edit box linked to Map window.  A button is available to the right of the control to initiate a Return Data - F9 link.</w:t>
            </w:r>
          </w:p>
        </w:tc>
      </w:tr>
      <w:tr w:rsidR="00821FF9" w14:paraId="1AA11144" w14:textId="77777777">
        <w:tc>
          <w:tcPr>
            <w:tcW w:w="2628" w:type="dxa"/>
            <w:tcBorders>
              <w:top w:val="single" w:sz="6" w:space="0" w:color="auto"/>
              <w:left w:val="single" w:sz="6" w:space="0" w:color="auto"/>
              <w:bottom w:val="single" w:sz="6" w:space="0" w:color="auto"/>
              <w:right w:val="nil"/>
            </w:tcBorders>
            <w:shd w:val="clear" w:color="auto" w:fill="auto"/>
          </w:tcPr>
          <w:p w14:paraId="7C6E8363" w14:textId="77777777" w:rsidR="00821FF9" w:rsidRDefault="00821FF9"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36B3611B" w14:textId="77777777" w:rsidR="00821FF9" w:rsidRPr="00AF6D3F" w:rsidRDefault="00112F46" w:rsidP="003B29DF">
            <w:pPr>
              <w:pStyle w:val="TableRow"/>
              <w:keepNext/>
              <w:rPr>
                <w:bCs/>
              </w:rPr>
            </w:pPr>
            <w:r>
              <w:rPr>
                <w:bCs/>
              </w:rPr>
              <w:t>Sample.Spatial_Ref, Sample.Spatial_Ref_System, Sample.Lat, Sample.Long, Sample.Spatial_Ref_Qualifier (set to ‘Internal Map’ if Map used to return data, otherwise set to ‘Original’).</w:t>
            </w:r>
          </w:p>
        </w:tc>
      </w:tr>
    </w:tbl>
    <w:p w14:paraId="302029FB"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180DE9CE"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5CF75893" w14:textId="77777777" w:rsidR="00AF6D3F" w:rsidRDefault="00821FF9" w:rsidP="003B29DF">
            <w:pPr>
              <w:pStyle w:val="TableTitle"/>
            </w:pPr>
            <w:r>
              <w:t xml:space="preserve">Field Name : </w:t>
            </w:r>
            <w:r w:rsidR="005669FA">
              <w:rPr>
                <w:rFonts w:eastAsia="SimSun" w:hint="eastAsia"/>
                <w:lang w:eastAsia="zh-SG"/>
              </w:rPr>
              <w:t>Gathering</w:t>
            </w:r>
            <w:r w:rsidR="005669FA">
              <w:t xml:space="preserve"> </w:t>
            </w:r>
            <w:r>
              <w:t>Date</w:t>
            </w:r>
          </w:p>
        </w:tc>
      </w:tr>
      <w:tr w:rsidR="00AF6D3F" w14:paraId="6F26269F" w14:textId="77777777">
        <w:tc>
          <w:tcPr>
            <w:tcW w:w="2628" w:type="dxa"/>
            <w:tcBorders>
              <w:top w:val="single" w:sz="6" w:space="0" w:color="auto"/>
              <w:left w:val="single" w:sz="6" w:space="0" w:color="auto"/>
              <w:bottom w:val="single" w:sz="6" w:space="0" w:color="auto"/>
              <w:right w:val="nil"/>
            </w:tcBorders>
            <w:shd w:val="clear" w:color="auto" w:fill="auto"/>
          </w:tcPr>
          <w:p w14:paraId="68CF349D" w14:textId="77777777" w:rsidR="00AF6D3F" w:rsidRDefault="00AF6D3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0224E63" w14:textId="77777777" w:rsidR="00AF6D3F" w:rsidRPr="00AF6D3F" w:rsidRDefault="00112F46" w:rsidP="003B29DF">
            <w:pPr>
              <w:pStyle w:val="TableRow"/>
              <w:keepNext/>
              <w:rPr>
                <w:bCs/>
              </w:rPr>
            </w:pPr>
            <w:r w:rsidRPr="00AF6D3F">
              <w:rPr>
                <w:bCs/>
              </w:rPr>
              <w:t>Specimens and Occurrences templates</w:t>
            </w:r>
          </w:p>
        </w:tc>
      </w:tr>
      <w:tr w:rsidR="00AF6D3F" w14:paraId="3A18CB33" w14:textId="77777777">
        <w:tc>
          <w:tcPr>
            <w:tcW w:w="2628" w:type="dxa"/>
            <w:tcBorders>
              <w:top w:val="single" w:sz="6" w:space="0" w:color="auto"/>
              <w:left w:val="single" w:sz="6" w:space="0" w:color="auto"/>
              <w:bottom w:val="single" w:sz="6" w:space="0" w:color="auto"/>
              <w:right w:val="nil"/>
            </w:tcBorders>
            <w:shd w:val="clear" w:color="auto" w:fill="auto"/>
          </w:tcPr>
          <w:p w14:paraId="25A488F1" w14:textId="77777777" w:rsidR="00AF6D3F" w:rsidRDefault="00AF6D3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34263DAC" w14:textId="77777777" w:rsidR="00AF6D3F" w:rsidRPr="00AF6D3F" w:rsidRDefault="007C2A23" w:rsidP="003B29DF">
            <w:pPr>
              <w:pStyle w:val="TableRow"/>
              <w:keepNext/>
              <w:rPr>
                <w:bCs/>
              </w:rPr>
            </w:pPr>
            <w:r>
              <w:rPr>
                <w:bCs/>
              </w:rPr>
              <w:t>Vague Date edit box.</w:t>
            </w:r>
          </w:p>
        </w:tc>
      </w:tr>
      <w:tr w:rsidR="00AF6D3F" w14:paraId="7BCED749" w14:textId="77777777">
        <w:tc>
          <w:tcPr>
            <w:tcW w:w="2628" w:type="dxa"/>
            <w:tcBorders>
              <w:top w:val="single" w:sz="6" w:space="0" w:color="auto"/>
              <w:left w:val="single" w:sz="6" w:space="0" w:color="auto"/>
              <w:bottom w:val="single" w:sz="6" w:space="0" w:color="auto"/>
              <w:right w:val="nil"/>
            </w:tcBorders>
            <w:shd w:val="clear" w:color="auto" w:fill="auto"/>
          </w:tcPr>
          <w:p w14:paraId="64382397" w14:textId="77777777" w:rsidR="00AF6D3F" w:rsidRDefault="00AF6D3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8BA3D4F" w14:textId="77777777" w:rsidR="00AF6D3F" w:rsidRPr="00AF6D3F" w:rsidRDefault="007C2A23" w:rsidP="003B29DF">
            <w:pPr>
              <w:pStyle w:val="TableRow"/>
              <w:keepNext/>
              <w:rPr>
                <w:bCs/>
              </w:rPr>
            </w:pPr>
            <w:r>
              <w:rPr>
                <w:bCs/>
              </w:rPr>
              <w:t>Sample.Vague_Date fields</w:t>
            </w:r>
          </w:p>
        </w:tc>
      </w:tr>
    </w:tbl>
    <w:p w14:paraId="492618AF" w14:textId="77777777" w:rsid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427564" w14:paraId="3CF7E537"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558DD381" w14:textId="77777777" w:rsidR="00427564" w:rsidRDefault="00427564" w:rsidP="00AF6E9A">
            <w:pPr>
              <w:pStyle w:val="TableTitle"/>
            </w:pPr>
            <w:r>
              <w:t>Field Name: Gathering Method</w:t>
            </w:r>
          </w:p>
        </w:tc>
      </w:tr>
      <w:tr w:rsidR="00427564" w14:paraId="6409E216" w14:textId="77777777">
        <w:tc>
          <w:tcPr>
            <w:tcW w:w="2628" w:type="dxa"/>
            <w:tcBorders>
              <w:top w:val="single" w:sz="6" w:space="0" w:color="auto"/>
              <w:left w:val="single" w:sz="6" w:space="0" w:color="auto"/>
              <w:bottom w:val="single" w:sz="6" w:space="0" w:color="auto"/>
              <w:right w:val="nil"/>
            </w:tcBorders>
            <w:shd w:val="clear" w:color="auto" w:fill="auto"/>
          </w:tcPr>
          <w:p w14:paraId="0D21314C" w14:textId="77777777" w:rsidR="00427564" w:rsidRDefault="00427564" w:rsidP="00AF6E9A">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4D6CDA92" w14:textId="77777777" w:rsidR="00427564" w:rsidRPr="00AF6D3F" w:rsidRDefault="00427564" w:rsidP="00AF6E9A">
            <w:pPr>
              <w:pStyle w:val="TableRow"/>
              <w:keepNext/>
              <w:rPr>
                <w:bCs/>
              </w:rPr>
            </w:pPr>
            <w:r w:rsidRPr="00AF6D3F">
              <w:rPr>
                <w:bCs/>
              </w:rPr>
              <w:t>Specimens and Occurrences templates</w:t>
            </w:r>
          </w:p>
        </w:tc>
      </w:tr>
      <w:tr w:rsidR="00427564" w14:paraId="79F486CB" w14:textId="77777777">
        <w:tc>
          <w:tcPr>
            <w:tcW w:w="2628" w:type="dxa"/>
            <w:tcBorders>
              <w:top w:val="single" w:sz="6" w:space="0" w:color="auto"/>
              <w:left w:val="single" w:sz="6" w:space="0" w:color="auto"/>
              <w:bottom w:val="single" w:sz="6" w:space="0" w:color="auto"/>
              <w:right w:val="nil"/>
            </w:tcBorders>
            <w:shd w:val="clear" w:color="auto" w:fill="auto"/>
          </w:tcPr>
          <w:p w14:paraId="6A335808" w14:textId="77777777" w:rsidR="00427564" w:rsidRDefault="00427564" w:rsidP="00AF6E9A">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4EC51647" w14:textId="77777777" w:rsidR="00427564" w:rsidRPr="00AF6D3F" w:rsidRDefault="00427564" w:rsidP="00AF6E9A">
            <w:pPr>
              <w:pStyle w:val="TableRow"/>
              <w:keepNext/>
              <w:rPr>
                <w:bCs/>
              </w:rPr>
            </w:pPr>
            <w:r>
              <w:rPr>
                <w:bCs/>
              </w:rPr>
              <w:t>Combo box populated with Sample_Type.Short_Name.</w:t>
            </w:r>
          </w:p>
        </w:tc>
      </w:tr>
      <w:tr w:rsidR="00427564" w14:paraId="227DC3D9" w14:textId="77777777">
        <w:tc>
          <w:tcPr>
            <w:tcW w:w="2628" w:type="dxa"/>
            <w:tcBorders>
              <w:top w:val="single" w:sz="6" w:space="0" w:color="auto"/>
              <w:left w:val="single" w:sz="6" w:space="0" w:color="auto"/>
              <w:bottom w:val="single" w:sz="6" w:space="0" w:color="auto"/>
              <w:right w:val="nil"/>
            </w:tcBorders>
            <w:shd w:val="clear" w:color="auto" w:fill="auto"/>
          </w:tcPr>
          <w:p w14:paraId="34E41441" w14:textId="77777777" w:rsidR="00427564" w:rsidRDefault="00427564" w:rsidP="00AF6E9A">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2CE9DADB" w14:textId="77777777" w:rsidR="00427564" w:rsidRPr="00AF6D3F" w:rsidRDefault="00427564" w:rsidP="00AF6E9A">
            <w:pPr>
              <w:pStyle w:val="TableRow"/>
              <w:keepNext/>
              <w:rPr>
                <w:bCs/>
              </w:rPr>
            </w:pPr>
            <w:r>
              <w:rPr>
                <w:bCs/>
              </w:rPr>
              <w:t>Sample.Sample_Type_Key</w:t>
            </w:r>
          </w:p>
        </w:tc>
      </w:tr>
    </w:tbl>
    <w:p w14:paraId="4DCF2FD3" w14:textId="77777777" w:rsidR="00427564" w:rsidRDefault="00427564" w:rsidP="00427564">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36056973"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206AA33F" w14:textId="77777777" w:rsidR="00AF6D3F" w:rsidRDefault="00AF6D3F" w:rsidP="003B29DF">
            <w:pPr>
              <w:pStyle w:val="TableTitle"/>
            </w:pPr>
            <w:r>
              <w:lastRenderedPageBreak/>
              <w:t xml:space="preserve">Field Name: </w:t>
            </w:r>
            <w:r w:rsidR="00112F46">
              <w:t>Field Collector</w:t>
            </w:r>
          </w:p>
        </w:tc>
      </w:tr>
      <w:tr w:rsidR="00AF6D3F" w14:paraId="295A928A" w14:textId="77777777">
        <w:tc>
          <w:tcPr>
            <w:tcW w:w="2628" w:type="dxa"/>
            <w:tcBorders>
              <w:top w:val="single" w:sz="6" w:space="0" w:color="auto"/>
              <w:left w:val="single" w:sz="6" w:space="0" w:color="auto"/>
              <w:bottom w:val="single" w:sz="6" w:space="0" w:color="auto"/>
              <w:right w:val="nil"/>
            </w:tcBorders>
            <w:shd w:val="clear" w:color="auto" w:fill="auto"/>
          </w:tcPr>
          <w:p w14:paraId="08AB3826" w14:textId="77777777" w:rsidR="00AF6D3F" w:rsidRDefault="00AF6D3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2B95B557" w14:textId="77777777" w:rsidR="00AF6D3F" w:rsidRPr="00AF6D3F" w:rsidRDefault="00112F46" w:rsidP="003B29DF">
            <w:pPr>
              <w:pStyle w:val="TableRow"/>
              <w:keepNext/>
              <w:rPr>
                <w:bCs/>
              </w:rPr>
            </w:pPr>
            <w:r w:rsidRPr="00AF6D3F">
              <w:rPr>
                <w:bCs/>
              </w:rPr>
              <w:t>Specimens and Occurrences templates</w:t>
            </w:r>
          </w:p>
        </w:tc>
      </w:tr>
      <w:tr w:rsidR="007C2A23" w14:paraId="4322A15E" w14:textId="77777777">
        <w:tc>
          <w:tcPr>
            <w:tcW w:w="2628" w:type="dxa"/>
            <w:tcBorders>
              <w:top w:val="single" w:sz="6" w:space="0" w:color="auto"/>
              <w:left w:val="single" w:sz="6" w:space="0" w:color="auto"/>
              <w:bottom w:val="single" w:sz="6" w:space="0" w:color="auto"/>
              <w:right w:val="nil"/>
            </w:tcBorders>
            <w:shd w:val="clear" w:color="auto" w:fill="auto"/>
          </w:tcPr>
          <w:p w14:paraId="12B479FF" w14:textId="77777777" w:rsidR="007C2A23" w:rsidRDefault="007C2A23"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30B8F884" w14:textId="77777777" w:rsidR="007C2A23" w:rsidRPr="00AF6D3F" w:rsidRDefault="007C2A23" w:rsidP="00757870">
            <w:pPr>
              <w:pStyle w:val="TableRow"/>
              <w:keepNext/>
              <w:rPr>
                <w:bCs/>
              </w:rPr>
            </w:pPr>
            <w:r>
              <w:rPr>
                <w:bCs/>
              </w:rPr>
              <w:t>Edit box, linked to Recorder Names &amp; Addresses module (individuals only).  A button is available to the right of the control to initiate a Return Data - F9 link.</w:t>
            </w:r>
          </w:p>
        </w:tc>
      </w:tr>
      <w:tr w:rsidR="00AF6D3F" w14:paraId="1E7C6823" w14:textId="77777777">
        <w:tc>
          <w:tcPr>
            <w:tcW w:w="2628" w:type="dxa"/>
            <w:tcBorders>
              <w:top w:val="single" w:sz="6" w:space="0" w:color="auto"/>
              <w:left w:val="single" w:sz="6" w:space="0" w:color="auto"/>
              <w:bottom w:val="single" w:sz="6" w:space="0" w:color="auto"/>
              <w:right w:val="nil"/>
            </w:tcBorders>
            <w:shd w:val="clear" w:color="auto" w:fill="auto"/>
          </w:tcPr>
          <w:p w14:paraId="22955C95" w14:textId="77777777" w:rsidR="00AF6D3F" w:rsidRDefault="00AF6D3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70D73E7" w14:textId="77777777" w:rsidR="00AF6D3F" w:rsidRDefault="00D034A2" w:rsidP="003B29DF">
            <w:pPr>
              <w:pStyle w:val="TableRow"/>
              <w:keepNext/>
              <w:rPr>
                <w:bCs/>
              </w:rPr>
            </w:pPr>
            <w:r>
              <w:rPr>
                <w:bCs/>
              </w:rPr>
              <w:t>Survey_Event_Recorder and Sample_Recorder fields.</w:t>
            </w:r>
          </w:p>
          <w:p w14:paraId="3A245277" w14:textId="77777777" w:rsidR="005D1099" w:rsidRPr="00AF6D3F" w:rsidRDefault="005D1099" w:rsidP="003B29DF">
            <w:pPr>
              <w:pStyle w:val="TableRow"/>
              <w:keepNext/>
              <w:rPr>
                <w:bCs/>
              </w:rPr>
            </w:pPr>
            <w:r>
              <w:rPr>
                <w:bCs/>
              </w:rPr>
              <w:t>Allows multiple entry, in which case additional records are created in Survey_Event_Recorder and Sample_Recorder for every field collector.</w:t>
            </w:r>
          </w:p>
        </w:tc>
      </w:tr>
    </w:tbl>
    <w:p w14:paraId="25B3D671" w14:textId="77777777" w:rsidR="00112F46" w:rsidRPr="00AF6D3F" w:rsidRDefault="00112F46" w:rsidP="00112F46">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112F46" w14:paraId="65A8DB20"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F366AB7" w14:textId="77777777" w:rsidR="00112F46" w:rsidRDefault="00112F46" w:rsidP="00757870">
            <w:pPr>
              <w:pStyle w:val="TableTitle"/>
            </w:pPr>
            <w:r>
              <w:t>Field Name: Field Record Type</w:t>
            </w:r>
          </w:p>
        </w:tc>
      </w:tr>
      <w:tr w:rsidR="00112F46" w14:paraId="3AEEABE1" w14:textId="77777777">
        <w:tc>
          <w:tcPr>
            <w:tcW w:w="2628" w:type="dxa"/>
            <w:tcBorders>
              <w:top w:val="single" w:sz="6" w:space="0" w:color="auto"/>
              <w:left w:val="single" w:sz="6" w:space="0" w:color="auto"/>
              <w:bottom w:val="single" w:sz="6" w:space="0" w:color="auto"/>
              <w:right w:val="nil"/>
            </w:tcBorders>
            <w:shd w:val="clear" w:color="auto" w:fill="auto"/>
          </w:tcPr>
          <w:p w14:paraId="19EB4327" w14:textId="77777777" w:rsidR="00112F46" w:rsidRDefault="00112F46"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717BF18D" w14:textId="77777777" w:rsidR="00112F46" w:rsidRPr="00AF6D3F" w:rsidRDefault="007C469A" w:rsidP="00757870">
            <w:pPr>
              <w:pStyle w:val="TableRow"/>
              <w:keepNext/>
              <w:rPr>
                <w:bCs/>
              </w:rPr>
            </w:pPr>
            <w:r>
              <w:rPr>
                <w:bCs/>
              </w:rPr>
              <w:t>Specimens and Occurrences templates</w:t>
            </w:r>
          </w:p>
        </w:tc>
      </w:tr>
      <w:tr w:rsidR="00112F46" w14:paraId="53168EBA" w14:textId="77777777">
        <w:tc>
          <w:tcPr>
            <w:tcW w:w="2628" w:type="dxa"/>
            <w:tcBorders>
              <w:top w:val="single" w:sz="6" w:space="0" w:color="auto"/>
              <w:left w:val="single" w:sz="6" w:space="0" w:color="auto"/>
              <w:bottom w:val="single" w:sz="6" w:space="0" w:color="auto"/>
              <w:right w:val="nil"/>
            </w:tcBorders>
            <w:shd w:val="clear" w:color="auto" w:fill="auto"/>
          </w:tcPr>
          <w:p w14:paraId="7144A1BD" w14:textId="77777777" w:rsidR="00112F46" w:rsidRDefault="00112F46"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0FDC90B" w14:textId="77777777" w:rsidR="00112F46" w:rsidRPr="00AF6D3F" w:rsidRDefault="00112F46" w:rsidP="00757870">
            <w:pPr>
              <w:pStyle w:val="TableRow"/>
              <w:keepNext/>
              <w:rPr>
                <w:bCs/>
              </w:rPr>
            </w:pPr>
            <w:r>
              <w:rPr>
                <w:bCs/>
              </w:rPr>
              <w:t xml:space="preserve">Combo box populated with </w:t>
            </w:r>
            <w:r w:rsidR="00427564">
              <w:rPr>
                <w:bCs/>
              </w:rPr>
              <w:t>Record</w:t>
            </w:r>
            <w:r>
              <w:rPr>
                <w:bCs/>
              </w:rPr>
              <w:t>_Type.Short_Name.</w:t>
            </w:r>
          </w:p>
        </w:tc>
      </w:tr>
      <w:tr w:rsidR="00112F46" w14:paraId="3366C870" w14:textId="77777777">
        <w:tc>
          <w:tcPr>
            <w:tcW w:w="2628" w:type="dxa"/>
            <w:tcBorders>
              <w:top w:val="single" w:sz="6" w:space="0" w:color="auto"/>
              <w:left w:val="single" w:sz="6" w:space="0" w:color="auto"/>
              <w:bottom w:val="single" w:sz="6" w:space="0" w:color="auto"/>
              <w:right w:val="nil"/>
            </w:tcBorders>
            <w:shd w:val="clear" w:color="auto" w:fill="auto"/>
          </w:tcPr>
          <w:p w14:paraId="236E466C" w14:textId="77777777" w:rsidR="00112F46" w:rsidRDefault="00112F46"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8905056" w14:textId="77777777" w:rsidR="00112F46" w:rsidRPr="00AF6D3F" w:rsidRDefault="006517E6" w:rsidP="00757870">
            <w:pPr>
              <w:pStyle w:val="TableRow"/>
              <w:keepNext/>
              <w:rPr>
                <w:bCs/>
              </w:rPr>
            </w:pPr>
            <w:r>
              <w:rPr>
                <w:bCs/>
              </w:rPr>
              <w:t>Occurrence</w:t>
            </w:r>
            <w:r w:rsidR="00112F46">
              <w:rPr>
                <w:bCs/>
              </w:rPr>
              <w:t>.</w:t>
            </w:r>
            <w:r>
              <w:rPr>
                <w:bCs/>
              </w:rPr>
              <w:t>Record</w:t>
            </w:r>
            <w:r w:rsidR="00112F46">
              <w:rPr>
                <w:bCs/>
              </w:rPr>
              <w:t>_Type_Key</w:t>
            </w:r>
            <w:r>
              <w:rPr>
                <w:bCs/>
              </w:rPr>
              <w:t xml:space="preserve"> | Taxon_Occurrence.Record_Type_Key</w:t>
            </w:r>
          </w:p>
        </w:tc>
      </w:tr>
    </w:tbl>
    <w:p w14:paraId="09243853"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5F3B3870"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4D916E24" w14:textId="77777777" w:rsidR="007C2A23" w:rsidRDefault="007C2A23" w:rsidP="00757870">
            <w:pPr>
              <w:pStyle w:val="TableTitle"/>
            </w:pPr>
            <w:r>
              <w:t>Field Name: Confidential</w:t>
            </w:r>
          </w:p>
        </w:tc>
      </w:tr>
      <w:tr w:rsidR="007C2A23" w14:paraId="306095B9" w14:textId="77777777">
        <w:tc>
          <w:tcPr>
            <w:tcW w:w="2628" w:type="dxa"/>
            <w:tcBorders>
              <w:top w:val="single" w:sz="6" w:space="0" w:color="auto"/>
              <w:left w:val="single" w:sz="6" w:space="0" w:color="auto"/>
              <w:bottom w:val="single" w:sz="6" w:space="0" w:color="auto"/>
              <w:right w:val="nil"/>
            </w:tcBorders>
            <w:shd w:val="clear" w:color="auto" w:fill="auto"/>
          </w:tcPr>
          <w:p w14:paraId="7DF106F6"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22A50940" w14:textId="77777777" w:rsidR="007C2A23" w:rsidRPr="00AF6D3F" w:rsidRDefault="007C2A23" w:rsidP="00757870">
            <w:pPr>
              <w:pStyle w:val="TableRow"/>
              <w:keepNext/>
              <w:rPr>
                <w:bCs/>
              </w:rPr>
            </w:pPr>
            <w:r w:rsidRPr="00AF6D3F">
              <w:rPr>
                <w:bCs/>
              </w:rPr>
              <w:t>Specimens and Occurrences templates</w:t>
            </w:r>
          </w:p>
        </w:tc>
      </w:tr>
      <w:tr w:rsidR="007C2A23" w14:paraId="6E806A74" w14:textId="77777777">
        <w:tc>
          <w:tcPr>
            <w:tcW w:w="2628" w:type="dxa"/>
            <w:tcBorders>
              <w:top w:val="single" w:sz="6" w:space="0" w:color="auto"/>
              <w:left w:val="single" w:sz="6" w:space="0" w:color="auto"/>
              <w:bottom w:val="single" w:sz="6" w:space="0" w:color="auto"/>
              <w:right w:val="nil"/>
            </w:tcBorders>
            <w:shd w:val="clear" w:color="auto" w:fill="auto"/>
          </w:tcPr>
          <w:p w14:paraId="045C99E6"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6F88CF2A" w14:textId="77777777" w:rsidR="007C2A23" w:rsidRPr="00AF6D3F" w:rsidRDefault="007C2A23" w:rsidP="00757870">
            <w:pPr>
              <w:pStyle w:val="TableRow"/>
              <w:keepNext/>
              <w:rPr>
                <w:bCs/>
              </w:rPr>
            </w:pPr>
            <w:r>
              <w:rPr>
                <w:bCs/>
              </w:rPr>
              <w:t>Combo box, containing options Yes and No.</w:t>
            </w:r>
          </w:p>
        </w:tc>
      </w:tr>
      <w:tr w:rsidR="007C2A23" w14:paraId="34291DA3" w14:textId="77777777">
        <w:tc>
          <w:tcPr>
            <w:tcW w:w="2628" w:type="dxa"/>
            <w:tcBorders>
              <w:top w:val="single" w:sz="6" w:space="0" w:color="auto"/>
              <w:left w:val="single" w:sz="6" w:space="0" w:color="auto"/>
              <w:bottom w:val="single" w:sz="6" w:space="0" w:color="auto"/>
              <w:right w:val="nil"/>
            </w:tcBorders>
            <w:shd w:val="clear" w:color="auto" w:fill="auto"/>
          </w:tcPr>
          <w:p w14:paraId="4F80C912"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1AAE84CB" w14:textId="77777777" w:rsidR="007C2A23" w:rsidRPr="00AF6D3F" w:rsidRDefault="007C2A23" w:rsidP="00757870">
            <w:pPr>
              <w:pStyle w:val="TableRow"/>
              <w:keepNext/>
              <w:rPr>
                <w:bCs/>
              </w:rPr>
            </w:pPr>
            <w:r>
              <w:rPr>
                <w:bCs/>
              </w:rPr>
              <w:t>For Specimen templates - Specimen</w:t>
            </w:r>
            <w:r w:rsidR="00432939">
              <w:rPr>
                <w:rFonts w:eastAsia="SimSun" w:hint="eastAsia"/>
                <w:bCs/>
                <w:lang w:eastAsia="zh-SG"/>
              </w:rPr>
              <w:t>_Unit</w:t>
            </w:r>
            <w:r>
              <w:rPr>
                <w:bCs/>
              </w:rPr>
              <w:t>.Confidential.  In addition, for either template, Taxon_Occurrence.Confidential or Occurrece.Confidential if either record is created.</w:t>
            </w:r>
          </w:p>
        </w:tc>
      </w:tr>
    </w:tbl>
    <w:p w14:paraId="2862D168"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4069AFE6"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208386D" w14:textId="77777777" w:rsidR="00AF6D3F" w:rsidRDefault="00AF6D3F" w:rsidP="003B29DF">
            <w:pPr>
              <w:pStyle w:val="TableTitle"/>
            </w:pPr>
            <w:r>
              <w:t xml:space="preserve">Field Name: </w:t>
            </w:r>
            <w:r w:rsidR="007C2A23">
              <w:t>Specimen Type</w:t>
            </w:r>
          </w:p>
        </w:tc>
      </w:tr>
      <w:tr w:rsidR="00AF6D3F" w14:paraId="4E9BF82C" w14:textId="77777777">
        <w:tc>
          <w:tcPr>
            <w:tcW w:w="2628" w:type="dxa"/>
            <w:tcBorders>
              <w:top w:val="single" w:sz="6" w:space="0" w:color="auto"/>
              <w:left w:val="single" w:sz="6" w:space="0" w:color="auto"/>
              <w:bottom w:val="single" w:sz="6" w:space="0" w:color="auto"/>
              <w:right w:val="nil"/>
            </w:tcBorders>
            <w:shd w:val="clear" w:color="auto" w:fill="auto"/>
          </w:tcPr>
          <w:p w14:paraId="318DDF99" w14:textId="77777777" w:rsidR="00AF6D3F" w:rsidRDefault="00AF6D3F"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2AC7D0A4" w14:textId="77777777" w:rsidR="00AF6D3F" w:rsidRPr="00AF6D3F" w:rsidRDefault="007C2A23" w:rsidP="003B29DF">
            <w:pPr>
              <w:pStyle w:val="TableRow"/>
              <w:keepNext/>
              <w:rPr>
                <w:bCs/>
              </w:rPr>
            </w:pPr>
            <w:r>
              <w:rPr>
                <w:bCs/>
              </w:rPr>
              <w:t>Specimen templates</w:t>
            </w:r>
          </w:p>
        </w:tc>
      </w:tr>
      <w:tr w:rsidR="00AF6D3F" w14:paraId="3987D87F" w14:textId="77777777">
        <w:tc>
          <w:tcPr>
            <w:tcW w:w="2628" w:type="dxa"/>
            <w:tcBorders>
              <w:top w:val="single" w:sz="6" w:space="0" w:color="auto"/>
              <w:left w:val="single" w:sz="6" w:space="0" w:color="auto"/>
              <w:bottom w:val="single" w:sz="6" w:space="0" w:color="auto"/>
              <w:right w:val="nil"/>
            </w:tcBorders>
            <w:shd w:val="clear" w:color="auto" w:fill="auto"/>
          </w:tcPr>
          <w:p w14:paraId="508C8C98" w14:textId="77777777" w:rsidR="00AF6D3F" w:rsidRDefault="00AF6D3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3AFA908A" w14:textId="77777777" w:rsidR="00AF6D3F" w:rsidRPr="00AF6D3F" w:rsidRDefault="007C469A" w:rsidP="003B29DF">
            <w:pPr>
              <w:pStyle w:val="TableRow"/>
              <w:keepNext/>
              <w:rPr>
                <w:bCs/>
              </w:rPr>
            </w:pPr>
            <w:r>
              <w:rPr>
                <w:bCs/>
              </w:rPr>
              <w:t>Combo box, linked to the Specimen Types concept group.</w:t>
            </w:r>
          </w:p>
        </w:tc>
      </w:tr>
      <w:tr w:rsidR="00AF6D3F" w14:paraId="5BE02CE2" w14:textId="77777777">
        <w:tc>
          <w:tcPr>
            <w:tcW w:w="2628" w:type="dxa"/>
            <w:tcBorders>
              <w:top w:val="single" w:sz="6" w:space="0" w:color="auto"/>
              <w:left w:val="single" w:sz="6" w:space="0" w:color="auto"/>
              <w:bottom w:val="single" w:sz="6" w:space="0" w:color="auto"/>
              <w:right w:val="nil"/>
            </w:tcBorders>
            <w:shd w:val="clear" w:color="auto" w:fill="auto"/>
          </w:tcPr>
          <w:p w14:paraId="2B895C3A" w14:textId="77777777" w:rsidR="00AF6D3F" w:rsidRDefault="00AF6D3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4FA3D99D" w14:textId="77777777" w:rsidR="00AF6D3F" w:rsidRPr="00AF6D3F" w:rsidRDefault="007C469A" w:rsidP="003B29DF">
            <w:pPr>
              <w:pStyle w:val="TableRow"/>
              <w:keepNext/>
              <w:rPr>
                <w:bCs/>
              </w:rPr>
            </w:pPr>
            <w:r>
              <w:rPr>
                <w:bCs/>
              </w:rPr>
              <w:t>Specimen</w:t>
            </w:r>
            <w:r w:rsidR="00432939">
              <w:rPr>
                <w:rFonts w:eastAsia="SimSun" w:hint="eastAsia"/>
                <w:bCs/>
                <w:lang w:eastAsia="zh-SG"/>
              </w:rPr>
              <w:t>_Unit</w:t>
            </w:r>
            <w:r>
              <w:rPr>
                <w:bCs/>
              </w:rPr>
              <w:t>.Specimen_Type_Concept_Key</w:t>
            </w:r>
          </w:p>
        </w:tc>
      </w:tr>
    </w:tbl>
    <w:p w14:paraId="4226B391" w14:textId="77777777" w:rsidR="00AF6D3F" w:rsidRP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AF6D3F" w14:paraId="277FB0A5"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61C396DE" w14:textId="77777777" w:rsidR="00AF6D3F" w:rsidRDefault="00AF6D3F" w:rsidP="003B29DF">
            <w:pPr>
              <w:pStyle w:val="TableTitle"/>
            </w:pPr>
            <w:r>
              <w:lastRenderedPageBreak/>
              <w:t xml:space="preserve">Field Name: </w:t>
            </w:r>
            <w:r w:rsidR="007C2A23">
              <w:t>Registration Number</w:t>
            </w:r>
          </w:p>
        </w:tc>
      </w:tr>
      <w:tr w:rsidR="007C2A23" w14:paraId="1C243897" w14:textId="77777777">
        <w:tc>
          <w:tcPr>
            <w:tcW w:w="2628" w:type="dxa"/>
            <w:tcBorders>
              <w:top w:val="single" w:sz="6" w:space="0" w:color="auto"/>
              <w:left w:val="single" w:sz="6" w:space="0" w:color="auto"/>
              <w:bottom w:val="single" w:sz="6" w:space="0" w:color="auto"/>
              <w:right w:val="nil"/>
            </w:tcBorders>
            <w:shd w:val="clear" w:color="auto" w:fill="auto"/>
          </w:tcPr>
          <w:p w14:paraId="68A8764B" w14:textId="77777777" w:rsidR="007C2A23" w:rsidRDefault="007C2A23" w:rsidP="003B29D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21CEF89C" w14:textId="77777777" w:rsidR="007C2A23" w:rsidRPr="00AF6D3F" w:rsidRDefault="007C2A23" w:rsidP="00757870">
            <w:pPr>
              <w:pStyle w:val="TableRow"/>
              <w:keepNext/>
              <w:rPr>
                <w:bCs/>
              </w:rPr>
            </w:pPr>
            <w:r>
              <w:rPr>
                <w:bCs/>
              </w:rPr>
              <w:t>Specimen templates</w:t>
            </w:r>
          </w:p>
        </w:tc>
      </w:tr>
      <w:tr w:rsidR="00AF6D3F" w14:paraId="742DCA00" w14:textId="77777777">
        <w:tc>
          <w:tcPr>
            <w:tcW w:w="2628" w:type="dxa"/>
            <w:tcBorders>
              <w:top w:val="single" w:sz="6" w:space="0" w:color="auto"/>
              <w:left w:val="single" w:sz="6" w:space="0" w:color="auto"/>
              <w:bottom w:val="single" w:sz="6" w:space="0" w:color="auto"/>
              <w:right w:val="nil"/>
            </w:tcBorders>
            <w:shd w:val="clear" w:color="auto" w:fill="auto"/>
          </w:tcPr>
          <w:p w14:paraId="349BAA02" w14:textId="77777777" w:rsidR="00AF6D3F" w:rsidRDefault="00AF6D3F" w:rsidP="003B29D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52D5EE8F" w14:textId="77777777" w:rsidR="00AF6D3F" w:rsidRPr="005669FA" w:rsidRDefault="007C469A" w:rsidP="003B29DF">
            <w:pPr>
              <w:pStyle w:val="TableRow"/>
              <w:keepNext/>
              <w:rPr>
                <w:rFonts w:eastAsia="SimSun"/>
                <w:bCs/>
                <w:lang w:eastAsia="zh-SG"/>
              </w:rPr>
            </w:pPr>
            <w:r>
              <w:rPr>
                <w:bCs/>
              </w:rPr>
              <w:t>Free text edit box</w:t>
            </w:r>
            <w:r w:rsidR="005669FA">
              <w:rPr>
                <w:rFonts w:eastAsia="SimSun" w:hint="eastAsia"/>
                <w:bCs/>
                <w:lang w:eastAsia="zh-SG"/>
              </w:rPr>
              <w:t>.  The default value in this field is generated by the associated macro, if specified.  If the user overrides this, then the system automatically prefixes the entered registration number with the Organisation_Department.Acronym field to ensure that the number is unique.  The department is identified as the department into which the specimen is being accessioned.</w:t>
            </w:r>
          </w:p>
        </w:tc>
      </w:tr>
      <w:tr w:rsidR="00AF6D3F" w14:paraId="566FB177" w14:textId="77777777">
        <w:tc>
          <w:tcPr>
            <w:tcW w:w="2628" w:type="dxa"/>
            <w:tcBorders>
              <w:top w:val="single" w:sz="6" w:space="0" w:color="auto"/>
              <w:left w:val="single" w:sz="6" w:space="0" w:color="auto"/>
              <w:bottom w:val="single" w:sz="6" w:space="0" w:color="auto"/>
              <w:right w:val="nil"/>
            </w:tcBorders>
            <w:shd w:val="clear" w:color="auto" w:fill="auto"/>
          </w:tcPr>
          <w:p w14:paraId="1BAB4AFA" w14:textId="77777777" w:rsidR="00AF6D3F" w:rsidRDefault="00AF6D3F" w:rsidP="003B29D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15681EBB" w14:textId="77777777" w:rsidR="00AF6D3F" w:rsidRPr="00AF6D3F" w:rsidRDefault="007C469A" w:rsidP="003B29DF">
            <w:pPr>
              <w:pStyle w:val="TableRow"/>
              <w:keepNext/>
              <w:rPr>
                <w:bCs/>
              </w:rPr>
            </w:pPr>
            <w:r>
              <w:rPr>
                <w:bCs/>
              </w:rPr>
              <w:t>Collection_Unit_Number.Number</w:t>
            </w:r>
          </w:p>
        </w:tc>
      </w:tr>
    </w:tbl>
    <w:p w14:paraId="15F811A7"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2547E185"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68C9EAF6" w14:textId="77777777" w:rsidR="007C2A23" w:rsidRDefault="007C2A23" w:rsidP="00757870">
            <w:pPr>
              <w:pStyle w:val="TableTitle"/>
            </w:pPr>
            <w:r>
              <w:t>Field Name: Accession Number</w:t>
            </w:r>
          </w:p>
        </w:tc>
      </w:tr>
      <w:tr w:rsidR="007C2A23" w14:paraId="2A54CEBA" w14:textId="77777777">
        <w:tc>
          <w:tcPr>
            <w:tcW w:w="2628" w:type="dxa"/>
            <w:tcBorders>
              <w:top w:val="single" w:sz="6" w:space="0" w:color="auto"/>
              <w:left w:val="single" w:sz="6" w:space="0" w:color="auto"/>
              <w:bottom w:val="single" w:sz="6" w:space="0" w:color="auto"/>
              <w:right w:val="nil"/>
            </w:tcBorders>
            <w:shd w:val="clear" w:color="auto" w:fill="auto"/>
          </w:tcPr>
          <w:p w14:paraId="51A37259"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666A1AB" w14:textId="77777777" w:rsidR="007C2A23" w:rsidRPr="00AF6D3F" w:rsidRDefault="007C2A23" w:rsidP="00757870">
            <w:pPr>
              <w:pStyle w:val="TableRow"/>
              <w:keepNext/>
              <w:rPr>
                <w:bCs/>
              </w:rPr>
            </w:pPr>
            <w:r>
              <w:rPr>
                <w:bCs/>
              </w:rPr>
              <w:t>Specimen templates</w:t>
            </w:r>
          </w:p>
        </w:tc>
      </w:tr>
      <w:tr w:rsidR="007C469A" w14:paraId="616B2262" w14:textId="77777777">
        <w:tc>
          <w:tcPr>
            <w:tcW w:w="2628" w:type="dxa"/>
            <w:tcBorders>
              <w:top w:val="single" w:sz="6" w:space="0" w:color="auto"/>
              <w:left w:val="single" w:sz="6" w:space="0" w:color="auto"/>
              <w:bottom w:val="single" w:sz="6" w:space="0" w:color="auto"/>
              <w:right w:val="nil"/>
            </w:tcBorders>
            <w:shd w:val="clear" w:color="auto" w:fill="auto"/>
          </w:tcPr>
          <w:p w14:paraId="128B727D" w14:textId="77777777" w:rsidR="00296E99" w:rsidRPr="00296E99" w:rsidRDefault="007C469A" w:rsidP="00296E99">
            <w:pPr>
              <w:pStyle w:val="TableRow"/>
              <w:keepNext/>
              <w:rPr>
                <w:rFonts w:eastAsia="SimSun"/>
                <w:b/>
                <w:lang w:eastAsia="zh-SG"/>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0AB3F2BD" w14:textId="77777777" w:rsidR="007C469A" w:rsidRDefault="007C469A" w:rsidP="00757870">
            <w:pPr>
              <w:pStyle w:val="TableRow"/>
              <w:keepNext/>
              <w:rPr>
                <w:rFonts w:eastAsia="SimSun"/>
                <w:bCs/>
                <w:lang w:eastAsia="zh-SG"/>
              </w:rPr>
            </w:pPr>
            <w:r>
              <w:rPr>
                <w:bCs/>
              </w:rPr>
              <w:t>Free text edit box</w:t>
            </w:r>
          </w:p>
          <w:p w14:paraId="34740185" w14:textId="77777777" w:rsidR="00296E99" w:rsidRPr="00296E99" w:rsidRDefault="00296E99" w:rsidP="00757870">
            <w:pPr>
              <w:pStyle w:val="TableRow"/>
              <w:keepNext/>
              <w:rPr>
                <w:rFonts w:eastAsia="SimSun"/>
                <w:bCs/>
                <w:lang w:eastAsia="zh-SG"/>
              </w:rPr>
            </w:pPr>
            <w:r>
              <w:rPr>
                <w:rFonts w:eastAsia="SimSun" w:hint="eastAsia"/>
                <w:bCs/>
                <w:lang w:eastAsia="zh-SG"/>
              </w:rPr>
              <w:t>The default value for this field is provided by a macro.</w:t>
            </w:r>
          </w:p>
        </w:tc>
      </w:tr>
      <w:tr w:rsidR="007C2A23" w14:paraId="783C9DE0" w14:textId="77777777">
        <w:tc>
          <w:tcPr>
            <w:tcW w:w="2628" w:type="dxa"/>
            <w:tcBorders>
              <w:top w:val="single" w:sz="6" w:space="0" w:color="auto"/>
              <w:left w:val="single" w:sz="6" w:space="0" w:color="auto"/>
              <w:bottom w:val="single" w:sz="6" w:space="0" w:color="auto"/>
              <w:right w:val="nil"/>
            </w:tcBorders>
            <w:shd w:val="clear" w:color="auto" w:fill="auto"/>
          </w:tcPr>
          <w:p w14:paraId="6612E5FC"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7E0DF352" w14:textId="77777777" w:rsidR="007C2A23" w:rsidRPr="00AF6D3F" w:rsidRDefault="007C469A" w:rsidP="00757870">
            <w:pPr>
              <w:pStyle w:val="TableRow"/>
              <w:keepNext/>
              <w:rPr>
                <w:bCs/>
              </w:rPr>
            </w:pPr>
            <w:r>
              <w:rPr>
                <w:bCs/>
              </w:rPr>
              <w:t>Movement.Number</w:t>
            </w:r>
          </w:p>
        </w:tc>
      </w:tr>
    </w:tbl>
    <w:p w14:paraId="48819BC7" w14:textId="77777777" w:rsidR="007C2A23"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F52156" w14:paraId="0F8BAD34"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2F41EF72" w14:textId="77777777" w:rsidR="00F52156" w:rsidRDefault="00F52156" w:rsidP="00757870">
            <w:pPr>
              <w:pStyle w:val="TableTitle"/>
            </w:pPr>
            <w:r>
              <w:t>Field Name: Department</w:t>
            </w:r>
          </w:p>
        </w:tc>
      </w:tr>
      <w:tr w:rsidR="00F52156" w14:paraId="5C79C5E4" w14:textId="77777777">
        <w:tc>
          <w:tcPr>
            <w:tcW w:w="2628" w:type="dxa"/>
            <w:tcBorders>
              <w:top w:val="single" w:sz="6" w:space="0" w:color="auto"/>
              <w:left w:val="single" w:sz="6" w:space="0" w:color="auto"/>
              <w:bottom w:val="single" w:sz="6" w:space="0" w:color="auto"/>
              <w:right w:val="nil"/>
            </w:tcBorders>
            <w:shd w:val="clear" w:color="auto" w:fill="auto"/>
          </w:tcPr>
          <w:p w14:paraId="7C804D9F" w14:textId="77777777" w:rsidR="00F52156" w:rsidRDefault="00F52156"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612ED3A2" w14:textId="77777777" w:rsidR="00F52156" w:rsidRPr="00AF6D3F" w:rsidRDefault="00F52156" w:rsidP="00757870">
            <w:pPr>
              <w:pStyle w:val="TableRow"/>
              <w:keepNext/>
              <w:rPr>
                <w:bCs/>
              </w:rPr>
            </w:pPr>
            <w:r>
              <w:rPr>
                <w:bCs/>
              </w:rPr>
              <w:t>Specimen templates</w:t>
            </w:r>
          </w:p>
        </w:tc>
      </w:tr>
      <w:tr w:rsidR="00F52156" w14:paraId="66A45C58" w14:textId="77777777">
        <w:tc>
          <w:tcPr>
            <w:tcW w:w="2628" w:type="dxa"/>
            <w:tcBorders>
              <w:top w:val="single" w:sz="6" w:space="0" w:color="auto"/>
              <w:left w:val="single" w:sz="6" w:space="0" w:color="auto"/>
              <w:bottom w:val="single" w:sz="6" w:space="0" w:color="auto"/>
              <w:right w:val="nil"/>
            </w:tcBorders>
            <w:shd w:val="clear" w:color="auto" w:fill="auto"/>
          </w:tcPr>
          <w:p w14:paraId="46A9A614" w14:textId="77777777" w:rsidR="00F52156" w:rsidRDefault="00F52156"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5551678" w14:textId="77777777" w:rsidR="00F52156" w:rsidRDefault="00F52156" w:rsidP="00757870">
            <w:pPr>
              <w:pStyle w:val="TableRow"/>
              <w:keepNext/>
              <w:rPr>
                <w:bCs/>
              </w:rPr>
            </w:pPr>
            <w:r>
              <w:rPr>
                <w:bCs/>
              </w:rPr>
              <w:t>Combo box populated with list of departments within the organisation that holds the installation.</w:t>
            </w:r>
          </w:p>
          <w:p w14:paraId="5C4BE530" w14:textId="77777777" w:rsidR="00C9115F" w:rsidRPr="00AF6D3F" w:rsidRDefault="00C9115F" w:rsidP="00757870">
            <w:pPr>
              <w:pStyle w:val="TableRow"/>
              <w:keepNext/>
              <w:rPr>
                <w:bCs/>
              </w:rPr>
            </w:pPr>
            <w:r>
              <w:rPr>
                <w:bCs/>
              </w:rPr>
              <w:t>Specifies the department receiving the specimen in the acquisition details that are created by the Quick Entry record.</w:t>
            </w:r>
          </w:p>
        </w:tc>
      </w:tr>
      <w:tr w:rsidR="00F52156" w14:paraId="2C94F7C6" w14:textId="77777777">
        <w:tc>
          <w:tcPr>
            <w:tcW w:w="2628" w:type="dxa"/>
            <w:tcBorders>
              <w:top w:val="single" w:sz="6" w:space="0" w:color="auto"/>
              <w:left w:val="single" w:sz="6" w:space="0" w:color="auto"/>
              <w:bottom w:val="single" w:sz="6" w:space="0" w:color="auto"/>
              <w:right w:val="nil"/>
            </w:tcBorders>
            <w:shd w:val="clear" w:color="auto" w:fill="auto"/>
          </w:tcPr>
          <w:p w14:paraId="4A778A1D" w14:textId="77777777" w:rsidR="00F52156" w:rsidRDefault="00F52156"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66FA54D2" w14:textId="77777777" w:rsidR="00F52156" w:rsidRPr="00AF6D3F" w:rsidRDefault="00F52156" w:rsidP="00757870">
            <w:pPr>
              <w:pStyle w:val="TableRow"/>
              <w:keepNext/>
              <w:rPr>
                <w:bCs/>
              </w:rPr>
            </w:pPr>
            <w:r>
              <w:rPr>
                <w:bCs/>
              </w:rPr>
              <w:t>Movement_Of_Material.Receiver_Organisation_</w:t>
            </w:r>
            <w:r w:rsidR="00B30F5B">
              <w:rPr>
                <w:bCs/>
              </w:rPr>
              <w:t>Department</w:t>
            </w:r>
            <w:r>
              <w:rPr>
                <w:bCs/>
              </w:rPr>
              <w:t>_Key</w:t>
            </w:r>
          </w:p>
        </w:tc>
      </w:tr>
    </w:tbl>
    <w:p w14:paraId="69F22797" w14:textId="77777777" w:rsidR="00F52156" w:rsidRPr="00AF6D3F" w:rsidRDefault="00F52156" w:rsidP="00F52156">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4E6ADD49"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09E5C2B2" w14:textId="77777777" w:rsidR="007C2A23" w:rsidRDefault="007C2A23" w:rsidP="00757870">
            <w:pPr>
              <w:pStyle w:val="TableTitle"/>
            </w:pPr>
            <w:r>
              <w:lastRenderedPageBreak/>
              <w:t xml:space="preserve">Field Name: </w:t>
            </w:r>
            <w:r w:rsidR="00E22985">
              <w:t>Accession</w:t>
            </w:r>
            <w:r w:rsidR="00F52156">
              <w:t xml:space="preserve"> </w:t>
            </w:r>
            <w:r w:rsidR="00E22985">
              <w:t>No with Acquistion</w:t>
            </w:r>
          </w:p>
        </w:tc>
      </w:tr>
      <w:tr w:rsidR="007C2A23" w14:paraId="5EE0C6E5" w14:textId="77777777">
        <w:tc>
          <w:tcPr>
            <w:tcW w:w="2628" w:type="dxa"/>
            <w:tcBorders>
              <w:top w:val="single" w:sz="6" w:space="0" w:color="auto"/>
              <w:left w:val="single" w:sz="6" w:space="0" w:color="auto"/>
              <w:bottom w:val="single" w:sz="6" w:space="0" w:color="auto"/>
              <w:right w:val="nil"/>
            </w:tcBorders>
            <w:shd w:val="clear" w:color="auto" w:fill="auto"/>
          </w:tcPr>
          <w:p w14:paraId="74B82351"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572FC68C" w14:textId="77777777" w:rsidR="007C2A23" w:rsidRPr="00AF6D3F" w:rsidRDefault="007C2A23" w:rsidP="00757870">
            <w:pPr>
              <w:pStyle w:val="TableRow"/>
              <w:keepNext/>
              <w:rPr>
                <w:bCs/>
              </w:rPr>
            </w:pPr>
            <w:r>
              <w:rPr>
                <w:bCs/>
              </w:rPr>
              <w:t>Specimen templates</w:t>
            </w:r>
          </w:p>
        </w:tc>
      </w:tr>
      <w:tr w:rsidR="007C2A23" w14:paraId="6F3B445E" w14:textId="77777777">
        <w:tc>
          <w:tcPr>
            <w:tcW w:w="2628" w:type="dxa"/>
            <w:tcBorders>
              <w:top w:val="single" w:sz="6" w:space="0" w:color="auto"/>
              <w:left w:val="single" w:sz="6" w:space="0" w:color="auto"/>
              <w:bottom w:val="single" w:sz="6" w:space="0" w:color="auto"/>
              <w:right w:val="nil"/>
            </w:tcBorders>
            <w:shd w:val="clear" w:color="auto" w:fill="auto"/>
          </w:tcPr>
          <w:p w14:paraId="703B1774"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25FFBC4C" w14:textId="77777777" w:rsidR="00296E99" w:rsidRDefault="00F52156" w:rsidP="00296E99">
            <w:pPr>
              <w:pStyle w:val="TableRow"/>
              <w:keepNext/>
              <w:rPr>
                <w:bCs/>
              </w:rPr>
            </w:pPr>
            <w:r>
              <w:rPr>
                <w:bCs/>
              </w:rPr>
              <w:t>Free text edit box</w:t>
            </w:r>
            <w:r w:rsidR="00E22985">
              <w:rPr>
                <w:bCs/>
              </w:rPr>
              <w:t>.</w:t>
            </w:r>
          </w:p>
          <w:p w14:paraId="5EE76C86" w14:textId="77777777" w:rsidR="00E22985" w:rsidRPr="00296E99" w:rsidRDefault="00E22985" w:rsidP="00296E99">
            <w:pPr>
              <w:pStyle w:val="TableRow"/>
              <w:keepNext/>
              <w:rPr>
                <w:rFonts w:eastAsia="SimSun"/>
                <w:bCs/>
                <w:lang w:eastAsia="zh-SG"/>
              </w:rPr>
            </w:pPr>
            <w:r>
              <w:rPr>
                <w:bCs/>
              </w:rPr>
              <w:t>The default value for this field is provided by a macro.  This field is identical to the Accession Number field, except that accession information for the specimens also contains acquisition information.</w:t>
            </w:r>
          </w:p>
        </w:tc>
      </w:tr>
      <w:tr w:rsidR="007C2A23" w14:paraId="7506EE05" w14:textId="77777777">
        <w:tc>
          <w:tcPr>
            <w:tcW w:w="2628" w:type="dxa"/>
            <w:tcBorders>
              <w:top w:val="single" w:sz="6" w:space="0" w:color="auto"/>
              <w:left w:val="single" w:sz="6" w:space="0" w:color="auto"/>
              <w:bottom w:val="single" w:sz="6" w:space="0" w:color="auto"/>
              <w:right w:val="nil"/>
            </w:tcBorders>
            <w:shd w:val="clear" w:color="auto" w:fill="auto"/>
          </w:tcPr>
          <w:p w14:paraId="4FBAB55F"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48CCD4A7" w14:textId="77777777" w:rsidR="007C2A23" w:rsidRPr="00AF6D3F" w:rsidRDefault="00F52156" w:rsidP="00757870">
            <w:pPr>
              <w:pStyle w:val="TableRow"/>
              <w:keepNext/>
              <w:rPr>
                <w:bCs/>
              </w:rPr>
            </w:pPr>
            <w:r>
              <w:rPr>
                <w:bCs/>
              </w:rPr>
              <w:t>Movement.Number</w:t>
            </w:r>
          </w:p>
        </w:tc>
      </w:tr>
    </w:tbl>
    <w:p w14:paraId="25E6307A" w14:textId="77777777" w:rsidR="005669FA" w:rsidRDefault="005669FA" w:rsidP="005669FA">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5669FA" w14:paraId="13D9EBC4"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0ADE7923" w14:textId="77777777" w:rsidR="005669FA" w:rsidRDefault="005669FA" w:rsidP="009015B9">
            <w:pPr>
              <w:pStyle w:val="TableTitle"/>
            </w:pPr>
            <w:r>
              <w:t xml:space="preserve">Field Name: </w:t>
            </w:r>
            <w:r w:rsidR="00296E99">
              <w:rPr>
                <w:rFonts w:eastAsia="SimSun" w:hint="eastAsia"/>
                <w:lang w:eastAsia="zh-SG"/>
              </w:rPr>
              <w:t>Usual</w:t>
            </w:r>
            <w:r>
              <w:t xml:space="preserve"> Specimen Store</w:t>
            </w:r>
          </w:p>
        </w:tc>
      </w:tr>
      <w:tr w:rsidR="005669FA" w14:paraId="189F23EE" w14:textId="77777777">
        <w:tc>
          <w:tcPr>
            <w:tcW w:w="2628" w:type="dxa"/>
            <w:tcBorders>
              <w:top w:val="single" w:sz="6" w:space="0" w:color="auto"/>
              <w:left w:val="single" w:sz="6" w:space="0" w:color="auto"/>
              <w:bottom w:val="single" w:sz="6" w:space="0" w:color="auto"/>
              <w:right w:val="nil"/>
            </w:tcBorders>
            <w:shd w:val="clear" w:color="auto" w:fill="auto"/>
          </w:tcPr>
          <w:p w14:paraId="2A366C96" w14:textId="77777777" w:rsidR="005669FA" w:rsidRDefault="005669FA" w:rsidP="009015B9">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4F07AAE" w14:textId="77777777" w:rsidR="005669FA" w:rsidRPr="00AF6D3F" w:rsidRDefault="005669FA" w:rsidP="009015B9">
            <w:pPr>
              <w:pStyle w:val="TableRow"/>
              <w:keepNext/>
              <w:rPr>
                <w:bCs/>
              </w:rPr>
            </w:pPr>
            <w:r>
              <w:rPr>
                <w:bCs/>
              </w:rPr>
              <w:t>Specimen templates</w:t>
            </w:r>
          </w:p>
        </w:tc>
      </w:tr>
      <w:tr w:rsidR="005669FA" w14:paraId="0D6477BD" w14:textId="77777777">
        <w:tc>
          <w:tcPr>
            <w:tcW w:w="2628" w:type="dxa"/>
            <w:tcBorders>
              <w:top w:val="single" w:sz="6" w:space="0" w:color="auto"/>
              <w:left w:val="single" w:sz="6" w:space="0" w:color="auto"/>
              <w:bottom w:val="single" w:sz="6" w:space="0" w:color="auto"/>
              <w:right w:val="nil"/>
            </w:tcBorders>
            <w:shd w:val="clear" w:color="auto" w:fill="auto"/>
          </w:tcPr>
          <w:p w14:paraId="2C321636" w14:textId="77777777" w:rsidR="005669FA" w:rsidRDefault="005669FA" w:rsidP="009015B9">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188AEAAA" w14:textId="77777777" w:rsidR="005669FA" w:rsidRDefault="005669FA" w:rsidP="009015B9">
            <w:pPr>
              <w:pStyle w:val="TableRow"/>
              <w:keepNext/>
              <w:rPr>
                <w:bCs/>
              </w:rPr>
            </w:pPr>
            <w:r>
              <w:rPr>
                <w:bCs/>
              </w:rPr>
              <w:t xml:space="preserve">Edit box linked to the list of stores in the system.  </w:t>
            </w:r>
            <w:r w:rsidR="009A79EE">
              <w:rPr>
                <w:bCs/>
              </w:rPr>
              <w:t>The Find dialog is available but not F9 - Return Data.</w:t>
            </w:r>
          </w:p>
          <w:p w14:paraId="24593574" w14:textId="77777777" w:rsidR="00B7529D" w:rsidRPr="007C469A" w:rsidRDefault="00B7529D" w:rsidP="00B7529D">
            <w:pPr>
              <w:pStyle w:val="TableRow"/>
              <w:keepNext/>
              <w:rPr>
                <w:bCs/>
              </w:rPr>
            </w:pPr>
            <w:r>
              <w:rPr>
                <w:bCs/>
                <w:lang w:val="fr-FR"/>
              </w:rPr>
              <w:t>&lt;Mandatory field&gt;</w:t>
            </w:r>
          </w:p>
        </w:tc>
      </w:tr>
      <w:tr w:rsidR="005669FA" w14:paraId="7ACAD64E" w14:textId="77777777">
        <w:tc>
          <w:tcPr>
            <w:tcW w:w="2628" w:type="dxa"/>
            <w:tcBorders>
              <w:top w:val="single" w:sz="6" w:space="0" w:color="auto"/>
              <w:left w:val="single" w:sz="6" w:space="0" w:color="auto"/>
              <w:bottom w:val="single" w:sz="6" w:space="0" w:color="auto"/>
              <w:right w:val="nil"/>
            </w:tcBorders>
            <w:shd w:val="clear" w:color="auto" w:fill="auto"/>
          </w:tcPr>
          <w:p w14:paraId="625243E8" w14:textId="77777777" w:rsidR="005669FA" w:rsidRDefault="005669FA" w:rsidP="009015B9">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0904089B" w14:textId="77777777" w:rsidR="005669FA" w:rsidRPr="00AF6D3F" w:rsidRDefault="005669FA" w:rsidP="009015B9">
            <w:pPr>
              <w:pStyle w:val="TableRow"/>
              <w:keepNext/>
              <w:rPr>
                <w:bCs/>
              </w:rPr>
            </w:pPr>
            <w:r>
              <w:rPr>
                <w:bCs/>
              </w:rPr>
              <w:t>Collection_Unit.</w:t>
            </w:r>
            <w:r w:rsidR="00296E99">
              <w:rPr>
                <w:rFonts w:eastAsia="SimSun" w:hint="eastAsia"/>
                <w:bCs/>
                <w:lang w:eastAsia="zh-SG"/>
              </w:rPr>
              <w:t>Usual</w:t>
            </w:r>
            <w:r>
              <w:rPr>
                <w:bCs/>
              </w:rPr>
              <w:t>_Container_Collection_Unit_Key</w:t>
            </w:r>
          </w:p>
        </w:tc>
      </w:tr>
    </w:tbl>
    <w:p w14:paraId="528C70C9"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6AEC81D0"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0CFB1FF" w14:textId="77777777" w:rsidR="007C2A23" w:rsidRDefault="007C2A23" w:rsidP="00757870">
            <w:pPr>
              <w:pStyle w:val="TableTitle"/>
            </w:pPr>
            <w:r>
              <w:t>Field Name: Current Specimen Store</w:t>
            </w:r>
          </w:p>
        </w:tc>
      </w:tr>
      <w:tr w:rsidR="007C2A23" w14:paraId="18F73133" w14:textId="77777777">
        <w:tc>
          <w:tcPr>
            <w:tcW w:w="2628" w:type="dxa"/>
            <w:tcBorders>
              <w:top w:val="single" w:sz="6" w:space="0" w:color="auto"/>
              <w:left w:val="single" w:sz="6" w:space="0" w:color="auto"/>
              <w:bottom w:val="single" w:sz="6" w:space="0" w:color="auto"/>
              <w:right w:val="nil"/>
            </w:tcBorders>
            <w:shd w:val="clear" w:color="auto" w:fill="auto"/>
          </w:tcPr>
          <w:p w14:paraId="0E3D0446"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55D9A0B5" w14:textId="77777777" w:rsidR="007C2A23" w:rsidRPr="00AF6D3F" w:rsidRDefault="007C2A23" w:rsidP="00757870">
            <w:pPr>
              <w:pStyle w:val="TableRow"/>
              <w:keepNext/>
              <w:rPr>
                <w:bCs/>
              </w:rPr>
            </w:pPr>
            <w:r>
              <w:rPr>
                <w:bCs/>
              </w:rPr>
              <w:t>Specimen templates</w:t>
            </w:r>
          </w:p>
        </w:tc>
      </w:tr>
      <w:tr w:rsidR="007C469A" w14:paraId="54455D06" w14:textId="77777777">
        <w:tc>
          <w:tcPr>
            <w:tcW w:w="2628" w:type="dxa"/>
            <w:tcBorders>
              <w:top w:val="single" w:sz="6" w:space="0" w:color="auto"/>
              <w:left w:val="single" w:sz="6" w:space="0" w:color="auto"/>
              <w:bottom w:val="single" w:sz="6" w:space="0" w:color="auto"/>
              <w:right w:val="nil"/>
            </w:tcBorders>
            <w:shd w:val="clear" w:color="auto" w:fill="auto"/>
          </w:tcPr>
          <w:p w14:paraId="5E272527" w14:textId="77777777" w:rsidR="007C469A" w:rsidRDefault="007C469A"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1EC928C7" w14:textId="77777777" w:rsidR="007C469A" w:rsidRDefault="007C469A" w:rsidP="00757870">
            <w:pPr>
              <w:pStyle w:val="TableRow"/>
              <w:keepNext/>
              <w:rPr>
                <w:bCs/>
              </w:rPr>
            </w:pPr>
            <w:r>
              <w:rPr>
                <w:bCs/>
              </w:rPr>
              <w:t>Edit box linked to the list of stores in the system</w:t>
            </w:r>
            <w:r w:rsidR="009A79EE">
              <w:rPr>
                <w:bCs/>
              </w:rPr>
              <w:t>. The Find dialog is available but not F9 - Return Data.</w:t>
            </w:r>
          </w:p>
          <w:p w14:paraId="262E2B71" w14:textId="77777777" w:rsidR="00B7529D" w:rsidRPr="007C469A" w:rsidRDefault="00B7529D" w:rsidP="00757870">
            <w:pPr>
              <w:pStyle w:val="TableRow"/>
              <w:keepNext/>
              <w:rPr>
                <w:bCs/>
              </w:rPr>
            </w:pPr>
            <w:r>
              <w:rPr>
                <w:bCs/>
                <w:lang w:val="fr-FR"/>
              </w:rPr>
              <w:t>&lt;Optional field&gt;</w:t>
            </w:r>
          </w:p>
        </w:tc>
      </w:tr>
      <w:tr w:rsidR="007C469A" w14:paraId="2764F5A7" w14:textId="77777777">
        <w:tc>
          <w:tcPr>
            <w:tcW w:w="2628" w:type="dxa"/>
            <w:tcBorders>
              <w:top w:val="single" w:sz="6" w:space="0" w:color="auto"/>
              <w:left w:val="single" w:sz="6" w:space="0" w:color="auto"/>
              <w:bottom w:val="single" w:sz="6" w:space="0" w:color="auto"/>
              <w:right w:val="nil"/>
            </w:tcBorders>
            <w:shd w:val="clear" w:color="auto" w:fill="auto"/>
          </w:tcPr>
          <w:p w14:paraId="040E9A42" w14:textId="77777777" w:rsidR="007C469A" w:rsidRDefault="007C469A"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3F4078BE" w14:textId="77777777" w:rsidR="007C469A" w:rsidRPr="00AF6D3F" w:rsidRDefault="007C469A" w:rsidP="00757870">
            <w:pPr>
              <w:pStyle w:val="TableRow"/>
              <w:keepNext/>
              <w:rPr>
                <w:bCs/>
              </w:rPr>
            </w:pPr>
            <w:r>
              <w:rPr>
                <w:bCs/>
              </w:rPr>
              <w:t>Collection_Unit.Current_Container_Collection_Unit_Key</w:t>
            </w:r>
          </w:p>
        </w:tc>
      </w:tr>
    </w:tbl>
    <w:p w14:paraId="6730DF55"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3DB6971E"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58F4ADA6" w14:textId="77777777" w:rsidR="007C2A23" w:rsidRDefault="007C2A23" w:rsidP="00AB46A5">
            <w:pPr>
              <w:pStyle w:val="TableTitle"/>
            </w:pPr>
            <w:r>
              <w:lastRenderedPageBreak/>
              <w:t xml:space="preserve">Field Name: Usual Specimen Location </w:t>
            </w:r>
            <w:r w:rsidR="00AB46A5">
              <w:t>Placement</w:t>
            </w:r>
          </w:p>
        </w:tc>
      </w:tr>
      <w:tr w:rsidR="007C2A23" w14:paraId="5FFE9E11" w14:textId="77777777">
        <w:tc>
          <w:tcPr>
            <w:tcW w:w="2628" w:type="dxa"/>
            <w:tcBorders>
              <w:top w:val="single" w:sz="6" w:space="0" w:color="auto"/>
              <w:left w:val="single" w:sz="6" w:space="0" w:color="auto"/>
              <w:bottom w:val="single" w:sz="6" w:space="0" w:color="auto"/>
              <w:right w:val="nil"/>
            </w:tcBorders>
            <w:shd w:val="clear" w:color="auto" w:fill="auto"/>
          </w:tcPr>
          <w:p w14:paraId="20D01D43"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6AFF5221" w14:textId="77777777" w:rsidR="007C2A23" w:rsidRPr="00AF6D3F" w:rsidRDefault="007C2A23" w:rsidP="00757870">
            <w:pPr>
              <w:pStyle w:val="TableRow"/>
              <w:keepNext/>
              <w:rPr>
                <w:bCs/>
              </w:rPr>
            </w:pPr>
            <w:r>
              <w:rPr>
                <w:bCs/>
              </w:rPr>
              <w:t>Specimen templates</w:t>
            </w:r>
          </w:p>
        </w:tc>
      </w:tr>
      <w:tr w:rsidR="007C2A23" w14:paraId="4E5DC7A5" w14:textId="77777777">
        <w:tc>
          <w:tcPr>
            <w:tcW w:w="2628" w:type="dxa"/>
            <w:tcBorders>
              <w:top w:val="single" w:sz="6" w:space="0" w:color="auto"/>
              <w:left w:val="single" w:sz="6" w:space="0" w:color="auto"/>
              <w:bottom w:val="single" w:sz="6" w:space="0" w:color="auto"/>
              <w:right w:val="nil"/>
            </w:tcBorders>
            <w:shd w:val="clear" w:color="auto" w:fill="auto"/>
          </w:tcPr>
          <w:p w14:paraId="4602E989"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8C6142B" w14:textId="77777777" w:rsidR="007C2A23" w:rsidRDefault="007C469A" w:rsidP="00757870">
            <w:pPr>
              <w:pStyle w:val="TableRow"/>
              <w:keepNext/>
              <w:rPr>
                <w:bCs/>
              </w:rPr>
            </w:pPr>
            <w:r>
              <w:rPr>
                <w:bCs/>
              </w:rPr>
              <w:t>Free text edit box.</w:t>
            </w:r>
          </w:p>
          <w:p w14:paraId="6200A8EF" w14:textId="77777777" w:rsidR="00B7529D" w:rsidRPr="00AF6D3F" w:rsidRDefault="00B7529D" w:rsidP="00B7529D">
            <w:pPr>
              <w:pStyle w:val="TableRow"/>
              <w:keepNext/>
              <w:rPr>
                <w:bCs/>
              </w:rPr>
            </w:pPr>
            <w:r>
              <w:rPr>
                <w:bCs/>
                <w:lang w:val="fr-FR"/>
              </w:rPr>
              <w:t>&lt;Optional field&gt;</w:t>
            </w:r>
          </w:p>
        </w:tc>
      </w:tr>
      <w:tr w:rsidR="007C2A23" w14:paraId="672C41C5" w14:textId="77777777">
        <w:tc>
          <w:tcPr>
            <w:tcW w:w="2628" w:type="dxa"/>
            <w:tcBorders>
              <w:top w:val="single" w:sz="6" w:space="0" w:color="auto"/>
              <w:left w:val="single" w:sz="6" w:space="0" w:color="auto"/>
              <w:bottom w:val="single" w:sz="6" w:space="0" w:color="auto"/>
              <w:right w:val="nil"/>
            </w:tcBorders>
            <w:shd w:val="clear" w:color="auto" w:fill="auto"/>
          </w:tcPr>
          <w:p w14:paraId="7EC0D137"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462727BC" w14:textId="77777777" w:rsidR="007C2A23" w:rsidRPr="00AF6D3F" w:rsidRDefault="007C469A" w:rsidP="00757870">
            <w:pPr>
              <w:pStyle w:val="TableRow"/>
              <w:keepNext/>
              <w:rPr>
                <w:bCs/>
              </w:rPr>
            </w:pPr>
            <w:r>
              <w:rPr>
                <w:bCs/>
              </w:rPr>
              <w:t>Collection_Unit.Usual_Location_Code</w:t>
            </w:r>
          </w:p>
        </w:tc>
      </w:tr>
    </w:tbl>
    <w:p w14:paraId="27E400AE"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6074164C"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70FACC14" w14:textId="77777777" w:rsidR="007C2A23" w:rsidRDefault="007C2A23" w:rsidP="00AB46A5">
            <w:pPr>
              <w:pStyle w:val="TableTitle"/>
            </w:pPr>
            <w:r>
              <w:t xml:space="preserve">Field Name: Current Specimen Location </w:t>
            </w:r>
            <w:r w:rsidR="00AB46A5">
              <w:t>Placement</w:t>
            </w:r>
          </w:p>
        </w:tc>
      </w:tr>
      <w:tr w:rsidR="007C2A23" w14:paraId="2ACABABC" w14:textId="77777777">
        <w:tc>
          <w:tcPr>
            <w:tcW w:w="2628" w:type="dxa"/>
            <w:tcBorders>
              <w:top w:val="single" w:sz="6" w:space="0" w:color="auto"/>
              <w:left w:val="single" w:sz="6" w:space="0" w:color="auto"/>
              <w:bottom w:val="single" w:sz="6" w:space="0" w:color="auto"/>
              <w:right w:val="nil"/>
            </w:tcBorders>
            <w:shd w:val="clear" w:color="auto" w:fill="auto"/>
          </w:tcPr>
          <w:p w14:paraId="60884556"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66D8EB60" w14:textId="77777777" w:rsidR="007C2A23" w:rsidRPr="00AF6D3F" w:rsidRDefault="007C2A23" w:rsidP="00757870">
            <w:pPr>
              <w:pStyle w:val="TableRow"/>
              <w:keepNext/>
              <w:rPr>
                <w:bCs/>
              </w:rPr>
            </w:pPr>
            <w:r>
              <w:rPr>
                <w:bCs/>
              </w:rPr>
              <w:t>Specimen templates</w:t>
            </w:r>
          </w:p>
        </w:tc>
      </w:tr>
      <w:tr w:rsidR="007C469A" w14:paraId="46E05ADD" w14:textId="77777777">
        <w:tc>
          <w:tcPr>
            <w:tcW w:w="2628" w:type="dxa"/>
            <w:tcBorders>
              <w:top w:val="single" w:sz="6" w:space="0" w:color="auto"/>
              <w:left w:val="single" w:sz="6" w:space="0" w:color="auto"/>
              <w:bottom w:val="single" w:sz="6" w:space="0" w:color="auto"/>
              <w:right w:val="nil"/>
            </w:tcBorders>
            <w:shd w:val="clear" w:color="auto" w:fill="auto"/>
          </w:tcPr>
          <w:p w14:paraId="3E6A979D" w14:textId="77777777" w:rsidR="007C469A" w:rsidRDefault="007C469A"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1A47294B" w14:textId="77777777" w:rsidR="007C469A" w:rsidRDefault="007C469A" w:rsidP="00757870">
            <w:pPr>
              <w:pStyle w:val="TableRow"/>
              <w:keepNext/>
              <w:rPr>
                <w:bCs/>
              </w:rPr>
            </w:pPr>
            <w:r>
              <w:rPr>
                <w:bCs/>
              </w:rPr>
              <w:t>Free text edit box.</w:t>
            </w:r>
          </w:p>
          <w:p w14:paraId="3707F21F" w14:textId="77777777" w:rsidR="00B7529D" w:rsidRPr="00AF6D3F" w:rsidRDefault="00B7529D" w:rsidP="00B7529D">
            <w:pPr>
              <w:pStyle w:val="TableRow"/>
              <w:keepNext/>
              <w:rPr>
                <w:bCs/>
              </w:rPr>
            </w:pPr>
            <w:r>
              <w:rPr>
                <w:bCs/>
                <w:lang w:val="fr-FR"/>
              </w:rPr>
              <w:t>&lt;Optional field&gt;</w:t>
            </w:r>
          </w:p>
        </w:tc>
      </w:tr>
      <w:tr w:rsidR="007C469A" w:rsidRPr="007C469A" w14:paraId="70761294" w14:textId="77777777">
        <w:tc>
          <w:tcPr>
            <w:tcW w:w="2628" w:type="dxa"/>
            <w:tcBorders>
              <w:top w:val="single" w:sz="6" w:space="0" w:color="auto"/>
              <w:left w:val="single" w:sz="6" w:space="0" w:color="auto"/>
              <w:bottom w:val="single" w:sz="6" w:space="0" w:color="auto"/>
              <w:right w:val="nil"/>
            </w:tcBorders>
            <w:shd w:val="clear" w:color="auto" w:fill="auto"/>
          </w:tcPr>
          <w:p w14:paraId="280AB4B1" w14:textId="77777777" w:rsidR="007C469A" w:rsidRDefault="007C469A"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3DC2AD10" w14:textId="77777777" w:rsidR="007C469A" w:rsidRPr="007C469A" w:rsidRDefault="007C469A" w:rsidP="00757870">
            <w:pPr>
              <w:pStyle w:val="TableRow"/>
              <w:keepNext/>
              <w:rPr>
                <w:bCs/>
                <w:lang w:val="fr-FR"/>
              </w:rPr>
            </w:pPr>
            <w:r w:rsidRPr="007C469A">
              <w:rPr>
                <w:bCs/>
                <w:lang w:val="fr-FR"/>
              </w:rPr>
              <w:t>Collection_Unit.Current_Location_Code</w:t>
            </w:r>
          </w:p>
        </w:tc>
      </w:tr>
    </w:tbl>
    <w:p w14:paraId="7CB3BAD0" w14:textId="77777777" w:rsidR="007C2A23" w:rsidRPr="007C469A" w:rsidRDefault="007C2A23" w:rsidP="007C2A23">
      <w:pPr>
        <w:pStyle w:val="NormalIndent"/>
        <w:rPr>
          <w:lang w:val="fr-FR"/>
        </w:rPr>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6640AE62"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1612B1EE" w14:textId="77777777" w:rsidR="007C2A23" w:rsidRDefault="007C2A23" w:rsidP="00757870">
            <w:pPr>
              <w:pStyle w:val="TableTitle"/>
            </w:pPr>
            <w:r>
              <w:t xml:space="preserve">Field Name: Collection </w:t>
            </w:r>
          </w:p>
        </w:tc>
      </w:tr>
      <w:tr w:rsidR="007C2A23" w14:paraId="16827B9E" w14:textId="77777777">
        <w:tc>
          <w:tcPr>
            <w:tcW w:w="2628" w:type="dxa"/>
            <w:tcBorders>
              <w:top w:val="single" w:sz="6" w:space="0" w:color="auto"/>
              <w:left w:val="single" w:sz="6" w:space="0" w:color="auto"/>
              <w:bottom w:val="single" w:sz="6" w:space="0" w:color="auto"/>
              <w:right w:val="nil"/>
            </w:tcBorders>
            <w:shd w:val="clear" w:color="auto" w:fill="auto"/>
          </w:tcPr>
          <w:p w14:paraId="5A6EC4E9"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6684FA48" w14:textId="77777777" w:rsidR="007C2A23" w:rsidRPr="00AF6D3F" w:rsidRDefault="007C2A23" w:rsidP="00757870">
            <w:pPr>
              <w:pStyle w:val="TableRow"/>
              <w:keepNext/>
              <w:rPr>
                <w:bCs/>
              </w:rPr>
            </w:pPr>
            <w:r>
              <w:rPr>
                <w:bCs/>
              </w:rPr>
              <w:t>Specimen templates</w:t>
            </w:r>
          </w:p>
        </w:tc>
      </w:tr>
      <w:tr w:rsidR="007C2A23" w14:paraId="5F7140C9" w14:textId="77777777">
        <w:tc>
          <w:tcPr>
            <w:tcW w:w="2628" w:type="dxa"/>
            <w:tcBorders>
              <w:top w:val="single" w:sz="6" w:space="0" w:color="auto"/>
              <w:left w:val="single" w:sz="6" w:space="0" w:color="auto"/>
              <w:bottom w:val="single" w:sz="6" w:space="0" w:color="auto"/>
              <w:right w:val="nil"/>
            </w:tcBorders>
            <w:shd w:val="clear" w:color="auto" w:fill="auto"/>
          </w:tcPr>
          <w:p w14:paraId="26CD1F9C"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26427AE4" w14:textId="77777777" w:rsidR="007C2A23" w:rsidRPr="00AF6D3F" w:rsidRDefault="007C469A" w:rsidP="00757870">
            <w:pPr>
              <w:pStyle w:val="TableRow"/>
              <w:keepNext/>
              <w:rPr>
                <w:bCs/>
              </w:rPr>
            </w:pPr>
            <w:r>
              <w:rPr>
                <w:bCs/>
              </w:rPr>
              <w:t>Combo box populated with the list of collections in the system (Collection.Item_Name).</w:t>
            </w:r>
          </w:p>
        </w:tc>
      </w:tr>
      <w:tr w:rsidR="007C2A23" w14:paraId="6EFF09BB" w14:textId="77777777">
        <w:tc>
          <w:tcPr>
            <w:tcW w:w="2628" w:type="dxa"/>
            <w:tcBorders>
              <w:top w:val="single" w:sz="6" w:space="0" w:color="auto"/>
              <w:left w:val="single" w:sz="6" w:space="0" w:color="auto"/>
              <w:bottom w:val="single" w:sz="6" w:space="0" w:color="auto"/>
              <w:right w:val="nil"/>
            </w:tcBorders>
            <w:shd w:val="clear" w:color="auto" w:fill="auto"/>
          </w:tcPr>
          <w:p w14:paraId="16CF558F"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2B121010" w14:textId="77777777" w:rsidR="007C2A23" w:rsidRPr="00AF6D3F" w:rsidRDefault="007C469A" w:rsidP="00757870">
            <w:pPr>
              <w:pStyle w:val="TableRow"/>
              <w:keepNext/>
              <w:rPr>
                <w:bCs/>
              </w:rPr>
            </w:pPr>
            <w:r>
              <w:rPr>
                <w:bCs/>
              </w:rPr>
              <w:t>Specimen</w:t>
            </w:r>
            <w:r w:rsidR="00432939">
              <w:rPr>
                <w:rFonts w:eastAsia="SimSun" w:hint="eastAsia"/>
                <w:bCs/>
                <w:lang w:eastAsia="zh-SG"/>
              </w:rPr>
              <w:t>_Unit</w:t>
            </w:r>
            <w:r>
              <w:rPr>
                <w:bCs/>
              </w:rPr>
              <w:t>.Parent_Collection_Collection_Unit_Key</w:t>
            </w:r>
          </w:p>
        </w:tc>
      </w:tr>
    </w:tbl>
    <w:p w14:paraId="4925358E"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7B7E21B6"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338474B5" w14:textId="77777777" w:rsidR="007C2A23" w:rsidRDefault="007C2A23" w:rsidP="00757870">
            <w:pPr>
              <w:pStyle w:val="TableTitle"/>
            </w:pPr>
            <w:r>
              <w:t>Field Name: Label</w:t>
            </w:r>
          </w:p>
        </w:tc>
      </w:tr>
      <w:tr w:rsidR="007C2A23" w14:paraId="0072AA99" w14:textId="77777777">
        <w:tc>
          <w:tcPr>
            <w:tcW w:w="2628" w:type="dxa"/>
            <w:tcBorders>
              <w:top w:val="single" w:sz="6" w:space="0" w:color="auto"/>
              <w:left w:val="single" w:sz="6" w:space="0" w:color="auto"/>
              <w:bottom w:val="single" w:sz="6" w:space="0" w:color="auto"/>
              <w:right w:val="nil"/>
            </w:tcBorders>
            <w:shd w:val="clear" w:color="auto" w:fill="auto"/>
          </w:tcPr>
          <w:p w14:paraId="30E03AC7"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253BC148" w14:textId="77777777" w:rsidR="007C2A23" w:rsidRPr="00AF6D3F" w:rsidRDefault="007C2A23" w:rsidP="00757870">
            <w:pPr>
              <w:pStyle w:val="TableRow"/>
              <w:keepNext/>
              <w:rPr>
                <w:bCs/>
              </w:rPr>
            </w:pPr>
            <w:r>
              <w:rPr>
                <w:bCs/>
              </w:rPr>
              <w:t>Specimen templates</w:t>
            </w:r>
          </w:p>
        </w:tc>
      </w:tr>
      <w:tr w:rsidR="007C2A23" w14:paraId="2B3D976B" w14:textId="77777777">
        <w:tc>
          <w:tcPr>
            <w:tcW w:w="2628" w:type="dxa"/>
            <w:tcBorders>
              <w:top w:val="single" w:sz="6" w:space="0" w:color="auto"/>
              <w:left w:val="single" w:sz="6" w:space="0" w:color="auto"/>
              <w:bottom w:val="single" w:sz="6" w:space="0" w:color="auto"/>
              <w:right w:val="nil"/>
            </w:tcBorders>
            <w:shd w:val="clear" w:color="auto" w:fill="auto"/>
          </w:tcPr>
          <w:p w14:paraId="4A074EFA"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156DAAC9" w14:textId="77777777" w:rsidR="007C2A23" w:rsidRPr="00AF6D3F" w:rsidRDefault="00F52156" w:rsidP="00757870">
            <w:pPr>
              <w:pStyle w:val="TableRow"/>
              <w:keepNext/>
              <w:rPr>
                <w:bCs/>
              </w:rPr>
            </w:pPr>
            <w:r>
              <w:rPr>
                <w:bCs/>
              </w:rPr>
              <w:t>Free text edit box.</w:t>
            </w:r>
          </w:p>
        </w:tc>
      </w:tr>
      <w:tr w:rsidR="007C2A23" w14:paraId="23B191FE" w14:textId="77777777">
        <w:tc>
          <w:tcPr>
            <w:tcW w:w="2628" w:type="dxa"/>
            <w:tcBorders>
              <w:top w:val="single" w:sz="6" w:space="0" w:color="auto"/>
              <w:left w:val="single" w:sz="6" w:space="0" w:color="auto"/>
              <w:bottom w:val="single" w:sz="6" w:space="0" w:color="auto"/>
              <w:right w:val="nil"/>
            </w:tcBorders>
            <w:shd w:val="clear" w:color="auto" w:fill="auto"/>
          </w:tcPr>
          <w:p w14:paraId="74E6B8C3" w14:textId="77777777" w:rsidR="007C2A23" w:rsidRDefault="007C2A23"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24B0953" w14:textId="77777777" w:rsidR="007C2A23" w:rsidRPr="00AF6D3F" w:rsidRDefault="00F52156" w:rsidP="00757870">
            <w:pPr>
              <w:pStyle w:val="TableRow"/>
              <w:keepNext/>
              <w:rPr>
                <w:bCs/>
              </w:rPr>
            </w:pPr>
            <w:r>
              <w:rPr>
                <w:bCs/>
              </w:rPr>
              <w:t>Specimen_Label.Inscription</w:t>
            </w:r>
          </w:p>
        </w:tc>
      </w:tr>
    </w:tbl>
    <w:p w14:paraId="6E3A72C5" w14:textId="77777777" w:rsidR="007C2A23" w:rsidRPr="00AF6D3F" w:rsidRDefault="007C2A23" w:rsidP="007C2A23">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7C2A23" w14:paraId="07A1FEC0"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5351E3EE" w14:textId="77777777" w:rsidR="007C2A23" w:rsidRDefault="007C2A23" w:rsidP="00757870">
            <w:pPr>
              <w:pStyle w:val="TableTitle"/>
            </w:pPr>
            <w:r>
              <w:lastRenderedPageBreak/>
              <w:t>Field Name: Inscription</w:t>
            </w:r>
          </w:p>
        </w:tc>
      </w:tr>
      <w:tr w:rsidR="007C2A23" w14:paraId="5CD8B581" w14:textId="77777777">
        <w:tc>
          <w:tcPr>
            <w:tcW w:w="2628" w:type="dxa"/>
            <w:tcBorders>
              <w:top w:val="single" w:sz="6" w:space="0" w:color="auto"/>
              <w:left w:val="single" w:sz="6" w:space="0" w:color="auto"/>
              <w:bottom w:val="single" w:sz="6" w:space="0" w:color="auto"/>
              <w:right w:val="nil"/>
            </w:tcBorders>
            <w:shd w:val="clear" w:color="auto" w:fill="auto"/>
          </w:tcPr>
          <w:p w14:paraId="6CB6C4B1" w14:textId="77777777" w:rsidR="007C2A23" w:rsidRDefault="007C2A23" w:rsidP="00757870">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3AA4BC4D" w14:textId="77777777" w:rsidR="007C2A23" w:rsidRPr="00AF6D3F" w:rsidRDefault="007C2A23" w:rsidP="00757870">
            <w:pPr>
              <w:pStyle w:val="TableRow"/>
              <w:keepNext/>
              <w:rPr>
                <w:bCs/>
              </w:rPr>
            </w:pPr>
            <w:r>
              <w:rPr>
                <w:bCs/>
              </w:rPr>
              <w:t>Specimen templates</w:t>
            </w:r>
          </w:p>
        </w:tc>
      </w:tr>
      <w:tr w:rsidR="007C2A23" w14:paraId="12DAFA14" w14:textId="77777777">
        <w:tc>
          <w:tcPr>
            <w:tcW w:w="2628" w:type="dxa"/>
            <w:tcBorders>
              <w:top w:val="single" w:sz="6" w:space="0" w:color="auto"/>
              <w:left w:val="single" w:sz="6" w:space="0" w:color="auto"/>
              <w:bottom w:val="single" w:sz="6" w:space="0" w:color="auto"/>
              <w:right w:val="nil"/>
            </w:tcBorders>
            <w:shd w:val="clear" w:color="auto" w:fill="auto"/>
          </w:tcPr>
          <w:p w14:paraId="00B80669" w14:textId="77777777" w:rsidR="007C2A23" w:rsidRDefault="007C2A23" w:rsidP="00757870">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2EDA96E1" w14:textId="77777777" w:rsidR="007C2A23" w:rsidRPr="00AF6D3F" w:rsidRDefault="00F52156" w:rsidP="00757870">
            <w:pPr>
              <w:pStyle w:val="TableRow"/>
              <w:keepNext/>
              <w:rPr>
                <w:bCs/>
              </w:rPr>
            </w:pPr>
            <w:r>
              <w:rPr>
                <w:bCs/>
              </w:rPr>
              <w:t>Free text edit box.</w:t>
            </w:r>
          </w:p>
        </w:tc>
      </w:tr>
      <w:tr w:rsidR="00F52156" w14:paraId="0C46BD8E" w14:textId="77777777">
        <w:tc>
          <w:tcPr>
            <w:tcW w:w="2628" w:type="dxa"/>
            <w:tcBorders>
              <w:top w:val="single" w:sz="6" w:space="0" w:color="auto"/>
              <w:left w:val="single" w:sz="6" w:space="0" w:color="auto"/>
              <w:bottom w:val="single" w:sz="6" w:space="0" w:color="auto"/>
              <w:right w:val="nil"/>
            </w:tcBorders>
            <w:shd w:val="clear" w:color="auto" w:fill="auto"/>
          </w:tcPr>
          <w:p w14:paraId="75B8830D" w14:textId="77777777" w:rsidR="00F52156" w:rsidRDefault="00F52156" w:rsidP="00757870">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4288919B" w14:textId="77777777" w:rsidR="00F52156" w:rsidRPr="00AF6D3F" w:rsidRDefault="00F52156" w:rsidP="00757870">
            <w:pPr>
              <w:pStyle w:val="TableRow"/>
              <w:keepNext/>
              <w:rPr>
                <w:bCs/>
              </w:rPr>
            </w:pPr>
            <w:r>
              <w:rPr>
                <w:bCs/>
              </w:rPr>
              <w:t>Specimen_Label.Inscription</w:t>
            </w:r>
          </w:p>
        </w:tc>
      </w:tr>
    </w:tbl>
    <w:p w14:paraId="10E2A6B0" w14:textId="77777777" w:rsidR="00AF6D3F" w:rsidRDefault="00AF6D3F" w:rsidP="00AF6D3F">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27528E" w14:paraId="3677A79C" w14:textId="77777777">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622166F5" w14:textId="77777777" w:rsidR="0027528E" w:rsidRDefault="0027528E" w:rsidP="008807B2">
            <w:pPr>
              <w:pStyle w:val="TableTitle"/>
            </w:pPr>
            <w:r>
              <w:t>Field Name: Staff Responsible</w:t>
            </w:r>
          </w:p>
        </w:tc>
      </w:tr>
      <w:tr w:rsidR="0027528E" w14:paraId="6884BD8A" w14:textId="77777777">
        <w:tc>
          <w:tcPr>
            <w:tcW w:w="2628" w:type="dxa"/>
            <w:tcBorders>
              <w:top w:val="single" w:sz="6" w:space="0" w:color="auto"/>
              <w:left w:val="single" w:sz="6" w:space="0" w:color="auto"/>
              <w:bottom w:val="single" w:sz="6" w:space="0" w:color="auto"/>
              <w:right w:val="nil"/>
            </w:tcBorders>
            <w:shd w:val="clear" w:color="auto" w:fill="auto"/>
          </w:tcPr>
          <w:p w14:paraId="2765E703" w14:textId="77777777" w:rsidR="0027528E" w:rsidRDefault="0027528E" w:rsidP="008807B2">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B5C21AE" w14:textId="77777777" w:rsidR="0027528E" w:rsidRPr="00AF6D3F" w:rsidRDefault="0027528E" w:rsidP="008807B2">
            <w:pPr>
              <w:pStyle w:val="TableRow"/>
              <w:keepNext/>
              <w:rPr>
                <w:bCs/>
              </w:rPr>
            </w:pPr>
            <w:r>
              <w:rPr>
                <w:bCs/>
              </w:rPr>
              <w:t>Specimen templates</w:t>
            </w:r>
          </w:p>
        </w:tc>
      </w:tr>
      <w:tr w:rsidR="0027528E" w14:paraId="0DEEE522" w14:textId="77777777">
        <w:tc>
          <w:tcPr>
            <w:tcW w:w="2628" w:type="dxa"/>
            <w:tcBorders>
              <w:top w:val="single" w:sz="6" w:space="0" w:color="auto"/>
              <w:left w:val="single" w:sz="6" w:space="0" w:color="auto"/>
              <w:bottom w:val="single" w:sz="6" w:space="0" w:color="auto"/>
              <w:right w:val="nil"/>
            </w:tcBorders>
            <w:shd w:val="clear" w:color="auto" w:fill="auto"/>
          </w:tcPr>
          <w:p w14:paraId="47685337" w14:textId="77777777" w:rsidR="0027528E" w:rsidRDefault="0027528E" w:rsidP="008807B2">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084D3708" w14:textId="77777777" w:rsidR="0027528E" w:rsidRDefault="0027528E" w:rsidP="008807B2">
            <w:pPr>
              <w:pStyle w:val="TableRow"/>
              <w:keepNext/>
              <w:rPr>
                <w:bCs/>
              </w:rPr>
            </w:pPr>
            <w:r>
              <w:rPr>
                <w:bCs/>
              </w:rPr>
              <w:t>Edit box, linked to Recorder Names &amp; Addresses module (individuals only).  A button is available to the right of the control to initiate a Return Data - F9 link.</w:t>
            </w:r>
          </w:p>
          <w:p w14:paraId="1544DD6A" w14:textId="77777777" w:rsidR="0027528E" w:rsidRPr="00AF6D3F" w:rsidRDefault="0027528E" w:rsidP="008807B2">
            <w:pPr>
              <w:pStyle w:val="TableRow"/>
              <w:keepNext/>
              <w:rPr>
                <w:bCs/>
              </w:rPr>
            </w:pPr>
            <w:r>
              <w:rPr>
                <w:bCs/>
              </w:rPr>
              <w:t>Identifies the person responsible for the accession of the specimen.</w:t>
            </w:r>
            <w:r w:rsidR="00082A0D">
              <w:rPr>
                <w:bCs/>
              </w:rPr>
              <w:t xml:space="preserve">  Provides the </w:t>
            </w:r>
            <w:r w:rsidR="002C22CF">
              <w:rPr>
                <w:bCs/>
              </w:rPr>
              <w:t>person whose department is used for generation of macro generated numbers, if the Department field is not present.</w:t>
            </w:r>
            <w:r w:rsidR="00EF71CF">
              <w:rPr>
                <w:bCs/>
              </w:rPr>
              <w:t xml:space="preserve">  Note that if Quick Entry is used to enter a specimen and the accession number provided already exists then the specimen is automatically linked to the existing accession.  In this case the Staff Responsible field is ignored.</w:t>
            </w:r>
          </w:p>
        </w:tc>
      </w:tr>
      <w:tr w:rsidR="0027528E" w14:paraId="62322726" w14:textId="77777777">
        <w:tc>
          <w:tcPr>
            <w:tcW w:w="2628" w:type="dxa"/>
            <w:tcBorders>
              <w:top w:val="single" w:sz="6" w:space="0" w:color="auto"/>
              <w:left w:val="single" w:sz="6" w:space="0" w:color="auto"/>
              <w:bottom w:val="single" w:sz="6" w:space="0" w:color="auto"/>
              <w:right w:val="nil"/>
            </w:tcBorders>
            <w:shd w:val="clear" w:color="auto" w:fill="auto"/>
          </w:tcPr>
          <w:p w14:paraId="20D8F09E" w14:textId="77777777" w:rsidR="0027528E" w:rsidRDefault="0027528E" w:rsidP="008807B2">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3D9397C5" w14:textId="77777777" w:rsidR="0027528E" w:rsidRPr="00AF6D3F" w:rsidRDefault="0027528E" w:rsidP="008807B2">
            <w:pPr>
              <w:pStyle w:val="TableRow"/>
              <w:keepNext/>
              <w:rPr>
                <w:bCs/>
              </w:rPr>
            </w:pPr>
            <w:r>
              <w:rPr>
                <w:bCs/>
              </w:rPr>
              <w:t>Movement.Staff_Responsible_Name_Key</w:t>
            </w:r>
          </w:p>
        </w:tc>
      </w:tr>
    </w:tbl>
    <w:p w14:paraId="3914BAB1" w14:textId="77777777" w:rsidR="0027528E" w:rsidRDefault="0027528E" w:rsidP="0027528E">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0F1BD6" w14:paraId="32E51B86" w14:textId="77777777" w:rsidTr="002360CD">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6B4AE2A1" w14:textId="77777777" w:rsidR="000F1BD6" w:rsidRDefault="000F1BD6" w:rsidP="002360CD">
            <w:pPr>
              <w:pStyle w:val="TableTitle"/>
            </w:pPr>
            <w:r>
              <w:t>Field Name: Geographic Area</w:t>
            </w:r>
          </w:p>
        </w:tc>
      </w:tr>
      <w:tr w:rsidR="000F1BD6" w14:paraId="28A8BE99" w14:textId="77777777" w:rsidTr="002360CD">
        <w:tc>
          <w:tcPr>
            <w:tcW w:w="2628" w:type="dxa"/>
            <w:tcBorders>
              <w:top w:val="single" w:sz="6" w:space="0" w:color="auto"/>
              <w:left w:val="single" w:sz="6" w:space="0" w:color="auto"/>
              <w:bottom w:val="single" w:sz="6" w:space="0" w:color="auto"/>
              <w:right w:val="nil"/>
            </w:tcBorders>
            <w:shd w:val="clear" w:color="auto" w:fill="auto"/>
          </w:tcPr>
          <w:p w14:paraId="1A5D9FDA" w14:textId="77777777" w:rsidR="000F1BD6" w:rsidRDefault="000F1BD6" w:rsidP="002360CD">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14CA1C34" w14:textId="77777777" w:rsidR="000F1BD6" w:rsidRPr="00AF6D3F" w:rsidRDefault="000F1BD6" w:rsidP="002360CD">
            <w:pPr>
              <w:pStyle w:val="TableRow"/>
              <w:keepNext/>
              <w:rPr>
                <w:bCs/>
              </w:rPr>
            </w:pPr>
            <w:r w:rsidRPr="00AF6D3F">
              <w:rPr>
                <w:bCs/>
              </w:rPr>
              <w:t>Specimens and Occurrences templates</w:t>
            </w:r>
          </w:p>
        </w:tc>
      </w:tr>
      <w:tr w:rsidR="000F1BD6" w14:paraId="34889642" w14:textId="77777777" w:rsidTr="002360CD">
        <w:tc>
          <w:tcPr>
            <w:tcW w:w="2628" w:type="dxa"/>
            <w:tcBorders>
              <w:top w:val="single" w:sz="6" w:space="0" w:color="auto"/>
              <w:left w:val="single" w:sz="6" w:space="0" w:color="auto"/>
              <w:bottom w:val="single" w:sz="6" w:space="0" w:color="auto"/>
              <w:right w:val="nil"/>
            </w:tcBorders>
            <w:shd w:val="clear" w:color="auto" w:fill="auto"/>
          </w:tcPr>
          <w:p w14:paraId="6CA4C6E6" w14:textId="77777777" w:rsidR="000F1BD6" w:rsidRDefault="000F1BD6" w:rsidP="002360CD">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086F6529" w14:textId="77777777" w:rsidR="000F1BD6" w:rsidRPr="00AF6D3F" w:rsidRDefault="000F1BD6" w:rsidP="002360CD">
            <w:pPr>
              <w:pStyle w:val="TableRow"/>
              <w:keepNext/>
              <w:rPr>
                <w:bCs/>
              </w:rPr>
            </w:pPr>
            <w:r>
              <w:rPr>
                <w:bCs/>
              </w:rPr>
              <w:t>Edit box, linked to the Thesaurus Geographic Areas Concept Group.  A button is available to the right of the control to initiate a Return Data - F9 link.</w:t>
            </w:r>
          </w:p>
        </w:tc>
      </w:tr>
      <w:tr w:rsidR="000F1BD6" w14:paraId="2A854199" w14:textId="77777777" w:rsidTr="002360CD">
        <w:tc>
          <w:tcPr>
            <w:tcW w:w="2628" w:type="dxa"/>
            <w:tcBorders>
              <w:top w:val="single" w:sz="6" w:space="0" w:color="auto"/>
              <w:left w:val="single" w:sz="6" w:space="0" w:color="auto"/>
              <w:bottom w:val="single" w:sz="6" w:space="0" w:color="auto"/>
              <w:right w:val="nil"/>
            </w:tcBorders>
            <w:shd w:val="clear" w:color="auto" w:fill="auto"/>
          </w:tcPr>
          <w:p w14:paraId="76F93CF0" w14:textId="77777777" w:rsidR="000F1BD6" w:rsidRDefault="000F1BD6" w:rsidP="002360CD">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52A3B0A8" w14:textId="77777777" w:rsidR="000F1BD6" w:rsidRDefault="005E60AC" w:rsidP="002360CD">
            <w:pPr>
              <w:pStyle w:val="TableRow"/>
              <w:keepNext/>
              <w:rPr>
                <w:bCs/>
              </w:rPr>
            </w:pPr>
            <w:r>
              <w:rPr>
                <w:bCs/>
              </w:rPr>
              <w:t>Survey_Event_Geo_Area.Concept_Key</w:t>
            </w:r>
          </w:p>
          <w:p w14:paraId="6CBD0567" w14:textId="77777777" w:rsidR="000F1BD6" w:rsidRPr="00AF6D3F" w:rsidRDefault="000F1BD6" w:rsidP="002360CD">
            <w:pPr>
              <w:pStyle w:val="TableRow"/>
              <w:keepNext/>
              <w:rPr>
                <w:bCs/>
              </w:rPr>
            </w:pPr>
            <w:r>
              <w:rPr>
                <w:bCs/>
              </w:rPr>
              <w:t>Allows multiple entry, in which case additional records are created in Survey_Event_</w:t>
            </w:r>
            <w:r w:rsidR="005E60AC">
              <w:rPr>
                <w:bCs/>
              </w:rPr>
              <w:t>Geo_Area for every area specified</w:t>
            </w:r>
            <w:r>
              <w:rPr>
                <w:bCs/>
              </w:rPr>
              <w:t>.</w:t>
            </w:r>
          </w:p>
        </w:tc>
      </w:tr>
    </w:tbl>
    <w:p w14:paraId="553243C0" w14:textId="77777777" w:rsidR="000F1BD6" w:rsidRDefault="000F1BD6" w:rsidP="000F1BD6">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E34D40" w14:paraId="2730C958" w14:textId="77777777" w:rsidTr="006207FF">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045E0D4C" w14:textId="77777777" w:rsidR="00E34D40" w:rsidRDefault="00E34D40" w:rsidP="006207FF">
            <w:pPr>
              <w:pStyle w:val="TableTitle"/>
            </w:pPr>
            <w:r>
              <w:lastRenderedPageBreak/>
              <w:t>Field Name: Collectors are Inferred</w:t>
            </w:r>
          </w:p>
        </w:tc>
      </w:tr>
      <w:tr w:rsidR="00E34D40" w14:paraId="1E0049C9"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15A8F94E" w14:textId="77777777" w:rsidR="00E34D40" w:rsidRDefault="00E34D40" w:rsidP="006207F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0E70F1FE" w14:textId="77777777" w:rsidR="00E34D40" w:rsidRPr="00AF6D3F" w:rsidRDefault="00E34D40" w:rsidP="006207FF">
            <w:pPr>
              <w:pStyle w:val="TableRow"/>
              <w:keepNext/>
              <w:rPr>
                <w:bCs/>
              </w:rPr>
            </w:pPr>
            <w:r w:rsidRPr="00AF6D3F">
              <w:rPr>
                <w:bCs/>
              </w:rPr>
              <w:t>Specimens and Occurrences templates</w:t>
            </w:r>
          </w:p>
        </w:tc>
      </w:tr>
      <w:tr w:rsidR="00E34D40" w14:paraId="06CBAC7F"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0C1B5374" w14:textId="77777777" w:rsidR="00E34D40" w:rsidRDefault="00E34D40" w:rsidP="006207F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0F5D3BCC" w14:textId="77777777" w:rsidR="00E34D40" w:rsidRPr="00AF6D3F" w:rsidRDefault="00E34D40" w:rsidP="006207FF">
            <w:pPr>
              <w:pStyle w:val="TableRow"/>
              <w:keepNext/>
              <w:rPr>
                <w:bCs/>
              </w:rPr>
            </w:pPr>
            <w:r>
              <w:rPr>
                <w:bCs/>
              </w:rPr>
              <w:t>Combo box containing options &lt;none&gt; (Null), No, !, ? and !? corresponding to the inference of the field data collectors.</w:t>
            </w:r>
          </w:p>
        </w:tc>
      </w:tr>
      <w:tr w:rsidR="00E34D40" w14:paraId="18AD1CA2"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4EA53E21" w14:textId="77777777" w:rsidR="00E34D40" w:rsidRDefault="00E34D40" w:rsidP="006207F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344D6875" w14:textId="77777777" w:rsidR="00E34D40" w:rsidRPr="00AF6D3F" w:rsidRDefault="00E34D40" w:rsidP="006207FF">
            <w:pPr>
              <w:pStyle w:val="TableRow"/>
              <w:keepNext/>
              <w:rPr>
                <w:bCs/>
              </w:rPr>
            </w:pPr>
            <w:r>
              <w:rPr>
                <w:bCs/>
              </w:rPr>
              <w:t>Specimen_Field_Data.Inferred_Collectors</w:t>
            </w:r>
          </w:p>
        </w:tc>
      </w:tr>
    </w:tbl>
    <w:p w14:paraId="44303B4F" w14:textId="77777777" w:rsidR="00E34D40" w:rsidRDefault="00E34D40" w:rsidP="00E34D40">
      <w:pPr>
        <w:pStyle w:val="NormalIndent"/>
      </w:pPr>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628"/>
        <w:gridCol w:w="6120"/>
      </w:tblGrid>
      <w:tr w:rsidR="00E34D40" w14:paraId="459E7A36" w14:textId="77777777" w:rsidTr="006207FF">
        <w:tc>
          <w:tcPr>
            <w:tcW w:w="8748" w:type="dxa"/>
            <w:gridSpan w:val="2"/>
            <w:tcBorders>
              <w:top w:val="single" w:sz="12" w:space="0" w:color="auto"/>
              <w:left w:val="single" w:sz="12" w:space="0" w:color="auto"/>
              <w:bottom w:val="single" w:sz="6" w:space="0" w:color="auto"/>
              <w:right w:val="single" w:sz="12" w:space="0" w:color="auto"/>
            </w:tcBorders>
            <w:shd w:val="clear" w:color="auto" w:fill="C0C0C0"/>
          </w:tcPr>
          <w:p w14:paraId="096011FB" w14:textId="77777777" w:rsidR="00E34D40" w:rsidRDefault="00E34D40" w:rsidP="006207FF">
            <w:pPr>
              <w:pStyle w:val="TableTitle"/>
            </w:pPr>
            <w:r>
              <w:t>Field Name: Determiners are Inferred</w:t>
            </w:r>
          </w:p>
        </w:tc>
      </w:tr>
      <w:tr w:rsidR="00E34D40" w14:paraId="6B064EA5"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6BC35403" w14:textId="77777777" w:rsidR="00E34D40" w:rsidRDefault="00E34D40" w:rsidP="006207FF">
            <w:pPr>
              <w:pStyle w:val="TableRow"/>
              <w:keepNext/>
              <w:rPr>
                <w:b/>
              </w:rPr>
            </w:pPr>
            <w:r>
              <w:rPr>
                <w:b/>
              </w:rPr>
              <w:t>Availability:</w:t>
            </w:r>
          </w:p>
        </w:tc>
        <w:tc>
          <w:tcPr>
            <w:tcW w:w="6120" w:type="dxa"/>
            <w:tcBorders>
              <w:top w:val="single" w:sz="6" w:space="0" w:color="auto"/>
              <w:left w:val="nil"/>
              <w:bottom w:val="single" w:sz="6" w:space="0" w:color="auto"/>
              <w:right w:val="single" w:sz="6" w:space="0" w:color="auto"/>
            </w:tcBorders>
            <w:shd w:val="clear" w:color="auto" w:fill="auto"/>
          </w:tcPr>
          <w:p w14:paraId="3F7AF498" w14:textId="77777777" w:rsidR="00E34D40" w:rsidRPr="00AF6D3F" w:rsidRDefault="00E34D40" w:rsidP="006207FF">
            <w:pPr>
              <w:pStyle w:val="TableRow"/>
              <w:keepNext/>
              <w:rPr>
                <w:bCs/>
              </w:rPr>
            </w:pPr>
            <w:r w:rsidRPr="00AF6D3F">
              <w:rPr>
                <w:bCs/>
              </w:rPr>
              <w:t>Specimens and Occurrences templates</w:t>
            </w:r>
          </w:p>
        </w:tc>
      </w:tr>
      <w:tr w:rsidR="00E34D40" w14:paraId="18CB26AB"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6C041191" w14:textId="77777777" w:rsidR="00E34D40" w:rsidRDefault="00E34D40" w:rsidP="006207FF">
            <w:pPr>
              <w:pStyle w:val="TableRow"/>
              <w:keepNext/>
              <w:rPr>
                <w:b/>
              </w:rPr>
            </w:pPr>
            <w:r>
              <w:rPr>
                <w:b/>
              </w:rPr>
              <w:t>Data Entry control:</w:t>
            </w:r>
          </w:p>
        </w:tc>
        <w:tc>
          <w:tcPr>
            <w:tcW w:w="6120" w:type="dxa"/>
            <w:tcBorders>
              <w:top w:val="single" w:sz="6" w:space="0" w:color="auto"/>
              <w:left w:val="nil"/>
              <w:bottom w:val="single" w:sz="6" w:space="0" w:color="auto"/>
              <w:right w:val="single" w:sz="6" w:space="0" w:color="auto"/>
            </w:tcBorders>
            <w:shd w:val="clear" w:color="auto" w:fill="auto"/>
          </w:tcPr>
          <w:p w14:paraId="7322CACE" w14:textId="77777777" w:rsidR="00E34D40" w:rsidRPr="00AF6D3F" w:rsidRDefault="00E34D40" w:rsidP="006207FF">
            <w:pPr>
              <w:pStyle w:val="TableRow"/>
              <w:keepNext/>
              <w:rPr>
                <w:bCs/>
              </w:rPr>
            </w:pPr>
            <w:r>
              <w:rPr>
                <w:bCs/>
              </w:rPr>
              <w:t>Combo box containing options &lt;none&gt; (Null), No, !, ? and !? corresponding to the inference of the determinations.</w:t>
            </w:r>
          </w:p>
        </w:tc>
      </w:tr>
      <w:tr w:rsidR="00E34D40" w14:paraId="158B7351" w14:textId="77777777" w:rsidTr="006207FF">
        <w:tc>
          <w:tcPr>
            <w:tcW w:w="2628" w:type="dxa"/>
            <w:tcBorders>
              <w:top w:val="single" w:sz="6" w:space="0" w:color="auto"/>
              <w:left w:val="single" w:sz="6" w:space="0" w:color="auto"/>
              <w:bottom w:val="single" w:sz="6" w:space="0" w:color="auto"/>
              <w:right w:val="nil"/>
            </w:tcBorders>
            <w:shd w:val="clear" w:color="auto" w:fill="auto"/>
          </w:tcPr>
          <w:p w14:paraId="44971BE7" w14:textId="77777777" w:rsidR="00E34D40" w:rsidRDefault="00E34D40" w:rsidP="006207FF">
            <w:pPr>
              <w:pStyle w:val="TableRow"/>
              <w:keepNext/>
            </w:pPr>
            <w:r>
              <w:rPr>
                <w:b/>
              </w:rPr>
              <w:t>Data Field:</w:t>
            </w:r>
          </w:p>
        </w:tc>
        <w:tc>
          <w:tcPr>
            <w:tcW w:w="6120" w:type="dxa"/>
            <w:tcBorders>
              <w:top w:val="single" w:sz="6" w:space="0" w:color="auto"/>
              <w:left w:val="nil"/>
              <w:bottom w:val="single" w:sz="6" w:space="0" w:color="auto"/>
              <w:right w:val="single" w:sz="6" w:space="0" w:color="auto"/>
            </w:tcBorders>
            <w:shd w:val="clear" w:color="auto" w:fill="auto"/>
          </w:tcPr>
          <w:p w14:paraId="74164614" w14:textId="77777777" w:rsidR="00E34D40" w:rsidRPr="00AF6D3F" w:rsidRDefault="00E34D40" w:rsidP="006207FF">
            <w:pPr>
              <w:pStyle w:val="TableRow"/>
              <w:keepNext/>
              <w:rPr>
                <w:bCs/>
              </w:rPr>
            </w:pPr>
            <w:r>
              <w:rPr>
                <w:bCs/>
              </w:rPr>
              <w:t>Determination.Inferred_Determiner or TAXON_DETERMINATION.Inferred_Determiner</w:t>
            </w:r>
          </w:p>
        </w:tc>
      </w:tr>
    </w:tbl>
    <w:p w14:paraId="21D39C41" w14:textId="77777777" w:rsidR="00E34D40" w:rsidRPr="00AF6D3F" w:rsidRDefault="00E34D40" w:rsidP="00E34D40">
      <w:pPr>
        <w:pStyle w:val="NormalIndent"/>
        <w:ind w:left="0"/>
      </w:pPr>
    </w:p>
    <w:p w14:paraId="4E1E3B6F" w14:textId="77777777" w:rsidR="000F1BD6" w:rsidRPr="00AF6D3F" w:rsidRDefault="000F1BD6" w:rsidP="0027528E">
      <w:pPr>
        <w:pStyle w:val="NormalIndent"/>
      </w:pPr>
    </w:p>
    <w:p w14:paraId="78DAF8A6" w14:textId="77777777" w:rsidR="00AF6D3F" w:rsidRDefault="00112F46" w:rsidP="00AF6D3F">
      <w:pPr>
        <w:pStyle w:val="NormalIndent"/>
      </w:pPr>
      <w:r>
        <w:t>Each data entry field requires data to be populated into one or more records.  The following details describe how these records are created</w:t>
      </w:r>
      <w:r w:rsidR="009653D6">
        <w:t>. In the case of a session initialized from an existing occurrence (</w:t>
      </w:r>
      <w:r w:rsidR="009653D6">
        <w:fldChar w:fldCharType="begin"/>
      </w:r>
      <w:r w:rsidR="009653D6">
        <w:instrText xml:space="preserve"> REF _Ref278816324 \h </w:instrText>
      </w:r>
      <w:r w:rsidR="009653D6">
        <w:fldChar w:fldCharType="separate"/>
      </w:r>
      <w:r w:rsidR="009653D6">
        <w:t>QE_Session</w:t>
      </w:r>
      <w:r w:rsidR="009653D6">
        <w:fldChar w:fldCharType="end"/>
      </w:r>
      <w:r w:rsidR="009653D6">
        <w:t xml:space="preserve">.Taxon_Occurrence_Key or </w:t>
      </w:r>
      <w:r w:rsidR="009653D6">
        <w:fldChar w:fldCharType="begin"/>
      </w:r>
      <w:r w:rsidR="009653D6">
        <w:instrText xml:space="preserve"> REF _Ref278816324 \h </w:instrText>
      </w:r>
      <w:r w:rsidR="009653D6">
        <w:fldChar w:fldCharType="separate"/>
      </w:r>
      <w:r w:rsidR="009653D6">
        <w:t>QE_Session</w:t>
      </w:r>
      <w:r w:rsidR="009653D6">
        <w:fldChar w:fldCharType="end"/>
      </w:r>
      <w:r w:rsidR="009653D6">
        <w:t>.Occurrence_Key is not null), however, the sample, survey event and occurrence / taxon occurrence records are all identified by that occurrence</w:t>
      </w:r>
      <w:r w:rsidR="006E1F24">
        <w:t>, and are therefore never inserted</w:t>
      </w:r>
      <w:r w:rsidR="009653D6">
        <w:t>.</w:t>
      </w:r>
    </w:p>
    <w:p w14:paraId="0381E4A8" w14:textId="77777777" w:rsidR="00112F46" w:rsidRDefault="00112F46" w:rsidP="007C469A">
      <w:pPr>
        <w:pStyle w:val="NormalIndent"/>
      </w:pPr>
      <w:r w:rsidRPr="00112F46">
        <w:rPr>
          <w:b/>
          <w:bCs/>
        </w:rPr>
        <w:t>Collection_Unit, Spe</w:t>
      </w:r>
      <w:r w:rsidR="007C469A">
        <w:rPr>
          <w:b/>
          <w:bCs/>
        </w:rPr>
        <w:t>cimen</w:t>
      </w:r>
      <w:r w:rsidR="00432939">
        <w:rPr>
          <w:rFonts w:eastAsia="SimSun" w:hint="eastAsia"/>
          <w:b/>
          <w:bCs/>
          <w:lang w:eastAsia="zh-SG"/>
        </w:rPr>
        <w:t>_Unit</w:t>
      </w:r>
      <w:r w:rsidR="007C2A23">
        <w:rPr>
          <w:b/>
          <w:bCs/>
        </w:rPr>
        <w:t>, Sample_Recorder</w:t>
      </w:r>
      <w:r>
        <w:t xml:space="preserve"> - these records are created by simple record insertion.</w:t>
      </w:r>
    </w:p>
    <w:p w14:paraId="292DA752" w14:textId="77777777" w:rsidR="007C469A" w:rsidRPr="007C469A" w:rsidRDefault="007C469A" w:rsidP="007C469A">
      <w:pPr>
        <w:pStyle w:val="NormalIndent"/>
      </w:pPr>
      <w:r w:rsidRPr="00112F46">
        <w:rPr>
          <w:b/>
          <w:bCs/>
        </w:rPr>
        <w:t>Collect</w:t>
      </w:r>
      <w:r>
        <w:rPr>
          <w:b/>
          <w:bCs/>
        </w:rPr>
        <w:t>i</w:t>
      </w:r>
      <w:r w:rsidRPr="00112F46">
        <w:rPr>
          <w:b/>
          <w:bCs/>
        </w:rPr>
        <w:t>on_Unit_Number</w:t>
      </w:r>
      <w:r>
        <w:rPr>
          <w:b/>
          <w:bCs/>
        </w:rPr>
        <w:t xml:space="preserve"> - </w:t>
      </w:r>
      <w:r>
        <w:t>the record created is linked to the Registration Number concept.</w:t>
      </w:r>
    </w:p>
    <w:p w14:paraId="5778C7A9" w14:textId="77777777" w:rsidR="00112F46" w:rsidRDefault="00112F46" w:rsidP="00AF6D3F">
      <w:pPr>
        <w:pStyle w:val="NormalIndent"/>
      </w:pPr>
      <w:r>
        <w:rPr>
          <w:b/>
          <w:bCs/>
        </w:rPr>
        <w:t xml:space="preserve">Determination </w:t>
      </w:r>
      <w:r w:rsidRPr="00112F46">
        <w:t>-</w:t>
      </w:r>
      <w:r>
        <w:t xml:space="preserve"> requires that an Occurrence record is created.  If the Determiner and/or Determination Date fields are not specified, then the determination is linked to Individual ‘Unknown’ and the date is specified as Unknown.</w:t>
      </w:r>
    </w:p>
    <w:p w14:paraId="4F907430" w14:textId="77777777" w:rsidR="00112F46" w:rsidRDefault="00112F46" w:rsidP="00AF6D3F">
      <w:pPr>
        <w:pStyle w:val="NormalIndent"/>
        <w:rPr>
          <w:b/>
          <w:bCs/>
        </w:rPr>
      </w:pPr>
      <w:r>
        <w:rPr>
          <w:b/>
          <w:bCs/>
        </w:rPr>
        <w:t xml:space="preserve">Occurrence </w:t>
      </w:r>
      <w:r w:rsidRPr="00112F46">
        <w:t>-</w:t>
      </w:r>
      <w:r>
        <w:t xml:space="preserve"> requires that a suitable Sample record is identified or inserted.</w:t>
      </w:r>
    </w:p>
    <w:p w14:paraId="73C62E73" w14:textId="77777777" w:rsidR="00112F46" w:rsidRPr="00112F46" w:rsidRDefault="00112F46" w:rsidP="00112F46">
      <w:pPr>
        <w:pStyle w:val="NormalIndent"/>
      </w:pPr>
      <w:r>
        <w:rPr>
          <w:b/>
          <w:bCs/>
        </w:rPr>
        <w:t xml:space="preserve">Taxon_Determination - </w:t>
      </w:r>
      <w:r>
        <w:t>requires that an Occurrence record is created.  If the Determiner and/or Determination Date fields are not specified, then the determination is linked to Individual ‘Unknown’ and the date is specified as Unknown.</w:t>
      </w:r>
    </w:p>
    <w:p w14:paraId="14F0E9E4" w14:textId="77777777" w:rsidR="00112F46" w:rsidRDefault="00112F46" w:rsidP="00112F46">
      <w:pPr>
        <w:pStyle w:val="NormalIndent"/>
        <w:rPr>
          <w:b/>
          <w:bCs/>
        </w:rPr>
      </w:pPr>
      <w:r>
        <w:rPr>
          <w:b/>
          <w:bCs/>
        </w:rPr>
        <w:t>Taxon_Occurrence -</w:t>
      </w:r>
      <w:r w:rsidRPr="00112F46">
        <w:t xml:space="preserve"> </w:t>
      </w:r>
      <w:r>
        <w:t>requires that a suitable Sample record is identified or inserted.</w:t>
      </w:r>
    </w:p>
    <w:p w14:paraId="794989E5" w14:textId="77777777" w:rsidR="00112F46" w:rsidRPr="007C2A23" w:rsidRDefault="00112F46" w:rsidP="00F52156">
      <w:pPr>
        <w:pStyle w:val="NormalIndent"/>
      </w:pPr>
      <w:r>
        <w:rPr>
          <w:b/>
          <w:bCs/>
        </w:rPr>
        <w:t>Sample -</w:t>
      </w:r>
      <w:r w:rsidR="007C2A23">
        <w:rPr>
          <w:b/>
          <w:bCs/>
        </w:rPr>
        <w:t xml:space="preserve"> </w:t>
      </w:r>
      <w:r w:rsidR="00F52156">
        <w:t xml:space="preserve">An existing Sample record is first searched for, matched on the Survey, Field Site, Field Spatial Ref, Field Location Name, Field Collector, Field Occurrence </w:t>
      </w:r>
      <w:r w:rsidR="00F52156">
        <w:lastRenderedPageBreak/>
        <w:t>Date fields.  If one is found then it is used, otherwise a new record is created.  Creating a new record r</w:t>
      </w:r>
      <w:r w:rsidR="007C2A23">
        <w:t>equires that a suitable Survey_Event record is identified or inserted.  When inserting new samples, a Sample_Recorder record is created.</w:t>
      </w:r>
    </w:p>
    <w:p w14:paraId="153C0DA1" w14:textId="77777777" w:rsidR="00112F46" w:rsidRDefault="00112F46" w:rsidP="00F52156">
      <w:pPr>
        <w:pStyle w:val="NormalIndent"/>
        <w:rPr>
          <w:b/>
          <w:bCs/>
        </w:rPr>
      </w:pPr>
      <w:r>
        <w:rPr>
          <w:b/>
          <w:bCs/>
        </w:rPr>
        <w:t>Survey</w:t>
      </w:r>
      <w:r w:rsidR="00F52156">
        <w:rPr>
          <w:b/>
          <w:bCs/>
        </w:rPr>
        <w:t>_</w:t>
      </w:r>
      <w:r>
        <w:rPr>
          <w:b/>
          <w:bCs/>
        </w:rPr>
        <w:t>Event -</w:t>
      </w:r>
      <w:r w:rsidR="00F52156">
        <w:rPr>
          <w:b/>
          <w:bCs/>
        </w:rPr>
        <w:t xml:space="preserve"> </w:t>
      </w:r>
      <w:r w:rsidR="00F52156">
        <w:t>An existing Survey_Event record is first searched for, matched on the Survey, Field Site, Field Spatial Ref, Field Collector, Field Occurrence Date fields.  If one is found then it is used, otherwise a new record is created and linked to the Survey.</w:t>
      </w:r>
    </w:p>
    <w:p w14:paraId="3BE3A1A5" w14:textId="77777777" w:rsidR="00F52156" w:rsidRDefault="00F52156" w:rsidP="00F52156">
      <w:pPr>
        <w:pStyle w:val="NormalIndent"/>
      </w:pPr>
      <w:r>
        <w:rPr>
          <w:b/>
          <w:bCs/>
        </w:rPr>
        <w:t xml:space="preserve">Movement - </w:t>
      </w:r>
      <w:r>
        <w:t xml:space="preserve">if the Movement record is being created to hold an Accession number, then </w:t>
      </w:r>
      <w:r w:rsidR="0094537D">
        <w:t xml:space="preserve">the system </w:t>
      </w:r>
      <w:r>
        <w:t>first checks to see if an existing Accession, Accession and Acquisition or Exchange record has the same number</w:t>
      </w:r>
      <w:r w:rsidR="0094537D">
        <w:t xml:space="preserve"> (Movement.Number)</w:t>
      </w:r>
      <w:r>
        <w:t>.  If so, then a Movement_Collection_Unit record is created linking the specimen to the accession.  Otherwise a new Movement, Movement_Direction, Movement_Collection_Unit and Movement_Of_Ownership record is created (vague dates are specified as Unknown, the Movement_Type is specified as Accession, unless the Department field is also specified in which case Movement_Type specifies Accession and Acquisition).</w:t>
      </w:r>
    </w:p>
    <w:p w14:paraId="26BD0DB6" w14:textId="77777777" w:rsidR="0094537D" w:rsidRDefault="0094537D" w:rsidP="00C33CF4">
      <w:pPr>
        <w:pStyle w:val="NormalIndent"/>
      </w:pPr>
      <w:r w:rsidRPr="0094537D">
        <w:t xml:space="preserve">If the </w:t>
      </w:r>
      <w:r>
        <w:t xml:space="preserve">Movement record is being created to hold an Acquisition Reference Number, then the system checks to see if an existing movement involving inbound movement of material has the same reference number (Movement.Number).  If so, then a Movement_Collection_Unit record is created linking the specimen to the </w:t>
      </w:r>
      <w:r w:rsidR="00C33CF4">
        <w:t>movement</w:t>
      </w:r>
      <w:r>
        <w:t>.  Otherwise a new Movement, Movement_Direction, Movement_Collection_Unit and Movement_Of_Material record is created (vague dates are specified as Unknown, the Movement_Type is specified as Ownership Detail).</w:t>
      </w:r>
    </w:p>
    <w:p w14:paraId="3DC3BFA2" w14:textId="77777777" w:rsidR="00F52156" w:rsidRDefault="007C469A" w:rsidP="0094537D">
      <w:pPr>
        <w:pStyle w:val="NormalIndent"/>
      </w:pPr>
      <w:r>
        <w:rPr>
          <w:b/>
          <w:bCs/>
        </w:rPr>
        <w:t>Movement_Of_Material</w:t>
      </w:r>
      <w:r w:rsidR="00F52156">
        <w:rPr>
          <w:b/>
          <w:bCs/>
        </w:rPr>
        <w:t xml:space="preserve"> - </w:t>
      </w:r>
      <w:r w:rsidR="00F52156">
        <w:t xml:space="preserve">the Movement_Of_Material record is assocated with </w:t>
      </w:r>
      <w:r w:rsidR="0094537D">
        <w:t>the Movement record as described in the above paragraph.</w:t>
      </w:r>
    </w:p>
    <w:p w14:paraId="199B6C64" w14:textId="77777777" w:rsidR="00F52156" w:rsidRPr="00F52156" w:rsidRDefault="00F52156" w:rsidP="00AF6D3F">
      <w:pPr>
        <w:pStyle w:val="NormalIndent"/>
      </w:pPr>
      <w:r>
        <w:rPr>
          <w:b/>
          <w:bCs/>
        </w:rPr>
        <w:t xml:space="preserve">Specimen_Label - </w:t>
      </w:r>
      <w:r>
        <w:t>the record created has Is_Inscription set to 1 for the Inscription field, and 0 for the Label field.  2 records are created if both a label and inscription are present.</w:t>
      </w:r>
    </w:p>
    <w:p w14:paraId="7A99F731" w14:textId="77777777" w:rsidR="00757870" w:rsidRDefault="00757870" w:rsidP="00CC6B4D">
      <w:pPr>
        <w:pStyle w:val="Heading4"/>
        <w:numPr>
          <w:ilvl w:val="3"/>
          <w:numId w:val="4"/>
        </w:numPr>
      </w:pPr>
      <w:bookmarkStart w:id="530" w:name="_Toc292878919"/>
      <w:bookmarkStart w:id="531" w:name="_Ref298943580"/>
      <w:r>
        <w:lastRenderedPageBreak/>
        <w:t>Quick entry template manager screen</w:t>
      </w:r>
      <w:bookmarkEnd w:id="530"/>
      <w:bookmarkEnd w:id="531"/>
    </w:p>
    <w:p w14:paraId="7FACFBD9" w14:textId="1A44FB2C" w:rsidR="00757870" w:rsidRDefault="005550DB" w:rsidP="00757870">
      <w:pPr>
        <w:jc w:val="center"/>
        <w:rPr>
          <w:lang w:val="en-US"/>
        </w:rPr>
      </w:pPr>
      <w:bookmarkStart w:id="532" w:name="Screenshot"/>
      <w:bookmarkEnd w:id="532"/>
      <w:r>
        <w:rPr>
          <w:noProof/>
          <w:lang w:eastAsia="en-GB"/>
        </w:rPr>
        <w:drawing>
          <wp:inline distT="0" distB="0" distL="0" distR="0" wp14:anchorId="25CF7E2F" wp14:editId="14E7C388">
            <wp:extent cx="5267325" cy="29337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57870" w14:paraId="7387254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A46A726" w14:textId="77777777" w:rsidR="00757870" w:rsidRDefault="00757870">
            <w:pPr>
              <w:pStyle w:val="TableTitle"/>
            </w:pPr>
            <w:r>
              <w:t>Window Name: TfrmQuickEntryManager</w:t>
            </w:r>
          </w:p>
        </w:tc>
      </w:tr>
      <w:tr w:rsidR="00757870" w14:paraId="035E458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2AD479E" w14:textId="77777777" w:rsidR="00757870" w:rsidRDefault="00757870">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CA14EF0" w14:textId="77777777" w:rsidR="00757870" w:rsidRDefault="00757870">
            <w:pPr>
              <w:pStyle w:val="TableRow"/>
              <w:keepNext/>
            </w:pPr>
            <w:r>
              <w:rPr>
                <w:b/>
              </w:rPr>
              <w:t>Unit File Name</w:t>
            </w:r>
            <w:r>
              <w:t>: QuickEntryManager.pas</w:t>
            </w:r>
          </w:p>
        </w:tc>
      </w:tr>
      <w:tr w:rsidR="00757870" w14:paraId="10C2759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9DF4BA" w14:textId="77777777" w:rsidR="00757870" w:rsidRDefault="00757870">
            <w:pPr>
              <w:pStyle w:val="TableRow"/>
              <w:keepNext/>
            </w:pPr>
            <w:r>
              <w:rPr>
                <w:b/>
              </w:rPr>
              <w:t>Entities</w:t>
            </w:r>
            <w:r>
              <w:t>: QE_Template, QE_Template_Field, QE_Field</w:t>
            </w:r>
          </w:p>
        </w:tc>
      </w:tr>
      <w:tr w:rsidR="00757870" w14:paraId="5E9503F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F26CD0C" w14:textId="77777777" w:rsidR="00757870" w:rsidRDefault="00757870">
            <w:pPr>
              <w:pStyle w:val="TableRow"/>
              <w:keepNext/>
            </w:pPr>
            <w:r>
              <w:rPr>
                <w:b/>
              </w:rPr>
              <w:t>Calls</w:t>
            </w:r>
            <w:r>
              <w:t>: Measurement General tab page control</w:t>
            </w:r>
            <w:r w:rsidR="00AE4913">
              <w:t>, Add Quick Entry Measurement screen, Add Quick Entry Number screen</w:t>
            </w:r>
            <w:r w:rsidR="00296610">
              <w:t>, Add Quick Entry Metadata screen.</w:t>
            </w:r>
          </w:p>
        </w:tc>
      </w:tr>
      <w:tr w:rsidR="00757870" w14:paraId="19278C9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5C74826" w14:textId="77777777" w:rsidR="00757870" w:rsidRDefault="00757870">
            <w:pPr>
              <w:pStyle w:val="TableRow"/>
              <w:keepNext/>
            </w:pPr>
            <w:r>
              <w:rPr>
                <w:b/>
              </w:rPr>
              <w:t>Returns</w:t>
            </w:r>
            <w:r>
              <w:t xml:space="preserve"> </w:t>
            </w:r>
            <w:r>
              <w:rPr>
                <w:b/>
              </w:rPr>
              <w:t>To</w:t>
            </w:r>
            <w:r>
              <w:t>: Recorder</w:t>
            </w:r>
          </w:p>
        </w:tc>
      </w:tr>
      <w:tr w:rsidR="00757870" w14:paraId="64CF0C2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D49F5FF" w14:textId="77777777" w:rsidR="00757870" w:rsidRDefault="00757870">
            <w:pPr>
              <w:pStyle w:val="TableRow"/>
              <w:keepNext/>
            </w:pPr>
            <w:r>
              <w:rPr>
                <w:b/>
              </w:rPr>
              <w:t>Description</w:t>
            </w:r>
            <w:r>
              <w:t>: Screen allowing Quick Data Entry templates to be created. These templates are then used to enter Specimen/Storage/Collection data into the system.</w:t>
            </w:r>
          </w:p>
          <w:p w14:paraId="396EE964" w14:textId="77777777" w:rsidR="00757870" w:rsidRDefault="00757870">
            <w:pPr>
              <w:pStyle w:val="TableRow"/>
              <w:keepNext/>
            </w:pPr>
            <w:r>
              <w:t>This screen operates in 2 modes, Browse (default) and Edit.  In Browse mode, lbTemplates, btnAdd, btnEdit and btnDelete are enabled and all other controls are disabled.  In Edit mode, lbTemplates, btnAdd, btnEdit and btnDelete are disabled and all other controls are enabled.</w:t>
            </w:r>
          </w:p>
          <w:p w14:paraId="6EFC6C2E" w14:textId="77777777" w:rsidR="00A56C31" w:rsidRPr="00A56C31" w:rsidRDefault="00A56C31">
            <w:pPr>
              <w:pStyle w:val="TableRow"/>
              <w:keepNext/>
            </w:pPr>
            <w:r w:rsidRPr="00A56C31">
              <w:t>If the user closes the screen whilst editing data, then a message is displayed 'Do you want to save changes to the selected template?' with Yes, No, Cancel option buttons.  If the user selects Yes, then saves the changes and closes the screen.  If the user clicks No, then discards the changes and closes the screen.  If the user selects Cancel, then the screen does not close.</w:t>
            </w:r>
          </w:p>
        </w:tc>
      </w:tr>
    </w:tbl>
    <w:p w14:paraId="761246A6" w14:textId="77777777" w:rsidR="00757870" w:rsidRDefault="00757870" w:rsidP="00757870"/>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57870" w14:paraId="03C7BBF0" w14:textId="77777777" w:rsidTr="00AE4913">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62D52A1" w14:textId="77777777" w:rsidR="00757870" w:rsidRDefault="00757870">
            <w:pPr>
              <w:pStyle w:val="TableTitle"/>
            </w:pPr>
            <w:r>
              <w:lastRenderedPageBreak/>
              <w:t>Window Controls</w:t>
            </w:r>
          </w:p>
        </w:tc>
      </w:tr>
      <w:tr w:rsidR="00757870" w14:paraId="448B29F3"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81AAAD" w14:textId="77777777" w:rsidR="00757870" w:rsidRDefault="00757870">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7D6313" w14:textId="77777777" w:rsidR="00757870" w:rsidRDefault="00757870">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4E9A88" w14:textId="77777777" w:rsidR="00757870" w:rsidRDefault="00757870">
            <w:pPr>
              <w:pStyle w:val="TableColumnTitles"/>
              <w:keepNext/>
            </w:pPr>
            <w:r>
              <w:rPr>
                <w:i/>
              </w:rPr>
              <w:t>Attribute</w:t>
            </w:r>
            <w:r>
              <w:t xml:space="preserve"> Action</w:t>
            </w:r>
          </w:p>
        </w:tc>
      </w:tr>
      <w:tr w:rsidR="00757870" w14:paraId="55AD9C72"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D52140" w14:textId="77777777" w:rsidR="00757870" w:rsidRDefault="00757870">
            <w:pPr>
              <w:pStyle w:val="TableRow"/>
            </w:pPr>
            <w:r>
              <w:t>lbTemplates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696326" w14:textId="77777777" w:rsidR="00757870" w:rsidRDefault="00757870">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0D8CE9" w14:textId="77777777" w:rsidR="00757870" w:rsidRDefault="00757870">
            <w:pPr>
              <w:pStyle w:val="TableRow"/>
              <w:rPr>
                <w:i/>
              </w:rPr>
            </w:pPr>
            <w:r>
              <w:rPr>
                <w:i/>
              </w:rPr>
              <w:t>QE_Template.Item_Name</w:t>
            </w:r>
          </w:p>
          <w:p w14:paraId="20E393E6" w14:textId="77777777" w:rsidR="00757870" w:rsidRDefault="00757870">
            <w:pPr>
              <w:pStyle w:val="TableRow"/>
            </w:pPr>
            <w:r>
              <w:t>Lists all templates that exist in the system in alphabetical order.  Selecting a template populates eName, cmbDataType, cmbSubjectArea and sgFields with the data for the selected template.</w:t>
            </w:r>
          </w:p>
        </w:tc>
      </w:tr>
      <w:tr w:rsidR="00757870" w14:paraId="071EBDE9"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579C9B" w14:textId="77777777" w:rsidR="00757870" w:rsidRDefault="00757870">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1F9BF5"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3AEE1F2" w14:textId="77777777" w:rsidR="00757870" w:rsidRDefault="00757870">
            <w:pPr>
              <w:pStyle w:val="TableRow"/>
            </w:pPr>
            <w:r>
              <w:t>Puts the form into Edit mode for the current selected template.  This control is never enabled unless an item is selected in lbTemplates.</w:t>
            </w:r>
          </w:p>
        </w:tc>
      </w:tr>
      <w:tr w:rsidR="00757870" w14:paraId="6BF596D9"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1684193" w14:textId="77777777" w:rsidR="00757870" w:rsidRDefault="00757870">
            <w:pPr>
              <w:pStyle w:val="TableRow"/>
            </w:pPr>
            <w:r>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A88B81"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7FCAB4D" w14:textId="77777777" w:rsidR="00757870" w:rsidRDefault="00757870">
            <w:pPr>
              <w:pStyle w:val="TableRow"/>
            </w:pPr>
            <w:r>
              <w:t>If there are any existing sessions for the selected template, then this button is disabled.</w:t>
            </w:r>
          </w:p>
          <w:p w14:paraId="3344A834" w14:textId="77777777" w:rsidR="00757870" w:rsidRDefault="00757870">
            <w:pPr>
              <w:pStyle w:val="TableRow"/>
            </w:pPr>
            <w:r>
              <w:t>Displays a confirmation dialog with message 'Are you sure you want to delete the &lt;template&gt; template?' with Yes and No buttons.  If Yes is clicked, then deletes data from QE_Template and QE_Template_Field for the selected template.  If No is clicked then no further action is taken.</w:t>
            </w:r>
          </w:p>
        </w:tc>
      </w:tr>
      <w:tr w:rsidR="00757870" w14:paraId="0EB481DB"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7A8F95E" w14:textId="77777777" w:rsidR="00757870" w:rsidRDefault="00757870">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7372C6" w14:textId="77777777" w:rsidR="00757870" w:rsidRDefault="00757870">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06F7C9" w14:textId="77777777" w:rsidR="00757870" w:rsidRDefault="00757870">
            <w:pPr>
              <w:pStyle w:val="TableRow"/>
              <w:rPr>
                <w:i/>
              </w:rPr>
            </w:pPr>
            <w:r>
              <w:rPr>
                <w:i/>
              </w:rPr>
              <w:t>QE_Template.Item_Name</w:t>
            </w:r>
          </w:p>
          <w:p w14:paraId="665CBC66" w14:textId="77777777" w:rsidR="00757870" w:rsidRDefault="00757870">
            <w:pPr>
              <w:pStyle w:val="TableRow"/>
            </w:pPr>
            <w:r>
              <w:t>Diaplays and allows editing of the name of the current template.</w:t>
            </w:r>
          </w:p>
        </w:tc>
      </w:tr>
      <w:tr w:rsidR="00757870" w14:paraId="0D8CEA57"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E65825" w14:textId="77777777" w:rsidR="00757870" w:rsidRDefault="00757870">
            <w:pPr>
              <w:pStyle w:val="TableRow"/>
            </w:pPr>
            <w:r>
              <w:t>cmbDataType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8D05603" w14:textId="77777777" w:rsidR="00757870" w:rsidRDefault="00757870">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B80915F" w14:textId="77777777" w:rsidR="00757870" w:rsidRDefault="00757870">
            <w:pPr>
              <w:pStyle w:val="TableRow"/>
              <w:rPr>
                <w:i/>
              </w:rPr>
            </w:pPr>
            <w:r>
              <w:rPr>
                <w:i/>
              </w:rPr>
              <w:t>QE_Template.Template_Type</w:t>
            </w:r>
          </w:p>
          <w:p w14:paraId="0E55D304" w14:textId="77777777" w:rsidR="00757870" w:rsidRDefault="00757870">
            <w:pPr>
              <w:pStyle w:val="TableRow"/>
            </w:pPr>
            <w:r>
              <w:t>Specifies which type of data the template is able to enter data into. Options are</w:t>
            </w:r>
            <w:r w:rsidR="00B12A03">
              <w:t xml:space="preserve"> Occurrences and Specimens.  Se</w:t>
            </w:r>
            <w:r>
              <w:t>l</w:t>
            </w:r>
            <w:r w:rsidR="00B12A03">
              <w:t>e</w:t>
            </w:r>
            <w:r>
              <w:t>cting an item causes sgFields to be repopulated.</w:t>
            </w:r>
          </w:p>
        </w:tc>
      </w:tr>
      <w:tr w:rsidR="00757870" w14:paraId="60E58635"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206D3AF" w14:textId="77777777" w:rsidR="00757870" w:rsidRDefault="00757870">
            <w:pPr>
              <w:pStyle w:val="TableRow"/>
            </w:pPr>
            <w:r>
              <w:t>cmbSubjectArea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AF3D6BD" w14:textId="77777777" w:rsidR="00757870" w:rsidRDefault="00757870">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781D55F" w14:textId="77777777" w:rsidR="00757870" w:rsidRDefault="00757870">
            <w:pPr>
              <w:pStyle w:val="TableRow"/>
              <w:rPr>
                <w:i/>
              </w:rPr>
            </w:pPr>
            <w:r>
              <w:rPr>
                <w:i/>
              </w:rPr>
              <w:t>Subject_Area.Item_Name, QE_Template.Subject_Area_Key</w:t>
            </w:r>
          </w:p>
          <w:p w14:paraId="5AE366A4" w14:textId="77777777" w:rsidR="00757870" w:rsidRDefault="00757870">
            <w:pPr>
              <w:pStyle w:val="TableRow"/>
            </w:pPr>
            <w:r>
              <w:t>Lists all known subject areas from the thesaurus.  Specifies which subject area the template is allowed to add records to.  The first item in the list is &lt;unrestricted&gt;; if selected then no subject area is recorded for the template.</w:t>
            </w:r>
          </w:p>
        </w:tc>
      </w:tr>
      <w:tr w:rsidR="00757870" w14:paraId="39D3144D" w14:textId="77777777" w:rsidTr="00AE4913">
        <w:tc>
          <w:tcPr>
            <w:tcW w:w="1890" w:type="dxa"/>
            <w:tcBorders>
              <w:top w:val="single" w:sz="6" w:space="0" w:color="auto"/>
              <w:left w:val="single" w:sz="6" w:space="0" w:color="auto"/>
              <w:bottom w:val="single" w:sz="6" w:space="0" w:color="auto"/>
              <w:right w:val="single" w:sz="6" w:space="0" w:color="auto"/>
            </w:tcBorders>
            <w:shd w:val="clear" w:color="auto" w:fill="auto"/>
          </w:tcPr>
          <w:p w14:paraId="605A76EB" w14:textId="77777777" w:rsidR="00757870" w:rsidRDefault="00757870">
            <w:pPr>
              <w:pStyle w:val="TableRow"/>
            </w:pPr>
            <w:r>
              <w:lastRenderedPageBreak/>
              <w:t>sgFields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9910325" w14:textId="77777777" w:rsidR="00757870" w:rsidRDefault="00757870">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B3259E4" w14:textId="77777777" w:rsidR="00757870" w:rsidRDefault="00757870">
            <w:pPr>
              <w:pStyle w:val="TableRow"/>
              <w:rPr>
                <w:i/>
              </w:rPr>
            </w:pPr>
            <w:r>
              <w:rPr>
                <w:i/>
              </w:rPr>
              <w:t>QE_Field.Item_Name, QE_Template_Field.General_Tab, QE_Template_Field.Specimen_Tab, QE_Template_Field.Item_Name, QE_Template_Field.Default_Value</w:t>
            </w:r>
            <w:r w:rsidR="00AE4913">
              <w:rPr>
                <w:i/>
              </w:rPr>
              <w:t xml:space="preserve">, </w:t>
            </w:r>
            <w:r w:rsidR="006B03BB">
              <w:rPr>
                <w:i/>
              </w:rPr>
              <w:t>Concept.Published_Term</w:t>
            </w:r>
            <w:r w:rsidR="00284C02">
              <w:rPr>
                <w:i/>
              </w:rPr>
              <w:t>, QE_Template_Field.Hidden, QE_Template_Field.Locked</w:t>
            </w:r>
          </w:p>
          <w:p w14:paraId="75AF4330" w14:textId="77777777" w:rsidR="00757870" w:rsidRDefault="00757870">
            <w:pPr>
              <w:pStyle w:val="TableRow"/>
            </w:pPr>
            <w:r>
              <w:t>Grid defining the content of the template</w:t>
            </w:r>
            <w:r w:rsidR="00AE4913">
              <w:t xml:space="preserve"> loaded in order of the QE_Template_Field.Sequence attribute</w:t>
            </w:r>
            <w:r>
              <w:t>. Contains the following columns:</w:t>
            </w:r>
          </w:p>
          <w:p w14:paraId="5FB16D97" w14:textId="77777777" w:rsidR="00757870" w:rsidRDefault="00757870">
            <w:pPr>
              <w:pStyle w:val="TableRow"/>
            </w:pPr>
            <w:r>
              <w:t>"Field" - which field is to be included in the template.</w:t>
            </w:r>
            <w:r w:rsidR="00AE4913">
              <w:t xml:space="preserve"> For number columns added to the template this displays the name of the number type.</w:t>
            </w:r>
          </w:p>
          <w:p w14:paraId="34C61C16" w14:textId="77777777" w:rsidR="00757870" w:rsidRDefault="00757870">
            <w:pPr>
              <w:pStyle w:val="TableRow"/>
            </w:pPr>
            <w:r>
              <w:t>"Visible on General Tab" - checkbox specifying if the field should be visible on the General Tab.</w:t>
            </w:r>
            <w:r w:rsidR="00284C02">
              <w:t xml:space="preserve"> Overriden if the Hide checkbox is ticked.</w:t>
            </w:r>
          </w:p>
          <w:p w14:paraId="2F3056DA" w14:textId="77777777" w:rsidR="00757870" w:rsidRDefault="00757870">
            <w:pPr>
              <w:pStyle w:val="TableRow"/>
            </w:pPr>
            <w:r>
              <w:t>"Visible on Specimen/Occurrence Tab" - checkbox specifying if the field should be visible on the Specimen/Occurrence Tab.  The title of this column is altered depending on the value of cmbDataType, e.g. for occurrence templates it reads "Visible on Occurrence Tab".</w:t>
            </w:r>
            <w:r w:rsidR="00284C02">
              <w:t xml:space="preserve"> Overriden if the Hide checkbox is ticked.</w:t>
            </w:r>
          </w:p>
          <w:p w14:paraId="6C80C162" w14:textId="77777777" w:rsidR="00757870" w:rsidRDefault="00757870">
            <w:pPr>
              <w:pStyle w:val="TableRow"/>
            </w:pPr>
            <w:r>
              <w:t>"Display Alt. Name" - allows an alternate name to be entered which appears on the template inplace of the field name.</w:t>
            </w:r>
          </w:p>
          <w:p w14:paraId="2287C4CA" w14:textId="77777777" w:rsidR="00757870" w:rsidRDefault="00757870">
            <w:pPr>
              <w:pStyle w:val="TableRow"/>
            </w:pPr>
            <w:r>
              <w:t>"Default Value" - allows the user to provide a default value for the current field.</w:t>
            </w:r>
          </w:p>
          <w:p w14:paraId="4D953A58" w14:textId="77777777" w:rsidR="00284C02" w:rsidRDefault="00284C02">
            <w:pPr>
              <w:pStyle w:val="TableRow"/>
            </w:pPr>
            <w:r>
              <w:t>“Hide” – checkbox specifying if the field should be active but hidden from the user. This is only enabled when the row has a Default Value specified or is a number column for a number type that has an associated Number Generation macro.</w:t>
            </w:r>
            <w:r w:rsidR="00834D9C">
              <w:t xml:space="preserve"> Checking the Hide box unticks the Locked box for the row.</w:t>
            </w:r>
          </w:p>
          <w:p w14:paraId="70EC2E50" w14:textId="77777777" w:rsidR="00284C02" w:rsidRDefault="00284C02">
            <w:pPr>
              <w:pStyle w:val="TableRow"/>
            </w:pPr>
            <w:r>
              <w:lastRenderedPageBreak/>
              <w:t>“Locked” – checkbox specifying if the field should be visible but read only, with the value being auto-generated during data entry. This is only enabled when the row has a Default Value specified or is a number column for a number type that has an associated Number Generation macro</w:t>
            </w:r>
            <w:r w:rsidR="00834D9C">
              <w:t>, and when the row is ticked on at least one of the tabs</w:t>
            </w:r>
            <w:r>
              <w:t>.</w:t>
            </w:r>
            <w:r w:rsidR="00834D9C">
              <w:t xml:space="preserve"> Checking the Locked box unticks the Hide box for the row. </w:t>
            </w:r>
          </w:p>
          <w:p w14:paraId="2FB9A5EE" w14:textId="77777777" w:rsidR="00757870" w:rsidRDefault="00757870">
            <w:pPr>
              <w:pStyle w:val="TableRow"/>
            </w:pPr>
            <w:r>
              <w:t>This control is empty unless an item is selected in cmbDataType.  The fields initially listed are filtered on QE_Field.Template_Type depending on the selection in cmbDataType.</w:t>
            </w:r>
          </w:p>
          <w:p w14:paraId="001F6079" w14:textId="77777777" w:rsidR="00757870" w:rsidRDefault="00757870">
            <w:pPr>
              <w:pStyle w:val="TableRow"/>
            </w:pPr>
            <w:r>
              <w:t>Selecting the Taxon Determination field unchecks the checkboxes for the Determination field and vice versa as they are mutually exclusive.</w:t>
            </w:r>
          </w:p>
          <w:p w14:paraId="4EC4C099" w14:textId="77777777" w:rsidR="00757870" w:rsidRDefault="00757870">
            <w:pPr>
              <w:pStyle w:val="TableRow"/>
            </w:pPr>
            <w:r>
              <w:t>The Survey field is mandatory (i.e. at least one of the Visible on General Tab or Visible on Specimen/Occurrence Tab chec</w:t>
            </w:r>
            <w:r w:rsidR="007E04C2">
              <w:t>k</w:t>
            </w:r>
            <w:r>
              <w:t>boxes are always checked and the user cannot uncheck both of these) for occurrence templates, and for specimen templates if there are any fields on the template that generate field data.  Checking a field that generates field data automatically checks the Visible on General Tab checkbox for the Survey field if neither of the checkboxes was previously checked</w:t>
            </w:r>
            <w:r w:rsidR="007E04C2">
              <w:t xml:space="preserve"> when the template is saved</w:t>
            </w:r>
            <w:r>
              <w:t>.</w:t>
            </w:r>
          </w:p>
          <w:p w14:paraId="6D1D81BA" w14:textId="77777777" w:rsidR="00757870" w:rsidRDefault="00C27647" w:rsidP="00C27647">
            <w:pPr>
              <w:pStyle w:val="TableRow"/>
            </w:pPr>
            <w:r>
              <w:t>Either t</w:t>
            </w:r>
            <w:r w:rsidR="00757870">
              <w:t xml:space="preserve">he Determination field </w:t>
            </w:r>
            <w:r>
              <w:t xml:space="preserve">or the Taxon Determination field are required </w:t>
            </w:r>
            <w:r w:rsidR="00757870">
              <w:t>for both templates.</w:t>
            </w:r>
            <w:r w:rsidR="00AD4D42">
              <w:t xml:space="preserve"> When some measurements are added that relate to Occurrences, changing from Determination to Taxon Determination (and vice versa) will cause them to be removed, after confirmation from the user. This is because of incompatibility in the underlying data storage structure. Measurements related to Specimen are available for both types of determination.</w:t>
            </w:r>
          </w:p>
          <w:p w14:paraId="2006A420" w14:textId="77777777" w:rsidR="00757870" w:rsidRDefault="00757870">
            <w:pPr>
              <w:pStyle w:val="TableRow"/>
            </w:pPr>
            <w:r>
              <w:t xml:space="preserve">N.B. A field does not have to be visible. Default value is not used unless field is visible on a tab page. The default value that is used is ordered by General tab and then Specimen tab. </w:t>
            </w:r>
          </w:p>
        </w:tc>
      </w:tr>
      <w:tr w:rsidR="00AE4913" w14:paraId="72225477" w14:textId="77777777" w:rsidTr="00AE4913">
        <w:tc>
          <w:tcPr>
            <w:tcW w:w="1890" w:type="dxa"/>
            <w:tcBorders>
              <w:top w:val="single" w:sz="6" w:space="0" w:color="auto"/>
              <w:left w:val="single" w:sz="6" w:space="0" w:color="auto"/>
              <w:bottom w:val="single" w:sz="6" w:space="0" w:color="auto"/>
              <w:right w:val="single" w:sz="6" w:space="0" w:color="auto"/>
            </w:tcBorders>
            <w:shd w:val="clear" w:color="auto" w:fill="auto"/>
          </w:tcPr>
          <w:p w14:paraId="71BE9C0C" w14:textId="77777777" w:rsidR="00AE4913" w:rsidRDefault="00AE4913">
            <w:pPr>
              <w:pStyle w:val="TableRow"/>
            </w:pPr>
            <w:r>
              <w:lastRenderedPageBreak/>
              <w:t>btnMoveUp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755C8A" w14:textId="77777777" w:rsidR="00AE4913" w:rsidRDefault="00AE491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6BEE6E" w14:textId="77777777" w:rsidR="00AE4913" w:rsidRDefault="00AE4913" w:rsidP="0049095A">
            <w:pPr>
              <w:pStyle w:val="TableRow"/>
            </w:pPr>
            <w:r>
              <w:t>Enabled when the row containing the input focus in sgFields is not the top row, and the screen is in edit mode.</w:t>
            </w:r>
          </w:p>
          <w:p w14:paraId="0CA6B2B4" w14:textId="77777777" w:rsidR="00AE4913" w:rsidRDefault="00AE4913">
            <w:pPr>
              <w:pStyle w:val="TableRow"/>
            </w:pPr>
            <w:r>
              <w:lastRenderedPageBreak/>
              <w:t>Moves the row up one place in the grid, affecting its resulting QE_Template_Field.Sequence value when saved.</w:t>
            </w:r>
          </w:p>
        </w:tc>
      </w:tr>
      <w:tr w:rsidR="00AE4913" w14:paraId="21A5AC01" w14:textId="77777777" w:rsidTr="00AE4913">
        <w:tc>
          <w:tcPr>
            <w:tcW w:w="1890" w:type="dxa"/>
            <w:tcBorders>
              <w:top w:val="single" w:sz="6" w:space="0" w:color="auto"/>
              <w:left w:val="single" w:sz="6" w:space="0" w:color="auto"/>
              <w:bottom w:val="single" w:sz="6" w:space="0" w:color="auto"/>
              <w:right w:val="single" w:sz="6" w:space="0" w:color="auto"/>
            </w:tcBorders>
            <w:shd w:val="clear" w:color="auto" w:fill="auto"/>
          </w:tcPr>
          <w:p w14:paraId="2A0F5876" w14:textId="77777777" w:rsidR="00AE4913" w:rsidRDefault="00AE4913">
            <w:pPr>
              <w:pStyle w:val="TableRow"/>
            </w:pPr>
            <w:r>
              <w:lastRenderedPageBreak/>
              <w:t>btnMoveDown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C16AD4" w14:textId="77777777" w:rsidR="00AE4913" w:rsidRDefault="00AE491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C2C1730" w14:textId="77777777" w:rsidR="00AE4913" w:rsidRDefault="00AE4913" w:rsidP="0049095A">
            <w:pPr>
              <w:pStyle w:val="TableRow"/>
            </w:pPr>
            <w:r>
              <w:t>Enabled when the row containing the input focus in sgFields is not the bottom row, and the screen is in edit mode.</w:t>
            </w:r>
          </w:p>
          <w:p w14:paraId="428273EA" w14:textId="77777777" w:rsidR="00AE4913" w:rsidRDefault="00AE4913">
            <w:pPr>
              <w:pStyle w:val="TableRow"/>
            </w:pPr>
            <w:r>
              <w:t>Moves the row down one place in the grid, affecting its resulting QE_Template_Field.Sequence value when saved.</w:t>
            </w:r>
          </w:p>
        </w:tc>
      </w:tr>
      <w:tr w:rsidR="00757870" w14:paraId="6A387A97" w14:textId="77777777" w:rsidTr="00AE4913">
        <w:tc>
          <w:tcPr>
            <w:tcW w:w="1890" w:type="dxa"/>
            <w:tcBorders>
              <w:top w:val="single" w:sz="6" w:space="0" w:color="auto"/>
              <w:left w:val="single" w:sz="6" w:space="0" w:color="auto"/>
              <w:bottom w:val="single" w:sz="6" w:space="0" w:color="auto"/>
              <w:right w:val="single" w:sz="6" w:space="0" w:color="auto"/>
            </w:tcBorders>
            <w:shd w:val="clear" w:color="auto" w:fill="auto"/>
          </w:tcPr>
          <w:p w14:paraId="6BC46D97" w14:textId="77777777" w:rsidR="00757870" w:rsidRDefault="00757870">
            <w:pPr>
              <w:pStyle w:val="TableRow"/>
            </w:pPr>
            <w:r>
              <w:t>btnAddMeasurement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AD21C7"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1F5CD19" w14:textId="77777777" w:rsidR="00757870" w:rsidRDefault="00757870">
            <w:pPr>
              <w:pStyle w:val="TableRow"/>
            </w:pPr>
            <w:r>
              <w:t xml:space="preserve">Displays </w:t>
            </w:r>
            <w:r w:rsidR="00AE4913">
              <w:t>the Add Quick Entry Measurement screen.</w:t>
            </w:r>
          </w:p>
          <w:p w14:paraId="3DCA10F3" w14:textId="77777777" w:rsidR="00757870" w:rsidRDefault="00757870">
            <w:pPr>
              <w:pStyle w:val="TableRow"/>
            </w:pPr>
            <w:r>
              <w:t xml:space="preserve">This </w:t>
            </w:r>
            <w:r w:rsidR="00AD4D42">
              <w:t xml:space="preserve">dialog </w:t>
            </w:r>
            <w:r>
              <w:t>allows the users to enter the generic details for a measurements column to be added to the quick entry template without specifying the actual data values, which are entered when the template is used within a session.  If the dialog OK button is clicked then the details entered are stored in a new QE_Template_Field record with Is_Measurement set to 1. Measurement details are stored in the Measurement_Applies_To, Measurement_Duration, Measurement_Accuracy, Measurement_Method, Measurement_Parameter_Concept_Key</w:t>
            </w:r>
            <w:r w:rsidR="00AD4D42">
              <w:t>,</w:t>
            </w:r>
            <w:r>
              <w:t xml:space="preserve"> Measurement_Unit_Concept_Key fields</w:t>
            </w:r>
            <w:r w:rsidR="00AD4D42">
              <w:t>, Taxon_Measurement_Qualifier_Key and Taxon_Measurement_Unit_Key</w:t>
            </w:r>
            <w:r>
              <w:t>.  The measurement is added to the end of sgFields with a title initially set to the Parameter term selected.</w:t>
            </w:r>
          </w:p>
          <w:p w14:paraId="0BF8FE17" w14:textId="77777777" w:rsidR="00757870" w:rsidRDefault="00757870">
            <w:pPr>
              <w:pStyle w:val="TableRow"/>
            </w:pPr>
            <w:r>
              <w:t>If the dialog is cancelled then the dialog closes and no action is taken.</w:t>
            </w:r>
          </w:p>
        </w:tc>
      </w:tr>
      <w:tr w:rsidR="00AE4913" w14:paraId="02ACC64A"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C3E294" w14:textId="77777777" w:rsidR="00AE4913" w:rsidRDefault="00AE4913" w:rsidP="0049095A">
            <w:pPr>
              <w:pStyle w:val="TableRow"/>
            </w:pPr>
            <w:r>
              <w:t>btnAddNumber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D7F492" w14:textId="77777777" w:rsidR="00AE4913" w:rsidRDefault="00AE4913" w:rsidP="0049095A">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CE76B4" w14:textId="77777777" w:rsidR="00AE4913" w:rsidRDefault="00AE4913" w:rsidP="0049095A">
            <w:pPr>
              <w:pStyle w:val="TableRow"/>
            </w:pPr>
            <w:r>
              <w:t>Enabled only for Specimen templates. Displays the Add Quick Entry Number dialog.</w:t>
            </w:r>
          </w:p>
        </w:tc>
      </w:tr>
      <w:tr w:rsidR="00AC0824" w14:paraId="617E9BD9"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3FB1C4" w14:textId="77777777" w:rsidR="00AC0824" w:rsidRDefault="00AC0824">
            <w:pPr>
              <w:pStyle w:val="TableRow"/>
            </w:pPr>
            <w:r>
              <w:t>btnAddMetadata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937E7A" w14:textId="77777777" w:rsidR="00AC0824" w:rsidRDefault="00AC0824">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67E9BC" w14:textId="77777777" w:rsidR="00AC0824" w:rsidRDefault="00AC0824">
            <w:pPr>
              <w:pStyle w:val="TableRow"/>
            </w:pPr>
            <w:r>
              <w:t>Enabled only for Specimen templates. Displays the Add Quick Entry Metadata dialog.</w:t>
            </w:r>
            <w:r w:rsidR="00296610">
              <w:t xml:space="preserve"> If a new metadata field is added through this dialog then it is added to the grid with a name constructed as the table name, then a space, then the attribute name (item_name) for the selected Metadata_Type record.</w:t>
            </w:r>
          </w:p>
        </w:tc>
      </w:tr>
      <w:tr w:rsidR="00757870" w14:paraId="254D7C00"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2DC9C5" w14:textId="77777777" w:rsidR="00757870" w:rsidRDefault="00757870">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A260A8"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6301EB" w14:textId="77777777" w:rsidR="00757870" w:rsidRDefault="00757870">
            <w:pPr>
              <w:pStyle w:val="TableRow"/>
            </w:pPr>
            <w:r>
              <w:t>Cancels changes to the current template without saving changes.  The template that was selected at the time the Edit or Add button was clicked is reselected.  Returns the form to Browse mode.</w:t>
            </w:r>
          </w:p>
        </w:tc>
      </w:tr>
      <w:tr w:rsidR="00757870" w14:paraId="0296EB82"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9AC77F" w14:textId="77777777" w:rsidR="00757870" w:rsidRDefault="00757870">
            <w:pPr>
              <w:pStyle w:val="TableRow"/>
            </w:pPr>
            <w:r>
              <w:lastRenderedPageBreak/>
              <w:t>btnSave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E40F27"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C2637F7" w14:textId="77777777" w:rsidR="00AD7D95" w:rsidRDefault="00AD7D95" w:rsidP="00AD7D95">
            <w:pPr>
              <w:pStyle w:val="TableRow"/>
            </w:pPr>
            <w:r>
              <w:t>Checks that the selected subject area is visible to the user, if not, then warns the user that the template will not be available for use and gives an option to cancel the save operation.</w:t>
            </w:r>
          </w:p>
          <w:p w14:paraId="713DCEAD" w14:textId="77777777" w:rsidR="00AD7D95" w:rsidRDefault="00AD7D95" w:rsidP="00AD7D95">
            <w:pPr>
              <w:pStyle w:val="TableRow"/>
            </w:pPr>
            <w:r>
              <w:t>Also, checks that all the required fields to make the template valid are present.  For example, if the template includes a Survey column, then it is necessary for other details such as the gathering date to be specified.  If any changes are required, the user is warned of the changes and given the opportunity to abort the save operation.</w:t>
            </w:r>
          </w:p>
          <w:p w14:paraId="6B2EBBC8" w14:textId="77777777" w:rsidR="00296610" w:rsidRDefault="00296610" w:rsidP="00AD7D95">
            <w:pPr>
              <w:pStyle w:val="TableRow"/>
            </w:pPr>
            <w:r>
              <w:t>When saving a metadata column, the default column name is set to Metadata_Type.Table_Name + ‘ ‘ + Metadata_Type.Item_Name.</w:t>
            </w:r>
          </w:p>
          <w:p w14:paraId="7AE6C816" w14:textId="77777777" w:rsidR="00757870" w:rsidRDefault="00AD7D95" w:rsidP="00AD7D95">
            <w:pPr>
              <w:pStyle w:val="TableRow"/>
            </w:pPr>
            <w:r>
              <w:t>Saves changes to the template</w:t>
            </w:r>
            <w:r w:rsidR="00BF4075">
              <w:t xml:space="preserve"> including the field order</w:t>
            </w:r>
            <w:r>
              <w:t xml:space="preserve"> and returns to browse mode.</w:t>
            </w:r>
          </w:p>
        </w:tc>
      </w:tr>
      <w:tr w:rsidR="00757870" w14:paraId="4EF1DB16" w14:textId="77777777" w:rsidTr="00AE491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2D582E9" w14:textId="77777777" w:rsidR="00757870" w:rsidRDefault="00757870">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0C16B1"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ECF3A06" w14:textId="77777777" w:rsidR="00757870" w:rsidRDefault="00757870">
            <w:pPr>
              <w:pStyle w:val="TableRow"/>
            </w:pPr>
            <w:r>
              <w:t>Puts the form into Edit mode, allowing a new template to be created.  Clears the data in eName, cmbDataType, cmbSubjectArea and sgFields.</w:t>
            </w:r>
          </w:p>
        </w:tc>
      </w:tr>
    </w:tbl>
    <w:p w14:paraId="2F6EABD7" w14:textId="77777777" w:rsidR="00757870" w:rsidRDefault="00757870" w:rsidP="00757870"/>
    <w:p w14:paraId="43C33092" w14:textId="77777777" w:rsidR="00AD4D42" w:rsidRDefault="00AE4913" w:rsidP="00CC6B4D">
      <w:pPr>
        <w:pStyle w:val="Heading4"/>
        <w:numPr>
          <w:ilvl w:val="3"/>
          <w:numId w:val="4"/>
        </w:numPr>
      </w:pPr>
      <w:bookmarkStart w:id="533" w:name="_Ref278810875"/>
      <w:bookmarkStart w:id="534" w:name="_Toc292878920"/>
      <w:r>
        <w:lastRenderedPageBreak/>
        <w:t xml:space="preserve">Add </w:t>
      </w:r>
      <w:r w:rsidR="00AD4D42">
        <w:t>Quick Entry Measurement screen</w:t>
      </w:r>
      <w:bookmarkEnd w:id="533"/>
      <w:bookmarkEnd w:id="534"/>
    </w:p>
    <w:p w14:paraId="322B263C" w14:textId="09F175C4" w:rsidR="00AD4D42" w:rsidRPr="00AD4D42" w:rsidRDefault="005550DB" w:rsidP="00AD4D42">
      <w:pPr>
        <w:jc w:val="center"/>
      </w:pPr>
      <w:r>
        <w:rPr>
          <w:noProof/>
          <w:lang w:eastAsia="en-GB"/>
        </w:rPr>
        <w:drawing>
          <wp:inline distT="0" distB="0" distL="0" distR="0" wp14:anchorId="2428A90B" wp14:editId="45EC010F">
            <wp:extent cx="2619375" cy="24860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19375" cy="2486025"/>
                    </a:xfrm>
                    <a:prstGeom prst="rect">
                      <a:avLst/>
                    </a:prstGeom>
                    <a:noFill/>
                    <a:ln>
                      <a:noFill/>
                    </a:ln>
                  </pic:spPr>
                </pic:pic>
              </a:graphicData>
            </a:graphic>
          </wp:inline>
        </w:drawing>
      </w:r>
      <w:r w:rsidR="00AD4D42">
        <w:t xml:space="preserve"> </w:t>
      </w:r>
      <w:r>
        <w:rPr>
          <w:noProof/>
          <w:lang w:eastAsia="en-GB"/>
        </w:rPr>
        <w:drawing>
          <wp:inline distT="0" distB="0" distL="0" distR="0" wp14:anchorId="46E9C7EA" wp14:editId="5A9A7662">
            <wp:extent cx="2619375" cy="24860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19375" cy="24860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D4D42" w14:paraId="4632AF5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C66936E" w14:textId="77777777" w:rsidR="00AD4D42" w:rsidRPr="00AD4D42" w:rsidRDefault="00AD4D42" w:rsidP="00AD4D42">
            <w:pPr>
              <w:pStyle w:val="TableTitle"/>
            </w:pPr>
            <w:r>
              <w:t>Window Name: T</w:t>
            </w:r>
            <w:r w:rsidRPr="00AD4D42">
              <w:t>frmQuickEntryMeasurements</w:t>
            </w:r>
          </w:p>
        </w:tc>
      </w:tr>
      <w:tr w:rsidR="00AD4D42" w14:paraId="3FF9AF1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17C6D6D" w14:textId="77777777" w:rsidR="00AD4D42" w:rsidRDefault="00AD4D42" w:rsidP="00AD4D42">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D7EAE83" w14:textId="77777777" w:rsidR="00AD4D42" w:rsidRDefault="00AD4D42" w:rsidP="00AD4D42">
            <w:pPr>
              <w:pStyle w:val="TableRow"/>
              <w:keepNext/>
            </w:pPr>
            <w:r>
              <w:rPr>
                <w:b/>
              </w:rPr>
              <w:t>Unit File Name</w:t>
            </w:r>
            <w:r>
              <w:t xml:space="preserve">: </w:t>
            </w:r>
            <w:r w:rsidRPr="00AD4D42">
              <w:t>QuickEntryMeasurements</w:t>
            </w:r>
            <w:r>
              <w:t>.pas</w:t>
            </w:r>
          </w:p>
        </w:tc>
      </w:tr>
      <w:tr w:rsidR="00AD4D42" w14:paraId="156A3FA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8BF7EA4" w14:textId="77777777" w:rsidR="00AD4D42" w:rsidRDefault="00AD4D42" w:rsidP="00AD4D42">
            <w:pPr>
              <w:pStyle w:val="TableRow"/>
              <w:keepNext/>
            </w:pPr>
            <w:r>
              <w:rPr>
                <w:b/>
              </w:rPr>
              <w:t>Entities</w:t>
            </w:r>
            <w:r>
              <w:t xml:space="preserve">: </w:t>
            </w:r>
          </w:p>
        </w:tc>
      </w:tr>
      <w:tr w:rsidR="00AD4D42" w14:paraId="38D7571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17EC77" w14:textId="77777777" w:rsidR="00AD4D42" w:rsidRDefault="00AD4D42" w:rsidP="00AD4D42">
            <w:pPr>
              <w:pStyle w:val="TableRow"/>
              <w:keepNext/>
            </w:pPr>
            <w:r>
              <w:rPr>
                <w:b/>
              </w:rPr>
              <w:t>Calls</w:t>
            </w:r>
            <w:r>
              <w:t xml:space="preserve">: </w:t>
            </w:r>
          </w:p>
        </w:tc>
      </w:tr>
      <w:tr w:rsidR="00AD4D42" w14:paraId="3A01773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33E5BE" w14:textId="77777777" w:rsidR="00AD4D42" w:rsidRDefault="00AD4D42" w:rsidP="00AD4D42">
            <w:pPr>
              <w:pStyle w:val="TableRow"/>
              <w:keepNext/>
            </w:pPr>
            <w:r>
              <w:rPr>
                <w:b/>
              </w:rPr>
              <w:t>Returns</w:t>
            </w:r>
            <w:r>
              <w:t xml:space="preserve"> </w:t>
            </w:r>
            <w:r>
              <w:rPr>
                <w:b/>
              </w:rPr>
              <w:t>To</w:t>
            </w:r>
            <w:r>
              <w:t>: Quick Entry Template Manager screen</w:t>
            </w:r>
          </w:p>
        </w:tc>
      </w:tr>
      <w:tr w:rsidR="00AD4D42" w14:paraId="65C656D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546BCD0" w14:textId="77777777" w:rsidR="00AD4D42" w:rsidRPr="00A56C31" w:rsidRDefault="00AD4D42" w:rsidP="00AD4D42">
            <w:pPr>
              <w:pStyle w:val="TableRow"/>
              <w:keepNext/>
            </w:pPr>
            <w:r>
              <w:rPr>
                <w:b/>
              </w:rPr>
              <w:t>Description</w:t>
            </w:r>
            <w:r>
              <w:t>: Screen allowing measurements to be setup for quick entry.</w:t>
            </w:r>
          </w:p>
        </w:tc>
      </w:tr>
    </w:tbl>
    <w:p w14:paraId="04FF84A7" w14:textId="77777777" w:rsidR="00AD4D42" w:rsidRDefault="00AD4D42" w:rsidP="00AD4D42"/>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D4D42" w14:paraId="1F4D296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990B3C3" w14:textId="77777777" w:rsidR="00AD4D42" w:rsidRDefault="00AD4D42" w:rsidP="00AD4D42">
            <w:pPr>
              <w:pStyle w:val="TableTitle"/>
            </w:pPr>
            <w:r>
              <w:lastRenderedPageBreak/>
              <w:t>Window Controls</w:t>
            </w:r>
          </w:p>
        </w:tc>
      </w:tr>
      <w:tr w:rsidR="00AD4D42" w14:paraId="004ED31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3A9EB9" w14:textId="77777777" w:rsidR="00AD4D42" w:rsidRDefault="00AD4D42" w:rsidP="00AD4D42">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9E80987" w14:textId="77777777" w:rsidR="00AD4D42" w:rsidRDefault="00AD4D42" w:rsidP="00AD4D42">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C276A8" w14:textId="77777777" w:rsidR="00AD4D42" w:rsidRDefault="00AD4D42" w:rsidP="00AD4D42">
            <w:pPr>
              <w:pStyle w:val="TableColumnTitles"/>
              <w:keepNext/>
            </w:pPr>
            <w:r>
              <w:rPr>
                <w:i/>
              </w:rPr>
              <w:t>Attribute</w:t>
            </w:r>
            <w:r>
              <w:t xml:space="preserve"> Action</w:t>
            </w:r>
          </w:p>
        </w:tc>
      </w:tr>
      <w:tr w:rsidR="00AD4D42" w14:paraId="732F15A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B05CF55" w14:textId="77777777" w:rsidR="00AD4D42" w:rsidRDefault="00AD4D42" w:rsidP="00AD4D42">
            <w:pPr>
              <w:pStyle w:val="TableRow"/>
            </w:pPr>
            <w:r>
              <w:t>eAppliesTo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8EFDAE0" w14:textId="77777777" w:rsidR="00AD4D42" w:rsidRDefault="00AD4D42" w:rsidP="00AD4D42">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ACBA4A" w14:textId="77777777" w:rsidR="00AD4D42" w:rsidRDefault="00AD4D42" w:rsidP="00AD4D42">
            <w:pPr>
              <w:pStyle w:val="TableRow"/>
            </w:pPr>
            <w:r>
              <w:t>Displays and allows editing of the value that will be used as the Measurement Applies to field in quick entry session.</w:t>
            </w:r>
          </w:p>
          <w:p w14:paraId="71736679"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2712B38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5DD46C" w14:textId="77777777" w:rsidR="00AD4D42" w:rsidRDefault="00AD4D42" w:rsidP="00AD4D42">
            <w:pPr>
              <w:pStyle w:val="TableRow"/>
            </w:pPr>
            <w:r>
              <w:t>cmbMethod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AB14B7" w14:textId="77777777" w:rsidR="00AD4D42" w:rsidRDefault="00AD4D42" w:rsidP="00AD4D42">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469675" w14:textId="77777777" w:rsidR="00AD4D42" w:rsidRDefault="00AD4D42" w:rsidP="00AD4D42">
            <w:pPr>
              <w:pStyle w:val="TableRow"/>
            </w:pPr>
            <w:r>
              <w:t xml:space="preserve">Displays and allows selection of the value that will be used as the Measurement Method.  Fixed list populated from the Measurement Methods concept group. </w:t>
            </w:r>
          </w:p>
          <w:p w14:paraId="5F06E882"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1F544D2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7EC00E" w14:textId="77777777" w:rsidR="00AD4D42" w:rsidRDefault="00AD4D42" w:rsidP="00AD4D42">
            <w:pPr>
              <w:pStyle w:val="TableRow"/>
            </w:pPr>
            <w:r>
              <w:t>eDuration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9A836D" w14:textId="77777777" w:rsidR="00AD4D42" w:rsidRDefault="00AD4D42" w:rsidP="00AD4D42">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B091C3" w14:textId="77777777" w:rsidR="00AD4D42" w:rsidRDefault="00AD4D42" w:rsidP="00AD4D42">
            <w:pPr>
              <w:pStyle w:val="TableRow"/>
            </w:pPr>
            <w:r>
              <w:t>Value that will be used for Duration of measurement in quick entry session.</w:t>
            </w:r>
          </w:p>
          <w:p w14:paraId="0AD4C348"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2EE70B8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202976" w14:textId="77777777" w:rsidR="00AD4D42" w:rsidRDefault="00AD4D42" w:rsidP="00AD4D42">
            <w:pPr>
              <w:pStyle w:val="TableRow"/>
            </w:pPr>
            <w:r>
              <w:t>eAccuracy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E33D00" w14:textId="77777777" w:rsidR="00AD4D42" w:rsidRDefault="00AD4D42" w:rsidP="00AD4D42">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A81E7D" w14:textId="77777777" w:rsidR="00AD4D42" w:rsidRDefault="00AD4D42" w:rsidP="00AD4D42">
            <w:pPr>
              <w:pStyle w:val="TableRow"/>
            </w:pPr>
            <w:r>
              <w:t>Value that will be used for Accuracy of measurement in quick entry session.</w:t>
            </w:r>
          </w:p>
          <w:p w14:paraId="20A68272"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2AD2744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B147A0" w14:textId="77777777" w:rsidR="00AD4D42" w:rsidRDefault="00AD4D42" w:rsidP="00AD4D42">
            <w:pPr>
              <w:pStyle w:val="TableRow"/>
            </w:pPr>
            <w:r>
              <w:lastRenderedPageBreak/>
              <w:t>cmbParameter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15B750" w14:textId="77777777" w:rsidR="00AD4D42" w:rsidRDefault="00AD4D42" w:rsidP="00AD4D42">
            <w:pPr>
              <w:pStyle w:val="TableRow"/>
            </w:pPr>
            <w:r w:rsidRPr="008072CD">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26715F" w14:textId="77777777" w:rsidR="00AD4D42" w:rsidRDefault="00AD4D42" w:rsidP="00AD4D42">
            <w:pPr>
              <w:pStyle w:val="TableRow"/>
            </w:pPr>
            <w:r>
              <w:t xml:space="preserve">Displays and allows the user to enter the measurement parameter value that will be used in quick entry session.  Combo box allows free text entry but lists the last 10 used parameters for the user.  </w:t>
            </w:r>
          </w:p>
          <w:p w14:paraId="05D82647" w14:textId="77777777" w:rsidR="00AD4D42" w:rsidRDefault="00AD4D42" w:rsidP="00AD4D42">
            <w:pPr>
              <w:pStyle w:val="TableRow"/>
            </w:pPr>
            <w:r>
              <w:t>If the user types in a parameter that is a term in the System domain Measurement Parameters concept group or in a concept group called Measurement Parameters in the domain associated with the data item the data is attached to, then the concept_key for that term is selected.  If not, then when saving the data a message box is displayed 'Do you wish to add the parameter &lt;xxx&gt; to the Thesaurus?' with Yes and No option buttons.  If the user selects yes, then a new concept and term is added to the concept group called Measurement Parameters in the domain associated with the data item the data is attached to and the new Concept_Key is linked to this field.  If the user selects No then the save operation is aborted and the text in cmbParameter is selected.</w:t>
            </w:r>
          </w:p>
          <w:p w14:paraId="50412053" w14:textId="77777777" w:rsidR="00AD4D42" w:rsidRDefault="00AD4D42" w:rsidP="00AD4D42">
            <w:pPr>
              <w:pStyle w:val="TableRow"/>
            </w:pPr>
            <w:r>
              <w:t>Note that parameters available are read from the System domain Measurement Parameters concept group only.</w:t>
            </w:r>
          </w:p>
          <w:p w14:paraId="6D81E245"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65DEC98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C330A3" w14:textId="77777777" w:rsidR="00AD4D42" w:rsidRDefault="00AD4D42" w:rsidP="00AD4D42">
            <w:pPr>
              <w:pStyle w:val="TableRow"/>
            </w:pPr>
            <w:r>
              <w:t>cmbUnit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2DD88B" w14:textId="77777777" w:rsidR="00AD4D42" w:rsidRDefault="00AD4D42" w:rsidP="00AD4D42">
            <w:pPr>
              <w:pStyle w:val="TableRow"/>
            </w:pPr>
            <w:r w:rsidRPr="008072CD">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D94BF4" w14:textId="77777777" w:rsidR="00AD4D42" w:rsidRDefault="00AD4D42" w:rsidP="00AD4D42">
            <w:pPr>
              <w:pStyle w:val="TableRow"/>
            </w:pPr>
            <w:r>
              <w:t>Displays and allows selection of the value that will be used as the Measurement Unit in quick entry session. Fixed list populated from the Measurement Units concept group.</w:t>
            </w:r>
          </w:p>
          <w:p w14:paraId="114381FF" w14:textId="77777777" w:rsid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11050F2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E57112" w14:textId="77777777" w:rsidR="00AD4D42" w:rsidRDefault="00AD4D42" w:rsidP="00AD4D42">
            <w:pPr>
              <w:pStyle w:val="TableRow"/>
            </w:pPr>
            <w:r>
              <w:t>cmbTxType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2F8825" w14:textId="77777777" w:rsidR="00AD4D42" w:rsidRDefault="00AD4D42" w:rsidP="00AD4D42">
            <w:pPr>
              <w:pStyle w:val="TableRow"/>
            </w:pPr>
            <w:r w:rsidRPr="007B1F9D">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86CDA8" w14:textId="77777777" w:rsidR="00AD4D42" w:rsidRDefault="00AD4D42" w:rsidP="00AD4D42">
            <w:pPr>
              <w:pStyle w:val="TableRow"/>
            </w:pPr>
            <w:r w:rsidRPr="00AD4D42">
              <w:t>Display</w:t>
            </w:r>
            <w:r>
              <w:t xml:space="preserve">s and allow selection of </w:t>
            </w:r>
            <w:r w:rsidRPr="00AD4D42">
              <w:t xml:space="preserve">measurement </w:t>
            </w:r>
            <w:r>
              <w:t xml:space="preserve">type </w:t>
            </w:r>
            <w:r w:rsidRPr="00AD4D42">
              <w:t>from a term list.</w:t>
            </w:r>
          </w:p>
          <w:p w14:paraId="6B8C742E" w14:textId="77777777" w:rsidR="00AD4D42" w:rsidRDefault="00AD4D42" w:rsidP="00AD4D42">
            <w:pPr>
              <w:pStyle w:val="TableRow"/>
            </w:pPr>
            <w:r>
              <w:t>Visible when the measurement applies to Occurrence and Taxon Determination has been selected in the list of fieldsto include in the template.</w:t>
            </w:r>
          </w:p>
          <w:p w14:paraId="0651F3DD" w14:textId="77777777" w:rsidR="00AD4D42" w:rsidRPr="00AD4D42" w:rsidRDefault="00AD4D42" w:rsidP="00AD4D42">
            <w:pPr>
              <w:pStyle w:val="TableRow"/>
            </w:pPr>
            <w:r>
              <w:t>Visible when the measurement applies to Specimen, and Occurrence if Thesaurus Determination has been selected in the list of fields to include in the template.</w:t>
            </w:r>
          </w:p>
        </w:tc>
      </w:tr>
      <w:tr w:rsidR="00AD4D42" w14:paraId="01ABA18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A23D312" w14:textId="77777777" w:rsidR="00AD4D42" w:rsidRDefault="00AD4D42" w:rsidP="00AD4D42">
            <w:pPr>
              <w:pStyle w:val="TableRow"/>
            </w:pPr>
            <w:r>
              <w:lastRenderedPageBreak/>
              <w:t>cmbTxQualifier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6502FA" w14:textId="77777777" w:rsidR="00AD4D42" w:rsidRDefault="00AD4D42" w:rsidP="00AD4D42">
            <w:pPr>
              <w:pStyle w:val="TableRow"/>
            </w:pPr>
            <w:r w:rsidRPr="007B1F9D">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D2FF575" w14:textId="77777777" w:rsidR="00AD4D42" w:rsidRDefault="00AD4D42" w:rsidP="00AD4D42">
            <w:pPr>
              <w:pStyle w:val="TableRow"/>
            </w:pPr>
            <w:r w:rsidRPr="00AD4D42">
              <w:t>Display</w:t>
            </w:r>
            <w:r>
              <w:t xml:space="preserve">s and allow selection of </w:t>
            </w:r>
            <w:r w:rsidRPr="00AD4D42">
              <w:t xml:space="preserve">measurement </w:t>
            </w:r>
            <w:r>
              <w:t xml:space="preserve">qualifier </w:t>
            </w:r>
            <w:r w:rsidRPr="00AD4D42">
              <w:t>from a term list.</w:t>
            </w:r>
            <w:r>
              <w:t xml:space="preserve"> The list is linked to the selected measurement type and refreshed everytime the type is changed.</w:t>
            </w:r>
          </w:p>
          <w:p w14:paraId="03E84BAB" w14:textId="77777777" w:rsidR="00AD4D42" w:rsidRPr="00AD4D42" w:rsidRDefault="00AD4D42" w:rsidP="00AD4D42">
            <w:pPr>
              <w:pStyle w:val="TableRow"/>
            </w:pPr>
            <w:r>
              <w:t>Visible when the measurement applies to Occurrence and Taxon Determination has been selected in the list of fields to include in the template.</w:t>
            </w:r>
          </w:p>
        </w:tc>
      </w:tr>
      <w:tr w:rsidR="00AD4D42" w14:paraId="6BC8078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5FCF85" w14:textId="77777777" w:rsidR="00AD4D42" w:rsidRDefault="00AD4D42" w:rsidP="00AD4D42">
            <w:pPr>
              <w:pStyle w:val="TableRow"/>
            </w:pPr>
            <w:r>
              <w:t>cmbTxUnit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A8EC3F" w14:textId="77777777" w:rsidR="00AD4D42" w:rsidRDefault="00AD4D42" w:rsidP="00AD4D42">
            <w:pPr>
              <w:pStyle w:val="TableRow"/>
            </w:pPr>
            <w:r w:rsidRPr="007B1F9D">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7C0FF0" w14:textId="77777777" w:rsidR="00AD4D42" w:rsidRDefault="00AD4D42" w:rsidP="00AD4D42">
            <w:pPr>
              <w:pStyle w:val="TableRow"/>
            </w:pPr>
            <w:r w:rsidRPr="00AD4D42">
              <w:t>Display</w:t>
            </w:r>
            <w:r>
              <w:t xml:space="preserve">s and allow selection of </w:t>
            </w:r>
            <w:r w:rsidRPr="00AD4D42">
              <w:t xml:space="preserve">measurement </w:t>
            </w:r>
            <w:r>
              <w:t xml:space="preserve">unit </w:t>
            </w:r>
            <w:r w:rsidRPr="00AD4D42">
              <w:t>from a term list.</w:t>
            </w:r>
            <w:r>
              <w:t xml:space="preserve"> The list is linked to the selected measurement type and refreshed everytime the type is changed.</w:t>
            </w:r>
          </w:p>
          <w:p w14:paraId="277C6F56" w14:textId="77777777" w:rsidR="00AD4D42" w:rsidRPr="00AD4D42" w:rsidRDefault="00AD4D42" w:rsidP="00AD4D42">
            <w:pPr>
              <w:pStyle w:val="TableRow"/>
            </w:pPr>
            <w:r>
              <w:t>Visible when the measurement applies to Occurrence and Taxon Determination has been selected in the list of fields to include in the template.</w:t>
            </w:r>
          </w:p>
        </w:tc>
      </w:tr>
      <w:tr w:rsidR="00AD4D42" w14:paraId="0567C2E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3D6160B" w14:textId="77777777" w:rsidR="00AD4D42" w:rsidRDefault="00AD4D42" w:rsidP="00AD4D42">
            <w:pPr>
              <w:pStyle w:val="TableRow"/>
            </w:pPr>
            <w:r>
              <w:t>eTxAccuracy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1886D3" w14:textId="77777777" w:rsidR="00AD4D42" w:rsidRDefault="00AD4D42" w:rsidP="00AD4D42">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F93CF9" w14:textId="77777777" w:rsidR="00AD4D42" w:rsidRDefault="00AD4D42" w:rsidP="00AD4D42">
            <w:pPr>
              <w:pStyle w:val="TableRow"/>
            </w:pPr>
            <w:r>
              <w:t>Value that will be used for Accuracy of measurement in quick entry session.</w:t>
            </w:r>
          </w:p>
          <w:p w14:paraId="2EA4DAB9" w14:textId="77777777" w:rsidR="00AD4D42" w:rsidRDefault="00AD4D42" w:rsidP="00AD4D42">
            <w:pPr>
              <w:pStyle w:val="TableRow"/>
            </w:pPr>
            <w:r>
              <w:t>Visible when the measurement applies to Occurrence and Taxon Determination has been selected in the list of fields to include in the template.</w:t>
            </w:r>
          </w:p>
        </w:tc>
      </w:tr>
      <w:tr w:rsidR="00AD4D42" w14:paraId="4622A9F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ABE9C8" w14:textId="77777777" w:rsidR="00AD4D42" w:rsidRDefault="00AD4D42" w:rsidP="00AD4D42">
            <w:pPr>
              <w:pStyle w:val="TableRow"/>
            </w:pPr>
            <w:r>
              <w:t>rgMeasurementRelatesTo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3498C3" w14:textId="77777777" w:rsidR="00AD4D42" w:rsidRDefault="00AD4D42" w:rsidP="00AD4D42">
            <w:pPr>
              <w:pStyle w:val="TableRow"/>
            </w:pPr>
            <w:r>
              <w:t>TRadioGroup</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D55B76" w14:textId="77777777" w:rsidR="00AD4D42" w:rsidRDefault="00AD4D42" w:rsidP="00AD4D42">
            <w:pPr>
              <w:pStyle w:val="TableRow"/>
            </w:pPr>
            <w:r>
              <w:t>Allows the user to specify if the measurement will relate to a specimen or an occurrence. If the Occurrence option is selected, the Taxon specific controls are dispayed if the Taxon Determination field is selected in the Template Manager screen. These are cmbTxType, cmbTxQualifier, cmbTxUnit and eTxAccuracy.</w:t>
            </w:r>
          </w:p>
        </w:tc>
      </w:tr>
      <w:tr w:rsidR="00AD4D42" w14:paraId="6809428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E02CDF" w14:textId="77777777" w:rsidR="00AD4D42" w:rsidRDefault="00AD4D42" w:rsidP="00AD4D42">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526384F" w14:textId="77777777" w:rsidR="00AD4D42" w:rsidRDefault="00AD4D42" w:rsidP="00AD4D42">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4B0B9C" w14:textId="77777777" w:rsidR="00AD4D42" w:rsidRDefault="00AD4D42" w:rsidP="00AD4D42">
            <w:pPr>
              <w:pStyle w:val="TableRow"/>
            </w:pPr>
            <w:r>
              <w:t>Validate the entered values and return to the template manager screen.</w:t>
            </w:r>
          </w:p>
        </w:tc>
      </w:tr>
      <w:tr w:rsidR="00AD4D42" w14:paraId="1B44EB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64918BE" w14:textId="77777777" w:rsidR="00AD4D42" w:rsidRDefault="00AD4D42" w:rsidP="00AD4D42">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470E9B" w14:textId="77777777" w:rsidR="00AD4D42" w:rsidRDefault="00AD4D42" w:rsidP="00AD4D42">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084B7E" w14:textId="77777777" w:rsidR="00AD4D42" w:rsidRDefault="00AD4D42" w:rsidP="00AD4D42">
            <w:pPr>
              <w:pStyle w:val="TableRow"/>
            </w:pPr>
            <w:r>
              <w:t>Discard all changes and return to the template manager screen.</w:t>
            </w:r>
          </w:p>
        </w:tc>
      </w:tr>
    </w:tbl>
    <w:p w14:paraId="3E1BC40E" w14:textId="77777777" w:rsidR="00AD4D42" w:rsidRPr="00AD4D42" w:rsidRDefault="00AD4D42" w:rsidP="00AD4D42"/>
    <w:p w14:paraId="4A3D2893" w14:textId="77777777" w:rsidR="00757870" w:rsidRPr="00A66BCE" w:rsidRDefault="00757870" w:rsidP="00CC6B4D">
      <w:pPr>
        <w:pStyle w:val="Heading4"/>
        <w:numPr>
          <w:ilvl w:val="3"/>
          <w:numId w:val="4"/>
        </w:numPr>
      </w:pPr>
      <w:bookmarkStart w:id="535" w:name="_Ref278810754"/>
      <w:bookmarkStart w:id="536" w:name="_Ref278815557"/>
      <w:bookmarkStart w:id="537" w:name="_Toc292878921"/>
      <w:r>
        <w:lastRenderedPageBreak/>
        <w:t>Quick data entry screen</w:t>
      </w:r>
      <w:bookmarkEnd w:id="535"/>
      <w:bookmarkEnd w:id="536"/>
      <w:bookmarkEnd w:id="537"/>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57870" w14:paraId="6B752F8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74A60ED" w14:textId="77777777" w:rsidR="00757870" w:rsidRDefault="00757870">
            <w:pPr>
              <w:pStyle w:val="TableTitle"/>
            </w:pPr>
            <w:r>
              <w:t>Window Name: TfrmQuickEntry</w:t>
            </w:r>
          </w:p>
        </w:tc>
      </w:tr>
      <w:tr w:rsidR="00757870" w14:paraId="5B748A1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9AE0AB2" w14:textId="77777777" w:rsidR="00757870" w:rsidRDefault="00757870">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4DCF373" w14:textId="77777777" w:rsidR="00757870" w:rsidRDefault="00757870">
            <w:pPr>
              <w:pStyle w:val="TableRow"/>
              <w:keepNext/>
            </w:pPr>
            <w:r>
              <w:rPr>
                <w:b/>
              </w:rPr>
              <w:t>Unit File Name</w:t>
            </w:r>
            <w:r>
              <w:t>: QuickEntry.pas</w:t>
            </w:r>
          </w:p>
        </w:tc>
      </w:tr>
      <w:tr w:rsidR="00757870" w14:paraId="356EBE4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E2BCB9" w14:textId="77777777" w:rsidR="00757870" w:rsidRDefault="00757870">
            <w:pPr>
              <w:pStyle w:val="TableRow"/>
              <w:keepNext/>
            </w:pPr>
            <w:r>
              <w:rPr>
                <w:b/>
              </w:rPr>
              <w:t>Entities</w:t>
            </w:r>
            <w:r>
              <w:t>: QE_Template, QE_Template_Field, QE_Field, QE_Data_Item, QE_Data_Row, QE_Session</w:t>
            </w:r>
          </w:p>
        </w:tc>
      </w:tr>
      <w:tr w:rsidR="00757870" w14:paraId="0C4EC71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487798B" w14:textId="77777777" w:rsidR="00757870" w:rsidRDefault="00757870">
            <w:pPr>
              <w:pStyle w:val="TableRow"/>
              <w:keepNext/>
            </w:pPr>
            <w:r>
              <w:rPr>
                <w:b/>
              </w:rPr>
              <w:t>Calls</w:t>
            </w:r>
            <w:r>
              <w:t>: Thesaurus browser screen, TfrmTaxonDictBrowser, TfrmIndOrg, TfrmLocations, TfrmMap</w:t>
            </w:r>
          </w:p>
        </w:tc>
      </w:tr>
      <w:tr w:rsidR="00757870" w14:paraId="1286973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5380E3A" w14:textId="77777777" w:rsidR="00757870" w:rsidRDefault="00757870">
            <w:pPr>
              <w:pStyle w:val="TableRow"/>
              <w:keepNext/>
            </w:pPr>
            <w:r>
              <w:rPr>
                <w:b/>
              </w:rPr>
              <w:t>Returns</w:t>
            </w:r>
            <w:r>
              <w:t xml:space="preserve"> </w:t>
            </w:r>
            <w:r>
              <w:rPr>
                <w:b/>
              </w:rPr>
              <w:t>To</w:t>
            </w:r>
            <w:r>
              <w:t>: Recorder</w:t>
            </w:r>
          </w:p>
        </w:tc>
      </w:tr>
      <w:tr w:rsidR="00757870" w14:paraId="02F8EF3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650D00" w14:textId="77777777" w:rsidR="00757870" w:rsidRDefault="00757870">
            <w:pPr>
              <w:pStyle w:val="TableRow"/>
              <w:keepNext/>
            </w:pPr>
            <w:r>
              <w:rPr>
                <w:b/>
              </w:rPr>
              <w:t>Description</w:t>
            </w:r>
            <w:r>
              <w:t>: Screen that allows the user to enter data for a quick entry session.  Quick entry data is temporarily stored in a separate part of the data model (table names start QE_) until each record created is processed.</w:t>
            </w:r>
          </w:p>
          <w:p w14:paraId="4FB08CEB" w14:textId="77777777" w:rsidR="00757870" w:rsidRDefault="00757870">
            <w:pPr>
              <w:pStyle w:val="TableRow"/>
              <w:keepNext/>
            </w:pPr>
            <w:r>
              <w:t>Changes made to the data in this screen are saved as the user leaves each control.</w:t>
            </w:r>
          </w:p>
          <w:p w14:paraId="431AFDFF" w14:textId="77777777" w:rsidR="005D1099" w:rsidRDefault="005D1099">
            <w:pPr>
              <w:pStyle w:val="TableRow"/>
              <w:keepNext/>
            </w:pPr>
            <w:r>
              <w:t>For any control that is bound to a field type that supports multiple value entry, the following rules apply:</w:t>
            </w:r>
          </w:p>
          <w:p w14:paraId="7D8EE551" w14:textId="77777777" w:rsidR="005D1099" w:rsidRDefault="005D1099" w:rsidP="005D1099">
            <w:pPr>
              <w:pStyle w:val="TableRow"/>
              <w:ind w:left="432"/>
              <w:rPr>
                <w:rFonts w:eastAsia="SimSun"/>
                <w:lang w:eastAsia="zh-SG"/>
              </w:rPr>
            </w:pPr>
            <w:r>
              <w:rPr>
                <w:rFonts w:eastAsia="SimSun"/>
                <w:lang w:eastAsia="zh-SG"/>
              </w:rPr>
              <w:t xml:space="preserve">If a control is linked to a data entry field type that supports multiple values (e.g. Field Collector) then a button with a caption of “+” is displayed to the right of the control. The button can be focused by tabbing into it from the control so it is possible to access it using the keyboard. Clicking the button or pressing Insert whilst the control has the focus displays the Quick Entry Multiple </w:t>
            </w:r>
            <w:r w:rsidR="000932D8">
              <w:rPr>
                <w:rFonts w:eastAsia="SimSun"/>
                <w:lang w:eastAsia="zh-SG"/>
              </w:rPr>
              <w:t>Value</w:t>
            </w:r>
            <w:r>
              <w:rPr>
                <w:rFonts w:eastAsia="SimSun"/>
                <w:lang w:eastAsia="zh-SG"/>
              </w:rPr>
              <w:t xml:space="preserve"> Popup screen.</w:t>
            </w:r>
          </w:p>
          <w:p w14:paraId="6E0051C7" w14:textId="77777777" w:rsidR="005D1099" w:rsidRDefault="005D1099" w:rsidP="005D1099">
            <w:pPr>
              <w:pStyle w:val="TableRow"/>
              <w:keepNext/>
              <w:ind w:left="432"/>
              <w:rPr>
                <w:rFonts w:eastAsia="SimSun"/>
                <w:lang w:eastAsia="zh-SG"/>
              </w:rPr>
            </w:pPr>
            <w:r>
              <w:rPr>
                <w:rFonts w:eastAsia="SimSun"/>
                <w:lang w:eastAsia="zh-SG"/>
              </w:rPr>
              <w:t>If a control is linked to a data entry field type that supports multiple values and more than one value is recorded for the control, then the control caption is set to “</w:t>
            </w:r>
            <w:r>
              <w:rPr>
                <w:rFonts w:eastAsia="SimSun"/>
                <w:i/>
                <w:lang w:eastAsia="zh-SG"/>
              </w:rPr>
              <w:t xml:space="preserve">n values” </w:t>
            </w:r>
            <w:r>
              <w:rPr>
                <w:rFonts w:eastAsia="SimSun"/>
                <w:lang w:eastAsia="zh-SG"/>
              </w:rPr>
              <w:t xml:space="preserve">where n is the number of values. The caption is displayed in italic in this instance. Clicking on the control immediately displays the Quick Entry Multiple </w:t>
            </w:r>
            <w:r w:rsidR="000932D8">
              <w:rPr>
                <w:rFonts w:eastAsia="SimSun"/>
                <w:lang w:eastAsia="zh-SG"/>
              </w:rPr>
              <w:t>Value</w:t>
            </w:r>
            <w:r>
              <w:rPr>
                <w:rFonts w:eastAsia="SimSun"/>
                <w:lang w:eastAsia="zh-SG"/>
              </w:rPr>
              <w:t xml:space="preserve"> Popup screen.</w:t>
            </w:r>
          </w:p>
          <w:p w14:paraId="1D4E3B27" w14:textId="77777777" w:rsidR="00ED55DD" w:rsidRDefault="00AC7D88" w:rsidP="00AC7D88">
            <w:pPr>
              <w:pStyle w:val="TableRow"/>
              <w:keepNext/>
              <w:rPr>
                <w:rFonts w:eastAsia="SimSun"/>
                <w:lang w:eastAsia="zh-SG"/>
              </w:rPr>
            </w:pPr>
            <w:r>
              <w:rPr>
                <w:rFonts w:eastAsia="SimSun"/>
                <w:lang w:eastAsia="zh-SG"/>
              </w:rPr>
              <w:t>If the quick entry session was initialized from an existing occurrence (</w:t>
            </w:r>
            <w:r w:rsidR="00ED55DD">
              <w:rPr>
                <w:rFonts w:eastAsia="SimSun"/>
                <w:lang w:eastAsia="zh-SG"/>
              </w:rPr>
              <w:t xml:space="preserve">either </w:t>
            </w:r>
            <w:r>
              <w:rPr>
                <w:rFonts w:eastAsia="SimSun"/>
                <w:lang w:eastAsia="zh-SG"/>
              </w:rPr>
              <w:fldChar w:fldCharType="begin"/>
            </w:r>
            <w:r>
              <w:rPr>
                <w:rFonts w:eastAsia="SimSun"/>
                <w:lang w:eastAsia="zh-SG"/>
              </w:rPr>
              <w:instrText xml:space="preserve"> REF _Ref278815627 \h </w:instrText>
            </w:r>
            <w:r>
              <w:rPr>
                <w:rFonts w:eastAsia="SimSun"/>
                <w:lang w:eastAsia="zh-SG"/>
              </w:rPr>
            </w:r>
            <w:r>
              <w:rPr>
                <w:rFonts w:eastAsia="SimSun"/>
                <w:lang w:eastAsia="zh-SG"/>
              </w:rPr>
              <w:fldChar w:fldCharType="separate"/>
            </w:r>
            <w:r>
              <w:t>QE_Session</w:t>
            </w:r>
            <w:r>
              <w:rPr>
                <w:rFonts w:eastAsia="SimSun"/>
                <w:lang w:eastAsia="zh-SG"/>
              </w:rPr>
              <w:fldChar w:fldCharType="end"/>
            </w:r>
            <w:r>
              <w:rPr>
                <w:rFonts w:eastAsia="SimSun"/>
                <w:lang w:eastAsia="zh-SG"/>
              </w:rPr>
              <w:t xml:space="preserve">.Occurrence_Key or </w:t>
            </w:r>
            <w:r>
              <w:rPr>
                <w:rFonts w:eastAsia="SimSun"/>
                <w:lang w:eastAsia="zh-SG"/>
              </w:rPr>
              <w:fldChar w:fldCharType="begin"/>
            </w:r>
            <w:r>
              <w:rPr>
                <w:rFonts w:eastAsia="SimSun"/>
                <w:lang w:eastAsia="zh-SG"/>
              </w:rPr>
              <w:instrText xml:space="preserve"> REF _Ref278815627 \h </w:instrText>
            </w:r>
            <w:r>
              <w:rPr>
                <w:rFonts w:eastAsia="SimSun"/>
                <w:lang w:eastAsia="zh-SG"/>
              </w:rPr>
            </w:r>
            <w:r>
              <w:rPr>
                <w:rFonts w:eastAsia="SimSun"/>
                <w:lang w:eastAsia="zh-SG"/>
              </w:rPr>
              <w:fldChar w:fldCharType="separate"/>
            </w:r>
            <w:r>
              <w:t>QE_Session</w:t>
            </w:r>
            <w:r>
              <w:rPr>
                <w:rFonts w:eastAsia="SimSun"/>
                <w:lang w:eastAsia="zh-SG"/>
              </w:rPr>
              <w:fldChar w:fldCharType="end"/>
            </w:r>
            <w:r>
              <w:rPr>
                <w:rFonts w:eastAsia="SimSun"/>
                <w:lang w:eastAsia="zh-SG"/>
              </w:rPr>
              <w:t>.Taxon_Occurrence_Key is not null) then</w:t>
            </w:r>
            <w:r w:rsidR="00ED55DD">
              <w:rPr>
                <w:rFonts w:eastAsia="SimSun"/>
                <w:lang w:eastAsia="zh-SG"/>
              </w:rPr>
              <w:t>:</w:t>
            </w:r>
          </w:p>
          <w:p w14:paraId="5D400462" w14:textId="77777777" w:rsidR="00AC7D88" w:rsidRPr="00ED55DD" w:rsidRDefault="00ED55DD" w:rsidP="00ED55DD">
            <w:pPr>
              <w:pStyle w:val="TableRow"/>
              <w:keepNext/>
              <w:numPr>
                <w:ilvl w:val="0"/>
                <w:numId w:val="59"/>
              </w:numPr>
            </w:pPr>
            <w:r>
              <w:rPr>
                <w:rFonts w:eastAsia="SimSun"/>
                <w:lang w:eastAsia="zh-SG"/>
              </w:rPr>
              <w:t>A</w:t>
            </w:r>
            <w:r w:rsidR="00AC7D88">
              <w:rPr>
                <w:rFonts w:eastAsia="SimSun"/>
                <w:lang w:eastAsia="zh-SG"/>
              </w:rPr>
              <w:t xml:space="preserve">ny control </w:t>
            </w:r>
            <w:r w:rsidR="00407D61">
              <w:rPr>
                <w:rFonts w:eastAsia="SimSun"/>
                <w:lang w:eastAsia="zh-SG"/>
              </w:rPr>
              <w:t xml:space="preserve">(including cells in the quick entry grid) that is </w:t>
            </w:r>
            <w:r w:rsidR="00AC7D88">
              <w:rPr>
                <w:rFonts w:eastAsia="SimSun"/>
                <w:lang w:eastAsia="zh-SG"/>
              </w:rPr>
              <w:t xml:space="preserve">linked to a field where </w:t>
            </w:r>
            <w:r w:rsidR="00AC7D88">
              <w:rPr>
                <w:rFonts w:eastAsia="SimSun"/>
                <w:lang w:eastAsia="zh-SG"/>
              </w:rPr>
              <w:fldChar w:fldCharType="begin"/>
            </w:r>
            <w:r w:rsidR="00AC7D88">
              <w:rPr>
                <w:rFonts w:eastAsia="SimSun"/>
                <w:lang w:eastAsia="zh-SG"/>
              </w:rPr>
              <w:instrText xml:space="preserve"> REF _Ref278815679 \h </w:instrText>
            </w:r>
            <w:r w:rsidR="00AC7D88">
              <w:rPr>
                <w:rFonts w:eastAsia="SimSun"/>
                <w:lang w:eastAsia="zh-SG"/>
              </w:rPr>
            </w:r>
            <w:r w:rsidR="00AC7D88">
              <w:rPr>
                <w:rFonts w:eastAsia="SimSun"/>
                <w:lang w:eastAsia="zh-SG"/>
              </w:rPr>
              <w:fldChar w:fldCharType="separate"/>
            </w:r>
            <w:r w:rsidR="00AC7D88">
              <w:t>QE_Field</w:t>
            </w:r>
            <w:r w:rsidR="00AC7D88">
              <w:rPr>
                <w:rFonts w:eastAsia="SimSun"/>
                <w:lang w:eastAsia="zh-SG"/>
              </w:rPr>
              <w:fldChar w:fldCharType="end"/>
            </w:r>
            <w:r w:rsidR="00AC7D88">
              <w:rPr>
                <w:rFonts w:eastAsia="SimSun"/>
                <w:lang w:eastAsia="zh-SG"/>
              </w:rPr>
              <w:t>.Initialized_From_Occurrence = 1is read-only.</w:t>
            </w:r>
          </w:p>
          <w:p w14:paraId="7BF50CCC" w14:textId="77777777" w:rsidR="00ED55DD" w:rsidRDefault="00ED55DD" w:rsidP="00C77222">
            <w:pPr>
              <w:pStyle w:val="TableRow"/>
              <w:keepNext/>
              <w:numPr>
                <w:ilvl w:val="0"/>
                <w:numId w:val="59"/>
              </w:numPr>
            </w:pPr>
            <w:r>
              <w:rPr>
                <w:rFonts w:eastAsia="SimSun"/>
                <w:lang w:eastAsia="zh-SG"/>
              </w:rPr>
              <w:t xml:space="preserve">Any control </w:t>
            </w:r>
            <w:r w:rsidR="00C77222">
              <w:rPr>
                <w:rFonts w:eastAsia="SimSun"/>
                <w:lang w:eastAsia="zh-SG"/>
              </w:rPr>
              <w:t xml:space="preserve">(including cells in the quick entry grid) </w:t>
            </w:r>
            <w:r>
              <w:rPr>
                <w:rFonts w:eastAsia="SimSun"/>
                <w:lang w:eastAsia="zh-SG"/>
              </w:rPr>
              <w:t>that is linked to a</w:t>
            </w:r>
            <w:r w:rsidR="00C301DD">
              <w:rPr>
                <w:rFonts w:eastAsia="SimSun"/>
                <w:lang w:eastAsia="zh-SG"/>
              </w:rPr>
              <w:t>n occurrence</w:t>
            </w:r>
            <w:r>
              <w:rPr>
                <w:rFonts w:eastAsia="SimSun"/>
                <w:lang w:eastAsia="zh-SG"/>
              </w:rPr>
              <w:t xml:space="preserve"> measurement </w:t>
            </w:r>
            <w:r w:rsidR="00C301DD">
              <w:rPr>
                <w:rFonts w:eastAsia="SimSun"/>
                <w:lang w:eastAsia="zh-SG"/>
              </w:rPr>
              <w:t>(</w:t>
            </w:r>
            <w:r>
              <w:rPr>
                <w:rFonts w:eastAsia="SimSun"/>
                <w:lang w:eastAsia="zh-SG"/>
              </w:rPr>
              <w:fldChar w:fldCharType="begin"/>
            </w:r>
            <w:r>
              <w:rPr>
                <w:rFonts w:eastAsia="SimSun"/>
                <w:lang w:eastAsia="zh-SG"/>
              </w:rPr>
              <w:instrText xml:space="preserve"> REF _Ref278893276 \h </w:instrText>
            </w:r>
            <w:r>
              <w:rPr>
                <w:rFonts w:eastAsia="SimSun"/>
                <w:lang w:eastAsia="zh-SG"/>
              </w:rPr>
            </w:r>
            <w:r>
              <w:rPr>
                <w:rFonts w:eastAsia="SimSun"/>
                <w:lang w:eastAsia="zh-SG"/>
              </w:rPr>
              <w:fldChar w:fldCharType="separate"/>
            </w:r>
            <w:r>
              <w:t>QE_Template_Field</w:t>
            </w:r>
            <w:r>
              <w:rPr>
                <w:rFonts w:eastAsia="SimSun"/>
                <w:lang w:eastAsia="zh-SG"/>
              </w:rPr>
              <w:fldChar w:fldCharType="end"/>
            </w:r>
            <w:r>
              <w:rPr>
                <w:rFonts w:eastAsia="SimSun"/>
                <w:lang w:eastAsia="zh-SG"/>
              </w:rPr>
              <w:t xml:space="preserve">.Is_Custom = 1 and </w:t>
            </w:r>
            <w:r>
              <w:rPr>
                <w:rFonts w:eastAsia="SimSun"/>
                <w:lang w:eastAsia="zh-SG"/>
              </w:rPr>
              <w:fldChar w:fldCharType="begin"/>
            </w:r>
            <w:r>
              <w:rPr>
                <w:rFonts w:eastAsia="SimSun"/>
                <w:lang w:eastAsia="zh-SG"/>
              </w:rPr>
              <w:instrText xml:space="preserve"> REF _Ref278893276 \h </w:instrText>
            </w:r>
            <w:r>
              <w:rPr>
                <w:rFonts w:eastAsia="SimSun"/>
                <w:lang w:eastAsia="zh-SG"/>
              </w:rPr>
            </w:r>
            <w:r>
              <w:rPr>
                <w:rFonts w:eastAsia="SimSun"/>
                <w:lang w:eastAsia="zh-SG"/>
              </w:rPr>
              <w:fldChar w:fldCharType="separate"/>
            </w:r>
            <w:r>
              <w:t>QE_Template_Field</w:t>
            </w:r>
            <w:r>
              <w:rPr>
                <w:rFonts w:eastAsia="SimSun"/>
                <w:lang w:eastAsia="zh-SG"/>
              </w:rPr>
              <w:fldChar w:fldCharType="end"/>
            </w:r>
            <w:r>
              <w:rPr>
                <w:rFonts w:eastAsia="SimSun"/>
                <w:lang w:eastAsia="zh-SG"/>
              </w:rPr>
              <w:t>.Measurement_Is_Specimen = 0</w:t>
            </w:r>
            <w:r w:rsidR="00C77222">
              <w:rPr>
                <w:rFonts w:eastAsia="SimSun"/>
                <w:lang w:eastAsia="zh-SG"/>
              </w:rPr>
              <w:t>)</w:t>
            </w:r>
            <w:r>
              <w:rPr>
                <w:rFonts w:eastAsia="SimSun"/>
                <w:lang w:eastAsia="zh-SG"/>
              </w:rPr>
              <w:t xml:space="preserve"> is read-only.</w:t>
            </w:r>
          </w:p>
        </w:tc>
      </w:tr>
    </w:tbl>
    <w:p w14:paraId="22FDC342" w14:textId="77777777" w:rsidR="00757870" w:rsidRDefault="00757870" w:rsidP="00757870"/>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57870" w14:paraId="2102A67E"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C38903E" w14:textId="77777777" w:rsidR="00757870" w:rsidRDefault="00757870">
            <w:pPr>
              <w:pStyle w:val="TableTitle"/>
            </w:pPr>
            <w:r>
              <w:lastRenderedPageBreak/>
              <w:t>Menu Items</w:t>
            </w:r>
          </w:p>
        </w:tc>
      </w:tr>
      <w:tr w:rsidR="00757870" w14:paraId="549F4B3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B9EEEF" w14:textId="77777777" w:rsidR="00757870" w:rsidRDefault="00757870">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1104BBF" w14:textId="77777777" w:rsidR="00757870" w:rsidRDefault="00757870">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36C138" w14:textId="77777777" w:rsidR="00757870" w:rsidRDefault="00757870">
            <w:pPr>
              <w:pStyle w:val="TableColumnTitles"/>
              <w:keepNext/>
            </w:pPr>
            <w:r>
              <w:rPr>
                <w:i/>
              </w:rPr>
              <w:t>Attribute</w:t>
            </w:r>
            <w:r>
              <w:t xml:space="preserve"> Action</w:t>
            </w:r>
          </w:p>
        </w:tc>
      </w:tr>
      <w:tr w:rsidR="00757870" w14:paraId="35AA777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15A74A" w14:textId="77777777" w:rsidR="00757870" w:rsidRDefault="00757870">
            <w:pPr>
              <w:pStyle w:val="TableRow"/>
            </w:pPr>
            <w:r>
              <w:t>pmGridFillDown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BFBD11" w14:textId="77777777" w:rsidR="00757870" w:rsidRDefault="00757870">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C50055" w14:textId="77777777" w:rsidR="00757870" w:rsidRDefault="00757870">
            <w:pPr>
              <w:pStyle w:val="TableRow"/>
            </w:pPr>
            <w:r>
              <w:t>Takes the contents of the selected cell in sgQuickEntry and copies it into the contents of every cell beneath it in the grid, overwriting any existing data.</w:t>
            </w:r>
          </w:p>
        </w:tc>
      </w:tr>
      <w:tr w:rsidR="00757870" w14:paraId="3A3E920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7B63871" w14:textId="77777777" w:rsidR="00757870" w:rsidRDefault="00757870">
            <w:pPr>
              <w:pStyle w:val="TableRow"/>
            </w:pPr>
            <w:r>
              <w:t>pmGridFillUp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A03EEF" w14:textId="77777777" w:rsidR="00757870" w:rsidRDefault="00757870">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9B48A4" w14:textId="77777777" w:rsidR="00757870" w:rsidRDefault="00757870">
            <w:pPr>
              <w:pStyle w:val="TableRow"/>
            </w:pPr>
            <w:r>
              <w:t>Takes the contents of the selected cell in sgQuickEntry and copies it into the contents of every cell above it in the grid, overwriting any existing data.</w:t>
            </w:r>
          </w:p>
        </w:tc>
      </w:tr>
      <w:tr w:rsidR="00757870" w14:paraId="1C247C8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75A15E" w14:textId="77777777" w:rsidR="00757870" w:rsidRDefault="00757870">
            <w:pPr>
              <w:pStyle w:val="TableRow"/>
            </w:pPr>
            <w:r>
              <w:t>pmGrid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BC3FCE" w14:textId="77777777" w:rsidR="00757870" w:rsidRDefault="00757870">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E8A590" w14:textId="77777777" w:rsidR="00757870" w:rsidRDefault="00757870">
            <w:pPr>
              <w:pStyle w:val="TableRow"/>
            </w:pPr>
            <w:r>
              <w:t>Popup menu attached to the sgQuickEntry grid.</w:t>
            </w:r>
          </w:p>
        </w:tc>
      </w:tr>
    </w:tbl>
    <w:p w14:paraId="3EC9FA38" w14:textId="77777777" w:rsidR="00757870" w:rsidRDefault="00757870" w:rsidP="00757870"/>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57870" w14:paraId="097FC8BE" w14:textId="77777777" w:rsidTr="003B100C">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5911281" w14:textId="77777777" w:rsidR="00757870" w:rsidRDefault="00757870">
            <w:pPr>
              <w:pStyle w:val="TableTitle"/>
            </w:pPr>
            <w:r>
              <w:t>Window Controls</w:t>
            </w:r>
          </w:p>
        </w:tc>
      </w:tr>
      <w:tr w:rsidR="00757870" w14:paraId="1FDE8E9E"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44C764" w14:textId="77777777" w:rsidR="00757870" w:rsidRDefault="00757870">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A1FACF" w14:textId="77777777" w:rsidR="00757870" w:rsidRDefault="00757870">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1F8282" w14:textId="77777777" w:rsidR="00757870" w:rsidRDefault="00757870">
            <w:pPr>
              <w:pStyle w:val="TableColumnTitles"/>
              <w:keepNext/>
            </w:pPr>
            <w:r>
              <w:rPr>
                <w:i/>
              </w:rPr>
              <w:t>Attribute</w:t>
            </w:r>
            <w:r>
              <w:t xml:space="preserve"> Action</w:t>
            </w:r>
          </w:p>
        </w:tc>
      </w:tr>
      <w:tr w:rsidR="00C377D5" w14:paraId="4DB1547E"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1211A0" w14:textId="77777777" w:rsidR="00C377D5" w:rsidRDefault="00C377D5">
            <w:pPr>
              <w:pStyle w:val="TableRow"/>
            </w:pPr>
            <w:r>
              <w:t>Title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3AF2E1" w14:textId="77777777" w:rsidR="00C377D5" w:rsidRDefault="00C377D5">
            <w:pPr>
              <w:pStyle w:val="TableRow"/>
            </w:pPr>
            <w:r>
              <w:t>Form Caption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846DB6" w14:textId="77777777" w:rsidR="00C377D5" w:rsidRDefault="00C377D5" w:rsidP="00B743AD">
            <w:pPr>
              <w:pStyle w:val="TableRow"/>
            </w:pPr>
            <w:r>
              <w:t>If it is a new session then</w:t>
            </w:r>
          </w:p>
          <w:p w14:paraId="0B71E65E" w14:textId="77777777" w:rsidR="00C377D5" w:rsidRDefault="00C377D5">
            <w:pPr>
              <w:pStyle w:val="TableRow"/>
            </w:pPr>
            <w:r>
              <w:t>“Quick Entry - &lt;</w:t>
            </w:r>
            <w:r>
              <w:rPr>
                <w:i/>
              </w:rPr>
              <w:t>QE_Session.Item_Name</w:t>
            </w:r>
            <w:r>
              <w:t>&gt; (&lt;Template name&gt;)”</w:t>
            </w:r>
          </w:p>
          <w:p w14:paraId="2B9F5261" w14:textId="77777777" w:rsidR="00C377D5" w:rsidRDefault="00C377D5">
            <w:pPr>
              <w:pStyle w:val="TableRow"/>
            </w:pPr>
            <w:r>
              <w:t xml:space="preserve">If it is an existing session then </w:t>
            </w:r>
          </w:p>
          <w:p w14:paraId="1A282FDA" w14:textId="77777777" w:rsidR="00C377D5" w:rsidRDefault="00C377D5">
            <w:pPr>
              <w:pStyle w:val="TableRow"/>
            </w:pPr>
            <w:r>
              <w:t>“Quick Entry - &lt;</w:t>
            </w:r>
            <w:r>
              <w:rPr>
                <w:i/>
              </w:rPr>
              <w:t>QE_Session.Item_Name</w:t>
            </w:r>
            <w:r>
              <w:t>&gt; (&lt;Template name&gt; - &lt;last username&gt;)”</w:t>
            </w:r>
          </w:p>
          <w:p w14:paraId="12C08528" w14:textId="77777777" w:rsidR="00C377D5" w:rsidRDefault="00C377D5">
            <w:pPr>
              <w:pStyle w:val="TableRow"/>
            </w:pPr>
            <w:r>
              <w:t xml:space="preserve">Where &lt;Template name&gt; is </w:t>
            </w:r>
            <w:r>
              <w:rPr>
                <w:i/>
              </w:rPr>
              <w:t xml:space="preserve">QE_Template.Item_Name </w:t>
            </w:r>
            <w:r w:rsidRPr="003B100C">
              <w:t>of the</w:t>
            </w:r>
            <w:r>
              <w:rPr>
                <w:i/>
              </w:rPr>
              <w:t xml:space="preserve"> </w:t>
            </w:r>
            <w:r>
              <w:t>related template</w:t>
            </w:r>
          </w:p>
          <w:p w14:paraId="7EC10387" w14:textId="77777777" w:rsidR="007B5F58" w:rsidRPr="00B743AD" w:rsidRDefault="00C377D5">
            <w:pPr>
              <w:pStyle w:val="TableRow"/>
              <w:rPr>
                <w:i/>
              </w:rPr>
            </w:pPr>
            <w:r>
              <w:t xml:space="preserve">&lt;last username&gt; is either the user name of the user derived from </w:t>
            </w:r>
            <w:r>
              <w:rPr>
                <w:i/>
              </w:rPr>
              <w:t xml:space="preserve">QE_Session.Changed_Session_Id </w:t>
            </w:r>
            <w:r w:rsidRPr="003B100C">
              <w:t>and</w:t>
            </w:r>
            <w:r>
              <w:rPr>
                <w:i/>
              </w:rPr>
              <w:t xml:space="preserve"> Session.User_Name_Key </w:t>
            </w:r>
            <w:r w:rsidRPr="003B100C">
              <w:t>i</w:t>
            </w:r>
            <w:r>
              <w:t>f the Changed_Session_Id exists</w:t>
            </w:r>
            <w:r>
              <w:rPr>
                <w:i/>
              </w:rPr>
              <w:t xml:space="preserve"> </w:t>
            </w:r>
            <w:r>
              <w:t xml:space="preserve">or the user name derived from </w:t>
            </w:r>
            <w:r>
              <w:rPr>
                <w:i/>
              </w:rPr>
              <w:t xml:space="preserve">QE_Session.Entered_Session_Id </w:t>
            </w:r>
            <w:r w:rsidRPr="00C377D5">
              <w:t>and</w:t>
            </w:r>
            <w:r>
              <w:rPr>
                <w:i/>
              </w:rPr>
              <w:t xml:space="preserve"> Session.User_Name_Key</w:t>
            </w:r>
          </w:p>
        </w:tc>
      </w:tr>
      <w:tr w:rsidR="00757870" w14:paraId="6B5A0C0A"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0348C1" w14:textId="77777777" w:rsidR="00757870" w:rsidRDefault="00757870">
            <w:pPr>
              <w:pStyle w:val="TableRow"/>
            </w:pPr>
            <w:r>
              <w:t>eSessionName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0AEBEE" w14:textId="77777777" w:rsidR="00757870" w:rsidRDefault="00757870">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09DECD" w14:textId="77777777" w:rsidR="00757870" w:rsidRDefault="00757870">
            <w:pPr>
              <w:pStyle w:val="TableRow"/>
              <w:rPr>
                <w:i/>
              </w:rPr>
            </w:pPr>
            <w:r>
              <w:rPr>
                <w:i/>
              </w:rPr>
              <w:t>QE_Session.Item_Name</w:t>
            </w:r>
          </w:p>
          <w:p w14:paraId="7FB55A67" w14:textId="77777777" w:rsidR="00757870" w:rsidRDefault="00757870">
            <w:pPr>
              <w:pStyle w:val="TableRow"/>
            </w:pPr>
            <w:r>
              <w:t>Displays and allows editing of the name of the current session.  Defaults to the name of the template used with the date appended to it when creating a new quick entry session.</w:t>
            </w:r>
          </w:p>
        </w:tc>
      </w:tr>
      <w:tr w:rsidR="007B5F58" w14:paraId="2EB8259D"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8CC7C0" w14:textId="77777777" w:rsidR="007B5F58" w:rsidRDefault="007B5F58" w:rsidP="00B743AD">
            <w:pPr>
              <w:pStyle w:val="TableRow"/>
            </w:pPr>
            <w:r>
              <w:lastRenderedPageBreak/>
              <w:t>eLastUser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D81526" w14:textId="77777777" w:rsidR="007B5F58" w:rsidRDefault="007B5F58">
            <w:pPr>
              <w:pStyle w:val="TableRow"/>
            </w:pPr>
            <w:r>
              <w: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B02B25" w14:textId="77777777" w:rsidR="007B5F58" w:rsidRDefault="007232EA">
            <w:pPr>
              <w:pStyle w:val="TableRow"/>
            </w:pPr>
            <w:r>
              <w:t>Labelled “Last User:”</w:t>
            </w:r>
          </w:p>
          <w:p w14:paraId="70740A32" w14:textId="77777777" w:rsidR="007232EA" w:rsidRDefault="007232EA" w:rsidP="00B743AD">
            <w:pPr>
              <w:pStyle w:val="TableRow"/>
            </w:pPr>
            <w:r>
              <w:t xml:space="preserve">Displays either the user name of the user derived from </w:t>
            </w:r>
            <w:r>
              <w:rPr>
                <w:i/>
              </w:rPr>
              <w:t xml:space="preserve">QE_Session.Changed_Session_Id </w:t>
            </w:r>
            <w:r w:rsidRPr="00C377D5">
              <w:t>and</w:t>
            </w:r>
            <w:r>
              <w:rPr>
                <w:i/>
              </w:rPr>
              <w:t xml:space="preserve"> Session.User_Name_Key </w:t>
            </w:r>
            <w:r w:rsidRPr="00C377D5">
              <w:t>i</w:t>
            </w:r>
            <w:r>
              <w:t>f the Changed_Session_Id exists</w:t>
            </w:r>
            <w:r>
              <w:rPr>
                <w:i/>
              </w:rPr>
              <w:t xml:space="preserve"> </w:t>
            </w:r>
            <w:r>
              <w:t xml:space="preserve">or the user name derived from </w:t>
            </w:r>
            <w:r>
              <w:rPr>
                <w:i/>
              </w:rPr>
              <w:t xml:space="preserve">QE_Session.Entered_Session_Id </w:t>
            </w:r>
            <w:r w:rsidRPr="00C377D5">
              <w:t>and</w:t>
            </w:r>
            <w:r>
              <w:rPr>
                <w:i/>
              </w:rPr>
              <w:t xml:space="preserve"> Session.User_Name_Key</w:t>
            </w:r>
          </w:p>
        </w:tc>
      </w:tr>
      <w:tr w:rsidR="00757870" w14:paraId="37B3C179"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87BED7" w14:textId="77777777" w:rsidR="00757870" w:rsidRDefault="00757870">
            <w:pPr>
              <w:pStyle w:val="TableRow"/>
            </w:pPr>
            <w:r>
              <w:t>pcMain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B130E6" w14:textId="77777777" w:rsidR="00757870" w:rsidRDefault="00757870">
            <w:pPr>
              <w:pStyle w:val="TableRow"/>
            </w:pPr>
            <w:r>
              <w:t>TPageControl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ADA586" w14:textId="77777777" w:rsidR="00757870" w:rsidRDefault="00757870">
            <w:pPr>
              <w:pStyle w:val="TableRow"/>
            </w:pPr>
            <w:r>
              <w:t>Page control containing the General and Specimen data entry tabs.</w:t>
            </w:r>
          </w:p>
        </w:tc>
      </w:tr>
      <w:tr w:rsidR="00757870" w14:paraId="2933DA54" w14:textId="77777777" w:rsidTr="003B100C">
        <w:tc>
          <w:tcPr>
            <w:tcW w:w="1890" w:type="dxa"/>
            <w:tcBorders>
              <w:top w:val="single" w:sz="6" w:space="0" w:color="auto"/>
              <w:left w:val="single" w:sz="6" w:space="0" w:color="auto"/>
              <w:bottom w:val="single" w:sz="6" w:space="0" w:color="auto"/>
              <w:right w:val="single" w:sz="6" w:space="0" w:color="auto"/>
            </w:tcBorders>
            <w:shd w:val="clear" w:color="auto" w:fill="auto"/>
          </w:tcPr>
          <w:p w14:paraId="061216DA" w14:textId="77777777" w:rsidR="00757870" w:rsidRDefault="00757870">
            <w:pPr>
              <w:pStyle w:val="TableRow"/>
            </w:pPr>
            <w:r>
              <w:t>tsGeneral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035F24" w14:textId="77777777" w:rsidR="00757870" w:rsidRDefault="00757870">
            <w:pPr>
              <w:pStyle w:val="TableRow"/>
            </w:pPr>
            <w:r>
              <w:t>TTabSheet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65DFE4" w14:textId="77777777" w:rsidR="00757870" w:rsidRDefault="00757870">
            <w:pPr>
              <w:pStyle w:val="TableRow"/>
              <w:rPr>
                <w:i/>
              </w:rPr>
            </w:pPr>
            <w:r>
              <w:rPr>
                <w:i/>
              </w:rPr>
              <w:t>QE_Template_Field.Item_Name, QE_Template_Field.Default_Value, QE_Field.Data_Type, QE_Field.Field_Lookup_Key, QE_Template_Field.Default_Value</w:t>
            </w:r>
          </w:p>
          <w:p w14:paraId="424AF263" w14:textId="77777777" w:rsidR="00A00F86" w:rsidRDefault="00757870">
            <w:pPr>
              <w:pStyle w:val="TableRow"/>
            </w:pPr>
            <w:r>
              <w:t xml:space="preserve">Lists each field for the template general tab (QE_Template_Field.General_Tab=1).  For each field, a label and a data entry control are created side by side and the fields are listed in a single vertical column on the screen, ordered by the Sequence field. </w:t>
            </w:r>
          </w:p>
          <w:p w14:paraId="5041A185" w14:textId="77777777" w:rsidR="00757870" w:rsidRDefault="00A00F86">
            <w:pPr>
              <w:pStyle w:val="TableRow"/>
            </w:pPr>
            <w:r>
              <w:t>Fields</w:t>
            </w:r>
            <w:r w:rsidR="00757870">
              <w:t xml:space="preserve"> </w:t>
            </w:r>
            <w:r>
              <w:t>are hidden from the user if QE_Template_Field.Hidden is set to 1. Fields are set to read only if QE_Template_Field.Locked is set to 1.</w:t>
            </w:r>
          </w:p>
          <w:p w14:paraId="00DE5831" w14:textId="77777777" w:rsidR="00757870" w:rsidRDefault="00757870">
            <w:pPr>
              <w:pStyle w:val="TableRow"/>
            </w:pPr>
            <w:r>
              <w:t>A single record is created in QE_Data_Row to store the General tab data for each session (QE_Data_Row.General is set to 1).</w:t>
            </w:r>
          </w:p>
          <w:p w14:paraId="6CEA005A" w14:textId="77777777" w:rsidR="00757870" w:rsidRDefault="00757870">
            <w:pPr>
              <w:pStyle w:val="TableRow"/>
            </w:pPr>
            <w:r>
              <w:t>The data entry control is either an edit box or a combo box depending on the value of QE_Field.Data_Type.  Where QE_Field.Data_Type indicates a return data function is available, an additional button is created to the right of the field that displays the appropriate data source screen allowing data to be returned into the edit control.  The F2 key causes the selected cell's return data function to be invoked (equivalent to clicking the button but allows the user to access this function without using the mouse).  Combo boxes are populated with the contents of a term list or a concept group as indicated by QE_Field.Data_Type and QE_Field.Field_Lookup_Key.  The default value for the control is selected from QE_Template_Field.Default_Value.  If this values is null then the control's default value is set to null.</w:t>
            </w:r>
          </w:p>
          <w:p w14:paraId="681C7182" w14:textId="77777777" w:rsidR="00A00F86" w:rsidRDefault="00A00F86">
            <w:pPr>
              <w:pStyle w:val="TableRow"/>
            </w:pPr>
            <w:r>
              <w:lastRenderedPageBreak/>
              <w:t>If the control is associated with a custom number field and the associated number type has a number generation macro, then the default value for the control is calculated by running the number generation macro.</w:t>
            </w:r>
          </w:p>
          <w:p w14:paraId="263B7480" w14:textId="77777777" w:rsidR="00757870" w:rsidRDefault="00757870">
            <w:pPr>
              <w:pStyle w:val="TableRow"/>
            </w:pPr>
            <w:r>
              <w:t>The data entry control is bound to the QE_Data_Item.Data_Value field.  If Return data functionality is used to obtain the key of a record (e.g. a thesaurus concept) then the key is stored in QE_Data_Item.Data_Key.  Subsequent edits to the content of the data entry control result in this value being deleted, forcing the correct key to be looked up when the record is processed.</w:t>
            </w:r>
          </w:p>
          <w:p w14:paraId="43D179B9" w14:textId="77777777" w:rsidR="005D1099" w:rsidRDefault="009B43AB">
            <w:pPr>
              <w:pStyle w:val="TableRow"/>
              <w:rPr>
                <w:rFonts w:eastAsia="SimSun"/>
                <w:lang w:eastAsia="zh-SG"/>
              </w:rPr>
            </w:pPr>
            <w:r>
              <w:rPr>
                <w:rFonts w:eastAsia="SimSun" w:hint="eastAsia"/>
                <w:lang w:eastAsia="zh-SG"/>
              </w:rPr>
              <w:t xml:space="preserve">If a </w:t>
            </w:r>
            <w:r>
              <w:rPr>
                <w:rFonts w:eastAsia="SimSun"/>
                <w:lang w:eastAsia="zh-SG"/>
              </w:rPr>
              <w:t>control</w:t>
            </w:r>
            <w:r>
              <w:rPr>
                <w:rFonts w:eastAsia="SimSun" w:hint="eastAsia"/>
                <w:lang w:eastAsia="zh-SG"/>
              </w:rPr>
              <w:t xml:space="preserve"> has a default value provided by a macro, then when the input focus enters the cell and the cell is still blank, a hint is displayed </w:t>
            </w:r>
            <w:r>
              <w:rPr>
                <w:rFonts w:eastAsia="SimSun"/>
                <w:lang w:eastAsia="zh-SG"/>
              </w:rPr>
              <w:t>‘</w:t>
            </w:r>
            <w:r>
              <w:rPr>
                <w:rFonts w:eastAsia="SimSun" w:hint="eastAsia"/>
                <w:lang w:eastAsia="zh-SG"/>
              </w:rPr>
              <w:t>Press enter to generate a number</w:t>
            </w:r>
            <w:r>
              <w:rPr>
                <w:rFonts w:eastAsia="SimSun"/>
                <w:lang w:eastAsia="zh-SG"/>
              </w:rPr>
              <w:t>’</w:t>
            </w:r>
            <w:r>
              <w:rPr>
                <w:rFonts w:eastAsia="SimSun" w:hint="eastAsia"/>
                <w:lang w:eastAsia="zh-SG"/>
              </w:rPr>
              <w:t xml:space="preserve">.  If the user presses enter whilst the </w:t>
            </w:r>
            <w:r>
              <w:rPr>
                <w:rFonts w:eastAsia="SimSun"/>
                <w:lang w:eastAsia="zh-SG"/>
              </w:rPr>
              <w:t>control</w:t>
            </w:r>
            <w:r>
              <w:rPr>
                <w:rFonts w:eastAsia="SimSun" w:hint="eastAsia"/>
                <w:lang w:eastAsia="zh-SG"/>
              </w:rPr>
              <w:t xml:space="preserve"> is blank, then the macro is used to generate a new number for the </w:t>
            </w:r>
            <w:r>
              <w:rPr>
                <w:rFonts w:eastAsia="SimSun"/>
                <w:lang w:eastAsia="zh-SG"/>
              </w:rPr>
              <w:t>control</w:t>
            </w:r>
            <w:r>
              <w:rPr>
                <w:rFonts w:eastAsia="SimSun" w:hint="eastAsia"/>
                <w:lang w:eastAsia="zh-SG"/>
              </w:rPr>
              <w:t>.</w:t>
            </w:r>
            <w:r>
              <w:rPr>
                <w:rFonts w:eastAsia="SimSun"/>
                <w:lang w:eastAsia="zh-SG"/>
              </w:rPr>
              <w:t xml:space="preserve">  The macro obtains the department from the General tab’s Department field if specified.  If there is no specified department available, uses the Staff Responsible field to obtain the department.  If not available, obtains the department for the logged in user.</w:t>
            </w:r>
          </w:p>
          <w:p w14:paraId="51F11808" w14:textId="631A38F2" w:rsidR="00AC58B1" w:rsidRPr="005D1099" w:rsidRDefault="001D25F2" w:rsidP="005336E8">
            <w:pPr>
              <w:pStyle w:val="TableRow"/>
              <w:rPr>
                <w:rFonts w:eastAsia="SimSun"/>
                <w:lang w:eastAsia="zh-SG"/>
              </w:rPr>
            </w:pPr>
            <w:r>
              <w:rPr>
                <w:rFonts w:eastAsia="SimSun"/>
                <w:lang w:eastAsia="zh-SG"/>
              </w:rPr>
              <w:t xml:space="preserve">If </w:t>
            </w:r>
            <w:r w:rsidR="00AC58B1">
              <w:rPr>
                <w:rFonts w:eastAsia="SimSun"/>
                <w:lang w:eastAsia="zh-SG"/>
              </w:rPr>
              <w:t>data entry control</w:t>
            </w:r>
            <w:r>
              <w:rPr>
                <w:rFonts w:eastAsia="SimSun"/>
                <w:lang w:eastAsia="zh-SG"/>
              </w:rPr>
              <w:t>s</w:t>
            </w:r>
            <w:r w:rsidR="00AC58B1">
              <w:rPr>
                <w:rFonts w:eastAsia="SimSun"/>
                <w:lang w:eastAsia="zh-SG"/>
              </w:rPr>
              <w:t xml:space="preserve"> </w:t>
            </w:r>
            <w:r>
              <w:rPr>
                <w:rFonts w:eastAsia="SimSun"/>
                <w:lang w:eastAsia="zh-SG"/>
              </w:rPr>
              <w:t>are</w:t>
            </w:r>
            <w:r w:rsidR="00AC58B1">
              <w:rPr>
                <w:rFonts w:eastAsia="SimSun"/>
                <w:lang w:eastAsia="zh-SG"/>
              </w:rPr>
              <w:t xml:space="preserve"> present for both the “Current Specimen Store”</w:t>
            </w:r>
            <w:r>
              <w:rPr>
                <w:rFonts w:eastAsia="SimSun"/>
                <w:lang w:eastAsia="zh-SG"/>
              </w:rPr>
              <w:t xml:space="preserve"> </w:t>
            </w:r>
            <w:r w:rsidR="00AC58B1">
              <w:rPr>
                <w:rFonts w:eastAsia="SimSun"/>
                <w:lang w:eastAsia="zh-SG"/>
              </w:rPr>
              <w:t>and the “Usual Specimen Store” (</w:t>
            </w:r>
            <w:r>
              <w:rPr>
                <w:rFonts w:eastAsia="SimSun"/>
                <w:lang w:eastAsia="zh-SG"/>
              </w:rPr>
              <w:t>QE_Template_Field records exist for the QE_Field records where QE_Field.Item_Name = ‘Current Specimen Store’ and ‘Usual Specimen Store’</w:t>
            </w:r>
            <w:r w:rsidR="00AC58B1">
              <w:rPr>
                <w:rFonts w:eastAsia="SimSun"/>
                <w:lang w:eastAsia="zh-SG"/>
              </w:rPr>
              <w:t>)</w:t>
            </w:r>
            <w:r>
              <w:rPr>
                <w:rFonts w:eastAsia="SimSun"/>
                <w:lang w:eastAsia="zh-SG"/>
              </w:rPr>
              <w:t>, then</w:t>
            </w:r>
            <w:r w:rsidR="00AC58B1">
              <w:rPr>
                <w:rFonts w:eastAsia="SimSun"/>
                <w:lang w:eastAsia="zh-SG"/>
              </w:rPr>
              <w:t xml:space="preserve"> the value of the Current Specimen store control defaults to the value of the Usual Specimen store control (only if the Current Specimen store value is not yet set).</w:t>
            </w:r>
          </w:p>
        </w:tc>
      </w:tr>
      <w:tr w:rsidR="00757870" w14:paraId="6C1311E6"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4B7FD0" w14:textId="77777777" w:rsidR="00757870" w:rsidRDefault="00757870">
            <w:pPr>
              <w:pStyle w:val="TableRow"/>
            </w:pPr>
            <w:r>
              <w:lastRenderedPageBreak/>
              <w:t>sbGeneralControls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732A59" w14:textId="77777777" w:rsidR="00757870" w:rsidRDefault="00757870">
            <w:pPr>
              <w:pStyle w:val="TableRow"/>
            </w:pPr>
            <w:r>
              <w:t>TScrollBox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2C85BA" w14:textId="77777777" w:rsidR="00757870" w:rsidRDefault="00757870">
            <w:pPr>
              <w:pStyle w:val="TableRow"/>
            </w:pPr>
            <w:r>
              <w:t>Scroll box into which the General tab's data entry controls are placed.  This allows a vertical scroll bar to be shown if there are too many controls to display in the space available.</w:t>
            </w:r>
          </w:p>
        </w:tc>
      </w:tr>
      <w:tr w:rsidR="00757870" w14:paraId="5211021A"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2A2A2E3" w14:textId="77777777" w:rsidR="00757870" w:rsidRDefault="00757870">
            <w:pPr>
              <w:pStyle w:val="TableRow"/>
            </w:pPr>
            <w:r>
              <w:t>tsSpecimen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4F9B89" w14:textId="77777777" w:rsidR="00757870" w:rsidRDefault="00757870">
            <w:pPr>
              <w:pStyle w:val="TableRow"/>
            </w:pPr>
            <w:r>
              <w:t>TTabSheet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0E8BAC" w14:textId="77777777" w:rsidR="00757870" w:rsidRDefault="00757870">
            <w:pPr>
              <w:pStyle w:val="TableRow"/>
            </w:pPr>
            <w:r>
              <w:t>Contains controls required to enter data that pertains to individual records that are entered using the quick entry template</w:t>
            </w:r>
            <w:r w:rsidR="009B43AB">
              <w:t>.  T</w:t>
            </w:r>
            <w:r>
              <w:t>h</w:t>
            </w:r>
            <w:r w:rsidR="009B43AB">
              <w:t>e</w:t>
            </w:r>
            <w:r>
              <w:t xml:space="preserve"> caption of this tab is set to Specimens or Occurrences depending on the template type.</w:t>
            </w:r>
          </w:p>
        </w:tc>
      </w:tr>
      <w:tr w:rsidR="00757870" w14:paraId="0169AABF" w14:textId="77777777" w:rsidTr="003B100C">
        <w:tc>
          <w:tcPr>
            <w:tcW w:w="1890" w:type="dxa"/>
            <w:tcBorders>
              <w:top w:val="single" w:sz="6" w:space="0" w:color="auto"/>
              <w:left w:val="single" w:sz="6" w:space="0" w:color="auto"/>
              <w:bottom w:val="single" w:sz="6" w:space="0" w:color="auto"/>
              <w:right w:val="single" w:sz="6" w:space="0" w:color="auto"/>
            </w:tcBorders>
            <w:shd w:val="clear" w:color="auto" w:fill="auto"/>
          </w:tcPr>
          <w:p w14:paraId="718A7742" w14:textId="77777777" w:rsidR="00757870" w:rsidRDefault="00757870">
            <w:pPr>
              <w:pStyle w:val="TableRow"/>
            </w:pPr>
            <w:r>
              <w:lastRenderedPageBreak/>
              <w:t>pnlSpecimenControls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0E1AAE" w14:textId="77777777" w:rsidR="00757870" w:rsidRDefault="00757870">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228139" w14:textId="77777777" w:rsidR="00757870" w:rsidRDefault="00757870">
            <w:pPr>
              <w:pStyle w:val="TableRow"/>
              <w:rPr>
                <w:i/>
              </w:rPr>
            </w:pPr>
            <w:r>
              <w:rPr>
                <w:i/>
              </w:rPr>
              <w:t>QE_Template_Field.Item_Name, QE_Template_Field.Default_Value, QE_Field.Data_Type, QE_Field.Field_Lookup_Key, QE_Template_Field.Default_Value, QE_Data_Row.Processed, QE_Data_Row.Validated</w:t>
            </w:r>
          </w:p>
          <w:p w14:paraId="46C40C6C" w14:textId="77777777" w:rsidR="00757870" w:rsidRDefault="00757870">
            <w:pPr>
              <w:pStyle w:val="TableRow"/>
            </w:pPr>
            <w:r>
              <w:t>Lists each field for the template general tab (QE_Template_Field.General_Tab=0)</w:t>
            </w:r>
            <w:r w:rsidR="00BF4075">
              <w:t xml:space="preserve"> in the order specified by QE_Template_Field.Sequence</w:t>
            </w:r>
            <w:r>
              <w:t>.  Data entry controls are constructed on this panel using the same method as for tsGeneral.  In addition, a checkbox with caption 'Validated' is listed as the first control (linked to QE_Data_Row.Validated).  The controls are linked to the current selected row as defined by the record navigator buttons.</w:t>
            </w:r>
          </w:p>
          <w:p w14:paraId="6A1D6539" w14:textId="77777777" w:rsidR="00757870" w:rsidRDefault="00757870">
            <w:pPr>
              <w:pStyle w:val="TableRow"/>
            </w:pPr>
            <w:r>
              <w:t>If the QE_Data_Row.Processed flag is set to 1, then the controls are all set to disabled.</w:t>
            </w:r>
          </w:p>
          <w:p w14:paraId="673D546C" w14:textId="77777777" w:rsidR="00757870" w:rsidRDefault="00757870">
            <w:pPr>
              <w:pStyle w:val="TableRow"/>
            </w:pPr>
            <w:r>
              <w:t>When adding a new record, each control's is set to the current value of the equivalent control on tsGeneral if there is one.  If not, then the default value is selected from QE_Template_Field.Default_Value.  If this values is null then the control's default value is set to null.</w:t>
            </w:r>
          </w:p>
          <w:p w14:paraId="04C129B5" w14:textId="36DCABDF" w:rsidR="001D25F2" w:rsidRPr="00CC1ED3" w:rsidRDefault="001D25F2">
            <w:pPr>
              <w:pStyle w:val="TableRow"/>
              <w:rPr>
                <w:b/>
              </w:rPr>
            </w:pPr>
            <w:r>
              <w:rPr>
                <w:rFonts w:eastAsia="SimSun"/>
                <w:lang w:eastAsia="zh-SG"/>
              </w:rPr>
              <w:t>If data entry controls are present for both the “Current Specimen Store” and the “Usual Specimen Store” (QE_Template_Field records exist for the QE_Field records where QE_Field.Item_Name = ‘Current Specimen Store’ and ‘Usual Specimen Store’), then the value of the Current Specimen store control defaults to the value of the Usual Specimen store control (only if the Current Specimen store value is not yet set).</w:t>
            </w:r>
          </w:p>
        </w:tc>
      </w:tr>
      <w:tr w:rsidR="00757870" w14:paraId="659C9C99" w14:textId="77777777" w:rsidTr="003B100C">
        <w:tc>
          <w:tcPr>
            <w:tcW w:w="1890" w:type="dxa"/>
            <w:tcBorders>
              <w:top w:val="single" w:sz="6" w:space="0" w:color="auto"/>
              <w:left w:val="single" w:sz="6" w:space="0" w:color="auto"/>
              <w:bottom w:val="single" w:sz="6" w:space="0" w:color="auto"/>
              <w:right w:val="single" w:sz="6" w:space="0" w:color="auto"/>
            </w:tcBorders>
            <w:shd w:val="clear" w:color="auto" w:fill="auto"/>
          </w:tcPr>
          <w:p w14:paraId="4DC81862" w14:textId="77777777" w:rsidR="00757870" w:rsidRDefault="00757870">
            <w:pPr>
              <w:pStyle w:val="TableRow"/>
            </w:pPr>
            <w:r>
              <w:t>sgQuickEntry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5C4DE2" w14:textId="77777777" w:rsidR="00757870" w:rsidRDefault="00757870">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2493B8" w14:textId="77777777" w:rsidR="00757870" w:rsidRDefault="00757870">
            <w:pPr>
              <w:pStyle w:val="TableRow"/>
              <w:rPr>
                <w:i/>
              </w:rPr>
            </w:pPr>
            <w:r>
              <w:rPr>
                <w:i/>
              </w:rPr>
              <w:t>QE_Template_Field.Item_Name, QE_Template_Field.Default_Value, QE_Field.Data_Type, QE_Field.Field_Lookup_Key, QE_Data_Row.Processed, QE_Data_Row.Validated</w:t>
            </w:r>
          </w:p>
          <w:p w14:paraId="5643D1A9" w14:textId="77777777" w:rsidR="00757870" w:rsidRDefault="00757870">
            <w:pPr>
              <w:pStyle w:val="TableRow"/>
              <w:rPr>
                <w:rFonts w:eastAsia="SimSun"/>
                <w:lang w:eastAsia="zh-SG"/>
              </w:rPr>
            </w:pPr>
            <w:r>
              <w:lastRenderedPageBreak/>
              <w:t>Allows data to be entered using the grid view.  sgQuickEntry's columns are created following the same process as that which lists the controls on pnlSpecimenControls, except that combo boxes and return data buttons are only displayed for the selected cell in the grid.  Normal keyboard grid navigation is implemented.  Alt-space is used to drop down combo boxes for the selected cell.  Navigating beyond the last row in the grid causes an extra row to be added to the grid automatically.</w:t>
            </w:r>
            <w:r w:rsidR="00296E99">
              <w:rPr>
                <w:rFonts w:eastAsia="SimSun" w:hint="eastAsia"/>
                <w:lang w:eastAsia="zh-SG"/>
              </w:rPr>
              <w:t xml:space="preserve">  Pressing Ctrl and apostrophe copies the cell above the currently selected cell into the currently selected cell.</w:t>
            </w:r>
          </w:p>
          <w:p w14:paraId="02CF15BE" w14:textId="77777777" w:rsidR="007C67A9" w:rsidRPr="00296E99" w:rsidRDefault="007C67A9">
            <w:pPr>
              <w:pStyle w:val="TableRow"/>
              <w:rPr>
                <w:rFonts w:eastAsia="SimSun"/>
                <w:lang w:eastAsia="zh-SG"/>
              </w:rPr>
            </w:pPr>
            <w:r>
              <w:rPr>
                <w:rFonts w:eastAsia="SimSun" w:hint="eastAsia"/>
                <w:lang w:eastAsia="zh-SG"/>
              </w:rPr>
              <w:t xml:space="preserve">If a cell has a default value provided by a macro, then when the input focus enters the cell and the cell is still blank, a hint is displayed </w:t>
            </w:r>
            <w:r>
              <w:rPr>
                <w:rFonts w:eastAsia="SimSun"/>
                <w:lang w:eastAsia="zh-SG"/>
              </w:rPr>
              <w:t>‘</w:t>
            </w:r>
            <w:r>
              <w:rPr>
                <w:rFonts w:eastAsia="SimSun" w:hint="eastAsia"/>
                <w:lang w:eastAsia="zh-SG"/>
              </w:rPr>
              <w:t>Press enter to generate a number</w:t>
            </w:r>
            <w:r>
              <w:rPr>
                <w:rFonts w:eastAsia="SimSun"/>
                <w:lang w:eastAsia="zh-SG"/>
              </w:rPr>
              <w:t>’</w:t>
            </w:r>
            <w:r>
              <w:rPr>
                <w:rFonts w:eastAsia="SimSun" w:hint="eastAsia"/>
                <w:lang w:eastAsia="zh-SG"/>
              </w:rPr>
              <w:t xml:space="preserve">.  </w:t>
            </w:r>
            <w:r w:rsidR="00A00F86">
              <w:rPr>
                <w:rFonts w:eastAsia="SimSun"/>
                <w:lang w:eastAsia="zh-SG"/>
              </w:rPr>
              <w:t xml:space="preserve">This does not apply to custom number fields which are pre-populated with the output of the macro by default where appropriate. </w:t>
            </w:r>
            <w:r>
              <w:rPr>
                <w:rFonts w:eastAsia="SimSun" w:hint="eastAsia"/>
                <w:lang w:eastAsia="zh-SG"/>
              </w:rPr>
              <w:t>If the user presses enter whilst the cell is blank, then the macro is used to generate a new number for the cell.</w:t>
            </w:r>
            <w:r w:rsidR="0027528E">
              <w:rPr>
                <w:rFonts w:eastAsia="SimSun"/>
                <w:lang w:eastAsia="zh-SG"/>
              </w:rPr>
              <w:t xml:space="preserve">  The macro obtains the department from the record’s Department field if specified (using the Department from the General tab if not specified at the Specimen tab level).  If there is no specified department available, uses the Staff Responsible field to obtain the department.  If not available, obtains the department for the logged in user.</w:t>
            </w:r>
          </w:p>
          <w:p w14:paraId="5D81C93A" w14:textId="77777777" w:rsidR="00757870" w:rsidRDefault="00757870">
            <w:pPr>
              <w:pStyle w:val="TableRow"/>
            </w:pPr>
            <w:r>
              <w:t>As the user navigates up and down in the grid, the row the input focus is on is the selected row, defining the data displayed on pnlSpecimenControls and the state of the record navigation buttons.</w:t>
            </w:r>
          </w:p>
          <w:p w14:paraId="5711A08B" w14:textId="77777777" w:rsidR="00757870" w:rsidRDefault="00757870">
            <w:pPr>
              <w:pStyle w:val="TableRow"/>
              <w:rPr>
                <w:rFonts w:eastAsia="SimSun"/>
                <w:lang w:eastAsia="zh-SG"/>
              </w:rPr>
            </w:pPr>
            <w:r>
              <w:t>Rows that have been processed (QE_Data_Row.Processed=1) are displayed with a grey background and are read only.</w:t>
            </w:r>
          </w:p>
          <w:p w14:paraId="5A48E99C" w14:textId="77777777" w:rsidR="00583349" w:rsidRDefault="00583349">
            <w:pPr>
              <w:pStyle w:val="TableRow"/>
              <w:rPr>
                <w:rFonts w:eastAsia="SimSun"/>
                <w:lang w:eastAsia="zh-SG"/>
              </w:rPr>
            </w:pPr>
            <w:r>
              <w:rPr>
                <w:rFonts w:eastAsia="SimSun" w:hint="eastAsia"/>
                <w:lang w:eastAsia="zh-SG"/>
              </w:rPr>
              <w:t>Allows multiselect of rows.</w:t>
            </w:r>
          </w:p>
          <w:p w14:paraId="3A36DBD7" w14:textId="77777777" w:rsidR="00BA3329" w:rsidRPr="00583349" w:rsidRDefault="00AD46BE">
            <w:pPr>
              <w:pStyle w:val="TableRow"/>
              <w:rPr>
                <w:rFonts w:eastAsia="SimSun"/>
                <w:lang w:eastAsia="zh-SG"/>
              </w:rPr>
            </w:pPr>
            <w:r>
              <w:rPr>
                <w:rFonts w:eastAsia="SimSun"/>
                <w:lang w:eastAsia="zh-SG"/>
              </w:rPr>
              <w:t>When created, e</w:t>
            </w:r>
            <w:r w:rsidR="00BA3329">
              <w:rPr>
                <w:rFonts w:eastAsia="SimSun"/>
                <w:lang w:eastAsia="zh-SG"/>
              </w:rPr>
              <w:t xml:space="preserve">ach field receives a default value from </w:t>
            </w:r>
            <w:r>
              <w:rPr>
                <w:rFonts w:eastAsia="SimSun"/>
                <w:lang w:eastAsia="zh-SG"/>
              </w:rPr>
              <w:t xml:space="preserve">the equivalent field on the General tab if present.  Otherwise the default value is read from </w:t>
            </w:r>
            <w:r>
              <w:rPr>
                <w:iCs/>
              </w:rPr>
              <w:t xml:space="preserve">QE_Template_Field.Default_Value as setup when the field was created in the Quick Entry Manager screen. </w:t>
            </w:r>
          </w:p>
        </w:tc>
      </w:tr>
      <w:tr w:rsidR="00757870" w14:paraId="2D2D4B9C"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4307D16" w14:textId="77777777" w:rsidR="00757870" w:rsidRDefault="00757870">
            <w:pPr>
              <w:pStyle w:val="TableRow"/>
            </w:pPr>
            <w:r>
              <w:lastRenderedPageBreak/>
              <w:t>btnValidateAll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3B973A"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254490" w14:textId="77777777" w:rsidR="00757870" w:rsidRDefault="00757870">
            <w:pPr>
              <w:pStyle w:val="TableRow"/>
              <w:rPr>
                <w:i/>
              </w:rPr>
            </w:pPr>
            <w:r>
              <w:rPr>
                <w:i/>
              </w:rPr>
              <w:t>QE_Data_Row.Validated</w:t>
            </w:r>
          </w:p>
          <w:p w14:paraId="60C446DD" w14:textId="77777777" w:rsidR="00757870" w:rsidRDefault="00757870">
            <w:pPr>
              <w:pStyle w:val="TableRow"/>
            </w:pPr>
            <w:r>
              <w:t>Sets QE_Data_Row.Validated to 1 for all records entered in the session so far.  Refreshes the on-screen controls to reflect this.</w:t>
            </w:r>
          </w:p>
          <w:p w14:paraId="64DF848B" w14:textId="77777777" w:rsidR="000F1BD6" w:rsidRDefault="000F1BD6">
            <w:pPr>
              <w:pStyle w:val="TableRow"/>
              <w:rPr>
                <w:rFonts w:eastAsia="SimSun"/>
                <w:lang w:eastAsia="zh-SG"/>
              </w:rPr>
            </w:pPr>
            <w:r>
              <w:t>The validation process checks that all mandatory controls have data for the record and that all controls that are not free text contain a valid value (e.g. the value can be linked to a Thesaurus Concept for controlled terminology fields, or a spatial reference is valid). This includes the multiple values within a cell for field types that support this.</w:t>
            </w:r>
          </w:p>
          <w:p w14:paraId="6DECB6CA" w14:textId="77777777" w:rsidR="00F66269" w:rsidRPr="00F66269" w:rsidRDefault="00F66269">
            <w:pPr>
              <w:pStyle w:val="TableRow"/>
              <w:rPr>
                <w:rFonts w:eastAsia="SimSun"/>
                <w:lang w:eastAsia="zh-SG"/>
              </w:rPr>
            </w:pPr>
            <w:r>
              <w:rPr>
                <w:rFonts w:eastAsia="SimSun" w:hint="eastAsia"/>
                <w:lang w:eastAsia="zh-SG"/>
              </w:rPr>
              <w:t>This button is only enabled for users where User.Allow_Quick_Entry_Processing=1.</w:t>
            </w:r>
          </w:p>
        </w:tc>
      </w:tr>
      <w:tr w:rsidR="00757870" w14:paraId="5244842E"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BA6CA0" w14:textId="77777777" w:rsidR="00757870" w:rsidRDefault="00757870">
            <w:pPr>
              <w:pStyle w:val="TableRow"/>
            </w:pPr>
            <w:r>
              <w:t>chkAsForm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E5FE82" w14:textId="77777777" w:rsidR="00757870" w:rsidRDefault="00757870">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961868A" w14:textId="77777777" w:rsidR="00757870" w:rsidRDefault="00757870">
            <w:pPr>
              <w:pStyle w:val="TableRow"/>
            </w:pPr>
            <w:r>
              <w:t>Allows the records to be viewed in form format or grid format.  pnlSpecimenControls is visible only when this control is checked, sgQuickEntry is visible only when this control is unchecked.</w:t>
            </w:r>
          </w:p>
          <w:p w14:paraId="4D731048" w14:textId="77777777" w:rsidR="00757870" w:rsidRDefault="00757870">
            <w:pPr>
              <w:pStyle w:val="TableRow"/>
            </w:pPr>
            <w:r>
              <w:t>The previous setting of this control is remembered for each user.</w:t>
            </w:r>
          </w:p>
        </w:tc>
      </w:tr>
      <w:tr w:rsidR="00757870" w14:paraId="53F85295"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8FB360" w14:textId="77777777" w:rsidR="00757870" w:rsidRDefault="00757870">
            <w:pPr>
              <w:pStyle w:val="TableRow"/>
            </w:pPr>
            <w:r>
              <w:t>btnRecFirst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8E13B7A"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3B36361" w14:textId="77777777" w:rsidR="00757870" w:rsidRDefault="00757870">
            <w:pPr>
              <w:pStyle w:val="TableRow"/>
            </w:pPr>
            <w:r>
              <w:t>Navigates sgQuickEntry and the controls on pnlSpecimenControls to the first record in the session.  Disabled if the selected row is the first row, or there are no rows available.</w:t>
            </w:r>
          </w:p>
        </w:tc>
      </w:tr>
      <w:tr w:rsidR="00757870" w14:paraId="3002A400"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8850FDE" w14:textId="77777777" w:rsidR="00757870" w:rsidRDefault="00757870">
            <w:pPr>
              <w:pStyle w:val="TableRow"/>
            </w:pPr>
            <w:r>
              <w:t>btnRecPrev</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BEAD83"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1349CA" w14:textId="77777777" w:rsidR="00757870" w:rsidRDefault="00757870">
            <w:pPr>
              <w:pStyle w:val="TableRow"/>
            </w:pPr>
            <w:r>
              <w:t>Navigates sgQuickEntry and the controls on pnlSpecimenControls to the previous record in the session.  Disabled if the selected row is the first row, or there are no rows available.</w:t>
            </w:r>
          </w:p>
        </w:tc>
      </w:tr>
      <w:tr w:rsidR="00757870" w14:paraId="4A5289DE"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5A50C4" w14:textId="77777777" w:rsidR="00757870" w:rsidRDefault="00757870">
            <w:pPr>
              <w:pStyle w:val="TableRow"/>
            </w:pPr>
            <w:r>
              <w:t>btnRecNext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D954F4"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39D0841" w14:textId="77777777" w:rsidR="00757870" w:rsidRDefault="00757870">
            <w:pPr>
              <w:pStyle w:val="TableRow"/>
            </w:pPr>
            <w:r>
              <w:t>Navigates sgQuickEntry and the controls on pnlSpecimenControls to the next record in the session.  Disabled if the selected row is the last row, or there are no rows available.</w:t>
            </w:r>
          </w:p>
        </w:tc>
      </w:tr>
      <w:tr w:rsidR="00757870" w14:paraId="20CAF8B2"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7FE4D6" w14:textId="77777777" w:rsidR="00757870" w:rsidRDefault="00757870">
            <w:pPr>
              <w:pStyle w:val="TableRow"/>
            </w:pPr>
            <w:r>
              <w:t>btnRecLast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47AC1C1"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67E50E" w14:textId="77777777" w:rsidR="00757870" w:rsidRDefault="00757870">
            <w:pPr>
              <w:pStyle w:val="TableRow"/>
            </w:pPr>
            <w:r>
              <w:t>Navigates sgQuickEntry and the controls on pnlSpecimenControls to the last record in the session.  Disabled if the selected row is the last row, or there are no rows available.</w:t>
            </w:r>
          </w:p>
        </w:tc>
      </w:tr>
      <w:tr w:rsidR="00757870" w14:paraId="5D3B9259"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5B37764" w14:textId="77777777" w:rsidR="00757870" w:rsidRDefault="00757870">
            <w:pPr>
              <w:pStyle w:val="TableRow"/>
            </w:pPr>
            <w:r>
              <w:lastRenderedPageBreak/>
              <w:t>btnRecAdd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F8100A"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78C523B" w14:textId="77777777" w:rsidR="00757870" w:rsidRDefault="00757870">
            <w:pPr>
              <w:pStyle w:val="TableRow"/>
            </w:pPr>
            <w:r>
              <w:t>Adds a new record, clearing the controls on pnlSpecimenControls or adding a blank line to the bottom of sgQuickEntry depending on which is visible.  The first control of the new record is focused.</w:t>
            </w:r>
          </w:p>
        </w:tc>
      </w:tr>
      <w:tr w:rsidR="00757870" w14:paraId="450C8AC6"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6A5658" w14:textId="77777777" w:rsidR="00757870" w:rsidRDefault="00757870">
            <w:pPr>
              <w:pStyle w:val="TableRow"/>
            </w:pPr>
            <w:r>
              <w:t>btnRecDel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7F4B07"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6E3C4F" w14:textId="77777777" w:rsidR="00757870" w:rsidRDefault="00757870">
            <w:pPr>
              <w:pStyle w:val="TableRow"/>
            </w:pPr>
            <w:r>
              <w:t xml:space="preserve">If any of the controls on the current record </w:t>
            </w:r>
            <w:r w:rsidR="007C67A9">
              <w:rPr>
                <w:rFonts w:eastAsia="SimSun" w:hint="eastAsia"/>
                <w:lang w:eastAsia="zh-SG"/>
              </w:rPr>
              <w:t xml:space="preserve">(or records if more than one row is selected) </w:t>
            </w:r>
            <w:r>
              <w:t>contain data, then displays a message 'Are you sure you want to delete the selected record?' with Yes and No option buttons.  If the user selects Yes, or there was no data in the controls for the current record, then the selected record is deleted.  Disabled if there are no rows available to delete.</w:t>
            </w:r>
          </w:p>
        </w:tc>
      </w:tr>
      <w:tr w:rsidR="00757870" w14:paraId="37415979"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34B33C" w14:textId="77777777" w:rsidR="00757870" w:rsidRDefault="00757870">
            <w:pPr>
              <w:pStyle w:val="TableRow"/>
            </w:pPr>
            <w:r>
              <w:t>lblRecordNumber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CCCE74" w14:textId="77777777" w:rsidR="00757870" w:rsidRDefault="00757870">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1900D3" w14:textId="77777777" w:rsidR="00757870" w:rsidRDefault="00757870">
            <w:pPr>
              <w:pStyle w:val="TableRow"/>
            </w:pPr>
            <w:r>
              <w:t>Displays the caption 'Rec. &lt;current record number&gt; of &lt;total records&gt;' for the currently selected record.</w:t>
            </w:r>
          </w:p>
        </w:tc>
      </w:tr>
      <w:tr w:rsidR="00757870" w14:paraId="62FB5E12"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1240FC" w14:textId="77777777" w:rsidR="00757870" w:rsidRDefault="00757870">
            <w:pPr>
              <w:pStyle w:val="TableRow"/>
            </w:pPr>
            <w:r>
              <w:t>btnDiscardSession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53FA89"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BF1E53" w14:textId="77777777" w:rsidR="00757870" w:rsidRDefault="00757870">
            <w:pPr>
              <w:pStyle w:val="TableRow"/>
            </w:pPr>
            <w:r>
              <w:t>If there are any QE_Data_Row records for the session where Processed=0 then displays a message 'Are you sure you want to discard the current session?  This will permanently delete all data you have entered so far that has not been processed.' with Yes and No option buttons.  If the user selects Yes or there are no unprocessed rows, then deletes the sessions records from QE_Session, QE_Data_Row and QE_Data_Item and closes the form, otherwise no action is taken.</w:t>
            </w:r>
          </w:p>
        </w:tc>
      </w:tr>
      <w:tr w:rsidR="00BA3329" w14:paraId="4173B367"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54C58F" w14:textId="77777777" w:rsidR="00BA3329" w:rsidRDefault="00BA3329">
            <w:pPr>
              <w:pStyle w:val="TableRow"/>
            </w:pPr>
            <w:r>
              <w:t>btnProcessSelected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2BE3CE" w14:textId="77777777" w:rsidR="00BA3329" w:rsidRDefault="00BA3329">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CF1C0B" w14:textId="77777777" w:rsidR="00BA3329" w:rsidRDefault="00BA3329">
            <w:pPr>
              <w:pStyle w:val="TableRow"/>
            </w:pPr>
            <w:r>
              <w:t>Processes every validated unprocessed row on the grid that is selected.</w:t>
            </w:r>
          </w:p>
        </w:tc>
      </w:tr>
      <w:tr w:rsidR="00757870" w14:paraId="196F97AD"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B6555B" w14:textId="77777777" w:rsidR="00757870" w:rsidRDefault="00757870">
            <w:pPr>
              <w:pStyle w:val="TableRow"/>
            </w:pPr>
            <w:r>
              <w:t>btnProcessSession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3F53CDC"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2C6B42" w14:textId="0818224F" w:rsidR="00757870" w:rsidRDefault="00757870">
            <w:pPr>
              <w:pStyle w:val="TableRow"/>
            </w:pPr>
            <w:r>
              <w:t>Processes every unprocessed record on the template, displaying a progress bar whilst doing so.  The user is able to press cancel to abort processing after the current record has been processed.</w:t>
            </w:r>
          </w:p>
          <w:p w14:paraId="2D1BAAAE" w14:textId="1FAB4238" w:rsidR="007232EA" w:rsidRDefault="007232EA">
            <w:pPr>
              <w:pStyle w:val="TableRow"/>
            </w:pPr>
            <w:r>
              <w:t xml:space="preserve">If all rows were processed successfully, a dialog option box is displayed with the message </w:t>
            </w:r>
            <w:r>
              <w:rPr>
                <w:rFonts w:ascii="TrebuchetMS" w:eastAsia="Batang" w:hAnsi="TrebuchetMS" w:cs="TrebuchetMS"/>
                <w:lang w:eastAsia="en-GB"/>
              </w:rPr>
              <w:t>“Session successfully processed. Discard Processed Session?” and the buttons “</w:t>
            </w:r>
            <w:r w:rsidR="00C24A6E">
              <w:rPr>
                <w:rFonts w:ascii="TrebuchetMS" w:eastAsia="Batang" w:hAnsi="TrebuchetMS" w:cs="TrebuchetMS"/>
                <w:lang w:eastAsia="en-GB"/>
              </w:rPr>
              <w:t>Yes</w:t>
            </w:r>
            <w:r>
              <w:rPr>
                <w:rFonts w:ascii="TrebuchetMS" w:eastAsia="Batang" w:hAnsi="TrebuchetMS" w:cs="TrebuchetMS"/>
                <w:lang w:eastAsia="en-GB"/>
              </w:rPr>
              <w:t>” and “</w:t>
            </w:r>
            <w:r w:rsidR="00C24A6E">
              <w:rPr>
                <w:rFonts w:ascii="TrebuchetMS" w:eastAsia="Batang" w:hAnsi="TrebuchetMS" w:cs="TrebuchetMS"/>
                <w:lang w:eastAsia="en-GB"/>
              </w:rPr>
              <w:t>No</w:t>
            </w:r>
            <w:r>
              <w:rPr>
                <w:rFonts w:ascii="TrebuchetMS" w:eastAsia="Batang" w:hAnsi="TrebuchetMS" w:cs="TrebuchetMS"/>
                <w:lang w:eastAsia="en-GB"/>
              </w:rPr>
              <w:t>”</w:t>
            </w:r>
            <w:r>
              <w:t xml:space="preserve">. Pressing </w:t>
            </w:r>
            <w:r w:rsidR="00C24A6E">
              <w:t>No</w:t>
            </w:r>
            <w:r>
              <w:t xml:space="preserve"> </w:t>
            </w:r>
            <w:r w:rsidR="00E61928">
              <w:t xml:space="preserve">just </w:t>
            </w:r>
            <w:r>
              <w:t xml:space="preserve">closes the dialog. Pressing </w:t>
            </w:r>
            <w:r w:rsidR="00C24A6E">
              <w:t>Yes</w:t>
            </w:r>
            <w:r>
              <w:t xml:space="preserve"> closes the dialog and then behaves as if the </w:t>
            </w:r>
            <w:r w:rsidR="00E61928">
              <w:t>btn</w:t>
            </w:r>
            <w:r>
              <w:t>Discard</w:t>
            </w:r>
            <w:r w:rsidR="00E61928">
              <w:t>Session</w:t>
            </w:r>
            <w:r>
              <w:t xml:space="preserve"> button</w:t>
            </w:r>
            <w:r w:rsidR="00E61928">
              <w:t xml:space="preserve"> has been pressed.</w:t>
            </w:r>
          </w:p>
        </w:tc>
      </w:tr>
      <w:tr w:rsidR="00757870" w14:paraId="326F6032" w14:textId="77777777" w:rsidTr="003B100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1A7FBE" w14:textId="77777777" w:rsidR="00757870" w:rsidRDefault="00757870">
            <w:pPr>
              <w:pStyle w:val="TableRow"/>
            </w:pPr>
            <w:r>
              <w:lastRenderedPageBreak/>
              <w:t>btnAdd</w:t>
            </w:r>
            <w:r w:rsidR="002E5445">
              <w:t>Rows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A38932" w14:textId="77777777" w:rsidR="00757870" w:rsidRDefault="00757870">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D30F97" w14:textId="77777777" w:rsidR="002E5445" w:rsidRDefault="002E5445">
            <w:pPr>
              <w:pStyle w:val="TableRow"/>
            </w:pPr>
            <w:r>
              <w:t>Displays a popup menu attached to the button with 2 options, Add Multiple, and Import from File.</w:t>
            </w:r>
          </w:p>
          <w:p w14:paraId="6009F82F" w14:textId="77777777" w:rsidR="00757870" w:rsidRDefault="002E5445">
            <w:pPr>
              <w:pStyle w:val="TableRow"/>
            </w:pPr>
            <w:r>
              <w:t>If the user selects Add Multiple, d</w:t>
            </w:r>
            <w:r w:rsidR="00757870">
              <w:t>isplays an input box requesting the user to specify the number of records to add.  If the user clicks OK on this dialog, then adds the specified number of blank records to the card.</w:t>
            </w:r>
          </w:p>
          <w:p w14:paraId="7983054D" w14:textId="77777777" w:rsidR="002E5445" w:rsidRDefault="002E5445">
            <w:pPr>
              <w:pStyle w:val="TableRow"/>
            </w:pPr>
            <w:r>
              <w:t>If the user selects Import from File, then displays the Quick Entry Import screen as a modal dialog.</w:t>
            </w:r>
          </w:p>
        </w:tc>
      </w:tr>
    </w:tbl>
    <w:p w14:paraId="75CA3680" w14:textId="77777777" w:rsidR="00757870" w:rsidRDefault="00757870" w:rsidP="00757870"/>
    <w:p w14:paraId="6999D29F" w14:textId="77777777" w:rsidR="00D14529" w:rsidRDefault="00D14529" w:rsidP="00CC6B4D">
      <w:pPr>
        <w:pStyle w:val="Heading4"/>
        <w:numPr>
          <w:ilvl w:val="3"/>
          <w:numId w:val="4"/>
        </w:numPr>
      </w:pPr>
      <w:bookmarkStart w:id="538" w:name="_Toc292878922"/>
      <w:r>
        <w:t>Quick Entry Import screen</w:t>
      </w:r>
      <w:bookmarkEnd w:id="538"/>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14529" w14:paraId="11C3974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D31FCFF" w14:textId="77777777" w:rsidR="00D14529" w:rsidRDefault="00D14529" w:rsidP="002E5445">
            <w:pPr>
              <w:pStyle w:val="TableTitle"/>
            </w:pPr>
            <w:r>
              <w:t>Window Name: TdlgQEImport</w:t>
            </w:r>
          </w:p>
        </w:tc>
      </w:tr>
      <w:tr w:rsidR="00D14529" w14:paraId="4E3AFBF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7906EEB" w14:textId="77777777" w:rsidR="00D14529" w:rsidRDefault="00D14529" w:rsidP="002E5445">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AFBF036" w14:textId="77777777" w:rsidR="00D14529" w:rsidRDefault="00D14529" w:rsidP="002E5445">
            <w:pPr>
              <w:pStyle w:val="TableRow"/>
              <w:keepNext/>
            </w:pPr>
            <w:r>
              <w:rPr>
                <w:b/>
              </w:rPr>
              <w:t>Unit File Name</w:t>
            </w:r>
            <w:r>
              <w:t>: QEImport.pas</w:t>
            </w:r>
          </w:p>
        </w:tc>
      </w:tr>
      <w:tr w:rsidR="00D14529" w14:paraId="47B9616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7E217D7" w14:textId="77777777" w:rsidR="00D14529" w:rsidRDefault="00D14529" w:rsidP="002E5445">
            <w:pPr>
              <w:pStyle w:val="TableRow"/>
              <w:keepNext/>
            </w:pPr>
            <w:r>
              <w:rPr>
                <w:b/>
              </w:rPr>
              <w:t>Entities</w:t>
            </w:r>
            <w:r>
              <w:t>: QE_Field</w:t>
            </w:r>
          </w:p>
        </w:tc>
      </w:tr>
      <w:tr w:rsidR="00D14529" w14:paraId="380C0DB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DDAA581" w14:textId="77777777" w:rsidR="00D14529" w:rsidRDefault="00D14529" w:rsidP="002E5445">
            <w:pPr>
              <w:pStyle w:val="TableRow"/>
              <w:keepNext/>
            </w:pPr>
            <w:r>
              <w:rPr>
                <w:b/>
              </w:rPr>
              <w:t>Calls</w:t>
            </w:r>
            <w:r>
              <w:t>: Quick Entry Import File Select frame, Quick Entry Import Col Widths Select frame, Quick Entry Import Progress Frame.</w:t>
            </w:r>
          </w:p>
        </w:tc>
      </w:tr>
      <w:tr w:rsidR="00D14529" w14:paraId="140A0F7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1772D1A" w14:textId="77777777" w:rsidR="00D14529" w:rsidRDefault="00D14529" w:rsidP="002E5445">
            <w:pPr>
              <w:pStyle w:val="TableRow"/>
              <w:keepNext/>
            </w:pPr>
            <w:r>
              <w:rPr>
                <w:b/>
              </w:rPr>
              <w:t>Returns</w:t>
            </w:r>
            <w:r>
              <w:t xml:space="preserve"> </w:t>
            </w:r>
            <w:r>
              <w:rPr>
                <w:b/>
              </w:rPr>
              <w:t>To</w:t>
            </w:r>
            <w:r>
              <w:t>: Quick Data Entry screen</w:t>
            </w:r>
          </w:p>
        </w:tc>
      </w:tr>
      <w:tr w:rsidR="00D14529" w14:paraId="62E7252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0FF4973" w14:textId="77777777" w:rsidR="00D14529" w:rsidRDefault="00D14529" w:rsidP="002E5445">
            <w:pPr>
              <w:pStyle w:val="TableRow"/>
              <w:keepNext/>
            </w:pPr>
            <w:r>
              <w:rPr>
                <w:b/>
              </w:rPr>
              <w:t>Description</w:t>
            </w:r>
            <w:r>
              <w:t>: Screen that allows the user to import data from a variety of sources into a quick entry session.</w:t>
            </w:r>
          </w:p>
          <w:p w14:paraId="3CB1B418" w14:textId="77777777" w:rsidR="00D14529" w:rsidRDefault="00D14529" w:rsidP="002E5445">
            <w:pPr>
              <w:pStyle w:val="TableRow"/>
              <w:keepNext/>
            </w:pPr>
            <w:r>
              <w:t>The screen operates as a wizard with frames used to construct each wizard page.  The first frame (Quick Entry Import File Select frame) allows the user to select the file to import and configure the method of import.  The second frame (Quick Entry Import Col Widths Select frame) is displayed only when a fixed width text file is imported, and allows the user to configure the widths of each imported column.  The final page is displayed during the actual import process.</w:t>
            </w:r>
            <w:r w:rsidR="002E5445">
              <w:t xml:space="preserve">  </w:t>
            </w:r>
          </w:p>
          <w:p w14:paraId="0856C51A" w14:textId="77777777" w:rsidR="002E5445" w:rsidRDefault="002E5445" w:rsidP="002E5445">
            <w:pPr>
              <w:pStyle w:val="TableRow"/>
              <w:keepNext/>
            </w:pPr>
            <w:r>
              <w:t>The import process adds a row to the quick entry session for every imported row, and populates the fields in the session row that have been linked to columns in the import file with the imported data for that column.</w:t>
            </w:r>
          </w:p>
          <w:p w14:paraId="03D43BC2" w14:textId="77777777" w:rsidR="00D14529" w:rsidRDefault="00D14529" w:rsidP="002E5445">
            <w:pPr>
              <w:pStyle w:val="TableRow"/>
              <w:keepNext/>
            </w:pPr>
            <w:r>
              <w:t>The screen consists of an empty space onto which the appropriate frame is embedded, plus a Next/Finish button, and a Cancel button.</w:t>
            </w:r>
          </w:p>
          <w:p w14:paraId="000535A2" w14:textId="77777777" w:rsidR="00CB7925" w:rsidRDefault="00CB7925" w:rsidP="002E5445">
            <w:pPr>
              <w:pStyle w:val="TableRow"/>
              <w:keepNext/>
            </w:pPr>
            <w:r>
              <w:t>The import file must have column titles in the first row.</w:t>
            </w:r>
          </w:p>
        </w:tc>
      </w:tr>
    </w:tbl>
    <w:p w14:paraId="5888FD78" w14:textId="77777777" w:rsidR="00D14529" w:rsidRDefault="00D14529" w:rsidP="00D14529"/>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14529" w14:paraId="731E104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A70C40E" w14:textId="77777777" w:rsidR="00D14529" w:rsidRDefault="00D14529" w:rsidP="002E5445">
            <w:pPr>
              <w:pStyle w:val="TableTitle"/>
            </w:pPr>
            <w:r>
              <w:lastRenderedPageBreak/>
              <w:t>Window Controls</w:t>
            </w:r>
          </w:p>
        </w:tc>
      </w:tr>
      <w:tr w:rsidR="00D14529" w14:paraId="77FD5FB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3640AD3" w14:textId="77777777" w:rsidR="00D14529" w:rsidRDefault="00D14529" w:rsidP="002E544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002AFB" w14:textId="77777777" w:rsidR="00D14529" w:rsidRDefault="00D14529" w:rsidP="002E544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7D88FE" w14:textId="77777777" w:rsidR="00D14529" w:rsidRDefault="00D14529" w:rsidP="002E5445">
            <w:pPr>
              <w:pStyle w:val="TableColumnTitles"/>
              <w:keepNext/>
            </w:pPr>
            <w:r>
              <w:rPr>
                <w:i/>
              </w:rPr>
              <w:t>Attribute</w:t>
            </w:r>
            <w:r>
              <w:t xml:space="preserve"> Action</w:t>
            </w:r>
          </w:p>
        </w:tc>
      </w:tr>
      <w:tr w:rsidR="008D0D3C" w14:paraId="3439DAA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4F1CBE" w14:textId="77777777" w:rsidR="008D0D3C" w:rsidRDefault="008D0D3C" w:rsidP="002E5445">
            <w:pPr>
              <w:pStyle w:val="TableRow"/>
            </w:pPr>
            <w:r>
              <w:t>ScrollBox</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0E96B0" w14:textId="77777777" w:rsidR="008D0D3C" w:rsidRDefault="008D0D3C" w:rsidP="002E5445">
            <w:pPr>
              <w:pStyle w:val="TableRow"/>
            </w:pPr>
            <w:r>
              <w:t>TScrollBox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B7CCD4" w14:textId="77777777" w:rsidR="008D0D3C" w:rsidRDefault="008D0D3C" w:rsidP="002E5445">
            <w:pPr>
              <w:pStyle w:val="TableRow"/>
            </w:pPr>
            <w:r>
              <w:t>Box in which the wizard page is placed, allowing it to have a scrollbar if necessary.</w:t>
            </w:r>
          </w:p>
        </w:tc>
      </w:tr>
      <w:tr w:rsidR="00D14529" w14:paraId="48E8ACF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A84FE66" w14:textId="77777777" w:rsidR="00D14529" w:rsidRDefault="00D14529" w:rsidP="002E5445">
            <w:pPr>
              <w:pStyle w:val="TableRow"/>
            </w:pPr>
            <w:r>
              <w:t>btnNext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205377" w14:textId="77777777" w:rsidR="00D14529" w:rsidRDefault="00D14529" w:rsidP="002E544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2ECFDA" w14:textId="77777777" w:rsidR="00D14529" w:rsidRDefault="00D14529" w:rsidP="002E5445">
            <w:pPr>
              <w:pStyle w:val="TableRow"/>
            </w:pPr>
            <w:r>
              <w:t>When the page displayed is not the final page, displays caption ‘Next’ and navigates to the next page.  When the page displayed is the final page, displays caption ‘Finish’ and closes the dialog.  Disabled during the actual import process.</w:t>
            </w:r>
          </w:p>
        </w:tc>
      </w:tr>
      <w:tr w:rsidR="00D14529" w14:paraId="5101AA6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13F9615" w14:textId="77777777" w:rsidR="00D14529" w:rsidRDefault="00D14529" w:rsidP="002E5445">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6D7920" w14:textId="77777777" w:rsidR="00D14529" w:rsidRDefault="00D14529" w:rsidP="002E5445">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CC7DC4" w14:textId="77777777" w:rsidR="00D14529" w:rsidRDefault="003E3BCD" w:rsidP="002E5445">
            <w:pPr>
              <w:pStyle w:val="TableRow"/>
            </w:pPr>
            <w:r>
              <w:t>If the import has not started, c</w:t>
            </w:r>
            <w:r w:rsidR="00D14529">
              <w:t xml:space="preserve">loses the dialog without performing the import.  </w:t>
            </w:r>
            <w:r>
              <w:t xml:space="preserve">If the import process has started, then prompts the user for confirmation.  If the user selects Yes to abort the import, then the remaining rows are not imported and the dialog closes.  </w:t>
            </w:r>
            <w:r w:rsidR="00D14529">
              <w:t>Disabled after the import process has completed.</w:t>
            </w:r>
          </w:p>
        </w:tc>
      </w:tr>
    </w:tbl>
    <w:p w14:paraId="47F4432F" w14:textId="77777777" w:rsidR="00757870" w:rsidRDefault="00757870" w:rsidP="00757870"/>
    <w:p w14:paraId="00C23A45" w14:textId="77777777" w:rsidR="00D14529" w:rsidRDefault="00D14529" w:rsidP="00CC6B4D">
      <w:pPr>
        <w:pStyle w:val="Heading4"/>
        <w:numPr>
          <w:ilvl w:val="3"/>
          <w:numId w:val="4"/>
        </w:numPr>
      </w:pPr>
      <w:bookmarkStart w:id="539" w:name="_Ref81977381"/>
      <w:bookmarkStart w:id="540" w:name="_Toc292878923"/>
      <w:r>
        <w:t>Quick Entry Import File Select screen</w:t>
      </w:r>
      <w:bookmarkEnd w:id="539"/>
      <w:bookmarkEnd w:id="540"/>
    </w:p>
    <w:p w14:paraId="36421487" w14:textId="6F748891" w:rsidR="00DC51D7" w:rsidRPr="00E60731" w:rsidRDefault="005550DB" w:rsidP="00DC51D7">
      <w:pPr>
        <w:jc w:val="center"/>
        <w:rPr>
          <w:lang w:val="en-US"/>
        </w:rPr>
      </w:pPr>
      <w:r w:rsidRPr="00E429B5">
        <w:rPr>
          <w:noProof/>
          <w:lang w:eastAsia="en-GB"/>
        </w:rPr>
        <w:drawing>
          <wp:inline distT="0" distB="0" distL="0" distR="0" wp14:anchorId="11A72956" wp14:editId="5AB511B1">
            <wp:extent cx="5019675" cy="4600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19675" cy="4600575"/>
                    </a:xfrm>
                    <a:prstGeom prst="rect">
                      <a:avLst/>
                    </a:prstGeom>
                    <a:noFill/>
                    <a:ln>
                      <a:noFill/>
                    </a:ln>
                  </pic:spPr>
                </pic:pic>
              </a:graphicData>
            </a:graphic>
          </wp:inline>
        </w:drawing>
      </w:r>
    </w:p>
    <w:p w14:paraId="201A4002" w14:textId="77777777" w:rsidR="00D14529" w:rsidRPr="0097274E" w:rsidRDefault="00D14529" w:rsidP="00D14529">
      <w:pPr>
        <w:jc w:val="center"/>
        <w:rPr>
          <w:lang w:val="en-US"/>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14529" w14:paraId="3727A8D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A165E2D" w14:textId="77777777" w:rsidR="00D14529" w:rsidRDefault="00D14529" w:rsidP="002E5445">
            <w:pPr>
              <w:pStyle w:val="TableTitle"/>
            </w:pPr>
            <w:r>
              <w:t>Window Name: TfraQEImportFileSelect</w:t>
            </w:r>
          </w:p>
        </w:tc>
      </w:tr>
      <w:tr w:rsidR="00D14529" w14:paraId="4C2428C0"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784CDF9" w14:textId="77777777" w:rsidR="00D14529" w:rsidRDefault="00D14529" w:rsidP="002E5445">
            <w:pPr>
              <w:pStyle w:val="TableRow"/>
              <w:keepNext/>
            </w:pPr>
            <w:r>
              <w:rPr>
                <w:b/>
              </w:rPr>
              <w:t>Inherits</w:t>
            </w:r>
            <w:r>
              <w:t>:  TF</w:t>
            </w:r>
            <w:r w:rsidR="00DC51D7">
              <w:t>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CDE6DBA" w14:textId="77777777" w:rsidR="00D14529" w:rsidRDefault="00D14529" w:rsidP="002E5445">
            <w:pPr>
              <w:pStyle w:val="TableRow"/>
              <w:keepNext/>
            </w:pPr>
            <w:r>
              <w:rPr>
                <w:b/>
              </w:rPr>
              <w:t>Unit File Name</w:t>
            </w:r>
            <w:r>
              <w:t>: QEImportFileSelect.pas</w:t>
            </w:r>
          </w:p>
        </w:tc>
      </w:tr>
      <w:tr w:rsidR="00D14529" w14:paraId="7799CB1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3C1FB9" w14:textId="77777777" w:rsidR="00D14529" w:rsidRDefault="00D14529" w:rsidP="002E5445">
            <w:pPr>
              <w:pStyle w:val="TableRow"/>
              <w:keepNext/>
            </w:pPr>
            <w:r>
              <w:rPr>
                <w:b/>
              </w:rPr>
              <w:t>Entities</w:t>
            </w:r>
            <w:r>
              <w:t>: None</w:t>
            </w:r>
          </w:p>
        </w:tc>
      </w:tr>
      <w:tr w:rsidR="00D14529" w14:paraId="5B70144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11AEE9" w14:textId="77777777" w:rsidR="00D14529" w:rsidRDefault="00D14529" w:rsidP="002E5445">
            <w:pPr>
              <w:pStyle w:val="TableRow"/>
              <w:keepNext/>
            </w:pPr>
            <w:r>
              <w:rPr>
                <w:b/>
              </w:rPr>
              <w:t>Calls</w:t>
            </w:r>
            <w:r>
              <w:t>: File Open dialog</w:t>
            </w:r>
            <w:r w:rsidR="00AF064B">
              <w:t xml:space="preserve">, ADO </w:t>
            </w:r>
            <w:r w:rsidR="004B5DD4">
              <w:t xml:space="preserve">Connection </w:t>
            </w:r>
            <w:r w:rsidR="00CC4D37">
              <w:t>String</w:t>
            </w:r>
            <w:r w:rsidR="004B5DD4">
              <w:t xml:space="preserve"> Wizard</w:t>
            </w:r>
          </w:p>
        </w:tc>
      </w:tr>
      <w:tr w:rsidR="00D14529" w14:paraId="49D00E9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C60C3A" w14:textId="77777777" w:rsidR="00D14529" w:rsidRDefault="00D14529" w:rsidP="002E5445">
            <w:pPr>
              <w:pStyle w:val="TableRow"/>
              <w:keepNext/>
            </w:pPr>
            <w:r>
              <w:rPr>
                <w:b/>
              </w:rPr>
              <w:t>Returns</w:t>
            </w:r>
            <w:r>
              <w:t xml:space="preserve"> </w:t>
            </w:r>
            <w:r>
              <w:rPr>
                <w:b/>
              </w:rPr>
              <w:t>To</w:t>
            </w:r>
            <w:r>
              <w:t>: Part of Quick Entry Import Wizard.</w:t>
            </w:r>
          </w:p>
        </w:tc>
      </w:tr>
      <w:tr w:rsidR="00D14529" w14:paraId="6A2BF8B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CDC5D9" w14:textId="77777777" w:rsidR="00D14529" w:rsidRDefault="00D14529" w:rsidP="002E5445">
            <w:pPr>
              <w:pStyle w:val="TableRow"/>
              <w:keepNext/>
            </w:pPr>
            <w:r>
              <w:rPr>
                <w:b/>
              </w:rPr>
              <w:t>Description</w:t>
            </w:r>
            <w:r>
              <w:t>: Wizard page that allows the user to select and configure a file for import into a quick entry session.</w:t>
            </w:r>
          </w:p>
        </w:tc>
      </w:tr>
    </w:tbl>
    <w:p w14:paraId="33F23B82" w14:textId="77777777" w:rsidR="00D14529" w:rsidRDefault="00D14529" w:rsidP="00D14529"/>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14529" w14:paraId="661D327E"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EE1C3B0" w14:textId="77777777" w:rsidR="00D14529" w:rsidRDefault="00D14529" w:rsidP="002E5445">
            <w:pPr>
              <w:pStyle w:val="TableTitle"/>
            </w:pPr>
            <w:r>
              <w:t>Window Controls</w:t>
            </w:r>
          </w:p>
        </w:tc>
      </w:tr>
      <w:tr w:rsidR="00D14529" w14:paraId="7E35F66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26F9D9" w14:textId="77777777" w:rsidR="00D14529" w:rsidRDefault="00D14529" w:rsidP="002E544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74BA6CA" w14:textId="77777777" w:rsidR="00D14529" w:rsidRDefault="00D14529" w:rsidP="002E544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C4A6C9F" w14:textId="77777777" w:rsidR="00D14529" w:rsidRDefault="00D14529" w:rsidP="002E5445">
            <w:pPr>
              <w:pStyle w:val="TableColumnTitles"/>
              <w:keepNext/>
            </w:pPr>
            <w:r>
              <w:rPr>
                <w:i/>
              </w:rPr>
              <w:t>Attribute</w:t>
            </w:r>
            <w:r>
              <w:t xml:space="preserve"> Action</w:t>
            </w:r>
          </w:p>
        </w:tc>
      </w:tr>
      <w:tr w:rsidR="008D0D3C" w:rsidRPr="008D0D3C" w14:paraId="2DE6C1B1"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773B14A6" w14:textId="77777777" w:rsidR="008D0D3C" w:rsidRPr="008D0D3C" w:rsidRDefault="008D0D3C" w:rsidP="002E5445">
            <w:pPr>
              <w:pStyle w:val="TableRow"/>
              <w:rPr>
                <w:b/>
              </w:rPr>
            </w:pPr>
            <w:r w:rsidRPr="008D0D3C">
              <w:rPr>
                <w:b/>
              </w:rPr>
              <w:t>eFilePath</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09423E9" w14:textId="77777777" w:rsidR="008D0D3C" w:rsidRPr="008D0D3C" w:rsidRDefault="008D0D3C" w:rsidP="002E5445">
            <w:pPr>
              <w:pStyle w:val="TableRow"/>
              <w:rPr>
                <w:b/>
              </w:rPr>
            </w:pPr>
            <w:r w:rsidRPr="008D0D3C">
              <w:rPr>
                <w:b/>
              </w:rPr>
              <w:t>TEdit</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3E326202" w14:textId="77777777" w:rsidR="008D0D3C" w:rsidRPr="008D0D3C" w:rsidRDefault="000C0745" w:rsidP="002E5445">
            <w:pPr>
              <w:pStyle w:val="TableRow"/>
              <w:rPr>
                <w:b/>
              </w:rPr>
            </w:pPr>
            <w:r>
              <w:rPr>
                <w:b/>
              </w:rPr>
              <w:t xml:space="preserve">Displays </w:t>
            </w:r>
            <w:r w:rsidR="008D0D3C">
              <w:rPr>
                <w:b/>
              </w:rPr>
              <w:t xml:space="preserve">the </w:t>
            </w:r>
            <w:r>
              <w:rPr>
                <w:b/>
              </w:rPr>
              <w:t xml:space="preserve">fully qualified name of </w:t>
            </w:r>
            <w:r w:rsidR="008D0D3C">
              <w:rPr>
                <w:b/>
              </w:rPr>
              <w:t>the file to import</w:t>
            </w:r>
            <w:r>
              <w:rPr>
                <w:b/>
              </w:rPr>
              <w:t xml:space="preserve">, or the </w:t>
            </w:r>
            <w:smartTag w:uri="urn:schemas-microsoft-com:office:smarttags" w:element="place">
              <w:smartTag w:uri="urn:schemas-microsoft-com:office:smarttags" w:element="City">
                <w:r>
                  <w:rPr>
                    <w:b/>
                  </w:rPr>
                  <w:t>ADO</w:t>
                </w:r>
              </w:smartTag>
            </w:smartTag>
            <w:r>
              <w:rPr>
                <w:b/>
              </w:rPr>
              <w:t xml:space="preserve"> connection string.</w:t>
            </w:r>
            <w:r w:rsidR="00D869A4">
              <w:rPr>
                <w:b/>
              </w:rPr>
              <w:t xml:space="preserve">  Read only.</w:t>
            </w:r>
          </w:p>
        </w:tc>
      </w:tr>
      <w:tr w:rsidR="008D0D3C" w:rsidRPr="00D87EF4" w14:paraId="42F2A2D7"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8A16A69" w14:textId="77777777" w:rsidR="008D0D3C" w:rsidRPr="00D87EF4" w:rsidRDefault="008D0D3C" w:rsidP="002E5445">
            <w:pPr>
              <w:pStyle w:val="TableRow"/>
              <w:rPr>
                <w:bCs/>
              </w:rPr>
            </w:pPr>
            <w:r w:rsidRPr="00D87EF4">
              <w:rPr>
                <w:bCs/>
              </w:rPr>
              <w:t>btnGetFilePath</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7C0015" w14:textId="77777777" w:rsidR="008D0D3C" w:rsidRPr="00D87EF4" w:rsidRDefault="008D0D3C" w:rsidP="002E5445">
            <w:pPr>
              <w:pStyle w:val="TableRow"/>
              <w:rPr>
                <w:bCs/>
              </w:rPr>
            </w:pPr>
            <w:r w:rsidRPr="00D87EF4">
              <w:rPr>
                <w:bCs/>
              </w:rPr>
              <w:t>TButton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371BF979" w14:textId="77777777" w:rsidR="008D0D3C" w:rsidRPr="00D87EF4" w:rsidRDefault="008D0D3C" w:rsidP="002E5445">
            <w:pPr>
              <w:pStyle w:val="TableRow"/>
              <w:rPr>
                <w:bCs/>
              </w:rPr>
            </w:pPr>
            <w:r w:rsidRPr="00D87EF4">
              <w:rPr>
                <w:bCs/>
              </w:rPr>
              <w:t>Displays a file open dialog, with possible file types of</w:t>
            </w:r>
            <w:r w:rsidR="00AF064B" w:rsidRPr="00D87EF4">
              <w:rPr>
                <w:bCs/>
              </w:rPr>
              <w:t xml:space="preserve"> csv, xls, txt, dbf, wk1, db (paradox), wq1, ADO Connection.  If the user selects ADO Connection, then the standard ADO Connection string builder is displayed.</w:t>
            </w:r>
            <w:r w:rsidRPr="00D87EF4">
              <w:rPr>
                <w:bCs/>
              </w:rPr>
              <w:t xml:space="preserve"> </w:t>
            </w:r>
          </w:p>
          <w:p w14:paraId="473E7A9D" w14:textId="77777777" w:rsidR="00AF064B" w:rsidRPr="00D87EF4" w:rsidRDefault="00AF064B" w:rsidP="002E5445">
            <w:pPr>
              <w:pStyle w:val="TableRow"/>
              <w:rPr>
                <w:bCs/>
              </w:rPr>
            </w:pPr>
            <w:r w:rsidRPr="00D87EF4">
              <w:rPr>
                <w:bCs/>
              </w:rPr>
              <w:t>The resultant file or connection string is placed in eFilePath.</w:t>
            </w:r>
          </w:p>
        </w:tc>
      </w:tr>
      <w:tr w:rsidR="00D14529" w:rsidRPr="00D87EF4" w14:paraId="70728A70"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715DE8B8" w14:textId="77777777" w:rsidR="00D14529" w:rsidRPr="00D87EF4" w:rsidRDefault="00D14529" w:rsidP="002E5445">
            <w:pPr>
              <w:pStyle w:val="TableRow"/>
              <w:rPr>
                <w:bCs/>
              </w:rPr>
            </w:pPr>
            <w:r w:rsidRPr="00D87EF4">
              <w:rPr>
                <w:bCs/>
              </w:rPr>
              <w:t>pnlDelimiters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AB5DA26" w14:textId="77777777" w:rsidR="00D14529" w:rsidRPr="00D87EF4" w:rsidRDefault="00D14529" w:rsidP="002E5445">
            <w:pPr>
              <w:pStyle w:val="TableRow"/>
              <w:rPr>
                <w:bCs/>
              </w:rPr>
            </w:pPr>
            <w:r w:rsidRPr="00D87EF4">
              <w:rPr>
                <w:bCs/>
              </w:rPr>
              <w:t>TPanel</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6D7EAEA8" w14:textId="77777777" w:rsidR="00D14529" w:rsidRPr="00D87EF4" w:rsidRDefault="00D14529" w:rsidP="002E5445">
            <w:pPr>
              <w:pStyle w:val="TableRow"/>
              <w:rPr>
                <w:bCs/>
              </w:rPr>
            </w:pPr>
            <w:r w:rsidRPr="00D87EF4">
              <w:rPr>
                <w:bCs/>
              </w:rPr>
              <w:t>Contains the following controls: rbFixedWidth, rbDelimited, rgSeparator, eSymbol, cmbRecSeparator, cmbTextQualifier, btnMorem btnLess.</w:t>
            </w:r>
          </w:p>
          <w:p w14:paraId="2FFF4E7B" w14:textId="77777777" w:rsidR="00D14529" w:rsidRPr="00D87EF4" w:rsidRDefault="00D14529" w:rsidP="002E5445">
            <w:pPr>
              <w:pStyle w:val="TableRow"/>
              <w:rPr>
                <w:bCs/>
              </w:rPr>
            </w:pPr>
            <w:r w:rsidRPr="00D87EF4">
              <w:rPr>
                <w:bCs/>
              </w:rPr>
              <w:t>This panel and the controls it contains are only visible when importing txt and csv files.  It is always hidden for spreadsheet file import.</w:t>
            </w:r>
          </w:p>
        </w:tc>
      </w:tr>
      <w:tr w:rsidR="00D14529" w:rsidRPr="00D87EF4" w14:paraId="1B9DE0DC"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7535EF02" w14:textId="77777777" w:rsidR="00D14529" w:rsidRDefault="00D14529" w:rsidP="002E5445">
            <w:pPr>
              <w:pStyle w:val="TableRow"/>
            </w:pPr>
            <w:r>
              <w:t>rbFixedWidth</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11F178A" w14:textId="77777777" w:rsidR="00D14529" w:rsidRDefault="00D14529" w:rsidP="002E5445">
            <w:pPr>
              <w:pStyle w:val="TableRow"/>
            </w:pPr>
            <w:r>
              <w:t>TRadioButton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0D6CDB2" w14:textId="77777777" w:rsidR="00D14529" w:rsidRDefault="00D14529" w:rsidP="002E5445">
            <w:pPr>
              <w:pStyle w:val="TableRow"/>
            </w:pPr>
            <w:r>
              <w:t>Part of a radio group with rbDelimited.  Default unchecked.  When checked, the file is determined to contain fixed width columns for import.</w:t>
            </w:r>
          </w:p>
        </w:tc>
      </w:tr>
      <w:tr w:rsidR="00D14529" w:rsidRPr="00D87EF4" w14:paraId="6FC6B818"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12C81E6F" w14:textId="77777777" w:rsidR="00D14529" w:rsidRDefault="00D14529" w:rsidP="002E5445">
            <w:pPr>
              <w:pStyle w:val="TableRow"/>
            </w:pPr>
            <w:r>
              <w:t>rbDelimited</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24438E1" w14:textId="77777777" w:rsidR="00D14529" w:rsidRDefault="00D14529" w:rsidP="002E5445">
            <w:pPr>
              <w:pStyle w:val="TableRow"/>
            </w:pPr>
            <w:r>
              <w:t>TRadioButton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2E46DE31" w14:textId="77777777" w:rsidR="00D14529" w:rsidRDefault="00D14529" w:rsidP="002E5445">
            <w:pPr>
              <w:pStyle w:val="TableRow"/>
            </w:pPr>
            <w:r>
              <w:t>Part of a radio group with rbFixedWidth.  Default checked.  When checked, the file is determined to contain variable width columns for import and the delimiter must be specified.</w:t>
            </w:r>
          </w:p>
        </w:tc>
      </w:tr>
      <w:tr w:rsidR="00D14529" w:rsidRPr="00D87EF4" w14:paraId="5A2DEF50"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59156B2" w14:textId="77777777" w:rsidR="00D14529" w:rsidRDefault="00D14529" w:rsidP="002E5445">
            <w:pPr>
              <w:pStyle w:val="TableRow"/>
            </w:pPr>
            <w:r>
              <w:lastRenderedPageBreak/>
              <w:t>rgSeparator</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3B7CCBF" w14:textId="77777777" w:rsidR="00D14529" w:rsidRDefault="00D14529" w:rsidP="002E5445">
            <w:pPr>
              <w:pStyle w:val="TableRow"/>
            </w:pPr>
            <w:r>
              <w:t>TRadioGroup</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5D368C4F" w14:textId="77777777" w:rsidR="00D14529" w:rsidRDefault="00D14529" w:rsidP="002E5445">
            <w:pPr>
              <w:pStyle w:val="TableRow"/>
            </w:pPr>
            <w:r>
              <w:t>Enabled only when rbDelimited is checked.  Contains the following options:</w:t>
            </w:r>
          </w:p>
          <w:p w14:paraId="10B19323" w14:textId="77777777" w:rsidR="00D14529" w:rsidRDefault="00D14529" w:rsidP="002E5445">
            <w:pPr>
              <w:pStyle w:val="TableRow"/>
            </w:pPr>
            <w:r>
              <w:t>Tab</w:t>
            </w:r>
          </w:p>
          <w:p w14:paraId="0766506E" w14:textId="77777777" w:rsidR="00D14529" w:rsidRDefault="00D14529" w:rsidP="002E5445">
            <w:pPr>
              <w:pStyle w:val="TableRow"/>
            </w:pPr>
            <w:r>
              <w:t>Semicolon (;)</w:t>
            </w:r>
          </w:p>
          <w:p w14:paraId="7B282D9A" w14:textId="77777777" w:rsidR="00D14529" w:rsidRDefault="00D14529" w:rsidP="002E5445">
            <w:pPr>
              <w:pStyle w:val="TableRow"/>
            </w:pPr>
            <w:r>
              <w:t>Comma (,)</w:t>
            </w:r>
          </w:p>
          <w:p w14:paraId="4F6A5C23" w14:textId="77777777" w:rsidR="00D14529" w:rsidRDefault="00D14529" w:rsidP="002E5445">
            <w:pPr>
              <w:pStyle w:val="TableRow"/>
            </w:pPr>
            <w:r>
              <w:t>Space</w:t>
            </w:r>
          </w:p>
          <w:p w14:paraId="3E5D99D5" w14:textId="77777777" w:rsidR="00D14529" w:rsidRDefault="00D14529" w:rsidP="002E5445">
            <w:pPr>
              <w:pStyle w:val="TableRow"/>
            </w:pPr>
            <w:r>
              <w:t>Other Symbol</w:t>
            </w:r>
          </w:p>
          <w:p w14:paraId="27E36888" w14:textId="77777777" w:rsidR="00D14529" w:rsidRDefault="00D14529" w:rsidP="002E5445">
            <w:pPr>
              <w:pStyle w:val="TableRow"/>
            </w:pPr>
            <w:r>
              <w:t>The selected item determines which symbol is used to separate fields when parsing a delimited file (txt or csv format).</w:t>
            </w:r>
          </w:p>
        </w:tc>
      </w:tr>
      <w:tr w:rsidR="00D14529" w:rsidRPr="00D87EF4" w14:paraId="4F7385FA"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2F42BBF6" w14:textId="77777777" w:rsidR="00D14529" w:rsidRDefault="00D14529" w:rsidP="002E5445">
            <w:pPr>
              <w:pStyle w:val="TableRow"/>
            </w:pPr>
            <w:r>
              <w:t>eSymbol</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E31956C" w14:textId="77777777" w:rsidR="00D14529" w:rsidRDefault="00D14529" w:rsidP="002E5445">
            <w:pPr>
              <w:pStyle w:val="TableRow"/>
            </w:pPr>
            <w:r>
              <w:t>TEdit</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3F3E2DE5" w14:textId="77777777" w:rsidR="00D14529" w:rsidRDefault="00D14529" w:rsidP="002E5445">
            <w:pPr>
              <w:pStyle w:val="TableRow"/>
            </w:pPr>
            <w:r>
              <w:t>Enabled only when 'Other' is selected in rgSeparator and rbDelimited is checked.  Allows the user to specify an alternative symbol used to separate fields when parsing txt or csv files.</w:t>
            </w:r>
          </w:p>
        </w:tc>
      </w:tr>
      <w:tr w:rsidR="00D14529" w:rsidRPr="00D87EF4" w14:paraId="6FC00A0F"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1DE7B538" w14:textId="77777777" w:rsidR="00D14529" w:rsidRDefault="00D14529" w:rsidP="002E5445">
            <w:pPr>
              <w:pStyle w:val="TableRow"/>
            </w:pPr>
            <w:r>
              <w:t>cmbRecSeparator</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D1FE050" w14:textId="77777777" w:rsidR="00D14529" w:rsidRDefault="00D14529" w:rsidP="002E5445">
            <w:pPr>
              <w:pStyle w:val="TableRow"/>
            </w:pPr>
            <w:r>
              <w:t>TComboBox</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2AED3508" w14:textId="77777777" w:rsidR="00D14529" w:rsidRDefault="00D14529" w:rsidP="002E5445">
            <w:pPr>
              <w:pStyle w:val="TableRow"/>
            </w:pPr>
            <w:r>
              <w:t>Allows the user to specify the character (or combination of characters) that mark the end of a line of data.  Options available are:</w:t>
            </w:r>
          </w:p>
          <w:p w14:paraId="691830D2" w14:textId="77777777" w:rsidR="00D14529" w:rsidRDefault="00D14529" w:rsidP="002E5445">
            <w:pPr>
              <w:pStyle w:val="TableRow"/>
            </w:pPr>
            <w:r>
              <w:t>CRLF</w:t>
            </w:r>
          </w:p>
          <w:p w14:paraId="6015DBFA" w14:textId="77777777" w:rsidR="00D14529" w:rsidRDefault="00D14529" w:rsidP="002E5445">
            <w:pPr>
              <w:pStyle w:val="TableRow"/>
            </w:pPr>
            <w:r>
              <w:t>CR</w:t>
            </w:r>
          </w:p>
          <w:p w14:paraId="41A4F10B" w14:textId="77777777" w:rsidR="00D14529" w:rsidRDefault="00D14529" w:rsidP="002E5445">
            <w:pPr>
              <w:pStyle w:val="TableRow"/>
            </w:pPr>
            <w:r>
              <w:t>LF</w:t>
            </w:r>
          </w:p>
        </w:tc>
      </w:tr>
      <w:tr w:rsidR="00D14529" w:rsidRPr="00D87EF4" w14:paraId="778DA3C9"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54EE433" w14:textId="77777777" w:rsidR="00D14529" w:rsidRDefault="00D14529" w:rsidP="002E5445">
            <w:pPr>
              <w:pStyle w:val="TableRow"/>
            </w:pPr>
            <w:r>
              <w:t>cmbTextQualifier</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E955105" w14:textId="77777777" w:rsidR="00D14529" w:rsidRDefault="00D14529" w:rsidP="002E5445">
            <w:pPr>
              <w:pStyle w:val="TableRow"/>
            </w:pPr>
            <w:r>
              <w:t>TComboBox</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3151F426" w14:textId="77777777" w:rsidR="00D14529" w:rsidRDefault="00D14529" w:rsidP="002E5445">
            <w:pPr>
              <w:pStyle w:val="TableRow"/>
            </w:pPr>
            <w:r>
              <w:t>Allows the user to specify a character that may be used to delimit text fields in the input file.  This allows the field to contain characters that would otherwise be interpreted as a field or end of line separator.</w:t>
            </w:r>
          </w:p>
          <w:p w14:paraId="30102CA6" w14:textId="77777777" w:rsidR="00D14529" w:rsidRDefault="00D14529" w:rsidP="002E5445">
            <w:pPr>
              <w:pStyle w:val="TableRow"/>
            </w:pPr>
            <w:r>
              <w:t>Options are " and ', but the user is able to type in another value if required.</w:t>
            </w:r>
          </w:p>
        </w:tc>
      </w:tr>
      <w:tr w:rsidR="00D14529" w:rsidRPr="00D87EF4" w14:paraId="24C73265"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FD13ACD" w14:textId="77777777" w:rsidR="00D14529" w:rsidRDefault="00D14529" w:rsidP="002E5445">
            <w:pPr>
              <w:pStyle w:val="TableRow"/>
            </w:pPr>
            <w:r>
              <w:t>btnMore</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8C989C9" w14:textId="77777777" w:rsidR="00D14529" w:rsidRDefault="00D14529" w:rsidP="002E5445">
            <w:pPr>
              <w:pStyle w:val="TableRow"/>
            </w:pPr>
            <w:r>
              <w:t>TBitBtn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6B7D085" w14:textId="77777777" w:rsidR="00D14529" w:rsidRDefault="00D14529" w:rsidP="002E5445">
            <w:pPr>
              <w:pStyle w:val="TableRow"/>
            </w:pPr>
            <w:r>
              <w:t>When clicked, displays pnlFormatting, shows btnLess and hides btnMore.  This button is initially visible, and available only for txt, csv and spreadsheet file import.</w:t>
            </w:r>
          </w:p>
        </w:tc>
      </w:tr>
      <w:tr w:rsidR="00D14529" w:rsidRPr="00D87EF4" w14:paraId="27E35D62"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8E50963" w14:textId="77777777" w:rsidR="00D14529" w:rsidRDefault="00D14529" w:rsidP="002E5445">
            <w:pPr>
              <w:pStyle w:val="TableRow"/>
            </w:pPr>
            <w:r>
              <w:t>pnlFormatting</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5D363" w14:textId="77777777" w:rsidR="00D14529" w:rsidRDefault="00D14529" w:rsidP="002E5445">
            <w:pPr>
              <w:pStyle w:val="TableRow"/>
            </w:pPr>
            <w:r>
              <w:t>TPanel</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55AB4E30" w14:textId="77777777" w:rsidR="00D14529" w:rsidRDefault="00D14529" w:rsidP="002E5445">
            <w:pPr>
              <w:pStyle w:val="TableRow"/>
            </w:pPr>
            <w:r>
              <w:t>Contains controls for advanced formatting options.  This panel is available, but initially hidden, for txt, csv and spreadsheet import.</w:t>
            </w:r>
          </w:p>
        </w:tc>
      </w:tr>
      <w:tr w:rsidR="00D14529" w:rsidRPr="00D87EF4" w14:paraId="48CE8B7A"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58823930" w14:textId="77777777" w:rsidR="00D14529" w:rsidRDefault="00D14529" w:rsidP="002E5445">
            <w:pPr>
              <w:pStyle w:val="TableRow"/>
            </w:pPr>
            <w:r>
              <w:t>rbImportAllRows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6D8D64F" w14:textId="77777777" w:rsidR="00D14529" w:rsidRDefault="00D14529" w:rsidP="002E5445">
            <w:pPr>
              <w:pStyle w:val="TableRow"/>
            </w:pPr>
            <w:r>
              <w:t>TRadioButton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7A24F72" w14:textId="77777777" w:rsidR="00D14529" w:rsidRDefault="00D14529" w:rsidP="002E5445">
            <w:pPr>
              <w:pStyle w:val="TableRow"/>
            </w:pPr>
            <w:r>
              <w:t>Default selected.  When selected, all rows in the import are considered for import.</w:t>
            </w:r>
          </w:p>
        </w:tc>
      </w:tr>
      <w:tr w:rsidR="00D14529" w:rsidRPr="00D87EF4" w14:paraId="55EF2C97"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6C9909A" w14:textId="77777777" w:rsidR="00D14529" w:rsidRDefault="00D14529" w:rsidP="002E5445">
            <w:pPr>
              <w:pStyle w:val="TableRow"/>
            </w:pPr>
            <w:r>
              <w:lastRenderedPageBreak/>
              <w:t>rbImportSelectedRows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DBD3025" w14:textId="77777777" w:rsidR="00D14529" w:rsidRDefault="00D14529" w:rsidP="002E5445">
            <w:pPr>
              <w:pStyle w:val="TableRow"/>
            </w:pPr>
            <w:r>
              <w:t>TRadioButton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0DECF13B" w14:textId="77777777" w:rsidR="00D14529" w:rsidRDefault="00D14529" w:rsidP="002E5445">
            <w:pPr>
              <w:pStyle w:val="TableRow"/>
            </w:pPr>
            <w:r>
              <w:t>When selected, only row numbers between the value in eRowsFrom and eRowsTo are considered for import.</w:t>
            </w:r>
          </w:p>
        </w:tc>
      </w:tr>
      <w:tr w:rsidR="00D14529" w:rsidRPr="00D87EF4" w14:paraId="6A2DC4C3"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538E739F" w14:textId="77777777" w:rsidR="00D14529" w:rsidRDefault="00D14529" w:rsidP="002E5445">
            <w:pPr>
              <w:pStyle w:val="TableRow"/>
            </w:pPr>
            <w:r>
              <w:t>eRowsFrom</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AF681A4" w14:textId="77777777" w:rsidR="00D14529" w:rsidRDefault="00D14529" w:rsidP="002E5445">
            <w:pPr>
              <w:pStyle w:val="TableRow"/>
            </w:pPr>
            <w:r>
              <w:t>TNumberEdit</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7DD8331C" w14:textId="77777777" w:rsidR="00D14529" w:rsidRDefault="00D14529" w:rsidP="002E5445">
            <w:pPr>
              <w:pStyle w:val="TableRow"/>
            </w:pPr>
            <w:r>
              <w:t>Disabled unless rbImportSelectedRows is checked.  Specifies the number of the first row to import.</w:t>
            </w:r>
          </w:p>
        </w:tc>
      </w:tr>
      <w:tr w:rsidR="00D14529" w:rsidRPr="00D87EF4" w14:paraId="0410361C"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78E255F6" w14:textId="77777777" w:rsidR="00D14529" w:rsidRDefault="00D14529" w:rsidP="002E5445">
            <w:pPr>
              <w:pStyle w:val="TableRow"/>
            </w:pPr>
            <w:r>
              <w:t>eRowsTo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E08B881" w14:textId="77777777" w:rsidR="00D14529" w:rsidRDefault="00D14529" w:rsidP="002E5445">
            <w:pPr>
              <w:pStyle w:val="TableRow"/>
            </w:pPr>
            <w:r>
              <w:t>TNumberEdit</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4F9AE356" w14:textId="77777777" w:rsidR="00D14529" w:rsidRDefault="00D14529" w:rsidP="002E5445">
            <w:pPr>
              <w:pStyle w:val="TableRow"/>
            </w:pPr>
            <w:r>
              <w:t>Disabled unless rbImportSelectedRows is checked.  Specifies the number of the last row to import.</w:t>
            </w:r>
          </w:p>
        </w:tc>
      </w:tr>
      <w:tr w:rsidR="00D14529" w:rsidRPr="00D87EF4" w14:paraId="64AAA6EB"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7CF877CE" w14:textId="77777777" w:rsidR="00D14529" w:rsidRDefault="00D14529" w:rsidP="002E5445">
            <w:pPr>
              <w:pStyle w:val="TableRow"/>
            </w:pPr>
            <w:r>
              <w:t>cmbDateFormat</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3191D68" w14:textId="77777777" w:rsidR="00D14529" w:rsidRDefault="00D14529" w:rsidP="002E5445">
            <w:pPr>
              <w:pStyle w:val="TableRow"/>
            </w:pPr>
            <w:r>
              <w:t>TComboBox</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558A1D7C" w14:textId="77777777" w:rsidR="00D14529" w:rsidRDefault="00D14529" w:rsidP="009A5AB9">
            <w:pPr>
              <w:pStyle w:val="TableRow"/>
            </w:pPr>
            <w:r>
              <w:t>Allows the user to select the date format used when interpreting dates in the file</w:t>
            </w:r>
            <w:r w:rsidR="009A5AB9">
              <w:t>.</w:t>
            </w:r>
          </w:p>
          <w:p w14:paraId="2E99FDCE" w14:textId="77777777" w:rsidR="00D14529" w:rsidRDefault="00D14529" w:rsidP="002E5445">
            <w:pPr>
              <w:pStyle w:val="TableRow"/>
            </w:pPr>
            <w:r>
              <w:t>Default value is loaded from the system short date format (specified in Regional Settings in Control Panel).</w:t>
            </w:r>
          </w:p>
        </w:tc>
      </w:tr>
      <w:tr w:rsidR="00B15785" w:rsidRPr="00D87EF4" w14:paraId="7E0D3870"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1D27279" w14:textId="77777777" w:rsidR="00B15785" w:rsidRDefault="00B15785" w:rsidP="002E5445">
            <w:pPr>
              <w:pStyle w:val="TableRow"/>
            </w:pPr>
            <w:r>
              <w:t>eDateDelimiter</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17E2B0E" w14:textId="77777777" w:rsidR="00B15785" w:rsidRDefault="00B15785" w:rsidP="002E5445">
            <w:pPr>
              <w:pStyle w:val="TableRow"/>
            </w:pPr>
            <w:r>
              <w:t>TEdit</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60467A2C" w14:textId="77777777" w:rsidR="00B15785" w:rsidRDefault="00B15785" w:rsidP="00B15785">
            <w:pPr>
              <w:pStyle w:val="TableRow"/>
            </w:pPr>
            <w:r>
              <w:t>Allows the user to select the date delimiter used when interpreting dates in the file.</w:t>
            </w:r>
          </w:p>
          <w:p w14:paraId="0AC9E2C4" w14:textId="77777777" w:rsidR="00B15785" w:rsidRDefault="00B15785" w:rsidP="00B15785">
            <w:pPr>
              <w:pStyle w:val="TableRow"/>
            </w:pPr>
            <w:r>
              <w:t>Default value is loaded from the system date separator (specified in Regional Settings in Control Panel).</w:t>
            </w:r>
          </w:p>
        </w:tc>
      </w:tr>
      <w:tr w:rsidR="00B15785" w:rsidRPr="00D87EF4" w14:paraId="11BA4994"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5C3B2C94" w14:textId="77777777" w:rsidR="00B15785" w:rsidRDefault="00B15785" w:rsidP="002E5445">
            <w:pPr>
              <w:pStyle w:val="TableRow"/>
            </w:pPr>
            <w:r>
              <w:t>lbTables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52A0866" w14:textId="77777777" w:rsidR="00B15785" w:rsidRDefault="00B15785" w:rsidP="002E5445">
            <w:pPr>
              <w:pStyle w:val="TableRow"/>
            </w:pPr>
            <w:r>
              <w:t>TListBox</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8911AB5" w14:textId="77777777" w:rsidR="00B15785" w:rsidRDefault="00B15785" w:rsidP="002E5445">
            <w:pPr>
              <w:pStyle w:val="TableRow"/>
            </w:pPr>
            <w:r>
              <w:t>Visible when the user has selected a datasource that requires a table to be selected for import, typically an ADO Datasource.  Displays a list of all tables in the import datasource and allows the user to select on to act as the import file.  When visible, the user must select a table before they can proceed to the next wizard page.</w:t>
            </w:r>
          </w:p>
        </w:tc>
      </w:tr>
      <w:tr w:rsidR="00B15785" w:rsidRPr="00D87EF4" w14:paraId="58925C44"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2A5729B" w14:textId="77777777" w:rsidR="00B15785" w:rsidRDefault="00B15785" w:rsidP="002E5445">
            <w:pPr>
              <w:pStyle w:val="TableRow"/>
            </w:pPr>
            <w:r>
              <w:t>btnLess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2A74DC" w14:textId="77777777" w:rsidR="00B15785" w:rsidRDefault="00B15785" w:rsidP="002E5445">
            <w:pPr>
              <w:pStyle w:val="TableRow"/>
            </w:pPr>
            <w:r>
              <w:t>TBitBtn</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47D1D983" w14:textId="77777777" w:rsidR="00B15785" w:rsidRDefault="00B15785" w:rsidP="002E5445">
            <w:pPr>
              <w:pStyle w:val="TableRow"/>
            </w:pPr>
            <w:r>
              <w:t>When clicked, hides pnlFormatting, hides btnLess and shows btnMore.  This button is initially hidden, and available only for txt, csv and spreadsheet file import.</w:t>
            </w:r>
          </w:p>
        </w:tc>
      </w:tr>
    </w:tbl>
    <w:p w14:paraId="01EA8934" w14:textId="77777777" w:rsidR="00D14529" w:rsidRDefault="00D14529" w:rsidP="00D14529">
      <w:pPr>
        <w:rPr>
          <w:rFonts w:eastAsia="SimSun"/>
          <w:lang w:eastAsia="zh-SG"/>
        </w:rPr>
      </w:pPr>
    </w:p>
    <w:p w14:paraId="1D9E43F8" w14:textId="77777777" w:rsidR="00D14529" w:rsidRDefault="00D14529" w:rsidP="00DC51D7">
      <w:pPr>
        <w:pStyle w:val="Heading4"/>
      </w:pPr>
      <w:bookmarkStart w:id="541" w:name="_Toc292878924"/>
      <w:r>
        <w:t xml:space="preserve">Quick Entry </w:t>
      </w:r>
      <w:smartTag w:uri="urn:schemas-microsoft-com:office:smarttags" w:element="place">
        <w:smartTag w:uri="urn:schemas-microsoft-com:office:smarttags" w:element="City">
          <w:r>
            <w:t>Import</w:t>
          </w:r>
        </w:smartTag>
        <w:r>
          <w:t xml:space="preserve"> </w:t>
        </w:r>
        <w:smartTag w:uri="urn:schemas-microsoft-com:office:smarttags" w:element="State">
          <w:r>
            <w:t>Col</w:t>
          </w:r>
        </w:smartTag>
      </w:smartTag>
      <w:r>
        <w:t xml:space="preserve"> Widths Select </w:t>
      </w:r>
      <w:r w:rsidR="00DC51D7">
        <w:t>Tab</w:t>
      </w:r>
      <w:bookmarkEnd w:id="541"/>
    </w:p>
    <w:p w14:paraId="5BA23DC9" w14:textId="77777777" w:rsidR="00D14529" w:rsidRPr="00DC51D7" w:rsidRDefault="00D14529" w:rsidP="00D14529">
      <w:pPr>
        <w:jc w:val="cente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14529" w14:paraId="1B34F65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A293DCE" w14:textId="77777777" w:rsidR="00D14529" w:rsidRDefault="00D14529" w:rsidP="002E5445">
            <w:pPr>
              <w:pStyle w:val="TableTitle"/>
            </w:pPr>
            <w:r>
              <w:lastRenderedPageBreak/>
              <w:t>Window Name: TfraQEImportColWidthsSelect</w:t>
            </w:r>
          </w:p>
        </w:tc>
      </w:tr>
      <w:tr w:rsidR="00D14529" w14:paraId="48A8ADD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9DBD7E6" w14:textId="77777777" w:rsidR="00D14529" w:rsidRDefault="00D14529" w:rsidP="002E5445">
            <w:pPr>
              <w:pStyle w:val="TableRow"/>
              <w:keepNext/>
            </w:pPr>
            <w:r>
              <w:rPr>
                <w:b/>
              </w:rPr>
              <w:t>Inherits</w:t>
            </w:r>
            <w:r>
              <w:t>:  TF</w:t>
            </w:r>
            <w:r w:rsidR="00DC51D7">
              <w:t>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1F68066" w14:textId="77777777" w:rsidR="00D14529" w:rsidRDefault="00D14529" w:rsidP="002E5445">
            <w:pPr>
              <w:pStyle w:val="TableRow"/>
              <w:keepNext/>
            </w:pPr>
            <w:r>
              <w:rPr>
                <w:b/>
              </w:rPr>
              <w:t>Unit File Name</w:t>
            </w:r>
            <w:r>
              <w:t>: QEImportColWidthsSelect.pas</w:t>
            </w:r>
          </w:p>
        </w:tc>
      </w:tr>
      <w:tr w:rsidR="00D14529" w14:paraId="4882E7B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A21A9FC" w14:textId="77777777" w:rsidR="00D14529" w:rsidRDefault="00D14529" w:rsidP="002E5445">
            <w:pPr>
              <w:pStyle w:val="TableRow"/>
              <w:keepNext/>
            </w:pPr>
            <w:r>
              <w:rPr>
                <w:b/>
              </w:rPr>
              <w:t>Entities</w:t>
            </w:r>
            <w:r>
              <w:t>: None</w:t>
            </w:r>
          </w:p>
        </w:tc>
      </w:tr>
      <w:tr w:rsidR="00D14529" w14:paraId="5A66428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000FAD" w14:textId="77777777" w:rsidR="00D14529" w:rsidRDefault="00D14529" w:rsidP="002E5445">
            <w:pPr>
              <w:pStyle w:val="TableRow"/>
              <w:keepNext/>
            </w:pPr>
            <w:r>
              <w:rPr>
                <w:b/>
              </w:rPr>
              <w:t>Calls</w:t>
            </w:r>
            <w:r>
              <w:t>: None</w:t>
            </w:r>
          </w:p>
        </w:tc>
      </w:tr>
      <w:tr w:rsidR="00D14529" w14:paraId="1773972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13175A" w14:textId="77777777" w:rsidR="00D14529" w:rsidRDefault="00D14529" w:rsidP="002E5445">
            <w:pPr>
              <w:pStyle w:val="TableRow"/>
              <w:keepNext/>
            </w:pPr>
            <w:r>
              <w:rPr>
                <w:b/>
              </w:rPr>
              <w:t>Returns</w:t>
            </w:r>
            <w:r>
              <w:t xml:space="preserve"> </w:t>
            </w:r>
            <w:r>
              <w:rPr>
                <w:b/>
              </w:rPr>
              <w:t>To</w:t>
            </w:r>
            <w:r>
              <w:t>: Part of Quick Entry Import Wizard.</w:t>
            </w:r>
          </w:p>
        </w:tc>
      </w:tr>
      <w:tr w:rsidR="00D14529" w14:paraId="2B227CE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7AD3F7" w14:textId="77777777" w:rsidR="00D14529" w:rsidRDefault="00D14529" w:rsidP="002E5445">
            <w:pPr>
              <w:pStyle w:val="TableRow"/>
              <w:keepNext/>
            </w:pPr>
            <w:r>
              <w:rPr>
                <w:b/>
              </w:rPr>
              <w:t>Description</w:t>
            </w:r>
            <w:r>
              <w:t>: Wizard page that allows the user to divide the import file into a number of columns at fixed points.  Displayed only for fixed width text import.</w:t>
            </w:r>
          </w:p>
        </w:tc>
      </w:tr>
    </w:tbl>
    <w:p w14:paraId="651F73E6" w14:textId="77777777" w:rsidR="00D14529" w:rsidRDefault="00D14529" w:rsidP="00D14529"/>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14529" w14:paraId="7159EDC4"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2AE3CAA" w14:textId="77777777" w:rsidR="00D14529" w:rsidRDefault="00D14529" w:rsidP="002E5445">
            <w:pPr>
              <w:pStyle w:val="TableTitle"/>
            </w:pPr>
            <w:r>
              <w:t>Window Controls</w:t>
            </w:r>
          </w:p>
        </w:tc>
      </w:tr>
      <w:tr w:rsidR="00D14529" w14:paraId="0BE031D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037843" w14:textId="77777777" w:rsidR="00D14529" w:rsidRDefault="00D14529" w:rsidP="002E544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2956B6" w14:textId="77777777" w:rsidR="00D14529" w:rsidRDefault="00D14529" w:rsidP="002E544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F0830C" w14:textId="77777777" w:rsidR="00D14529" w:rsidRDefault="00D14529" w:rsidP="002E5445">
            <w:pPr>
              <w:pStyle w:val="TableColumnTitles"/>
              <w:keepNext/>
            </w:pPr>
            <w:r>
              <w:rPr>
                <w:i/>
              </w:rPr>
              <w:t>Attribute</w:t>
            </w:r>
            <w:r>
              <w:t xml:space="preserve"> Action</w:t>
            </w:r>
          </w:p>
        </w:tc>
      </w:tr>
      <w:tr w:rsidR="00D14529" w:rsidRPr="00D87EF4" w14:paraId="2365EA40"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2E3B2DC" w14:textId="77777777" w:rsidR="00D14529" w:rsidRPr="00D87EF4" w:rsidRDefault="00D14529" w:rsidP="00D87EF4">
            <w:pPr>
              <w:pStyle w:val="TableRow"/>
              <w:ind w:left="-90" w:firstLine="90"/>
              <w:rPr>
                <w:b/>
                <w:bCs/>
              </w:rPr>
            </w:pPr>
            <w:r w:rsidRPr="00D87EF4">
              <w:rPr>
                <w:b/>
                <w:bCs/>
              </w:rPr>
              <w:t>sbBreakHorz</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516189" w14:textId="77777777" w:rsidR="00D14529" w:rsidRPr="00D87EF4" w:rsidRDefault="00D14529" w:rsidP="002E5445">
            <w:pPr>
              <w:pStyle w:val="TableRow"/>
              <w:rPr>
                <w:b/>
                <w:bCs/>
              </w:rPr>
            </w:pPr>
            <w:r w:rsidRPr="00D87EF4">
              <w:rPr>
                <w:b/>
                <w:bCs/>
              </w:rPr>
              <w:t>TScrollBar</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2117A6C7" w14:textId="77777777" w:rsidR="00D14529" w:rsidRPr="00D87EF4" w:rsidRDefault="00D14529" w:rsidP="002E5445">
            <w:pPr>
              <w:pStyle w:val="TableRow"/>
              <w:rPr>
                <w:b/>
                <w:bCs/>
              </w:rPr>
            </w:pPr>
            <w:r w:rsidRPr="00D87EF4">
              <w:rPr>
                <w:b/>
                <w:bCs/>
              </w:rPr>
              <w:t>Horizontal scroll bar for pbBreaks.</w:t>
            </w:r>
          </w:p>
        </w:tc>
      </w:tr>
      <w:tr w:rsidR="00D14529" w:rsidRPr="00D87EF4" w14:paraId="1646D83B"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17D85771" w14:textId="77777777" w:rsidR="00D14529" w:rsidRDefault="00D14529" w:rsidP="002E5445">
            <w:pPr>
              <w:pStyle w:val="TableRow"/>
            </w:pPr>
            <w:r>
              <w:t>sbBreakVert</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19F5ABF" w14:textId="77777777" w:rsidR="00D14529" w:rsidRDefault="00D14529" w:rsidP="002E5445">
            <w:pPr>
              <w:pStyle w:val="TableRow"/>
            </w:pPr>
            <w:r>
              <w:t>TScrollBar</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39694347" w14:textId="77777777" w:rsidR="00D14529" w:rsidRDefault="00D14529" w:rsidP="002E5445">
            <w:pPr>
              <w:pStyle w:val="TableRow"/>
            </w:pPr>
            <w:r>
              <w:t>Vertical scroll bar for pbBreaks.</w:t>
            </w:r>
          </w:p>
        </w:tc>
      </w:tr>
      <w:tr w:rsidR="00D14529" w:rsidRPr="00D87EF4" w14:paraId="231D76AB"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36E21651" w14:textId="77777777" w:rsidR="00D14529" w:rsidRDefault="00D14529" w:rsidP="002E5445">
            <w:pPr>
              <w:pStyle w:val="TableRow"/>
            </w:pPr>
            <w:r>
              <w:t>pbBreaks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A7EF4D3" w14:textId="77777777" w:rsidR="00D14529" w:rsidRDefault="00D14529" w:rsidP="002E5445">
            <w:pPr>
              <w:pStyle w:val="TableRow"/>
            </w:pPr>
            <w:r>
              <w:t>TPaintBox</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382FC80" w14:textId="77777777" w:rsidR="00D14529" w:rsidRDefault="00D14529" w:rsidP="002E5445">
            <w:pPr>
              <w:pStyle w:val="TableRow"/>
            </w:pPr>
            <w:r>
              <w:t>Paint box into which the imported data is rendered.  The user is able to click in the header to create separations between each column, and can drag separator lines to the left or right within the data.</w:t>
            </w:r>
          </w:p>
        </w:tc>
      </w:tr>
    </w:tbl>
    <w:p w14:paraId="3C5E527E" w14:textId="77777777" w:rsidR="00DC51D7" w:rsidRDefault="00DC51D7" w:rsidP="00DC51D7"/>
    <w:p w14:paraId="098F737C" w14:textId="77777777" w:rsidR="00DC51D7" w:rsidRPr="00DC51D7" w:rsidRDefault="00DC51D7" w:rsidP="00DC51D7">
      <w:pPr>
        <w:pStyle w:val="Heading4"/>
      </w:pPr>
      <w:bookmarkStart w:id="542" w:name="_Toc292878925"/>
      <w:r>
        <w:lastRenderedPageBreak/>
        <w:t>Quick Entry Import Column Matching Tab</w:t>
      </w:r>
      <w:bookmarkEnd w:id="542"/>
    </w:p>
    <w:p w14:paraId="5F4E0901" w14:textId="23943C83" w:rsidR="00DC51D7" w:rsidRPr="001030B6" w:rsidRDefault="005550DB" w:rsidP="00DC51D7">
      <w:pPr>
        <w:jc w:val="center"/>
        <w:rPr>
          <w:lang w:val="en-US"/>
        </w:rPr>
      </w:pPr>
      <w:r w:rsidRPr="001030B6">
        <w:rPr>
          <w:noProof/>
          <w:lang w:eastAsia="en-GB"/>
        </w:rPr>
        <w:drawing>
          <wp:inline distT="0" distB="0" distL="0" distR="0" wp14:anchorId="54E98D1A" wp14:editId="327DEA5A">
            <wp:extent cx="5276850" cy="51530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6850" cy="51530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C51D7" w14:paraId="04A0AE9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FBC449A" w14:textId="77777777" w:rsidR="00DC51D7" w:rsidRDefault="00DC51D7" w:rsidP="0011620E">
            <w:pPr>
              <w:pStyle w:val="TableTitle"/>
            </w:pPr>
            <w:r>
              <w:t>Window Name: TfraQEImportColumnMatching</w:t>
            </w:r>
          </w:p>
        </w:tc>
      </w:tr>
      <w:tr w:rsidR="00DC51D7" w14:paraId="6459FF3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356F794" w14:textId="77777777" w:rsidR="00DC51D7" w:rsidRDefault="00DC51D7" w:rsidP="0011620E">
            <w:pPr>
              <w:pStyle w:val="TableRow"/>
              <w:keepNext/>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A64B3FE" w14:textId="77777777" w:rsidR="00DC51D7" w:rsidRDefault="00DC51D7" w:rsidP="0011620E">
            <w:pPr>
              <w:pStyle w:val="TableRow"/>
              <w:keepNext/>
            </w:pPr>
            <w:r>
              <w:rPr>
                <w:b/>
              </w:rPr>
              <w:t>Unit File Name</w:t>
            </w:r>
            <w:r>
              <w:t>: QEImportColumnMatching.pas</w:t>
            </w:r>
          </w:p>
        </w:tc>
      </w:tr>
      <w:tr w:rsidR="00DC51D7" w14:paraId="78CE09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BA01EE4" w14:textId="77777777" w:rsidR="00DC51D7" w:rsidRDefault="00DC51D7" w:rsidP="0011620E">
            <w:pPr>
              <w:pStyle w:val="TableRow"/>
              <w:keepNext/>
            </w:pPr>
            <w:r>
              <w:rPr>
                <w:b/>
              </w:rPr>
              <w:t>Entities</w:t>
            </w:r>
            <w:r>
              <w:t>: None</w:t>
            </w:r>
          </w:p>
        </w:tc>
      </w:tr>
      <w:tr w:rsidR="00DC51D7" w14:paraId="0605DBB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33F7F5D" w14:textId="77777777" w:rsidR="00DC51D7" w:rsidRDefault="00DC51D7" w:rsidP="0011620E">
            <w:pPr>
              <w:pStyle w:val="TableRow"/>
              <w:keepNext/>
            </w:pPr>
            <w:r>
              <w:rPr>
                <w:b/>
              </w:rPr>
              <w:t>Calls</w:t>
            </w:r>
            <w:r>
              <w:t>: None</w:t>
            </w:r>
          </w:p>
        </w:tc>
      </w:tr>
      <w:tr w:rsidR="00DC51D7" w14:paraId="4163FB3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C9E507" w14:textId="77777777" w:rsidR="00DC51D7" w:rsidRDefault="00DC51D7" w:rsidP="0011620E">
            <w:pPr>
              <w:pStyle w:val="TableRow"/>
              <w:keepNext/>
            </w:pPr>
            <w:r>
              <w:rPr>
                <w:b/>
              </w:rPr>
              <w:t>Returns</w:t>
            </w:r>
            <w:r>
              <w:t xml:space="preserve"> </w:t>
            </w:r>
            <w:r>
              <w:rPr>
                <w:b/>
              </w:rPr>
              <w:t>To</w:t>
            </w:r>
            <w:r>
              <w:t>: Part of Quick Entry Import Wizard.</w:t>
            </w:r>
          </w:p>
        </w:tc>
      </w:tr>
      <w:tr w:rsidR="00DC51D7" w14:paraId="7760BBE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A90CE7" w14:textId="77777777" w:rsidR="00DC51D7" w:rsidRDefault="00DC51D7" w:rsidP="0011620E">
            <w:pPr>
              <w:pStyle w:val="TableRow"/>
              <w:keepNext/>
            </w:pPr>
            <w:r>
              <w:rPr>
                <w:b/>
              </w:rPr>
              <w:t>Description</w:t>
            </w:r>
            <w:r>
              <w:t xml:space="preserve">: Page </w:t>
            </w:r>
            <w:r w:rsidR="001030B6">
              <w:t>that allows the user to match columns in the import file to the fields selected in the Quick Entry session.</w:t>
            </w:r>
          </w:p>
        </w:tc>
      </w:tr>
    </w:tbl>
    <w:p w14:paraId="55167446" w14:textId="77777777" w:rsidR="00DC51D7" w:rsidRDefault="00DC51D7" w:rsidP="00DC51D7"/>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C51D7" w14:paraId="589B4DE9"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97780F6" w14:textId="77777777" w:rsidR="00DC51D7" w:rsidRDefault="00DC51D7" w:rsidP="0011620E">
            <w:pPr>
              <w:pStyle w:val="TableTitle"/>
            </w:pPr>
            <w:r>
              <w:lastRenderedPageBreak/>
              <w:t>Window Controls</w:t>
            </w:r>
          </w:p>
        </w:tc>
      </w:tr>
      <w:tr w:rsidR="00DC51D7" w14:paraId="3BC19CC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08B6BD" w14:textId="77777777" w:rsidR="00DC51D7" w:rsidRDefault="00DC51D7" w:rsidP="0011620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575B5C" w14:textId="77777777" w:rsidR="00DC51D7" w:rsidRDefault="00DC51D7" w:rsidP="0011620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858A513" w14:textId="77777777" w:rsidR="00DC51D7" w:rsidRDefault="00DC51D7" w:rsidP="0011620E">
            <w:pPr>
              <w:pStyle w:val="TableColumnTitles"/>
              <w:keepNext/>
            </w:pPr>
            <w:r>
              <w:rPr>
                <w:i/>
              </w:rPr>
              <w:t>Attribute</w:t>
            </w:r>
            <w:r>
              <w:t xml:space="preserve"> Action</w:t>
            </w:r>
          </w:p>
        </w:tc>
      </w:tr>
      <w:tr w:rsidR="001030B6" w14:paraId="109E318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A82DBA" w14:textId="77777777" w:rsidR="001030B6" w:rsidRDefault="001030B6" w:rsidP="0011620E">
            <w:pPr>
              <w:pStyle w:val="TableRow"/>
            </w:pPr>
            <w:r>
              <w:t>chkColumnTitles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7EEEB3A" w14:textId="77777777" w:rsidR="001030B6" w:rsidRDefault="001030B6" w:rsidP="0011620E">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C2BB73" w14:textId="77777777" w:rsidR="001030B6" w:rsidRDefault="001030B6" w:rsidP="0011620E">
            <w:pPr>
              <w:pStyle w:val="TableRow"/>
            </w:pPr>
            <w:r>
              <w:t>Default checked.  Allows the user to specify if the first row of data in the file represents column titles or data.</w:t>
            </w:r>
          </w:p>
        </w:tc>
      </w:tr>
      <w:tr w:rsidR="001030B6" w14:paraId="00E2342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FDDC5C2" w14:textId="77777777" w:rsidR="001030B6" w:rsidRDefault="001030B6" w:rsidP="0011620E">
            <w:pPr>
              <w:pStyle w:val="TableRow"/>
            </w:pPr>
            <w:r>
              <w:t>sgMap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F8572E" w14:textId="77777777" w:rsidR="001030B6" w:rsidRDefault="001030B6" w:rsidP="0011620E">
            <w:pPr>
              <w:pStyle w:val="TableRow"/>
            </w:pPr>
            <w:r>
              <w:t>TDSSStringGrid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353FEC" w14:textId="77777777" w:rsidR="001030B6" w:rsidRDefault="001030B6" w:rsidP="0011620E">
            <w:pPr>
              <w:pStyle w:val="TableRow"/>
            </w:pPr>
            <w:r>
              <w:t xml:space="preserve">Grid with 2 columns, 'Columns in file' and 'Fields in database'.  Allows the user to specify the mapping between columns in the import file and fields in the Quick Entry session.  The first column is populated with the column titles read from the </w:t>
            </w:r>
            <w:r w:rsidR="00CB7925">
              <w:t xml:space="preserve">first row of the </w:t>
            </w:r>
            <w:r>
              <w:t>file (if chkColumnTitles is checked) or 'Column n' where n is the column index.  When the user selects a cell in the second column, cmbFields is displayed over the cell allowing the user to select one of the available fields to map to.</w:t>
            </w:r>
          </w:p>
        </w:tc>
      </w:tr>
      <w:tr w:rsidR="001030B6" w14:paraId="291A041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F67EFA" w14:textId="77777777" w:rsidR="001030B6" w:rsidRDefault="001030B6" w:rsidP="0011620E">
            <w:pPr>
              <w:pStyle w:val="TableRow"/>
            </w:pPr>
            <w:r>
              <w:t>cmbFields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71FE03" w14:textId="77777777" w:rsidR="001030B6" w:rsidRDefault="001030B6" w:rsidP="0011620E">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2A791D" w14:textId="77777777" w:rsidR="001030B6" w:rsidRDefault="001030B6" w:rsidP="0011620E">
            <w:pPr>
              <w:pStyle w:val="TableRow"/>
            </w:pPr>
            <w:r>
              <w:t>Combo box, initially hidden, but displayed when the user is editing a cell in the grid.  When the user selects an item, the underlying cell content is updated with the new text.</w:t>
            </w:r>
          </w:p>
          <w:p w14:paraId="0B752BB2" w14:textId="77777777" w:rsidR="001030B6" w:rsidRDefault="001030B6" w:rsidP="0011620E">
            <w:pPr>
              <w:pStyle w:val="TableRow"/>
            </w:pPr>
            <w:r>
              <w:t>Populated with the names of all the fields on the Specimens or Occurrences tab of the Quick Entry Session.</w:t>
            </w:r>
          </w:p>
        </w:tc>
      </w:tr>
    </w:tbl>
    <w:p w14:paraId="661B9136" w14:textId="77777777" w:rsidR="00DC51D7" w:rsidRPr="00D14529" w:rsidRDefault="00DC51D7" w:rsidP="00DC51D7">
      <w:pPr>
        <w:rPr>
          <w:lang w:eastAsia="zh-SG"/>
        </w:rPr>
      </w:pPr>
    </w:p>
    <w:p w14:paraId="4A9EC0EC" w14:textId="77777777" w:rsidR="00D14529" w:rsidRDefault="00D14529" w:rsidP="00DC51D7">
      <w:pPr>
        <w:pStyle w:val="Heading4"/>
      </w:pPr>
      <w:bookmarkStart w:id="543" w:name="_Toc292878926"/>
      <w:r>
        <w:t xml:space="preserve">Quick Entry Import Progress </w:t>
      </w:r>
      <w:r w:rsidR="00DC51D7">
        <w:t>Tab</w:t>
      </w:r>
      <w:bookmarkEnd w:id="543"/>
    </w:p>
    <w:p w14:paraId="475C04B0" w14:textId="77777777" w:rsidR="00D14529" w:rsidRDefault="00D14529" w:rsidP="00D14529">
      <w:pPr>
        <w:jc w:val="center"/>
        <w:rPr>
          <w:lang w:val="en-US"/>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14529" w14:paraId="3AA0D92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02C9D72" w14:textId="77777777" w:rsidR="00D14529" w:rsidRDefault="00D14529" w:rsidP="002E5445">
            <w:pPr>
              <w:pStyle w:val="TableTitle"/>
            </w:pPr>
            <w:r>
              <w:t>Window Name: TfraQEImportProgress</w:t>
            </w:r>
          </w:p>
        </w:tc>
      </w:tr>
      <w:tr w:rsidR="00D14529" w14:paraId="0E21D8B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7B7BCF5" w14:textId="77777777" w:rsidR="00D14529" w:rsidRDefault="00D14529" w:rsidP="002E5445">
            <w:pPr>
              <w:pStyle w:val="TableRow"/>
              <w:keepNext/>
            </w:pPr>
            <w:r>
              <w:rPr>
                <w:b/>
              </w:rPr>
              <w:t>Inherits</w:t>
            </w:r>
            <w:r>
              <w:t>:  TF</w:t>
            </w:r>
            <w:r w:rsidR="00DC51D7">
              <w:t>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ED8CC48" w14:textId="77777777" w:rsidR="00D14529" w:rsidRDefault="00D14529" w:rsidP="002E5445">
            <w:pPr>
              <w:pStyle w:val="TableRow"/>
              <w:keepNext/>
            </w:pPr>
            <w:r>
              <w:rPr>
                <w:b/>
              </w:rPr>
              <w:t>Unit File Name</w:t>
            </w:r>
            <w:r>
              <w:t>: QEImportProgress.pas</w:t>
            </w:r>
          </w:p>
        </w:tc>
      </w:tr>
      <w:tr w:rsidR="00D14529" w14:paraId="3A1BEEE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38400B5" w14:textId="77777777" w:rsidR="00D14529" w:rsidRDefault="00D14529" w:rsidP="002E5445">
            <w:pPr>
              <w:pStyle w:val="TableRow"/>
              <w:keepNext/>
            </w:pPr>
            <w:r>
              <w:rPr>
                <w:b/>
              </w:rPr>
              <w:t>Entities</w:t>
            </w:r>
            <w:r>
              <w:t>: None</w:t>
            </w:r>
          </w:p>
        </w:tc>
      </w:tr>
      <w:tr w:rsidR="00D14529" w14:paraId="342396D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CA80062" w14:textId="77777777" w:rsidR="00D14529" w:rsidRDefault="00D14529" w:rsidP="002E5445">
            <w:pPr>
              <w:pStyle w:val="TableRow"/>
              <w:keepNext/>
            </w:pPr>
            <w:r>
              <w:rPr>
                <w:b/>
              </w:rPr>
              <w:t>Calls</w:t>
            </w:r>
            <w:r>
              <w:t>: None</w:t>
            </w:r>
          </w:p>
        </w:tc>
      </w:tr>
      <w:tr w:rsidR="00D14529" w14:paraId="5DBEEE0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5F0E93" w14:textId="77777777" w:rsidR="00D14529" w:rsidRDefault="00D14529" w:rsidP="002E5445">
            <w:pPr>
              <w:pStyle w:val="TableRow"/>
              <w:keepNext/>
            </w:pPr>
            <w:r>
              <w:rPr>
                <w:b/>
              </w:rPr>
              <w:t>Returns</w:t>
            </w:r>
            <w:r>
              <w:t xml:space="preserve"> </w:t>
            </w:r>
            <w:r>
              <w:rPr>
                <w:b/>
              </w:rPr>
              <w:t>To</w:t>
            </w:r>
            <w:r>
              <w:t>: Part of Quick Entry Import Wizard.</w:t>
            </w:r>
          </w:p>
        </w:tc>
      </w:tr>
      <w:tr w:rsidR="00D14529" w14:paraId="1EBA920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BE471B" w14:textId="77777777" w:rsidR="00D14529" w:rsidRDefault="00D14529" w:rsidP="002E5445">
            <w:pPr>
              <w:pStyle w:val="TableRow"/>
              <w:keepNext/>
            </w:pPr>
            <w:r>
              <w:rPr>
                <w:b/>
              </w:rPr>
              <w:t>Description</w:t>
            </w:r>
            <w:r>
              <w:t>: Page displayed during the import of data into a quick entry session.</w:t>
            </w:r>
          </w:p>
        </w:tc>
      </w:tr>
    </w:tbl>
    <w:p w14:paraId="767FF6DE" w14:textId="77777777" w:rsidR="00D14529" w:rsidRDefault="00D14529" w:rsidP="00D14529"/>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14529" w14:paraId="6773781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62EAB6F" w14:textId="77777777" w:rsidR="00D14529" w:rsidRDefault="00D14529" w:rsidP="002E5445">
            <w:pPr>
              <w:pStyle w:val="TableTitle"/>
            </w:pPr>
            <w:r>
              <w:lastRenderedPageBreak/>
              <w:t>Window Controls</w:t>
            </w:r>
          </w:p>
        </w:tc>
      </w:tr>
      <w:tr w:rsidR="00D14529" w14:paraId="655A294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D32874" w14:textId="77777777" w:rsidR="00D14529" w:rsidRDefault="00D14529" w:rsidP="002E544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C3CE05" w14:textId="77777777" w:rsidR="00D14529" w:rsidRDefault="00D14529" w:rsidP="002E544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C37488" w14:textId="77777777" w:rsidR="00D14529" w:rsidRDefault="00D14529" w:rsidP="002E5445">
            <w:pPr>
              <w:pStyle w:val="TableColumnTitles"/>
              <w:keepNext/>
            </w:pPr>
            <w:r>
              <w:rPr>
                <w:i/>
              </w:rPr>
              <w:t>Attribute</w:t>
            </w:r>
            <w:r>
              <w:t xml:space="preserve"> Action</w:t>
            </w:r>
          </w:p>
        </w:tc>
      </w:tr>
      <w:tr w:rsidR="00D14529" w:rsidRPr="00D87EF4" w14:paraId="6E85F9B9" w14:textId="77777777" w:rsidTr="00D87EF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Ex>
        <w:trPr>
          <w:cantSplit/>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4EEF22AC" w14:textId="77777777" w:rsidR="00D14529" w:rsidRPr="00D87EF4" w:rsidRDefault="00AF064B" w:rsidP="002E5445">
            <w:pPr>
              <w:pStyle w:val="TableRow"/>
              <w:rPr>
                <w:b/>
                <w:bCs/>
              </w:rPr>
            </w:pPr>
            <w:r w:rsidRPr="00D87EF4">
              <w:rPr>
                <w:b/>
                <w:bCs/>
              </w:rPr>
              <w:t>pbProgress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121286" w14:textId="77777777" w:rsidR="00D14529" w:rsidRPr="00D87EF4" w:rsidRDefault="00AF064B" w:rsidP="002E5445">
            <w:pPr>
              <w:pStyle w:val="TableRow"/>
              <w:rPr>
                <w:b/>
                <w:bCs/>
              </w:rPr>
            </w:pPr>
            <w:r w:rsidRPr="00D87EF4">
              <w:rPr>
                <w:b/>
                <w:bCs/>
              </w:rPr>
              <w:t>TProgressBar</w:t>
            </w:r>
          </w:p>
        </w:tc>
        <w:tc>
          <w:tcPr>
            <w:tcW w:w="5220" w:type="dxa"/>
            <w:tcBorders>
              <w:top w:val="single" w:sz="4" w:space="0" w:color="auto"/>
              <w:left w:val="single" w:sz="4" w:space="0" w:color="auto"/>
              <w:bottom w:val="single" w:sz="4" w:space="0" w:color="auto"/>
              <w:right w:val="single" w:sz="4" w:space="0" w:color="auto"/>
            </w:tcBorders>
            <w:shd w:val="clear" w:color="auto" w:fill="auto"/>
          </w:tcPr>
          <w:p w14:paraId="1B5D8A0E" w14:textId="77777777" w:rsidR="00D14529" w:rsidRPr="00D87EF4" w:rsidRDefault="00AF064B" w:rsidP="002E5445">
            <w:pPr>
              <w:pStyle w:val="TableRow"/>
              <w:rPr>
                <w:b/>
                <w:bCs/>
              </w:rPr>
            </w:pPr>
            <w:r w:rsidRPr="00D87EF4">
              <w:rPr>
                <w:b/>
                <w:bCs/>
              </w:rPr>
              <w:t>Displays progress of the import.</w:t>
            </w:r>
          </w:p>
        </w:tc>
      </w:tr>
    </w:tbl>
    <w:p w14:paraId="24CA28B7" w14:textId="77777777" w:rsidR="00D14529" w:rsidRDefault="00D14529" w:rsidP="00D14529">
      <w:pPr>
        <w:rPr>
          <w:lang w:eastAsia="zh-SG"/>
        </w:rPr>
      </w:pPr>
    </w:p>
    <w:p w14:paraId="7A88CDB8" w14:textId="77777777" w:rsidR="00AE4913" w:rsidRDefault="00AE4913" w:rsidP="00AE4913">
      <w:pPr>
        <w:pStyle w:val="Heading4"/>
        <w:numPr>
          <w:ilvl w:val="3"/>
          <w:numId w:val="4"/>
        </w:numPr>
      </w:pPr>
      <w:bookmarkStart w:id="544" w:name="_Toc162415440"/>
      <w:bookmarkStart w:id="545" w:name="_Toc292878927"/>
      <w:bookmarkStart w:id="546" w:name="_Ref298943630"/>
      <w:r>
        <w:t>Add Quick Entry Number screen</w:t>
      </w:r>
      <w:bookmarkEnd w:id="544"/>
      <w:bookmarkEnd w:id="545"/>
      <w:bookmarkEnd w:id="546"/>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E4913" w14:paraId="228BC649" w14:textId="77777777" w:rsidTr="0049095A">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D48F27E" w14:textId="77777777" w:rsidR="00AE4913" w:rsidRDefault="00AE4913" w:rsidP="0049095A">
            <w:pPr>
              <w:pStyle w:val="TableTitle"/>
            </w:pPr>
            <w:r>
              <w:t>Window Name: TdlgQEAddNumber</w:t>
            </w:r>
          </w:p>
        </w:tc>
      </w:tr>
      <w:tr w:rsidR="00AE4913" w14:paraId="04F021F8" w14:textId="77777777" w:rsidTr="0049095A">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7429165" w14:textId="77777777" w:rsidR="00AE4913" w:rsidRDefault="00AE4913" w:rsidP="0049095A">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FD0B657" w14:textId="77777777" w:rsidR="00AE4913" w:rsidRDefault="00AE4913" w:rsidP="0049095A">
            <w:pPr>
              <w:pStyle w:val="TableRow"/>
              <w:keepNext/>
            </w:pPr>
            <w:r>
              <w:rPr>
                <w:b/>
              </w:rPr>
              <w:t>Unit File Name</w:t>
            </w:r>
            <w:r>
              <w:t>: QEAddNumber.pas</w:t>
            </w:r>
          </w:p>
        </w:tc>
      </w:tr>
      <w:tr w:rsidR="00AE4913" w14:paraId="28C73DCD" w14:textId="77777777" w:rsidTr="0049095A">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B53CC09" w14:textId="77777777" w:rsidR="00AE4913" w:rsidRDefault="00AE4913" w:rsidP="0049095A">
            <w:pPr>
              <w:pStyle w:val="TableRow"/>
              <w:keepNext/>
            </w:pPr>
            <w:r>
              <w:rPr>
                <w:b/>
              </w:rPr>
              <w:t>Entities</w:t>
            </w:r>
            <w:r>
              <w:t>: Concept, Term</w:t>
            </w:r>
          </w:p>
        </w:tc>
      </w:tr>
      <w:tr w:rsidR="00AE4913" w14:paraId="1013C91E" w14:textId="77777777" w:rsidTr="0049095A">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E9AB4B7" w14:textId="77777777" w:rsidR="00AE4913" w:rsidRDefault="00AE4913" w:rsidP="0049095A">
            <w:pPr>
              <w:pStyle w:val="TableRow"/>
              <w:keepNext/>
            </w:pPr>
            <w:r>
              <w:rPr>
                <w:b/>
              </w:rPr>
              <w:t>Calls</w:t>
            </w:r>
            <w:r>
              <w:t>: None</w:t>
            </w:r>
          </w:p>
        </w:tc>
      </w:tr>
      <w:tr w:rsidR="00AE4913" w14:paraId="32439210" w14:textId="77777777" w:rsidTr="0049095A">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174875" w14:textId="77777777" w:rsidR="00AE4913" w:rsidRDefault="00AE4913" w:rsidP="0049095A">
            <w:pPr>
              <w:pStyle w:val="TableRow"/>
              <w:keepNext/>
            </w:pPr>
            <w:r>
              <w:rPr>
                <w:b/>
              </w:rPr>
              <w:t>Returns</w:t>
            </w:r>
            <w:r>
              <w:t xml:space="preserve"> </w:t>
            </w:r>
            <w:r>
              <w:rPr>
                <w:b/>
              </w:rPr>
              <w:t>To</w:t>
            </w:r>
            <w:r>
              <w:t>: Quick Entry Template Manager screen</w:t>
            </w:r>
          </w:p>
        </w:tc>
      </w:tr>
      <w:tr w:rsidR="00AE4913" w14:paraId="77FBBEB4" w14:textId="77777777" w:rsidTr="0049095A">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5473651" w14:textId="77777777" w:rsidR="00AE4913" w:rsidRDefault="00AE4913" w:rsidP="0049095A">
            <w:pPr>
              <w:pStyle w:val="TableRow"/>
              <w:keepNext/>
            </w:pPr>
            <w:r>
              <w:rPr>
                <w:b/>
              </w:rPr>
              <w:t>Description</w:t>
            </w:r>
            <w:r>
              <w:t>: Screen that allows a new numbering type (for Numbering History) to be added to the list of available columns for a Quick Entry template.</w:t>
            </w:r>
          </w:p>
        </w:tc>
      </w:tr>
    </w:tbl>
    <w:p w14:paraId="0FCFF435" w14:textId="77777777" w:rsidR="00AE4913" w:rsidRDefault="00AE4913" w:rsidP="00AE491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E4913" w14:paraId="007373B6" w14:textId="77777777" w:rsidTr="0049095A">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7D84FA0" w14:textId="77777777" w:rsidR="00AE4913" w:rsidRDefault="00AE4913" w:rsidP="0049095A">
            <w:pPr>
              <w:pStyle w:val="TableTitle"/>
            </w:pPr>
            <w:r>
              <w:t>Window Controls</w:t>
            </w:r>
          </w:p>
        </w:tc>
      </w:tr>
      <w:tr w:rsidR="00AE4913" w14:paraId="569275BB" w14:textId="77777777" w:rsidTr="0049095A">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2AC4A3" w14:textId="77777777" w:rsidR="00AE4913" w:rsidRDefault="00AE4913" w:rsidP="0049095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C691E8" w14:textId="77777777" w:rsidR="00AE4913" w:rsidRDefault="00AE4913" w:rsidP="0049095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BD85DC8" w14:textId="77777777" w:rsidR="00AE4913" w:rsidRDefault="00AE4913" w:rsidP="0049095A">
            <w:pPr>
              <w:pStyle w:val="TableColumnTitles"/>
              <w:keepNext/>
            </w:pPr>
            <w:r>
              <w:rPr>
                <w:i/>
              </w:rPr>
              <w:t>Attribute</w:t>
            </w:r>
            <w:r>
              <w:t xml:space="preserve"> Action</w:t>
            </w:r>
          </w:p>
        </w:tc>
      </w:tr>
      <w:tr w:rsidR="00AE4913" w14:paraId="134574BC" w14:textId="77777777" w:rsidTr="0049095A">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BB69FD" w14:textId="77777777" w:rsidR="00AE4913" w:rsidRDefault="00AE4913" w:rsidP="0049095A">
            <w:pPr>
              <w:pStyle w:val="TableRow"/>
            </w:pPr>
            <w:r>
              <w:t>cmbNumberType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DDEDB1" w14:textId="77777777" w:rsidR="00AE4913" w:rsidRDefault="00AE4913" w:rsidP="0049095A">
            <w:pPr>
              <w:pStyle w:val="TableRow"/>
            </w:pPr>
            <w:r>
              <w:t>TConceptGroupComboBox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F496E3" w14:textId="77777777" w:rsidR="00AE4913" w:rsidRPr="0041186B" w:rsidRDefault="006B03BB" w:rsidP="0049095A">
            <w:pPr>
              <w:pStyle w:val="TableRow"/>
              <w:rPr>
                <w:i/>
              </w:rPr>
            </w:pPr>
            <w:r>
              <w:rPr>
                <w:i/>
              </w:rPr>
              <w:t>Concept.Published_Term</w:t>
            </w:r>
            <w:r w:rsidR="00AE4913">
              <w:rPr>
                <w:i/>
              </w:rPr>
              <w:t>, QE_Template_Field.Number_Type_Concept_Key</w:t>
            </w:r>
          </w:p>
          <w:p w14:paraId="554D5868" w14:textId="77777777" w:rsidR="00AE4913" w:rsidRDefault="00AE4913" w:rsidP="0049095A">
            <w:pPr>
              <w:pStyle w:val="TableRow"/>
            </w:pPr>
            <w:r>
              <w:t>Displays and allows editing of the type of number to be added as a column (e.g. Registration, Herbarium Sheet).  Populated from the Collection Unit Number Types concept group but with any number types that are already present into the current Quick Entry template removed.</w:t>
            </w:r>
          </w:p>
        </w:tc>
      </w:tr>
      <w:tr w:rsidR="00AE4913" w14:paraId="77AF6F54" w14:textId="77777777" w:rsidTr="0049095A">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9C19CD" w14:textId="77777777" w:rsidR="00AE4913" w:rsidRDefault="00AE4913" w:rsidP="0049095A">
            <w:pPr>
              <w:pStyle w:val="TableRow"/>
            </w:pPr>
            <w:r>
              <w:t>chkPreferred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96AE95" w14:textId="77777777" w:rsidR="00AE4913" w:rsidRDefault="00AE4913" w:rsidP="0049095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B44D31" w14:textId="77777777" w:rsidR="00AE4913" w:rsidRDefault="00AE4913" w:rsidP="0049095A">
            <w:pPr>
              <w:pStyle w:val="TableRow"/>
            </w:pPr>
            <w:r>
              <w:rPr>
                <w:i/>
              </w:rPr>
              <w:t>QE_Template_Field.Number_Preferred</w:t>
            </w:r>
          </w:p>
          <w:p w14:paraId="7C021A14" w14:textId="77777777" w:rsidR="00AE4913" w:rsidRDefault="00AE4913" w:rsidP="0049095A">
            <w:pPr>
              <w:pStyle w:val="TableRow"/>
            </w:pPr>
            <w:r>
              <w:t>Displays and allows the user to set the option to make each number created using this template field preferred.</w:t>
            </w:r>
          </w:p>
        </w:tc>
      </w:tr>
      <w:tr w:rsidR="00AE4913" w14:paraId="0E8821D9" w14:textId="77777777" w:rsidTr="0049095A">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4EEE11" w14:textId="77777777" w:rsidR="00AE4913" w:rsidRDefault="00AE4913" w:rsidP="0049095A">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0FC218" w14:textId="77777777" w:rsidR="00AE4913" w:rsidRDefault="00AE4913" w:rsidP="0049095A">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95C3DF" w14:textId="77777777" w:rsidR="00AE4913" w:rsidRDefault="00AE4913" w:rsidP="0049095A">
            <w:pPr>
              <w:pStyle w:val="TableRow"/>
            </w:pPr>
            <w:r>
              <w:t>Closes the dialog and adds a new number column to the end of the current Quick Entry template.</w:t>
            </w:r>
          </w:p>
        </w:tc>
      </w:tr>
      <w:tr w:rsidR="00AE4913" w14:paraId="2B2B0F32" w14:textId="77777777" w:rsidTr="0049095A">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874186" w14:textId="77777777" w:rsidR="00AE4913" w:rsidRDefault="00AE4913" w:rsidP="0049095A">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E9744B" w14:textId="77777777" w:rsidR="00AE4913" w:rsidRDefault="00AE4913" w:rsidP="0049095A">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91F2715" w14:textId="77777777" w:rsidR="00AE4913" w:rsidRDefault="00AE4913" w:rsidP="0049095A">
            <w:pPr>
              <w:pStyle w:val="TableRow"/>
            </w:pPr>
            <w:r>
              <w:t>Closes the dialog without added a new column</w:t>
            </w:r>
          </w:p>
        </w:tc>
      </w:tr>
    </w:tbl>
    <w:p w14:paraId="2DF2BE57" w14:textId="77777777" w:rsidR="00AE4913" w:rsidRPr="00D14529" w:rsidRDefault="00AE4913" w:rsidP="00D14529">
      <w:pPr>
        <w:rPr>
          <w:lang w:eastAsia="zh-SG"/>
        </w:rPr>
      </w:pPr>
    </w:p>
    <w:p w14:paraId="547CECE4" w14:textId="77777777" w:rsidR="00AC0824" w:rsidRDefault="00AC0824" w:rsidP="00AC0824">
      <w:pPr>
        <w:pStyle w:val="Heading4"/>
        <w:numPr>
          <w:ilvl w:val="3"/>
          <w:numId w:val="4"/>
        </w:numPr>
      </w:pPr>
      <w:bookmarkStart w:id="547" w:name="_Toc292878928"/>
      <w:r>
        <w:lastRenderedPageBreak/>
        <w:t>Add Quick Entry Metadata screen</w:t>
      </w:r>
      <w:bookmarkEnd w:id="547"/>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C0824" w14:paraId="1AF6085B" w14:textId="77777777" w:rsidTr="00FA1A02">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798C623" w14:textId="77777777" w:rsidR="00AC0824" w:rsidRDefault="00AC0824" w:rsidP="00FA1A02">
            <w:pPr>
              <w:pStyle w:val="TableTitle"/>
            </w:pPr>
            <w:r>
              <w:t>Window Name: TdlgQEAddMetadata</w:t>
            </w:r>
          </w:p>
        </w:tc>
      </w:tr>
      <w:tr w:rsidR="00AC0824" w14:paraId="704BD150" w14:textId="77777777" w:rsidTr="00FA1A02">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BAB4427" w14:textId="77777777" w:rsidR="00AC0824" w:rsidRDefault="00AC0824" w:rsidP="00FA1A02">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46275BE" w14:textId="77777777" w:rsidR="00AC0824" w:rsidRDefault="00AC0824" w:rsidP="00FA1A02">
            <w:pPr>
              <w:pStyle w:val="TableRow"/>
              <w:keepNext/>
            </w:pPr>
            <w:r>
              <w:rPr>
                <w:b/>
              </w:rPr>
              <w:t>Unit File Name</w:t>
            </w:r>
            <w:r>
              <w:t>: QEAddMetadata.pas</w:t>
            </w:r>
          </w:p>
        </w:tc>
      </w:tr>
      <w:tr w:rsidR="00AC0824" w14:paraId="3A50FE1D" w14:textId="77777777" w:rsidTr="00FA1A02">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7A9DB5B" w14:textId="77777777" w:rsidR="00AC0824" w:rsidRDefault="00AC0824" w:rsidP="00FA1A02">
            <w:pPr>
              <w:pStyle w:val="TableRow"/>
              <w:keepNext/>
            </w:pPr>
            <w:r>
              <w:rPr>
                <w:b/>
              </w:rPr>
              <w:t>Entities</w:t>
            </w:r>
            <w:r>
              <w:t>: Concept, Term</w:t>
            </w:r>
          </w:p>
        </w:tc>
      </w:tr>
      <w:tr w:rsidR="00AC0824" w14:paraId="113D9695" w14:textId="77777777" w:rsidTr="00FA1A02">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316006" w14:textId="77777777" w:rsidR="00AC0824" w:rsidRDefault="00AC0824" w:rsidP="00FA1A02">
            <w:pPr>
              <w:pStyle w:val="TableRow"/>
              <w:keepNext/>
            </w:pPr>
            <w:r>
              <w:rPr>
                <w:b/>
              </w:rPr>
              <w:t>Calls</w:t>
            </w:r>
            <w:r>
              <w:t>: None</w:t>
            </w:r>
          </w:p>
        </w:tc>
      </w:tr>
      <w:tr w:rsidR="00AC0824" w14:paraId="146DC394" w14:textId="77777777" w:rsidTr="00FA1A02">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2C681CA" w14:textId="77777777" w:rsidR="00AC0824" w:rsidRDefault="00AC0824" w:rsidP="00FA1A02">
            <w:pPr>
              <w:pStyle w:val="TableRow"/>
              <w:keepNext/>
            </w:pPr>
            <w:r>
              <w:rPr>
                <w:b/>
              </w:rPr>
              <w:t>Returns</w:t>
            </w:r>
            <w:r>
              <w:t xml:space="preserve"> </w:t>
            </w:r>
            <w:r>
              <w:rPr>
                <w:b/>
              </w:rPr>
              <w:t>To</w:t>
            </w:r>
            <w:r>
              <w:t>: Quick Entry Template Manager screen</w:t>
            </w:r>
          </w:p>
        </w:tc>
      </w:tr>
      <w:tr w:rsidR="00AC0824" w14:paraId="36FC0C4A" w14:textId="77777777" w:rsidTr="00FA1A02">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1F4CA27" w14:textId="77777777" w:rsidR="00AC0824" w:rsidRDefault="00AC0824" w:rsidP="00FA1A02">
            <w:pPr>
              <w:pStyle w:val="TableRow"/>
              <w:keepNext/>
            </w:pPr>
            <w:r>
              <w:rPr>
                <w:b/>
              </w:rPr>
              <w:t>Description</w:t>
            </w:r>
            <w:r>
              <w:t xml:space="preserve">: Screen that allows a new metadata column to be added to the list of available columns for a Quick Entry template. </w:t>
            </w:r>
          </w:p>
        </w:tc>
      </w:tr>
    </w:tbl>
    <w:p w14:paraId="7E704FB7" w14:textId="77777777" w:rsidR="00AC0824" w:rsidRDefault="00AC0824" w:rsidP="00AC0824"/>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C0824" w14:paraId="1AACEAE8" w14:textId="77777777" w:rsidTr="00FA1A02">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5AF21B5" w14:textId="77777777" w:rsidR="00AC0824" w:rsidRDefault="00AC0824" w:rsidP="00FA1A02">
            <w:pPr>
              <w:pStyle w:val="TableTitle"/>
            </w:pPr>
            <w:r>
              <w:t>Window Controls</w:t>
            </w:r>
          </w:p>
        </w:tc>
      </w:tr>
      <w:tr w:rsidR="00AC0824" w14:paraId="53C06B19" w14:textId="77777777" w:rsidTr="00FA1A0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BC8B10" w14:textId="77777777" w:rsidR="00AC0824" w:rsidRDefault="00AC0824" w:rsidP="00FA1A02">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2FDB46" w14:textId="77777777" w:rsidR="00AC0824" w:rsidRDefault="00AC0824" w:rsidP="00FA1A02">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FBED03" w14:textId="77777777" w:rsidR="00AC0824" w:rsidRDefault="00AC0824" w:rsidP="00FA1A02">
            <w:pPr>
              <w:pStyle w:val="TableColumnTitles"/>
              <w:keepNext/>
            </w:pPr>
            <w:r>
              <w:rPr>
                <w:i/>
              </w:rPr>
              <w:t>Attribute</w:t>
            </w:r>
            <w:r>
              <w:t xml:space="preserve"> Action</w:t>
            </w:r>
          </w:p>
        </w:tc>
      </w:tr>
      <w:tr w:rsidR="00AC0824" w14:paraId="75AC2724" w14:textId="77777777" w:rsidTr="00FA1A0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D98436" w14:textId="77777777" w:rsidR="00AC0824" w:rsidRDefault="00AC0824" w:rsidP="00FA1A02">
            <w:pPr>
              <w:pStyle w:val="TableRow"/>
            </w:pPr>
            <w:r>
              <w:t>cmbTableName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B1D533" w14:textId="77777777" w:rsidR="00AC0824" w:rsidRDefault="00AC0824" w:rsidP="00FA1A02">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4CC73D" w14:textId="77777777" w:rsidR="00AC0824" w:rsidRPr="00AC0824" w:rsidRDefault="00AC0824" w:rsidP="00FA1A02">
            <w:pPr>
              <w:pStyle w:val="TableRow"/>
              <w:rPr>
                <w:i/>
              </w:rPr>
            </w:pPr>
            <w:r w:rsidRPr="00AC0824">
              <w:rPr>
                <w:i/>
              </w:rPr>
              <w:t>Metadata_Type.Table_Name</w:t>
            </w:r>
          </w:p>
          <w:p w14:paraId="37845477" w14:textId="77777777" w:rsidR="00AC0824" w:rsidRDefault="00625430" w:rsidP="00FA1A02">
            <w:pPr>
              <w:pStyle w:val="TableRow"/>
            </w:pPr>
            <w:r>
              <w:t>Contains each distinct table name in the Metadata_Type table, if the table is able to be inserted by the Quick Entry system. Note that currently this is limited to the Specimen_Unit table (which is referred to as the Specimen table).</w:t>
            </w:r>
          </w:p>
          <w:p w14:paraId="6AA922E2" w14:textId="77777777" w:rsidR="00625430" w:rsidRDefault="00625430" w:rsidP="00FA1A02">
            <w:pPr>
              <w:pStyle w:val="TableRow"/>
            </w:pPr>
            <w:r>
              <w:t>Allows the user to select a table to add a metadata field for. Selecting a field updates cmbAttribute.</w:t>
            </w:r>
          </w:p>
        </w:tc>
      </w:tr>
      <w:tr w:rsidR="00AC0824" w14:paraId="6CFADC02" w14:textId="77777777" w:rsidTr="00FA1A0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66979F" w14:textId="77777777" w:rsidR="00AC0824" w:rsidRDefault="00AC0824" w:rsidP="00FA1A02">
            <w:pPr>
              <w:pStyle w:val="TableRow"/>
            </w:pPr>
            <w:r>
              <w:t>cmbAttribute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D39F3B" w14:textId="77777777" w:rsidR="00AC0824" w:rsidRDefault="00AC0824" w:rsidP="00FA1A02">
            <w:pPr>
              <w:pStyle w:val="TableRow"/>
            </w:pPr>
            <w:r>
              <w:t>T</w:t>
            </w:r>
            <w:r w:rsidR="00C33348">
              <w:t>LuxId</w:t>
            </w:r>
            <w:r>
              <w: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B90668F" w14:textId="77777777" w:rsidR="00AC0824" w:rsidRPr="00625430" w:rsidRDefault="00AC0824" w:rsidP="00FA1A02">
            <w:pPr>
              <w:pStyle w:val="TableRow"/>
              <w:rPr>
                <w:i/>
              </w:rPr>
            </w:pPr>
            <w:r w:rsidRPr="00625430">
              <w:rPr>
                <w:i/>
              </w:rPr>
              <w:t>Metadata_Type</w:t>
            </w:r>
            <w:r w:rsidR="00625430" w:rsidRPr="00625430">
              <w:rPr>
                <w:i/>
              </w:rPr>
              <w:t>.Item_Name</w:t>
            </w:r>
          </w:p>
          <w:p w14:paraId="7DBB6AC4" w14:textId="77777777" w:rsidR="00AC0824" w:rsidRDefault="00625430" w:rsidP="00FA1A02">
            <w:pPr>
              <w:pStyle w:val="TableRow"/>
            </w:pPr>
            <w:r>
              <w:t xml:space="preserve">Contains each metadata attribute name for the selected table </w:t>
            </w:r>
            <w:r w:rsidR="00BA33E0">
              <w:t>in cmbTableName, excluding those already added to the template.</w:t>
            </w:r>
          </w:p>
          <w:p w14:paraId="19FBD3D9" w14:textId="77777777" w:rsidR="00625430" w:rsidRDefault="00625430" w:rsidP="00FA1A02">
            <w:pPr>
              <w:pStyle w:val="TableRow"/>
            </w:pPr>
            <w:r>
              <w:t>Allows the user to select the attribute to add to the Quick Entry template.</w:t>
            </w:r>
          </w:p>
        </w:tc>
      </w:tr>
      <w:tr w:rsidR="00625430" w14:paraId="3B48169C" w14:textId="77777777" w:rsidTr="00FA1A0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D7310F" w14:textId="77777777" w:rsidR="00625430" w:rsidRDefault="00625430" w:rsidP="00FA1A02">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8201DC" w14:textId="77777777" w:rsidR="00625430" w:rsidRDefault="00625430" w:rsidP="00FA1A02">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8E470A" w14:textId="77777777" w:rsidR="00625430" w:rsidRPr="00625430" w:rsidRDefault="00625430" w:rsidP="00FA1A02">
            <w:pPr>
              <w:pStyle w:val="TableRow"/>
            </w:pPr>
            <w:r>
              <w:t>Closes the dialog and creates a new Quick Entry metadat</w:t>
            </w:r>
            <w:r w:rsidR="00296610">
              <w:t>a field in the current template.</w:t>
            </w:r>
          </w:p>
        </w:tc>
      </w:tr>
      <w:tr w:rsidR="00625430" w14:paraId="664B2137" w14:textId="77777777" w:rsidTr="00FA1A02">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983F8E" w14:textId="77777777" w:rsidR="00625430" w:rsidRDefault="00625430" w:rsidP="00FA1A02">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CAFF1C" w14:textId="77777777" w:rsidR="00625430" w:rsidRDefault="00625430" w:rsidP="00FA1A02">
            <w:pPr>
              <w:pStyle w:val="TableRow"/>
            </w:pPr>
            <w:r>
              <w:t>TBitBtn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A98474" w14:textId="77777777" w:rsidR="00625430" w:rsidRPr="00625430" w:rsidRDefault="00625430" w:rsidP="00FA1A02">
            <w:pPr>
              <w:pStyle w:val="TableRow"/>
            </w:pPr>
            <w:r>
              <w:t>Closes the dialog without adding a metadata field.</w:t>
            </w:r>
          </w:p>
        </w:tc>
      </w:tr>
    </w:tbl>
    <w:p w14:paraId="6B463B55" w14:textId="77777777" w:rsidR="007D43BE" w:rsidRDefault="007D43BE" w:rsidP="007D43BE">
      <w:pPr>
        <w:pStyle w:val="Heading4"/>
      </w:pPr>
      <w:bookmarkStart w:id="548" w:name="_Toc292878929"/>
      <w:r>
        <w:lastRenderedPageBreak/>
        <w:t>Quick Entry Multiple Value Popup screen</w:t>
      </w:r>
      <w:bookmarkEnd w:id="548"/>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D43BE" w14:paraId="59488B8E" w14:textId="77777777" w:rsidTr="002360CD">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05F0B7E" w14:textId="77777777" w:rsidR="007D43BE" w:rsidRDefault="007D43BE" w:rsidP="002360CD">
            <w:pPr>
              <w:pStyle w:val="TableTitle"/>
            </w:pPr>
            <w:r>
              <w:t>Window Name: TdlgQEMultiValuePopup</w:t>
            </w:r>
          </w:p>
        </w:tc>
      </w:tr>
      <w:tr w:rsidR="007D43BE" w14:paraId="7CBDB07F" w14:textId="77777777" w:rsidTr="002360CD">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F1EBBED" w14:textId="77777777" w:rsidR="007D43BE" w:rsidRDefault="007D43BE" w:rsidP="002360CD">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91C4631" w14:textId="77777777" w:rsidR="007D43BE" w:rsidRDefault="007D43BE" w:rsidP="002360CD">
            <w:pPr>
              <w:pStyle w:val="TableRow"/>
              <w:keepNext/>
            </w:pPr>
            <w:r>
              <w:rPr>
                <w:b/>
              </w:rPr>
              <w:t>Unit File Name</w:t>
            </w:r>
            <w:r>
              <w:t>: QEMultiValuePopuppas</w:t>
            </w:r>
          </w:p>
        </w:tc>
      </w:tr>
      <w:tr w:rsidR="007D43BE" w14:paraId="00D20A1E" w14:textId="77777777" w:rsidTr="002360C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428EB28" w14:textId="77777777" w:rsidR="007D43BE" w:rsidRDefault="007D43BE" w:rsidP="002360CD">
            <w:pPr>
              <w:pStyle w:val="TableRow"/>
              <w:keepNext/>
            </w:pPr>
            <w:r>
              <w:rPr>
                <w:b/>
              </w:rPr>
              <w:t>Entities</w:t>
            </w:r>
            <w:r>
              <w:t xml:space="preserve">: </w:t>
            </w:r>
            <w:r w:rsidR="000932D8">
              <w:t>QE_Data_Item, QE_Template_Field, Any supported by Quick Entry.</w:t>
            </w:r>
          </w:p>
        </w:tc>
      </w:tr>
      <w:tr w:rsidR="007D43BE" w14:paraId="2A825382" w14:textId="77777777" w:rsidTr="002360C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4DAD74D" w14:textId="77777777" w:rsidR="007D43BE" w:rsidRDefault="007D43BE" w:rsidP="002360CD">
            <w:pPr>
              <w:pStyle w:val="TableRow"/>
              <w:keepNext/>
            </w:pPr>
            <w:r>
              <w:rPr>
                <w:b/>
              </w:rPr>
              <w:t>Calls</w:t>
            </w:r>
            <w:r>
              <w:t>: None</w:t>
            </w:r>
          </w:p>
        </w:tc>
      </w:tr>
      <w:tr w:rsidR="007D43BE" w14:paraId="41D7D588" w14:textId="77777777" w:rsidTr="002360C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CA597C" w14:textId="77777777" w:rsidR="007D43BE" w:rsidRDefault="007D43BE" w:rsidP="002360CD">
            <w:pPr>
              <w:pStyle w:val="TableRow"/>
              <w:keepNext/>
            </w:pPr>
            <w:r>
              <w:rPr>
                <w:b/>
              </w:rPr>
              <w:t>Returns</w:t>
            </w:r>
            <w:r>
              <w:t xml:space="preserve"> </w:t>
            </w:r>
            <w:r>
              <w:rPr>
                <w:b/>
              </w:rPr>
              <w:t>To</w:t>
            </w:r>
            <w:r>
              <w:t>: Quick Entry Data Entry screen</w:t>
            </w:r>
          </w:p>
        </w:tc>
      </w:tr>
      <w:tr w:rsidR="007D43BE" w14:paraId="41C7D786" w14:textId="77777777" w:rsidTr="002360C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0279EB9" w14:textId="77777777" w:rsidR="007D43BE" w:rsidRDefault="007D43BE" w:rsidP="002360CD">
            <w:pPr>
              <w:pStyle w:val="TableRow"/>
              <w:keepNext/>
            </w:pPr>
            <w:r>
              <w:rPr>
                <w:b/>
              </w:rPr>
              <w:t>Description</w:t>
            </w:r>
            <w:r>
              <w:t xml:space="preserve">: </w:t>
            </w:r>
            <w:r w:rsidR="000932D8">
              <w:t xml:space="preserve">Modal dialog displayed when the user </w:t>
            </w:r>
            <w:r w:rsidR="00CB2A9B">
              <w:t xml:space="preserve">selects </w:t>
            </w:r>
            <w:r w:rsidR="000932D8">
              <w:t>to enter multiple values into a single field in the Quick Entry Data Entry screen.</w:t>
            </w:r>
          </w:p>
          <w:p w14:paraId="5B00CA4A" w14:textId="77777777" w:rsidR="000932D8" w:rsidRDefault="000932D8" w:rsidP="002360CD">
            <w:pPr>
              <w:pStyle w:val="TableRow"/>
              <w:keepNext/>
            </w:pPr>
            <w:r>
              <w:t xml:space="preserve">Multiple values are stored in the database by having multiple records in QE_Data_Item for the same row and </w:t>
            </w:r>
            <w:r w:rsidR="00CB2A9B">
              <w:t xml:space="preserve">template field. Therefore this dialog is initialised by setting the QE_Data_Row and the QE_Template_Field records associated with the current Quick Entry input cell. </w:t>
            </w:r>
          </w:p>
          <w:p w14:paraId="485D63BB" w14:textId="77777777" w:rsidR="00CB2A9B" w:rsidRDefault="00CB2A9B" w:rsidP="002360CD">
            <w:pPr>
              <w:pStyle w:val="TableRow"/>
              <w:keepNext/>
            </w:pPr>
            <w:r>
              <w:t>For quick entry rows that are already processed and are therefore read only, this dialog operates in read only mode with btnAdd and btnDelete disabled, and sgValues allowing scrolling operations but nothing else.</w:t>
            </w:r>
          </w:p>
        </w:tc>
      </w:tr>
    </w:tbl>
    <w:p w14:paraId="2AA3FA4F" w14:textId="77777777" w:rsidR="00412B4E" w:rsidRDefault="00412B4E" w:rsidP="007D43BE"/>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7D43BE" w14:paraId="2D0C3F7F" w14:textId="77777777" w:rsidTr="002360CD">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FC67F3D" w14:textId="77777777" w:rsidR="007D43BE" w:rsidRDefault="007D43BE" w:rsidP="002360CD">
            <w:pPr>
              <w:pStyle w:val="TableTitle"/>
            </w:pPr>
            <w:r>
              <w:lastRenderedPageBreak/>
              <w:t>Window Controls</w:t>
            </w:r>
          </w:p>
        </w:tc>
      </w:tr>
      <w:tr w:rsidR="007D43BE" w14:paraId="78D14748" w14:textId="77777777" w:rsidTr="002360C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9ECBA30" w14:textId="77777777" w:rsidR="007D43BE" w:rsidRDefault="007D43BE" w:rsidP="002360C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AF8F1E" w14:textId="77777777" w:rsidR="007D43BE" w:rsidRDefault="007D43BE" w:rsidP="002360C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F1236E7" w14:textId="77777777" w:rsidR="007D43BE" w:rsidRDefault="007D43BE" w:rsidP="002360CD">
            <w:pPr>
              <w:pStyle w:val="TableColumnTitles"/>
              <w:keepNext/>
            </w:pPr>
            <w:r>
              <w:rPr>
                <w:i/>
              </w:rPr>
              <w:t>Attribute</w:t>
            </w:r>
            <w:r>
              <w:t xml:space="preserve"> Action</w:t>
            </w:r>
          </w:p>
        </w:tc>
      </w:tr>
      <w:tr w:rsidR="007D43BE" w14:paraId="41CC4194" w14:textId="77777777" w:rsidTr="002360C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A88FAB" w14:textId="77777777" w:rsidR="007D43BE" w:rsidRDefault="000932D8" w:rsidP="002360CD">
            <w:pPr>
              <w:pStyle w:val="TableRow"/>
            </w:pPr>
            <w:r>
              <w:t>sgValues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9C45FF" w14:textId="77777777" w:rsidR="007D43BE" w:rsidRDefault="000932D8" w:rsidP="002360CD">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6362E4B" w14:textId="77777777" w:rsidR="000932D8" w:rsidRDefault="000932D8" w:rsidP="002360CD">
            <w:pPr>
              <w:pStyle w:val="TableRow"/>
            </w:pPr>
            <w:r>
              <w:rPr>
                <w:i/>
              </w:rPr>
              <w:t>QE_Template_Field.Item_Name, QE_Template_Field.Default_Value</w:t>
            </w:r>
            <w:r w:rsidR="00CB2A9B">
              <w:rPr>
                <w:i/>
              </w:rPr>
              <w:t>, QE_Data_Item.Data_Value, QE_Data_Item.Data_Display</w:t>
            </w:r>
          </w:p>
          <w:p w14:paraId="379AA0E1" w14:textId="77777777" w:rsidR="007D43BE" w:rsidRDefault="000932D8" w:rsidP="002360CD">
            <w:pPr>
              <w:pStyle w:val="TableRow"/>
            </w:pPr>
            <w:r>
              <w:t xml:space="preserve">This grid has a single column with a title set to the current field’s title (QE_Template_Field.Item_Name). A </w:t>
            </w:r>
            <w:r w:rsidR="00CB2A9B">
              <w:t>row is created in this grid for every QE_Data_Item record associated with the row and template field, displayed in the order determined by QE_Data_Item.Position.</w:t>
            </w:r>
          </w:p>
          <w:p w14:paraId="421AA2F7" w14:textId="77777777" w:rsidR="00CB2A9B" w:rsidRDefault="00CB2A9B" w:rsidP="002360CD">
            <w:pPr>
              <w:pStyle w:val="TableRow"/>
            </w:pPr>
            <w:r>
              <w:t>The data entry behaviour of this grid is identical to the main Quick Entry data entry grid on the data entry screen with the following notes:</w:t>
            </w:r>
          </w:p>
          <w:p w14:paraId="12EAC5A9" w14:textId="77777777" w:rsidR="00CB2A9B" w:rsidRDefault="00CB2A9B" w:rsidP="00520082">
            <w:pPr>
              <w:pStyle w:val="TableRow"/>
              <w:numPr>
                <w:ilvl w:val="0"/>
                <w:numId w:val="43"/>
              </w:numPr>
            </w:pPr>
            <w:r>
              <w:t>There is always only a single column for the current template field rather than multiple columns.</w:t>
            </w:r>
          </w:p>
          <w:p w14:paraId="53AD9566" w14:textId="77777777" w:rsidR="00CB2A9B" w:rsidRDefault="00CB2A9B" w:rsidP="00520082">
            <w:pPr>
              <w:pStyle w:val="TableRow"/>
              <w:numPr>
                <w:ilvl w:val="0"/>
                <w:numId w:val="43"/>
              </w:numPr>
            </w:pPr>
            <w:r>
              <w:t>When records are saved, their position in the list is saved into the QE_Data_Item.Position attribute.</w:t>
            </w:r>
          </w:p>
          <w:p w14:paraId="45493BF4" w14:textId="77777777" w:rsidR="00CB2A9B" w:rsidRDefault="00CB2A9B" w:rsidP="00520082">
            <w:pPr>
              <w:pStyle w:val="TableRow"/>
              <w:numPr>
                <w:ilvl w:val="0"/>
                <w:numId w:val="43"/>
              </w:numPr>
            </w:pPr>
            <w:r>
              <w:t>When records are added to the grid, they are associated with the same QE_Data_Row record as all other records in the grid.</w:t>
            </w:r>
          </w:p>
          <w:p w14:paraId="258DC793" w14:textId="77777777" w:rsidR="00CB2A9B" w:rsidRDefault="00CB2A9B" w:rsidP="00520082">
            <w:pPr>
              <w:pStyle w:val="TableRow"/>
              <w:numPr>
                <w:ilvl w:val="0"/>
                <w:numId w:val="43"/>
              </w:numPr>
            </w:pPr>
            <w:r>
              <w:t>The Fill Up and Fill Down operations are not available.</w:t>
            </w:r>
          </w:p>
          <w:p w14:paraId="4B2E1444" w14:textId="77777777" w:rsidR="00C33348" w:rsidRDefault="00C33348" w:rsidP="00520082">
            <w:pPr>
              <w:pStyle w:val="TableRow"/>
              <w:numPr>
                <w:ilvl w:val="0"/>
                <w:numId w:val="43"/>
              </w:numPr>
            </w:pPr>
            <w:r>
              <w:t>Drag and drop operations or Return Data (F9) operations are not available because the dialog is modal.</w:t>
            </w:r>
          </w:p>
        </w:tc>
      </w:tr>
      <w:tr w:rsidR="000932D8" w14:paraId="2FE8D058" w14:textId="77777777" w:rsidTr="002360C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3FCB28A" w14:textId="77777777" w:rsidR="000932D8" w:rsidRDefault="000932D8" w:rsidP="002360CD">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5A47EE" w14:textId="77777777" w:rsidR="000932D8" w:rsidRDefault="000932D8" w:rsidP="002360CD">
            <w:pPr>
              <w:pStyle w:val="TableRow"/>
            </w:pPr>
            <w:r>
              <w:t>TBitButton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86293D" w14:textId="77777777" w:rsidR="000932D8" w:rsidRDefault="000932D8" w:rsidP="002360CD">
            <w:pPr>
              <w:pStyle w:val="TableRow"/>
            </w:pPr>
            <w:r>
              <w:t>Adds a row to sgValues and places the input focus into the new row.</w:t>
            </w:r>
          </w:p>
        </w:tc>
      </w:tr>
      <w:tr w:rsidR="000932D8" w14:paraId="5E5926E4" w14:textId="77777777" w:rsidTr="002360C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18D88E1" w14:textId="77777777" w:rsidR="000932D8" w:rsidRDefault="000932D8" w:rsidP="002360CD">
            <w:pPr>
              <w:pStyle w:val="TableRow"/>
            </w:pPr>
            <w:r>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C8C918" w14:textId="77777777" w:rsidR="000932D8" w:rsidRDefault="000932D8" w:rsidP="002360CD">
            <w:pPr>
              <w:pStyle w:val="TableRow"/>
            </w:pPr>
            <w:r>
              <w:t>TBitButton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D7A81D" w14:textId="77777777" w:rsidR="000932D8" w:rsidRDefault="00CB2A9B" w:rsidP="002360CD">
            <w:pPr>
              <w:pStyle w:val="TableRow"/>
            </w:pPr>
            <w:r>
              <w:t>Displays a message prompting for confirmation, and if confirmed removes the row with the input focus and focuses the previous row if available, otherwise the next row.</w:t>
            </w:r>
          </w:p>
        </w:tc>
      </w:tr>
      <w:tr w:rsidR="000932D8" w14:paraId="4E4EDB22" w14:textId="77777777" w:rsidTr="002360C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35E82D" w14:textId="77777777" w:rsidR="000932D8" w:rsidRDefault="000932D8" w:rsidP="002360CD">
            <w:pPr>
              <w:pStyle w:val="TableRow"/>
            </w:pPr>
            <w:r>
              <w:t>btnClose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18B6AD" w14:textId="77777777" w:rsidR="000932D8" w:rsidRDefault="000932D8" w:rsidP="002360CD">
            <w:pPr>
              <w:pStyle w:val="TableRow"/>
            </w:pPr>
            <w:r>
              <w:t>TBitButton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24EAC2" w14:textId="77777777" w:rsidR="000932D8" w:rsidRDefault="000932D8" w:rsidP="002360CD">
            <w:pPr>
              <w:pStyle w:val="TableRow"/>
            </w:pPr>
            <w:r>
              <w:t>Saves any changes to the current cell and closes the dialog.</w:t>
            </w:r>
          </w:p>
        </w:tc>
      </w:tr>
    </w:tbl>
    <w:p w14:paraId="42398C35" w14:textId="77777777" w:rsidR="00E003A8" w:rsidRDefault="00E003A8" w:rsidP="00E003A8">
      <w:pPr>
        <w:pStyle w:val="Heading4"/>
        <w:pageBreakBefore/>
      </w:pPr>
      <w:bookmarkStart w:id="549" w:name="_Ref278810896"/>
      <w:bookmarkStart w:id="550" w:name="_Toc292878930"/>
      <w:r>
        <w:lastRenderedPageBreak/>
        <w:t>Load O</w:t>
      </w:r>
      <w:r w:rsidR="007A39AB">
        <w:t xml:space="preserve">ccurrence </w:t>
      </w:r>
      <w:r>
        <w:t>into Quick Entry</w:t>
      </w:r>
      <w:bookmarkEnd w:id="549"/>
      <w:bookmarkEnd w:id="550"/>
    </w:p>
    <w:p w14:paraId="34C49376" w14:textId="77777777" w:rsidR="007A39AB" w:rsidRDefault="007A39AB" w:rsidP="007A39AB">
      <w:pPr>
        <w:pStyle w:val="Heading5"/>
      </w:pPr>
      <w:r>
        <w:t>Occurrence node menu</w:t>
      </w:r>
    </w:p>
    <w:p w14:paraId="7459F745" w14:textId="77777777" w:rsidR="00E003A8" w:rsidRDefault="00A31EFC" w:rsidP="00E003A8">
      <w:r>
        <w:t xml:space="preserve">The </w:t>
      </w:r>
      <w:r w:rsidR="00F850C4">
        <w:t>Collections Module Manager</w:t>
      </w:r>
      <w:r w:rsidR="007A39AB">
        <w:t xml:space="preserve"> add-in </w:t>
      </w:r>
      <w:r>
        <w:t>implements the INodeMenuManager interface in order to add a “Load into Quick Entry” item to the end of the pop</w:t>
      </w:r>
      <w:r w:rsidR="007A39AB">
        <w:t xml:space="preserve">-up menu for both taxon occurrence nodes and the thesaurus occurrence nodes that are created by the </w:t>
      </w:r>
      <w:r w:rsidR="007A39AB">
        <w:fldChar w:fldCharType="begin"/>
      </w:r>
      <w:r w:rsidR="007A39AB">
        <w:instrText xml:space="preserve"> REF _Ref278808061 \h </w:instrText>
      </w:r>
      <w:r w:rsidR="007A39AB">
        <w:fldChar w:fldCharType="separate"/>
      </w:r>
      <w:r w:rsidR="007A39AB">
        <w:t>Collections Occurrences</w:t>
      </w:r>
      <w:r w:rsidR="007A39AB">
        <w:fldChar w:fldCharType="end"/>
      </w:r>
      <w:r w:rsidR="007A39AB">
        <w:t xml:space="preserve"> add-in.</w:t>
      </w:r>
      <w:r w:rsidR="00B64ECD">
        <w:t xml:space="preserve"> This is only visible if the user has permission to use quick entry.</w:t>
      </w:r>
    </w:p>
    <w:p w14:paraId="45C583DC" w14:textId="7142CB35" w:rsidR="00F021C2" w:rsidRDefault="00F021C2" w:rsidP="00E003A8">
      <w:r>
        <w:rPr>
          <w:noProof/>
          <w:lang w:eastAsia="en-GB"/>
        </w:rPr>
        <w:drawing>
          <wp:inline distT="0" distB="0" distL="0" distR="0" wp14:anchorId="2A7AB687" wp14:editId="7987A275">
            <wp:extent cx="2178657" cy="1287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7">
                      <a:extLst>
                        <a:ext uri="{28A0092B-C50C-407E-A947-70E740481C1C}">
                          <a14:useLocalDpi xmlns:a14="http://schemas.microsoft.com/office/drawing/2010/main" val="0"/>
                        </a:ext>
                      </a:extLst>
                    </a:blip>
                    <a:srcRect l="15984" t="59069" r="42681" b="2186"/>
                    <a:stretch/>
                  </pic:blipFill>
                  <pic:spPr bwMode="auto">
                    <a:xfrm>
                      <a:off x="0" y="0"/>
                      <a:ext cx="2180137" cy="1288655"/>
                    </a:xfrm>
                    <a:prstGeom prst="rect">
                      <a:avLst/>
                    </a:prstGeom>
                    <a:noFill/>
                    <a:ln>
                      <a:noFill/>
                    </a:ln>
                    <a:extLst>
                      <a:ext uri="{53640926-AAD7-44D8-BBD7-CCE9431645EC}">
                        <a14:shadowObscured xmlns:a14="http://schemas.microsoft.com/office/drawing/2010/main"/>
                      </a:ext>
                    </a:extLst>
                  </pic:spPr>
                </pic:pic>
              </a:graphicData>
            </a:graphic>
          </wp:inline>
        </w:drawing>
      </w:r>
    </w:p>
    <w:p w14:paraId="3A70175D" w14:textId="632987B6" w:rsidR="007A39AB" w:rsidRDefault="00F021C2" w:rsidP="007A39AB">
      <w:pPr>
        <w:pStyle w:val="Heading5"/>
      </w:pPr>
      <w:bookmarkStart w:id="551" w:name="_Ref283726445"/>
      <w:r>
        <w:t xml:space="preserve">Quick Entry </w:t>
      </w:r>
      <w:r w:rsidR="007A39AB">
        <w:t>selection</w:t>
      </w:r>
      <w:bookmarkEnd w:id="551"/>
    </w:p>
    <w:p w14:paraId="0B319ADA" w14:textId="4B482CFB" w:rsidR="00DF49CD" w:rsidRDefault="007A39AB" w:rsidP="00E003A8">
      <w:r>
        <w:t>Th</w:t>
      </w:r>
      <w:r w:rsidR="00324538">
        <w:t>e “Load into Quick Entry”</w:t>
      </w:r>
      <w:r>
        <w:t xml:space="preserve"> menu item has </w:t>
      </w:r>
      <w:r w:rsidR="00DF49CD">
        <w:t>two</w:t>
      </w:r>
      <w:r>
        <w:t xml:space="preserve"> sub-menu</w:t>
      </w:r>
      <w:r w:rsidR="00DF49CD">
        <w:t xml:space="preserve"> items:</w:t>
      </w:r>
    </w:p>
    <w:p w14:paraId="77B04A7F" w14:textId="65EC468A" w:rsidR="00DF49CD" w:rsidRDefault="00DF49CD" w:rsidP="00CC1ED3">
      <w:pPr>
        <w:pStyle w:val="ListParagraph"/>
        <w:numPr>
          <w:ilvl w:val="0"/>
          <w:numId w:val="76"/>
        </w:numPr>
      </w:pPr>
      <w:r>
        <w:t xml:space="preserve">New Entry Session (defined </w:t>
      </w:r>
      <w:hyperlink w:anchor="_New_Entry_Session" w:history="1">
        <w:r w:rsidRPr="00DF49CD">
          <w:rPr>
            <w:rStyle w:val="Hyperlink"/>
            <w:rFonts w:asciiTheme="minorHAnsi" w:hAnsiTheme="minorHAnsi"/>
          </w:rPr>
          <w:t>below</w:t>
        </w:r>
      </w:hyperlink>
      <w:r>
        <w:t>)</w:t>
      </w:r>
    </w:p>
    <w:p w14:paraId="50231D92" w14:textId="4D29C7D1" w:rsidR="00DF49CD" w:rsidRDefault="00DF49CD" w:rsidP="00CC1ED3">
      <w:pPr>
        <w:pStyle w:val="ListParagraph"/>
        <w:numPr>
          <w:ilvl w:val="0"/>
          <w:numId w:val="76"/>
        </w:numPr>
      </w:pPr>
      <w:r>
        <w:t xml:space="preserve">Existing Entry Session (defined </w:t>
      </w:r>
      <w:hyperlink w:anchor="_Existing_Entry_Session" w:history="1">
        <w:r w:rsidRPr="00DF49CD">
          <w:rPr>
            <w:rStyle w:val="Hyperlink"/>
            <w:rFonts w:asciiTheme="minorHAnsi" w:hAnsiTheme="minorHAnsi"/>
          </w:rPr>
          <w:t>below</w:t>
        </w:r>
      </w:hyperlink>
      <w:r>
        <w:t>)</w:t>
      </w:r>
    </w:p>
    <w:p w14:paraId="381AC76C" w14:textId="2BA5E26B" w:rsidR="00DF49CD" w:rsidRDefault="00DF49CD" w:rsidP="00CC1ED3">
      <w:pPr>
        <w:pStyle w:val="Heading6"/>
      </w:pPr>
      <w:bookmarkStart w:id="552" w:name="_New_Entry_Session"/>
      <w:bookmarkEnd w:id="552"/>
      <w:r>
        <w:t>New Entry Session Menu Item</w:t>
      </w:r>
    </w:p>
    <w:p w14:paraId="1563B409" w14:textId="6D20EFDC" w:rsidR="00DF49CD" w:rsidRDefault="00DF49CD">
      <w:r>
        <w:t xml:space="preserve">The </w:t>
      </w:r>
      <w:r w:rsidRPr="00CC1ED3">
        <w:rPr>
          <w:i/>
        </w:rPr>
        <w:t>New Entry Session</w:t>
      </w:r>
      <w:r>
        <w:t xml:space="preserve"> menu item has a sub-menu containing an item </w:t>
      </w:r>
      <w:r w:rsidR="007A39AB">
        <w:t>for each appropriate quick entry template.</w:t>
      </w:r>
    </w:p>
    <w:p w14:paraId="3A81D67C" w14:textId="77777777" w:rsidR="00F83892" w:rsidRDefault="00F83892" w:rsidP="00E003A8">
      <w:r>
        <w:t>If the selected occurrence node represents a taxon occurrence then the appropriate templates are specimen entry templates (</w:t>
      </w:r>
      <w:r w:rsidR="003C00D8">
        <w:fldChar w:fldCharType="begin"/>
      </w:r>
      <w:r w:rsidR="003C00D8">
        <w:instrText xml:space="preserve"> REF _Ref278811203 \h </w:instrText>
      </w:r>
      <w:r w:rsidR="003C00D8">
        <w:fldChar w:fldCharType="separate"/>
      </w:r>
      <w:r w:rsidR="003C00D8">
        <w:t>QE_Template</w:t>
      </w:r>
      <w:r w:rsidR="003C00D8">
        <w:fldChar w:fldCharType="end"/>
      </w:r>
      <w:r>
        <w:t xml:space="preserve">.Template_Type = </w:t>
      </w:r>
      <w:r w:rsidR="00916DFB">
        <w:t>1</w:t>
      </w:r>
      <w:r>
        <w:t>)</w:t>
      </w:r>
      <w:r w:rsidR="00161E45">
        <w:t xml:space="preserve"> that either have no subject area (</w:t>
      </w:r>
      <w:r w:rsidR="003C00D8">
        <w:fldChar w:fldCharType="begin"/>
      </w:r>
      <w:r w:rsidR="003C00D8">
        <w:instrText xml:space="preserve"> REF _Ref278811203 \h </w:instrText>
      </w:r>
      <w:r w:rsidR="003C00D8">
        <w:fldChar w:fldCharType="separate"/>
      </w:r>
      <w:r w:rsidR="003C00D8">
        <w:t>QE_Template</w:t>
      </w:r>
      <w:r w:rsidR="003C00D8">
        <w:fldChar w:fldCharType="end"/>
      </w:r>
      <w:r w:rsidR="00161E45">
        <w:t xml:space="preserve">.Subject_Area_Key is null) or where the subject area contains the </w:t>
      </w:r>
      <w:r w:rsidR="006B5091">
        <w:t xml:space="preserve">domain of the taxon identified by the preferred determination. The domain of a taxon is </w:t>
      </w:r>
      <w:r w:rsidR="00161E45">
        <w:t xml:space="preserve">identified by locating the equivalent concept using </w:t>
      </w:r>
      <w:r w:rsidR="003C00D8">
        <w:fldChar w:fldCharType="begin"/>
      </w:r>
      <w:r w:rsidR="003C00D8">
        <w:instrText xml:space="preserve"> REF _Ref278811235 \h </w:instrText>
      </w:r>
      <w:r w:rsidR="003C00D8">
        <w:fldChar w:fldCharType="separate"/>
      </w:r>
      <w:r w:rsidR="003C00D8">
        <w:t>Taxon_Dictionary_Concept_Mapping</w:t>
      </w:r>
      <w:r w:rsidR="003C00D8">
        <w:fldChar w:fldCharType="end"/>
      </w:r>
      <w:r w:rsidR="003C00D8">
        <w:t xml:space="preserve"> </w:t>
      </w:r>
      <w:r w:rsidR="00161E45">
        <w:t>and then finding the corresponding domain.</w:t>
      </w:r>
    </w:p>
    <w:p w14:paraId="220E36C7" w14:textId="77777777" w:rsidR="00161E45" w:rsidRDefault="006B5091" w:rsidP="00E003A8">
      <w:r>
        <w:t>Otherwise, the selected node represents a thesaurus occurrence and the templates are specimen entry templates th</w:t>
      </w:r>
      <w:r w:rsidR="009F10D5">
        <w:t>at either have no subject area, or if the occurrence has at least one determination, where the subject area contains the domain of the determined concept.</w:t>
      </w:r>
    </w:p>
    <w:p w14:paraId="69102EA0" w14:textId="7823F591" w:rsidR="004333D9" w:rsidRDefault="004333D9" w:rsidP="00E003A8">
      <w:r>
        <w:t xml:space="preserve">Selecting a quick entry template loads the occurrence into the template as described in </w:t>
      </w:r>
      <w:hyperlink w:anchor="_New_Entry_Session_1" w:history="1">
        <w:r w:rsidRPr="004333D9">
          <w:rPr>
            <w:rStyle w:val="Hyperlink"/>
            <w:rFonts w:asciiTheme="minorHAnsi" w:hAnsiTheme="minorHAnsi"/>
          </w:rPr>
          <w:t>Quick Entry Sessio</w:t>
        </w:r>
        <w:r>
          <w:rPr>
            <w:rStyle w:val="Hyperlink"/>
            <w:rFonts w:asciiTheme="minorHAnsi" w:hAnsiTheme="minorHAnsi"/>
          </w:rPr>
          <w:t>n – New Entry Sessio</w:t>
        </w:r>
        <w:r w:rsidRPr="004333D9">
          <w:rPr>
            <w:rStyle w:val="Hyperlink"/>
            <w:rFonts w:asciiTheme="minorHAnsi" w:hAnsiTheme="minorHAnsi"/>
          </w:rPr>
          <w:t>n</w:t>
        </w:r>
      </w:hyperlink>
      <w:r>
        <w:t>.</w:t>
      </w:r>
    </w:p>
    <w:p w14:paraId="0BAA4215" w14:textId="15EBE244" w:rsidR="00DF49CD" w:rsidRDefault="00DF49CD" w:rsidP="00CC1ED3">
      <w:pPr>
        <w:pStyle w:val="Heading6"/>
      </w:pPr>
      <w:bookmarkStart w:id="553" w:name="_Existing_Entry_Session"/>
      <w:bookmarkStart w:id="554" w:name="_Quick_Entry_Template"/>
      <w:bookmarkEnd w:id="553"/>
      <w:bookmarkEnd w:id="554"/>
      <w:r>
        <w:t>Existing Entry Session Menu Item</w:t>
      </w:r>
    </w:p>
    <w:p w14:paraId="6AEC293F" w14:textId="1E94EC3A" w:rsidR="00DF49CD" w:rsidRDefault="0036305E">
      <w:r>
        <w:t xml:space="preserve">The </w:t>
      </w:r>
      <w:r w:rsidRPr="00CC1ED3">
        <w:rPr>
          <w:i/>
        </w:rPr>
        <w:t>Existing Entry Session</w:t>
      </w:r>
      <w:r>
        <w:t xml:space="preserve"> menu item has a </w:t>
      </w:r>
      <w:hyperlink w:anchor="_Quick_Entry_Template" w:history="1">
        <w:r w:rsidR="00772104" w:rsidRPr="00CC1ED3">
          <w:rPr>
            <w:rStyle w:val="Hyperlink"/>
            <w:rFonts w:asciiTheme="minorHAnsi" w:hAnsiTheme="minorHAnsi"/>
          </w:rPr>
          <w:t>Qu</w:t>
        </w:r>
        <w:r w:rsidR="005127AB" w:rsidRPr="00CC1ED3">
          <w:rPr>
            <w:rStyle w:val="Hyperlink"/>
            <w:rFonts w:asciiTheme="minorHAnsi" w:hAnsiTheme="minorHAnsi"/>
            <w:i/>
          </w:rPr>
          <w:t>i</w:t>
        </w:r>
        <w:r w:rsidR="00772104" w:rsidRPr="00772104">
          <w:rPr>
            <w:rStyle w:val="Hyperlink"/>
            <w:rFonts w:asciiTheme="minorHAnsi" w:hAnsiTheme="minorHAnsi"/>
            <w:i/>
          </w:rPr>
          <w:t>c</w:t>
        </w:r>
        <w:r w:rsidR="005127AB" w:rsidRPr="00CC1ED3">
          <w:rPr>
            <w:rStyle w:val="Hyperlink"/>
            <w:rFonts w:asciiTheme="minorHAnsi" w:hAnsiTheme="minorHAnsi"/>
            <w:i/>
          </w:rPr>
          <w:t>k Entry Template</w:t>
        </w:r>
        <w:r w:rsidR="005127AB" w:rsidRPr="00772104">
          <w:rPr>
            <w:rStyle w:val="Hyperlink"/>
            <w:rFonts w:asciiTheme="minorHAnsi" w:hAnsiTheme="minorHAnsi"/>
          </w:rPr>
          <w:t xml:space="preserve"> menu item</w:t>
        </w:r>
      </w:hyperlink>
      <w:r w:rsidR="005127AB">
        <w:t xml:space="preserve"> </w:t>
      </w:r>
      <w:r>
        <w:t xml:space="preserve">for each </w:t>
      </w:r>
      <w:r w:rsidR="0082213C">
        <w:t xml:space="preserve">appropriate </w:t>
      </w:r>
      <w:r>
        <w:t xml:space="preserve">quick entry template that has </w:t>
      </w:r>
      <w:r w:rsidR="005127AB">
        <w:t xml:space="preserve">one or more </w:t>
      </w:r>
      <w:r w:rsidR="00557483">
        <w:t xml:space="preserve">existing </w:t>
      </w:r>
      <w:r>
        <w:t xml:space="preserve">quick </w:t>
      </w:r>
      <w:r w:rsidR="00557483">
        <w:t>entry session</w:t>
      </w:r>
      <w:r w:rsidR="005127AB">
        <w:t>s that use the template</w:t>
      </w:r>
      <w:r w:rsidR="00772104">
        <w:t xml:space="preserve"> (</w:t>
      </w:r>
      <w:hyperlink w:anchor="_QE_Session" w:history="1">
        <w:r w:rsidR="00772104" w:rsidRPr="00772104">
          <w:rPr>
            <w:rStyle w:val="Hyperlink"/>
            <w:rFonts w:asciiTheme="minorHAnsi" w:hAnsiTheme="minorHAnsi"/>
          </w:rPr>
          <w:t>QE_Session</w:t>
        </w:r>
      </w:hyperlink>
      <w:r w:rsidR="00772104">
        <w:t xml:space="preserve">.QE_Template_Key matches the </w:t>
      </w:r>
      <w:hyperlink w:anchor="_QE_Template" w:history="1">
        <w:r w:rsidR="00772104" w:rsidRPr="00772104">
          <w:rPr>
            <w:rStyle w:val="Hyperlink"/>
            <w:rFonts w:asciiTheme="minorHAnsi" w:hAnsiTheme="minorHAnsi"/>
          </w:rPr>
          <w:t>QE_Template</w:t>
        </w:r>
      </w:hyperlink>
      <w:r w:rsidR="00772104">
        <w:t>.</w:t>
      </w:r>
      <w:r w:rsidR="00772104" w:rsidRPr="00772104">
        <w:t xml:space="preserve"> </w:t>
      </w:r>
      <w:r w:rsidR="00772104">
        <w:t>QE_Template_Key of the item)</w:t>
      </w:r>
      <w:r w:rsidR="005127AB">
        <w:t>.</w:t>
      </w:r>
    </w:p>
    <w:p w14:paraId="66ED6686" w14:textId="77777777" w:rsidR="00255D2E" w:rsidRDefault="00255D2E" w:rsidP="00255D2E">
      <w:r>
        <w:t>If the selected occurrence node represents a taxon occurrence then the appropriate templates are specimen entry templates (</w:t>
      </w:r>
      <w:r>
        <w:fldChar w:fldCharType="begin"/>
      </w:r>
      <w:r>
        <w:instrText xml:space="preserve"> REF _Ref278811203 \h </w:instrText>
      </w:r>
      <w:r>
        <w:fldChar w:fldCharType="separate"/>
      </w:r>
      <w:r>
        <w:t>QE_Template</w:t>
      </w:r>
      <w:r>
        <w:fldChar w:fldCharType="end"/>
      </w:r>
      <w:r>
        <w:t xml:space="preserve">.Template_Type = 1) that either have </w:t>
      </w:r>
      <w:r>
        <w:lastRenderedPageBreak/>
        <w:t>no subject area (</w:t>
      </w:r>
      <w:r>
        <w:fldChar w:fldCharType="begin"/>
      </w:r>
      <w:r>
        <w:instrText xml:space="preserve"> REF _Ref278811203 \h </w:instrText>
      </w:r>
      <w:r>
        <w:fldChar w:fldCharType="separate"/>
      </w:r>
      <w:r>
        <w:t>QE_Template</w:t>
      </w:r>
      <w:r>
        <w:fldChar w:fldCharType="end"/>
      </w:r>
      <w:r>
        <w:t xml:space="preserve">.Subject_Area_Key is null) or where the subject area contains the domain of the taxon identified by the preferred determination. The domain of a taxon is identified by locating the equivalent concept using </w:t>
      </w:r>
      <w:r>
        <w:fldChar w:fldCharType="begin"/>
      </w:r>
      <w:r>
        <w:instrText xml:space="preserve"> REF _Ref278811235 \h </w:instrText>
      </w:r>
      <w:r>
        <w:fldChar w:fldCharType="separate"/>
      </w:r>
      <w:r>
        <w:t>Taxon_Dictionary_Concept_Mapping</w:t>
      </w:r>
      <w:r>
        <w:fldChar w:fldCharType="end"/>
      </w:r>
      <w:r>
        <w:t xml:space="preserve"> and then finding the corresponding domain.</w:t>
      </w:r>
    </w:p>
    <w:p w14:paraId="3C831CAA" w14:textId="77777777" w:rsidR="00255D2E" w:rsidRDefault="00255D2E" w:rsidP="00255D2E">
      <w:r>
        <w:t>Otherwise, the selected node represents a thesaurus occurrence and the templates are specimen entry templates that either have no subject area, or if the occurrence has at least one determination, where the subject area contains the domain of the determined concept.</w:t>
      </w:r>
    </w:p>
    <w:p w14:paraId="5E2143CA" w14:textId="382B1C8D" w:rsidR="0036305E" w:rsidRDefault="005127AB" w:rsidP="00CC1ED3">
      <w:pPr>
        <w:pStyle w:val="Heading7"/>
      </w:pPr>
      <w:r>
        <w:t>Quick Entry Template Menu Item</w:t>
      </w:r>
    </w:p>
    <w:p w14:paraId="11311CA9" w14:textId="77777777" w:rsidR="009906AD" w:rsidRDefault="0082213C">
      <w:r>
        <w:t xml:space="preserve">Displays </w:t>
      </w:r>
      <w:hyperlink w:anchor="_QE_Template" w:history="1">
        <w:r w:rsidR="00772104" w:rsidRPr="00772104">
          <w:rPr>
            <w:rStyle w:val="Hyperlink"/>
            <w:rFonts w:asciiTheme="minorHAnsi" w:hAnsiTheme="minorHAnsi"/>
          </w:rPr>
          <w:t>QE_Template</w:t>
        </w:r>
      </w:hyperlink>
      <w:r w:rsidR="00772104">
        <w:t xml:space="preserve">.Item_Name. </w:t>
      </w:r>
    </w:p>
    <w:p w14:paraId="031C9E9B" w14:textId="0AFBA4BC" w:rsidR="00557483" w:rsidRDefault="00772104">
      <w:r>
        <w:t xml:space="preserve">Contains a </w:t>
      </w:r>
      <w:r w:rsidR="0082213C">
        <w:t>sub menu item for each existing quick entry session that use the template</w:t>
      </w:r>
      <w:r w:rsidR="009906AD">
        <w:t xml:space="preserve"> (displays </w:t>
      </w:r>
      <w:hyperlink w:anchor="_QE_Session" w:history="1">
        <w:r w:rsidR="009906AD" w:rsidRPr="00772104">
          <w:rPr>
            <w:rStyle w:val="Hyperlink"/>
            <w:rFonts w:asciiTheme="minorHAnsi" w:hAnsiTheme="minorHAnsi"/>
          </w:rPr>
          <w:t>QE_Session</w:t>
        </w:r>
      </w:hyperlink>
      <w:r w:rsidR="009906AD">
        <w:rPr>
          <w:i/>
        </w:rPr>
        <w:t xml:space="preserve">.Item_Name </w:t>
      </w:r>
      <w:r w:rsidR="009906AD" w:rsidRPr="00CC1ED3">
        <w:t>for each</w:t>
      </w:r>
      <w:r w:rsidR="009906AD">
        <w:t xml:space="preserve"> quick entry session)</w:t>
      </w:r>
      <w:r w:rsidR="0082213C">
        <w:t>.</w:t>
      </w:r>
      <w:r w:rsidR="009906AD">
        <w:t xml:space="preserve"> Selecting one of the existing quick entry </w:t>
      </w:r>
      <w:r w:rsidR="004333D9">
        <w:t xml:space="preserve">sessions loads the occurrence into the exising quick entry session as described in </w:t>
      </w:r>
      <w:hyperlink w:anchor="_New_Entry_Session_1" w:history="1">
        <w:r w:rsidR="004333D9" w:rsidRPr="004333D9">
          <w:rPr>
            <w:rStyle w:val="Hyperlink"/>
            <w:rFonts w:asciiTheme="minorHAnsi" w:hAnsiTheme="minorHAnsi"/>
          </w:rPr>
          <w:t>Quick Entry Sessio</w:t>
        </w:r>
        <w:r w:rsidR="004333D9">
          <w:rPr>
            <w:rStyle w:val="Hyperlink"/>
            <w:rFonts w:asciiTheme="minorHAnsi" w:hAnsiTheme="minorHAnsi"/>
          </w:rPr>
          <w:t>n – New Entry Sessio</w:t>
        </w:r>
        <w:r w:rsidR="004333D9" w:rsidRPr="004333D9">
          <w:rPr>
            <w:rStyle w:val="Hyperlink"/>
            <w:rFonts w:asciiTheme="minorHAnsi" w:hAnsiTheme="minorHAnsi"/>
          </w:rPr>
          <w:t>n</w:t>
        </w:r>
      </w:hyperlink>
      <w:r w:rsidR="004333D9">
        <w:t>.</w:t>
      </w:r>
    </w:p>
    <w:p w14:paraId="16584112" w14:textId="77777777" w:rsidR="007A39AB" w:rsidRDefault="007A39AB" w:rsidP="007A39AB">
      <w:pPr>
        <w:pStyle w:val="Heading5"/>
      </w:pPr>
      <w:bookmarkStart w:id="555" w:name="_Quick_Entry_session"/>
      <w:bookmarkEnd w:id="555"/>
      <w:r>
        <w:t>Quick Entry session</w:t>
      </w:r>
    </w:p>
    <w:p w14:paraId="2034DC06" w14:textId="26E9989D" w:rsidR="004333D9" w:rsidRPr="006302FF" w:rsidRDefault="004333D9" w:rsidP="00CC1ED3">
      <w:pPr>
        <w:pStyle w:val="Heading6"/>
      </w:pPr>
      <w:bookmarkStart w:id="556" w:name="_New_Entry_Session_1"/>
      <w:bookmarkEnd w:id="556"/>
      <w:r>
        <w:t>New Entry Session</w:t>
      </w:r>
    </w:p>
    <w:p w14:paraId="52C4FBAC" w14:textId="1906B473" w:rsidR="00F83892" w:rsidRDefault="007A39AB" w:rsidP="00E003A8">
      <w:r>
        <w:t xml:space="preserve">When a template is selected from </w:t>
      </w:r>
      <w:r w:rsidR="00D96647">
        <w:t>the “</w:t>
      </w:r>
      <w:r w:rsidR="00E5649F">
        <w:t>New Entry Session</w:t>
      </w:r>
      <w:r w:rsidR="00D96647">
        <w:t>”</w:t>
      </w:r>
      <w:r>
        <w:t xml:space="preserve"> sub-menu, the “number of specimens” dialog is displayed</w:t>
      </w:r>
      <w:r w:rsidR="001841B1">
        <w:t xml:space="preserve">. </w:t>
      </w:r>
      <w:r w:rsidR="00FC18D1">
        <w:t>If</w:t>
      </w:r>
      <w:r>
        <w:t xml:space="preserve"> the user en</w:t>
      </w:r>
      <w:r w:rsidR="00F83892">
        <w:t>ters a number of specimens then</w:t>
      </w:r>
      <w:r w:rsidR="001D65FA">
        <w:t>:</w:t>
      </w:r>
    </w:p>
    <w:p w14:paraId="69F7CECC" w14:textId="77777777" w:rsidR="007A39AB" w:rsidRDefault="00F83892" w:rsidP="00F83892">
      <w:pPr>
        <w:numPr>
          <w:ilvl w:val="0"/>
          <w:numId w:val="21"/>
        </w:numPr>
      </w:pPr>
      <w:r>
        <w:t>A new quick entry session is created, based on the selected template</w:t>
      </w:r>
      <w:r w:rsidR="00FC102A">
        <w:t xml:space="preserve">; either </w:t>
      </w:r>
      <w:r w:rsidR="003C00D8">
        <w:fldChar w:fldCharType="begin"/>
      </w:r>
      <w:r w:rsidR="003C00D8">
        <w:instrText xml:space="preserve"> REF _Ref278811181 \h </w:instrText>
      </w:r>
      <w:r w:rsidR="003C00D8">
        <w:fldChar w:fldCharType="separate"/>
      </w:r>
      <w:r w:rsidR="003C00D8">
        <w:t>QE_Session</w:t>
      </w:r>
      <w:r w:rsidR="003C00D8">
        <w:fldChar w:fldCharType="end"/>
      </w:r>
      <w:r w:rsidR="00FC102A">
        <w:t xml:space="preserve">.Taxon_Occurrence_Key or </w:t>
      </w:r>
      <w:r w:rsidR="003C00D8">
        <w:fldChar w:fldCharType="begin"/>
      </w:r>
      <w:r w:rsidR="003C00D8">
        <w:instrText xml:space="preserve"> REF _Ref278811181 \h </w:instrText>
      </w:r>
      <w:r w:rsidR="003C00D8">
        <w:fldChar w:fldCharType="separate"/>
      </w:r>
      <w:r w:rsidR="003C00D8">
        <w:t>QE_Session</w:t>
      </w:r>
      <w:r w:rsidR="003C00D8">
        <w:fldChar w:fldCharType="end"/>
      </w:r>
      <w:r w:rsidR="00FC102A">
        <w:t>.Occurrence_Key is filled in according to whether the selected node represents a taxon occurrence or a thesaurus occurrence respectively</w:t>
      </w:r>
    </w:p>
    <w:p w14:paraId="62C555BA" w14:textId="77777777" w:rsidR="00F83892" w:rsidRDefault="00F83892" w:rsidP="00F83892">
      <w:pPr>
        <w:numPr>
          <w:ilvl w:val="0"/>
          <w:numId w:val="21"/>
        </w:numPr>
      </w:pPr>
      <w:r>
        <w:t>The specified number of rows are added to the session</w:t>
      </w:r>
    </w:p>
    <w:p w14:paraId="4776B6CF" w14:textId="77777777" w:rsidR="004156CB" w:rsidRDefault="00F83892" w:rsidP="00F83892">
      <w:pPr>
        <w:numPr>
          <w:ilvl w:val="0"/>
          <w:numId w:val="21"/>
        </w:numPr>
      </w:pPr>
      <w:r>
        <w:t xml:space="preserve">The rows are initialized with data from the selected occurrence according to either </w:t>
      </w:r>
      <w:r>
        <w:fldChar w:fldCharType="begin"/>
      </w:r>
      <w:r>
        <w:instrText xml:space="preserve"> REF _Ref278809046 \r \h </w:instrText>
      </w:r>
      <w:r>
        <w:fldChar w:fldCharType="separate"/>
      </w:r>
      <w:r>
        <w:t>4.2.12.12.4</w:t>
      </w:r>
      <w:r>
        <w:fldChar w:fldCharType="end"/>
      </w:r>
      <w:r>
        <w:t xml:space="preserve"> or </w:t>
      </w:r>
      <w:r>
        <w:fldChar w:fldCharType="begin"/>
      </w:r>
      <w:r>
        <w:instrText xml:space="preserve"> REF _Ref278809050 \r \p \h </w:instrText>
      </w:r>
      <w:r>
        <w:fldChar w:fldCharType="separate"/>
      </w:r>
      <w:r>
        <w:t>4.2.12.12.5 below</w:t>
      </w:r>
      <w:r>
        <w:fldChar w:fldCharType="end"/>
      </w:r>
      <w:r w:rsidR="002551F6">
        <w:t xml:space="preserve">, </w:t>
      </w:r>
      <w:r w:rsidR="0075351F">
        <w:t xml:space="preserve">for those fields that are included in </w:t>
      </w:r>
      <w:r w:rsidR="002551F6">
        <w:t>the template</w:t>
      </w:r>
    </w:p>
    <w:p w14:paraId="304FEECE" w14:textId="77777777" w:rsidR="003C1836" w:rsidRDefault="003C1836" w:rsidP="00F83892">
      <w:pPr>
        <w:numPr>
          <w:ilvl w:val="0"/>
          <w:numId w:val="21"/>
        </w:numPr>
      </w:pPr>
      <w:r>
        <w:t>If the selected node represents a taxon occurrence, and the quick entry template includes occurrence</w:t>
      </w:r>
      <w:r w:rsidRPr="003C1836">
        <w:t xml:space="preserve"> </w:t>
      </w:r>
      <w:r>
        <w:t>measurement fields that match measurements on the occurrence, i.e. all of:</w:t>
      </w:r>
    </w:p>
    <w:p w14:paraId="058912E1" w14:textId="77777777" w:rsidR="00672781" w:rsidRDefault="00672781" w:rsidP="00672781">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.Is_Custom = 1</w:t>
      </w:r>
    </w:p>
    <w:p w14:paraId="76A6047F" w14:textId="77777777" w:rsidR="00672781" w:rsidRDefault="00672781" w:rsidP="00672781">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.Measurement_Is_Specimen = 0</w:t>
      </w:r>
    </w:p>
    <w:p w14:paraId="5A077645" w14:textId="77777777" w:rsidR="00672781" w:rsidRDefault="00672781" w:rsidP="00672781">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.Measurement_Is_TaxonData = 1</w:t>
      </w:r>
    </w:p>
    <w:p w14:paraId="6B5111E6" w14:textId="77777777" w:rsidR="003C1836" w:rsidRDefault="003C1836"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.Taxon_Measurement_Qualifier_Key = Taxon_Occurrence_Data.</w:t>
      </w:r>
      <w:r w:rsidR="00672781">
        <w:t>Measurement_Qualifier_Key</w:t>
      </w:r>
    </w:p>
    <w:p w14:paraId="2028A6C8" w14:textId="77777777" w:rsidR="00672781" w:rsidRDefault="0067278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.Taxon_Measurement_Unit_Key = Taxon_Occurrence_Data.Measurement_Unit_Key</w:t>
      </w:r>
    </w:p>
    <w:p w14:paraId="529314CE" w14:textId="77777777" w:rsidR="00672781" w:rsidRDefault="0067278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.Taxon_Measurement_Accuracy = Taxon_Occurrence_Data.Accuracy</w:t>
      </w:r>
    </w:p>
    <w:p w14:paraId="6F920DFB" w14:textId="77777777" w:rsidR="003C1836" w:rsidRDefault="003C1836" w:rsidP="003C1836">
      <w:pPr>
        <w:ind w:left="1440"/>
      </w:pPr>
      <w:r>
        <w:lastRenderedPageBreak/>
        <w:t>...are true, then the values of those measurements are also used to initialize the corresponding fields in the rows of the quick entry session.</w:t>
      </w:r>
    </w:p>
    <w:p w14:paraId="512F4CA5" w14:textId="77777777" w:rsidR="004156CB" w:rsidRDefault="004156CB" w:rsidP="00F83892">
      <w:pPr>
        <w:numPr>
          <w:ilvl w:val="0"/>
          <w:numId w:val="21"/>
        </w:numPr>
      </w:pPr>
      <w:r>
        <w:t>If the selected node represents a thesaurus occurrence, and the quick entry template includes occurrence measurement fields that match measurements on the occurrence, i.e. all of:</w:t>
      </w:r>
    </w:p>
    <w:p w14:paraId="1E9C3687" w14:textId="77777777" w:rsidR="00187824" w:rsidRDefault="00187824"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.Is_Custom = 1</w:t>
      </w:r>
    </w:p>
    <w:p w14:paraId="69E491B0" w14:textId="77777777" w:rsidR="00187824" w:rsidRDefault="00187824"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.Measurement_Is_Specimen = 0</w:t>
      </w:r>
    </w:p>
    <w:p w14:paraId="00B5F312" w14:textId="77777777" w:rsidR="00672781" w:rsidRDefault="0067278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.Measurement_Is_TaxonData = 0</w:t>
      </w:r>
    </w:p>
    <w:p w14:paraId="5F3A9CC1" w14:textId="77777777" w:rsidR="00F83892" w:rsidRDefault="004156CB"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.Measurement_Applies_To</w:t>
      </w:r>
      <w:r w:rsidR="002A5FE1">
        <w:t xml:space="preserve"> = </w:t>
      </w:r>
      <w:r w:rsidR="002A5FE1">
        <w:fldChar w:fldCharType="begin"/>
      </w:r>
      <w:r w:rsidR="002A5FE1">
        <w:instrText xml:space="preserve"> REF _Ref278878574 \h </w:instrText>
      </w:r>
      <w:r w:rsidR="002A5FE1">
        <w:fldChar w:fldCharType="separate"/>
      </w:r>
      <w:r w:rsidR="002A5FE1">
        <w:t>Occurrence_Data</w:t>
      </w:r>
      <w:r w:rsidR="002A5FE1">
        <w:fldChar w:fldCharType="end"/>
      </w:r>
      <w:r w:rsidR="002A5FE1">
        <w:t>.Applies_To</w:t>
      </w:r>
    </w:p>
    <w:p w14:paraId="669C8030" w14:textId="77777777" w:rsidR="004156CB" w:rsidRDefault="004156CB"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w:t>
      </w:r>
      <w:r w:rsidR="002A5FE1">
        <w:t xml:space="preserve">Method_Concept_Key = </w:t>
      </w:r>
      <w:r w:rsidR="002A5FE1">
        <w:fldChar w:fldCharType="begin"/>
      </w:r>
      <w:r w:rsidR="002A5FE1">
        <w:instrText xml:space="preserve"> REF _Ref278878574 \h </w:instrText>
      </w:r>
      <w:r w:rsidR="002A5FE1">
        <w:fldChar w:fldCharType="separate"/>
      </w:r>
      <w:r w:rsidR="002A5FE1">
        <w:t>Occurrence_Data</w:t>
      </w:r>
      <w:r w:rsidR="002A5FE1">
        <w:fldChar w:fldCharType="end"/>
      </w:r>
      <w:r w:rsidR="002A5FE1">
        <w:t>.Method_Concept_Key</w:t>
      </w:r>
    </w:p>
    <w:p w14:paraId="1CEEA235" w14:textId="77777777" w:rsidR="004156CB" w:rsidRDefault="002A5FE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.Measurement_Duration  = </w:t>
      </w:r>
      <w:r w:rsidR="004156CB">
        <w:fldChar w:fldCharType="begin"/>
      </w:r>
      <w:r w:rsidR="004156CB">
        <w:instrText xml:space="preserve"> REF _Ref278878574 \h </w:instrText>
      </w:r>
      <w:r w:rsidR="004156CB">
        <w:fldChar w:fldCharType="separate"/>
      </w:r>
      <w:r w:rsidR="004156CB">
        <w:t>Occurrence_Data</w:t>
      </w:r>
      <w:r w:rsidR="004156CB">
        <w:fldChar w:fldCharType="end"/>
      </w:r>
      <w:r w:rsidR="004156CB">
        <w:t>.Duration</w:t>
      </w:r>
    </w:p>
    <w:p w14:paraId="09D18CE5" w14:textId="77777777" w:rsidR="004156CB" w:rsidRDefault="002A5FE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.Measurement_Accuracy = </w:t>
      </w:r>
      <w:r w:rsidR="004156CB">
        <w:fldChar w:fldCharType="begin"/>
      </w:r>
      <w:r w:rsidR="004156CB">
        <w:instrText xml:space="preserve"> REF _Ref278878574 \h </w:instrText>
      </w:r>
      <w:r w:rsidR="004156CB">
        <w:fldChar w:fldCharType="separate"/>
      </w:r>
      <w:r w:rsidR="004156CB">
        <w:t>Occurrence_Data</w:t>
      </w:r>
      <w:r w:rsidR="004156CB">
        <w:fldChar w:fldCharType="end"/>
      </w:r>
      <w:r w:rsidR="004156CB">
        <w:t>.Accuracy</w:t>
      </w:r>
    </w:p>
    <w:p w14:paraId="4716E52A" w14:textId="77777777" w:rsidR="004156CB" w:rsidRDefault="002A5FE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.Measurement_Parameter_Concept_Key  = </w:t>
      </w:r>
      <w:r w:rsidR="004156CB">
        <w:fldChar w:fldCharType="begin"/>
      </w:r>
      <w:r w:rsidR="004156CB">
        <w:instrText xml:space="preserve"> REF _Ref278878574 \h </w:instrText>
      </w:r>
      <w:r w:rsidR="004156CB">
        <w:fldChar w:fldCharType="separate"/>
      </w:r>
      <w:r w:rsidR="004156CB">
        <w:t>Occurrence_Data</w:t>
      </w:r>
      <w:r w:rsidR="004156CB">
        <w:fldChar w:fldCharType="end"/>
      </w:r>
      <w:r w:rsidR="004156CB">
        <w:t>.Parameter_Concept_Key</w:t>
      </w:r>
    </w:p>
    <w:p w14:paraId="54624A08" w14:textId="77777777" w:rsidR="004156CB" w:rsidRDefault="002A5FE1" w:rsidP="003C1836">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.Measurement_Unit_Concept_Key  = </w:t>
      </w:r>
      <w:r w:rsidR="004156CB">
        <w:fldChar w:fldCharType="begin"/>
      </w:r>
      <w:r w:rsidR="004156CB">
        <w:instrText xml:space="preserve"> REF _Ref278878574 \h </w:instrText>
      </w:r>
      <w:r w:rsidR="004156CB">
        <w:fldChar w:fldCharType="separate"/>
      </w:r>
      <w:r w:rsidR="004156CB">
        <w:t>Occurrence_Data</w:t>
      </w:r>
      <w:r w:rsidR="004156CB">
        <w:fldChar w:fldCharType="end"/>
      </w:r>
      <w:r w:rsidR="004156CB">
        <w:t>.Unit_Concept_Key</w:t>
      </w:r>
    </w:p>
    <w:p w14:paraId="59BF0393" w14:textId="77777777" w:rsidR="00150F33" w:rsidRDefault="00150F33" w:rsidP="00150F33">
      <w:pPr>
        <w:ind w:left="1440"/>
      </w:pPr>
      <w:r>
        <w:t>...are true</w:t>
      </w:r>
      <w:r w:rsidR="00187824">
        <w:t>, then the values of those</w:t>
      </w:r>
      <w:r w:rsidR="005C48B2">
        <w:t xml:space="preserve"> measurements are also used to initialize the corresponding fields in the rows of the quick entry session.</w:t>
      </w:r>
    </w:p>
    <w:p w14:paraId="0FF9031C" w14:textId="77777777" w:rsidR="00C14E37" w:rsidRDefault="00C14E37" w:rsidP="00F83892">
      <w:pPr>
        <w:numPr>
          <w:ilvl w:val="0"/>
          <w:numId w:val="21"/>
        </w:numPr>
      </w:pPr>
      <w:r>
        <w:t xml:space="preserve">The </w:t>
      </w:r>
      <w:r>
        <w:fldChar w:fldCharType="begin"/>
      </w:r>
      <w:r>
        <w:instrText xml:space="preserve"> REF _Ref278810754 \h </w:instrText>
      </w:r>
      <w:r>
        <w:fldChar w:fldCharType="separate"/>
      </w:r>
      <w:r>
        <w:t>Quick data entry screen</w:t>
      </w:r>
      <w:r>
        <w:fldChar w:fldCharType="end"/>
      </w:r>
      <w:r>
        <w:t xml:space="preserve"> is displayed for the new session.</w:t>
      </w:r>
    </w:p>
    <w:p w14:paraId="72EB6755" w14:textId="223CF77D" w:rsidR="004333D9" w:rsidRDefault="004333D9" w:rsidP="00CC1ED3">
      <w:pPr>
        <w:pStyle w:val="Heading6"/>
      </w:pPr>
      <w:r>
        <w:t>Existing Entry Session</w:t>
      </w:r>
    </w:p>
    <w:p w14:paraId="5F36CB36" w14:textId="26ED0034" w:rsidR="004333D9" w:rsidRDefault="004333D9" w:rsidP="004333D9">
      <w:r>
        <w:t>When an existing entry sessions is selected from the “Existing Entry Session” sub-menu, the “number of specimens” dialog is displayed. If the user enters a number of specimens then:</w:t>
      </w:r>
    </w:p>
    <w:p w14:paraId="3B3009F9" w14:textId="2B61D114" w:rsidR="004333D9" w:rsidRDefault="004333D9" w:rsidP="004333D9">
      <w:pPr>
        <w:numPr>
          <w:ilvl w:val="0"/>
          <w:numId w:val="21"/>
        </w:numPr>
      </w:pPr>
      <w:r>
        <w:t>The specified number of rows are added to the session.</w:t>
      </w:r>
    </w:p>
    <w:p w14:paraId="3CFB7883" w14:textId="629EBDC9" w:rsidR="004333D9" w:rsidRDefault="004333D9" w:rsidP="004333D9">
      <w:pPr>
        <w:numPr>
          <w:ilvl w:val="0"/>
          <w:numId w:val="21"/>
        </w:numPr>
      </w:pPr>
      <w:r>
        <w:t xml:space="preserve">The rows are initialized with data from the selected occurrence according to either </w:t>
      </w:r>
      <w:r>
        <w:fldChar w:fldCharType="begin"/>
      </w:r>
      <w:r>
        <w:instrText xml:space="preserve"> REF _Ref278809046 \r \h </w:instrText>
      </w:r>
      <w:r>
        <w:fldChar w:fldCharType="separate"/>
      </w:r>
      <w:r>
        <w:t>4.2.12.12.4</w:t>
      </w:r>
      <w:r>
        <w:fldChar w:fldCharType="end"/>
      </w:r>
      <w:r>
        <w:t xml:space="preserve"> or </w:t>
      </w:r>
      <w:r>
        <w:fldChar w:fldCharType="begin"/>
      </w:r>
      <w:r>
        <w:instrText xml:space="preserve"> REF _Ref278809050 \r \p \h </w:instrText>
      </w:r>
      <w:r>
        <w:fldChar w:fldCharType="separate"/>
      </w:r>
      <w:r>
        <w:t>4.2.12.12.5 below</w:t>
      </w:r>
      <w:r>
        <w:fldChar w:fldCharType="end"/>
      </w:r>
      <w:r>
        <w:t>, for those fields that are included in the template.</w:t>
      </w:r>
    </w:p>
    <w:p w14:paraId="164B1861" w14:textId="77777777" w:rsidR="004333D9" w:rsidRDefault="004333D9" w:rsidP="004333D9">
      <w:pPr>
        <w:numPr>
          <w:ilvl w:val="0"/>
          <w:numId w:val="21"/>
        </w:numPr>
      </w:pPr>
      <w:r>
        <w:t>If the selected node represents a taxon occurrence, and the quick entry template includes occurrence</w:t>
      </w:r>
      <w:r w:rsidRPr="003C1836">
        <w:t xml:space="preserve"> </w:t>
      </w:r>
      <w:r>
        <w:t>measurement fields that match measurements on the occurrence, i.e. all of:</w:t>
      </w:r>
    </w:p>
    <w:p w14:paraId="59F2EC19"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.Is_Custom = 1</w:t>
      </w:r>
    </w:p>
    <w:p w14:paraId="57585106"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.Measurement_Is_Specimen = 0</w:t>
      </w:r>
    </w:p>
    <w:p w14:paraId="72293A21"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.Measurement_Is_TaxonData = 1</w:t>
      </w:r>
    </w:p>
    <w:p w14:paraId="32A7F3DB" w14:textId="77777777" w:rsidR="004333D9" w:rsidRDefault="004333D9" w:rsidP="004333D9">
      <w:pPr>
        <w:numPr>
          <w:ilvl w:val="1"/>
          <w:numId w:val="21"/>
        </w:numPr>
        <w:spacing w:after="120"/>
        <w:ind w:left="2154" w:hanging="357"/>
      </w:pPr>
      <w:r>
        <w:lastRenderedPageBreak/>
        <w:fldChar w:fldCharType="begin"/>
      </w:r>
      <w:r>
        <w:instrText xml:space="preserve"> REF _Ref278878338 \h </w:instrText>
      </w:r>
      <w:r>
        <w:fldChar w:fldCharType="separate"/>
      </w:r>
      <w:r>
        <w:t>QE_Template_Field</w:t>
      </w:r>
      <w:r>
        <w:fldChar w:fldCharType="end"/>
      </w:r>
      <w:r>
        <w:t>.Taxon_Measurement_Qualifier_Key = Taxon_Occurrence_Data.Measurement_Qualifier_Key</w:t>
      </w:r>
    </w:p>
    <w:p w14:paraId="7042F9BD"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.Taxon_Measurement_Unit_Key = Taxon_Occurrence_Data.Measurement_Unit_Key</w:t>
      </w:r>
    </w:p>
    <w:p w14:paraId="5473B80D"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.Taxon_Measurement_Accuracy = Taxon_Occurrence_Data.Accuracy</w:t>
      </w:r>
    </w:p>
    <w:p w14:paraId="7668B63E" w14:textId="77777777" w:rsidR="004333D9" w:rsidRDefault="004333D9" w:rsidP="004333D9">
      <w:pPr>
        <w:ind w:left="1440"/>
      </w:pPr>
      <w:r>
        <w:t>...are true, then the values of those measurements are also used to initialize the corresponding fields in the rows of the quick entry session.</w:t>
      </w:r>
    </w:p>
    <w:p w14:paraId="2A245B77" w14:textId="77777777" w:rsidR="004333D9" w:rsidRDefault="004333D9" w:rsidP="004333D9">
      <w:pPr>
        <w:numPr>
          <w:ilvl w:val="0"/>
          <w:numId w:val="21"/>
        </w:numPr>
      </w:pPr>
      <w:r>
        <w:t>If the selected node represents a thesaurus occurrence, and the quick entry template includes occurrence measurement fields that match measurements on the occurrence, i.e. all of:</w:t>
      </w:r>
    </w:p>
    <w:p w14:paraId="4FD5B048"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.Is_Custom = 1</w:t>
      </w:r>
    </w:p>
    <w:p w14:paraId="53D8A202"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.Measurement_Is_Specimen = 0</w:t>
      </w:r>
    </w:p>
    <w:p w14:paraId="38CBF720"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.Measurement_Is_TaxonData = 0</w:t>
      </w:r>
    </w:p>
    <w:p w14:paraId="03D45CA6"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.Measurement_Applies_To = </w:t>
      </w:r>
      <w:r>
        <w:fldChar w:fldCharType="begin"/>
      </w:r>
      <w:r>
        <w:instrText xml:space="preserve"> REF _Ref278878574 \h </w:instrText>
      </w:r>
      <w:r>
        <w:fldChar w:fldCharType="separate"/>
      </w:r>
      <w:r>
        <w:t>Occurrence_Data</w:t>
      </w:r>
      <w:r>
        <w:fldChar w:fldCharType="end"/>
      </w:r>
      <w:r>
        <w:t>.Applies_To</w:t>
      </w:r>
    </w:p>
    <w:p w14:paraId="04F2ED80"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.Measurement_Method_Concept_Key = </w:t>
      </w:r>
      <w:r>
        <w:fldChar w:fldCharType="begin"/>
      </w:r>
      <w:r>
        <w:instrText xml:space="preserve"> REF _Ref278878574 \h </w:instrText>
      </w:r>
      <w:r>
        <w:fldChar w:fldCharType="separate"/>
      </w:r>
      <w:r>
        <w:t>Occurrence_Data</w:t>
      </w:r>
      <w:r>
        <w:fldChar w:fldCharType="end"/>
      </w:r>
      <w:r>
        <w:t>.Method_Concept_Key</w:t>
      </w:r>
    </w:p>
    <w:p w14:paraId="768E0CE1"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.Measurement_Duration  = </w:t>
      </w:r>
      <w:r>
        <w:fldChar w:fldCharType="begin"/>
      </w:r>
      <w:r>
        <w:instrText xml:space="preserve"> REF _Ref278878574 \h </w:instrText>
      </w:r>
      <w:r>
        <w:fldChar w:fldCharType="separate"/>
      </w:r>
      <w:r>
        <w:t>Occurrence_Data</w:t>
      </w:r>
      <w:r>
        <w:fldChar w:fldCharType="end"/>
      </w:r>
      <w:r>
        <w:t>.Duration</w:t>
      </w:r>
    </w:p>
    <w:p w14:paraId="42911B95"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.Measurement_Accuracy = </w:t>
      </w:r>
      <w:r>
        <w:fldChar w:fldCharType="begin"/>
      </w:r>
      <w:r>
        <w:instrText xml:space="preserve"> REF _Ref278878574 \h </w:instrText>
      </w:r>
      <w:r>
        <w:fldChar w:fldCharType="separate"/>
      </w:r>
      <w:r>
        <w:t>Occurrence_Data</w:t>
      </w:r>
      <w:r>
        <w:fldChar w:fldCharType="end"/>
      </w:r>
      <w:r>
        <w:t>.Accuracy</w:t>
      </w:r>
    </w:p>
    <w:p w14:paraId="53DC091B"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.Measurement_Parameter_Concept_Key  = </w:t>
      </w:r>
      <w:r>
        <w:fldChar w:fldCharType="begin"/>
      </w:r>
      <w:r>
        <w:instrText xml:space="preserve"> REF _Ref278878574 \h </w:instrText>
      </w:r>
      <w:r>
        <w:fldChar w:fldCharType="separate"/>
      </w:r>
      <w:r>
        <w:t>Occurrence_Data</w:t>
      </w:r>
      <w:r>
        <w:fldChar w:fldCharType="end"/>
      </w:r>
      <w:r>
        <w:t>.Parameter_Concept_Key</w:t>
      </w:r>
    </w:p>
    <w:p w14:paraId="3B5632D1" w14:textId="77777777" w:rsidR="004333D9" w:rsidRDefault="004333D9" w:rsidP="004333D9">
      <w:pPr>
        <w:numPr>
          <w:ilvl w:val="1"/>
          <w:numId w:val="21"/>
        </w:numPr>
        <w:spacing w:after="120"/>
        <w:ind w:left="2154" w:hanging="357"/>
      </w:pPr>
      <w:r>
        <w:fldChar w:fldCharType="begin"/>
      </w:r>
      <w:r>
        <w:instrText xml:space="preserve"> REF _Ref278878338 \h </w:instrText>
      </w:r>
      <w:r>
        <w:fldChar w:fldCharType="separate"/>
      </w:r>
      <w:r>
        <w:t>QE_Template_Field</w:t>
      </w:r>
      <w:r>
        <w:fldChar w:fldCharType="end"/>
      </w:r>
      <w:r>
        <w:t xml:space="preserve">.Measurement_Unit_Concept_Key  = </w:t>
      </w:r>
      <w:r>
        <w:fldChar w:fldCharType="begin"/>
      </w:r>
      <w:r>
        <w:instrText xml:space="preserve"> REF _Ref278878574 \h </w:instrText>
      </w:r>
      <w:r>
        <w:fldChar w:fldCharType="separate"/>
      </w:r>
      <w:r>
        <w:t>Occurrence_Data</w:t>
      </w:r>
      <w:r>
        <w:fldChar w:fldCharType="end"/>
      </w:r>
      <w:r>
        <w:t>.Unit_Concept_Key</w:t>
      </w:r>
    </w:p>
    <w:p w14:paraId="74E845E1" w14:textId="77777777" w:rsidR="004333D9" w:rsidRDefault="004333D9" w:rsidP="004333D9">
      <w:pPr>
        <w:ind w:left="1440"/>
      </w:pPr>
      <w:r>
        <w:t>...are true, then the values of those measurements are also used to initialize the corresponding fields in the rows of the quick entry session.</w:t>
      </w:r>
    </w:p>
    <w:p w14:paraId="0DCDAD4C" w14:textId="77777777" w:rsidR="004333D9" w:rsidRDefault="004333D9" w:rsidP="004333D9">
      <w:pPr>
        <w:numPr>
          <w:ilvl w:val="0"/>
          <w:numId w:val="21"/>
        </w:numPr>
      </w:pPr>
      <w:r>
        <w:t xml:space="preserve">The </w:t>
      </w:r>
      <w:r>
        <w:fldChar w:fldCharType="begin"/>
      </w:r>
      <w:r>
        <w:instrText xml:space="preserve"> REF _Ref278810754 \h </w:instrText>
      </w:r>
      <w:r>
        <w:fldChar w:fldCharType="separate"/>
      </w:r>
      <w:r>
        <w:t>Quick data entry screen</w:t>
      </w:r>
      <w:r>
        <w:fldChar w:fldCharType="end"/>
      </w:r>
      <w:r>
        <w:t xml:space="preserve"> is displayed for the new session.</w:t>
      </w:r>
    </w:p>
    <w:p w14:paraId="0FA8F11E" w14:textId="77777777" w:rsidR="004333D9" w:rsidRPr="006302FF" w:rsidRDefault="004333D9" w:rsidP="00CC1ED3"/>
    <w:p w14:paraId="5EF90171" w14:textId="77777777" w:rsidR="008E1692" w:rsidRDefault="008E1692" w:rsidP="008E1692">
      <w:pPr>
        <w:pStyle w:val="Heading5"/>
      </w:pPr>
      <w:bookmarkStart w:id="557" w:name="_Ref278809046"/>
      <w:r>
        <w:t>Field mapping (taxon occurrences)</w:t>
      </w:r>
      <w:bookmarkEnd w:id="5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1"/>
        <w:gridCol w:w="4395"/>
      </w:tblGrid>
      <w:tr w:rsidR="004B4631" w14:paraId="0E51E7D3" w14:textId="77777777" w:rsidTr="004B4631">
        <w:tc>
          <w:tcPr>
            <w:tcW w:w="4193" w:type="dxa"/>
            <w:shd w:val="clear" w:color="auto" w:fill="000080"/>
          </w:tcPr>
          <w:p w14:paraId="11B935B4" w14:textId="77777777" w:rsidR="004F3164" w:rsidRPr="004B4631" w:rsidRDefault="004F3164" w:rsidP="008E1692">
            <w:pPr>
              <w:rPr>
                <w:b/>
                <w:color w:val="FFFFFF"/>
              </w:rPr>
            </w:pPr>
            <w:r w:rsidRPr="004B4631">
              <w:rPr>
                <w:b/>
                <w:color w:val="FFFFFF"/>
              </w:rPr>
              <w:t>Quick Entry field</w:t>
            </w:r>
          </w:p>
        </w:tc>
        <w:tc>
          <w:tcPr>
            <w:tcW w:w="4329" w:type="dxa"/>
            <w:shd w:val="clear" w:color="auto" w:fill="000080"/>
          </w:tcPr>
          <w:p w14:paraId="094DF237" w14:textId="77777777" w:rsidR="004F3164" w:rsidRPr="004B4631" w:rsidRDefault="004F3164" w:rsidP="008E1692">
            <w:pPr>
              <w:rPr>
                <w:b/>
                <w:color w:val="FFFFFF"/>
              </w:rPr>
            </w:pPr>
            <w:r w:rsidRPr="004B4631">
              <w:rPr>
                <w:b/>
                <w:color w:val="FFFFFF"/>
              </w:rPr>
              <w:t>Occurrence data</w:t>
            </w:r>
          </w:p>
        </w:tc>
      </w:tr>
      <w:tr w:rsidR="004F3164" w14:paraId="0ED89E7F" w14:textId="77777777" w:rsidTr="004B4631">
        <w:tc>
          <w:tcPr>
            <w:tcW w:w="4193" w:type="dxa"/>
          </w:tcPr>
          <w:p w14:paraId="773733D5" w14:textId="77777777" w:rsidR="004F3164" w:rsidRDefault="004F3164" w:rsidP="008E1692">
            <w:r w:rsidRPr="00911DE7">
              <w:t>Survey</w:t>
            </w:r>
          </w:p>
        </w:tc>
        <w:tc>
          <w:tcPr>
            <w:tcW w:w="4329" w:type="dxa"/>
          </w:tcPr>
          <w:p w14:paraId="1BCC7CB3" w14:textId="77777777" w:rsidR="004F3164" w:rsidRDefault="004F3164" w:rsidP="008E1692">
            <w:r>
              <w:t>Survey_Event.Survey_Key</w:t>
            </w:r>
          </w:p>
        </w:tc>
      </w:tr>
      <w:tr w:rsidR="004F3164" w14:paraId="2EE20090" w14:textId="77777777" w:rsidTr="004B4631">
        <w:tc>
          <w:tcPr>
            <w:tcW w:w="4193" w:type="dxa"/>
          </w:tcPr>
          <w:p w14:paraId="27451BD8" w14:textId="77777777" w:rsidR="004F3164" w:rsidRDefault="004F3164" w:rsidP="008E1692">
            <w:r w:rsidRPr="00911DE7">
              <w:t>Taxon Determination</w:t>
            </w:r>
          </w:p>
        </w:tc>
        <w:tc>
          <w:tcPr>
            <w:tcW w:w="4329" w:type="dxa"/>
          </w:tcPr>
          <w:p w14:paraId="2149FFAB" w14:textId="77777777" w:rsidR="004F3164" w:rsidRDefault="00FF2887" w:rsidP="008E1692">
            <w:r>
              <w:t>Taxon_Determination.Taxon_List_Item_Key for the preferred determination of the occurrence.</w:t>
            </w:r>
          </w:p>
        </w:tc>
      </w:tr>
      <w:tr w:rsidR="004F3164" w14:paraId="6BFF3F8E" w14:textId="77777777" w:rsidTr="004B4631">
        <w:tc>
          <w:tcPr>
            <w:tcW w:w="4193" w:type="dxa"/>
          </w:tcPr>
          <w:p w14:paraId="2F3C6C0E" w14:textId="77777777" w:rsidR="004F3164" w:rsidRDefault="004F3164" w:rsidP="008E1692">
            <w:r w:rsidRPr="00911DE7">
              <w:lastRenderedPageBreak/>
              <w:t>Gathering Site</w:t>
            </w:r>
          </w:p>
        </w:tc>
        <w:tc>
          <w:tcPr>
            <w:tcW w:w="4329" w:type="dxa"/>
          </w:tcPr>
          <w:p w14:paraId="3C0A2376" w14:textId="77777777" w:rsidR="004F3164" w:rsidRDefault="00FF2887" w:rsidP="008E1692">
            <w:r>
              <w:t>Sample.Location_Key, if populated; otherwise, Survey_Event.Location_Key</w:t>
            </w:r>
          </w:p>
        </w:tc>
      </w:tr>
      <w:tr w:rsidR="004F3164" w14:paraId="538541BB" w14:textId="77777777" w:rsidTr="004B4631">
        <w:tc>
          <w:tcPr>
            <w:tcW w:w="4193" w:type="dxa"/>
          </w:tcPr>
          <w:p w14:paraId="3A3614AF" w14:textId="77777777" w:rsidR="004F3164" w:rsidRDefault="004F3164" w:rsidP="008E1692">
            <w:r w:rsidRPr="00911DE7">
              <w:t>Gathering Method</w:t>
            </w:r>
          </w:p>
        </w:tc>
        <w:tc>
          <w:tcPr>
            <w:tcW w:w="4329" w:type="dxa"/>
          </w:tcPr>
          <w:p w14:paraId="47C45F35" w14:textId="77777777" w:rsidR="004F3164" w:rsidRDefault="00485E63" w:rsidP="008E1692">
            <w:r>
              <w:t>Sample.Sample_Type_Key</w:t>
            </w:r>
          </w:p>
        </w:tc>
      </w:tr>
      <w:tr w:rsidR="004F3164" w14:paraId="7A62D09C" w14:textId="77777777" w:rsidTr="004B4631">
        <w:tc>
          <w:tcPr>
            <w:tcW w:w="4193" w:type="dxa"/>
          </w:tcPr>
          <w:p w14:paraId="3A3775BB" w14:textId="77777777" w:rsidR="004F3164" w:rsidRDefault="004F3164" w:rsidP="008E1692">
            <w:r w:rsidRPr="00911DE7">
              <w:t>Gathering Occurrence Comment</w:t>
            </w:r>
          </w:p>
        </w:tc>
        <w:tc>
          <w:tcPr>
            <w:tcW w:w="4329" w:type="dxa"/>
          </w:tcPr>
          <w:p w14:paraId="7CAC55C1" w14:textId="77777777" w:rsidR="004F3164" w:rsidRDefault="00485E63" w:rsidP="008E1692">
            <w:r>
              <w:t>Taxon_Occurrence.Comment</w:t>
            </w:r>
          </w:p>
        </w:tc>
      </w:tr>
      <w:tr w:rsidR="004F3164" w14:paraId="6FAC98DD" w14:textId="77777777" w:rsidTr="004B4631">
        <w:tc>
          <w:tcPr>
            <w:tcW w:w="4193" w:type="dxa"/>
          </w:tcPr>
          <w:p w14:paraId="3BE9E87C" w14:textId="77777777" w:rsidR="004F3164" w:rsidRDefault="004F3164" w:rsidP="008E1692">
            <w:r w:rsidRPr="00911DE7">
              <w:t>Gathering Location Name</w:t>
            </w:r>
          </w:p>
        </w:tc>
        <w:tc>
          <w:tcPr>
            <w:tcW w:w="4329" w:type="dxa"/>
          </w:tcPr>
          <w:p w14:paraId="1788A19C" w14:textId="77777777" w:rsidR="004F3164" w:rsidRDefault="00485E63" w:rsidP="008E1692">
            <w:r>
              <w:t>Sample.Location_Name, if populated; otherwise if Sample.Location_Key is null then Survey_Event.Location_Name</w:t>
            </w:r>
          </w:p>
        </w:tc>
      </w:tr>
      <w:tr w:rsidR="004F3164" w14:paraId="13FAE61A" w14:textId="77777777" w:rsidTr="004B4631">
        <w:tc>
          <w:tcPr>
            <w:tcW w:w="4193" w:type="dxa"/>
          </w:tcPr>
          <w:p w14:paraId="4B714328" w14:textId="77777777" w:rsidR="004F3164" w:rsidRDefault="004F3164" w:rsidP="008E1692">
            <w:r w:rsidRPr="00911DE7">
              <w:t>Determiner</w:t>
            </w:r>
          </w:p>
        </w:tc>
        <w:tc>
          <w:tcPr>
            <w:tcW w:w="4329" w:type="dxa"/>
          </w:tcPr>
          <w:p w14:paraId="532A2C86" w14:textId="77777777" w:rsidR="004F3164" w:rsidRDefault="004F6BE3" w:rsidP="004F6BE3">
            <w:r>
              <w:t xml:space="preserve">Taxon_Determination.Determiner_Name_Key; a </w:t>
            </w:r>
            <w:r>
              <w:fldChar w:fldCharType="begin"/>
            </w:r>
            <w:r>
              <w:instrText xml:space="preserve"> REF _Ref278812947 \h </w:instrText>
            </w:r>
            <w:r>
              <w:fldChar w:fldCharType="separate"/>
            </w:r>
            <w:r>
              <w:t>QE_Data_Item</w:t>
            </w:r>
            <w:r>
              <w:fldChar w:fldCharType="end"/>
            </w:r>
            <w:r>
              <w:t xml:space="preserve"> record is created </w:t>
            </w:r>
            <w:r w:rsidR="00A40EFC">
              <w:t xml:space="preserve">with a distinct </w:t>
            </w:r>
            <w:r w:rsidR="00A40EFC">
              <w:fldChar w:fldCharType="begin"/>
            </w:r>
            <w:r w:rsidR="00A40EFC">
              <w:instrText xml:space="preserve"> REF _Ref278812947 \h </w:instrText>
            </w:r>
            <w:r w:rsidR="00A40EFC">
              <w:fldChar w:fldCharType="separate"/>
            </w:r>
            <w:r w:rsidR="00A40EFC">
              <w:t>QE_Data_Item</w:t>
            </w:r>
            <w:r w:rsidR="00A40EFC">
              <w:fldChar w:fldCharType="end"/>
            </w:r>
            <w:r w:rsidR="00A40EFC">
              <w:t xml:space="preserve">.Position value </w:t>
            </w:r>
            <w:r>
              <w:t>for each determination of the occurrence</w:t>
            </w:r>
          </w:p>
        </w:tc>
      </w:tr>
      <w:tr w:rsidR="00A40EFC" w14:paraId="06543C3D" w14:textId="77777777" w:rsidTr="004B4631">
        <w:tc>
          <w:tcPr>
            <w:tcW w:w="4193" w:type="dxa"/>
          </w:tcPr>
          <w:p w14:paraId="1B5A299F" w14:textId="77777777" w:rsidR="00A40EFC" w:rsidRPr="00911DE7" w:rsidRDefault="00A40EFC" w:rsidP="008E1692">
            <w:r w:rsidRPr="00911DE7">
              <w:t>Determiner Role</w:t>
            </w:r>
          </w:p>
        </w:tc>
        <w:tc>
          <w:tcPr>
            <w:tcW w:w="4329" w:type="dxa"/>
          </w:tcPr>
          <w:p w14:paraId="6CFB78C0" w14:textId="77777777" w:rsidR="00A40EFC" w:rsidRDefault="00A40EFC" w:rsidP="00A40EFC">
            <w:r>
              <w:t xml:space="preserve">Taxon_Determination.Determiner_Role_Key; a </w:t>
            </w:r>
            <w:r>
              <w:fldChar w:fldCharType="begin"/>
            </w:r>
            <w:r>
              <w:instrText xml:space="preserve"> REF _Ref278812947 \h </w:instrText>
            </w:r>
            <w:r>
              <w:fldChar w:fldCharType="separate"/>
            </w:r>
            <w:r>
              <w:t>QE_Data_Item</w:t>
            </w:r>
            <w:r>
              <w:fldChar w:fldCharType="end"/>
            </w:r>
            <w:r>
              <w:t xml:space="preserve"> record is created </w:t>
            </w:r>
            <w:r w:rsidR="00BF4385">
              <w:t xml:space="preserve">for each determination of the occurrence </w:t>
            </w:r>
            <w:r>
              <w:t xml:space="preserve">with a </w:t>
            </w:r>
            <w:r>
              <w:fldChar w:fldCharType="begin"/>
            </w:r>
            <w:r>
              <w:instrText xml:space="preserve"> REF _Ref278812947 \h </w:instrText>
            </w:r>
            <w:r>
              <w:fldChar w:fldCharType="separate"/>
            </w:r>
            <w:r>
              <w:t>QE_Data_Item</w:t>
            </w:r>
            <w:r>
              <w:fldChar w:fldCharType="end"/>
            </w:r>
            <w:r>
              <w:t>.Position value matching that of the corresponding record for the determiner</w:t>
            </w:r>
            <w:r w:rsidR="002706D8">
              <w:t xml:space="preserve"> field</w:t>
            </w:r>
          </w:p>
        </w:tc>
      </w:tr>
      <w:tr w:rsidR="004B4631" w14:paraId="61772003" w14:textId="77777777" w:rsidTr="004B4631">
        <w:tc>
          <w:tcPr>
            <w:tcW w:w="4193" w:type="dxa"/>
          </w:tcPr>
          <w:p w14:paraId="6897A595" w14:textId="77777777" w:rsidR="00A40EFC" w:rsidRDefault="00A40EFC" w:rsidP="008E1692">
            <w:r w:rsidRPr="00911DE7">
              <w:t>Determination Date</w:t>
            </w:r>
          </w:p>
        </w:tc>
        <w:tc>
          <w:tcPr>
            <w:tcW w:w="4329" w:type="dxa"/>
          </w:tcPr>
          <w:p w14:paraId="1CB83287" w14:textId="77777777" w:rsidR="00A40EFC" w:rsidRDefault="00A40EFC" w:rsidP="00614B0A">
            <w:r>
              <w:t>Taxon_Determination.Vague_Date_Start,</w:t>
            </w:r>
            <w:r>
              <w:br/>
              <w:t>Taxon_Determination.Vague_Date_End,</w:t>
            </w:r>
            <w:r>
              <w:br/>
              <w:t>Taxon_Determination.Vague_Date_Type</w:t>
            </w:r>
          </w:p>
        </w:tc>
      </w:tr>
      <w:tr w:rsidR="00A40EFC" w14:paraId="0416F27A" w14:textId="77777777" w:rsidTr="004B4631">
        <w:tc>
          <w:tcPr>
            <w:tcW w:w="4193" w:type="dxa"/>
          </w:tcPr>
          <w:p w14:paraId="3213EB0F" w14:textId="77777777" w:rsidR="00A40EFC" w:rsidRDefault="00A40EFC" w:rsidP="008E1692">
            <w:r w:rsidRPr="00911DE7">
              <w:t>Gathering Spatial Reference</w:t>
            </w:r>
          </w:p>
        </w:tc>
        <w:tc>
          <w:tcPr>
            <w:tcW w:w="4329" w:type="dxa"/>
          </w:tcPr>
          <w:p w14:paraId="412D5B5E" w14:textId="77777777" w:rsidR="00A40EFC" w:rsidRDefault="00A40EFC" w:rsidP="00614B0A">
            <w:r w:rsidRPr="004B4631">
              <w:rPr>
                <w:bCs/>
              </w:rPr>
              <w:t>Sample.Spatial_Ref,</w:t>
            </w:r>
            <w:r w:rsidRPr="004B4631">
              <w:rPr>
                <w:bCs/>
              </w:rPr>
              <w:br/>
              <w:t>Sample.Spatial_Ref_System,</w:t>
            </w:r>
            <w:r w:rsidRPr="004B4631">
              <w:rPr>
                <w:bCs/>
              </w:rPr>
              <w:br/>
              <w:t>Sample.Lat,</w:t>
            </w:r>
            <w:r w:rsidRPr="004B4631">
              <w:rPr>
                <w:bCs/>
              </w:rPr>
              <w:br/>
              <w:t>Sample.Long, Sample.Spatial_Ref_Qualifier</w:t>
            </w:r>
          </w:p>
        </w:tc>
      </w:tr>
      <w:tr w:rsidR="00A40EFC" w14:paraId="41948CD4" w14:textId="77777777" w:rsidTr="004B4631">
        <w:tc>
          <w:tcPr>
            <w:tcW w:w="4193" w:type="dxa"/>
          </w:tcPr>
          <w:p w14:paraId="7F60F72D" w14:textId="77777777" w:rsidR="00A40EFC" w:rsidRDefault="00A40EFC" w:rsidP="008E1692">
            <w:r w:rsidRPr="00911DE7">
              <w:t>Gathering Date</w:t>
            </w:r>
          </w:p>
        </w:tc>
        <w:tc>
          <w:tcPr>
            <w:tcW w:w="4329" w:type="dxa"/>
          </w:tcPr>
          <w:p w14:paraId="45F776C7" w14:textId="77777777" w:rsidR="00A40EFC" w:rsidRDefault="00A40EFC" w:rsidP="008E1692">
            <w:r>
              <w:t>Sample.Vague_Date_Start,</w:t>
            </w:r>
            <w:r>
              <w:br/>
              <w:t>Sample.Vague_Date_End,</w:t>
            </w:r>
            <w:r>
              <w:br/>
              <w:t>Sample.Vague_Date_Type</w:t>
            </w:r>
          </w:p>
        </w:tc>
      </w:tr>
      <w:tr w:rsidR="00A40EFC" w14:paraId="12BFC5A4" w14:textId="77777777" w:rsidTr="004B4631">
        <w:tc>
          <w:tcPr>
            <w:tcW w:w="4193" w:type="dxa"/>
          </w:tcPr>
          <w:p w14:paraId="7AEB875D" w14:textId="77777777" w:rsidR="00A40EFC" w:rsidRDefault="00A40EFC" w:rsidP="008E1692">
            <w:r w:rsidRPr="00911DE7">
              <w:t>Field Collector</w:t>
            </w:r>
          </w:p>
        </w:tc>
        <w:tc>
          <w:tcPr>
            <w:tcW w:w="4329" w:type="dxa"/>
          </w:tcPr>
          <w:p w14:paraId="38B4FFA2" w14:textId="77777777" w:rsidR="00A40EFC" w:rsidRDefault="00A40EFC" w:rsidP="0035682A">
            <w:r>
              <w:t xml:space="preserve">Survey_Event_Recorder.Name_Key; a </w:t>
            </w:r>
            <w:r>
              <w:fldChar w:fldCharType="begin"/>
            </w:r>
            <w:r>
              <w:instrText xml:space="preserve"> REF _Ref278812947 \h </w:instrText>
            </w:r>
            <w:r>
              <w:fldChar w:fldCharType="separate"/>
            </w:r>
            <w:r>
              <w:t>QE_Data_Item</w:t>
            </w:r>
            <w:r>
              <w:fldChar w:fldCharType="end"/>
            </w:r>
            <w:r>
              <w:t xml:space="preserve"> record is created for each Survey_Event_Recorder record that is identified by a Sample_Recorder record for the sample.</w:t>
            </w:r>
          </w:p>
        </w:tc>
      </w:tr>
      <w:tr w:rsidR="00A40EFC" w14:paraId="71717B54" w14:textId="77777777" w:rsidTr="004B4631">
        <w:tc>
          <w:tcPr>
            <w:tcW w:w="4193" w:type="dxa"/>
          </w:tcPr>
          <w:p w14:paraId="620DEB9C" w14:textId="77777777" w:rsidR="00A40EFC" w:rsidRDefault="00A40EFC" w:rsidP="008E1692">
            <w:r w:rsidRPr="00911DE7">
              <w:t>Field Record Type</w:t>
            </w:r>
          </w:p>
        </w:tc>
        <w:tc>
          <w:tcPr>
            <w:tcW w:w="4329" w:type="dxa"/>
          </w:tcPr>
          <w:p w14:paraId="4B14A101" w14:textId="77777777" w:rsidR="00A40EFC" w:rsidRDefault="00A40EFC" w:rsidP="008E1692">
            <w:r>
              <w:t>Taxon_Occurrence.Record_Type_Key</w:t>
            </w:r>
          </w:p>
        </w:tc>
      </w:tr>
      <w:tr w:rsidR="00A40EFC" w14:paraId="06A0586C" w14:textId="77777777" w:rsidTr="004B4631">
        <w:tc>
          <w:tcPr>
            <w:tcW w:w="4193" w:type="dxa"/>
          </w:tcPr>
          <w:p w14:paraId="299528CC" w14:textId="77777777" w:rsidR="00A40EFC" w:rsidRDefault="00A40EFC" w:rsidP="008E1692">
            <w:r w:rsidRPr="00911DE7">
              <w:t>Determiners are Inferred</w:t>
            </w:r>
          </w:p>
        </w:tc>
        <w:tc>
          <w:tcPr>
            <w:tcW w:w="4329" w:type="dxa"/>
          </w:tcPr>
          <w:p w14:paraId="5A4AE782" w14:textId="77777777" w:rsidR="00A40EFC" w:rsidRDefault="002C6448" w:rsidP="008E1692">
            <w:r>
              <w:t>Taxon_Determination.Inferred_Determiner</w:t>
            </w:r>
          </w:p>
        </w:tc>
      </w:tr>
      <w:tr w:rsidR="00A40EFC" w14:paraId="734095D4" w14:textId="77777777" w:rsidTr="004B4631">
        <w:tc>
          <w:tcPr>
            <w:tcW w:w="4193" w:type="dxa"/>
          </w:tcPr>
          <w:p w14:paraId="506CD3D1" w14:textId="77777777" w:rsidR="00A40EFC" w:rsidRDefault="00A40EFC" w:rsidP="008E1692">
            <w:r w:rsidRPr="00911DE7">
              <w:t>Geographic Areas</w:t>
            </w:r>
          </w:p>
        </w:tc>
        <w:tc>
          <w:tcPr>
            <w:tcW w:w="4329" w:type="dxa"/>
          </w:tcPr>
          <w:p w14:paraId="7A06D5AF" w14:textId="77777777" w:rsidR="00A40EFC" w:rsidRDefault="002C6448" w:rsidP="002C6448">
            <w:r w:rsidRPr="004B4631">
              <w:rPr>
                <w:bCs/>
              </w:rPr>
              <w:t xml:space="preserve">Survey_Event_Geo_Area.Concept_Key; a </w:t>
            </w:r>
            <w:r>
              <w:fldChar w:fldCharType="begin"/>
            </w:r>
            <w:r>
              <w:instrText xml:space="preserve"> REF _Ref278812947 \h </w:instrText>
            </w:r>
            <w:r>
              <w:fldChar w:fldCharType="separate"/>
            </w:r>
            <w:r>
              <w:t>QE_Data_Item</w:t>
            </w:r>
            <w:r>
              <w:fldChar w:fldCharType="end"/>
            </w:r>
            <w:r>
              <w:t xml:space="preserve"> record is created with a distinct </w:t>
            </w:r>
            <w:r>
              <w:fldChar w:fldCharType="begin"/>
            </w:r>
            <w:r>
              <w:instrText xml:space="preserve"> REF _Ref278812947 \h </w:instrText>
            </w:r>
            <w:r>
              <w:fldChar w:fldCharType="separate"/>
            </w:r>
            <w:r>
              <w:t>QE_Data_Item</w:t>
            </w:r>
            <w:r>
              <w:fldChar w:fldCharType="end"/>
            </w:r>
            <w:r>
              <w:t xml:space="preserve">.position value for each </w:t>
            </w:r>
            <w:r w:rsidRPr="004B4631">
              <w:rPr>
                <w:bCs/>
              </w:rPr>
              <w:t xml:space="preserve">Survey_Event_Geo_Area record associated with the </w:t>
            </w:r>
            <w:r w:rsidR="00A10F46" w:rsidRPr="004B4631">
              <w:rPr>
                <w:bCs/>
              </w:rPr>
              <w:t xml:space="preserve">occurrence’s survey </w:t>
            </w:r>
            <w:r w:rsidRPr="004B4631">
              <w:rPr>
                <w:bCs/>
              </w:rPr>
              <w:t>event</w:t>
            </w:r>
          </w:p>
        </w:tc>
      </w:tr>
    </w:tbl>
    <w:p w14:paraId="0FC0DE94" w14:textId="77777777" w:rsidR="008E1692" w:rsidRDefault="008E1692" w:rsidP="008E1692">
      <w:pPr>
        <w:pStyle w:val="Heading5"/>
      </w:pPr>
      <w:bookmarkStart w:id="558" w:name="_Ref278809050"/>
      <w:r>
        <w:lastRenderedPageBreak/>
        <w:t>Field mapping (thesaurus occurrences)</w:t>
      </w:r>
      <w:bookmarkEnd w:id="5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4288"/>
      </w:tblGrid>
      <w:tr w:rsidR="004B4631" w14:paraId="56D3EFE7" w14:textId="77777777" w:rsidTr="004B4631">
        <w:tc>
          <w:tcPr>
            <w:tcW w:w="4193" w:type="dxa"/>
            <w:shd w:val="clear" w:color="auto" w:fill="000080"/>
          </w:tcPr>
          <w:p w14:paraId="75279147" w14:textId="77777777" w:rsidR="00D84465" w:rsidRPr="004B4631" w:rsidRDefault="00D84465" w:rsidP="004B4631">
            <w:pPr>
              <w:rPr>
                <w:b/>
                <w:color w:val="FFFFFF"/>
              </w:rPr>
            </w:pPr>
            <w:bookmarkStart w:id="559" w:name="_Ref278804322"/>
            <w:r w:rsidRPr="004B4631">
              <w:rPr>
                <w:b/>
                <w:color w:val="FFFFFF"/>
              </w:rPr>
              <w:t>Quick Entry field</w:t>
            </w:r>
          </w:p>
        </w:tc>
        <w:tc>
          <w:tcPr>
            <w:tcW w:w="4329" w:type="dxa"/>
            <w:shd w:val="clear" w:color="auto" w:fill="000080"/>
          </w:tcPr>
          <w:p w14:paraId="09FD55DF" w14:textId="77777777" w:rsidR="00D84465" w:rsidRPr="004B4631" w:rsidRDefault="00D84465" w:rsidP="004B4631">
            <w:pPr>
              <w:rPr>
                <w:b/>
                <w:color w:val="FFFFFF"/>
              </w:rPr>
            </w:pPr>
            <w:r w:rsidRPr="004B4631">
              <w:rPr>
                <w:b/>
                <w:color w:val="FFFFFF"/>
              </w:rPr>
              <w:t>Occurrence data</w:t>
            </w:r>
          </w:p>
        </w:tc>
      </w:tr>
      <w:tr w:rsidR="004B4631" w14:paraId="69F0B6DD" w14:textId="77777777" w:rsidTr="004B4631">
        <w:tc>
          <w:tcPr>
            <w:tcW w:w="4193" w:type="dxa"/>
          </w:tcPr>
          <w:p w14:paraId="1BA74AFC" w14:textId="77777777" w:rsidR="00D84465" w:rsidRDefault="00D84465" w:rsidP="004B4631">
            <w:r w:rsidRPr="00911DE7">
              <w:t>Survey</w:t>
            </w:r>
          </w:p>
        </w:tc>
        <w:tc>
          <w:tcPr>
            <w:tcW w:w="4329" w:type="dxa"/>
          </w:tcPr>
          <w:p w14:paraId="7BF465C2" w14:textId="77777777" w:rsidR="00D84465" w:rsidRDefault="00D84465" w:rsidP="004B4631">
            <w:r>
              <w:t>Survey_Event.Survey_Key</w:t>
            </w:r>
          </w:p>
        </w:tc>
      </w:tr>
      <w:tr w:rsidR="004B4631" w14:paraId="3D316B53" w14:textId="77777777" w:rsidTr="004B4631">
        <w:tc>
          <w:tcPr>
            <w:tcW w:w="4193" w:type="dxa"/>
          </w:tcPr>
          <w:p w14:paraId="52A431FF" w14:textId="77777777" w:rsidR="00D84465" w:rsidRDefault="00D84465" w:rsidP="004B4631">
            <w:r>
              <w:t>Thesaurus</w:t>
            </w:r>
            <w:r w:rsidRPr="00911DE7">
              <w:t xml:space="preserve"> Determination</w:t>
            </w:r>
          </w:p>
        </w:tc>
        <w:tc>
          <w:tcPr>
            <w:tcW w:w="4329" w:type="dxa"/>
          </w:tcPr>
          <w:p w14:paraId="001EEB31" w14:textId="77777777" w:rsidR="00D84465" w:rsidRDefault="00D84465" w:rsidP="00D84465">
            <w:r>
              <w:fldChar w:fldCharType="begin"/>
            </w:r>
            <w:r>
              <w:instrText xml:space="preserve"> REF _Ref278814840 \h </w:instrText>
            </w:r>
            <w:r>
              <w:fldChar w:fldCharType="separate"/>
            </w:r>
            <w:r>
              <w:t>Determination</w:t>
            </w:r>
            <w:r>
              <w:fldChar w:fldCharType="end"/>
            </w:r>
            <w:r>
              <w:t>.Concept_Key for the preferred determination of the occurrence, if any.</w:t>
            </w:r>
          </w:p>
        </w:tc>
      </w:tr>
      <w:tr w:rsidR="004B4631" w14:paraId="400510FF" w14:textId="77777777" w:rsidTr="004B4631">
        <w:tc>
          <w:tcPr>
            <w:tcW w:w="4193" w:type="dxa"/>
          </w:tcPr>
          <w:p w14:paraId="2BEF35A8" w14:textId="77777777" w:rsidR="00D84465" w:rsidRDefault="00D84465" w:rsidP="004B4631">
            <w:r w:rsidRPr="00911DE7">
              <w:t>Gathering Site</w:t>
            </w:r>
          </w:p>
        </w:tc>
        <w:tc>
          <w:tcPr>
            <w:tcW w:w="4329" w:type="dxa"/>
          </w:tcPr>
          <w:p w14:paraId="12EA427A" w14:textId="77777777" w:rsidR="00D84465" w:rsidRDefault="00D84465" w:rsidP="004B4631">
            <w:r>
              <w:t>Sample.Location_Key, if populated; otherwise, Survey_Event.Location_Key</w:t>
            </w:r>
          </w:p>
        </w:tc>
      </w:tr>
      <w:tr w:rsidR="004B4631" w14:paraId="4AA72230" w14:textId="77777777" w:rsidTr="004B4631">
        <w:tc>
          <w:tcPr>
            <w:tcW w:w="4193" w:type="dxa"/>
          </w:tcPr>
          <w:p w14:paraId="1D69D5D7" w14:textId="77777777" w:rsidR="00D84465" w:rsidRDefault="00D84465" w:rsidP="004B4631">
            <w:r w:rsidRPr="00911DE7">
              <w:t>Gathering Method</w:t>
            </w:r>
          </w:p>
        </w:tc>
        <w:tc>
          <w:tcPr>
            <w:tcW w:w="4329" w:type="dxa"/>
          </w:tcPr>
          <w:p w14:paraId="003D4C5C" w14:textId="77777777" w:rsidR="00D84465" w:rsidRDefault="00D84465" w:rsidP="004B4631">
            <w:r>
              <w:t>Sample.Sample_Type_Key</w:t>
            </w:r>
          </w:p>
        </w:tc>
      </w:tr>
      <w:tr w:rsidR="004B4631" w14:paraId="3F952868" w14:textId="77777777" w:rsidTr="004B4631">
        <w:tc>
          <w:tcPr>
            <w:tcW w:w="4193" w:type="dxa"/>
          </w:tcPr>
          <w:p w14:paraId="08D77132" w14:textId="77777777" w:rsidR="00D84465" w:rsidRDefault="00D84465" w:rsidP="004B4631">
            <w:r w:rsidRPr="00911DE7">
              <w:t>Gathering Occurrence Comment</w:t>
            </w:r>
          </w:p>
        </w:tc>
        <w:tc>
          <w:tcPr>
            <w:tcW w:w="4329" w:type="dxa"/>
          </w:tcPr>
          <w:p w14:paraId="4C1E404A" w14:textId="77777777" w:rsidR="00D84465" w:rsidRDefault="00D84465" w:rsidP="004B4631">
            <w:r>
              <w:t>Occurrence.Comment</w:t>
            </w:r>
          </w:p>
        </w:tc>
      </w:tr>
      <w:tr w:rsidR="004B4631" w14:paraId="088BF0B6" w14:textId="77777777" w:rsidTr="004B4631">
        <w:tc>
          <w:tcPr>
            <w:tcW w:w="4193" w:type="dxa"/>
          </w:tcPr>
          <w:p w14:paraId="583BE93C" w14:textId="77777777" w:rsidR="00D84465" w:rsidRDefault="00D84465" w:rsidP="004B4631">
            <w:r w:rsidRPr="00911DE7">
              <w:t>Gathering Location Name</w:t>
            </w:r>
          </w:p>
        </w:tc>
        <w:tc>
          <w:tcPr>
            <w:tcW w:w="4329" w:type="dxa"/>
          </w:tcPr>
          <w:p w14:paraId="0D6F7944" w14:textId="77777777" w:rsidR="00D84465" w:rsidRDefault="00D84465" w:rsidP="004B4631">
            <w:r>
              <w:t>Sample.Location_Name, if populated; otherwise if Sample.Location_Key is null then Survey_Event.Location_Name</w:t>
            </w:r>
          </w:p>
        </w:tc>
      </w:tr>
      <w:tr w:rsidR="004B4631" w14:paraId="7718C93D" w14:textId="77777777" w:rsidTr="004B4631">
        <w:tc>
          <w:tcPr>
            <w:tcW w:w="4193" w:type="dxa"/>
          </w:tcPr>
          <w:p w14:paraId="7B9E22C5" w14:textId="77777777" w:rsidR="00D84465" w:rsidRDefault="00D84465" w:rsidP="004B4631">
            <w:r w:rsidRPr="00911DE7">
              <w:t>Determiner</w:t>
            </w:r>
          </w:p>
        </w:tc>
        <w:tc>
          <w:tcPr>
            <w:tcW w:w="4329" w:type="dxa"/>
          </w:tcPr>
          <w:p w14:paraId="7CA8E9A8" w14:textId="77777777" w:rsidR="00D84465" w:rsidRDefault="00793DC6" w:rsidP="004B4631">
            <w:r>
              <w:fldChar w:fldCharType="begin"/>
            </w:r>
            <w:r>
              <w:instrText xml:space="preserve"> REF _Ref278814840 \h </w:instrText>
            </w:r>
            <w:r>
              <w:fldChar w:fldCharType="separate"/>
            </w:r>
            <w:r>
              <w:t>Determination</w:t>
            </w:r>
            <w:r>
              <w:fldChar w:fldCharType="end"/>
            </w:r>
            <w:r w:rsidR="00D84465">
              <w:t xml:space="preserve">.Determiner_Name_Key; a </w:t>
            </w:r>
            <w:r w:rsidR="00D84465">
              <w:fldChar w:fldCharType="begin"/>
            </w:r>
            <w:r w:rsidR="00D84465">
              <w:instrText xml:space="preserve"> REF _Ref278812947 \h </w:instrText>
            </w:r>
            <w:r w:rsidR="00D84465">
              <w:fldChar w:fldCharType="separate"/>
            </w:r>
            <w:r w:rsidR="00D84465">
              <w:t>QE_Data_Item</w:t>
            </w:r>
            <w:r w:rsidR="00D84465">
              <w:fldChar w:fldCharType="end"/>
            </w:r>
            <w:r w:rsidR="00D84465">
              <w:t xml:space="preserve"> record is created with a distinct </w:t>
            </w:r>
            <w:r w:rsidR="00D84465">
              <w:fldChar w:fldCharType="begin"/>
            </w:r>
            <w:r w:rsidR="00D84465">
              <w:instrText xml:space="preserve"> REF _Ref278812947 \h </w:instrText>
            </w:r>
            <w:r w:rsidR="00D84465">
              <w:fldChar w:fldCharType="separate"/>
            </w:r>
            <w:r w:rsidR="00D84465">
              <w:t>QE_Data_Item</w:t>
            </w:r>
            <w:r w:rsidR="00D84465">
              <w:fldChar w:fldCharType="end"/>
            </w:r>
            <w:r w:rsidR="00D84465">
              <w:t>.Position value for each determination of the occurrence</w:t>
            </w:r>
          </w:p>
        </w:tc>
      </w:tr>
      <w:tr w:rsidR="004B4631" w14:paraId="07DFE835" w14:textId="77777777" w:rsidTr="004B4631">
        <w:tc>
          <w:tcPr>
            <w:tcW w:w="4193" w:type="dxa"/>
          </w:tcPr>
          <w:p w14:paraId="0CED2911" w14:textId="77777777" w:rsidR="00D84465" w:rsidRPr="00911DE7" w:rsidRDefault="00D84465" w:rsidP="004B4631">
            <w:r w:rsidRPr="00911DE7">
              <w:t>Determiner Role</w:t>
            </w:r>
          </w:p>
        </w:tc>
        <w:tc>
          <w:tcPr>
            <w:tcW w:w="4329" w:type="dxa"/>
          </w:tcPr>
          <w:p w14:paraId="014D270E" w14:textId="77777777" w:rsidR="00D84465" w:rsidRDefault="00793DC6" w:rsidP="004B4631">
            <w:r>
              <w:fldChar w:fldCharType="begin"/>
            </w:r>
            <w:r>
              <w:instrText xml:space="preserve"> REF _Ref278814840 \h </w:instrText>
            </w:r>
            <w:r>
              <w:fldChar w:fldCharType="separate"/>
            </w:r>
            <w:r>
              <w:t>Determination</w:t>
            </w:r>
            <w:r>
              <w:fldChar w:fldCharType="end"/>
            </w:r>
            <w:r w:rsidR="00D84465">
              <w:t xml:space="preserve">.Determiner_Role_Key; a </w:t>
            </w:r>
            <w:r w:rsidR="00D84465">
              <w:fldChar w:fldCharType="begin"/>
            </w:r>
            <w:r w:rsidR="00D84465">
              <w:instrText xml:space="preserve"> REF _Ref278812947 \h </w:instrText>
            </w:r>
            <w:r w:rsidR="00D84465">
              <w:fldChar w:fldCharType="separate"/>
            </w:r>
            <w:r w:rsidR="00D84465">
              <w:t>QE_Data_Item</w:t>
            </w:r>
            <w:r w:rsidR="00D84465">
              <w:fldChar w:fldCharType="end"/>
            </w:r>
            <w:r w:rsidR="00D84465">
              <w:t xml:space="preserve"> record is created for each determination of the occurrence with a </w:t>
            </w:r>
            <w:r w:rsidR="00D84465">
              <w:fldChar w:fldCharType="begin"/>
            </w:r>
            <w:r w:rsidR="00D84465">
              <w:instrText xml:space="preserve"> REF _Ref278812947 \h </w:instrText>
            </w:r>
            <w:r w:rsidR="00D84465">
              <w:fldChar w:fldCharType="separate"/>
            </w:r>
            <w:r w:rsidR="00D84465">
              <w:t>QE_Data_Item</w:t>
            </w:r>
            <w:r w:rsidR="00D84465">
              <w:fldChar w:fldCharType="end"/>
            </w:r>
            <w:r w:rsidR="00D84465">
              <w:t>.Position value matching that of the corresponding record for the determiner field</w:t>
            </w:r>
          </w:p>
        </w:tc>
      </w:tr>
      <w:tr w:rsidR="004B4631" w:rsidRPr="00A104CD" w14:paraId="204293FF" w14:textId="77777777" w:rsidTr="004B4631">
        <w:tc>
          <w:tcPr>
            <w:tcW w:w="4193" w:type="dxa"/>
          </w:tcPr>
          <w:p w14:paraId="33DBDB80" w14:textId="77777777" w:rsidR="00D84465" w:rsidRDefault="00D84465" w:rsidP="004B4631">
            <w:r w:rsidRPr="00911DE7">
              <w:t>Determination Date</w:t>
            </w:r>
          </w:p>
        </w:tc>
        <w:tc>
          <w:tcPr>
            <w:tcW w:w="4329" w:type="dxa"/>
          </w:tcPr>
          <w:p w14:paraId="14807CDB" w14:textId="77777777" w:rsidR="00D84465" w:rsidRPr="00A104CD" w:rsidRDefault="00793DC6" w:rsidP="004B4631">
            <w:pPr>
              <w:rPr>
                <w:lang w:val="fr-FR"/>
              </w:rPr>
            </w:pPr>
            <w:r>
              <w:fldChar w:fldCharType="begin"/>
            </w:r>
            <w:r w:rsidRPr="00A104CD">
              <w:rPr>
                <w:lang w:val="fr-FR"/>
              </w:rPr>
              <w:instrText xml:space="preserve"> REF _Ref278814840 \h </w:instrText>
            </w:r>
            <w:r>
              <w:fldChar w:fldCharType="separate"/>
            </w:r>
            <w:r w:rsidRPr="00A104CD">
              <w:rPr>
                <w:lang w:val="fr-FR"/>
              </w:rPr>
              <w:t>Determination</w:t>
            </w:r>
            <w:r>
              <w:fldChar w:fldCharType="end"/>
            </w:r>
            <w:r w:rsidR="00D84465" w:rsidRPr="00A104CD">
              <w:rPr>
                <w:lang w:val="fr-FR"/>
              </w:rPr>
              <w:t>.Vague_Date_Start,</w:t>
            </w:r>
            <w:r w:rsidR="00D84465" w:rsidRPr="00A104CD">
              <w:rPr>
                <w:lang w:val="fr-FR"/>
              </w:rPr>
              <w:br/>
            </w:r>
            <w:r>
              <w:fldChar w:fldCharType="begin"/>
            </w:r>
            <w:r w:rsidRPr="00A104CD">
              <w:rPr>
                <w:lang w:val="fr-FR"/>
              </w:rPr>
              <w:instrText xml:space="preserve"> REF _Ref278814840 \h </w:instrText>
            </w:r>
            <w:r>
              <w:fldChar w:fldCharType="separate"/>
            </w:r>
            <w:r w:rsidRPr="00A104CD">
              <w:rPr>
                <w:lang w:val="fr-FR"/>
              </w:rPr>
              <w:t>Determination</w:t>
            </w:r>
            <w:r>
              <w:fldChar w:fldCharType="end"/>
            </w:r>
            <w:r w:rsidR="00D84465" w:rsidRPr="00A104CD">
              <w:rPr>
                <w:lang w:val="fr-FR"/>
              </w:rPr>
              <w:t>.Vague_Date_End,</w:t>
            </w:r>
            <w:r w:rsidR="00D84465" w:rsidRPr="00A104CD">
              <w:rPr>
                <w:lang w:val="fr-FR"/>
              </w:rPr>
              <w:br/>
            </w:r>
            <w:r>
              <w:fldChar w:fldCharType="begin"/>
            </w:r>
            <w:r w:rsidRPr="00A104CD">
              <w:rPr>
                <w:lang w:val="fr-FR"/>
              </w:rPr>
              <w:instrText xml:space="preserve"> REF _Ref278814840 \h </w:instrText>
            </w:r>
            <w:r>
              <w:fldChar w:fldCharType="separate"/>
            </w:r>
            <w:r w:rsidRPr="00A104CD">
              <w:rPr>
                <w:lang w:val="fr-FR"/>
              </w:rPr>
              <w:t>Determination</w:t>
            </w:r>
            <w:r>
              <w:fldChar w:fldCharType="end"/>
            </w:r>
            <w:r w:rsidR="00D84465" w:rsidRPr="00A104CD">
              <w:rPr>
                <w:lang w:val="fr-FR"/>
              </w:rPr>
              <w:t>.Vague_Date_Type</w:t>
            </w:r>
          </w:p>
        </w:tc>
      </w:tr>
      <w:tr w:rsidR="004B4631" w14:paraId="317A78C9" w14:textId="77777777" w:rsidTr="004B4631">
        <w:tc>
          <w:tcPr>
            <w:tcW w:w="4193" w:type="dxa"/>
          </w:tcPr>
          <w:p w14:paraId="353462D5" w14:textId="77777777" w:rsidR="00D84465" w:rsidRDefault="00D84465" w:rsidP="004B4631">
            <w:r w:rsidRPr="00911DE7">
              <w:t>Gathering Spatial Reference</w:t>
            </w:r>
          </w:p>
        </w:tc>
        <w:tc>
          <w:tcPr>
            <w:tcW w:w="4329" w:type="dxa"/>
          </w:tcPr>
          <w:p w14:paraId="35C0689F" w14:textId="77777777" w:rsidR="00D84465" w:rsidRDefault="00D84465" w:rsidP="004B4631">
            <w:r w:rsidRPr="004B4631">
              <w:rPr>
                <w:bCs/>
              </w:rPr>
              <w:t>Sample.Spatial_Ref,</w:t>
            </w:r>
            <w:r w:rsidRPr="004B4631">
              <w:rPr>
                <w:bCs/>
              </w:rPr>
              <w:br/>
              <w:t>Sample.Spatial_Ref_System,</w:t>
            </w:r>
            <w:r w:rsidRPr="004B4631">
              <w:rPr>
                <w:bCs/>
              </w:rPr>
              <w:br/>
              <w:t>Sample.Lat,</w:t>
            </w:r>
            <w:r w:rsidRPr="004B4631">
              <w:rPr>
                <w:bCs/>
              </w:rPr>
              <w:br/>
              <w:t>Sample.Long, Sample.Spatial_Ref_Qualifier</w:t>
            </w:r>
          </w:p>
        </w:tc>
      </w:tr>
      <w:tr w:rsidR="004B4631" w14:paraId="3467F348" w14:textId="77777777" w:rsidTr="004B4631">
        <w:tc>
          <w:tcPr>
            <w:tcW w:w="4193" w:type="dxa"/>
          </w:tcPr>
          <w:p w14:paraId="42789115" w14:textId="77777777" w:rsidR="00D84465" w:rsidRDefault="00D84465" w:rsidP="004B4631">
            <w:r w:rsidRPr="00911DE7">
              <w:t>Gathering Date</w:t>
            </w:r>
          </w:p>
        </w:tc>
        <w:tc>
          <w:tcPr>
            <w:tcW w:w="4329" w:type="dxa"/>
          </w:tcPr>
          <w:p w14:paraId="2662B935" w14:textId="77777777" w:rsidR="00D84465" w:rsidRDefault="00D84465" w:rsidP="004B4631">
            <w:r>
              <w:t>Sample.Vague_Date_Start,</w:t>
            </w:r>
            <w:r>
              <w:br/>
              <w:t>Sample.Vague_Date_End,</w:t>
            </w:r>
            <w:r>
              <w:br/>
              <w:t>Sample.Vague_Date_Type</w:t>
            </w:r>
          </w:p>
        </w:tc>
      </w:tr>
      <w:tr w:rsidR="004B4631" w14:paraId="1C166966" w14:textId="77777777" w:rsidTr="004B4631">
        <w:tc>
          <w:tcPr>
            <w:tcW w:w="4193" w:type="dxa"/>
          </w:tcPr>
          <w:p w14:paraId="12ECE082" w14:textId="77777777" w:rsidR="00D84465" w:rsidRDefault="00D84465" w:rsidP="004B4631">
            <w:r w:rsidRPr="00911DE7">
              <w:t>Field Collector</w:t>
            </w:r>
          </w:p>
        </w:tc>
        <w:tc>
          <w:tcPr>
            <w:tcW w:w="4329" w:type="dxa"/>
          </w:tcPr>
          <w:p w14:paraId="246D9C6B" w14:textId="77777777" w:rsidR="00D84465" w:rsidRDefault="00D84465" w:rsidP="004B4631">
            <w:r>
              <w:t xml:space="preserve">Survey_Event_Recorder.Name_Key; a </w:t>
            </w:r>
            <w:r>
              <w:fldChar w:fldCharType="begin"/>
            </w:r>
            <w:r>
              <w:instrText xml:space="preserve"> REF _Ref278812947 \h </w:instrText>
            </w:r>
            <w:r>
              <w:fldChar w:fldCharType="separate"/>
            </w:r>
            <w:r>
              <w:t>QE_Data_Item</w:t>
            </w:r>
            <w:r>
              <w:fldChar w:fldCharType="end"/>
            </w:r>
            <w:r>
              <w:t xml:space="preserve"> record is created for each Survey_Event_Recorder record that is identified by a Sample_Recorder record for the sample.</w:t>
            </w:r>
          </w:p>
        </w:tc>
      </w:tr>
      <w:tr w:rsidR="004B4631" w14:paraId="3FAA302D" w14:textId="77777777" w:rsidTr="004B4631">
        <w:tc>
          <w:tcPr>
            <w:tcW w:w="4193" w:type="dxa"/>
          </w:tcPr>
          <w:p w14:paraId="22D62E32" w14:textId="77777777" w:rsidR="00D84465" w:rsidRDefault="00D84465" w:rsidP="004B4631">
            <w:r w:rsidRPr="00911DE7">
              <w:t>Field Record Type</w:t>
            </w:r>
          </w:p>
        </w:tc>
        <w:tc>
          <w:tcPr>
            <w:tcW w:w="4329" w:type="dxa"/>
          </w:tcPr>
          <w:p w14:paraId="0DB6FA3A" w14:textId="77777777" w:rsidR="00D84465" w:rsidRDefault="00331C2E" w:rsidP="004B4631">
            <w:r>
              <w:fldChar w:fldCharType="begin"/>
            </w:r>
            <w:r>
              <w:instrText xml:space="preserve"> REF _Ref278815156 \h </w:instrText>
            </w:r>
            <w:r>
              <w:fldChar w:fldCharType="separate"/>
            </w:r>
            <w:r>
              <w:t>Occurrence</w:t>
            </w:r>
            <w:r>
              <w:fldChar w:fldCharType="end"/>
            </w:r>
            <w:r w:rsidR="00D84465">
              <w:t>.Record_Type_Key</w:t>
            </w:r>
          </w:p>
        </w:tc>
      </w:tr>
      <w:tr w:rsidR="004B4631" w14:paraId="7C2B0B19" w14:textId="77777777" w:rsidTr="004B4631">
        <w:tc>
          <w:tcPr>
            <w:tcW w:w="4193" w:type="dxa"/>
          </w:tcPr>
          <w:p w14:paraId="7F071585" w14:textId="77777777" w:rsidR="00D84465" w:rsidRDefault="00D84465" w:rsidP="004B4631">
            <w:r w:rsidRPr="00911DE7">
              <w:lastRenderedPageBreak/>
              <w:t>Determiners are Inferred</w:t>
            </w:r>
          </w:p>
        </w:tc>
        <w:tc>
          <w:tcPr>
            <w:tcW w:w="4329" w:type="dxa"/>
          </w:tcPr>
          <w:p w14:paraId="4DD19417" w14:textId="77777777" w:rsidR="00D84465" w:rsidRDefault="00331C2E" w:rsidP="004B4631">
            <w:r>
              <w:fldChar w:fldCharType="begin"/>
            </w:r>
            <w:r>
              <w:instrText xml:space="preserve"> REF _Ref278814840 \h </w:instrText>
            </w:r>
            <w:r>
              <w:fldChar w:fldCharType="separate"/>
            </w:r>
            <w:r>
              <w:t>Determination</w:t>
            </w:r>
            <w:r>
              <w:fldChar w:fldCharType="end"/>
            </w:r>
            <w:r w:rsidR="00D84465">
              <w:t>.Inferred_Determiner</w:t>
            </w:r>
          </w:p>
        </w:tc>
      </w:tr>
      <w:tr w:rsidR="004B4631" w14:paraId="38A20E88" w14:textId="77777777" w:rsidTr="004B4631">
        <w:tc>
          <w:tcPr>
            <w:tcW w:w="4193" w:type="dxa"/>
          </w:tcPr>
          <w:p w14:paraId="1A55A8A2" w14:textId="77777777" w:rsidR="00D84465" w:rsidRDefault="00D84465" w:rsidP="004B4631">
            <w:r w:rsidRPr="00911DE7">
              <w:t>Geographic Areas</w:t>
            </w:r>
          </w:p>
        </w:tc>
        <w:tc>
          <w:tcPr>
            <w:tcW w:w="4329" w:type="dxa"/>
          </w:tcPr>
          <w:p w14:paraId="63330DB7" w14:textId="77777777" w:rsidR="00D84465" w:rsidRDefault="00D84465" w:rsidP="004B4631">
            <w:r w:rsidRPr="004B4631">
              <w:rPr>
                <w:bCs/>
              </w:rPr>
              <w:t xml:space="preserve">Survey_Event_Geo_Area.Concept_Key; a </w:t>
            </w:r>
            <w:r>
              <w:fldChar w:fldCharType="begin"/>
            </w:r>
            <w:r>
              <w:instrText xml:space="preserve"> REF _Ref278812947 \h </w:instrText>
            </w:r>
            <w:r>
              <w:fldChar w:fldCharType="separate"/>
            </w:r>
            <w:r>
              <w:t>QE_Data_Item</w:t>
            </w:r>
            <w:r>
              <w:fldChar w:fldCharType="end"/>
            </w:r>
            <w:r>
              <w:t xml:space="preserve"> record is created with a distinct </w:t>
            </w:r>
            <w:r>
              <w:fldChar w:fldCharType="begin"/>
            </w:r>
            <w:r>
              <w:instrText xml:space="preserve"> REF _Ref278812947 \h </w:instrText>
            </w:r>
            <w:r>
              <w:fldChar w:fldCharType="separate"/>
            </w:r>
            <w:r>
              <w:t>QE_Data_Item</w:t>
            </w:r>
            <w:r>
              <w:fldChar w:fldCharType="end"/>
            </w:r>
            <w:r>
              <w:t xml:space="preserve">.position value for each </w:t>
            </w:r>
            <w:r w:rsidRPr="004B4631">
              <w:rPr>
                <w:bCs/>
              </w:rPr>
              <w:t>Survey_Event_Geo_Area record associated with the occurrence’s survey event</w:t>
            </w:r>
          </w:p>
        </w:tc>
      </w:tr>
    </w:tbl>
    <w:p w14:paraId="3C144435" w14:textId="77777777" w:rsidR="0029282E" w:rsidRDefault="0029282E" w:rsidP="0029282E">
      <w:pPr>
        <w:pStyle w:val="Heading4"/>
      </w:pPr>
      <w:bookmarkStart w:id="560" w:name="_Toc292878931"/>
      <w:r>
        <w:t xml:space="preserve">Quick Entry Number of Specimens </w:t>
      </w:r>
      <w:bookmarkEnd w:id="559"/>
      <w:r w:rsidR="007A39AB">
        <w:t>Dialog</w:t>
      </w:r>
      <w:bookmarkEnd w:id="560"/>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29282E" w14:paraId="66E8E15C" w14:textId="77777777" w:rsidTr="004B4631">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089860F" w14:textId="77777777" w:rsidR="0029282E" w:rsidRDefault="0029282E" w:rsidP="004B4631">
            <w:pPr>
              <w:pStyle w:val="TableTitle"/>
            </w:pPr>
            <w:r>
              <w:t>Window Name: TdlgQENumberOfSpecimens</w:t>
            </w:r>
          </w:p>
        </w:tc>
      </w:tr>
      <w:tr w:rsidR="0029282E" w14:paraId="586C607F" w14:textId="77777777" w:rsidTr="004B4631">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F1A86A1" w14:textId="77777777" w:rsidR="0029282E" w:rsidRDefault="0029282E" w:rsidP="004B4631">
            <w:pPr>
              <w:pStyle w:val="TableRow"/>
              <w:keepNext/>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7AB79CD" w14:textId="77777777" w:rsidR="0029282E" w:rsidRDefault="0029282E" w:rsidP="004B4631">
            <w:pPr>
              <w:pStyle w:val="TableRow"/>
              <w:keepNext/>
            </w:pPr>
            <w:r>
              <w:rPr>
                <w:b/>
              </w:rPr>
              <w:t>Unit File Name</w:t>
            </w:r>
            <w:r>
              <w:t>: QENumberOfSpecimens.pas</w:t>
            </w:r>
          </w:p>
        </w:tc>
      </w:tr>
      <w:tr w:rsidR="0029282E" w14:paraId="45269753" w14:textId="77777777" w:rsidTr="004B463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BEDCB9" w14:textId="77777777" w:rsidR="0029282E" w:rsidRDefault="0029282E" w:rsidP="004B4631">
            <w:pPr>
              <w:pStyle w:val="TableRow"/>
              <w:keepNext/>
            </w:pPr>
            <w:r>
              <w:rPr>
                <w:b/>
              </w:rPr>
              <w:t>Entities</w:t>
            </w:r>
            <w:r>
              <w:t xml:space="preserve">: </w:t>
            </w:r>
            <w:r w:rsidR="00C5582D">
              <w:t>None</w:t>
            </w:r>
          </w:p>
        </w:tc>
      </w:tr>
      <w:tr w:rsidR="0029282E" w14:paraId="23EC2DDF" w14:textId="77777777" w:rsidTr="004B463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4881720" w14:textId="77777777" w:rsidR="0029282E" w:rsidRDefault="0029282E" w:rsidP="004B4631">
            <w:pPr>
              <w:pStyle w:val="TableRow"/>
              <w:keepNext/>
            </w:pPr>
            <w:r>
              <w:rPr>
                <w:b/>
              </w:rPr>
              <w:t>Calls</w:t>
            </w:r>
            <w:r>
              <w:t>: None</w:t>
            </w:r>
          </w:p>
        </w:tc>
      </w:tr>
      <w:tr w:rsidR="0029282E" w14:paraId="7CF34EEB" w14:textId="77777777" w:rsidTr="004B463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6A8989B" w14:textId="77777777" w:rsidR="0029282E" w:rsidRDefault="0029282E" w:rsidP="004B4631">
            <w:pPr>
              <w:pStyle w:val="TableRow"/>
              <w:keepNext/>
            </w:pPr>
            <w:r>
              <w:rPr>
                <w:b/>
              </w:rPr>
              <w:t>Returns</w:t>
            </w:r>
            <w:r>
              <w:t xml:space="preserve"> </w:t>
            </w:r>
            <w:r>
              <w:rPr>
                <w:b/>
              </w:rPr>
              <w:t>To</w:t>
            </w:r>
            <w:r>
              <w:t>: Caller</w:t>
            </w:r>
          </w:p>
        </w:tc>
      </w:tr>
      <w:tr w:rsidR="0029282E" w14:paraId="5FC7DFB7" w14:textId="77777777" w:rsidTr="004B463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D277AB2" w14:textId="77777777" w:rsidR="0029282E" w:rsidRDefault="0029282E" w:rsidP="00731073">
            <w:pPr>
              <w:pStyle w:val="TableRow"/>
              <w:keepNext/>
            </w:pPr>
            <w:r>
              <w:rPr>
                <w:b/>
              </w:rPr>
              <w:t>Description</w:t>
            </w:r>
            <w:r>
              <w:t xml:space="preserve">: Dialog that allows the user to specify the number of specimens that are to be created in a new </w:t>
            </w:r>
            <w:r w:rsidR="00731073">
              <w:t>Q</w:t>
            </w:r>
            <w:r>
              <w:t xml:space="preserve">uick </w:t>
            </w:r>
            <w:r w:rsidR="00731073">
              <w:t>E</w:t>
            </w:r>
            <w:r>
              <w:t>ntry session that has been created from an existing observation.</w:t>
            </w:r>
          </w:p>
          <w:p w14:paraId="0E9AB2BE" w14:textId="77777777" w:rsidR="00417C21" w:rsidRDefault="00417C21" w:rsidP="00731073">
            <w:pPr>
              <w:pStyle w:val="TableRow"/>
              <w:keepNext/>
            </w:pPr>
          </w:p>
        </w:tc>
      </w:tr>
    </w:tbl>
    <w:p w14:paraId="11DE4E45" w14:textId="77777777" w:rsidR="0029282E" w:rsidRDefault="0029282E" w:rsidP="0029282E"/>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29282E" w14:paraId="35D2F50B" w14:textId="77777777" w:rsidTr="004B4631">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86D57EE" w14:textId="77777777" w:rsidR="0029282E" w:rsidRDefault="0029282E" w:rsidP="004B4631">
            <w:pPr>
              <w:pStyle w:val="TableTitle"/>
            </w:pPr>
            <w:r>
              <w:t>Window Controls</w:t>
            </w:r>
          </w:p>
        </w:tc>
      </w:tr>
      <w:tr w:rsidR="0029282E" w14:paraId="31113B52" w14:textId="77777777" w:rsidTr="004B4631">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0F6795" w14:textId="77777777" w:rsidR="0029282E" w:rsidRDefault="0029282E" w:rsidP="004B463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05AEFF" w14:textId="77777777" w:rsidR="0029282E" w:rsidRDefault="0029282E" w:rsidP="004B463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174DD1" w14:textId="77777777" w:rsidR="0029282E" w:rsidRDefault="0029282E" w:rsidP="004B4631">
            <w:pPr>
              <w:pStyle w:val="TableColumnTitles"/>
              <w:keepNext/>
            </w:pPr>
            <w:r>
              <w:rPr>
                <w:i/>
              </w:rPr>
              <w:t>Attribute</w:t>
            </w:r>
            <w:r>
              <w:t xml:space="preserve"> Action</w:t>
            </w:r>
          </w:p>
        </w:tc>
      </w:tr>
      <w:tr w:rsidR="0029282E" w14:paraId="3AC12899" w14:textId="77777777" w:rsidTr="004B4631">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1D7DF2" w14:textId="77777777" w:rsidR="0029282E" w:rsidRDefault="0029282E" w:rsidP="004B4631">
            <w:pPr>
              <w:pStyle w:val="TableRow"/>
            </w:pPr>
            <w:r>
              <w:t>eNumberOfSpecimens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759FDA" w14:textId="77777777" w:rsidR="0029282E" w:rsidRDefault="0029282E" w:rsidP="004B463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E82609D" w14:textId="77777777" w:rsidR="000B3790" w:rsidRDefault="000B3790" w:rsidP="004B4631">
            <w:pPr>
              <w:pStyle w:val="TableRow"/>
            </w:pPr>
            <w:r>
              <w:t>The number of quick entry data rows that will be initialized when the session is started.</w:t>
            </w:r>
          </w:p>
        </w:tc>
      </w:tr>
      <w:tr w:rsidR="00731073" w14:paraId="01A3D206" w14:textId="77777777" w:rsidTr="004B4631">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3F4CF3" w14:textId="77777777" w:rsidR="00731073" w:rsidRDefault="00731073" w:rsidP="004B4631">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77D82C" w14:textId="77777777" w:rsidR="00731073" w:rsidRDefault="00731073" w:rsidP="004B463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ACFE47" w14:textId="77777777" w:rsidR="00731073" w:rsidRDefault="00731073" w:rsidP="004B4631">
            <w:pPr>
              <w:pStyle w:val="TableRow"/>
            </w:pPr>
            <w:r>
              <w:t>Closes the dialog without starting a Quick Entry session.</w:t>
            </w:r>
          </w:p>
        </w:tc>
      </w:tr>
      <w:tr w:rsidR="00731073" w14:paraId="4A57C8FC" w14:textId="77777777" w:rsidTr="004B4631">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4BCD6B2" w14:textId="77777777" w:rsidR="00731073" w:rsidRDefault="00731073" w:rsidP="004B4631">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852C14" w14:textId="77777777" w:rsidR="00731073" w:rsidRDefault="00731073" w:rsidP="004B463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F8D032" w14:textId="77777777" w:rsidR="00731073" w:rsidRDefault="00417C21" w:rsidP="004B4631">
            <w:pPr>
              <w:pStyle w:val="TableRow"/>
            </w:pPr>
            <w:r>
              <w:t>Closes the dialog, returning the number of specimens to the caller.</w:t>
            </w:r>
          </w:p>
        </w:tc>
      </w:tr>
    </w:tbl>
    <w:p w14:paraId="24C63594" w14:textId="77777777" w:rsidR="00AC5CB0" w:rsidRDefault="00D332D5" w:rsidP="00840903">
      <w:pPr>
        <w:pStyle w:val="Heading3"/>
        <w:rPr>
          <w:rFonts w:eastAsia="SimSun"/>
          <w:lang w:eastAsia="zh-SG"/>
        </w:rPr>
      </w:pPr>
      <w:r>
        <w:br w:type="page"/>
      </w:r>
      <w:bookmarkStart w:id="561" w:name="_Ref273608921"/>
      <w:bookmarkStart w:id="562" w:name="_Toc292878932"/>
      <w:r w:rsidR="00AC5CB0">
        <w:lastRenderedPageBreak/>
        <w:t>Specimen Finder</w:t>
      </w:r>
      <w:bookmarkEnd w:id="561"/>
      <w:bookmarkEnd w:id="562"/>
    </w:p>
    <w:p w14:paraId="630233EC" w14:textId="77777777" w:rsidR="00012E4B" w:rsidRDefault="00012E4B" w:rsidP="00840903">
      <w:pPr>
        <w:pStyle w:val="Heading4"/>
      </w:pPr>
      <w:bookmarkStart w:id="563" w:name="_Toc292878933"/>
      <w:r>
        <w:t>Screen Flow Diagram</w:t>
      </w:r>
      <w:bookmarkEnd w:id="563"/>
    </w:p>
    <w:p w14:paraId="668ED7AC" w14:textId="73A175E6" w:rsidR="00012E4B" w:rsidRPr="00D0223A" w:rsidRDefault="005550DB" w:rsidP="00012E4B">
      <w:pPr>
        <w:jc w:val="center"/>
      </w:pPr>
      <w:r w:rsidRPr="00D0223A">
        <w:rPr>
          <w:noProof/>
          <w:lang w:eastAsia="en-GB"/>
        </w:rPr>
        <w:drawing>
          <wp:inline distT="0" distB="0" distL="0" distR="0" wp14:anchorId="1ED6F584" wp14:editId="046A0DD6">
            <wp:extent cx="5267325" cy="19145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10F4D3C1" w14:textId="77777777" w:rsidR="00D34ED3" w:rsidRDefault="00D34ED3" w:rsidP="00CC6B4D">
      <w:pPr>
        <w:pStyle w:val="Heading4"/>
        <w:numPr>
          <w:ilvl w:val="3"/>
          <w:numId w:val="4"/>
        </w:numPr>
        <w:tabs>
          <w:tab w:val="left" w:pos="720"/>
        </w:tabs>
      </w:pPr>
      <w:bookmarkStart w:id="564" w:name="_Ref271550264"/>
      <w:bookmarkStart w:id="565" w:name="_Ref271550958"/>
      <w:bookmarkStart w:id="566" w:name="_Ref273609725"/>
      <w:bookmarkStart w:id="567" w:name="_Ref276650345"/>
      <w:bookmarkStart w:id="568" w:name="_Ref276650350"/>
      <w:bookmarkStart w:id="569" w:name="_Toc292878934"/>
      <w:r>
        <w:t>Specimen finder screen</w:t>
      </w:r>
      <w:bookmarkEnd w:id="564"/>
      <w:bookmarkEnd w:id="565"/>
      <w:bookmarkEnd w:id="566"/>
      <w:bookmarkEnd w:id="567"/>
      <w:bookmarkEnd w:id="568"/>
      <w:bookmarkEnd w:id="569"/>
    </w:p>
    <w:p w14:paraId="1B6C46AB" w14:textId="462ED23E" w:rsidR="00D34ED3" w:rsidRDefault="005550DB" w:rsidP="00D34ED3">
      <w:pPr>
        <w:jc w:val="center"/>
        <w:rPr>
          <w:lang w:val="en-US"/>
        </w:rPr>
      </w:pPr>
      <w:r w:rsidRPr="001E4756">
        <w:rPr>
          <w:noProof/>
          <w:lang w:eastAsia="en-GB"/>
        </w:rPr>
        <w:drawing>
          <wp:inline distT="0" distB="0" distL="0" distR="0" wp14:anchorId="37957EFA" wp14:editId="175C2CC9">
            <wp:extent cx="5324475" cy="3581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24475" cy="35814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34ED3" w14:paraId="59E4DE52"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3DFC066" w14:textId="77777777" w:rsidR="00D34ED3" w:rsidRDefault="00D34ED3">
            <w:pPr>
              <w:pStyle w:val="TableTitle"/>
            </w:pPr>
            <w:r>
              <w:lastRenderedPageBreak/>
              <w:t>Window Name: TfrmSpecimenFinder</w:t>
            </w:r>
          </w:p>
        </w:tc>
      </w:tr>
      <w:tr w:rsidR="00D34ED3" w14:paraId="5E7875B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C31E4C1" w14:textId="77777777" w:rsidR="00D34ED3" w:rsidRDefault="00D34ED3">
            <w:pPr>
              <w:pStyle w:val="TableRow"/>
              <w:keepNext/>
              <w:jc w:val="both"/>
            </w:pPr>
            <w:r>
              <w:rPr>
                <w:b/>
              </w:rPr>
              <w:t>Inherits</w:t>
            </w:r>
            <w:r>
              <w:t>:  TActiveForm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1218858" w14:textId="77777777" w:rsidR="00D34ED3" w:rsidRDefault="00D34ED3">
            <w:pPr>
              <w:pStyle w:val="TableRow"/>
              <w:keepNext/>
              <w:jc w:val="both"/>
            </w:pPr>
            <w:r>
              <w:rPr>
                <w:b/>
              </w:rPr>
              <w:t>Unit File Name</w:t>
            </w:r>
            <w:r>
              <w:t>: SpecimenFinder.pas</w:t>
            </w:r>
          </w:p>
        </w:tc>
      </w:tr>
      <w:tr w:rsidR="00D34ED3" w14:paraId="492A3DB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485D25" w14:textId="77777777" w:rsidR="00D34ED3" w:rsidRDefault="00D34ED3">
            <w:pPr>
              <w:pStyle w:val="TableRow"/>
              <w:keepNext/>
            </w:pPr>
            <w:r>
              <w:rPr>
                <w:b/>
              </w:rPr>
              <w:t>Entities</w:t>
            </w:r>
            <w:r>
              <w:t>: Location, Concept, Term, Individual, Organisation, Survey, Specimen_Unit, Movement, Collection_Unit</w:t>
            </w:r>
          </w:p>
        </w:tc>
      </w:tr>
      <w:tr w:rsidR="00D34ED3" w14:paraId="187F40E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48E772F" w14:textId="77777777" w:rsidR="00D34ED3" w:rsidRDefault="00D34ED3">
            <w:pPr>
              <w:pStyle w:val="TableRow"/>
              <w:keepNext/>
            </w:pPr>
            <w:r>
              <w:rPr>
                <w:b/>
              </w:rPr>
              <w:t>Calls</w:t>
            </w:r>
            <w:r>
              <w:t>: Specimen finder criteria selection frame, Collections Browser main screen, TfrmObservations, TfrmMap</w:t>
            </w:r>
            <w:r w:rsidR="00C7448B">
              <w:t>, Find Dialog</w:t>
            </w:r>
          </w:p>
        </w:tc>
      </w:tr>
      <w:tr w:rsidR="00D34ED3" w14:paraId="56D33D5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4E8ECD9" w14:textId="77777777" w:rsidR="00D34ED3" w:rsidRDefault="00D34ED3">
            <w:pPr>
              <w:pStyle w:val="TableRow"/>
              <w:keepNext/>
            </w:pPr>
            <w:r>
              <w:rPr>
                <w:b/>
              </w:rPr>
              <w:t>Returns</w:t>
            </w:r>
            <w:r>
              <w:t xml:space="preserve"> </w:t>
            </w:r>
            <w:r>
              <w:rPr>
                <w:b/>
              </w:rPr>
              <w:t>To</w:t>
            </w:r>
            <w:r>
              <w:t>: None</w:t>
            </w:r>
          </w:p>
        </w:tc>
      </w:tr>
      <w:tr w:rsidR="00D34ED3" w14:paraId="333B7CF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E5EE48" w14:textId="77777777" w:rsidR="00C7448B" w:rsidRDefault="00D34ED3" w:rsidP="00C7448B">
            <w:pPr>
              <w:pStyle w:val="TableRow"/>
              <w:keepNext/>
            </w:pPr>
            <w:r>
              <w:rPr>
                <w:b/>
              </w:rPr>
              <w:t>Description</w:t>
            </w:r>
            <w:r>
              <w:t>: Form that allows the user to find specimens that are associated with specified criteria.  The form is available from the Recorder Reports menu.  The user is able to use the results list to populate the Collections Browser, display a distribution map or populate the Observations screen hierarchy.</w:t>
            </w:r>
            <w:r w:rsidR="00C7448B">
              <w:t xml:space="preserve"> In addition, a number of ‘batch actions’ are available, including auto-generation of the preferred number for the list of specimens and other actions defined by XML files that operate on the entire batch.</w:t>
            </w:r>
          </w:p>
          <w:p w14:paraId="0FF2FD4D" w14:textId="77777777" w:rsidR="00847D76" w:rsidRDefault="00D34ED3" w:rsidP="00AB71AD">
            <w:pPr>
              <w:pStyle w:val="TableRow"/>
              <w:keepNext/>
            </w:pPr>
            <w:r>
              <w:t xml:space="preserve">The user specifies criteria </w:t>
            </w:r>
            <w:r w:rsidR="00AB71AD" w:rsidRPr="00AB71AD">
              <w:t xml:space="preserve">either by constructing Boolean expressions on pre-defined properties using a selection of operators, </w:t>
            </w:r>
            <w:r w:rsidR="00426D53">
              <w:t xml:space="preserve">by selecting specimens from the results of a previous specimen finder, </w:t>
            </w:r>
            <w:r w:rsidR="00AB71AD" w:rsidRPr="00AB71AD">
              <w:t xml:space="preserve">or </w:t>
            </w:r>
            <w:r>
              <w:t>by dragging and dropping associated items into a list.  For example, the user drags a location and an individual into the list to find specimens gathered at that location and gathered by or determined by the specified person</w:t>
            </w:r>
            <w:r w:rsidR="00902252">
              <w:t xml:space="preserve">. The user can also drag individual specimens to this </w:t>
            </w:r>
            <w:r w:rsidR="00AB71AD">
              <w:t>list</w:t>
            </w:r>
            <w:r w:rsidR="00902252">
              <w:t>.</w:t>
            </w:r>
          </w:p>
          <w:p w14:paraId="77EC2ED7" w14:textId="77777777" w:rsidR="0005688B" w:rsidRDefault="0005688B" w:rsidP="00AB71AD">
            <w:pPr>
              <w:pStyle w:val="TableRow"/>
              <w:keepNext/>
            </w:pPr>
            <w:r>
              <w:t>When the form is active, a Specimen Finder menu item is added to Recorder’s File menu using the IMergeMenuManager and IDynamicMenu interfaces. This menu item has a sub-menu with the following items:</w:t>
            </w:r>
          </w:p>
          <w:p w14:paraId="3ACDD878" w14:textId="77777777" w:rsidR="0005688B" w:rsidRDefault="0005688B" w:rsidP="0005688B">
            <w:pPr>
              <w:pStyle w:val="TableRow"/>
              <w:keepNext/>
              <w:numPr>
                <w:ilvl w:val="0"/>
                <w:numId w:val="21"/>
              </w:numPr>
            </w:pPr>
            <w:r>
              <w:t>Open</w:t>
            </w:r>
            <w:r w:rsidR="000319D8">
              <w:t xml:space="preserve"> Query</w:t>
            </w:r>
            <w:r>
              <w:t>... — displays a file open dialog, allowing a specimen finder query file to be loaded</w:t>
            </w:r>
            <w:r w:rsidR="00293635">
              <w:t>.</w:t>
            </w:r>
            <w:r w:rsidR="000319D8">
              <w:t xml:space="preserve"> </w:t>
            </w:r>
            <w:r w:rsidR="00D711CE">
              <w:t>When a file is loaded, the “Results” tab of the current window is cleared, its “Finder” tab is selected, any existing criteria are cleared, and the criteria described by the file are inserted.</w:t>
            </w:r>
          </w:p>
          <w:p w14:paraId="05F6341C" w14:textId="77777777" w:rsidR="000319D8" w:rsidRDefault="000319D8" w:rsidP="000319D8">
            <w:pPr>
              <w:pStyle w:val="TableRow"/>
              <w:keepNext/>
              <w:numPr>
                <w:ilvl w:val="0"/>
                <w:numId w:val="21"/>
              </w:numPr>
            </w:pPr>
            <w:r>
              <w:t xml:space="preserve">Save Query As... — displays a file save dialog, allowing the criteria in the current specimen finder to be saved to a specimen finder query file. This menu item is disabled unless there is at least one criterion in the </w:t>
            </w:r>
            <w:r>
              <w:fldChar w:fldCharType="begin"/>
            </w:r>
            <w:r>
              <w:instrText xml:space="preserve"> REF _Ref276722249 \h </w:instrText>
            </w:r>
            <w:r>
              <w:fldChar w:fldCharType="separate"/>
            </w:r>
            <w:r>
              <w:t>specimen finder criteria selection frame</w:t>
            </w:r>
            <w:r>
              <w:fldChar w:fldCharType="end"/>
            </w:r>
            <w:r>
              <w:t xml:space="preserve"> of the current window.</w:t>
            </w:r>
          </w:p>
          <w:p w14:paraId="5139D8B5" w14:textId="77777777" w:rsidR="000319D8" w:rsidRDefault="00293635" w:rsidP="00293635">
            <w:pPr>
              <w:pStyle w:val="TableRow"/>
              <w:keepNext/>
            </w:pPr>
            <w:r>
              <w:t xml:space="preserve">Specimen finder query files are saved with the </w:t>
            </w:r>
            <w:r w:rsidR="009B3D79">
              <w:t>“</w:t>
            </w:r>
            <w:r>
              <w:t>.sfq</w:t>
            </w:r>
            <w:r w:rsidR="009B3D79">
              <w:t>”</w:t>
            </w:r>
            <w:r>
              <w:t xml:space="preserve"> </w:t>
            </w:r>
            <w:r w:rsidR="00E3480A">
              <w:t xml:space="preserve">filename </w:t>
            </w:r>
            <w:r>
              <w:t xml:space="preserve">extension. </w:t>
            </w:r>
            <w:r w:rsidR="000319D8">
              <w:t>The format of the</w:t>
            </w:r>
            <w:r>
              <w:t xml:space="preserve">se </w:t>
            </w:r>
            <w:r w:rsidR="000319D8">
              <w:t>files is described in §</w:t>
            </w:r>
            <w:r w:rsidR="000319D8">
              <w:fldChar w:fldCharType="begin"/>
            </w:r>
            <w:r w:rsidR="000319D8">
              <w:instrText xml:space="preserve"> REF _Ref276721265 \r \p \h </w:instrText>
            </w:r>
            <w:r w:rsidR="000319D8">
              <w:fldChar w:fldCharType="separate"/>
            </w:r>
            <w:r w:rsidR="000319D8">
              <w:t>4.2.13.6 below</w:t>
            </w:r>
            <w:r w:rsidR="000319D8">
              <w:fldChar w:fldCharType="end"/>
            </w:r>
            <w:r w:rsidR="000319D8">
              <w:t>.</w:t>
            </w:r>
          </w:p>
        </w:tc>
      </w:tr>
    </w:tbl>
    <w:p w14:paraId="0C36923D" w14:textId="77777777" w:rsidR="00D34ED3" w:rsidRDefault="00D34ED3" w:rsidP="00D34ED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34ED3" w14:paraId="7CACD263" w14:textId="77777777" w:rsidTr="00C7448B">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494D49A" w14:textId="77777777" w:rsidR="00D34ED3" w:rsidRDefault="00D34ED3">
            <w:pPr>
              <w:pStyle w:val="TableTitle"/>
            </w:pPr>
            <w:r>
              <w:lastRenderedPageBreak/>
              <w:t>Menu Items</w:t>
            </w:r>
          </w:p>
        </w:tc>
      </w:tr>
      <w:tr w:rsidR="00D34ED3" w14:paraId="09737D15"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1013E2" w14:textId="77777777" w:rsidR="00D34ED3" w:rsidRDefault="00D34ED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D77894" w14:textId="77777777" w:rsidR="00D34ED3" w:rsidRDefault="00D34ED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1399770" w14:textId="77777777" w:rsidR="00D34ED3" w:rsidRDefault="00D34ED3">
            <w:pPr>
              <w:pStyle w:val="TableColumnTitles"/>
              <w:keepNext/>
            </w:pPr>
            <w:r>
              <w:rPr>
                <w:i/>
              </w:rPr>
              <w:t>Attribute</w:t>
            </w:r>
            <w:r>
              <w:t xml:space="preserve"> Action</w:t>
            </w:r>
          </w:p>
        </w:tc>
      </w:tr>
      <w:tr w:rsidR="00C7448B" w14:paraId="53D2BD9F"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92367E" w14:textId="77777777" w:rsidR="00C7448B" w:rsidRDefault="00C7448B" w:rsidP="00651A55">
            <w:pPr>
              <w:pStyle w:val="TableRow"/>
            </w:pPr>
            <w:r>
              <w:t>pmAction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414B87" w14:textId="77777777" w:rsidR="00C7448B" w:rsidRDefault="00C7448B" w:rsidP="00651A55">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5FB4604" w14:textId="77777777" w:rsidR="00C7448B" w:rsidRDefault="00C7448B" w:rsidP="00651A55">
            <w:pPr>
              <w:pStyle w:val="TableRow"/>
            </w:pPr>
            <w:r>
              <w:t>Popup menu containing the following menu items.</w:t>
            </w:r>
          </w:p>
          <w:p w14:paraId="43BA0EB3" w14:textId="77777777" w:rsidR="00C7448B" w:rsidRDefault="00C7448B" w:rsidP="00651A55">
            <w:pPr>
              <w:pStyle w:val="TableRow"/>
            </w:pPr>
            <w:r>
              <w:t>Note that when selecting any item from this menu, if there are no items selected in tvResults then displays a message asking the user if they want to select all items or cancel the operation.</w:t>
            </w:r>
          </w:p>
        </w:tc>
      </w:tr>
      <w:tr w:rsidR="00D34ED3" w14:paraId="2691D41D"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6C1595F" w14:textId="77777777" w:rsidR="00D34ED3" w:rsidRDefault="00C7448B">
            <w:pPr>
              <w:pStyle w:val="TableRow"/>
            </w:pPr>
            <w:r>
              <w:t>pmActionSendToCollectionBrowser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28E7ED5" w14:textId="77777777" w:rsidR="00D34ED3" w:rsidRDefault="00D34ED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A48BBE" w14:textId="77777777" w:rsidR="00D34ED3" w:rsidRDefault="00D34ED3">
            <w:pPr>
              <w:pStyle w:val="TableRow"/>
            </w:pPr>
            <w:r>
              <w:t>Loads the Collections Browser, selects the Specimens view type and populates it with the list of specimens identified.</w:t>
            </w:r>
          </w:p>
        </w:tc>
      </w:tr>
      <w:tr w:rsidR="00D34ED3" w14:paraId="71C9CC31"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3831914" w14:textId="77777777" w:rsidR="00D34ED3" w:rsidRDefault="00C7448B">
            <w:pPr>
              <w:pStyle w:val="TableRow"/>
            </w:pPr>
            <w:r>
              <w:t>pmActionSendToObservationsScreen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65E51E" w14:textId="77777777" w:rsidR="00D34ED3" w:rsidRDefault="00D34ED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136300" w14:textId="77777777" w:rsidR="00D34ED3" w:rsidRDefault="00D34ED3">
            <w:pPr>
              <w:pStyle w:val="TableRow"/>
            </w:pPr>
            <w:r>
              <w:t>Loads the Observations screen and applies a filter to display the occurrences linked to the list of selected specimens.</w:t>
            </w:r>
          </w:p>
        </w:tc>
      </w:tr>
      <w:tr w:rsidR="00D34ED3" w14:paraId="6AF3BB96"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5AB61CB" w14:textId="77777777" w:rsidR="00D34ED3" w:rsidRDefault="00C7448B">
            <w:pPr>
              <w:pStyle w:val="TableRow"/>
            </w:pPr>
            <w:r>
              <w:t>pmActionSendToMap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D39B75" w14:textId="77777777" w:rsidR="00D34ED3" w:rsidRDefault="00D34ED3">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FFDB3B" w14:textId="77777777" w:rsidR="00A03963" w:rsidRDefault="00A03963" w:rsidP="00A03963">
            <w:pPr>
              <w:pStyle w:val="TableRow"/>
            </w:pPr>
            <w:r>
              <w:t>Populated with a sub-menu item for each of the user's available maps.  The default map is shown in bold font.</w:t>
            </w:r>
          </w:p>
          <w:p w14:paraId="4C8A267F" w14:textId="77777777" w:rsidR="00D34ED3" w:rsidRDefault="00A03963" w:rsidP="00A03963">
            <w:pPr>
              <w:pStyle w:val="TableRow"/>
            </w:pPr>
            <w:r>
              <w:t>When a sub-menu item is selected, displays the Recorder Map screen and loads the Occurrence records linked to the Specimens as a distribution dataset.</w:t>
            </w:r>
          </w:p>
        </w:tc>
      </w:tr>
      <w:tr w:rsidR="00185C0B" w14:paraId="45544A27"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3706773" w14:textId="77777777" w:rsidR="00185C0B" w:rsidRDefault="00185C0B" w:rsidP="00651A55">
            <w:pPr>
              <w:pStyle w:val="TableRow"/>
            </w:pPr>
            <w:r>
              <w:t>pmActionSendToSpecimenFinder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3D674B" w14:textId="77777777" w:rsidR="00185C0B" w:rsidRDefault="00185C0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B06AC9" w14:textId="77777777" w:rsidR="00185C0B" w:rsidRDefault="00185C0B" w:rsidP="00651A55">
            <w:pPr>
              <w:pStyle w:val="TableRow"/>
            </w:pPr>
            <w:r>
              <w:t>“Send to new Specimen Finder”</w:t>
            </w:r>
          </w:p>
          <w:p w14:paraId="5AFD5FE2" w14:textId="77777777" w:rsidR="00683E71" w:rsidRPr="00683E71" w:rsidRDefault="00683E71" w:rsidP="007429E1">
            <w:pPr>
              <w:pStyle w:val="TableRow"/>
            </w:pPr>
            <w:r>
              <w:t xml:space="preserve">Creates a new Specimen Finder window, with a single </w:t>
            </w:r>
            <w:r w:rsidR="007429E1">
              <w:t xml:space="preserve">criterion already present in the list, representing the condition </w:t>
            </w:r>
            <w:r>
              <w:t>that the specimen is one of those that were selected.</w:t>
            </w:r>
          </w:p>
        </w:tc>
      </w:tr>
      <w:tr w:rsidR="00C7448B" w14:paraId="259FB8E1"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AD86F8" w14:textId="77777777" w:rsidR="00C7448B" w:rsidRDefault="00C7448B" w:rsidP="00651A55">
            <w:pPr>
              <w:pStyle w:val="TableRow"/>
            </w:pPr>
            <w:r>
              <w:t>mnuActionAutoNumber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1FB8E7" w14:textId="77777777" w:rsidR="00C7448B" w:rsidRDefault="00C7448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054377" w14:textId="77777777" w:rsidR="00C7448B" w:rsidRDefault="00C7448B" w:rsidP="00651A55">
            <w:pPr>
              <w:pStyle w:val="TableRow"/>
            </w:pPr>
            <w:r>
              <w:t xml:space="preserve">If there is no number generation </w:t>
            </w:r>
            <w:r w:rsidR="0062422B">
              <w:t xml:space="preserve">macro available for the registration </w:t>
            </w:r>
            <w:r>
              <w:t>number type then selecting an option displays a message informing the user that they must create an number generation macro before using this facility.</w:t>
            </w:r>
          </w:p>
          <w:p w14:paraId="4DFA2C5B" w14:textId="77777777" w:rsidR="00C7448B" w:rsidRDefault="00C7448B" w:rsidP="00651A55">
            <w:pPr>
              <w:pStyle w:val="TableRow"/>
            </w:pPr>
            <w:r>
              <w:t>Disabled unless the user has at least full edit rights (own data).</w:t>
            </w:r>
          </w:p>
          <w:p w14:paraId="11849047" w14:textId="77777777" w:rsidR="00A07BCF" w:rsidRDefault="00A07BCF" w:rsidP="00651A55">
            <w:pPr>
              <w:pStyle w:val="TableRow"/>
            </w:pPr>
            <w:r>
              <w:t>On selection displays the Batch Automnumber Type selection dialog.</w:t>
            </w:r>
          </w:p>
        </w:tc>
      </w:tr>
      <w:tr w:rsidR="00C7448B" w14:paraId="72D3BF71"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B845558" w14:textId="77777777" w:rsidR="00C7448B" w:rsidRPr="009B3C50" w:rsidRDefault="00C7448B" w:rsidP="00651A55">
            <w:pPr>
              <w:pStyle w:val="TableRow"/>
              <w:rPr>
                <w:i/>
              </w:rPr>
            </w:pPr>
            <w:r>
              <w:rPr>
                <w:i/>
              </w:rPr>
              <w:lastRenderedPageBreak/>
              <w:t>auto-generated items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ECB075C" w14:textId="77777777" w:rsidR="00C7448B" w:rsidRDefault="00C7448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E60798" w14:textId="77777777" w:rsidR="00C7448B" w:rsidRDefault="00C7448B" w:rsidP="00651A55">
            <w:pPr>
              <w:pStyle w:val="TableRow"/>
            </w:pPr>
            <w:r>
              <w:t>Displays items described by the XML files stored in User Files\Specimen Finder Actions. Each XML file contains the following format:</w:t>
            </w:r>
          </w:p>
          <w:p w14:paraId="2CBE54BF" w14:textId="77777777" w:rsidR="00C7448B" w:rsidRDefault="00C7448B" w:rsidP="00651A55">
            <w:pPr>
              <w:pStyle w:val="TableRow"/>
            </w:pPr>
            <w:r>
              <w:t>&lt;action caption=”</w:t>
            </w:r>
            <w:r>
              <w:rPr>
                <w:i/>
              </w:rPr>
              <w:t>manu caption</w:t>
            </w:r>
            <w:r>
              <w:t>”&gt;</w:t>
            </w:r>
            <w:r w:rsidRPr="000C00C3">
              <w:rPr>
                <w:i/>
              </w:rPr>
              <w:t>SQL Statement with clause WHERE Specimen_Unit.Collection_Unit_Key IN (%s)</w:t>
            </w:r>
            <w:r>
              <w:t>&lt;/action&gt;</w:t>
            </w:r>
          </w:p>
          <w:p w14:paraId="1CC5E70D" w14:textId="77777777" w:rsidR="00C7448B" w:rsidRDefault="00C7448B" w:rsidP="00651A55">
            <w:pPr>
              <w:pStyle w:val="TableRow"/>
            </w:pPr>
            <w:r>
              <w:t>The %s parameter is replaced with a list of the specimen keys that are being acted upon.</w:t>
            </w:r>
          </w:p>
          <w:p w14:paraId="6F3D9205" w14:textId="77777777" w:rsidR="00C7448B" w:rsidRDefault="00C7448B" w:rsidP="00651A55">
            <w:pPr>
              <w:pStyle w:val="TableRow"/>
            </w:pPr>
            <w:r>
              <w:t>Disabled unless the user has at least full edit rights (own data).</w:t>
            </w:r>
          </w:p>
          <w:p w14:paraId="2817C1C7" w14:textId="77777777" w:rsidR="0029363D" w:rsidRDefault="00C7448B" w:rsidP="00651A55">
            <w:pPr>
              <w:pStyle w:val="TableRow"/>
            </w:pPr>
            <w:r>
              <w:t xml:space="preserve">The default installation includes </w:t>
            </w:r>
            <w:r w:rsidR="0029363D">
              <w:t xml:space="preserve">4 </w:t>
            </w:r>
            <w:r>
              <w:t>items defined in XML files</w:t>
            </w:r>
            <w:r w:rsidR="0029363D">
              <w:t>.</w:t>
            </w:r>
            <w:r>
              <w:t xml:space="preserve"> </w:t>
            </w:r>
          </w:p>
          <w:p w14:paraId="3271C1CA" w14:textId="77777777" w:rsidR="0029363D" w:rsidRDefault="00C7448B" w:rsidP="00520082">
            <w:pPr>
              <w:pStyle w:val="TableRow"/>
              <w:numPr>
                <w:ilvl w:val="0"/>
                <w:numId w:val="45"/>
              </w:numPr>
            </w:pPr>
            <w:r>
              <w:t xml:space="preserve">“Return specimens to usual store” </w:t>
            </w:r>
            <w:r w:rsidR="0029363D">
              <w:t>makes the current store the same as the usual store for each specimen.</w:t>
            </w:r>
          </w:p>
          <w:p w14:paraId="51243BB2" w14:textId="77777777" w:rsidR="00C7448B" w:rsidRDefault="0029363D" w:rsidP="00520082">
            <w:pPr>
              <w:pStyle w:val="TableRow"/>
              <w:numPr>
                <w:ilvl w:val="0"/>
                <w:numId w:val="45"/>
              </w:numPr>
            </w:pPr>
            <w:r>
              <w:t xml:space="preserve"> </w:t>
            </w:r>
            <w:r w:rsidR="00C7448B">
              <w:t xml:space="preserve"> “Move specimens permanently to current store”. makes the usual store the same as the current store.</w:t>
            </w:r>
          </w:p>
          <w:p w14:paraId="76130948" w14:textId="77777777" w:rsidR="0029363D" w:rsidRPr="00DC10A5" w:rsidRDefault="0029363D" w:rsidP="00520082">
            <w:pPr>
              <w:pStyle w:val="TableRow"/>
              <w:numPr>
                <w:ilvl w:val="0"/>
                <w:numId w:val="45"/>
              </w:numPr>
            </w:pPr>
            <w:r w:rsidRPr="00DC10A5">
              <w:t>“</w:t>
            </w:r>
            <w:r w:rsidR="006C30F9" w:rsidRPr="00DC10A5">
              <w:rPr>
                <w:rFonts w:cs="Arial"/>
              </w:rPr>
              <w:t>Presence Checked” creates a Condition Check with type Presence Check, and a condition of Present</w:t>
            </w:r>
            <w:r w:rsidR="001A707B" w:rsidRPr="00DC10A5">
              <w:rPr>
                <w:rFonts w:cs="Arial"/>
              </w:rPr>
              <w:t xml:space="preserve"> for each specimen.</w:t>
            </w:r>
          </w:p>
          <w:p w14:paraId="53580564" w14:textId="77777777" w:rsidR="001A707B" w:rsidRDefault="001A707B" w:rsidP="00520082">
            <w:pPr>
              <w:pStyle w:val="TableRow"/>
              <w:numPr>
                <w:ilvl w:val="0"/>
                <w:numId w:val="45"/>
              </w:numPr>
            </w:pPr>
            <w:r w:rsidRPr="00DC10A5">
              <w:rPr>
                <w:rFonts w:cs="Arial"/>
              </w:rPr>
              <w:t>“Looked for but not found” creates a Condition Check with type Presence Check, and a condition of Not Found for each specimen.</w:t>
            </w:r>
          </w:p>
        </w:tc>
      </w:tr>
      <w:tr w:rsidR="00C7448B" w14:paraId="4C5099E8"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0644464" w14:textId="77777777" w:rsidR="00C7448B" w:rsidRPr="009B3C50" w:rsidRDefault="00C7448B" w:rsidP="00651A55">
            <w:pPr>
              <w:pStyle w:val="TableRow"/>
            </w:pPr>
            <w:r>
              <w:t>mnuActionQuickReport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1A0915C" w14:textId="77777777" w:rsidR="00C7448B" w:rsidRDefault="00C7448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F558E0" w14:textId="77777777" w:rsidR="00C7448B" w:rsidRDefault="00C7448B" w:rsidP="00651A55">
            <w:pPr>
              <w:pStyle w:val="TableRow"/>
            </w:pPr>
            <w:r>
              <w:t xml:space="preserve">This menu item contains a list of any XML reports available in the Recorder system which support the Specimen_Unit input parameter list type. The reports are organised into submenus identified by the XML menupath attribute. </w:t>
            </w:r>
          </w:p>
          <w:p w14:paraId="4A5F7D24" w14:textId="77777777" w:rsidR="00C7448B" w:rsidRDefault="00C7448B" w:rsidP="00651A55">
            <w:pPr>
              <w:pStyle w:val="TableRow"/>
            </w:pPr>
            <w:r>
              <w:t xml:space="preserve">Selecting a report feeds the list of selected specimen’s to the report as a parameter and runs the report within Recorder. If there are other parameters in the report then Recorder’s parameter entry screen is displayed, otherwise the Filter Results screen is displayed. </w:t>
            </w:r>
          </w:p>
        </w:tc>
      </w:tr>
      <w:tr w:rsidR="00C7448B" w:rsidRPr="000C00C3" w14:paraId="051FA08E"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2D2C3A" w14:textId="77777777" w:rsidR="00C7448B" w:rsidRDefault="00C7448B" w:rsidP="00651A55">
            <w:pPr>
              <w:pStyle w:val="TableRow"/>
            </w:pPr>
            <w:r>
              <w:lastRenderedPageBreak/>
              <w:t>mnuActionSaveSQLFile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0689D5" w14:textId="77777777" w:rsidR="00C7448B" w:rsidRDefault="00C7448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E28545" w14:textId="77777777" w:rsidR="00C7448B" w:rsidRDefault="00C7448B" w:rsidP="00651A55">
            <w:pPr>
              <w:pStyle w:val="TableRow"/>
            </w:pPr>
            <w:r>
              <w:t>Displays a File Save dialog. The file saved is a *.sql file that contains a SELECT statement listing the preferred determination and preferred number for each specimen in the list. If there are selected specimens then only the selected ones are included, otherwise all specimens are included. The SQL statement utlilises an WHERE Collection_Unit_Key IN (…) clause in order to filter the list.</w:t>
            </w:r>
          </w:p>
        </w:tc>
      </w:tr>
      <w:tr w:rsidR="00C7448B" w:rsidRPr="000C00C3" w14:paraId="0449CB07"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5F1E0F" w14:textId="77777777" w:rsidR="00C7448B" w:rsidRDefault="00C7448B" w:rsidP="00651A55">
            <w:pPr>
              <w:pStyle w:val="TableRow"/>
            </w:pPr>
            <w:r>
              <w:t>pmSelect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110150" w14:textId="77777777" w:rsidR="00C7448B" w:rsidRDefault="00C7448B" w:rsidP="00651A55">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6C2810" w14:textId="77777777" w:rsidR="00C7448B" w:rsidRPr="000C00C3" w:rsidRDefault="00C7448B" w:rsidP="00651A55">
            <w:pPr>
              <w:pStyle w:val="TableRow"/>
            </w:pPr>
            <w:r>
              <w:t xml:space="preserve">Displayed when one of the Select buttons is clicked. </w:t>
            </w:r>
            <w:r w:rsidRPr="000C00C3">
              <w:t xml:space="preserve">Contains the </w:t>
            </w:r>
            <w:r>
              <w:t>following menu items.</w:t>
            </w:r>
          </w:p>
        </w:tc>
      </w:tr>
      <w:tr w:rsidR="00C7448B" w:rsidRPr="000C00C3" w14:paraId="4B49A16E"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FE7D86" w14:textId="77777777" w:rsidR="00C7448B" w:rsidRDefault="00C7448B" w:rsidP="00651A55">
            <w:pPr>
              <w:pStyle w:val="TableRow"/>
            </w:pPr>
            <w:r>
              <w:rPr>
                <w:i/>
              </w:rPr>
              <w:t>auto-generated items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7223713" w14:textId="77777777" w:rsidR="00C7448B" w:rsidRDefault="00C7448B"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6A7B2FD" w14:textId="77777777" w:rsidR="00C7448B" w:rsidRDefault="00C7448B" w:rsidP="00651A55">
            <w:pPr>
              <w:pStyle w:val="TableRow"/>
            </w:pPr>
            <w:r>
              <w:t>Displays items described by the XML files stored in User Files\Specimen Finder Selectors. Each XML file contains the following format:</w:t>
            </w:r>
          </w:p>
          <w:p w14:paraId="6A8A5AA4" w14:textId="77777777" w:rsidR="00C7448B" w:rsidRDefault="00C7448B" w:rsidP="00651A55">
            <w:pPr>
              <w:pStyle w:val="TableRow"/>
            </w:pPr>
            <w:r>
              <w:t>&lt;selector caption=”</w:t>
            </w:r>
            <w:r>
              <w:rPr>
                <w:i/>
              </w:rPr>
              <w:t>menu caption</w:t>
            </w:r>
            <w:r>
              <w:t>”&gt;</w:t>
            </w:r>
            <w:r w:rsidRPr="000C00C3">
              <w:rPr>
                <w:i/>
              </w:rPr>
              <w:t xml:space="preserve"> SQL Statement with clause WHERE Specimen_Unit.Collection_Unit_Key IN (%s)</w:t>
            </w:r>
            <w:r>
              <w:t>&lt;/selector&gt;</w:t>
            </w:r>
          </w:p>
          <w:p w14:paraId="58C43166" w14:textId="77777777" w:rsidR="00C7448B" w:rsidRDefault="00C7448B" w:rsidP="00651A55">
            <w:pPr>
              <w:pStyle w:val="TableRow"/>
            </w:pPr>
            <w:r>
              <w:t>The SQL statement in the file takes a list of collection unit keys for all the items in the appropriate list and must return a results set containing a single column of specimen unit keys for all the items that should be selected.</w:t>
            </w:r>
          </w:p>
          <w:p w14:paraId="79A7FE80" w14:textId="77777777" w:rsidR="00C7448B" w:rsidRDefault="00C7448B" w:rsidP="00651A55">
            <w:pPr>
              <w:pStyle w:val="TableRow"/>
            </w:pPr>
            <w:r>
              <w:t>The default installation includes the following select options defined in XML files:</w:t>
            </w:r>
          </w:p>
          <w:p w14:paraId="3CDB7CA5" w14:textId="77777777" w:rsidR="00C7448B" w:rsidRPr="000C00C3" w:rsidRDefault="00C7448B" w:rsidP="00651A55">
            <w:pPr>
              <w:pStyle w:val="TableRow"/>
              <w:rPr>
                <w:lang w:val="en-US"/>
              </w:rPr>
            </w:pPr>
            <w:r>
              <w:rPr>
                <w:lang w:val="en-US"/>
              </w:rPr>
              <w:t>Unlabelled Specimens</w:t>
            </w:r>
            <w:r w:rsidR="00A07BCF">
              <w:rPr>
                <w:lang w:val="en-US"/>
              </w:rPr>
              <w:t xml:space="preserve"> (= specimens with no current label)</w:t>
            </w:r>
            <w:r>
              <w:rPr>
                <w:lang w:val="en-US"/>
              </w:rPr>
              <w:t>, Unchecked Specimens, Unnumbered Specimens (= specimens with no preferred number)</w:t>
            </w:r>
          </w:p>
        </w:tc>
      </w:tr>
      <w:tr w:rsidR="006B09F4" w:rsidRPr="000C00C3" w14:paraId="658BBB18" w14:textId="77777777" w:rsidTr="00651A55">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C2CA7B" w14:textId="77777777" w:rsidR="006B09F4" w:rsidRDefault="006B09F4" w:rsidP="00B743AD">
            <w:pPr>
              <w:pStyle w:val="TableRow"/>
              <w:rPr>
                <w:i/>
              </w:rPr>
            </w:pPr>
            <w:r>
              <w:t>mnuDelete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5DEC27F" w14:textId="77777777" w:rsidR="006B09F4" w:rsidRDefault="006B09F4" w:rsidP="00651A55">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DD87EF8" w14:textId="77777777" w:rsidR="006B09F4" w:rsidRDefault="006B09F4" w:rsidP="00B743AD">
            <w:pPr>
              <w:pStyle w:val="TableRow"/>
            </w:pPr>
            <w:r>
              <w:t xml:space="preserve">Deletes the Specimen record (uses the same logic as the delete button in the Collection Browser). </w:t>
            </w:r>
          </w:p>
        </w:tc>
      </w:tr>
    </w:tbl>
    <w:p w14:paraId="3C95811A" w14:textId="77777777" w:rsidR="00D34ED3" w:rsidRDefault="00D34ED3" w:rsidP="00D34ED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34ED3" w14:paraId="1EA1DD1F" w14:textId="77777777" w:rsidTr="00C7448B">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E86A62D" w14:textId="77777777" w:rsidR="00D34ED3" w:rsidRDefault="00D34ED3">
            <w:pPr>
              <w:pStyle w:val="TableTitle"/>
            </w:pPr>
            <w:r>
              <w:t>Window Controls</w:t>
            </w:r>
          </w:p>
        </w:tc>
      </w:tr>
      <w:tr w:rsidR="00D34ED3" w14:paraId="0218C051"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ACC0C2" w14:textId="77777777" w:rsidR="00D34ED3" w:rsidRDefault="00D34ED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6BABCA" w14:textId="77777777" w:rsidR="00D34ED3" w:rsidRDefault="00D34ED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AA5200" w14:textId="77777777" w:rsidR="00D34ED3" w:rsidRDefault="00D34ED3">
            <w:pPr>
              <w:pStyle w:val="TableColumnTitles"/>
              <w:keepNext/>
            </w:pPr>
            <w:r>
              <w:rPr>
                <w:i/>
              </w:rPr>
              <w:t>Attribute</w:t>
            </w:r>
            <w:r>
              <w:t xml:space="preserve"> Action</w:t>
            </w:r>
          </w:p>
        </w:tc>
      </w:tr>
      <w:tr w:rsidR="00D34ED3" w14:paraId="28EF5EBB"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A968FA3" w14:textId="77777777" w:rsidR="00D34ED3" w:rsidRDefault="00D34ED3">
            <w:pPr>
              <w:pStyle w:val="TableRow"/>
            </w:pPr>
            <w:r>
              <w:t>pcFinder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D111A23" w14:textId="77777777" w:rsidR="00D34ED3" w:rsidRDefault="00D34ED3">
            <w:pPr>
              <w:pStyle w:val="TableRow"/>
            </w:pPr>
            <w:r>
              <w:t>TPageControl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248AD9" w14:textId="77777777" w:rsidR="00D34ED3" w:rsidRDefault="00D34ED3">
            <w:pPr>
              <w:pStyle w:val="TableRow"/>
            </w:pPr>
            <w:r>
              <w:t>Page control containing the tsFinder and tsResults tab sheets.</w:t>
            </w:r>
          </w:p>
        </w:tc>
      </w:tr>
      <w:tr w:rsidR="00D34ED3" w14:paraId="39848BF6"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211F2BF" w14:textId="77777777" w:rsidR="00D34ED3" w:rsidRDefault="00D34ED3">
            <w:pPr>
              <w:pStyle w:val="TableRow"/>
            </w:pPr>
            <w:r>
              <w:t>tsFinder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59A2F74" w14:textId="77777777" w:rsidR="00D34ED3" w:rsidRDefault="00D34ED3">
            <w:pPr>
              <w:pStyle w:val="TableRow"/>
            </w:pPr>
            <w:r>
              <w:t>TTabSheet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1B331D" w14:textId="77777777" w:rsidR="00D34ED3" w:rsidRDefault="00D34ED3">
            <w:pPr>
              <w:pStyle w:val="TableRow"/>
            </w:pPr>
            <w:r>
              <w:t>Tab sheet, contains fraSpecimenFinderDragFrame.</w:t>
            </w:r>
          </w:p>
        </w:tc>
      </w:tr>
      <w:tr w:rsidR="00D34ED3" w14:paraId="547C26C7"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FA1BF0" w14:textId="77777777" w:rsidR="00D34ED3" w:rsidRDefault="00D34ED3">
            <w:pPr>
              <w:pStyle w:val="TableRow"/>
            </w:pPr>
            <w:r>
              <w:lastRenderedPageBreak/>
              <w:t>fraSpecimenFinderDragFrame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0E8248" w14:textId="77777777" w:rsidR="00D34ED3" w:rsidRDefault="00D34ED3">
            <w:pPr>
              <w:pStyle w:val="TableRow"/>
            </w:pPr>
            <w:r>
              <w:t>TfraSpecimenFinderDragFrame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A8D18E" w14:textId="77777777" w:rsidR="00D34ED3" w:rsidRDefault="00D34ED3">
            <w:pPr>
              <w:pStyle w:val="TableRow"/>
            </w:pPr>
            <w:r>
              <w:t>Frame that allows the user to specify the input criteria into the Specimen Finder.  Contains a list box and a radio group for selection criteria.</w:t>
            </w:r>
          </w:p>
        </w:tc>
      </w:tr>
      <w:tr w:rsidR="00D34ED3" w14:paraId="29BB5B9D"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E8733D" w14:textId="77777777" w:rsidR="00D34ED3" w:rsidRDefault="00D34ED3">
            <w:pPr>
              <w:pStyle w:val="TableRow"/>
            </w:pPr>
            <w:r>
              <w:t>tsResults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599C7EC" w14:textId="77777777" w:rsidR="00D34ED3" w:rsidRDefault="00D34ED3">
            <w:pPr>
              <w:pStyle w:val="TableRow"/>
            </w:pPr>
            <w:r>
              <w:t>TTabSheet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977DA2" w14:textId="77777777" w:rsidR="00D34ED3" w:rsidRDefault="00D34ED3">
            <w:pPr>
              <w:pStyle w:val="TableRow"/>
            </w:pPr>
            <w:r>
              <w:t xml:space="preserve">Tab sheet, contains </w:t>
            </w:r>
            <w:r w:rsidR="00C7448B">
              <w:t>the following controls</w:t>
            </w:r>
            <w:r>
              <w:t>.</w:t>
            </w:r>
          </w:p>
        </w:tc>
      </w:tr>
      <w:tr w:rsidR="007B3447" w14:paraId="14FF7AF5"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DDD7E1" w14:textId="72DEDC30" w:rsidR="007B3447" w:rsidRDefault="007B3447">
            <w:pPr>
              <w:pStyle w:val="TableRow"/>
            </w:pPr>
            <w:r>
              <w:t>lblResultsCount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AFB0C6" w14:textId="010E94FC" w:rsidR="007B3447" w:rsidRDefault="007B3447">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01D7432" w14:textId="62EE116A" w:rsidR="007B3447" w:rsidRDefault="007B3447">
            <w:pPr>
              <w:pStyle w:val="TableRow"/>
            </w:pPr>
            <w:r>
              <w:t>Displays “x Results” where x is the number of specimens currently listed in tvResults.</w:t>
            </w:r>
          </w:p>
        </w:tc>
      </w:tr>
      <w:tr w:rsidR="00C7448B" w14:paraId="52BBAE68" w14:textId="77777777" w:rsidTr="00C7448B">
        <w:tc>
          <w:tcPr>
            <w:tcW w:w="1890" w:type="dxa"/>
            <w:tcBorders>
              <w:top w:val="single" w:sz="6" w:space="0" w:color="auto"/>
              <w:left w:val="single" w:sz="6" w:space="0" w:color="auto"/>
              <w:bottom w:val="single" w:sz="6" w:space="0" w:color="auto"/>
              <w:right w:val="single" w:sz="6" w:space="0" w:color="auto"/>
            </w:tcBorders>
            <w:shd w:val="clear" w:color="auto" w:fill="auto"/>
          </w:tcPr>
          <w:p w14:paraId="13B64C83" w14:textId="77777777" w:rsidR="00C7448B" w:rsidRDefault="00C7448B" w:rsidP="00651A55">
            <w:pPr>
              <w:pStyle w:val="TableRow"/>
            </w:pPr>
            <w:r>
              <w:t>cmbSortBy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A1F316" w14:textId="77777777" w:rsidR="00C7448B" w:rsidRDefault="00C7448B" w:rsidP="00651A55">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6F7875C" w14:textId="77777777" w:rsidR="00C7448B" w:rsidRDefault="00C7448B" w:rsidP="00651A55">
            <w:pPr>
              <w:pStyle w:val="TableRow"/>
            </w:pPr>
            <w:r>
              <w:t>Contains the following options: Alphabetically, List Order (sorts by Domain.Item_Name first, then Concept.List_Code), Current Store, Preferred Number, Specimen Type. Selecting an option defines the sort for tvResults and tvScratchpad.</w:t>
            </w:r>
          </w:p>
          <w:p w14:paraId="61108B45" w14:textId="77777777" w:rsidR="00C7448B" w:rsidRPr="0023310B" w:rsidRDefault="00C7448B" w:rsidP="00651A55">
            <w:pPr>
              <w:pStyle w:val="TableRow"/>
            </w:pPr>
            <w:r>
              <w:t>The last used sort order is persisted in the registry between sessions on a per-user basis.</w:t>
            </w:r>
          </w:p>
        </w:tc>
      </w:tr>
      <w:tr w:rsidR="00D34ED3" w14:paraId="33E8D25A" w14:textId="77777777" w:rsidTr="00C7448B">
        <w:tc>
          <w:tcPr>
            <w:tcW w:w="1890" w:type="dxa"/>
            <w:tcBorders>
              <w:top w:val="single" w:sz="6" w:space="0" w:color="auto"/>
              <w:left w:val="single" w:sz="6" w:space="0" w:color="auto"/>
              <w:bottom w:val="single" w:sz="6" w:space="0" w:color="auto"/>
              <w:right w:val="single" w:sz="6" w:space="0" w:color="auto"/>
            </w:tcBorders>
            <w:shd w:val="clear" w:color="auto" w:fill="auto"/>
          </w:tcPr>
          <w:p w14:paraId="051EAB8B" w14:textId="77777777" w:rsidR="00D34ED3" w:rsidRDefault="00D34ED3">
            <w:pPr>
              <w:pStyle w:val="TableRow"/>
            </w:pPr>
            <w:r>
              <w:t>tvResults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A7AC39" w14:textId="77777777" w:rsidR="00D34ED3" w:rsidRDefault="00D34ED3">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86A714" w14:textId="77777777" w:rsidR="00D34ED3" w:rsidRDefault="00D34ED3">
            <w:pPr>
              <w:pStyle w:val="TableRow"/>
              <w:rPr>
                <w:i/>
              </w:rPr>
            </w:pPr>
            <w:r>
              <w:rPr>
                <w:i/>
              </w:rPr>
              <w:t xml:space="preserve">Collection_Unit_Number, </w:t>
            </w:r>
            <w:r w:rsidR="006B03BB">
              <w:rPr>
                <w:i/>
              </w:rPr>
              <w:t>Concept.Published_Term</w:t>
            </w:r>
            <w:r>
              <w:rPr>
                <w:i/>
              </w:rPr>
              <w:t>, Collection_Unit.Current_Location_Code</w:t>
            </w:r>
          </w:p>
          <w:p w14:paraId="5BC46FB9" w14:textId="77777777" w:rsidR="00D34ED3" w:rsidRDefault="00D34ED3">
            <w:pPr>
              <w:pStyle w:val="TableRow"/>
            </w:pPr>
            <w:r>
              <w:t xml:space="preserve">When tsResults is selected, populated with the list of specimens identified from the content of lbFinder and rgDataSelectionMode.  Contains 2 coloumns, Specimen and Current </w:t>
            </w:r>
            <w:r w:rsidR="00C7448B">
              <w:t xml:space="preserve">Store </w:t>
            </w:r>
            <w:r w:rsidR="00AB46A5">
              <w:t>Placement</w:t>
            </w:r>
            <w:r>
              <w:t xml:space="preserve">.  The Specimen column displays the preferred determination + ' - ' + the preferred number for the specimen.  </w:t>
            </w:r>
            <w:r w:rsidR="00B72D1C">
              <w:t xml:space="preserve">If there are multiple preferred numbers then only one is displayed. </w:t>
            </w:r>
            <w:r>
              <w:t xml:space="preserve">The Current </w:t>
            </w:r>
            <w:r w:rsidR="00C7448B">
              <w:t xml:space="preserve">Store </w:t>
            </w:r>
            <w:r w:rsidR="00AB46A5">
              <w:t xml:space="preserve">Placement </w:t>
            </w:r>
            <w:r>
              <w:t>column displays the Collection_Unit.Current_Location_Code field.</w:t>
            </w:r>
          </w:p>
          <w:p w14:paraId="19FEF4A9" w14:textId="77777777" w:rsidR="00622455" w:rsidRDefault="00622455">
            <w:pPr>
              <w:pStyle w:val="TableRow"/>
            </w:pPr>
            <w:r>
              <w:t xml:space="preserve">A query is executed to identify the specimens to include in the list, and this is constructed by combining </w:t>
            </w:r>
            <w:r w:rsidR="00D02F32">
              <w:t>criteria that correspond to the items in lbFinder according to the selection in rgDataSelectionMode. If “Find Specimens that are associated with all of the above criteria” is selected then the selected specimens must satisfy all of the criteria; otherwise, they need only satisfy one of them.</w:t>
            </w:r>
          </w:p>
          <w:p w14:paraId="64FCB2D0" w14:textId="77777777" w:rsidR="008C127E" w:rsidRDefault="008C127E">
            <w:pPr>
              <w:pStyle w:val="TableRow"/>
            </w:pPr>
            <w:r>
              <w:t xml:space="preserve">The query </w:t>
            </w:r>
            <w:r w:rsidR="00EA7EF6">
              <w:t xml:space="preserve">is constructed such that it joins only those tables that are </w:t>
            </w:r>
            <w:r>
              <w:t xml:space="preserve">required to </w:t>
            </w:r>
            <w:r w:rsidR="00680F36">
              <w:t xml:space="preserve">select the </w:t>
            </w:r>
            <w:r w:rsidR="00EA7EF6">
              <w:t xml:space="preserve">necessary </w:t>
            </w:r>
            <w:r w:rsidR="00680F36">
              <w:t xml:space="preserve">fields </w:t>
            </w:r>
            <w:r w:rsidR="00EA7EF6">
              <w:t xml:space="preserve">for the result set, </w:t>
            </w:r>
            <w:r w:rsidR="00680F36">
              <w:t>and to express the criteria</w:t>
            </w:r>
            <w:r w:rsidR="000521AD">
              <w:t xml:space="preserve"> determined by lbFinder</w:t>
            </w:r>
            <w:r w:rsidR="00680F36">
              <w:t>.</w:t>
            </w:r>
          </w:p>
          <w:p w14:paraId="4D64B0F9" w14:textId="77777777" w:rsidR="00D02F32" w:rsidRDefault="00D02F32">
            <w:pPr>
              <w:pStyle w:val="TableRow"/>
            </w:pPr>
            <w:r>
              <w:t>The criterion for each item in lbFinder is determined as follows:</w:t>
            </w:r>
          </w:p>
          <w:p w14:paraId="2AE63160" w14:textId="1432FA91" w:rsidR="00CC760C" w:rsidRDefault="00D34ED3" w:rsidP="00D02F32">
            <w:pPr>
              <w:pStyle w:val="TableRow"/>
              <w:numPr>
                <w:ilvl w:val="0"/>
                <w:numId w:val="44"/>
              </w:numPr>
            </w:pPr>
            <w:r>
              <w:lastRenderedPageBreak/>
              <w:t>For locations</w:t>
            </w:r>
            <w:r w:rsidR="00D02F32">
              <w:t xml:space="preserve"> that have been dropped in lbFinder</w:t>
            </w:r>
            <w:r>
              <w:t>, select specimens where the field gathering event (where Specimen_Field_Data.Gathering_Event=1) is linked to the location by the Sample record.</w:t>
            </w:r>
          </w:p>
          <w:p w14:paraId="5C00FF73" w14:textId="40D0156D" w:rsidR="00CC760C" w:rsidRDefault="00D34ED3" w:rsidP="00D02F32">
            <w:pPr>
              <w:pStyle w:val="TableRow"/>
              <w:numPr>
                <w:ilvl w:val="0"/>
                <w:numId w:val="44"/>
              </w:numPr>
            </w:pPr>
            <w:r>
              <w:t>For concepts</w:t>
            </w:r>
            <w:r w:rsidR="00D02F32">
              <w:t xml:space="preserve"> that have been dropped in lbFinder</w:t>
            </w:r>
            <w:r>
              <w:t xml:space="preserve">, </w:t>
            </w:r>
            <w:r w:rsidR="00D02F32">
              <w:t xml:space="preserve">select </w:t>
            </w:r>
            <w:r>
              <w:t xml:space="preserve">specimens which are determined using a concept either a synonym of or hierarchically nested within the selected concept.  </w:t>
            </w:r>
            <w:r w:rsidR="00113EF8">
              <w:t>Also return any specimens that are joined to the concept</w:t>
            </w:r>
            <w:r w:rsidR="004F5191">
              <w:t xml:space="preserve"> (or a Synonym of the concept</w:t>
            </w:r>
            <w:r w:rsidR="004827D8">
              <w:t>, or hierarchically nested within the selected concept (including synonyms)</w:t>
            </w:r>
            <w:r w:rsidR="004F5191">
              <w:t>)</w:t>
            </w:r>
            <w:r w:rsidR="00113EF8">
              <w:t xml:space="preserve"> by a link in through Specimen_Field_Data to Survey_Event_Geo_Area. This retrieves any specimens that are linked to the geographic area identified by the concept through their field data.</w:t>
            </w:r>
          </w:p>
          <w:p w14:paraId="2D54B4DF" w14:textId="77777777" w:rsidR="00CC760C" w:rsidRDefault="00D34ED3" w:rsidP="00D02F32">
            <w:pPr>
              <w:pStyle w:val="TableRow"/>
              <w:numPr>
                <w:ilvl w:val="0"/>
                <w:numId w:val="44"/>
              </w:numPr>
            </w:pPr>
            <w:r>
              <w:t>For names</w:t>
            </w:r>
            <w:r w:rsidR="00D02F32">
              <w:t xml:space="preserve"> that have been dropped in lbFinder</w:t>
            </w:r>
            <w:r>
              <w:t xml:space="preserve">, </w:t>
            </w:r>
            <w:r w:rsidR="00D02F32">
              <w:t xml:space="preserve">select </w:t>
            </w:r>
            <w:r>
              <w:t>specimens that are either in a survey organised by the specified name, collected by the specified name or determined by the specified name, or the collection is assembled by the specified name.</w:t>
            </w:r>
          </w:p>
          <w:p w14:paraId="25AB9D8A" w14:textId="77777777" w:rsidR="00CC760C" w:rsidRDefault="00D34ED3" w:rsidP="00D02F32">
            <w:pPr>
              <w:pStyle w:val="TableRow"/>
              <w:numPr>
                <w:ilvl w:val="0"/>
                <w:numId w:val="44"/>
              </w:numPr>
            </w:pPr>
            <w:r>
              <w:t>For collections</w:t>
            </w:r>
            <w:r w:rsidR="00D02F32">
              <w:t xml:space="preserve"> that have been dropped in lbFinder</w:t>
            </w:r>
            <w:r>
              <w:t xml:space="preserve">, </w:t>
            </w:r>
            <w:r w:rsidR="00D02F32">
              <w:t xml:space="preserve">select </w:t>
            </w:r>
            <w:r>
              <w:t>specimens in the specified collection.</w:t>
            </w:r>
          </w:p>
          <w:p w14:paraId="43C77865" w14:textId="77777777" w:rsidR="00D34ED3" w:rsidRDefault="00D34ED3" w:rsidP="00D02F32">
            <w:pPr>
              <w:pStyle w:val="TableRow"/>
              <w:numPr>
                <w:ilvl w:val="0"/>
                <w:numId w:val="44"/>
              </w:numPr>
            </w:pPr>
            <w:r>
              <w:t>For surveys</w:t>
            </w:r>
            <w:r w:rsidR="00D02F32">
              <w:t xml:space="preserve"> that have been dropped in lbFinder</w:t>
            </w:r>
            <w:r>
              <w:t xml:space="preserve">, </w:t>
            </w:r>
            <w:r w:rsidR="00D02F32">
              <w:t xml:space="preserve">select </w:t>
            </w:r>
            <w:r>
              <w:t>specimens where the field gathering event is in the survey.</w:t>
            </w:r>
          </w:p>
          <w:p w14:paraId="56629C8C" w14:textId="77777777" w:rsidR="00D02F32" w:rsidRDefault="00234230" w:rsidP="00D02F32">
            <w:pPr>
              <w:pStyle w:val="TableRow"/>
              <w:numPr>
                <w:ilvl w:val="0"/>
                <w:numId w:val="44"/>
              </w:numPr>
            </w:pPr>
            <w:r>
              <w:t>For Boolean expressions that have been added to lbFinder from pnlCriterion, select specimens that satisfy the expressed criterion.</w:t>
            </w:r>
          </w:p>
          <w:p w14:paraId="201C893E" w14:textId="77777777" w:rsidR="002102F7" w:rsidRDefault="00CF52DE" w:rsidP="002102F7">
            <w:pPr>
              <w:pStyle w:val="TableRow"/>
              <w:ind w:left="720"/>
            </w:pPr>
            <w:r>
              <w:t>F</w:t>
            </w:r>
            <w:r w:rsidR="002102F7">
              <w:t>or criteria on measurement values where the operator implies a numeric comparison, any record that does not contain a numeric value is considered not to be a match.</w:t>
            </w:r>
          </w:p>
          <w:p w14:paraId="01C9D5F6" w14:textId="77777777" w:rsidR="00025987" w:rsidRDefault="00025987" w:rsidP="00025987">
            <w:pPr>
              <w:pStyle w:val="TableRow"/>
              <w:numPr>
                <w:ilvl w:val="0"/>
                <w:numId w:val="44"/>
              </w:numPr>
            </w:pPr>
            <w:r>
              <w:t xml:space="preserve">For sets of specimens selected from the results of a previous specimen finder, select specimens that are members of </w:t>
            </w:r>
            <w:r w:rsidR="00845C2E">
              <w:t>the set</w:t>
            </w:r>
            <w:r>
              <w:t>.</w:t>
            </w:r>
          </w:p>
          <w:p w14:paraId="3721E7F4" w14:textId="77777777" w:rsidR="00C7448B" w:rsidRDefault="00C7448B" w:rsidP="00C7448B">
            <w:pPr>
              <w:pStyle w:val="TableRow"/>
            </w:pPr>
            <w:r>
              <w:lastRenderedPageBreak/>
              <w:t>Once populated, the user is able to multi-select items in the grid and can drag them to and from tvScratchpad or any other Collections screen supporting drop of specimens. They can be deleted by pressing the Delete key (a warning message is displayed first). In addition, specimens can be dropped directly in this list from anywhere a specimen can be dragged from in the Collections system to add extra items to the list not found by the filter.</w:t>
            </w:r>
          </w:p>
          <w:p w14:paraId="2ACC4E37" w14:textId="77777777" w:rsidR="00C7448B" w:rsidRDefault="00C7448B" w:rsidP="00C7448B">
            <w:pPr>
              <w:pStyle w:val="TableRow"/>
            </w:pPr>
            <w:r>
              <w:t>Supports multi-select.</w:t>
            </w:r>
          </w:p>
          <w:p w14:paraId="7AE164E6" w14:textId="77777777" w:rsidR="00C7448B" w:rsidRDefault="00C7448B" w:rsidP="00C7448B">
            <w:pPr>
              <w:pStyle w:val="TableRow"/>
            </w:pPr>
            <w:r>
              <w:t>Double clicking a row in this list loads a Collections Browser window filtered to show the selected specimen.</w:t>
            </w:r>
          </w:p>
        </w:tc>
      </w:tr>
      <w:tr w:rsidR="00C7448B" w14:paraId="0B26E6BF"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DA97D9" w14:textId="77777777" w:rsidR="00C7448B" w:rsidRDefault="00C7448B">
            <w:pPr>
              <w:pStyle w:val="TableRow"/>
            </w:pPr>
            <w:r>
              <w:lastRenderedPageBreak/>
              <w:t>btnActionResults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E000872"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50C21F" w14:textId="77777777" w:rsidR="00C7448B" w:rsidRDefault="00C7448B" w:rsidP="00651A55">
            <w:pPr>
              <w:pStyle w:val="TableRow"/>
            </w:pPr>
            <w:r>
              <w:t>Action menu popup button.  Displays the contents of pmAction aligned to the button when clicked.</w:t>
            </w:r>
          </w:p>
          <w:p w14:paraId="7F340EC0" w14:textId="77777777" w:rsidR="00C7448B" w:rsidRDefault="00C7448B">
            <w:pPr>
              <w:pStyle w:val="TableRow"/>
            </w:pPr>
            <w:r>
              <w:t>Disabled unless there is a results list in tsResults.</w:t>
            </w:r>
          </w:p>
        </w:tc>
      </w:tr>
      <w:tr w:rsidR="00C7448B" w14:paraId="4A6813B9"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E6EDEC3" w14:textId="77777777" w:rsidR="00C7448B" w:rsidRDefault="00C7448B">
            <w:pPr>
              <w:pStyle w:val="TableRow"/>
            </w:pPr>
            <w:r>
              <w:t>btnSelectResults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E64D394"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D15AE9A" w14:textId="77777777" w:rsidR="00C7448B" w:rsidRDefault="00C7448B" w:rsidP="00651A55">
            <w:pPr>
              <w:pStyle w:val="TableRow"/>
            </w:pPr>
            <w:r>
              <w:t>Displays the contents of pmSelect aligned to the bottom when clicked.</w:t>
            </w:r>
          </w:p>
          <w:p w14:paraId="73D841FA" w14:textId="77777777" w:rsidR="00C7448B" w:rsidRDefault="00C7448B" w:rsidP="00651A55">
            <w:pPr>
              <w:pStyle w:val="TableRow"/>
            </w:pPr>
            <w:r>
              <w:t>Disabled unless there is a results list in tsResults</w:t>
            </w:r>
            <w:r w:rsidR="001E4756">
              <w:t xml:space="preserve"> and pmSelect contains some items</w:t>
            </w:r>
            <w:r>
              <w:t>.</w:t>
            </w:r>
          </w:p>
        </w:tc>
      </w:tr>
      <w:tr w:rsidR="00C7448B" w14:paraId="3589922D"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5C97C72" w14:textId="77777777" w:rsidR="00C7448B" w:rsidRDefault="00C7448B">
            <w:pPr>
              <w:pStyle w:val="TableRow"/>
            </w:pPr>
            <w:r>
              <w:t>btnRefresh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B7EBE4"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3E178CC" w14:textId="77777777" w:rsidR="00C7448B" w:rsidRDefault="00C7448B" w:rsidP="00651A55">
            <w:pPr>
              <w:pStyle w:val="TableRow"/>
            </w:pPr>
            <w:r>
              <w:t xml:space="preserve">If items have been added to this list manually then displays a warning message requiring confirmation first. </w:t>
            </w:r>
          </w:p>
          <w:p w14:paraId="3BE40466" w14:textId="77777777" w:rsidR="00C7448B" w:rsidRDefault="00C7448B" w:rsidP="00651A55">
            <w:pPr>
              <w:pStyle w:val="TableRow"/>
            </w:pPr>
            <w:r>
              <w:t>Re-runs the filter query and repopulates tvResults. The contents of tvScratchpad are unaffected.</w:t>
            </w:r>
          </w:p>
        </w:tc>
      </w:tr>
      <w:tr w:rsidR="00C7448B" w14:paraId="56EF6226"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B98902" w14:textId="77777777" w:rsidR="00C7448B" w:rsidRDefault="00C7448B">
            <w:pPr>
              <w:pStyle w:val="TableRow"/>
            </w:pPr>
            <w:r>
              <w:t>tvScratchpad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CA0890" w14:textId="77777777" w:rsidR="00C7448B" w:rsidRDefault="00C7448B">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B75973" w14:textId="77777777" w:rsidR="00C7448B" w:rsidRDefault="00C7448B" w:rsidP="00651A55">
            <w:pPr>
              <w:pStyle w:val="TableRow"/>
            </w:pPr>
            <w:r>
              <w:t>Identical behaviour to tvResults, except that it is not populated when running the filter query or pressing Refresh (it is initially empty). It may only be populated by dragging or copying in specimens and is used as a ‘scratchpad’ when preparing lists of specimens for other purposes such as cataloguing.</w:t>
            </w:r>
          </w:p>
        </w:tc>
      </w:tr>
      <w:tr w:rsidR="00C7448B" w14:paraId="7370DAFE"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952FAF" w14:textId="77777777" w:rsidR="00C7448B" w:rsidRDefault="00C7448B">
            <w:pPr>
              <w:pStyle w:val="TableRow"/>
            </w:pPr>
            <w:r>
              <w:t>btnActionScratchpad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E532B48"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B059C5" w14:textId="77777777" w:rsidR="00C7448B" w:rsidRDefault="00C7448B" w:rsidP="00651A55">
            <w:pPr>
              <w:pStyle w:val="TableRow"/>
            </w:pPr>
            <w:r>
              <w:t>Behaviour as btnActionResults except acts on tvScratchpad’s contents.</w:t>
            </w:r>
          </w:p>
        </w:tc>
      </w:tr>
      <w:tr w:rsidR="00C7448B" w14:paraId="7CC51C86"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8E28DA" w14:textId="77777777" w:rsidR="00C7448B" w:rsidRDefault="00C7448B">
            <w:pPr>
              <w:pStyle w:val="TableRow"/>
            </w:pPr>
            <w:r>
              <w:t>btnSelectScratchpad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7C2004C"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9239ED" w14:textId="77777777" w:rsidR="00C7448B" w:rsidRDefault="00C7448B" w:rsidP="00651A55">
            <w:pPr>
              <w:pStyle w:val="TableRow"/>
            </w:pPr>
            <w:r>
              <w:t>Behaviour as btnSelectResults except acts on tvScratchpad’s contents.</w:t>
            </w:r>
          </w:p>
        </w:tc>
      </w:tr>
      <w:tr w:rsidR="00C7448B" w14:paraId="4ACFD7A6" w14:textId="77777777" w:rsidTr="00C7448B">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E4424F" w14:textId="77777777" w:rsidR="00C7448B" w:rsidRDefault="00C7448B">
            <w:pPr>
              <w:pStyle w:val="TableRow"/>
            </w:pPr>
            <w:r>
              <w:t>btnClearScratchpad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D08D77" w14:textId="77777777" w:rsidR="00C7448B" w:rsidRDefault="00C7448B">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CFF3FC" w14:textId="77777777" w:rsidR="00C7448B" w:rsidRDefault="00C7448B" w:rsidP="00651A55">
            <w:pPr>
              <w:pStyle w:val="TableRow"/>
            </w:pPr>
            <w:r>
              <w:t>Removes the contents of tvScratchpad.</w:t>
            </w:r>
          </w:p>
        </w:tc>
      </w:tr>
    </w:tbl>
    <w:p w14:paraId="2290D1A0" w14:textId="77777777" w:rsidR="00D34ED3" w:rsidRDefault="00D34ED3" w:rsidP="00D34ED3"/>
    <w:p w14:paraId="28C6A431" w14:textId="77777777" w:rsidR="00D34ED3" w:rsidRDefault="00D34ED3" w:rsidP="00CC6B4D">
      <w:pPr>
        <w:pStyle w:val="Heading4"/>
        <w:numPr>
          <w:ilvl w:val="3"/>
          <w:numId w:val="4"/>
        </w:numPr>
        <w:tabs>
          <w:tab w:val="left" w:pos="720"/>
        </w:tabs>
      </w:pPr>
      <w:bookmarkStart w:id="570" w:name="_Ref271550426"/>
      <w:bookmarkStart w:id="571" w:name="_Ref273609731"/>
      <w:bookmarkStart w:id="572" w:name="_Ref276720967"/>
      <w:bookmarkStart w:id="573" w:name="_Ref276722249"/>
      <w:bookmarkStart w:id="574" w:name="_Toc292878935"/>
      <w:r>
        <w:lastRenderedPageBreak/>
        <w:t>Specimen finder criteria selection frame</w:t>
      </w:r>
      <w:bookmarkEnd w:id="570"/>
      <w:bookmarkEnd w:id="571"/>
      <w:bookmarkEnd w:id="572"/>
      <w:bookmarkEnd w:id="573"/>
      <w:bookmarkEnd w:id="574"/>
    </w:p>
    <w:p w14:paraId="6795C710" w14:textId="0EFC2CCA" w:rsidR="00D34ED3" w:rsidRDefault="005550DB" w:rsidP="00D34ED3">
      <w:pPr>
        <w:jc w:val="center"/>
        <w:rPr>
          <w:lang w:val="en-US"/>
        </w:rPr>
      </w:pPr>
      <w:r>
        <w:rPr>
          <w:noProof/>
          <w:lang w:eastAsia="en-GB"/>
        </w:rPr>
        <w:drawing>
          <wp:inline distT="0" distB="0" distL="0" distR="0" wp14:anchorId="7D35153B" wp14:editId="3B8596EF">
            <wp:extent cx="3305175" cy="31908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5175" cy="31908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D34ED3" w14:paraId="15ECAA9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80293CA" w14:textId="77777777" w:rsidR="00D34ED3" w:rsidRDefault="00D34ED3">
            <w:pPr>
              <w:pStyle w:val="TableTitle"/>
            </w:pPr>
            <w:r>
              <w:t>Window Name: TfraSpecimenFinderDragFrame</w:t>
            </w:r>
          </w:p>
        </w:tc>
      </w:tr>
      <w:tr w:rsidR="00D34ED3" w14:paraId="1937550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3582BA8" w14:textId="77777777" w:rsidR="00D34ED3" w:rsidRDefault="00D34ED3">
            <w:pPr>
              <w:pStyle w:val="TableRow"/>
              <w:keepNext/>
              <w:jc w:val="both"/>
            </w:pPr>
            <w:r>
              <w:rPr>
                <w:b/>
              </w:rPr>
              <w:t>Inherits</w:t>
            </w:r>
            <w:r>
              <w:t>:  TBaseDragFrame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88FA199" w14:textId="77777777" w:rsidR="00D34ED3" w:rsidRDefault="00D34ED3">
            <w:pPr>
              <w:pStyle w:val="TableRow"/>
              <w:keepNext/>
              <w:jc w:val="both"/>
            </w:pPr>
            <w:r>
              <w:rPr>
                <w:b/>
              </w:rPr>
              <w:t>Unit File Name</w:t>
            </w:r>
            <w:r>
              <w:t>: SpecimenFinderDragFrame.pas</w:t>
            </w:r>
          </w:p>
        </w:tc>
      </w:tr>
      <w:tr w:rsidR="00D34ED3" w14:paraId="3960D56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AC6D831" w14:textId="77777777" w:rsidR="00D34ED3" w:rsidRDefault="00D34ED3">
            <w:pPr>
              <w:pStyle w:val="TableRow"/>
              <w:keepNext/>
            </w:pPr>
            <w:r>
              <w:rPr>
                <w:b/>
              </w:rPr>
              <w:t>Entities</w:t>
            </w:r>
            <w:r>
              <w:t>: Location, Term, Concept, Individual, Organisation, Survey</w:t>
            </w:r>
          </w:p>
        </w:tc>
      </w:tr>
      <w:tr w:rsidR="00D34ED3" w14:paraId="15F842A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E77ECC" w14:textId="77777777" w:rsidR="00D34ED3" w:rsidRDefault="00D34ED3">
            <w:pPr>
              <w:pStyle w:val="TableRow"/>
              <w:keepNext/>
            </w:pPr>
            <w:r>
              <w:rPr>
                <w:b/>
              </w:rPr>
              <w:t>Calls</w:t>
            </w:r>
            <w:r>
              <w:t>: None</w:t>
            </w:r>
          </w:p>
        </w:tc>
      </w:tr>
      <w:tr w:rsidR="00D34ED3" w14:paraId="6537694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0220C1B" w14:textId="77777777" w:rsidR="00D34ED3" w:rsidRDefault="00D34ED3">
            <w:pPr>
              <w:pStyle w:val="TableRow"/>
              <w:keepNext/>
            </w:pPr>
            <w:r>
              <w:rPr>
                <w:b/>
              </w:rPr>
              <w:t>Returns</w:t>
            </w:r>
            <w:r>
              <w:t xml:space="preserve"> </w:t>
            </w:r>
            <w:r>
              <w:rPr>
                <w:b/>
              </w:rPr>
              <w:t>To</w:t>
            </w:r>
            <w:r>
              <w:t>: Specimen finder screen</w:t>
            </w:r>
          </w:p>
        </w:tc>
      </w:tr>
      <w:tr w:rsidR="00D34ED3" w14:paraId="3209765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9CEEA91" w14:textId="77777777" w:rsidR="00D34ED3" w:rsidRDefault="00D34ED3">
            <w:pPr>
              <w:pStyle w:val="TableRow"/>
              <w:keepNext/>
            </w:pPr>
            <w:r>
              <w:rPr>
                <w:b/>
              </w:rPr>
              <w:t>Description</w:t>
            </w:r>
            <w:r>
              <w:t>: Frame that contains the list box the user is able to drag items into when specifying the criteria for input into the Specimen Finder.</w:t>
            </w:r>
            <w:r w:rsidR="00836718">
              <w:t xml:space="preserve">  Caters for multiple items being dragged at once.</w:t>
            </w:r>
          </w:p>
        </w:tc>
      </w:tr>
    </w:tbl>
    <w:p w14:paraId="300EEF1B" w14:textId="77777777" w:rsidR="00D34ED3" w:rsidRDefault="00D34ED3" w:rsidP="00D34ED3"/>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D34ED3" w14:paraId="05DDE532"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7F7BB6B" w14:textId="77777777" w:rsidR="00D34ED3" w:rsidRDefault="00D34ED3">
            <w:pPr>
              <w:pStyle w:val="TableTitle"/>
            </w:pPr>
            <w:r>
              <w:t>Window Controls</w:t>
            </w:r>
          </w:p>
        </w:tc>
      </w:tr>
      <w:tr w:rsidR="00D34ED3" w14:paraId="06E77A3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AE632A" w14:textId="77777777" w:rsidR="00D34ED3" w:rsidRDefault="00D34ED3">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1F1E58" w14:textId="77777777" w:rsidR="00D34ED3" w:rsidRDefault="00D34ED3">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DBF8DF" w14:textId="77777777" w:rsidR="00D34ED3" w:rsidRDefault="00D34ED3">
            <w:pPr>
              <w:pStyle w:val="TableColumnTitles"/>
              <w:keepNext/>
            </w:pPr>
            <w:r>
              <w:rPr>
                <w:i/>
              </w:rPr>
              <w:t>Attribute</w:t>
            </w:r>
            <w:r>
              <w:t xml:space="preserve"> Action</w:t>
            </w:r>
          </w:p>
        </w:tc>
      </w:tr>
      <w:tr w:rsidR="00D34ED3" w14:paraId="7B6EAB5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48B63E" w14:textId="77777777" w:rsidR="00D34ED3" w:rsidRDefault="00D34ED3">
            <w:pPr>
              <w:pStyle w:val="TableRow"/>
            </w:pPr>
            <w:r>
              <w:t>rgDataSelectionMode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846B0C" w14:textId="77777777" w:rsidR="00D34ED3" w:rsidRDefault="00D34ED3">
            <w:pPr>
              <w:pStyle w:val="TableRow"/>
            </w:pPr>
            <w:r>
              <w:t>TRadioGroup</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40B9561" w14:textId="77777777" w:rsidR="00D34ED3" w:rsidRDefault="00D34ED3">
            <w:pPr>
              <w:pStyle w:val="TableRow"/>
            </w:pPr>
            <w:r>
              <w:t>Contains 2 radio buttons, 'Find Specimens that are associated with all of the above criteria' and 'Find Specimens that are associated with any of the above criteria'. Changing the selection clears the contents of sgResults.</w:t>
            </w:r>
          </w:p>
        </w:tc>
      </w:tr>
      <w:tr w:rsidR="009D6069" w14:paraId="4BFDBE9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FB0013E" w14:textId="77777777" w:rsidR="009D6069" w:rsidRDefault="0092742D">
            <w:pPr>
              <w:pStyle w:val="TableRow"/>
            </w:pPr>
            <w:r>
              <w:t>pnlCriterion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E2CA33A" w14:textId="77777777" w:rsidR="009D6069" w:rsidRDefault="0092742D">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17EE401" w14:textId="77777777" w:rsidR="009D6069" w:rsidRPr="0092742D" w:rsidRDefault="0092742D" w:rsidP="0092742D">
            <w:pPr>
              <w:pStyle w:val="TableRow"/>
            </w:pPr>
            <w:r>
              <w:t>Groups controls that are used to define a Boolean expression to be added to lbFinder.</w:t>
            </w:r>
          </w:p>
        </w:tc>
      </w:tr>
      <w:tr w:rsidR="0092742D" w14:paraId="1B7C541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86C5CF" w14:textId="77777777" w:rsidR="0092742D" w:rsidRDefault="0092742D">
            <w:pPr>
              <w:pStyle w:val="TableRow"/>
            </w:pPr>
            <w:r>
              <w:lastRenderedPageBreak/>
              <w:t>cmbProperty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5F6D31" w14:textId="77777777" w:rsidR="0092742D" w:rsidRDefault="0092742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ECC638" w14:textId="77777777" w:rsidR="0092742D" w:rsidRDefault="0092742D">
            <w:pPr>
              <w:pStyle w:val="TableRow"/>
            </w:pPr>
            <w:r>
              <w:t>Drop-down list of properties on which Boolean expressions may be defined.</w:t>
            </w:r>
          </w:p>
          <w:p w14:paraId="567D2EE1" w14:textId="77777777" w:rsidR="0092742D" w:rsidRPr="0092742D" w:rsidRDefault="0092742D" w:rsidP="008A7460">
            <w:pPr>
              <w:pStyle w:val="TableRow"/>
              <w:rPr>
                <w:i/>
              </w:rPr>
            </w:pPr>
            <w:r>
              <w:t xml:space="preserve">The items in the list are in </w:t>
            </w:r>
            <w:r w:rsidR="008A7460">
              <w:t xml:space="preserve">three </w:t>
            </w:r>
            <w:r>
              <w:t>groups under the headings: “Collections”, “Specimens” and “</w:t>
            </w:r>
            <w:r w:rsidR="008A7460">
              <w:t xml:space="preserve">Specimen </w:t>
            </w:r>
            <w:r>
              <w:t>Measurements”, and are described in §</w:t>
            </w:r>
            <w:r>
              <w:fldChar w:fldCharType="begin"/>
            </w:r>
            <w:r>
              <w:instrText xml:space="preserve"> REF _Ref273613057 \r \p \h </w:instrText>
            </w:r>
            <w:r>
              <w:fldChar w:fldCharType="separate"/>
            </w:r>
            <w:r>
              <w:t>4.2.13.5 below</w:t>
            </w:r>
            <w:r>
              <w:fldChar w:fldCharType="end"/>
            </w:r>
            <w:r>
              <w:t>.</w:t>
            </w:r>
          </w:p>
        </w:tc>
      </w:tr>
      <w:tr w:rsidR="00A963DB" w14:paraId="7D3D1FB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B2D4D8" w14:textId="77777777" w:rsidR="00A963DB" w:rsidRDefault="00A963DB">
            <w:pPr>
              <w:pStyle w:val="TableRow"/>
            </w:pPr>
            <w:r>
              <w:lastRenderedPageBreak/>
              <w:t>cmbOperator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9C17D1" w14:textId="77777777" w:rsidR="00A963DB" w:rsidRDefault="00A963D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D4A935B" w14:textId="77777777" w:rsidR="00A963DB" w:rsidRDefault="00A963DB">
            <w:pPr>
              <w:pStyle w:val="TableRow"/>
            </w:pPr>
            <w:r>
              <w:t>Drop-down list of logical operators.</w:t>
            </w:r>
          </w:p>
          <w:p w14:paraId="0103C927" w14:textId="77777777" w:rsidR="00A963DB" w:rsidRDefault="00A963DB" w:rsidP="00A963DB">
            <w:pPr>
              <w:pStyle w:val="TableRow"/>
            </w:pPr>
            <w:r>
              <w:t>Disabled and empty until a property is selected in cmbProperty. Thereafter it is enabled, and the list of operators depends on the type of the selected property (as listed in §</w:t>
            </w:r>
            <w:r>
              <w:fldChar w:fldCharType="begin"/>
            </w:r>
            <w:r>
              <w:instrText xml:space="preserve"> REF _Ref273613672 \r \h </w:instrText>
            </w:r>
            <w:r>
              <w:fldChar w:fldCharType="separate"/>
            </w:r>
            <w:r>
              <w:t>4.2.13.5</w:t>
            </w:r>
            <w:r>
              <w:fldChar w:fldCharType="end"/>
            </w:r>
            <w:r>
              <w:t>)</w:t>
            </w:r>
            <w:r w:rsidR="00E15620">
              <w:t>.</w:t>
            </w:r>
          </w:p>
          <w:p w14:paraId="09488E66" w14:textId="77777777" w:rsidR="00E15620" w:rsidRDefault="00E15620" w:rsidP="00A963DB">
            <w:pPr>
              <w:pStyle w:val="TableRow"/>
            </w:pPr>
            <w:r>
              <w:t xml:space="preserve">For properties of type </w:t>
            </w:r>
            <w:r>
              <w:rPr>
                <w:i/>
              </w:rPr>
              <w:t>Boolean</w:t>
            </w:r>
            <w:r>
              <w:t>:</w:t>
            </w:r>
          </w:p>
          <w:p w14:paraId="3F8B9F7F" w14:textId="77777777" w:rsidR="00E15620" w:rsidRDefault="00E15620" w:rsidP="0050028A">
            <w:pPr>
              <w:pStyle w:val="TableRow"/>
              <w:numPr>
                <w:ilvl w:val="0"/>
                <w:numId w:val="48"/>
              </w:numPr>
              <w:spacing w:before="0"/>
              <w:ind w:left="714" w:hanging="357"/>
            </w:pPr>
            <w:r>
              <w:t>is equal to</w:t>
            </w:r>
          </w:p>
          <w:p w14:paraId="6A729234" w14:textId="77777777" w:rsidR="00E15620" w:rsidRDefault="00E15620" w:rsidP="0050028A">
            <w:pPr>
              <w:pStyle w:val="TableRow"/>
              <w:numPr>
                <w:ilvl w:val="0"/>
                <w:numId w:val="48"/>
              </w:numPr>
              <w:spacing w:before="0"/>
              <w:ind w:left="714" w:hanging="357"/>
            </w:pPr>
            <w:r>
              <w:t>is not equal to</w:t>
            </w:r>
          </w:p>
          <w:p w14:paraId="485FCCED" w14:textId="77777777" w:rsidR="00A1548C" w:rsidRDefault="00B62A3B" w:rsidP="00A1548C">
            <w:pPr>
              <w:pStyle w:val="TableRow"/>
            </w:pPr>
            <w:r>
              <w:t>For properties of type</w:t>
            </w:r>
            <w:r w:rsidR="00A1548C">
              <w:t xml:space="preserve"> </w:t>
            </w:r>
            <w:r w:rsidR="00A1548C">
              <w:rPr>
                <w:i/>
              </w:rPr>
              <w:t>vague date</w:t>
            </w:r>
            <w:r w:rsidR="00A1548C">
              <w:t>:</w:t>
            </w:r>
          </w:p>
          <w:p w14:paraId="1E45797D" w14:textId="77777777" w:rsidR="00A1548C" w:rsidRDefault="00A1548C" w:rsidP="0050028A">
            <w:pPr>
              <w:pStyle w:val="TableRow"/>
              <w:numPr>
                <w:ilvl w:val="0"/>
                <w:numId w:val="47"/>
              </w:numPr>
              <w:spacing w:before="0"/>
              <w:ind w:left="714" w:hanging="357"/>
            </w:pPr>
            <w:r>
              <w:t>is equal to</w:t>
            </w:r>
          </w:p>
          <w:p w14:paraId="6A527EA2" w14:textId="77777777" w:rsidR="00A1548C" w:rsidRDefault="00A1548C" w:rsidP="0050028A">
            <w:pPr>
              <w:pStyle w:val="TableRow"/>
              <w:numPr>
                <w:ilvl w:val="0"/>
                <w:numId w:val="47"/>
              </w:numPr>
              <w:spacing w:before="0"/>
              <w:ind w:left="714" w:hanging="357"/>
            </w:pPr>
            <w:r>
              <w:t>is not equal to</w:t>
            </w:r>
          </w:p>
          <w:p w14:paraId="79D0FEF7" w14:textId="77777777" w:rsidR="00A1548C" w:rsidRDefault="00A1548C" w:rsidP="0050028A">
            <w:pPr>
              <w:pStyle w:val="TableRow"/>
              <w:numPr>
                <w:ilvl w:val="0"/>
                <w:numId w:val="47"/>
              </w:numPr>
              <w:spacing w:before="0"/>
              <w:ind w:left="714" w:hanging="357"/>
            </w:pPr>
            <w:r>
              <w:t>is greater than</w:t>
            </w:r>
          </w:p>
          <w:p w14:paraId="61D23C12" w14:textId="77777777" w:rsidR="00A1548C" w:rsidRDefault="00A1548C" w:rsidP="0050028A">
            <w:pPr>
              <w:pStyle w:val="TableRow"/>
              <w:numPr>
                <w:ilvl w:val="0"/>
                <w:numId w:val="47"/>
              </w:numPr>
              <w:spacing w:before="0"/>
              <w:ind w:left="714" w:hanging="357"/>
            </w:pPr>
            <w:r>
              <w:t>is less than</w:t>
            </w:r>
          </w:p>
          <w:p w14:paraId="59575F92" w14:textId="77777777" w:rsidR="00A1548C" w:rsidRDefault="00A1548C" w:rsidP="0050028A">
            <w:pPr>
              <w:pStyle w:val="TableRow"/>
              <w:numPr>
                <w:ilvl w:val="0"/>
                <w:numId w:val="47"/>
              </w:numPr>
              <w:spacing w:before="0"/>
              <w:ind w:left="714" w:hanging="357"/>
            </w:pPr>
            <w:r>
              <w:t>is between</w:t>
            </w:r>
          </w:p>
          <w:p w14:paraId="07FA4680" w14:textId="77777777" w:rsidR="00B62A3B" w:rsidRDefault="00B62A3B" w:rsidP="00B62A3B">
            <w:pPr>
              <w:pStyle w:val="TableRow"/>
            </w:pPr>
            <w:r>
              <w:t xml:space="preserve">For properties of type </w:t>
            </w:r>
            <w:r>
              <w:rPr>
                <w:i/>
              </w:rPr>
              <w:t>string</w:t>
            </w:r>
            <w:r>
              <w:t>:</w:t>
            </w:r>
          </w:p>
          <w:p w14:paraId="276F438A" w14:textId="77777777" w:rsidR="00B62A3B" w:rsidRDefault="00B62A3B" w:rsidP="0050028A">
            <w:pPr>
              <w:pStyle w:val="TableRow"/>
              <w:numPr>
                <w:ilvl w:val="0"/>
                <w:numId w:val="47"/>
              </w:numPr>
              <w:spacing w:before="0"/>
              <w:ind w:left="714" w:hanging="357"/>
            </w:pPr>
            <w:r>
              <w:t>is equal to</w:t>
            </w:r>
          </w:p>
          <w:p w14:paraId="727ED0F5" w14:textId="77777777" w:rsidR="00B62A3B" w:rsidRDefault="00B62A3B" w:rsidP="0050028A">
            <w:pPr>
              <w:pStyle w:val="TableRow"/>
              <w:numPr>
                <w:ilvl w:val="0"/>
                <w:numId w:val="47"/>
              </w:numPr>
              <w:spacing w:before="0"/>
              <w:ind w:left="714" w:hanging="357"/>
            </w:pPr>
            <w:r>
              <w:t>is not equal to</w:t>
            </w:r>
          </w:p>
          <w:p w14:paraId="06234051" w14:textId="77777777" w:rsidR="00B62A3B" w:rsidRDefault="00B62A3B" w:rsidP="0050028A">
            <w:pPr>
              <w:pStyle w:val="TableRow"/>
              <w:numPr>
                <w:ilvl w:val="0"/>
                <w:numId w:val="47"/>
              </w:numPr>
              <w:spacing w:before="0"/>
              <w:ind w:left="714" w:hanging="357"/>
            </w:pPr>
            <w:r>
              <w:t>starts with</w:t>
            </w:r>
          </w:p>
          <w:p w14:paraId="116719E7" w14:textId="77777777" w:rsidR="00B62A3B" w:rsidRPr="00A1548C" w:rsidRDefault="00B62A3B" w:rsidP="0050028A">
            <w:pPr>
              <w:pStyle w:val="TableRow"/>
              <w:numPr>
                <w:ilvl w:val="0"/>
                <w:numId w:val="47"/>
              </w:numPr>
              <w:spacing w:before="0"/>
              <w:ind w:left="714" w:hanging="357"/>
            </w:pPr>
            <w:r>
              <w:t>contains</w:t>
            </w:r>
          </w:p>
          <w:p w14:paraId="3B59686B" w14:textId="77777777" w:rsidR="00E15620" w:rsidRDefault="00E15620" w:rsidP="00A963DB">
            <w:pPr>
              <w:pStyle w:val="TableRow"/>
            </w:pPr>
            <w:r>
              <w:t xml:space="preserve">For properties of type </w:t>
            </w:r>
            <w:r>
              <w:rPr>
                <w:i/>
              </w:rPr>
              <w:t>measurement value</w:t>
            </w:r>
            <w:r>
              <w:t>:</w:t>
            </w:r>
          </w:p>
          <w:p w14:paraId="70079EDE" w14:textId="77777777" w:rsidR="00E15620" w:rsidRDefault="00E15620" w:rsidP="0050028A">
            <w:pPr>
              <w:pStyle w:val="TableRow"/>
              <w:numPr>
                <w:ilvl w:val="0"/>
                <w:numId w:val="47"/>
              </w:numPr>
              <w:spacing w:before="0"/>
              <w:ind w:left="714" w:hanging="357"/>
            </w:pPr>
            <w:r>
              <w:t>is equal to</w:t>
            </w:r>
          </w:p>
          <w:p w14:paraId="6F66AE38" w14:textId="77777777" w:rsidR="00E15620" w:rsidRDefault="00E15620" w:rsidP="0050028A">
            <w:pPr>
              <w:pStyle w:val="TableRow"/>
              <w:numPr>
                <w:ilvl w:val="0"/>
                <w:numId w:val="47"/>
              </w:numPr>
              <w:spacing w:before="0"/>
              <w:ind w:left="714" w:hanging="357"/>
            </w:pPr>
            <w:r>
              <w:t>is not equal to</w:t>
            </w:r>
          </w:p>
          <w:p w14:paraId="5136990C" w14:textId="77777777" w:rsidR="00C13B34" w:rsidRDefault="00C13B34" w:rsidP="0050028A">
            <w:pPr>
              <w:pStyle w:val="TableRow"/>
              <w:numPr>
                <w:ilvl w:val="0"/>
                <w:numId w:val="47"/>
              </w:numPr>
              <w:spacing w:before="0"/>
              <w:ind w:left="714" w:hanging="357"/>
            </w:pPr>
            <w:r>
              <w:t>starts with</w:t>
            </w:r>
          </w:p>
          <w:p w14:paraId="369A4132" w14:textId="77777777" w:rsidR="00C13B34" w:rsidRDefault="00C13B34" w:rsidP="0050028A">
            <w:pPr>
              <w:pStyle w:val="TableRow"/>
              <w:numPr>
                <w:ilvl w:val="0"/>
                <w:numId w:val="47"/>
              </w:numPr>
              <w:spacing w:before="0"/>
              <w:ind w:left="714" w:hanging="357"/>
            </w:pPr>
            <w:r>
              <w:t>contains</w:t>
            </w:r>
          </w:p>
          <w:p w14:paraId="56C3DADA" w14:textId="77777777" w:rsidR="00E15620" w:rsidRDefault="00E15620" w:rsidP="0050028A">
            <w:pPr>
              <w:pStyle w:val="TableRow"/>
              <w:numPr>
                <w:ilvl w:val="0"/>
                <w:numId w:val="47"/>
              </w:numPr>
              <w:spacing w:before="0"/>
              <w:ind w:left="714" w:hanging="357"/>
            </w:pPr>
            <w:r>
              <w:t>is greater than</w:t>
            </w:r>
          </w:p>
          <w:p w14:paraId="32AFC62C" w14:textId="77777777" w:rsidR="00E15620" w:rsidRDefault="00E15620" w:rsidP="0050028A">
            <w:pPr>
              <w:pStyle w:val="TableRow"/>
              <w:numPr>
                <w:ilvl w:val="0"/>
                <w:numId w:val="47"/>
              </w:numPr>
              <w:spacing w:before="0"/>
              <w:ind w:left="714" w:hanging="357"/>
            </w:pPr>
            <w:r>
              <w:t>is less than</w:t>
            </w:r>
          </w:p>
          <w:p w14:paraId="1C524BD2" w14:textId="77777777" w:rsidR="00E15620" w:rsidRDefault="00E15620" w:rsidP="0050028A">
            <w:pPr>
              <w:pStyle w:val="TableRow"/>
              <w:numPr>
                <w:ilvl w:val="0"/>
                <w:numId w:val="47"/>
              </w:numPr>
              <w:spacing w:before="0"/>
              <w:ind w:left="714" w:hanging="357"/>
            </w:pPr>
            <w:r>
              <w:t>is between</w:t>
            </w:r>
          </w:p>
          <w:p w14:paraId="1C3375DB" w14:textId="77777777" w:rsidR="00747DB7" w:rsidRPr="00E15620" w:rsidRDefault="00747DB7" w:rsidP="00E23C74">
            <w:pPr>
              <w:pStyle w:val="TableRow"/>
            </w:pPr>
            <w:r>
              <w:t xml:space="preserve">The operators “is greater than”, “is less than” and “is between” for measurement values imply </w:t>
            </w:r>
            <w:r w:rsidR="00E23C74">
              <w:t>that the operands are treated as numeric values.</w:t>
            </w:r>
          </w:p>
        </w:tc>
      </w:tr>
      <w:tr w:rsidR="00A963DB" w14:paraId="44B566A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CF74C96" w14:textId="77777777" w:rsidR="00A963DB" w:rsidRDefault="00170B99">
            <w:pPr>
              <w:pStyle w:val="TableRow"/>
            </w:pPr>
            <w:r>
              <w:lastRenderedPageBreak/>
              <w:t>rgBooleanValue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641CF84" w14:textId="77777777" w:rsidR="00A963DB" w:rsidRDefault="00170B99">
            <w:pPr>
              <w:pStyle w:val="TableRow"/>
            </w:pPr>
            <w:r>
              <w:t>TRadioGroup</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C2B732" w14:textId="77777777" w:rsidR="00CB4E51" w:rsidRDefault="00CB4E51" w:rsidP="00CB4E51">
            <w:pPr>
              <w:pStyle w:val="TableRow"/>
            </w:pPr>
            <w:r>
              <w:t xml:space="preserve">Visible if and only if a property of type </w:t>
            </w:r>
            <w:r>
              <w:rPr>
                <w:i/>
              </w:rPr>
              <w:t>Boolean</w:t>
            </w:r>
            <w:r>
              <w:t xml:space="preserve"> is selected in cmbProperty.</w:t>
            </w:r>
          </w:p>
          <w:p w14:paraId="59FAD480" w14:textId="77777777" w:rsidR="00A963DB" w:rsidRDefault="00170B99" w:rsidP="00CB4E51">
            <w:pPr>
              <w:pStyle w:val="TableRow"/>
            </w:pPr>
            <w:r>
              <w:t>Contains two radio buttons, “Yes” and “No”.</w:t>
            </w:r>
          </w:p>
          <w:p w14:paraId="06B71C74" w14:textId="77777777" w:rsidR="00CB4E51" w:rsidRDefault="00CB4E51" w:rsidP="00CB4E51">
            <w:pPr>
              <w:pStyle w:val="TableRow"/>
            </w:pPr>
            <w:r>
              <w:t>“Yes” is selected by default.</w:t>
            </w:r>
          </w:p>
          <w:p w14:paraId="39CB3B79" w14:textId="77777777" w:rsidR="0091638E" w:rsidRPr="00BB2417" w:rsidRDefault="0091638E" w:rsidP="00006D76">
            <w:pPr>
              <w:pStyle w:val="TableRow"/>
              <w:rPr>
                <w:i/>
              </w:rPr>
            </w:pPr>
            <w:r>
              <w:t xml:space="preserve">Allows the user to specify the second operand of a binary logical operator </w:t>
            </w:r>
            <w:r w:rsidR="00006D76">
              <w:t>when</w:t>
            </w:r>
            <w:r w:rsidR="004005A5">
              <w:t xml:space="preserve"> the operand type is Boolea</w:t>
            </w:r>
            <w:r>
              <w:t>n.</w:t>
            </w:r>
          </w:p>
        </w:tc>
      </w:tr>
      <w:tr w:rsidR="00170B99" w14:paraId="77AA6C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30CCE4" w14:textId="77777777" w:rsidR="00170B99" w:rsidRDefault="00170B99">
            <w:pPr>
              <w:pStyle w:val="TableRow"/>
            </w:pPr>
            <w:r>
              <w:t>eOperand</w:t>
            </w:r>
            <w:r w:rsidR="00BB2417">
              <w:t>2</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31430F" w14:textId="77777777" w:rsidR="00170B99" w:rsidRDefault="00170B99" w:rsidP="00170B99">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E67695" w14:textId="77777777" w:rsidR="00170B99" w:rsidRDefault="00BB2417">
            <w:pPr>
              <w:pStyle w:val="TableRow"/>
            </w:pPr>
            <w:r>
              <w:t>Visible if and only if rgBooleanValue is not.</w:t>
            </w:r>
          </w:p>
          <w:p w14:paraId="29600DB1" w14:textId="77777777" w:rsidR="00BB2417" w:rsidRDefault="00BB2417">
            <w:pPr>
              <w:pStyle w:val="TableRow"/>
            </w:pPr>
            <w:r>
              <w:t>Disabled until a property is selected in cmbProperty; thereafter it is enabled.</w:t>
            </w:r>
          </w:p>
          <w:p w14:paraId="64FA17CA" w14:textId="77777777" w:rsidR="00CB4E51" w:rsidRDefault="00CB4E51">
            <w:pPr>
              <w:pStyle w:val="TableRow"/>
            </w:pPr>
            <w:r>
              <w:t>Empty by default.</w:t>
            </w:r>
          </w:p>
          <w:p w14:paraId="696F8E13" w14:textId="77777777" w:rsidR="00BB2417" w:rsidRPr="00BB2417" w:rsidRDefault="00BB2417">
            <w:pPr>
              <w:pStyle w:val="TableRow"/>
              <w:rPr>
                <w:i/>
              </w:rPr>
            </w:pPr>
            <w:r>
              <w:t>Allows the user to specify the second operand of a binary logical operator.</w:t>
            </w:r>
          </w:p>
        </w:tc>
      </w:tr>
      <w:tr w:rsidR="00BB2417" w14:paraId="64C87A7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0235A7" w14:textId="77777777" w:rsidR="00BB2417" w:rsidRDefault="00BB2417">
            <w:pPr>
              <w:pStyle w:val="TableRow"/>
            </w:pPr>
            <w:r>
              <w:t>eOperand3</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D12C99" w14:textId="77777777" w:rsidR="00BB2417" w:rsidRDefault="00BB2417">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A8B6C3" w14:textId="77777777" w:rsidR="00BB2417" w:rsidRDefault="00BB2417" w:rsidP="00BB2417">
            <w:pPr>
              <w:pStyle w:val="TableRow"/>
            </w:pPr>
            <w:r>
              <w:t xml:space="preserve">Visible if and only if </w:t>
            </w:r>
            <w:r w:rsidR="00C85BF7">
              <w:t xml:space="preserve">the “is between” operator </w:t>
            </w:r>
            <w:r>
              <w:t>is selected in cmbOperator.</w:t>
            </w:r>
          </w:p>
          <w:p w14:paraId="31780DC3" w14:textId="77777777" w:rsidR="00CB4E51" w:rsidRDefault="00CB4E51" w:rsidP="00BB2417">
            <w:pPr>
              <w:pStyle w:val="TableRow"/>
            </w:pPr>
            <w:r>
              <w:t>Empty by default.</w:t>
            </w:r>
          </w:p>
          <w:p w14:paraId="65B4D126" w14:textId="77777777" w:rsidR="00BB2417" w:rsidRPr="00CB4E51" w:rsidRDefault="00BB2417" w:rsidP="002E5506">
            <w:pPr>
              <w:pStyle w:val="TableRow"/>
              <w:rPr>
                <w:i/>
              </w:rPr>
            </w:pPr>
            <w:r>
              <w:t xml:space="preserve">Allows the user to specify the third operand of </w:t>
            </w:r>
            <w:r w:rsidR="002E5506">
              <w:t>the “is between” operator</w:t>
            </w:r>
            <w:r>
              <w:t>.</w:t>
            </w:r>
          </w:p>
        </w:tc>
      </w:tr>
      <w:tr w:rsidR="00CB4E51" w14:paraId="2CE35CE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A0E2082" w14:textId="77777777" w:rsidR="00CB4E51" w:rsidRDefault="00CB4E51">
            <w:pPr>
              <w:pStyle w:val="TableRow"/>
            </w:pPr>
            <w:r>
              <w:lastRenderedPageBreak/>
              <w:t>btnAddCriterion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0204CE" w14:textId="77777777" w:rsidR="00CB4E51" w:rsidRDefault="00CB4E5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77F03C3" w14:textId="77777777" w:rsidR="00CB4E51" w:rsidRDefault="00812253">
            <w:pPr>
              <w:pStyle w:val="TableRow"/>
            </w:pPr>
            <w:r>
              <w:t>Checks that the criterion entered is valid—i.e. that:</w:t>
            </w:r>
          </w:p>
          <w:p w14:paraId="0EC04122" w14:textId="77777777" w:rsidR="00812253" w:rsidRDefault="00812253" w:rsidP="00812253">
            <w:pPr>
              <w:pStyle w:val="TableRow"/>
              <w:numPr>
                <w:ilvl w:val="0"/>
                <w:numId w:val="49"/>
              </w:numPr>
            </w:pPr>
            <w:r>
              <w:t>The user has selected a property from cmbProperty and an operator from cmbOperator</w:t>
            </w:r>
          </w:p>
          <w:p w14:paraId="008F8168" w14:textId="77777777" w:rsidR="00812253" w:rsidRDefault="00812253" w:rsidP="00812253">
            <w:pPr>
              <w:pStyle w:val="TableRow"/>
              <w:numPr>
                <w:ilvl w:val="0"/>
                <w:numId w:val="49"/>
              </w:numPr>
            </w:pPr>
            <w:r>
              <w:t>If eOperand2 or eOperand3 are visible, then their values are valid for data type of the selected property</w:t>
            </w:r>
            <w:r w:rsidR="0091638E">
              <w:t xml:space="preserve"> (and the type implied by the selected operator, </w:t>
            </w:r>
            <w:r w:rsidR="00780CCA">
              <w:t>for measurement values</w:t>
            </w:r>
            <w:r w:rsidR="0091638E">
              <w:t>)</w:t>
            </w:r>
            <w:r>
              <w:t>.</w:t>
            </w:r>
          </w:p>
          <w:p w14:paraId="1C643445" w14:textId="77777777" w:rsidR="00812253" w:rsidRDefault="00812253">
            <w:pPr>
              <w:pStyle w:val="TableRow"/>
            </w:pPr>
            <w:r>
              <w:t>If not then a warning is displayed, and the input focus is returned to the offending control.</w:t>
            </w:r>
          </w:p>
          <w:p w14:paraId="4B360B77" w14:textId="77777777" w:rsidR="00812253" w:rsidRDefault="00812253">
            <w:pPr>
              <w:pStyle w:val="TableRow"/>
            </w:pPr>
            <w:r>
              <w:t>Otherwise, an item is added to lbFinder, and the controls in pnlCriterion are reset to their default state.</w:t>
            </w:r>
          </w:p>
          <w:p w14:paraId="7362B5BF" w14:textId="77777777" w:rsidR="00812253" w:rsidRPr="00812253" w:rsidRDefault="00812253" w:rsidP="00464A9B">
            <w:pPr>
              <w:pStyle w:val="TableRow"/>
            </w:pPr>
            <w:r>
              <w:t>The item</w:t>
            </w:r>
            <w:r w:rsidR="0091638E">
              <w:t xml:space="preserve"> that is added to lbFinder has one of the icons for collections, specimens or measurements depending on the selected property. It has text composed by concatenating the selected property, operator, and operand(s). </w:t>
            </w:r>
            <w:r w:rsidR="00F469DD">
              <w:t xml:space="preserve">Operands of type </w:t>
            </w:r>
            <w:r w:rsidR="00F469DD" w:rsidRPr="00F469DD">
              <w:rPr>
                <w:i/>
              </w:rPr>
              <w:t>string</w:t>
            </w:r>
            <w:r w:rsidR="00F469DD">
              <w:t xml:space="preserve">, or of type </w:t>
            </w:r>
            <w:r w:rsidR="00F469DD">
              <w:rPr>
                <w:i/>
              </w:rPr>
              <w:t xml:space="preserve">measurement value </w:t>
            </w:r>
            <w:r w:rsidR="00F469DD">
              <w:t xml:space="preserve">where the operator does not </w:t>
            </w:r>
            <w:r w:rsidR="00464A9B">
              <w:t xml:space="preserve">imply a numeric value </w:t>
            </w:r>
            <w:r w:rsidR="00F469DD">
              <w:t>are enclosed in single quotes.</w:t>
            </w:r>
            <w:r w:rsidR="00A97C7F">
              <w:t xml:space="preserve"> If the operator is “is between”</w:t>
            </w:r>
            <w:r w:rsidR="00464A9B">
              <w:t xml:space="preserve"> </w:t>
            </w:r>
            <w:r w:rsidR="00A97C7F">
              <w:t>then the word “and” is placed between the second and third operands.</w:t>
            </w:r>
          </w:p>
        </w:tc>
      </w:tr>
      <w:tr w:rsidR="00D34ED3" w14:paraId="1148C46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707904" w14:textId="77777777" w:rsidR="00D34ED3" w:rsidRDefault="00D34ED3">
            <w:pPr>
              <w:pStyle w:val="TableRow"/>
            </w:pPr>
            <w:r>
              <w:lastRenderedPageBreak/>
              <w:t>lbFinder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DF5988" w14:textId="77777777" w:rsidR="00D34ED3" w:rsidRDefault="00D34ED3">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7A9065" w14:textId="77777777" w:rsidR="00D34ED3" w:rsidRPr="008674E4" w:rsidRDefault="00D34ED3">
            <w:pPr>
              <w:pStyle w:val="TableRow"/>
              <w:rPr>
                <w:i/>
              </w:rPr>
            </w:pPr>
            <w:r>
              <w:rPr>
                <w:i/>
              </w:rPr>
              <w:t xml:space="preserve">Location.Item_Name, </w:t>
            </w:r>
            <w:r w:rsidR="009725F0">
              <w:rPr>
                <w:i/>
              </w:rPr>
              <w:t>Concept.Published_Term</w:t>
            </w:r>
            <w:r>
              <w:rPr>
                <w:i/>
              </w:rPr>
              <w:t>, Concept.Author_Copy, Individual.Title, Individual.Forename, Individual.Initials, Individual.Surname, Organisation.Acronym, Organisation.Fullname, Survey.Item_Name</w:t>
            </w:r>
            <w:r w:rsidR="00686D68">
              <w:rPr>
                <w:i/>
              </w:rPr>
              <w:t xml:space="preserve">, </w:t>
            </w:r>
            <w:r w:rsidR="00686D68">
              <w:t>Boolean expressions composed</w:t>
            </w:r>
            <w:r w:rsidR="00787584">
              <w:t xml:space="preserve"> in pnlCriterion,</w:t>
            </w:r>
            <w:r w:rsidR="00686D68">
              <w:t xml:space="preserve"> as described above</w:t>
            </w:r>
            <w:r w:rsidR="008674E4">
              <w:t xml:space="preserve">, or a selection of specimens from the results of a previous Specimen Finder, as described in </w:t>
            </w:r>
            <w:r w:rsidR="008674E4">
              <w:fldChar w:fldCharType="begin"/>
            </w:r>
            <w:r w:rsidR="008674E4">
              <w:instrText xml:space="preserve"> REF _Ref276650350 \r \p \h </w:instrText>
            </w:r>
            <w:r w:rsidR="008674E4">
              <w:fldChar w:fldCharType="separate"/>
            </w:r>
            <w:r w:rsidR="008674E4">
              <w:t>4.2.13.2 above</w:t>
            </w:r>
            <w:r w:rsidR="008674E4">
              <w:fldChar w:fldCharType="end"/>
            </w:r>
            <w:r w:rsidR="00686D68">
              <w:t>.</w:t>
            </w:r>
          </w:p>
          <w:p w14:paraId="0A02524E" w14:textId="77777777" w:rsidR="00D34ED3" w:rsidRDefault="00D34ED3">
            <w:pPr>
              <w:pStyle w:val="TableRow"/>
            </w:pPr>
            <w:r>
              <w:t>Accepts drag and drop of records from the following tables:</w:t>
            </w:r>
          </w:p>
          <w:p w14:paraId="161C251F" w14:textId="77777777" w:rsidR="00D34ED3" w:rsidRDefault="00D34ED3">
            <w:pPr>
              <w:pStyle w:val="TableRow"/>
            </w:pPr>
            <w:r>
              <w:t>Location, Concept, Name, Collection, Survey</w:t>
            </w:r>
            <w:r w:rsidR="00C7448B">
              <w:t>, Movement, Store</w:t>
            </w:r>
            <w:r>
              <w:t>.</w:t>
            </w:r>
          </w:p>
          <w:p w14:paraId="50C8E53C" w14:textId="77777777" w:rsidR="00D34ED3" w:rsidRDefault="00D34ED3">
            <w:pPr>
              <w:pStyle w:val="TableRow"/>
            </w:pPr>
            <w:r>
              <w:t>When an item is dropped, its standard caption is added to the end of the list.</w:t>
            </w:r>
          </w:p>
          <w:p w14:paraId="460F19DF" w14:textId="77777777" w:rsidR="00D34ED3" w:rsidRDefault="00D34ED3">
            <w:pPr>
              <w:pStyle w:val="TableRow"/>
            </w:pPr>
            <w:r>
              <w:t>Selecting an item and pressing the delete key removes the item from the list.</w:t>
            </w:r>
          </w:p>
          <w:p w14:paraId="4C604924" w14:textId="77777777" w:rsidR="00D34ED3" w:rsidRDefault="00D34ED3">
            <w:pPr>
              <w:pStyle w:val="TableRow"/>
            </w:pPr>
            <w:r>
              <w:t>Adding or removing an item clears the contents of sgResults.</w:t>
            </w:r>
          </w:p>
          <w:p w14:paraId="24E2CEB5" w14:textId="77777777" w:rsidR="003B3380" w:rsidRDefault="003B3380">
            <w:pPr>
              <w:pStyle w:val="TableRow"/>
            </w:pPr>
            <w:r>
              <w:t xml:space="preserve">When a location is dropped, if it has sub locations in the location hierarchy, the user is asked whether they want to expand the location hierarchy. </w:t>
            </w:r>
            <w:r w:rsidR="00EA0A0B">
              <w:t>“</w:t>
            </w:r>
            <w:r w:rsidR="00EA0A0B" w:rsidRPr="00EA0A0B">
              <w:t>"Include sub-sites</w:t>
            </w:r>
            <w:r w:rsidR="00EA0A0B">
              <w:t xml:space="preserve"> of the selected location</w:t>
            </w:r>
            <w:r w:rsidR="00EA0A0B" w:rsidRPr="00EA0A0B">
              <w:t xml:space="preserve"> &lt;Yes&gt;, &lt;No&gt;"</w:t>
            </w:r>
            <w:r w:rsidR="00EA0A0B">
              <w:t>.</w:t>
            </w:r>
            <w:r>
              <w:t xml:space="preserve"> If they confirm this request then all sub locations as well as the dropped location are added to the list.</w:t>
            </w:r>
          </w:p>
          <w:p w14:paraId="2C20CD6C" w14:textId="77777777" w:rsidR="00097D77" w:rsidRDefault="00097D77" w:rsidP="00097D77">
            <w:pPr>
              <w:pStyle w:val="TableRow"/>
            </w:pPr>
            <w:r>
              <w:t>The caption of an item that represents a Boolean expression is the text of that expression.</w:t>
            </w:r>
          </w:p>
          <w:p w14:paraId="01756FA5" w14:textId="77777777" w:rsidR="00097D77" w:rsidRPr="00097D77" w:rsidRDefault="00097D77" w:rsidP="00507402">
            <w:pPr>
              <w:pStyle w:val="TableRow"/>
            </w:pPr>
            <w:r>
              <w:t>The caption of an item that represents a selection of specimens is “</w:t>
            </w:r>
            <w:r>
              <w:rPr>
                <w:i/>
              </w:rPr>
              <w:t>n</w:t>
            </w:r>
            <w:r>
              <w:t xml:space="preserve"> specimens”, where </w:t>
            </w:r>
            <w:r>
              <w:rPr>
                <w:i/>
              </w:rPr>
              <w:t>n</w:t>
            </w:r>
            <w:r>
              <w:t xml:space="preserve"> is the number of specimens that were selected. The icon of such an item is the </w:t>
            </w:r>
            <w:r w:rsidR="00507402">
              <w:t xml:space="preserve">usual </w:t>
            </w:r>
            <w:r>
              <w:t>specimen icon.</w:t>
            </w:r>
          </w:p>
        </w:tc>
      </w:tr>
    </w:tbl>
    <w:p w14:paraId="2FA2F3B1" w14:textId="77777777" w:rsidR="00D34ED3" w:rsidRDefault="00D34ED3" w:rsidP="00D34ED3"/>
    <w:p w14:paraId="196B9798" w14:textId="77777777" w:rsidR="00A07BCF" w:rsidRDefault="00A07BCF" w:rsidP="00A07BCF">
      <w:pPr>
        <w:pStyle w:val="Heading4"/>
        <w:numPr>
          <w:ilvl w:val="3"/>
          <w:numId w:val="4"/>
        </w:numPr>
        <w:tabs>
          <w:tab w:val="left" w:pos="720"/>
        </w:tabs>
      </w:pPr>
      <w:bookmarkStart w:id="575" w:name="_Toc292878936"/>
      <w:r>
        <w:t>Batch Auto-number Type Selection Dialog</w:t>
      </w:r>
      <w:bookmarkEnd w:id="575"/>
    </w:p>
    <w:p w14:paraId="4FA36C96" w14:textId="77777777" w:rsidR="00A07BCF" w:rsidRDefault="00A07BCF" w:rsidP="00A07BCF">
      <w:pPr>
        <w:jc w:val="center"/>
        <w:rPr>
          <w:lang w:val="en-US"/>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07BCF" w14:paraId="762C9D30" w14:textId="77777777" w:rsidTr="0005166E">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B8987D4" w14:textId="77777777" w:rsidR="00A07BCF" w:rsidRDefault="00A07BCF" w:rsidP="00A07BCF">
            <w:pPr>
              <w:pStyle w:val="TableTitle"/>
            </w:pPr>
            <w:r>
              <w:lastRenderedPageBreak/>
              <w:t>Window Name: TdlgBatchAutomnumber</w:t>
            </w:r>
          </w:p>
        </w:tc>
      </w:tr>
      <w:tr w:rsidR="00A07BCF" w14:paraId="1FE2927C" w14:textId="77777777" w:rsidTr="0005166E">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8973E17" w14:textId="77777777" w:rsidR="00A07BCF" w:rsidRDefault="00A07BCF" w:rsidP="0005166E">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35B160" w14:textId="77777777" w:rsidR="00A07BCF" w:rsidRDefault="00A07BCF" w:rsidP="0005166E">
            <w:pPr>
              <w:pStyle w:val="TableRow"/>
              <w:keepNext/>
              <w:jc w:val="both"/>
            </w:pPr>
            <w:r>
              <w:rPr>
                <w:b/>
              </w:rPr>
              <w:t>Unit File Name</w:t>
            </w:r>
            <w:r>
              <w:t>: BatchAutomnumber.pas</w:t>
            </w:r>
          </w:p>
        </w:tc>
      </w:tr>
      <w:tr w:rsidR="00A07BCF" w14:paraId="57162DC4" w14:textId="77777777" w:rsidTr="0005166E">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1A5405" w14:textId="77777777" w:rsidR="00A07BCF" w:rsidRDefault="00A07BCF" w:rsidP="00A07BCF">
            <w:pPr>
              <w:pStyle w:val="TableRow"/>
              <w:keepNext/>
            </w:pPr>
            <w:r>
              <w:rPr>
                <w:b/>
              </w:rPr>
              <w:t>Entities</w:t>
            </w:r>
            <w:r>
              <w:t>: Collection Unit number</w:t>
            </w:r>
          </w:p>
        </w:tc>
      </w:tr>
      <w:tr w:rsidR="00A07BCF" w14:paraId="0F91CC47" w14:textId="77777777" w:rsidTr="0005166E">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E68BE7" w14:textId="77777777" w:rsidR="00A07BCF" w:rsidRDefault="00A07BCF" w:rsidP="00A07BCF">
            <w:pPr>
              <w:pStyle w:val="TableRow"/>
              <w:keepNext/>
            </w:pPr>
            <w:r>
              <w:rPr>
                <w:b/>
              </w:rPr>
              <w:t>Calls</w:t>
            </w:r>
            <w:r>
              <w:t>: none</w:t>
            </w:r>
          </w:p>
        </w:tc>
      </w:tr>
      <w:tr w:rsidR="00A07BCF" w14:paraId="7965FD2F" w14:textId="77777777" w:rsidTr="0005166E">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566B79" w14:textId="77777777" w:rsidR="00A07BCF" w:rsidRDefault="00A07BCF" w:rsidP="0005166E">
            <w:pPr>
              <w:pStyle w:val="TableRow"/>
              <w:keepNext/>
            </w:pPr>
            <w:r>
              <w:rPr>
                <w:b/>
              </w:rPr>
              <w:t>Returns</w:t>
            </w:r>
            <w:r>
              <w:t xml:space="preserve"> </w:t>
            </w:r>
            <w:r>
              <w:rPr>
                <w:b/>
              </w:rPr>
              <w:t>To</w:t>
            </w:r>
            <w:r>
              <w:t>: Specimen finder screen</w:t>
            </w:r>
          </w:p>
        </w:tc>
      </w:tr>
      <w:tr w:rsidR="00A07BCF" w14:paraId="18148E87" w14:textId="77777777" w:rsidTr="0005166E">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8AEFA6B" w14:textId="77777777" w:rsidR="00A07BCF" w:rsidRDefault="00A07BCF" w:rsidP="00A07BCF">
            <w:pPr>
              <w:pStyle w:val="TableRow"/>
            </w:pPr>
            <w:r>
              <w:rPr>
                <w:b/>
              </w:rPr>
              <w:t>Description</w:t>
            </w:r>
            <w:r>
              <w:t>: Iterates through each selected specimen in the specimen finder tvResults. Adds a Collection_Unit_Number record for the registration number type and uses the associated number generation macro to populate the number. The progress bar on the main application is updated to show progress through this operation.  The Preferred flag that is set is based on what is selected.</w:t>
            </w:r>
          </w:p>
          <w:p w14:paraId="4BC9CEEF" w14:textId="77777777" w:rsidR="00A07BCF" w:rsidRDefault="00A07BCF" w:rsidP="0005166E">
            <w:pPr>
              <w:pStyle w:val="TableRow"/>
              <w:keepNext/>
            </w:pPr>
          </w:p>
        </w:tc>
      </w:tr>
    </w:tbl>
    <w:p w14:paraId="67AC9381" w14:textId="77777777" w:rsidR="00A07BCF" w:rsidRDefault="00A07BCF" w:rsidP="00D34ED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07BCF" w14:paraId="395C846F" w14:textId="77777777" w:rsidTr="00A07BCF">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2A39A1F" w14:textId="77777777" w:rsidR="00A07BCF" w:rsidRDefault="00A07BCF" w:rsidP="0005166E">
            <w:pPr>
              <w:pStyle w:val="TableTitle"/>
            </w:pPr>
            <w:r>
              <w:t>Window Controls</w:t>
            </w:r>
          </w:p>
        </w:tc>
      </w:tr>
      <w:tr w:rsidR="00A07BCF" w14:paraId="74A7281F" w14:textId="77777777" w:rsidTr="00A07BCF">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5162C1" w14:textId="77777777" w:rsidR="00A07BCF" w:rsidRDefault="00A07BCF" w:rsidP="0005166E">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6464415" w14:textId="77777777" w:rsidR="00A07BCF" w:rsidRDefault="00A07BCF" w:rsidP="0005166E">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AE956B" w14:textId="77777777" w:rsidR="00A07BCF" w:rsidRDefault="00A07BCF" w:rsidP="0005166E">
            <w:pPr>
              <w:pStyle w:val="TableColumnTitles"/>
              <w:keepNext/>
            </w:pPr>
            <w:r>
              <w:rPr>
                <w:i/>
              </w:rPr>
              <w:t>Attribute</w:t>
            </w:r>
            <w:r>
              <w:t xml:space="preserve"> Action</w:t>
            </w:r>
          </w:p>
        </w:tc>
      </w:tr>
      <w:tr w:rsidR="00A07BCF" w14:paraId="77D827B5" w14:textId="77777777" w:rsidTr="00A07BCF">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BB3003" w14:textId="77777777" w:rsidR="00A07BCF" w:rsidRDefault="00A07BCF" w:rsidP="00A07BCF">
            <w:pPr>
              <w:pStyle w:val="TableRow"/>
            </w:pPr>
            <w:r>
              <w:t>lblSelect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2DBB94" w14:textId="77777777" w:rsidR="00A07BCF" w:rsidRDefault="00A07BCF" w:rsidP="0005166E">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820A75" w14:textId="77777777" w:rsidR="00A07BCF" w:rsidRDefault="00A07BCF" w:rsidP="0005166E">
            <w:pPr>
              <w:pStyle w:val="TableRow"/>
            </w:pPr>
            <w:r>
              <w:t>“Please select the type used to create the registration numbers:”</w:t>
            </w:r>
          </w:p>
        </w:tc>
      </w:tr>
      <w:tr w:rsidR="00A07BCF" w14:paraId="6D892C7D" w14:textId="77777777" w:rsidTr="00A07BCF">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783899" w14:textId="77777777" w:rsidR="00A07BCF" w:rsidRDefault="00A07BCF" w:rsidP="00A07BCF">
            <w:pPr>
              <w:pStyle w:val="TableRow"/>
            </w:pPr>
            <w:r>
              <w:t>rgNumberType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202A83" w14:textId="77777777" w:rsidR="00A07BCF" w:rsidRDefault="00A07BCF" w:rsidP="0005166E">
            <w:pPr>
              <w:pStyle w:val="TableRow"/>
            </w:pPr>
            <w:r>
              <w:t>TRadioGroup</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0BB0C4" w14:textId="77777777" w:rsidR="00A07BCF" w:rsidRDefault="00A07BCF" w:rsidP="00A07BCF">
            <w:pPr>
              <w:pStyle w:val="TableRow"/>
            </w:pPr>
            <w:r>
              <w:t xml:space="preserve">Contains 3 radio buttons, ‘Preferred’, ‘New’, ‘Previous’.  </w:t>
            </w:r>
          </w:p>
        </w:tc>
      </w:tr>
      <w:tr w:rsidR="00A07BCF" w14:paraId="0402816E" w14:textId="77777777" w:rsidTr="00A07BCF">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27C96B8" w14:textId="77777777" w:rsidR="00A07BCF" w:rsidRDefault="00A07BCF" w:rsidP="00A07BCF">
            <w:pPr>
              <w:pStyle w:val="TableRow"/>
            </w:pPr>
            <w:r>
              <w:t>btnCreate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0AEEC7B" w14:textId="77777777" w:rsidR="00A07BCF" w:rsidRDefault="00A07BCF" w:rsidP="0005166E">
            <w:pPr>
              <w:pStyle w:val="TableRow"/>
            </w:pPr>
            <w:r>
              <w:t>TBitButton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1B30A25" w14:textId="77777777" w:rsidR="00A07BCF" w:rsidRDefault="00A07BCF" w:rsidP="00A07BCF">
            <w:pPr>
              <w:pStyle w:val="TableRow"/>
            </w:pPr>
            <w:r>
              <w:t xml:space="preserve">Iterates through each selected specimen in the specimen finder tvResults. Adds a Collection_Unit_Number record for the registration number type specified in rgNumberType and uses the associated number generation macro to populate the number. The progress bar on the main application is updated to show progress through this operation.  </w:t>
            </w:r>
          </w:p>
          <w:p w14:paraId="1C98F0A8" w14:textId="77777777" w:rsidR="00A07BCF" w:rsidRDefault="00A07BCF" w:rsidP="00A07BCF">
            <w:pPr>
              <w:pStyle w:val="TableRow"/>
            </w:pPr>
            <w:r>
              <w:t>Returns to the Specimen finder screen.</w:t>
            </w:r>
          </w:p>
          <w:p w14:paraId="32550DE3" w14:textId="77777777" w:rsidR="00A07BCF" w:rsidRDefault="00A07BCF" w:rsidP="0005166E">
            <w:pPr>
              <w:pStyle w:val="TableRow"/>
            </w:pPr>
          </w:p>
        </w:tc>
      </w:tr>
      <w:tr w:rsidR="00A07BCF" w14:paraId="429F6F80" w14:textId="77777777" w:rsidTr="00A07BCF">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2C02C5" w14:textId="77777777" w:rsidR="00A07BCF" w:rsidRDefault="00A07BCF" w:rsidP="00A07BCF">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73270C" w14:textId="77777777" w:rsidR="00A07BCF" w:rsidRDefault="00A07BCF" w:rsidP="0005166E">
            <w:pPr>
              <w:pStyle w:val="TableRow"/>
            </w:pPr>
            <w:r>
              <w:t>TBitButton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ADA4FF" w14:textId="77777777" w:rsidR="00A07BCF" w:rsidRDefault="00A07BCF" w:rsidP="00A07BCF">
            <w:pPr>
              <w:pStyle w:val="TableRow"/>
            </w:pPr>
            <w:r>
              <w:t>Cancels the operation and returns to the Specimen finder screen</w:t>
            </w:r>
          </w:p>
        </w:tc>
      </w:tr>
    </w:tbl>
    <w:p w14:paraId="7985696C" w14:textId="77777777" w:rsidR="00A07BCF" w:rsidRDefault="00A07BCF" w:rsidP="00D34ED3"/>
    <w:p w14:paraId="0E2A51F8" w14:textId="77777777" w:rsidR="00A07BCF" w:rsidRDefault="0092742D" w:rsidP="0092742D">
      <w:pPr>
        <w:pStyle w:val="Heading4"/>
      </w:pPr>
      <w:bookmarkStart w:id="576" w:name="_Ref273613057"/>
      <w:bookmarkStart w:id="577" w:name="_Ref273613672"/>
      <w:bookmarkStart w:id="578" w:name="_Toc292878937"/>
      <w:r>
        <w:t xml:space="preserve">Properties for </w:t>
      </w:r>
      <w:r w:rsidR="00A06B81">
        <w:t xml:space="preserve">Custom </w:t>
      </w:r>
      <w:r>
        <w:t>Boolean</w:t>
      </w:r>
      <w:bookmarkEnd w:id="576"/>
      <w:r>
        <w:t xml:space="preserve"> Expressions</w:t>
      </w:r>
      <w:bookmarkEnd w:id="577"/>
      <w:bookmarkEnd w:id="578"/>
    </w:p>
    <w:p w14:paraId="089742C8" w14:textId="77777777" w:rsidR="004E0B13" w:rsidRDefault="004E0B13" w:rsidP="004E0B13">
      <w:r>
        <w:t>The properties that are made available for custom Boolean expressions are as follows; in each case the type of the property is given in italics after its name.</w:t>
      </w:r>
    </w:p>
    <w:p w14:paraId="2DE9A22A" w14:textId="77777777" w:rsidR="0092742D" w:rsidRDefault="0092742D" w:rsidP="00520082">
      <w:pPr>
        <w:numPr>
          <w:ilvl w:val="0"/>
          <w:numId w:val="46"/>
        </w:numPr>
      </w:pPr>
      <w:r>
        <w:lastRenderedPageBreak/>
        <w:t>Collections</w:t>
      </w:r>
      <w:r w:rsidR="003D385A">
        <w:t xml:space="preserve"> (select all specimens in the matching collections)</w:t>
      </w:r>
    </w:p>
    <w:p w14:paraId="76FEDEE0" w14:textId="77777777" w:rsidR="0092742D" w:rsidRPr="008C127E" w:rsidRDefault="0092742D" w:rsidP="005E6951">
      <w:pPr>
        <w:keepNext/>
        <w:numPr>
          <w:ilvl w:val="1"/>
          <w:numId w:val="46"/>
        </w:numPr>
        <w:ind w:left="1434" w:hanging="357"/>
      </w:pPr>
      <w:r>
        <w:t>Accession Number</w:t>
      </w:r>
      <w:r w:rsidR="00973FA7">
        <w:t xml:space="preserve">: </w:t>
      </w:r>
      <w:r w:rsidR="00973FA7">
        <w:rPr>
          <w:i/>
        </w:rPr>
        <w:t>string</w:t>
      </w:r>
    </w:p>
    <w:p w14:paraId="2AB92B5E" w14:textId="77777777" w:rsidR="008C127E" w:rsidRDefault="00234350" w:rsidP="008C127E">
      <w:pPr>
        <w:ind w:left="1440"/>
      </w:pPr>
      <w:r w:rsidRPr="00234350">
        <w:rPr>
          <w:i/>
        </w:rPr>
        <w:t>Movement.Number</w:t>
      </w:r>
      <w:r>
        <w:t xml:space="preserve"> for a </w:t>
      </w:r>
      <w:r w:rsidRPr="00234350">
        <w:rPr>
          <w:i/>
        </w:rPr>
        <w:t>Movement</w:t>
      </w:r>
      <w:r>
        <w:t xml:space="preserve"> record that has </w:t>
      </w:r>
      <w:r w:rsidRPr="00234350">
        <w:rPr>
          <w:i/>
        </w:rPr>
        <w:t>Movement_Type</w:t>
      </w:r>
      <w:r>
        <w:t xml:space="preserve"> equal to 0 (accession) or 1 (exchange), and is linked with the collection via an inbound </w:t>
      </w:r>
      <w:r w:rsidRPr="00234350">
        <w:rPr>
          <w:i/>
        </w:rPr>
        <w:t>Movement_Collection_Unit</w:t>
      </w:r>
      <w:r>
        <w:t xml:space="preserve"> record</w:t>
      </w:r>
    </w:p>
    <w:p w14:paraId="1CC16F85" w14:textId="77777777" w:rsidR="0092742D" w:rsidRPr="008C127E" w:rsidRDefault="0092742D" w:rsidP="005E6951">
      <w:pPr>
        <w:keepNext/>
        <w:numPr>
          <w:ilvl w:val="1"/>
          <w:numId w:val="46"/>
        </w:numPr>
        <w:ind w:left="1434" w:hanging="357"/>
      </w:pPr>
      <w:r>
        <w:t>Assembled By</w:t>
      </w:r>
      <w:r w:rsidR="00973FA7">
        <w:t xml:space="preserve">: </w:t>
      </w:r>
      <w:r w:rsidR="00973FA7">
        <w:rPr>
          <w:i/>
        </w:rPr>
        <w:t>string</w:t>
      </w:r>
    </w:p>
    <w:p w14:paraId="43E007E6" w14:textId="77777777" w:rsidR="008C127E" w:rsidRDefault="003D385A" w:rsidP="008C127E">
      <w:pPr>
        <w:ind w:left="1440"/>
      </w:pPr>
      <w:r>
        <w:t xml:space="preserve">The formatted name of an individual or the full name of an organisation that is linked with </w:t>
      </w:r>
      <w:r w:rsidR="00234350">
        <w:t xml:space="preserve">the </w:t>
      </w:r>
      <w:r>
        <w:t xml:space="preserve">collection on </w:t>
      </w:r>
      <w:r w:rsidRPr="00234350">
        <w:rPr>
          <w:i/>
        </w:rPr>
        <w:t>Collection.Assembler_Name_Key</w:t>
      </w:r>
    </w:p>
    <w:p w14:paraId="049BE072" w14:textId="77777777" w:rsidR="0092742D" w:rsidRPr="00234350" w:rsidRDefault="0092742D" w:rsidP="005E6951">
      <w:pPr>
        <w:keepNext/>
        <w:numPr>
          <w:ilvl w:val="1"/>
          <w:numId w:val="46"/>
        </w:numPr>
        <w:ind w:left="1434" w:hanging="357"/>
      </w:pPr>
      <w:r>
        <w:t>Collection Name</w:t>
      </w:r>
      <w:r w:rsidR="005A3BDC">
        <w:t xml:space="preserve">: </w:t>
      </w:r>
      <w:r w:rsidR="005A3BDC">
        <w:rPr>
          <w:i/>
        </w:rPr>
        <w:t>string</w:t>
      </w:r>
    </w:p>
    <w:p w14:paraId="6AFE1961" w14:textId="77777777" w:rsidR="00234350" w:rsidRDefault="00234350" w:rsidP="00234350">
      <w:pPr>
        <w:ind w:left="1440"/>
      </w:pPr>
      <w:r>
        <w:rPr>
          <w:i/>
        </w:rPr>
        <w:t>Collection.Item_Name</w:t>
      </w:r>
    </w:p>
    <w:p w14:paraId="31207F46" w14:textId="77777777" w:rsidR="0092742D" w:rsidRPr="000B3947" w:rsidRDefault="0092742D" w:rsidP="005E6951">
      <w:pPr>
        <w:keepNext/>
        <w:numPr>
          <w:ilvl w:val="1"/>
          <w:numId w:val="46"/>
        </w:numPr>
        <w:ind w:left="1434" w:hanging="357"/>
      </w:pPr>
      <w:r>
        <w:t>Collection Topic</w:t>
      </w:r>
      <w:r w:rsidR="00527CFC">
        <w:t xml:space="preserve">: </w:t>
      </w:r>
      <w:r w:rsidR="00527CFC">
        <w:rPr>
          <w:i/>
        </w:rPr>
        <w:t>string</w:t>
      </w:r>
    </w:p>
    <w:p w14:paraId="46BF5C99" w14:textId="77777777" w:rsidR="000B3947" w:rsidRDefault="000B3947" w:rsidP="000B3947">
      <w:pPr>
        <w:ind w:left="1440"/>
        <w:rPr>
          <w:i/>
        </w:rPr>
      </w:pPr>
      <w:r>
        <w:rPr>
          <w:i/>
        </w:rPr>
        <w:t>Collection.Topic</w:t>
      </w:r>
    </w:p>
    <w:p w14:paraId="36502DF4" w14:textId="77777777" w:rsidR="00324CBD" w:rsidRPr="005E6951" w:rsidRDefault="00324CBD" w:rsidP="005E6951">
      <w:pPr>
        <w:keepNext/>
        <w:numPr>
          <w:ilvl w:val="1"/>
          <w:numId w:val="46"/>
        </w:numPr>
        <w:ind w:left="1434" w:hanging="357"/>
      </w:pPr>
      <w:r>
        <w:t xml:space="preserve">Has Multimedia: </w:t>
      </w:r>
      <w:r>
        <w:rPr>
          <w:i/>
        </w:rPr>
        <w:t>Boolean</w:t>
      </w:r>
    </w:p>
    <w:p w14:paraId="3CFFB159" w14:textId="77777777" w:rsidR="005E6951" w:rsidRPr="00450C0C" w:rsidRDefault="00600C1E" w:rsidP="005E6951">
      <w:pPr>
        <w:ind w:left="1435"/>
      </w:pPr>
      <w:r>
        <w:t xml:space="preserve">True if there exists at least one </w:t>
      </w:r>
      <w:r w:rsidRPr="00600C1E">
        <w:rPr>
          <w:i/>
        </w:rPr>
        <w:t>Source_File</w:t>
      </w:r>
      <w:r>
        <w:t xml:space="preserve"> record that is linked to the collection via a </w:t>
      </w:r>
      <w:r>
        <w:rPr>
          <w:i/>
        </w:rPr>
        <w:t xml:space="preserve">Source_Join </w:t>
      </w:r>
      <w:r>
        <w:t xml:space="preserve">record that has </w:t>
      </w:r>
      <w:r>
        <w:rPr>
          <w:i/>
        </w:rPr>
        <w:t>Source_Join.Table_Name = 'Collection'</w:t>
      </w:r>
      <w:r>
        <w:t xml:space="preserve"> and </w:t>
      </w:r>
      <w:r>
        <w:rPr>
          <w:i/>
        </w:rPr>
        <w:t>Source_Join.Record_Key = Collection.Collection_</w:t>
      </w:r>
      <w:r w:rsidR="00822443">
        <w:rPr>
          <w:i/>
        </w:rPr>
        <w:t>Unit_</w:t>
      </w:r>
      <w:r>
        <w:rPr>
          <w:i/>
        </w:rPr>
        <w:t>Key</w:t>
      </w:r>
      <w:r w:rsidR="00450C0C">
        <w:t>; otherwise False</w:t>
      </w:r>
    </w:p>
    <w:p w14:paraId="384376A7" w14:textId="77777777" w:rsidR="0092742D" w:rsidRPr="000B3947" w:rsidRDefault="00324CBD" w:rsidP="005E6951">
      <w:pPr>
        <w:keepNext/>
        <w:numPr>
          <w:ilvl w:val="1"/>
          <w:numId w:val="46"/>
        </w:numPr>
        <w:ind w:left="1434" w:hanging="357"/>
      </w:pPr>
      <w:r w:rsidRPr="00812253">
        <w:rPr>
          <w:i/>
        </w:rPr>
        <w:t>Metadata_Type.Item_Name</w:t>
      </w:r>
      <w:r>
        <w:t xml:space="preserve">: </w:t>
      </w:r>
      <w:r>
        <w:rPr>
          <w:i/>
        </w:rPr>
        <w:t>string</w:t>
      </w:r>
      <w:r>
        <w:t>, for each record in Metadata_Type with Table_Name = ‘Collection’</w:t>
      </w:r>
    </w:p>
    <w:p w14:paraId="0F2BBDE9" w14:textId="77777777" w:rsidR="000B3947" w:rsidRPr="000B3947" w:rsidRDefault="000B3947" w:rsidP="00324CBD">
      <w:pPr>
        <w:ind w:left="1440"/>
      </w:pPr>
      <w:r>
        <w:rPr>
          <w:i/>
        </w:rPr>
        <w:t>Metadata.Text</w:t>
      </w:r>
      <w:r>
        <w:t xml:space="preserve"> for a </w:t>
      </w:r>
      <w:r>
        <w:rPr>
          <w:i/>
        </w:rPr>
        <w:t xml:space="preserve">Metadata </w:t>
      </w:r>
      <w:r>
        <w:t xml:space="preserve">record that has </w:t>
      </w:r>
      <w:r>
        <w:rPr>
          <w:i/>
        </w:rPr>
        <w:t>Metadata_Type</w:t>
      </w:r>
      <w:r w:rsidR="00324CBD">
        <w:rPr>
          <w:i/>
        </w:rPr>
        <w:t>_Key</w:t>
      </w:r>
      <w:r>
        <w:t xml:space="preserve"> equal to </w:t>
      </w:r>
      <w:r w:rsidR="00324CBD">
        <w:rPr>
          <w:i/>
        </w:rPr>
        <w:t xml:space="preserve">Metadata_Type.Metadata_Type_Key </w:t>
      </w:r>
      <w:r w:rsidR="00324CBD">
        <w:t xml:space="preserve">for the selected property </w:t>
      </w:r>
      <w:r>
        <w:t xml:space="preserve">and that is linked with the collection by </w:t>
      </w:r>
      <w:r w:rsidRPr="000B3947">
        <w:rPr>
          <w:i/>
        </w:rPr>
        <w:t>Metadata,Record_Key</w:t>
      </w:r>
      <w:r>
        <w:t xml:space="preserve"> = </w:t>
      </w:r>
      <w:r w:rsidRPr="000B3947">
        <w:rPr>
          <w:i/>
        </w:rPr>
        <w:t>Collection.Collection_Unit_Key</w:t>
      </w:r>
    </w:p>
    <w:p w14:paraId="1C2153EF" w14:textId="77777777" w:rsidR="0092742D" w:rsidRDefault="0092742D" w:rsidP="00520082">
      <w:pPr>
        <w:numPr>
          <w:ilvl w:val="0"/>
          <w:numId w:val="46"/>
        </w:numPr>
      </w:pPr>
      <w:r>
        <w:t>Specimens</w:t>
      </w:r>
    </w:p>
    <w:p w14:paraId="459DCBD2" w14:textId="77777777" w:rsidR="0092742D" w:rsidRPr="00450C0C" w:rsidRDefault="0092742D" w:rsidP="00520082">
      <w:pPr>
        <w:numPr>
          <w:ilvl w:val="1"/>
          <w:numId w:val="46"/>
        </w:numPr>
      </w:pPr>
      <w:r>
        <w:t>Preferred Number</w:t>
      </w:r>
      <w:r w:rsidR="00527CFC">
        <w:t xml:space="preserve">: </w:t>
      </w:r>
      <w:r w:rsidR="00527CFC">
        <w:rPr>
          <w:i/>
        </w:rPr>
        <w:t>string</w:t>
      </w:r>
    </w:p>
    <w:p w14:paraId="51A10284" w14:textId="77777777" w:rsidR="00450C0C" w:rsidRPr="00450C0C" w:rsidRDefault="00450C0C" w:rsidP="00450C0C">
      <w:pPr>
        <w:ind w:left="1440"/>
      </w:pPr>
      <w:r>
        <w:rPr>
          <w:i/>
        </w:rPr>
        <w:t>Collection_Unit_Number.Number</w:t>
      </w:r>
      <w:r>
        <w:t xml:space="preserve"> for a </w:t>
      </w:r>
      <w:r>
        <w:rPr>
          <w:i/>
        </w:rPr>
        <w:t xml:space="preserve">Collection_Unit_Number </w:t>
      </w:r>
      <w:r>
        <w:t xml:space="preserve">record that has </w:t>
      </w:r>
      <w:r>
        <w:rPr>
          <w:i/>
        </w:rPr>
        <w:t xml:space="preserve">Collection_Unit_Number.Preferred = </w:t>
      </w:r>
      <w:r>
        <w:t xml:space="preserve">1, and is linked to the specimen via </w:t>
      </w:r>
      <w:r>
        <w:rPr>
          <w:i/>
        </w:rPr>
        <w:t>Collection_Unit_Number.Collection_Unit_Key</w:t>
      </w:r>
      <w:r>
        <w:t xml:space="preserve"> = </w:t>
      </w:r>
      <w:r>
        <w:rPr>
          <w:i/>
        </w:rPr>
        <w:t>Specimen_Unit.Collection_Unit_Key</w:t>
      </w:r>
    </w:p>
    <w:p w14:paraId="28EA69E1" w14:textId="77777777" w:rsidR="0092742D" w:rsidRPr="00FE471C" w:rsidRDefault="0092742D" w:rsidP="00520082">
      <w:pPr>
        <w:numPr>
          <w:ilvl w:val="1"/>
          <w:numId w:val="46"/>
        </w:numPr>
      </w:pPr>
      <w:r>
        <w:t>Preferred Accession Number</w:t>
      </w:r>
      <w:r w:rsidR="00527CFC">
        <w:t xml:space="preserve">: </w:t>
      </w:r>
      <w:r w:rsidR="00527CFC">
        <w:rPr>
          <w:i/>
        </w:rPr>
        <w:t>string</w:t>
      </w:r>
    </w:p>
    <w:p w14:paraId="43ECB41B" w14:textId="77777777" w:rsidR="00FE471C" w:rsidRDefault="00FE471C" w:rsidP="00FE471C">
      <w:pPr>
        <w:ind w:left="1440"/>
      </w:pPr>
      <w:r w:rsidRPr="00234350">
        <w:rPr>
          <w:i/>
        </w:rPr>
        <w:t>Movement.Number</w:t>
      </w:r>
      <w:r>
        <w:t xml:space="preserve"> for a </w:t>
      </w:r>
      <w:r w:rsidRPr="00234350">
        <w:rPr>
          <w:i/>
        </w:rPr>
        <w:t>Movement</w:t>
      </w:r>
      <w:r>
        <w:t xml:space="preserve"> record that has </w:t>
      </w:r>
      <w:r w:rsidRPr="00234350">
        <w:rPr>
          <w:i/>
        </w:rPr>
        <w:t>Movement_Type</w:t>
      </w:r>
      <w:r>
        <w:t xml:space="preserve"> equal to 0 (accession) or 1 (exchange), and is linked with the specimen via an inbound </w:t>
      </w:r>
      <w:r w:rsidRPr="00234350">
        <w:rPr>
          <w:i/>
        </w:rPr>
        <w:t>Movement_Collection_Unit</w:t>
      </w:r>
      <w:r>
        <w:t xml:space="preserve"> record</w:t>
      </w:r>
    </w:p>
    <w:p w14:paraId="6AC641B4" w14:textId="77777777" w:rsidR="0092742D" w:rsidRPr="00AA1210" w:rsidRDefault="0092742D" w:rsidP="00520082">
      <w:pPr>
        <w:numPr>
          <w:ilvl w:val="1"/>
          <w:numId w:val="46"/>
        </w:numPr>
      </w:pPr>
      <w:r>
        <w:t>Any Number</w:t>
      </w:r>
      <w:r w:rsidR="00527CFC">
        <w:t xml:space="preserve">: </w:t>
      </w:r>
      <w:r w:rsidR="00527CFC">
        <w:rPr>
          <w:i/>
        </w:rPr>
        <w:t>string</w:t>
      </w:r>
    </w:p>
    <w:p w14:paraId="52D384AF" w14:textId="77777777" w:rsidR="00AA1210" w:rsidRDefault="00AA1210" w:rsidP="00AA1210">
      <w:pPr>
        <w:ind w:left="1440"/>
      </w:pPr>
      <w:r>
        <w:rPr>
          <w:i/>
        </w:rPr>
        <w:t>Collection_Unit_Number.Number</w:t>
      </w:r>
      <w:r>
        <w:t xml:space="preserve"> for a </w:t>
      </w:r>
      <w:r>
        <w:rPr>
          <w:i/>
        </w:rPr>
        <w:t xml:space="preserve">Collection_Unit_Number </w:t>
      </w:r>
      <w:r>
        <w:t xml:space="preserve">record that is linked to the specimen via </w:t>
      </w:r>
      <w:r>
        <w:rPr>
          <w:i/>
        </w:rPr>
        <w:t>Collection_Unit_Number.Collection_Unit_Key</w:t>
      </w:r>
      <w:r>
        <w:t xml:space="preserve"> = </w:t>
      </w:r>
      <w:r>
        <w:rPr>
          <w:i/>
        </w:rPr>
        <w:t>Specimen_Unit.Collection_Unit_Key</w:t>
      </w:r>
    </w:p>
    <w:p w14:paraId="179615CD" w14:textId="77777777" w:rsidR="0092742D" w:rsidRPr="00CF7093" w:rsidRDefault="0092742D" w:rsidP="00520082">
      <w:pPr>
        <w:numPr>
          <w:ilvl w:val="1"/>
          <w:numId w:val="46"/>
        </w:numPr>
      </w:pPr>
      <w:r>
        <w:lastRenderedPageBreak/>
        <w:t>Preferred Determination</w:t>
      </w:r>
      <w:r w:rsidR="00527CFC">
        <w:t xml:space="preserve">: </w:t>
      </w:r>
      <w:r w:rsidR="00527CFC">
        <w:rPr>
          <w:i/>
        </w:rPr>
        <w:t>string</w:t>
      </w:r>
    </w:p>
    <w:p w14:paraId="73CF2659" w14:textId="77777777" w:rsidR="00CF7093" w:rsidRDefault="00CF7093" w:rsidP="00CF7093">
      <w:pPr>
        <w:ind w:left="1440"/>
      </w:pPr>
      <w:r>
        <w:t xml:space="preserve">If </w:t>
      </w:r>
      <w:r>
        <w:rPr>
          <w:i/>
        </w:rPr>
        <w:t xml:space="preserve">Specimen_Unit.Life_Sciences </w:t>
      </w:r>
      <w:r>
        <w:t xml:space="preserve">= 0 then </w:t>
      </w:r>
      <w:r>
        <w:rPr>
          <w:i/>
        </w:rPr>
        <w:t>Term.Plaintext</w:t>
      </w:r>
      <w:r>
        <w:t xml:space="preserve"> from synonyms of the concept that is identified by </w:t>
      </w:r>
      <w:r>
        <w:rPr>
          <w:i/>
        </w:rPr>
        <w:t>Determination.Concept_Key</w:t>
      </w:r>
      <w:r>
        <w:t xml:space="preserve"> of the determination identified by </w:t>
      </w:r>
      <w:r>
        <w:rPr>
          <w:i/>
        </w:rPr>
        <w:t>Specimen_Unit.Preferred_Determination_Key</w:t>
      </w:r>
      <w:r>
        <w:t>.</w:t>
      </w:r>
    </w:p>
    <w:p w14:paraId="6CFF0C1B" w14:textId="77777777" w:rsidR="00CF7093" w:rsidRPr="006277E9" w:rsidRDefault="00CF7093" w:rsidP="00CF7093">
      <w:pPr>
        <w:ind w:left="1440"/>
      </w:pPr>
      <w:r>
        <w:t xml:space="preserve">Otherwise, </w:t>
      </w:r>
      <w:r w:rsidR="006277E9">
        <w:rPr>
          <w:i/>
        </w:rPr>
        <w:t>Taxon.Item_Name</w:t>
      </w:r>
      <w:r w:rsidR="006277E9">
        <w:t xml:space="preserve"> from synonyms of the list item that is identified by </w:t>
      </w:r>
      <w:r w:rsidR="006277E9">
        <w:rPr>
          <w:i/>
        </w:rPr>
        <w:t xml:space="preserve">Taxon_Determination.Taxon_List_Item_Key </w:t>
      </w:r>
      <w:r w:rsidR="006277E9">
        <w:t xml:space="preserve">of the determination identified by </w:t>
      </w:r>
      <w:r w:rsidR="006277E9">
        <w:rPr>
          <w:i/>
        </w:rPr>
        <w:t>Specimen_Unit.Preferred_Taxon_Determination_Key</w:t>
      </w:r>
    </w:p>
    <w:p w14:paraId="0F8057AE" w14:textId="77777777" w:rsidR="0092742D" w:rsidRPr="00C76F2A" w:rsidRDefault="0092742D" w:rsidP="00520082">
      <w:pPr>
        <w:numPr>
          <w:ilvl w:val="1"/>
          <w:numId w:val="46"/>
        </w:numPr>
      </w:pPr>
      <w:r>
        <w:t>Any Determination</w:t>
      </w:r>
      <w:r w:rsidR="00527CFC">
        <w:t xml:space="preserve">: </w:t>
      </w:r>
      <w:r w:rsidR="00527CFC">
        <w:rPr>
          <w:i/>
        </w:rPr>
        <w:t>string</w:t>
      </w:r>
    </w:p>
    <w:p w14:paraId="49B06908" w14:textId="77777777" w:rsidR="00C76F2A" w:rsidRDefault="00C76F2A" w:rsidP="00A52265">
      <w:pPr>
        <w:ind w:left="1440"/>
      </w:pPr>
      <w:r>
        <w:t xml:space="preserve">If </w:t>
      </w:r>
      <w:r>
        <w:rPr>
          <w:i/>
        </w:rPr>
        <w:t xml:space="preserve">Specimen_Unit.Life_Sciences </w:t>
      </w:r>
      <w:r>
        <w:t xml:space="preserve">= 0 then </w:t>
      </w:r>
      <w:r>
        <w:rPr>
          <w:i/>
        </w:rPr>
        <w:t>Term.Plaintext</w:t>
      </w:r>
      <w:r>
        <w:t xml:space="preserve"> from synonyms of the concept</w:t>
      </w:r>
      <w:r w:rsidR="006B0744">
        <w:t>s</w:t>
      </w:r>
      <w:r>
        <w:t xml:space="preserve"> that </w:t>
      </w:r>
      <w:r w:rsidR="006B0744">
        <w:t xml:space="preserve">are </w:t>
      </w:r>
      <w:r>
        <w:t xml:space="preserve">identified by </w:t>
      </w:r>
      <w:r>
        <w:rPr>
          <w:i/>
        </w:rPr>
        <w:t>Determination.Concept_Key</w:t>
      </w:r>
      <w:r>
        <w:t xml:space="preserve"> of determination</w:t>
      </w:r>
      <w:r w:rsidR="00A52265">
        <w:t xml:space="preserve">s that have </w:t>
      </w:r>
      <w:r w:rsidR="00A52265">
        <w:rPr>
          <w:i/>
        </w:rPr>
        <w:t>Determination.Specimen_Collection_Unit_Key = Specimen_Unit.Collection_Unit_Key</w:t>
      </w:r>
    </w:p>
    <w:p w14:paraId="0FBA21F0" w14:textId="77777777" w:rsidR="00C76F2A" w:rsidRPr="006B0744" w:rsidRDefault="00C76F2A" w:rsidP="00C76F2A">
      <w:pPr>
        <w:ind w:left="1440"/>
      </w:pPr>
      <w:r>
        <w:t xml:space="preserve">Otherwise, </w:t>
      </w:r>
      <w:r>
        <w:rPr>
          <w:i/>
        </w:rPr>
        <w:t>Taxon.Item_Name</w:t>
      </w:r>
      <w:r>
        <w:t xml:space="preserve"> from synonyms of the list item</w:t>
      </w:r>
      <w:r w:rsidR="006B0744">
        <w:t>s</w:t>
      </w:r>
      <w:r>
        <w:t xml:space="preserve"> that </w:t>
      </w:r>
      <w:r w:rsidR="006B0744">
        <w:t xml:space="preserve">are </w:t>
      </w:r>
      <w:r>
        <w:t xml:space="preserve">identified by </w:t>
      </w:r>
      <w:r>
        <w:rPr>
          <w:i/>
        </w:rPr>
        <w:t xml:space="preserve">Taxon_Determination.Taxon_List_Item_Key </w:t>
      </w:r>
      <w:r>
        <w:t>of determination</w:t>
      </w:r>
      <w:r w:rsidR="006B0744">
        <w:t>s</w:t>
      </w:r>
      <w:r>
        <w:t xml:space="preserve"> </w:t>
      </w:r>
      <w:r w:rsidR="006B0744">
        <w:t xml:space="preserve">that have </w:t>
      </w:r>
      <w:r w:rsidR="006B0744">
        <w:rPr>
          <w:i/>
        </w:rPr>
        <w:t>Taxon_Determination.Specimen_Collection_Unit_Key = Specimen_Unit.Collection_Unit_Key</w:t>
      </w:r>
    </w:p>
    <w:p w14:paraId="72B4B958" w14:textId="77777777" w:rsidR="0092742D" w:rsidRPr="0006788C" w:rsidRDefault="0092742D" w:rsidP="00520082">
      <w:pPr>
        <w:numPr>
          <w:ilvl w:val="1"/>
          <w:numId w:val="46"/>
        </w:numPr>
      </w:pPr>
      <w:r>
        <w:t>Determination In Group</w:t>
      </w:r>
      <w:r w:rsidR="00527CFC">
        <w:t xml:space="preserve">: </w:t>
      </w:r>
      <w:r w:rsidR="00527CFC">
        <w:rPr>
          <w:i/>
        </w:rPr>
        <w:t>string</w:t>
      </w:r>
    </w:p>
    <w:p w14:paraId="1A3757E9" w14:textId="77777777" w:rsidR="0006788C" w:rsidRDefault="0006788C" w:rsidP="0006788C">
      <w:pPr>
        <w:ind w:left="1440"/>
      </w:pPr>
      <w:r>
        <w:t xml:space="preserve">If </w:t>
      </w:r>
      <w:r>
        <w:rPr>
          <w:i/>
        </w:rPr>
        <w:t xml:space="preserve">Specimen_Unit.Life_Sciences = </w:t>
      </w:r>
      <w:r>
        <w:t xml:space="preserve">0 then </w:t>
      </w:r>
      <w:r>
        <w:rPr>
          <w:i/>
        </w:rPr>
        <w:t>Term.Plaintext</w:t>
      </w:r>
      <w:r>
        <w:t xml:space="preserve"> for concepts that hierarchically contain a concept linked to a determination of the specimen.</w:t>
      </w:r>
    </w:p>
    <w:p w14:paraId="583451B2" w14:textId="77777777" w:rsidR="0006788C" w:rsidRPr="00B9632C" w:rsidRDefault="0006788C" w:rsidP="0006788C">
      <w:pPr>
        <w:ind w:left="1440"/>
      </w:pPr>
      <w:r>
        <w:t xml:space="preserve">Otherwise, </w:t>
      </w:r>
      <w:r>
        <w:rPr>
          <w:i/>
        </w:rPr>
        <w:t>Taxon.Item_Name</w:t>
      </w:r>
      <w:r>
        <w:t xml:space="preserve"> for </w:t>
      </w:r>
      <w:r w:rsidR="00B9632C">
        <w:t>taxon list items that hierarchically contain list items linked to a life sciences determination (</w:t>
      </w:r>
      <w:r w:rsidR="00B9632C">
        <w:rPr>
          <w:i/>
        </w:rPr>
        <w:t>Taxon_Determination</w:t>
      </w:r>
      <w:r w:rsidR="00B9632C">
        <w:t>) of the specimen.</w:t>
      </w:r>
    </w:p>
    <w:p w14:paraId="6A2F0183" w14:textId="77777777" w:rsidR="00172D25" w:rsidRPr="00172D25" w:rsidRDefault="00172D25" w:rsidP="00172D25">
      <w:pPr>
        <w:numPr>
          <w:ilvl w:val="1"/>
          <w:numId w:val="46"/>
        </w:numPr>
      </w:pPr>
      <w:r w:rsidRPr="00172D25">
        <w:t xml:space="preserve">Determiner: </w:t>
      </w:r>
      <w:r w:rsidRPr="00172D25">
        <w:rPr>
          <w:i/>
        </w:rPr>
        <w:t>string</w:t>
      </w:r>
    </w:p>
    <w:p w14:paraId="2859F55A" w14:textId="77777777" w:rsidR="00172D25" w:rsidRPr="00172D25" w:rsidRDefault="00172D25" w:rsidP="00172D25">
      <w:pPr>
        <w:ind w:left="1440"/>
      </w:pPr>
      <w:r w:rsidRPr="00172D25">
        <w:t xml:space="preserve">The formatted name of an individual identified by </w:t>
      </w:r>
      <w:r w:rsidRPr="00172D25">
        <w:rPr>
          <w:i/>
        </w:rPr>
        <w:t>Determination.Determiner_Name_</w:t>
      </w:r>
      <w:r>
        <w:t>Key for deter</w:t>
      </w:r>
      <w:r w:rsidRPr="00172D25">
        <w:t xml:space="preserve">minations with </w:t>
      </w:r>
      <w:r w:rsidRPr="00172D25">
        <w:rPr>
          <w:i/>
        </w:rPr>
        <w:t>Determination.Specimen_Collection_Unit_Key = Specimen_Unit.Collection_Unit_Key,</w:t>
      </w:r>
      <w:r w:rsidRPr="00172D25">
        <w:t xml:space="preserve"> or by </w:t>
      </w:r>
      <w:r w:rsidRPr="00172D25">
        <w:rPr>
          <w:i/>
        </w:rPr>
        <w:t>Taxon_Determination.Determiner</w:t>
      </w:r>
      <w:r w:rsidRPr="00172D25">
        <w:t xml:space="preserve"> for taxon determinations with </w:t>
      </w:r>
      <w:r w:rsidRPr="00172D25">
        <w:rPr>
          <w:i/>
        </w:rPr>
        <w:t>Taxon_Determination.Specimen_Collection_Unit_Key = Specimen_Unit.Collection_Unit_Key</w:t>
      </w:r>
    </w:p>
    <w:p w14:paraId="1E2653B7" w14:textId="77777777" w:rsidR="0092742D" w:rsidRPr="00BE30C1" w:rsidRDefault="0092742D" w:rsidP="00520082">
      <w:pPr>
        <w:numPr>
          <w:ilvl w:val="1"/>
          <w:numId w:val="46"/>
        </w:numPr>
      </w:pPr>
      <w:r>
        <w:t>Specimen Type</w:t>
      </w:r>
      <w:r w:rsidR="00527CFC">
        <w:t xml:space="preserve">: </w:t>
      </w:r>
      <w:r w:rsidR="00527CFC">
        <w:rPr>
          <w:i/>
        </w:rPr>
        <w:t>string</w:t>
      </w:r>
    </w:p>
    <w:p w14:paraId="3F665B0A" w14:textId="77777777" w:rsidR="00BE30C1" w:rsidRPr="00BE30C1" w:rsidRDefault="00BE30C1" w:rsidP="00BE30C1">
      <w:pPr>
        <w:ind w:left="1440"/>
        <w:rPr>
          <w:i/>
        </w:rPr>
      </w:pPr>
      <w:r>
        <w:rPr>
          <w:i/>
        </w:rPr>
        <w:t>Term.Plaintext</w:t>
      </w:r>
      <w:r>
        <w:t xml:space="preserve"> for synonyms of the concept </w:t>
      </w:r>
      <w:r w:rsidR="00B470D9">
        <w:t xml:space="preserve">that is </w:t>
      </w:r>
      <w:r>
        <w:t xml:space="preserve">identified by </w:t>
      </w:r>
      <w:r w:rsidR="00CB008F">
        <w:t xml:space="preserve">the specimen’s </w:t>
      </w:r>
      <w:r>
        <w:rPr>
          <w:i/>
        </w:rPr>
        <w:t>Specimen_Unit.</w:t>
      </w:r>
      <w:r w:rsidRPr="00BE30C1">
        <w:rPr>
          <w:i/>
        </w:rPr>
        <w:t>Specimen_Type_Concept_Key</w:t>
      </w:r>
    </w:p>
    <w:p w14:paraId="54BF5404" w14:textId="77777777" w:rsidR="0092742D" w:rsidRPr="00BE0288" w:rsidRDefault="0092742D" w:rsidP="00520082">
      <w:pPr>
        <w:numPr>
          <w:ilvl w:val="1"/>
          <w:numId w:val="46"/>
        </w:numPr>
      </w:pPr>
      <w:r>
        <w:t>Specimen Gathering Location</w:t>
      </w:r>
      <w:r w:rsidR="00527CFC">
        <w:t xml:space="preserve">: </w:t>
      </w:r>
      <w:r w:rsidR="00527CFC">
        <w:rPr>
          <w:i/>
        </w:rPr>
        <w:t>string</w:t>
      </w:r>
    </w:p>
    <w:p w14:paraId="4B06FEEF" w14:textId="77777777" w:rsidR="00BE0288" w:rsidRDefault="00BE0288" w:rsidP="00FA4BFF">
      <w:pPr>
        <w:ind w:left="1440"/>
        <w:rPr>
          <w:i/>
        </w:rPr>
      </w:pPr>
      <w:r>
        <w:rPr>
          <w:i/>
        </w:rPr>
        <w:t xml:space="preserve">Location_Name.Item_Name </w:t>
      </w:r>
      <w:r>
        <w:t xml:space="preserve">for locations identified by </w:t>
      </w:r>
      <w:r>
        <w:rPr>
          <w:i/>
        </w:rPr>
        <w:t xml:space="preserve">Sample </w:t>
      </w:r>
      <w:r>
        <w:t>records that are linked to the specimen via an occurrence (</w:t>
      </w:r>
      <w:r>
        <w:rPr>
          <w:i/>
        </w:rPr>
        <w:t>Occurrence</w:t>
      </w:r>
      <w:r>
        <w:t xml:space="preserve"> or </w:t>
      </w:r>
      <w:r>
        <w:rPr>
          <w:i/>
        </w:rPr>
        <w:t>Taxon_Occurrence</w:t>
      </w:r>
      <w:r>
        <w:t xml:space="preserve">) with a </w:t>
      </w:r>
      <w:r>
        <w:rPr>
          <w:i/>
        </w:rPr>
        <w:t xml:space="preserve">Field_Data </w:t>
      </w:r>
      <w:r>
        <w:t xml:space="preserve">record that has </w:t>
      </w:r>
      <w:r w:rsidRPr="00D51ACA">
        <w:rPr>
          <w:i/>
        </w:rPr>
        <w:t>Specimen_Field_Data.Gathering_Event</w:t>
      </w:r>
      <w:r>
        <w:t xml:space="preserve"> = 1 and </w:t>
      </w:r>
      <w:r>
        <w:rPr>
          <w:i/>
        </w:rPr>
        <w:t>Field_Data.Collection_Unit_Key = Specimen_Unit.Collection_Unit_Key</w:t>
      </w:r>
    </w:p>
    <w:p w14:paraId="666EFCBA" w14:textId="77777777" w:rsidR="0043587B" w:rsidRPr="0043587B" w:rsidRDefault="0043587B" w:rsidP="00FA4BFF">
      <w:pPr>
        <w:ind w:left="1440"/>
        <w:rPr>
          <w:b/>
        </w:rPr>
      </w:pPr>
      <w:r w:rsidRPr="0043587B">
        <w:rPr>
          <w:b/>
        </w:rPr>
        <w:lastRenderedPageBreak/>
        <w:t>or</w:t>
      </w:r>
    </w:p>
    <w:p w14:paraId="4AE2469C" w14:textId="77777777" w:rsidR="0043587B" w:rsidRPr="00C84DDD" w:rsidRDefault="00C84DDD" w:rsidP="00FA4BFF">
      <w:pPr>
        <w:ind w:left="1440"/>
      </w:pPr>
      <w:r>
        <w:rPr>
          <w:i/>
        </w:rPr>
        <w:t>Sample.Location_Name</w:t>
      </w:r>
      <w:r>
        <w:t xml:space="preserve"> for the same locations.</w:t>
      </w:r>
    </w:p>
    <w:p w14:paraId="65BB9CBF" w14:textId="77777777" w:rsidR="0092742D" w:rsidRPr="00D51ACA" w:rsidRDefault="0092742D" w:rsidP="00520082">
      <w:pPr>
        <w:numPr>
          <w:ilvl w:val="1"/>
          <w:numId w:val="46"/>
        </w:numPr>
      </w:pPr>
      <w:r>
        <w:t>Specimen Gathering Date</w:t>
      </w:r>
      <w:r w:rsidR="00527CFC">
        <w:t xml:space="preserve">: </w:t>
      </w:r>
      <w:r w:rsidR="00527CFC">
        <w:rPr>
          <w:i/>
        </w:rPr>
        <w:t>vague date</w:t>
      </w:r>
    </w:p>
    <w:p w14:paraId="69792F90" w14:textId="77777777" w:rsidR="00D51ACA" w:rsidRDefault="00D51ACA" w:rsidP="00D51ACA">
      <w:pPr>
        <w:ind w:left="1440"/>
      </w:pPr>
      <w:r>
        <w:t xml:space="preserve">Sample vague date fields for a </w:t>
      </w:r>
      <w:r>
        <w:rPr>
          <w:i/>
        </w:rPr>
        <w:t xml:space="preserve">Sample </w:t>
      </w:r>
      <w:r>
        <w:t>record that is linked to the specimen via an occurrence (</w:t>
      </w:r>
      <w:r>
        <w:rPr>
          <w:i/>
        </w:rPr>
        <w:t>Occurrence</w:t>
      </w:r>
      <w:r>
        <w:t xml:space="preserve"> or </w:t>
      </w:r>
      <w:r>
        <w:rPr>
          <w:i/>
        </w:rPr>
        <w:t>Taxon_Occurrence</w:t>
      </w:r>
      <w:r>
        <w:t xml:space="preserve">) with a </w:t>
      </w:r>
      <w:r>
        <w:rPr>
          <w:i/>
        </w:rPr>
        <w:t xml:space="preserve">Field_Data </w:t>
      </w:r>
      <w:r>
        <w:t xml:space="preserve">record that has </w:t>
      </w:r>
      <w:r w:rsidRPr="00D51ACA">
        <w:rPr>
          <w:i/>
        </w:rPr>
        <w:t>Specimen_Field_Data.Gathering_Event</w:t>
      </w:r>
      <w:r>
        <w:t xml:space="preserve"> = 1 and </w:t>
      </w:r>
      <w:r>
        <w:rPr>
          <w:i/>
        </w:rPr>
        <w:t>Field_Data.Collection_Unit_Key = Specimen_Unit.Collection_Unit_Key</w:t>
      </w:r>
    </w:p>
    <w:p w14:paraId="6922A1E5" w14:textId="77777777" w:rsidR="0092742D" w:rsidRPr="0075541C" w:rsidRDefault="0092742D" w:rsidP="00520082">
      <w:pPr>
        <w:numPr>
          <w:ilvl w:val="1"/>
          <w:numId w:val="46"/>
        </w:numPr>
      </w:pPr>
      <w:r>
        <w:t>Nomenclatural Status</w:t>
      </w:r>
      <w:r w:rsidR="00527CFC">
        <w:t xml:space="preserve">: </w:t>
      </w:r>
      <w:r w:rsidR="00527CFC">
        <w:rPr>
          <w:i/>
        </w:rPr>
        <w:t>string</w:t>
      </w:r>
    </w:p>
    <w:p w14:paraId="70A9AE52" w14:textId="77777777" w:rsidR="0075541C" w:rsidRPr="00A03B0D" w:rsidRDefault="00A03B0D" w:rsidP="008A2826">
      <w:pPr>
        <w:ind w:left="1440"/>
      </w:pPr>
      <w:r>
        <w:rPr>
          <w:i/>
        </w:rPr>
        <w:t>Term.Plaintext</w:t>
      </w:r>
      <w:r>
        <w:t xml:space="preserve"> </w:t>
      </w:r>
      <w:r w:rsidR="008A2826">
        <w:t>of the</w:t>
      </w:r>
      <w:r>
        <w:t xml:space="preserve"> concept identified by </w:t>
      </w:r>
      <w:r>
        <w:rPr>
          <w:i/>
        </w:rPr>
        <w:t>Determination.Nomenclatural_Status_Concept_Key</w:t>
      </w:r>
      <w:r>
        <w:t xml:space="preserve"> for determination records linked to the specimen via </w:t>
      </w:r>
      <w:r>
        <w:rPr>
          <w:i/>
        </w:rPr>
        <w:t>Determination.Specimen_Collection_Unit_Key = Specimen.Collection_Unit_Key</w:t>
      </w:r>
    </w:p>
    <w:p w14:paraId="389181B7" w14:textId="77777777" w:rsidR="0092742D" w:rsidRPr="00FD67A0" w:rsidRDefault="0092742D" w:rsidP="00527CFC">
      <w:pPr>
        <w:numPr>
          <w:ilvl w:val="1"/>
          <w:numId w:val="46"/>
        </w:numPr>
      </w:pPr>
      <w:r>
        <w:t>Observation Location</w:t>
      </w:r>
      <w:r w:rsidR="00527CFC">
        <w:t xml:space="preserve">: </w:t>
      </w:r>
      <w:r w:rsidR="00527CFC">
        <w:rPr>
          <w:i/>
        </w:rPr>
        <w:t>string</w:t>
      </w:r>
    </w:p>
    <w:p w14:paraId="412A221F" w14:textId="77777777" w:rsidR="00FD67A0" w:rsidRDefault="002237EB" w:rsidP="002237EB">
      <w:pPr>
        <w:ind w:left="1440"/>
        <w:rPr>
          <w:i/>
        </w:rPr>
      </w:pPr>
      <w:r>
        <w:rPr>
          <w:i/>
        </w:rPr>
        <w:t>Sample.Location_Name</w:t>
      </w:r>
      <w:r>
        <w:t xml:space="preserve"> for a </w:t>
      </w:r>
      <w:r>
        <w:rPr>
          <w:i/>
        </w:rPr>
        <w:t xml:space="preserve">Sample </w:t>
      </w:r>
      <w:r>
        <w:t>record that is linked to the specimen via an occurrence (</w:t>
      </w:r>
      <w:r>
        <w:rPr>
          <w:i/>
        </w:rPr>
        <w:t>Occurrence</w:t>
      </w:r>
      <w:r>
        <w:t xml:space="preserve"> or </w:t>
      </w:r>
      <w:r>
        <w:rPr>
          <w:i/>
        </w:rPr>
        <w:t>Taxon_Occurrence</w:t>
      </w:r>
      <w:r>
        <w:t xml:space="preserve">) with a </w:t>
      </w:r>
      <w:r>
        <w:rPr>
          <w:i/>
        </w:rPr>
        <w:t xml:space="preserve">Field_Data </w:t>
      </w:r>
      <w:r>
        <w:t xml:space="preserve">record that has </w:t>
      </w:r>
      <w:r>
        <w:rPr>
          <w:i/>
        </w:rPr>
        <w:t>Field_Data.Collection_Unit_Key = Specimen_Unit.Collection_Unit_Key</w:t>
      </w:r>
    </w:p>
    <w:p w14:paraId="086BD489" w14:textId="77777777" w:rsidR="002237EB" w:rsidRDefault="002237EB" w:rsidP="002237EB">
      <w:pPr>
        <w:ind w:left="1440"/>
      </w:pPr>
      <w:r>
        <w:rPr>
          <w:b/>
        </w:rPr>
        <w:t>or</w:t>
      </w:r>
    </w:p>
    <w:p w14:paraId="2BC53402" w14:textId="77777777" w:rsidR="002237EB" w:rsidRPr="002237EB" w:rsidRDefault="002237EB" w:rsidP="002237EB">
      <w:pPr>
        <w:ind w:left="1440"/>
        <w:rPr>
          <w:i/>
        </w:rPr>
      </w:pPr>
      <w:r>
        <w:rPr>
          <w:i/>
        </w:rPr>
        <w:t xml:space="preserve">Metadata.Text </w:t>
      </w:r>
      <w:r>
        <w:t xml:space="preserve">for a </w:t>
      </w:r>
      <w:r>
        <w:rPr>
          <w:i/>
        </w:rPr>
        <w:t xml:space="preserve">Metadata </w:t>
      </w:r>
      <w:r>
        <w:t xml:space="preserve">record that has </w:t>
      </w:r>
      <w:r>
        <w:rPr>
          <w:i/>
        </w:rPr>
        <w:t>Metadata_Type_Key</w:t>
      </w:r>
      <w:r>
        <w:t xml:space="preserve"> equal to '</w:t>
      </w:r>
      <w:r w:rsidRPr="002237EB">
        <w:t>SYSTEM0000000008</w:t>
      </w:r>
      <w:r>
        <w:rPr>
          <w:i/>
        </w:rPr>
        <w:t>'</w:t>
      </w:r>
      <w:r>
        <w:t xml:space="preserve"> (Provenance)</w:t>
      </w:r>
      <w:r>
        <w:rPr>
          <w:i/>
        </w:rPr>
        <w:t xml:space="preserve"> </w:t>
      </w:r>
      <w:r>
        <w:t xml:space="preserve">and that is linked with the specimen by </w:t>
      </w:r>
      <w:r w:rsidRPr="000B3947">
        <w:rPr>
          <w:i/>
        </w:rPr>
        <w:t>Metadata,Record_Key</w:t>
      </w:r>
      <w:r>
        <w:t xml:space="preserve"> = </w:t>
      </w:r>
      <w:r>
        <w:rPr>
          <w:i/>
        </w:rPr>
        <w:t>Specimen_Unit.Collection</w:t>
      </w:r>
      <w:r w:rsidRPr="000B3947">
        <w:rPr>
          <w:i/>
        </w:rPr>
        <w:t>_Unit_Key</w:t>
      </w:r>
    </w:p>
    <w:p w14:paraId="4768F8F5" w14:textId="77777777" w:rsidR="002A23EC" w:rsidRPr="00CB3B20" w:rsidRDefault="002A23EC" w:rsidP="00520082">
      <w:pPr>
        <w:numPr>
          <w:ilvl w:val="1"/>
          <w:numId w:val="46"/>
        </w:numPr>
      </w:pPr>
      <w:r>
        <w:t>Has Multimedia</w:t>
      </w:r>
      <w:r w:rsidR="002901E7">
        <w:t xml:space="preserve">: </w:t>
      </w:r>
      <w:r w:rsidR="002901E7">
        <w:rPr>
          <w:i/>
        </w:rPr>
        <w:t>Boolean</w:t>
      </w:r>
    </w:p>
    <w:p w14:paraId="2123ACBE" w14:textId="77777777" w:rsidR="00CB3B20" w:rsidRPr="00450C0C" w:rsidRDefault="00CB3B20" w:rsidP="00CB3B20">
      <w:pPr>
        <w:ind w:left="1440"/>
      </w:pPr>
      <w:r>
        <w:t xml:space="preserve">True if there exists at least one </w:t>
      </w:r>
      <w:r w:rsidRPr="00600C1E">
        <w:rPr>
          <w:i/>
        </w:rPr>
        <w:t>Source_File</w:t>
      </w:r>
      <w:r>
        <w:t xml:space="preserve"> record that is linked to the specimen via a </w:t>
      </w:r>
      <w:r>
        <w:rPr>
          <w:i/>
        </w:rPr>
        <w:t xml:space="preserve">Source_Join </w:t>
      </w:r>
      <w:r>
        <w:t xml:space="preserve">record that has </w:t>
      </w:r>
      <w:r>
        <w:rPr>
          <w:i/>
        </w:rPr>
        <w:t>Source_Join.Table_Name = 'Specimen_Unit'</w:t>
      </w:r>
      <w:r>
        <w:t xml:space="preserve"> and </w:t>
      </w:r>
      <w:r>
        <w:rPr>
          <w:i/>
        </w:rPr>
        <w:t>Source_Join.Record_Key = Specimen_Unit.Collection_Unit_Key</w:t>
      </w:r>
      <w:r w:rsidR="00450C0C">
        <w:t>; otherwise False</w:t>
      </w:r>
    </w:p>
    <w:p w14:paraId="70A6B16A" w14:textId="77777777" w:rsidR="002901E7" w:rsidRPr="00121332" w:rsidRDefault="002901E7" w:rsidP="00520082">
      <w:pPr>
        <w:numPr>
          <w:ilvl w:val="1"/>
          <w:numId w:val="46"/>
        </w:numPr>
      </w:pPr>
      <w:r>
        <w:t xml:space="preserve">Has Spatial Reference: </w:t>
      </w:r>
      <w:r>
        <w:rPr>
          <w:i/>
        </w:rPr>
        <w:t>Boolean</w:t>
      </w:r>
    </w:p>
    <w:p w14:paraId="45F118C8" w14:textId="77777777" w:rsidR="00121332" w:rsidRPr="00450C0C" w:rsidRDefault="00534D06" w:rsidP="00534D06">
      <w:pPr>
        <w:ind w:left="1440"/>
      </w:pPr>
      <w:r>
        <w:t xml:space="preserve">True if there exists at least one </w:t>
      </w:r>
      <w:r>
        <w:rPr>
          <w:i/>
        </w:rPr>
        <w:t xml:space="preserve">Sample </w:t>
      </w:r>
      <w:r>
        <w:t xml:space="preserve">record with </w:t>
      </w:r>
      <w:r>
        <w:rPr>
          <w:i/>
        </w:rPr>
        <w:t xml:space="preserve">Sample.Spatial_Ref </w:t>
      </w:r>
      <w:r>
        <w:t>not NULL that is linked to the specimen via an occurrence (</w:t>
      </w:r>
      <w:r>
        <w:rPr>
          <w:i/>
        </w:rPr>
        <w:t>Occurrence</w:t>
      </w:r>
      <w:r>
        <w:t xml:space="preserve"> or </w:t>
      </w:r>
      <w:r>
        <w:rPr>
          <w:i/>
        </w:rPr>
        <w:t>Taxon_Occurrence</w:t>
      </w:r>
      <w:r>
        <w:t xml:space="preserve">) with a </w:t>
      </w:r>
      <w:r>
        <w:rPr>
          <w:i/>
        </w:rPr>
        <w:t xml:space="preserve">Field_Data </w:t>
      </w:r>
      <w:r>
        <w:t xml:space="preserve">record that has </w:t>
      </w:r>
      <w:r>
        <w:rPr>
          <w:i/>
        </w:rPr>
        <w:t>Field_Data.Collection_Unit_Key = Specimen_Unit.Collection_Unit_Key</w:t>
      </w:r>
      <w:r w:rsidR="00450C0C">
        <w:t>; otherwise False</w:t>
      </w:r>
    </w:p>
    <w:p w14:paraId="4D509270" w14:textId="77777777" w:rsidR="00527CFC" w:rsidRDefault="007E4E63" w:rsidP="00520082">
      <w:pPr>
        <w:numPr>
          <w:ilvl w:val="1"/>
          <w:numId w:val="46"/>
        </w:numPr>
      </w:pPr>
      <w:r w:rsidRPr="00812253">
        <w:rPr>
          <w:i/>
        </w:rPr>
        <w:t>Metadata_Type.Item_Name</w:t>
      </w:r>
      <w:r>
        <w:t xml:space="preserve">: </w:t>
      </w:r>
      <w:r>
        <w:rPr>
          <w:i/>
        </w:rPr>
        <w:t>string</w:t>
      </w:r>
      <w:r>
        <w:t>, for each record in Metadata_Type with Table_Name = ‘Specimen’</w:t>
      </w:r>
    </w:p>
    <w:p w14:paraId="270EAE1A" w14:textId="77777777" w:rsidR="005324FF" w:rsidRDefault="005324FF" w:rsidP="005324FF">
      <w:pPr>
        <w:ind w:left="1440"/>
      </w:pPr>
      <w:r>
        <w:rPr>
          <w:i/>
        </w:rPr>
        <w:t>Metadata.Text</w:t>
      </w:r>
      <w:r>
        <w:t xml:space="preserve"> for a </w:t>
      </w:r>
      <w:r>
        <w:rPr>
          <w:i/>
        </w:rPr>
        <w:t xml:space="preserve">Metadata </w:t>
      </w:r>
      <w:r>
        <w:t xml:space="preserve">record that has </w:t>
      </w:r>
      <w:r>
        <w:rPr>
          <w:i/>
        </w:rPr>
        <w:t>Metadata_Type_Key</w:t>
      </w:r>
      <w:r>
        <w:t xml:space="preserve"> equal to </w:t>
      </w:r>
      <w:r>
        <w:rPr>
          <w:i/>
        </w:rPr>
        <w:t xml:space="preserve">Metadata_Type.Metadata_Type_Key </w:t>
      </w:r>
      <w:r>
        <w:t xml:space="preserve">for the selected property and that is linked with the specimen by </w:t>
      </w:r>
      <w:r w:rsidRPr="000B3947">
        <w:rPr>
          <w:i/>
        </w:rPr>
        <w:t>Metadata,Record_Key</w:t>
      </w:r>
      <w:r>
        <w:t xml:space="preserve"> = </w:t>
      </w:r>
      <w:r>
        <w:rPr>
          <w:i/>
        </w:rPr>
        <w:t>Specimen_Unit.</w:t>
      </w:r>
      <w:r w:rsidR="00534D06">
        <w:rPr>
          <w:i/>
        </w:rPr>
        <w:t>Collection</w:t>
      </w:r>
      <w:r w:rsidRPr="000B3947">
        <w:rPr>
          <w:i/>
        </w:rPr>
        <w:t>_Unit_Key</w:t>
      </w:r>
    </w:p>
    <w:p w14:paraId="2B5605C4" w14:textId="7F0AF134" w:rsidR="007921F4" w:rsidRDefault="007921F4" w:rsidP="00CC1ED3">
      <w:pPr>
        <w:numPr>
          <w:ilvl w:val="1"/>
          <w:numId w:val="46"/>
        </w:numPr>
      </w:pPr>
      <w:r>
        <w:lastRenderedPageBreak/>
        <w:t>Geographic Area: string</w:t>
      </w:r>
    </w:p>
    <w:p w14:paraId="387B718A" w14:textId="66827923" w:rsidR="00E70250" w:rsidRDefault="002E0D6E" w:rsidP="00CC1ED3">
      <w:pPr>
        <w:ind w:left="1440"/>
        <w:rPr>
          <w:ins w:id="579" w:author="Andrew Kemp" w:date="2017-09-12T16:36:00Z"/>
        </w:rPr>
      </w:pPr>
      <w:hyperlink w:anchor="_Concept" w:history="1">
        <w:r w:rsidR="009525AB" w:rsidRPr="007B09A4">
          <w:rPr>
            <w:rStyle w:val="Hyperlink"/>
            <w:rFonts w:asciiTheme="minorHAnsi" w:hAnsiTheme="minorHAnsi"/>
          </w:rPr>
          <w:t>Concept</w:t>
        </w:r>
      </w:hyperlink>
      <w:r w:rsidR="009525AB">
        <w:t>.Published_Term</w:t>
      </w:r>
      <w:r w:rsidR="004D0F68">
        <w:t xml:space="preserve"> for a Concept record that is associated with the specimen’s field data (concept determined via </w:t>
      </w:r>
      <w:hyperlink w:anchor="_Survey_Event_Geo_Area" w:history="1">
        <w:r w:rsidR="004D0F68" w:rsidRPr="00964847">
          <w:rPr>
            <w:rStyle w:val="Hyperlink"/>
            <w:rFonts w:asciiTheme="minorHAnsi" w:hAnsiTheme="minorHAnsi"/>
          </w:rPr>
          <w:t>Survey_Event_Geo_</w:t>
        </w:r>
        <w:r w:rsidR="004D0F68">
          <w:rPr>
            <w:rStyle w:val="Hyperlink"/>
            <w:rFonts w:asciiTheme="minorHAnsi" w:hAnsiTheme="minorHAnsi"/>
          </w:rPr>
          <w:t>A</w:t>
        </w:r>
        <w:r w:rsidR="004D0F68" w:rsidRPr="00964847">
          <w:rPr>
            <w:rStyle w:val="Hyperlink"/>
            <w:rFonts w:asciiTheme="minorHAnsi" w:hAnsiTheme="minorHAnsi"/>
          </w:rPr>
          <w:t>rea</w:t>
        </w:r>
      </w:hyperlink>
      <w:r w:rsidR="004D0F68">
        <w:t>.Concept_Key)</w:t>
      </w:r>
      <w:r w:rsidR="00B56979">
        <w:t xml:space="preserve">. Includes </w:t>
      </w:r>
      <w:hyperlink w:anchor="_Concept" w:history="1">
        <w:r w:rsidR="00E70250" w:rsidRPr="0092448D">
          <w:rPr>
            <w:rStyle w:val="Hyperlink"/>
            <w:rFonts w:asciiTheme="minorHAnsi" w:hAnsiTheme="minorHAnsi"/>
          </w:rPr>
          <w:t>Concept</w:t>
        </w:r>
      </w:hyperlink>
      <w:r w:rsidR="00E70250">
        <w:t>. Published_Term for Concepts which share a Meaning_Key with a Concept associated with a specimen’s field data – i.e Synonyms.</w:t>
      </w:r>
      <w:r w:rsidR="000E0EDC">
        <w:t xml:space="preserve"> Includes hierarchically nested </w:t>
      </w:r>
      <w:r w:rsidR="00AF1B5F">
        <w:t>concepts of</w:t>
      </w:r>
      <w:r w:rsidR="000E0EDC">
        <w:t xml:space="preserve"> the concept (and synonyms of these)).</w:t>
      </w:r>
    </w:p>
    <w:p w14:paraId="5AECE97C" w14:textId="77777777" w:rsidR="002B0BCC" w:rsidRPr="009E71EF" w:rsidRDefault="002B0BCC" w:rsidP="002B0BCC">
      <w:pPr>
        <w:numPr>
          <w:ilvl w:val="1"/>
          <w:numId w:val="46"/>
        </w:numPr>
        <w:rPr>
          <w:ins w:id="580" w:author="Andrew Kemp" w:date="2017-09-12T16:36:00Z"/>
        </w:rPr>
      </w:pPr>
      <w:ins w:id="581" w:author="Andrew Kemp" w:date="2017-09-12T16:36:00Z">
        <w:r>
          <w:t xml:space="preserve">Checked: </w:t>
        </w:r>
        <w:r>
          <w:rPr>
            <w:i/>
          </w:rPr>
          <w:t>Boolean</w:t>
        </w:r>
      </w:ins>
    </w:p>
    <w:p w14:paraId="4DC60FFD" w14:textId="77777777" w:rsidR="002B0BCC" w:rsidRPr="009E71EF" w:rsidRDefault="002B0BCC" w:rsidP="002B0BCC">
      <w:pPr>
        <w:ind w:left="1440"/>
        <w:rPr>
          <w:ins w:id="582" w:author="Andrew Kemp" w:date="2017-09-12T16:36:00Z"/>
        </w:rPr>
      </w:pPr>
      <w:ins w:id="583" w:author="Andrew Kemp" w:date="2017-09-12T16:36:00Z">
        <w:r>
          <w:rPr>
            <w:i/>
          </w:rPr>
          <w:t>Specimen_Unit.Checked</w:t>
        </w:r>
        <w:r>
          <w:t xml:space="preserve"> for the specimen</w:t>
        </w:r>
      </w:ins>
    </w:p>
    <w:p w14:paraId="426043DD" w14:textId="77777777" w:rsidR="002B0BCC" w:rsidRPr="009E71EF" w:rsidRDefault="002B0BCC" w:rsidP="002B0BCC">
      <w:pPr>
        <w:numPr>
          <w:ilvl w:val="1"/>
          <w:numId w:val="46"/>
        </w:numPr>
        <w:rPr>
          <w:ins w:id="584" w:author="Andrew Kemp" w:date="2017-09-12T16:36:00Z"/>
        </w:rPr>
      </w:pPr>
      <w:ins w:id="585" w:author="Andrew Kemp" w:date="2017-09-12T16:36:00Z">
        <w:r>
          <w:t xml:space="preserve">Confidential: </w:t>
        </w:r>
        <w:r>
          <w:rPr>
            <w:i/>
          </w:rPr>
          <w:t>Boolean</w:t>
        </w:r>
      </w:ins>
    </w:p>
    <w:p w14:paraId="02183ECB" w14:textId="77777777" w:rsidR="002B0BCC" w:rsidRPr="009E71EF" w:rsidRDefault="002B0BCC" w:rsidP="002B0BCC">
      <w:pPr>
        <w:ind w:left="1440"/>
        <w:rPr>
          <w:ins w:id="586" w:author="Andrew Kemp" w:date="2017-09-12T16:36:00Z"/>
        </w:rPr>
      </w:pPr>
      <w:ins w:id="587" w:author="Andrew Kemp" w:date="2017-09-12T16:36:00Z">
        <w:r>
          <w:rPr>
            <w:i/>
          </w:rPr>
          <w:t>Specimen_Unit.Confidential</w:t>
        </w:r>
        <w:r>
          <w:t xml:space="preserve"> for the specimen</w:t>
        </w:r>
      </w:ins>
    </w:p>
    <w:p w14:paraId="772DAC7D" w14:textId="77777777" w:rsidR="002B0BCC" w:rsidRPr="009E71EF" w:rsidRDefault="002B0BCC" w:rsidP="002B0BCC">
      <w:pPr>
        <w:numPr>
          <w:ilvl w:val="1"/>
          <w:numId w:val="46"/>
        </w:numPr>
        <w:rPr>
          <w:ins w:id="588" w:author="Andrew Kemp" w:date="2017-09-12T16:36:00Z"/>
        </w:rPr>
      </w:pPr>
      <w:ins w:id="589" w:author="Andrew Kemp" w:date="2017-09-12T16:36:00Z">
        <w:r>
          <w:t xml:space="preserve">Dangerous: </w:t>
        </w:r>
        <w:r>
          <w:rPr>
            <w:i/>
          </w:rPr>
          <w:t>Boolean</w:t>
        </w:r>
      </w:ins>
    </w:p>
    <w:p w14:paraId="2E3F20D7" w14:textId="77777777" w:rsidR="002B0BCC" w:rsidRPr="009E71EF" w:rsidRDefault="002B0BCC" w:rsidP="002B0BCC">
      <w:pPr>
        <w:ind w:left="1440"/>
        <w:rPr>
          <w:ins w:id="590" w:author="Andrew Kemp" w:date="2017-09-12T16:36:00Z"/>
        </w:rPr>
      </w:pPr>
      <w:ins w:id="591" w:author="Andrew Kemp" w:date="2017-09-12T16:36:00Z">
        <w:r>
          <w:rPr>
            <w:i/>
          </w:rPr>
          <w:t>Specimen_Unit.Dangerous</w:t>
        </w:r>
        <w:r>
          <w:t xml:space="preserve"> for the specimen</w:t>
        </w:r>
      </w:ins>
    </w:p>
    <w:p w14:paraId="46DB9206" w14:textId="77777777" w:rsidR="002B0BCC" w:rsidRPr="009E71EF" w:rsidRDefault="002B0BCC" w:rsidP="002B0BCC">
      <w:pPr>
        <w:numPr>
          <w:ilvl w:val="1"/>
          <w:numId w:val="46"/>
        </w:numPr>
        <w:rPr>
          <w:ins w:id="592" w:author="Andrew Kemp" w:date="2017-09-12T16:36:00Z"/>
        </w:rPr>
      </w:pPr>
      <w:ins w:id="593" w:author="Andrew Kemp" w:date="2017-09-12T16:36:00Z">
        <w:r>
          <w:t xml:space="preserve">Internal Use: </w:t>
        </w:r>
        <w:r>
          <w:rPr>
            <w:i/>
          </w:rPr>
          <w:t>Boolean</w:t>
        </w:r>
      </w:ins>
    </w:p>
    <w:p w14:paraId="707DD9AD" w14:textId="77777777" w:rsidR="002B0BCC" w:rsidRPr="009E71EF" w:rsidRDefault="002B0BCC" w:rsidP="002B0BCC">
      <w:pPr>
        <w:ind w:left="1440"/>
        <w:rPr>
          <w:ins w:id="594" w:author="Andrew Kemp" w:date="2017-09-12T16:36:00Z"/>
        </w:rPr>
      </w:pPr>
      <w:ins w:id="595" w:author="Andrew Kemp" w:date="2017-09-12T16:36:00Z">
        <w:r>
          <w:rPr>
            <w:i/>
          </w:rPr>
          <w:t>Specimen_Unit.InternalUse</w:t>
        </w:r>
        <w:r>
          <w:t xml:space="preserve"> for the specimen</w:t>
        </w:r>
      </w:ins>
    </w:p>
    <w:p w14:paraId="2714B876" w14:textId="77777777" w:rsidR="002B0BCC" w:rsidRPr="009E71EF" w:rsidRDefault="002B0BCC" w:rsidP="002B0BCC">
      <w:pPr>
        <w:numPr>
          <w:ilvl w:val="1"/>
          <w:numId w:val="46"/>
        </w:numPr>
        <w:rPr>
          <w:ins w:id="596" w:author="Andrew Kemp" w:date="2017-09-12T16:36:00Z"/>
        </w:rPr>
      </w:pPr>
      <w:ins w:id="597" w:author="Andrew Kemp" w:date="2017-09-12T16:36:00Z">
        <w:r>
          <w:t xml:space="preserve">Web Use: </w:t>
        </w:r>
        <w:r>
          <w:rPr>
            <w:i/>
          </w:rPr>
          <w:t>Boolean</w:t>
        </w:r>
      </w:ins>
    </w:p>
    <w:p w14:paraId="7F221E2F" w14:textId="3DE56FF2" w:rsidR="002B0BCC" w:rsidRDefault="002B0BCC" w:rsidP="002B0BCC">
      <w:pPr>
        <w:ind w:left="1440"/>
      </w:pPr>
      <w:ins w:id="598" w:author="Andrew Kemp" w:date="2017-09-12T16:36:00Z">
        <w:r>
          <w:rPr>
            <w:i/>
          </w:rPr>
          <w:t>Specimen_Unit.Publish_To_Web</w:t>
        </w:r>
        <w:r>
          <w:t xml:space="preserve"> for the specimen</w:t>
        </w:r>
      </w:ins>
    </w:p>
    <w:p w14:paraId="7939E5FF" w14:textId="77777777" w:rsidR="0092742D" w:rsidRDefault="00622455" w:rsidP="00520082">
      <w:pPr>
        <w:numPr>
          <w:ilvl w:val="0"/>
          <w:numId w:val="46"/>
        </w:numPr>
      </w:pPr>
      <w:r>
        <w:t xml:space="preserve">Specimen </w:t>
      </w:r>
      <w:r w:rsidR="0092742D">
        <w:t>Measurements</w:t>
      </w:r>
      <w:r w:rsidR="005E6951">
        <w:t xml:space="preserve"> (select all specimens with matching measurements in </w:t>
      </w:r>
      <w:r w:rsidR="005E6951">
        <w:rPr>
          <w:i/>
        </w:rPr>
        <w:t>Collection_Unit_Data</w:t>
      </w:r>
      <w:r w:rsidR="005E6951">
        <w:t>)</w:t>
      </w:r>
    </w:p>
    <w:p w14:paraId="3D395D93" w14:textId="77777777" w:rsidR="0092742D" w:rsidRPr="002E7ADF" w:rsidRDefault="00966BA5" w:rsidP="00520082">
      <w:pPr>
        <w:numPr>
          <w:ilvl w:val="1"/>
          <w:numId w:val="46"/>
        </w:numPr>
      </w:pPr>
      <w:r>
        <w:t>Applies To</w:t>
      </w:r>
      <w:r w:rsidR="005A3BDC">
        <w:t xml:space="preserve">: </w:t>
      </w:r>
      <w:r w:rsidR="005A3BDC">
        <w:rPr>
          <w:i/>
        </w:rPr>
        <w:t>string</w:t>
      </w:r>
    </w:p>
    <w:p w14:paraId="5CC7A6A5" w14:textId="77777777" w:rsidR="002E7ADF" w:rsidRPr="009A6AE0" w:rsidRDefault="002E7ADF" w:rsidP="002E7ADF">
      <w:pPr>
        <w:ind w:left="1440"/>
      </w:pPr>
      <w:r>
        <w:rPr>
          <w:i/>
        </w:rPr>
        <w:t>Collection_Unit_Data.Applies_To</w:t>
      </w:r>
    </w:p>
    <w:p w14:paraId="7250E466" w14:textId="77777777" w:rsidR="00966BA5" w:rsidRPr="008F2CD5" w:rsidRDefault="00966BA5" w:rsidP="00520082">
      <w:pPr>
        <w:numPr>
          <w:ilvl w:val="1"/>
          <w:numId w:val="46"/>
        </w:numPr>
      </w:pPr>
      <w:r>
        <w:t>Parameter</w:t>
      </w:r>
      <w:r w:rsidR="005A3BDC">
        <w:t xml:space="preserve">: </w:t>
      </w:r>
      <w:r w:rsidR="005A3BDC">
        <w:rPr>
          <w:i/>
        </w:rPr>
        <w:t>string</w:t>
      </w:r>
    </w:p>
    <w:p w14:paraId="245722CE" w14:textId="77777777" w:rsidR="008F2CD5" w:rsidRPr="008F2CD5" w:rsidRDefault="008F2CD5" w:rsidP="008F2CD5">
      <w:pPr>
        <w:ind w:left="1440"/>
        <w:rPr>
          <w:i/>
        </w:rPr>
      </w:pPr>
      <w:r>
        <w:rPr>
          <w:i/>
        </w:rPr>
        <w:t>Term.Plaintext</w:t>
      </w:r>
      <w:r>
        <w:t xml:space="preserve"> for synonyms of the concept identified by </w:t>
      </w:r>
      <w:r>
        <w:rPr>
          <w:i/>
        </w:rPr>
        <w:t>Collection_Unit_Data.Parameter_Concept_Key</w:t>
      </w:r>
    </w:p>
    <w:p w14:paraId="3DDEF527" w14:textId="77777777" w:rsidR="00966BA5" w:rsidRPr="008F2CD5" w:rsidRDefault="00966BA5" w:rsidP="00520082">
      <w:pPr>
        <w:numPr>
          <w:ilvl w:val="1"/>
          <w:numId w:val="46"/>
        </w:numPr>
      </w:pPr>
      <w:r>
        <w:t>Value</w:t>
      </w:r>
      <w:r w:rsidR="005A3BDC">
        <w:t xml:space="preserve">: </w:t>
      </w:r>
      <w:r w:rsidR="005A3BDC">
        <w:rPr>
          <w:i/>
        </w:rPr>
        <w:t>measurement value</w:t>
      </w:r>
    </w:p>
    <w:p w14:paraId="2D6FBB7A" w14:textId="77777777" w:rsidR="008F2CD5" w:rsidRDefault="008F2CD5" w:rsidP="008F2CD5">
      <w:pPr>
        <w:ind w:left="1440"/>
        <w:rPr>
          <w:i/>
        </w:rPr>
      </w:pPr>
      <w:r>
        <w:rPr>
          <w:i/>
        </w:rPr>
        <w:t>Collection_Unit_Data.Lower_Value</w:t>
      </w:r>
    </w:p>
    <w:p w14:paraId="3277F6C9" w14:textId="77777777" w:rsidR="009A1051" w:rsidRDefault="009A1051" w:rsidP="009A1051">
      <w:pPr>
        <w:pStyle w:val="Heading4"/>
      </w:pPr>
      <w:bookmarkStart w:id="599" w:name="_Ref276721265"/>
      <w:bookmarkStart w:id="600" w:name="_Toc292878938"/>
      <w:r>
        <w:t>Specimen Finder Query File Format</w:t>
      </w:r>
      <w:bookmarkEnd w:id="599"/>
      <w:bookmarkEnd w:id="600"/>
    </w:p>
    <w:p w14:paraId="3F435117" w14:textId="77777777" w:rsidR="009A1051" w:rsidRDefault="00AA2148" w:rsidP="009A1051">
      <w:r>
        <w:t>Specimen finder query files are XML, con</w:t>
      </w:r>
      <w:r w:rsidR="001B52D4">
        <w:t xml:space="preserve">forming to the following schema; each child of the &lt;specimenFinder&gt; element represents a single criterion in the </w:t>
      </w:r>
      <w:r w:rsidR="001B52D4">
        <w:fldChar w:fldCharType="begin"/>
      </w:r>
      <w:r w:rsidR="001B52D4">
        <w:instrText xml:space="preserve"> REF _Ref276720967 \h </w:instrText>
      </w:r>
      <w:r w:rsidR="001B52D4">
        <w:fldChar w:fldCharType="separate"/>
      </w:r>
      <w:r w:rsidR="001B52D4">
        <w:t>specimen finder criteria selection frame</w:t>
      </w:r>
      <w:r w:rsidR="001B52D4">
        <w:fldChar w:fldCharType="end"/>
      </w:r>
      <w:r w:rsidR="001B52D4">
        <w:t>.</w:t>
      </w:r>
    </w:p>
    <w:p w14:paraId="148AB18E"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&lt;?</w:t>
      </w:r>
      <w:r w:rsidRPr="00A104CD">
        <w:rPr>
          <w:rFonts w:ascii="Courier New" w:eastAsia="Batang" w:hAnsi="Courier New" w:cs="Courier New"/>
          <w:noProof/>
          <w:color w:val="A31515"/>
          <w:sz w:val="16"/>
          <w:szCs w:val="16"/>
          <w:lang w:val="de-DE" w:eastAsia="en-GB"/>
        </w:rPr>
        <w:t>xml</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version</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1.0</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encoding</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utf-8</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27CA5207"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&lt;</w:t>
      </w:r>
      <w:r w:rsidRPr="00A104CD">
        <w:rPr>
          <w:rFonts w:ascii="Courier New" w:eastAsia="Batang" w:hAnsi="Courier New" w:cs="Courier New"/>
          <w:noProof/>
          <w:color w:val="A31515"/>
          <w:sz w:val="16"/>
          <w:szCs w:val="16"/>
          <w:lang w:val="de-DE" w:eastAsia="en-GB"/>
        </w:rPr>
        <w:t>xs:schema</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xmlns:xs</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http://www.w3.org/2001/XMLSchema</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17B9AE49"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p>
    <w:p w14:paraId="495FF4E5"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xs:element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specimenFinder</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type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SpecimenFinder</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0142CEE2"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p>
    <w:p w14:paraId="7B0777D5"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xs:complexType</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SpecimenFinder</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688D2E5F"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xs:choice</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maxOccurs</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unbounded</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0B38F1F8"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xs:element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location</w:t>
      </w:r>
      <w:r w:rsidRPr="00A104CD">
        <w:rPr>
          <w:rFonts w:ascii="Courier New" w:eastAsia="Batang" w:hAnsi="Courier New" w:cs="Courier New"/>
          <w:noProof/>
          <w:sz w:val="16"/>
          <w:szCs w:val="16"/>
          <w:lang w:val="de-DE" w:eastAsia="en-GB"/>
        </w:rPr>
        <w:t>"</w:t>
      </w:r>
      <w:r w:rsidR="00F45744"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type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Record</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22A76973"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xs:element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concept</w:t>
      </w:r>
      <w:r w:rsidRPr="00A104CD">
        <w:rPr>
          <w:rFonts w:ascii="Courier New" w:eastAsia="Batang" w:hAnsi="Courier New" w:cs="Courier New"/>
          <w:noProof/>
          <w:sz w:val="16"/>
          <w:szCs w:val="16"/>
          <w:lang w:val="de-DE" w:eastAsia="en-GB"/>
        </w:rPr>
        <w:t>"</w:t>
      </w:r>
      <w:r w:rsidR="00F45744" w:rsidRPr="00A104CD">
        <w:rPr>
          <w:rFonts w:ascii="Courier New" w:eastAsia="Batang" w:hAnsi="Courier New" w:cs="Courier New"/>
          <w:noProof/>
          <w:sz w:val="16"/>
          <w:szCs w:val="16"/>
          <w:lang w:val="de-DE" w:eastAsia="en-GB"/>
        </w:rPr>
        <w:t xml:space="preserve">    </w:t>
      </w:r>
      <w:r w:rsidRPr="00A104CD">
        <w:rPr>
          <w:rFonts w:ascii="Courier New" w:eastAsia="Batang" w:hAnsi="Courier New" w:cs="Courier New"/>
          <w:noProof/>
          <w:color w:val="FF0000"/>
          <w:sz w:val="16"/>
          <w:szCs w:val="16"/>
          <w:lang w:val="de-DE" w:eastAsia="en-GB"/>
        </w:rPr>
        <w:t>type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Record</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0B8516A8"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lastRenderedPageBreak/>
        <w:tab/>
      </w: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xs:element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name</w:t>
      </w:r>
      <w:r w:rsidRPr="00A104CD">
        <w:rPr>
          <w:rFonts w:ascii="Courier New" w:eastAsia="Batang" w:hAnsi="Courier New" w:cs="Courier New"/>
          <w:noProof/>
          <w:sz w:val="16"/>
          <w:szCs w:val="16"/>
          <w:lang w:val="de-DE" w:eastAsia="en-GB"/>
        </w:rPr>
        <w:t>"</w:t>
      </w:r>
      <w:r w:rsidR="00F45744" w:rsidRPr="00A104CD">
        <w:rPr>
          <w:rFonts w:ascii="Courier New" w:eastAsia="Batang" w:hAnsi="Courier New" w:cs="Courier New"/>
          <w:noProof/>
          <w:sz w:val="16"/>
          <w:szCs w:val="16"/>
          <w:lang w:val="de-DE" w:eastAsia="en-GB"/>
        </w:rPr>
        <w:t xml:space="preserve">       </w:t>
      </w:r>
      <w:r w:rsidRPr="00A104CD">
        <w:rPr>
          <w:rFonts w:ascii="Courier New" w:eastAsia="Batang" w:hAnsi="Courier New" w:cs="Courier New"/>
          <w:noProof/>
          <w:color w:val="FF0000"/>
          <w:sz w:val="16"/>
          <w:szCs w:val="16"/>
          <w:lang w:val="de-DE" w:eastAsia="en-GB"/>
        </w:rPr>
        <w:t>type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Record</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0BC2CF26"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de-DE" w:eastAsia="en-GB"/>
        </w:rPr>
      </w:pP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t>&lt;</w:t>
      </w:r>
      <w:r w:rsidRPr="00A104CD">
        <w:rPr>
          <w:rFonts w:ascii="Courier New" w:eastAsia="Batang" w:hAnsi="Courier New" w:cs="Courier New"/>
          <w:noProof/>
          <w:color w:val="A31515"/>
          <w:sz w:val="16"/>
          <w:szCs w:val="16"/>
          <w:lang w:val="de-DE" w:eastAsia="en-GB"/>
        </w:rPr>
        <w:t>xs:element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name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collection</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 xml:space="preserve"> </w:t>
      </w:r>
      <w:r w:rsidRPr="00A104CD">
        <w:rPr>
          <w:rFonts w:ascii="Courier New" w:eastAsia="Batang" w:hAnsi="Courier New" w:cs="Courier New"/>
          <w:noProof/>
          <w:color w:val="FF0000"/>
          <w:sz w:val="16"/>
          <w:szCs w:val="16"/>
          <w:lang w:val="de-DE" w:eastAsia="en-GB"/>
        </w:rPr>
        <w:t>type</w:t>
      </w:r>
      <w:r w:rsidRPr="00A104CD">
        <w:rPr>
          <w:rFonts w:ascii="Courier New" w:eastAsia="Batang" w:hAnsi="Courier New" w:cs="Courier New"/>
          <w:noProof/>
          <w:color w:val="0000FF"/>
          <w:sz w:val="16"/>
          <w:szCs w:val="16"/>
          <w:lang w:val="de-DE" w:eastAsia="en-GB"/>
        </w:rPr>
        <w:t>=</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Record</w:t>
      </w:r>
      <w:r w:rsidRPr="00A104CD">
        <w:rPr>
          <w:rFonts w:ascii="Courier New" w:eastAsia="Batang" w:hAnsi="Courier New" w:cs="Courier New"/>
          <w:noProof/>
          <w:sz w:val="16"/>
          <w:szCs w:val="16"/>
          <w:lang w:val="de-DE" w:eastAsia="en-GB"/>
        </w:rPr>
        <w:t>"</w:t>
      </w:r>
      <w:r w:rsidRPr="00A104CD">
        <w:rPr>
          <w:rFonts w:ascii="Courier New" w:eastAsia="Batang" w:hAnsi="Courier New" w:cs="Courier New"/>
          <w:noProof/>
          <w:color w:val="0000FF"/>
          <w:sz w:val="16"/>
          <w:szCs w:val="16"/>
          <w:lang w:val="de-DE" w:eastAsia="en-GB"/>
        </w:rPr>
        <w:t>/&gt;</w:t>
      </w:r>
    </w:p>
    <w:p w14:paraId="4B91AD69"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r>
      <w:r w:rsidRPr="00A104CD">
        <w:rPr>
          <w:rFonts w:ascii="Courier New" w:eastAsia="Batang" w:hAnsi="Courier New" w:cs="Courier New"/>
          <w:noProof/>
          <w:color w:val="0000FF"/>
          <w:sz w:val="16"/>
          <w:szCs w:val="16"/>
          <w:lang w:val="de-DE" w:eastAsia="en-GB"/>
        </w:rPr>
        <w:tab/>
      </w:r>
      <w:r w:rsidRPr="0067391A">
        <w:rPr>
          <w:rFonts w:ascii="Courier New" w:eastAsia="Batang" w:hAnsi="Courier New" w:cs="Courier New"/>
          <w:noProof/>
          <w:color w:val="0000FF"/>
          <w:sz w:val="16"/>
          <w:szCs w:val="16"/>
          <w:lang w:eastAsia="en-GB"/>
        </w:rPr>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survey</w:t>
      </w:r>
      <w:r w:rsidR="00F45744">
        <w:rPr>
          <w:rFonts w:ascii="Courier New" w:eastAsia="Batang" w:hAnsi="Courier New" w:cs="Courier New"/>
          <w:noProo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2EB66F5C"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movement</w:t>
      </w:r>
      <w:r w:rsidRPr="0067391A">
        <w:rPr>
          <w:rFonts w:ascii="Courier New" w:eastAsia="Batang" w:hAnsi="Courier New" w:cs="Courier New"/>
          <w:noProof/>
          <w:sz w:val="16"/>
          <w:szCs w:val="16"/>
          <w:lang w:eastAsia="en-GB"/>
        </w:rPr>
        <w:t>"</w:t>
      </w:r>
      <w:r w:rsidR="00F45744">
        <w:rPr>
          <w:rFonts w:ascii="Courier New" w:eastAsia="Batang" w:hAnsi="Courier New" w:cs="Courier New"/>
          <w:noProo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27DAEA93"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store</w:t>
      </w:r>
      <w:r w:rsidRPr="0067391A">
        <w:rPr>
          <w:rFonts w:ascii="Courier New" w:eastAsia="Batang" w:hAnsi="Courier New" w:cs="Courier New"/>
          <w:noProof/>
          <w:sz w:val="16"/>
          <w:szCs w:val="16"/>
          <w:lang w:eastAsia="en-GB"/>
        </w:rPr>
        <w:t>"</w:t>
      </w:r>
      <w:r w:rsidR="00F45744">
        <w:rPr>
          <w:rFonts w:ascii="Courier New" w:eastAsia="Batang" w:hAnsi="Courier New" w:cs="Courier New"/>
          <w:noProo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1465CE31"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expression</w:t>
      </w:r>
      <w:r w:rsidRPr="0067391A">
        <w:rPr>
          <w:rFonts w:ascii="Courier New" w:eastAsia="Batang" w:hAnsi="Courier New" w:cs="Courier New"/>
          <w:noProof/>
          <w:sz w:val="16"/>
          <w:szCs w:val="16"/>
          <w:lang w:eastAsia="en-GB"/>
        </w:rPr>
        <w:t>"</w:t>
      </w:r>
      <w:r w:rsidR="00F45744">
        <w:rPr>
          <w:rFonts w:ascii="Courier New" w:eastAsia="Batang" w:hAnsi="Courier New" w:cs="Courier New"/>
          <w:noProo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Expression</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20A3D78A"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specimens</w:t>
      </w:r>
      <w:r w:rsidRPr="0067391A">
        <w:rPr>
          <w:rFonts w:ascii="Courier New" w:eastAsia="Batang" w:hAnsi="Courier New" w:cs="Courier New"/>
          <w:noProof/>
          <w:sz w:val="16"/>
          <w:szCs w:val="16"/>
          <w:lang w:eastAsia="en-GB"/>
        </w:rPr>
        <w:t>"</w:t>
      </w:r>
      <w:r w:rsidR="00F45744">
        <w:rPr>
          <w:rFonts w:ascii="Courier New" w:eastAsia="Batang" w:hAnsi="Courier New" w:cs="Courier New"/>
          <w:noProo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RecordList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48908347"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xs:choice</w:t>
      </w:r>
      <w:r w:rsidRPr="0067391A">
        <w:rPr>
          <w:rFonts w:ascii="Courier New" w:eastAsia="Batang" w:hAnsi="Courier New" w:cs="Courier New"/>
          <w:noProof/>
          <w:color w:val="0000FF"/>
          <w:sz w:val="16"/>
          <w:szCs w:val="16"/>
          <w:lang w:eastAsia="en-GB"/>
        </w:rPr>
        <w:t>&gt;</w:t>
      </w:r>
    </w:p>
    <w:p w14:paraId="6B0912D5"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&gt;</w:t>
      </w:r>
    </w:p>
    <w:p w14:paraId="56245FA0"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p>
    <w:p w14:paraId="4C756CD8"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4FDD6DA3"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key</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use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required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7CC3F7E1"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&gt;</w:t>
      </w:r>
    </w:p>
    <w:p w14:paraId="050961A3"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p>
    <w:p w14:paraId="53F35719"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Expression</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39612C5B"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group</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PropertyGroup</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use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required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5FEF6377"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property</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use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required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7DC7C636"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operator</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use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required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740BFABA"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operand2</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use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required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0A9EAE2E"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xs:attribute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operand3</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048CD0E3"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&gt;</w:t>
      </w:r>
    </w:p>
    <w:p w14:paraId="29365475"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p>
    <w:p w14:paraId="2452C4A1"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xs:simpleType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PropertyGroup</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164E09D7"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xs:restriction</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base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4ADC3D2B"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xs:enumeration</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value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collection</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7E238012"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xs:enumeration</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value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specimen</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32F5307F"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xs:enumeration</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value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measurement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035238A7"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xs:restriction</w:t>
      </w:r>
      <w:r w:rsidRPr="0067391A">
        <w:rPr>
          <w:rFonts w:ascii="Courier New" w:eastAsia="Batang" w:hAnsi="Courier New" w:cs="Courier New"/>
          <w:noProof/>
          <w:color w:val="0000FF"/>
          <w:sz w:val="16"/>
          <w:szCs w:val="16"/>
          <w:lang w:eastAsia="en-GB"/>
        </w:rPr>
        <w:t>&gt;</w:t>
      </w:r>
    </w:p>
    <w:p w14:paraId="04542135"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xs:simpleType</w:t>
      </w:r>
      <w:r w:rsidRPr="0067391A">
        <w:rPr>
          <w:rFonts w:ascii="Courier New" w:eastAsia="Batang" w:hAnsi="Courier New" w:cs="Courier New"/>
          <w:noProof/>
          <w:color w:val="0000FF"/>
          <w:sz w:val="16"/>
          <w:szCs w:val="16"/>
          <w:lang w:eastAsia="en-GB"/>
        </w:rPr>
        <w:t>&gt;</w:t>
      </w:r>
    </w:p>
    <w:p w14:paraId="2A8AAD1F"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p>
    <w:p w14:paraId="252057F2"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xs:complexType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RecordList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64DA9366"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xs:sequence</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maxOccurs</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unbounded</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3055A641" w14:textId="77777777" w:rsidR="0067391A" w:rsidRPr="0067391A" w:rsidRDefault="0067391A" w:rsidP="0067391A">
      <w:pPr>
        <w:autoSpaceDE w:val="0"/>
        <w:autoSpaceDN w:val="0"/>
        <w:adjustRightInd w:val="0"/>
        <w:spacing w:after="0"/>
        <w:rPr>
          <w:rFonts w:ascii="Courier New" w:eastAsia="Batang" w:hAnsi="Courier New" w:cs="Courier New"/>
          <w:noProof/>
          <w:color w:val="0000FF"/>
          <w:sz w:val="16"/>
          <w:szCs w:val="16"/>
          <w:lang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t>&lt;</w:t>
      </w:r>
      <w:r w:rsidRPr="0067391A">
        <w:rPr>
          <w:rFonts w:ascii="Courier New" w:eastAsia="Batang" w:hAnsi="Courier New" w:cs="Courier New"/>
          <w:noProof/>
          <w:color w:val="A31515"/>
          <w:sz w:val="16"/>
          <w:szCs w:val="16"/>
          <w:lang w:eastAsia="en-GB"/>
        </w:rPr>
        <w:t>xs:element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name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key</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 xml:space="preserve"> </w:t>
      </w:r>
      <w:r w:rsidRPr="0067391A">
        <w:rPr>
          <w:rFonts w:ascii="Courier New" w:eastAsia="Batang" w:hAnsi="Courier New" w:cs="Courier New"/>
          <w:noProof/>
          <w:color w:val="FF0000"/>
          <w:sz w:val="16"/>
          <w:szCs w:val="16"/>
          <w:lang w:eastAsia="en-GB"/>
        </w:rPr>
        <w:t>type</w:t>
      </w:r>
      <w:r w:rsidRPr="0067391A">
        <w:rPr>
          <w:rFonts w:ascii="Courier New" w:eastAsia="Batang" w:hAnsi="Courier New" w:cs="Courier New"/>
          <w:noProof/>
          <w:color w:val="0000FF"/>
          <w:sz w:val="16"/>
          <w:szCs w:val="16"/>
          <w:lang w:eastAsia="en-GB"/>
        </w:rPr>
        <w:t>=</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xs:string</w:t>
      </w:r>
      <w:r w:rsidRPr="0067391A">
        <w:rPr>
          <w:rFonts w:ascii="Courier New" w:eastAsia="Batang" w:hAnsi="Courier New" w:cs="Courier New"/>
          <w:noProof/>
          <w:sz w:val="16"/>
          <w:szCs w:val="16"/>
          <w:lang w:eastAsia="en-GB"/>
        </w:rPr>
        <w:t>"</w:t>
      </w:r>
      <w:r w:rsidRPr="0067391A">
        <w:rPr>
          <w:rFonts w:ascii="Courier New" w:eastAsia="Batang" w:hAnsi="Courier New" w:cs="Courier New"/>
          <w:noProof/>
          <w:color w:val="0000FF"/>
          <w:sz w:val="16"/>
          <w:szCs w:val="16"/>
          <w:lang w:eastAsia="en-GB"/>
        </w:rPr>
        <w:t>/&gt;</w:t>
      </w:r>
    </w:p>
    <w:p w14:paraId="60D7E6E0"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fr-FR" w:eastAsia="en-GB"/>
        </w:rPr>
      </w:pPr>
      <w:r w:rsidRPr="0067391A">
        <w:rPr>
          <w:rFonts w:ascii="Courier New" w:eastAsia="Batang" w:hAnsi="Courier New" w:cs="Courier New"/>
          <w:noProof/>
          <w:color w:val="0000FF"/>
          <w:sz w:val="16"/>
          <w:szCs w:val="16"/>
          <w:lang w:eastAsia="en-GB"/>
        </w:rPr>
        <w:tab/>
      </w:r>
      <w:r w:rsidRPr="0067391A">
        <w:rPr>
          <w:rFonts w:ascii="Courier New" w:eastAsia="Batang" w:hAnsi="Courier New" w:cs="Courier New"/>
          <w:noProof/>
          <w:color w:val="0000FF"/>
          <w:sz w:val="16"/>
          <w:szCs w:val="16"/>
          <w:lang w:eastAsia="en-GB"/>
        </w:rPr>
        <w:tab/>
      </w:r>
      <w:r w:rsidRPr="00A104CD">
        <w:rPr>
          <w:rFonts w:ascii="Courier New" w:eastAsia="Batang" w:hAnsi="Courier New" w:cs="Courier New"/>
          <w:noProof/>
          <w:color w:val="0000FF"/>
          <w:sz w:val="16"/>
          <w:szCs w:val="16"/>
          <w:lang w:val="fr-FR" w:eastAsia="en-GB"/>
        </w:rPr>
        <w:t>&lt;/</w:t>
      </w:r>
      <w:r w:rsidRPr="00A104CD">
        <w:rPr>
          <w:rFonts w:ascii="Courier New" w:eastAsia="Batang" w:hAnsi="Courier New" w:cs="Courier New"/>
          <w:noProof/>
          <w:color w:val="A31515"/>
          <w:sz w:val="16"/>
          <w:szCs w:val="16"/>
          <w:lang w:val="fr-FR" w:eastAsia="en-GB"/>
        </w:rPr>
        <w:t>xs:sequence</w:t>
      </w:r>
      <w:r w:rsidRPr="00A104CD">
        <w:rPr>
          <w:rFonts w:ascii="Courier New" w:eastAsia="Batang" w:hAnsi="Courier New" w:cs="Courier New"/>
          <w:noProof/>
          <w:color w:val="0000FF"/>
          <w:sz w:val="16"/>
          <w:szCs w:val="16"/>
          <w:lang w:val="fr-FR" w:eastAsia="en-GB"/>
        </w:rPr>
        <w:t>&gt;</w:t>
      </w:r>
    </w:p>
    <w:p w14:paraId="55C1025B"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fr-FR" w:eastAsia="en-GB"/>
        </w:rPr>
      </w:pPr>
      <w:r w:rsidRPr="00A104CD">
        <w:rPr>
          <w:rFonts w:ascii="Courier New" w:eastAsia="Batang" w:hAnsi="Courier New" w:cs="Courier New"/>
          <w:noProof/>
          <w:color w:val="0000FF"/>
          <w:sz w:val="16"/>
          <w:szCs w:val="16"/>
          <w:lang w:val="fr-FR" w:eastAsia="en-GB"/>
        </w:rPr>
        <w:tab/>
        <w:t>&lt;/</w:t>
      </w:r>
      <w:r w:rsidRPr="00A104CD">
        <w:rPr>
          <w:rFonts w:ascii="Courier New" w:eastAsia="Batang" w:hAnsi="Courier New" w:cs="Courier New"/>
          <w:noProof/>
          <w:color w:val="A31515"/>
          <w:sz w:val="16"/>
          <w:szCs w:val="16"/>
          <w:lang w:val="fr-FR" w:eastAsia="en-GB"/>
        </w:rPr>
        <w:t>xs:complexType</w:t>
      </w:r>
      <w:r w:rsidRPr="00A104CD">
        <w:rPr>
          <w:rFonts w:ascii="Courier New" w:eastAsia="Batang" w:hAnsi="Courier New" w:cs="Courier New"/>
          <w:noProof/>
          <w:color w:val="0000FF"/>
          <w:sz w:val="16"/>
          <w:szCs w:val="16"/>
          <w:lang w:val="fr-FR" w:eastAsia="en-GB"/>
        </w:rPr>
        <w:t>&gt;</w:t>
      </w:r>
    </w:p>
    <w:p w14:paraId="688434DF" w14:textId="77777777" w:rsidR="0067391A" w:rsidRPr="00A104CD" w:rsidRDefault="0067391A" w:rsidP="0067391A">
      <w:pPr>
        <w:autoSpaceDE w:val="0"/>
        <w:autoSpaceDN w:val="0"/>
        <w:adjustRightInd w:val="0"/>
        <w:spacing w:after="0"/>
        <w:rPr>
          <w:rFonts w:ascii="Courier New" w:eastAsia="Batang" w:hAnsi="Courier New" w:cs="Courier New"/>
          <w:noProof/>
          <w:color w:val="0000FF"/>
          <w:sz w:val="16"/>
          <w:szCs w:val="16"/>
          <w:lang w:val="fr-FR" w:eastAsia="en-GB"/>
        </w:rPr>
      </w:pPr>
    </w:p>
    <w:p w14:paraId="32ED4AB8" w14:textId="77777777" w:rsidR="0092742D" w:rsidRPr="00A104CD" w:rsidRDefault="0067391A" w:rsidP="0092742D">
      <w:pPr>
        <w:rPr>
          <w:lang w:val="fr-FR"/>
        </w:rPr>
      </w:pPr>
      <w:r w:rsidRPr="00A104CD">
        <w:rPr>
          <w:rFonts w:ascii="Courier New" w:eastAsia="Batang" w:hAnsi="Courier New" w:cs="Courier New"/>
          <w:noProof/>
          <w:color w:val="0000FF"/>
          <w:sz w:val="16"/>
          <w:szCs w:val="16"/>
          <w:lang w:val="fr-FR" w:eastAsia="en-GB"/>
        </w:rPr>
        <w:t>&lt;/</w:t>
      </w:r>
      <w:r w:rsidRPr="00A104CD">
        <w:rPr>
          <w:rFonts w:ascii="Courier New" w:eastAsia="Batang" w:hAnsi="Courier New" w:cs="Courier New"/>
          <w:noProof/>
          <w:color w:val="A31515"/>
          <w:sz w:val="16"/>
          <w:szCs w:val="16"/>
          <w:lang w:val="fr-FR" w:eastAsia="en-GB"/>
        </w:rPr>
        <w:t>xs:schema</w:t>
      </w:r>
      <w:r w:rsidRPr="00A104CD">
        <w:rPr>
          <w:rFonts w:ascii="Courier New" w:eastAsia="Batang" w:hAnsi="Courier New" w:cs="Courier New"/>
          <w:noProof/>
          <w:color w:val="0000FF"/>
          <w:sz w:val="16"/>
          <w:szCs w:val="16"/>
          <w:lang w:val="fr-FR" w:eastAsia="en-GB"/>
        </w:rPr>
        <w:t>&gt;</w:t>
      </w:r>
    </w:p>
    <w:p w14:paraId="54584A69" w14:textId="77777777" w:rsidR="00757870" w:rsidRDefault="00757870" w:rsidP="00840903">
      <w:pPr>
        <w:pStyle w:val="Heading3"/>
      </w:pPr>
      <w:bookmarkStart w:id="601" w:name="_Toc292878939"/>
      <w:r>
        <w:t>Recorder Changes</w:t>
      </w:r>
      <w:bookmarkEnd w:id="601"/>
    </w:p>
    <w:p w14:paraId="5A2B889E" w14:textId="77777777" w:rsidR="00B07425" w:rsidRDefault="00B07425" w:rsidP="00840903">
      <w:pPr>
        <w:pStyle w:val="Heading4"/>
      </w:pPr>
      <w:bookmarkStart w:id="602" w:name="_Toc292878940"/>
      <w:r>
        <w:t>General Functionality Changes</w:t>
      </w:r>
      <w:bookmarkEnd w:id="602"/>
    </w:p>
    <w:p w14:paraId="5324F382" w14:textId="77777777" w:rsidR="00B07425" w:rsidRDefault="00B07425" w:rsidP="00B07425">
      <w:pPr>
        <w:pStyle w:val="NormalIndent"/>
      </w:pPr>
      <w:r>
        <w:t>The following functional changes are made to the Recorder core product:</w:t>
      </w:r>
    </w:p>
    <w:p w14:paraId="4B9EA176" w14:textId="77777777" w:rsidR="00B07425" w:rsidRDefault="00B07425" w:rsidP="00B07425">
      <w:pPr>
        <w:pStyle w:val="NormalIndent"/>
        <w:numPr>
          <w:ilvl w:val="0"/>
          <w:numId w:val="13"/>
        </w:numPr>
      </w:pPr>
      <w:r>
        <w:t xml:space="preserve">The Postcode field (Names &amp; Addresses screen Address tab) is replaced with a non-masked control entitled Postal/Zip code.  The contents are free text (currently, the Postcode field contents are masked to the format of a </w:t>
      </w:r>
      <w:smartTag w:uri="urn:schemas-microsoft-com:office:smarttags" w:element="place">
        <w:smartTag w:uri="urn:schemas-microsoft-com:office:smarttags" w:element="country-region">
          <w:r>
            <w:t>UK</w:t>
          </w:r>
        </w:smartTag>
      </w:smartTag>
      <w:r>
        <w:t xml:space="preserve"> postcode).</w:t>
      </w:r>
    </w:p>
    <w:p w14:paraId="1FA5008A" w14:textId="77777777" w:rsidR="00B07425" w:rsidRDefault="00C3601A" w:rsidP="00B07425">
      <w:pPr>
        <w:pStyle w:val="NormalIndent"/>
        <w:numPr>
          <w:ilvl w:val="0"/>
          <w:numId w:val="13"/>
        </w:numPr>
      </w:pPr>
      <w:r>
        <w:t>When the user uses the Return Data function to access the map, then the functionality is enhanced to allow for the ability to maintain multiple base maps as follows:</w:t>
      </w:r>
    </w:p>
    <w:p w14:paraId="18126B5A" w14:textId="77777777" w:rsidR="00C62C7B" w:rsidRPr="00C62C7B" w:rsidRDefault="00C62C7B" w:rsidP="00C62C7B">
      <w:pPr>
        <w:pStyle w:val="NormalIndent"/>
        <w:numPr>
          <w:ilvl w:val="0"/>
          <w:numId w:val="14"/>
        </w:numPr>
      </w:pPr>
      <w:r>
        <w:t>T</w:t>
      </w:r>
      <w:r w:rsidRPr="00C62C7B">
        <w:t>he Return Data function to access the map lets the user select which map to use from a dropdown menu, if several maps have been initialised.</w:t>
      </w:r>
    </w:p>
    <w:p w14:paraId="15AD1E89" w14:textId="77777777" w:rsidR="00C3601A" w:rsidRDefault="00C62C7B" w:rsidP="003305AA">
      <w:pPr>
        <w:pStyle w:val="NormalIndent"/>
        <w:ind w:left="2088"/>
      </w:pPr>
      <w:r>
        <w:t xml:space="preserve">If the user clicks directly on the button, rather than select from the drop down list, then </w:t>
      </w:r>
      <w:r w:rsidR="003305AA">
        <w:t>opens the default map.</w:t>
      </w:r>
    </w:p>
    <w:p w14:paraId="2D792225" w14:textId="77777777" w:rsidR="00804D2A" w:rsidRPr="00B07425" w:rsidRDefault="00804D2A" w:rsidP="00804D2A">
      <w:pPr>
        <w:pStyle w:val="NormalIndent"/>
      </w:pPr>
      <w:r>
        <w:t>In addition, the following functionality changes are made.</w:t>
      </w:r>
    </w:p>
    <w:p w14:paraId="1B1FBE02" w14:textId="77777777" w:rsidR="00757870" w:rsidRDefault="00757870" w:rsidP="00840903">
      <w:pPr>
        <w:pStyle w:val="Heading4"/>
      </w:pPr>
      <w:bookmarkStart w:id="603" w:name="_Toc292878941"/>
      <w:r>
        <w:lastRenderedPageBreak/>
        <w:t>Map Screen</w:t>
      </w:r>
      <w:bookmarkEnd w:id="603"/>
    </w:p>
    <w:p w14:paraId="2BC92107" w14:textId="764D6C9B" w:rsidR="00B07425" w:rsidRPr="00B07425" w:rsidRDefault="005550DB" w:rsidP="00B07425">
      <w:pPr>
        <w:jc w:val="center"/>
      </w:pPr>
      <w:r w:rsidRPr="00B07425">
        <w:rPr>
          <w:noProof/>
          <w:lang w:eastAsia="en-GB"/>
        </w:rPr>
        <w:drawing>
          <wp:inline distT="0" distB="0" distL="0" distR="0" wp14:anchorId="787C8585" wp14:editId="41D3D2DE">
            <wp:extent cx="5267325" cy="33813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14:paraId="5E04DC43" w14:textId="77777777" w:rsidR="00B07425" w:rsidRDefault="00B07425" w:rsidP="00F01D1E">
      <w:pPr>
        <w:pStyle w:val="NormalIndent"/>
      </w:pPr>
      <w:r>
        <w:t xml:space="preserve">The Map screen functionality is described in the Recorder TSD.  The Collections Module makes </w:t>
      </w:r>
      <w:r w:rsidR="00F01D1E">
        <w:t>3</w:t>
      </w:r>
      <w:r>
        <w:t xml:space="preserve"> enhancements to the existing functionality:</w:t>
      </w:r>
    </w:p>
    <w:p w14:paraId="7B82E48E" w14:textId="77777777" w:rsidR="00B07425" w:rsidRDefault="00B07425" w:rsidP="00B07425">
      <w:pPr>
        <w:pStyle w:val="NormalIndent"/>
        <w:numPr>
          <w:ilvl w:val="0"/>
          <w:numId w:val="12"/>
        </w:numPr>
      </w:pPr>
      <w:r>
        <w:t>Addition of the Active Map combo box.  This combo box allows the user to select from the available base maps that have been initialised on the system.  The combo box is not visible if only one base map has been initialised.  The enhancement is made to the core Recorder product.</w:t>
      </w:r>
    </w:p>
    <w:p w14:paraId="67872334" w14:textId="77777777" w:rsidR="00B07425" w:rsidRDefault="00B07425" w:rsidP="00B07425">
      <w:pPr>
        <w:pStyle w:val="NormalIndent"/>
        <w:numPr>
          <w:ilvl w:val="0"/>
          <w:numId w:val="12"/>
        </w:numPr>
      </w:pPr>
      <w:r>
        <w:t xml:space="preserve">Ability to accept drag and drop of collections, specimen or term records.  This creates a distribution set based on the field data for the specimens.  If a collection is dropped, then the distribution set created lists all the field observations for the specimens in the collection.  If a term is dropped, then the distribution set created lists all the occurrences whose preferred determination is that term.  The core Recorder product is enhanced to provide new interfaces allowing addins to interpret dropped datasets into distribution points (IMapDropFormat and IMapPoint).  An addin is written that performs the conversion for colelctions and specimens data to distribution points. </w:t>
      </w:r>
    </w:p>
    <w:p w14:paraId="465E7967" w14:textId="77777777" w:rsidR="00F01D1E" w:rsidRDefault="00F01D1E" w:rsidP="00B07425">
      <w:pPr>
        <w:pStyle w:val="NormalIndent"/>
        <w:numPr>
          <w:ilvl w:val="0"/>
          <w:numId w:val="12"/>
        </w:numPr>
      </w:pPr>
      <w:r>
        <w:t>Addition of the Map Browser screen, allowing the user to navigate map layers and objects across each base map.</w:t>
      </w:r>
    </w:p>
    <w:p w14:paraId="31643365" w14:textId="77777777" w:rsidR="00757870" w:rsidRDefault="00757870" w:rsidP="00840903">
      <w:pPr>
        <w:pStyle w:val="Heading4"/>
      </w:pPr>
      <w:bookmarkStart w:id="604" w:name="_Toc292878942"/>
      <w:r>
        <w:t>Map Options Screen</w:t>
      </w:r>
      <w:bookmarkEnd w:id="604"/>
    </w:p>
    <w:p w14:paraId="6C146E66" w14:textId="77777777" w:rsidR="00C3601A" w:rsidRPr="00C3601A" w:rsidRDefault="00C3601A" w:rsidP="00C3601A">
      <w:pPr>
        <w:pStyle w:val="NormalIndent"/>
      </w:pPr>
      <w:r>
        <w:t>The Base Maps tab is replaced with an Enabled Maps tab as described below.  The Distribution Symbols and Map Layers tabs remain as in existing Recorder with the addition of a Map combo box.  This allows the user to select which of the initialised base maps to edit the distribution symbols or map layers for.  In both cases, the Map combo box is absent if only one base map has been initialised.</w:t>
      </w:r>
    </w:p>
    <w:p w14:paraId="66DC2E8C" w14:textId="3234754A" w:rsidR="00C3601A" w:rsidRPr="004C1889" w:rsidRDefault="005550DB" w:rsidP="00757870">
      <w:r w:rsidRPr="004C1889">
        <w:rPr>
          <w:noProof/>
          <w:lang w:eastAsia="en-GB"/>
        </w:rPr>
        <w:lastRenderedPageBreak/>
        <w:drawing>
          <wp:inline distT="0" distB="0" distL="0" distR="0" wp14:anchorId="5C1B40B7" wp14:editId="108DFD20">
            <wp:extent cx="4772025" cy="3800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72025" cy="3800475"/>
                    </a:xfrm>
                    <a:prstGeom prst="rect">
                      <a:avLst/>
                    </a:prstGeom>
                    <a:noFill/>
                    <a:ln>
                      <a:noFill/>
                    </a:ln>
                  </pic:spPr>
                </pic:pic>
              </a:graphicData>
            </a:graphic>
          </wp:inline>
        </w:drawing>
      </w:r>
    </w:p>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C3601A" w14:paraId="205DB414" w14:textId="77777777">
        <w:tc>
          <w:tcPr>
            <w:tcW w:w="8730" w:type="dxa"/>
            <w:gridSpan w:val="3"/>
            <w:tcBorders>
              <w:top w:val="single" w:sz="12" w:space="0" w:color="auto"/>
              <w:left w:val="single" w:sz="12" w:space="0" w:color="auto"/>
              <w:bottom w:val="single" w:sz="12" w:space="0" w:color="auto"/>
              <w:right w:val="single" w:sz="12" w:space="0" w:color="auto"/>
            </w:tcBorders>
          </w:tcPr>
          <w:p w14:paraId="27F2957D" w14:textId="77777777" w:rsidR="00C3601A" w:rsidRDefault="00C3601A" w:rsidP="0036686F">
            <w:pPr>
              <w:pStyle w:val="TableTitle"/>
            </w:pPr>
            <w:r>
              <w:t>Window Controls for Enabled Layers tab</w:t>
            </w:r>
          </w:p>
        </w:tc>
      </w:tr>
      <w:tr w:rsidR="00C3601A" w14:paraId="68F1733F" w14:textId="77777777">
        <w:trPr>
          <w:cantSplit/>
        </w:trPr>
        <w:tc>
          <w:tcPr>
            <w:tcW w:w="1890" w:type="dxa"/>
            <w:tcBorders>
              <w:top w:val="single" w:sz="6" w:space="0" w:color="auto"/>
              <w:left w:val="single" w:sz="6" w:space="0" w:color="auto"/>
              <w:bottom w:val="single" w:sz="6" w:space="0" w:color="auto"/>
            </w:tcBorders>
          </w:tcPr>
          <w:p w14:paraId="45D22AAC" w14:textId="77777777" w:rsidR="00C3601A" w:rsidRDefault="00C3601A" w:rsidP="0036686F">
            <w:pPr>
              <w:pStyle w:val="TableColumnTitles"/>
              <w:keepNext/>
            </w:pPr>
            <w:r>
              <w:t>Name</w:t>
            </w:r>
          </w:p>
        </w:tc>
        <w:tc>
          <w:tcPr>
            <w:tcW w:w="1620" w:type="dxa"/>
            <w:tcBorders>
              <w:top w:val="single" w:sz="6" w:space="0" w:color="auto"/>
              <w:bottom w:val="single" w:sz="6" w:space="0" w:color="auto"/>
            </w:tcBorders>
          </w:tcPr>
          <w:p w14:paraId="2ABBE64C" w14:textId="77777777" w:rsidR="00C3601A" w:rsidRDefault="00C3601A" w:rsidP="0036686F">
            <w:pPr>
              <w:pStyle w:val="TableColumnTitles"/>
              <w:keepNext/>
            </w:pPr>
            <w:r>
              <w:t>Type</w:t>
            </w:r>
          </w:p>
        </w:tc>
        <w:tc>
          <w:tcPr>
            <w:tcW w:w="5220" w:type="dxa"/>
            <w:tcBorders>
              <w:top w:val="single" w:sz="6" w:space="0" w:color="auto"/>
              <w:bottom w:val="single" w:sz="6" w:space="0" w:color="auto"/>
              <w:right w:val="single" w:sz="6" w:space="0" w:color="auto"/>
            </w:tcBorders>
          </w:tcPr>
          <w:p w14:paraId="057EB4F9" w14:textId="77777777" w:rsidR="00C3601A" w:rsidRDefault="00C3601A" w:rsidP="0036686F">
            <w:pPr>
              <w:pStyle w:val="TableColumnTitles"/>
              <w:keepNext/>
            </w:pPr>
            <w:r>
              <w:rPr>
                <w:i/>
              </w:rPr>
              <w:t>Attribute</w:t>
            </w:r>
            <w:r>
              <w:t xml:space="preserve"> Action</w:t>
            </w:r>
          </w:p>
        </w:tc>
      </w:tr>
      <w:tr w:rsidR="00C3601A" w14:paraId="347A5A8A" w14:textId="77777777">
        <w:trPr>
          <w:cantSplit/>
        </w:trPr>
        <w:tc>
          <w:tcPr>
            <w:tcW w:w="1890" w:type="dxa"/>
            <w:tcBorders>
              <w:top w:val="single" w:sz="6" w:space="0" w:color="auto"/>
              <w:left w:val="single" w:sz="6" w:space="0" w:color="auto"/>
              <w:bottom w:val="single" w:sz="6" w:space="0" w:color="auto"/>
            </w:tcBorders>
          </w:tcPr>
          <w:p w14:paraId="11DF19F9" w14:textId="77777777" w:rsidR="00C3601A" w:rsidRPr="00C3601A" w:rsidRDefault="00C3601A" w:rsidP="0036686F">
            <w:pPr>
              <w:pStyle w:val="TableRow"/>
              <w:rPr>
                <w:rFonts w:eastAsia="SimSun"/>
                <w:lang w:eastAsia="zh-SG"/>
              </w:rPr>
            </w:pPr>
            <w:r>
              <w:rPr>
                <w:rFonts w:eastAsia="SimSun" w:hint="eastAsia"/>
                <w:lang w:eastAsia="zh-SG"/>
              </w:rPr>
              <w:t>sgMaps</w:t>
            </w:r>
          </w:p>
        </w:tc>
        <w:tc>
          <w:tcPr>
            <w:tcW w:w="1620" w:type="dxa"/>
            <w:tcBorders>
              <w:top w:val="single" w:sz="6" w:space="0" w:color="auto"/>
              <w:bottom w:val="single" w:sz="6" w:space="0" w:color="auto"/>
            </w:tcBorders>
          </w:tcPr>
          <w:p w14:paraId="36F41004" w14:textId="77777777" w:rsidR="00C3601A" w:rsidRPr="00C3601A" w:rsidRDefault="00C3601A" w:rsidP="0036686F">
            <w:pPr>
              <w:pStyle w:val="TableRow"/>
              <w:rPr>
                <w:rFonts w:eastAsia="SimSun"/>
                <w:lang w:eastAsia="zh-SG"/>
              </w:rPr>
            </w:pPr>
            <w:r>
              <w:rPr>
                <w:rFonts w:eastAsia="SimSun"/>
                <w:lang w:eastAsia="zh-SG"/>
              </w:rPr>
              <w:t>TStringGrid</w:t>
            </w:r>
          </w:p>
        </w:tc>
        <w:tc>
          <w:tcPr>
            <w:tcW w:w="5220" w:type="dxa"/>
            <w:tcBorders>
              <w:top w:val="single" w:sz="6" w:space="0" w:color="auto"/>
              <w:bottom w:val="single" w:sz="6" w:space="0" w:color="auto"/>
              <w:right w:val="single" w:sz="6" w:space="0" w:color="auto"/>
            </w:tcBorders>
          </w:tcPr>
          <w:p w14:paraId="4C1749E3" w14:textId="77777777" w:rsidR="00C3601A" w:rsidRPr="00576A8B" w:rsidRDefault="00576A8B" w:rsidP="0036686F">
            <w:pPr>
              <w:pStyle w:val="TableRow"/>
              <w:rPr>
                <w:rFonts w:eastAsia="SimSun"/>
                <w:lang w:eastAsia="zh-SG"/>
              </w:rPr>
            </w:pPr>
            <w:r>
              <w:rPr>
                <w:rFonts w:eastAsia="SimSun" w:hint="eastAsia"/>
                <w:lang w:eastAsia="zh-SG"/>
              </w:rPr>
              <w:t>Displays and allows editing of a list o</w:t>
            </w:r>
            <w:r w:rsidR="004C1889">
              <w:rPr>
                <w:rFonts w:eastAsia="SimSun" w:hint="eastAsia"/>
                <w:lang w:eastAsia="zh-SG"/>
              </w:rPr>
              <w:t xml:space="preserve">f the base maps initialised.   </w:t>
            </w:r>
            <w:r w:rsidR="004C1889">
              <w:rPr>
                <w:rFonts w:eastAsia="SimSun"/>
                <w:lang w:eastAsia="zh-SG"/>
              </w:rPr>
              <w:t>4</w:t>
            </w:r>
            <w:r>
              <w:rPr>
                <w:rFonts w:eastAsia="SimSun" w:hint="eastAsia"/>
                <w:lang w:eastAsia="zh-SG"/>
              </w:rPr>
              <w:t xml:space="preserve"> columns, Default (a check-box indicating which map is the default), </w:t>
            </w:r>
            <w:r w:rsidR="004C1889">
              <w:rPr>
                <w:rFonts w:eastAsia="SimSun"/>
                <w:lang w:eastAsia="zh-SG"/>
              </w:rPr>
              <w:t xml:space="preserve">Initialised (a column displaying a green icon if the user has reset this base map, or a red icon if they have not), </w:t>
            </w:r>
            <w:r>
              <w:rPr>
                <w:rFonts w:eastAsia="SimSun" w:hint="eastAsia"/>
                <w:lang w:eastAsia="zh-SG"/>
              </w:rPr>
              <w:t>Display Name (free text, caption displayed in menus for the map) and Base Map (combo box, populated with available base map formats in the user</w:t>
            </w:r>
            <w:r>
              <w:rPr>
                <w:rFonts w:eastAsia="SimSun"/>
                <w:lang w:eastAsia="zh-SG"/>
              </w:rPr>
              <w:t>’</w:t>
            </w:r>
            <w:r>
              <w:rPr>
                <w:rFonts w:eastAsia="SimSun" w:hint="eastAsia"/>
                <w:lang w:eastAsia="zh-SG"/>
              </w:rPr>
              <w:t xml:space="preserve">s Base Maps folder).  Checking an item in the default column automatically deselects the checkbox for the other rows. </w:t>
            </w:r>
          </w:p>
        </w:tc>
      </w:tr>
      <w:tr w:rsidR="00C3601A" w14:paraId="0F715535" w14:textId="77777777">
        <w:trPr>
          <w:cantSplit/>
        </w:trPr>
        <w:tc>
          <w:tcPr>
            <w:tcW w:w="1890" w:type="dxa"/>
            <w:tcBorders>
              <w:top w:val="single" w:sz="6" w:space="0" w:color="auto"/>
              <w:left w:val="single" w:sz="6" w:space="0" w:color="auto"/>
              <w:bottom w:val="single" w:sz="6" w:space="0" w:color="auto"/>
            </w:tcBorders>
          </w:tcPr>
          <w:p w14:paraId="54F02823" w14:textId="77777777" w:rsidR="00C3601A" w:rsidRPr="00C3601A" w:rsidRDefault="00C3601A" w:rsidP="0036686F">
            <w:pPr>
              <w:pStyle w:val="TableRow"/>
              <w:rPr>
                <w:rFonts w:eastAsia="SimSun"/>
                <w:lang w:eastAsia="zh-SG"/>
              </w:rPr>
            </w:pPr>
            <w:r>
              <w:rPr>
                <w:rFonts w:eastAsia="SimSun" w:hint="eastAsia"/>
                <w:lang w:eastAsia="zh-SG"/>
              </w:rPr>
              <w:t>btnAddMap</w:t>
            </w:r>
          </w:p>
        </w:tc>
        <w:tc>
          <w:tcPr>
            <w:tcW w:w="1620" w:type="dxa"/>
            <w:tcBorders>
              <w:top w:val="single" w:sz="6" w:space="0" w:color="auto"/>
              <w:bottom w:val="single" w:sz="6" w:space="0" w:color="auto"/>
            </w:tcBorders>
          </w:tcPr>
          <w:p w14:paraId="1C40B5E9" w14:textId="77777777" w:rsidR="00C3601A" w:rsidRPr="00C3601A" w:rsidRDefault="00AD4D42" w:rsidP="0036686F">
            <w:pPr>
              <w:pStyle w:val="TableRow"/>
              <w:rPr>
                <w:rFonts w:eastAsia="SimSun"/>
                <w:lang w:eastAsia="zh-SG"/>
              </w:rPr>
            </w:pPr>
            <w:r>
              <w:t>TImageListButton</w:t>
            </w:r>
          </w:p>
        </w:tc>
        <w:tc>
          <w:tcPr>
            <w:tcW w:w="5220" w:type="dxa"/>
            <w:tcBorders>
              <w:top w:val="single" w:sz="6" w:space="0" w:color="auto"/>
              <w:bottom w:val="single" w:sz="6" w:space="0" w:color="auto"/>
              <w:right w:val="single" w:sz="6" w:space="0" w:color="auto"/>
            </w:tcBorders>
          </w:tcPr>
          <w:p w14:paraId="798F7466" w14:textId="77777777" w:rsidR="00C3601A" w:rsidRPr="00576A8B" w:rsidRDefault="00576A8B" w:rsidP="0036686F">
            <w:pPr>
              <w:pStyle w:val="TableRow"/>
              <w:rPr>
                <w:rFonts w:eastAsia="SimSun"/>
                <w:lang w:eastAsia="zh-SG"/>
              </w:rPr>
            </w:pPr>
            <w:r>
              <w:rPr>
                <w:rFonts w:eastAsia="SimSun" w:hint="eastAsia"/>
                <w:lang w:eastAsia="zh-SG"/>
              </w:rPr>
              <w:t>Adds a new row to sgMaps and puts the input focus in the Display Name column.</w:t>
            </w:r>
          </w:p>
        </w:tc>
      </w:tr>
      <w:tr w:rsidR="00C3601A" w14:paraId="6DBDE7EC" w14:textId="77777777">
        <w:trPr>
          <w:cantSplit/>
        </w:trPr>
        <w:tc>
          <w:tcPr>
            <w:tcW w:w="1890" w:type="dxa"/>
            <w:tcBorders>
              <w:top w:val="single" w:sz="6" w:space="0" w:color="auto"/>
              <w:left w:val="single" w:sz="6" w:space="0" w:color="auto"/>
              <w:bottom w:val="single" w:sz="6" w:space="0" w:color="auto"/>
            </w:tcBorders>
          </w:tcPr>
          <w:p w14:paraId="09DE9851" w14:textId="77777777" w:rsidR="00C3601A" w:rsidRDefault="00C3601A" w:rsidP="0036686F">
            <w:pPr>
              <w:pStyle w:val="TableRow"/>
              <w:rPr>
                <w:rFonts w:eastAsia="SimSun"/>
                <w:lang w:eastAsia="zh-SG"/>
              </w:rPr>
            </w:pPr>
            <w:r>
              <w:rPr>
                <w:rFonts w:eastAsia="SimSun" w:hint="eastAsia"/>
                <w:lang w:eastAsia="zh-SG"/>
              </w:rPr>
              <w:lastRenderedPageBreak/>
              <w:t>btnRemoveMap</w:t>
            </w:r>
          </w:p>
        </w:tc>
        <w:tc>
          <w:tcPr>
            <w:tcW w:w="1620" w:type="dxa"/>
            <w:tcBorders>
              <w:top w:val="single" w:sz="6" w:space="0" w:color="auto"/>
              <w:bottom w:val="single" w:sz="6" w:space="0" w:color="auto"/>
            </w:tcBorders>
          </w:tcPr>
          <w:p w14:paraId="3B860889" w14:textId="77777777" w:rsidR="00C3601A" w:rsidRDefault="00AD4D42" w:rsidP="0036686F">
            <w:pPr>
              <w:pStyle w:val="TableRow"/>
              <w:rPr>
                <w:rFonts w:eastAsia="SimSun"/>
                <w:lang w:eastAsia="zh-SG"/>
              </w:rPr>
            </w:pPr>
            <w:r>
              <w:t>TImageListButton</w:t>
            </w:r>
          </w:p>
        </w:tc>
        <w:tc>
          <w:tcPr>
            <w:tcW w:w="5220" w:type="dxa"/>
            <w:tcBorders>
              <w:top w:val="single" w:sz="6" w:space="0" w:color="auto"/>
              <w:bottom w:val="single" w:sz="6" w:space="0" w:color="auto"/>
              <w:right w:val="single" w:sz="6" w:space="0" w:color="auto"/>
            </w:tcBorders>
          </w:tcPr>
          <w:p w14:paraId="20023096" w14:textId="77777777" w:rsidR="00C3601A" w:rsidRDefault="00576A8B" w:rsidP="0036686F">
            <w:pPr>
              <w:pStyle w:val="TableRow"/>
              <w:rPr>
                <w:rFonts w:eastAsia="SimSun"/>
                <w:lang w:eastAsia="zh-SG"/>
              </w:rPr>
            </w:pPr>
            <w:r>
              <w:rPr>
                <w:rFonts w:eastAsia="SimSun" w:hint="eastAsia"/>
                <w:lang w:eastAsia="zh-SG"/>
              </w:rPr>
              <w:t xml:space="preserve">If the map linked to the selected row in sgMaps has already been initialised, then prompts the user </w:t>
            </w:r>
            <w:r>
              <w:rPr>
                <w:rFonts w:eastAsia="SimSun"/>
                <w:lang w:eastAsia="zh-SG"/>
              </w:rPr>
              <w:t>‘</w:t>
            </w:r>
            <w:r>
              <w:rPr>
                <w:rFonts w:eastAsia="SimSun" w:hint="eastAsia"/>
                <w:lang w:eastAsia="zh-SG"/>
              </w:rPr>
              <w:t>Are you sure you want to remove the selected map?</w:t>
            </w:r>
            <w:r>
              <w:rPr>
                <w:rFonts w:eastAsia="SimSun"/>
                <w:lang w:eastAsia="zh-SG"/>
              </w:rPr>
              <w:t>’</w:t>
            </w:r>
            <w:r>
              <w:rPr>
                <w:rFonts w:eastAsia="SimSun" w:hint="eastAsia"/>
                <w:lang w:eastAsia="zh-SG"/>
              </w:rPr>
              <w:t xml:space="preserve"> with Yes and No option buttons.  If the user selects Yes, then the row in sgMaps is removed and the associated map objects are cleaned up.  If the user selects No, then no further action is taken.</w:t>
            </w:r>
          </w:p>
          <w:p w14:paraId="0F0EA28B" w14:textId="77777777" w:rsidR="001559C0" w:rsidRDefault="001559C0" w:rsidP="0036686F">
            <w:pPr>
              <w:pStyle w:val="TableRow"/>
              <w:rPr>
                <w:rFonts w:eastAsia="SimSun"/>
                <w:lang w:eastAsia="zh-SG"/>
              </w:rPr>
            </w:pPr>
            <w:r>
              <w:rPr>
                <w:rFonts w:eastAsia="SimSun"/>
                <w:lang w:eastAsia="zh-SG"/>
              </w:rPr>
              <w:t>If the map linked to the selected row in sgMaps is not initialised, then the row in sgMaps is removed without prompting.</w:t>
            </w:r>
          </w:p>
          <w:p w14:paraId="3F7E5CE1" w14:textId="77777777" w:rsidR="00576A8B" w:rsidRPr="00576A8B" w:rsidRDefault="00576A8B" w:rsidP="0036686F">
            <w:pPr>
              <w:pStyle w:val="TableRow"/>
              <w:rPr>
                <w:rFonts w:eastAsia="SimSun"/>
                <w:lang w:eastAsia="zh-SG"/>
              </w:rPr>
            </w:pPr>
            <w:r>
              <w:rPr>
                <w:rFonts w:eastAsia="SimSun" w:hint="eastAsia"/>
                <w:lang w:eastAsia="zh-SG"/>
              </w:rPr>
              <w:t>Disabled when there are no rows in sgMaps.</w:t>
            </w:r>
          </w:p>
        </w:tc>
      </w:tr>
      <w:tr w:rsidR="00C3601A" w14:paraId="00D4F96B" w14:textId="77777777">
        <w:trPr>
          <w:cantSplit/>
        </w:trPr>
        <w:tc>
          <w:tcPr>
            <w:tcW w:w="1890" w:type="dxa"/>
            <w:tcBorders>
              <w:top w:val="single" w:sz="6" w:space="0" w:color="auto"/>
              <w:left w:val="single" w:sz="6" w:space="0" w:color="auto"/>
              <w:bottom w:val="single" w:sz="6" w:space="0" w:color="auto"/>
            </w:tcBorders>
          </w:tcPr>
          <w:p w14:paraId="29772DD0" w14:textId="77777777" w:rsidR="00C3601A" w:rsidRDefault="00C3601A" w:rsidP="0036686F">
            <w:pPr>
              <w:pStyle w:val="TableRow"/>
              <w:rPr>
                <w:rFonts w:eastAsia="SimSun"/>
                <w:lang w:eastAsia="zh-SG"/>
              </w:rPr>
            </w:pPr>
            <w:r>
              <w:rPr>
                <w:rFonts w:eastAsia="SimSun" w:hint="eastAsia"/>
                <w:lang w:eastAsia="zh-SG"/>
              </w:rPr>
              <w:lastRenderedPageBreak/>
              <w:t>btnReset</w:t>
            </w:r>
          </w:p>
        </w:tc>
        <w:tc>
          <w:tcPr>
            <w:tcW w:w="1620" w:type="dxa"/>
            <w:tcBorders>
              <w:top w:val="single" w:sz="6" w:space="0" w:color="auto"/>
              <w:bottom w:val="single" w:sz="6" w:space="0" w:color="auto"/>
            </w:tcBorders>
          </w:tcPr>
          <w:p w14:paraId="5C255FC0" w14:textId="77777777" w:rsidR="00C3601A" w:rsidRDefault="00AD4D42" w:rsidP="0036686F">
            <w:pPr>
              <w:pStyle w:val="TableRow"/>
              <w:rPr>
                <w:rFonts w:eastAsia="SimSun"/>
                <w:lang w:eastAsia="zh-SG"/>
              </w:rPr>
            </w:pPr>
            <w:r>
              <w:t>TImageListButton</w:t>
            </w:r>
          </w:p>
        </w:tc>
        <w:tc>
          <w:tcPr>
            <w:tcW w:w="5220" w:type="dxa"/>
            <w:tcBorders>
              <w:top w:val="single" w:sz="6" w:space="0" w:color="auto"/>
              <w:bottom w:val="single" w:sz="6" w:space="0" w:color="auto"/>
              <w:right w:val="single" w:sz="6" w:space="0" w:color="auto"/>
            </w:tcBorders>
          </w:tcPr>
          <w:p w14:paraId="20D724C4" w14:textId="77777777" w:rsidR="001D6D30" w:rsidRPr="001D6D30" w:rsidRDefault="001D6D30" w:rsidP="001D6D30">
            <w:pPr>
              <w:pStyle w:val="TableRow"/>
              <w:rPr>
                <w:rFonts w:eastAsia="SimSun"/>
                <w:lang w:eastAsia="zh-SG"/>
              </w:rPr>
            </w:pPr>
            <w:r w:rsidRPr="001D6D30">
              <w:rPr>
                <w:rFonts w:eastAsia="SimSun"/>
                <w:lang w:eastAsia="zh-SG"/>
              </w:rPr>
              <w:t>If new and old base maps have the same spatial system, the following happens:</w:t>
            </w:r>
          </w:p>
          <w:p w14:paraId="78AA28C6" w14:textId="77777777" w:rsidR="001D6D30" w:rsidRPr="001D6D30" w:rsidRDefault="001D6D30" w:rsidP="001D6D30">
            <w:pPr>
              <w:pStyle w:val="TableRow"/>
              <w:numPr>
                <w:ilvl w:val="0"/>
                <w:numId w:val="29"/>
              </w:numPr>
              <w:rPr>
                <w:rFonts w:eastAsia="SimSun"/>
                <w:lang w:eastAsia="zh-SG"/>
              </w:rPr>
            </w:pPr>
            <w:r w:rsidRPr="001D6D30">
              <w:rPr>
                <w:rFonts w:eastAsia="SimSun"/>
                <w:lang w:eastAsia="zh-SG"/>
              </w:rPr>
              <w:t>The user has ReadOnly / Recorder / AddOnly access rights, the confirmation message before the action takes place is:</w:t>
            </w:r>
          </w:p>
          <w:p w14:paraId="32EB2F43" w14:textId="77777777" w:rsidR="001D6D30" w:rsidRPr="001D6D30" w:rsidRDefault="001D6D30" w:rsidP="001D6D30">
            <w:pPr>
              <w:pStyle w:val="TableRow"/>
              <w:ind w:left="720"/>
              <w:rPr>
                <w:rFonts w:eastAsia="SimSun"/>
                <w:lang w:eastAsia="zh-SG"/>
              </w:rPr>
            </w:pPr>
            <w:r w:rsidRPr="001D6D30">
              <w:rPr>
                <w:rFonts w:eastAsia="SimSun"/>
                <w:lang w:eastAsia="zh-SG"/>
              </w:rPr>
              <w:t xml:space="preserve">Are you sure you wish to reset the </w:t>
            </w:r>
            <w:r>
              <w:rPr>
                <w:rFonts w:eastAsia="SimSun"/>
                <w:lang w:eastAsia="zh-SG"/>
              </w:rPr>
              <w:t>xx</w:t>
            </w:r>
            <w:r w:rsidRPr="001D6D30">
              <w:rPr>
                <w:rFonts w:eastAsia="SimSun"/>
                <w:lang w:eastAsia="zh-SG"/>
              </w:rPr>
              <w:t xml:space="preserve"> map dataset?</w:t>
            </w:r>
          </w:p>
          <w:p w14:paraId="0380F695" w14:textId="77777777" w:rsidR="001D6D30" w:rsidRPr="001D6D30" w:rsidRDefault="001D6D30" w:rsidP="001D6D30">
            <w:pPr>
              <w:pStyle w:val="TableRow"/>
              <w:ind w:left="720"/>
              <w:rPr>
                <w:rFonts w:eastAsia="SimSun"/>
                <w:lang w:eastAsia="zh-SG"/>
              </w:rPr>
            </w:pPr>
            <w:r w:rsidRPr="001D6D30">
              <w:rPr>
                <w:rFonts w:eastAsia="SimSun"/>
                <w:lang w:eastAsia="zh-SG"/>
              </w:rPr>
              <w:t>with Yes/No buttons.</w:t>
            </w:r>
          </w:p>
          <w:p w14:paraId="0580726C" w14:textId="77777777" w:rsidR="001D6D30" w:rsidRPr="001D6D30" w:rsidRDefault="001D6D30" w:rsidP="001D6D30">
            <w:pPr>
              <w:pStyle w:val="TableRow"/>
              <w:numPr>
                <w:ilvl w:val="0"/>
                <w:numId w:val="29"/>
              </w:numPr>
              <w:rPr>
                <w:rFonts w:eastAsia="SimSun"/>
                <w:lang w:eastAsia="zh-SG"/>
              </w:rPr>
            </w:pPr>
            <w:r w:rsidRPr="001D6D30">
              <w:rPr>
                <w:rFonts w:eastAsia="SimSun"/>
                <w:lang w:eastAsia="zh-SG"/>
              </w:rPr>
              <w:t>The user has more access rights, the message is:</w:t>
            </w:r>
          </w:p>
          <w:p w14:paraId="2BB246DE" w14:textId="77777777" w:rsidR="001D6D30" w:rsidRPr="001D6D30" w:rsidRDefault="001D6D30" w:rsidP="001D6D30">
            <w:pPr>
              <w:pStyle w:val="TableRow"/>
              <w:ind w:left="720"/>
              <w:rPr>
                <w:rFonts w:eastAsia="SimSun"/>
                <w:lang w:eastAsia="zh-SG"/>
              </w:rPr>
            </w:pPr>
            <w:r w:rsidRPr="001D6D30">
              <w:rPr>
                <w:rFonts w:eastAsia="SimSun"/>
                <w:lang w:eastAsia="zh-SG"/>
              </w:rPr>
              <w:t xml:space="preserve">This will reset the </w:t>
            </w:r>
            <w:r>
              <w:rPr>
                <w:rFonts w:eastAsia="SimSun"/>
                <w:lang w:eastAsia="zh-SG"/>
              </w:rPr>
              <w:t>xx</w:t>
            </w:r>
            <w:r w:rsidRPr="001D6D30">
              <w:rPr>
                <w:rFonts w:eastAsia="SimSun"/>
                <w:lang w:eastAsia="zh-SG"/>
              </w:rPr>
              <w:t xml:space="preserve"> map dataset.</w:t>
            </w:r>
            <w:r>
              <w:rPr>
                <w:rFonts w:eastAsia="SimSun"/>
                <w:lang w:eastAsia="zh-SG"/>
              </w:rPr>
              <w:t xml:space="preserve">  </w:t>
            </w:r>
            <w:r w:rsidRPr="001D6D30">
              <w:rPr>
                <w:rFonts w:eastAsia="SimSun"/>
                <w:lang w:eastAsia="zh-SG"/>
              </w:rPr>
              <w:t xml:space="preserve">Select Yes to reset the base map and </w:t>
            </w:r>
            <w:r>
              <w:rPr>
                <w:rFonts w:eastAsia="SimSun"/>
                <w:lang w:eastAsia="zh-SG"/>
              </w:rPr>
              <w:t>b</w:t>
            </w:r>
            <w:r w:rsidRPr="001D6D30">
              <w:rPr>
                <w:rFonts w:eastAsia="SimSun"/>
                <w:lang w:eastAsia="zh-SG"/>
              </w:rPr>
              <w:t>ackground layers, select All to reset everything including shared polygon layers, or select No to cancel.</w:t>
            </w:r>
          </w:p>
          <w:p w14:paraId="71557DE0" w14:textId="77777777" w:rsidR="001D6D30" w:rsidRDefault="001D6D30" w:rsidP="001D6D30">
            <w:pPr>
              <w:pStyle w:val="TableRow"/>
              <w:ind w:left="720"/>
              <w:rPr>
                <w:rFonts w:eastAsia="SimSun"/>
                <w:lang w:eastAsia="zh-SG"/>
              </w:rPr>
            </w:pPr>
            <w:r w:rsidRPr="001D6D30">
              <w:rPr>
                <w:rFonts w:eastAsia="SimSun"/>
                <w:lang w:eastAsia="zh-SG"/>
              </w:rPr>
              <w:t>with Yes/All/No buttons.</w:t>
            </w:r>
          </w:p>
          <w:p w14:paraId="77CAE24C" w14:textId="77777777" w:rsidR="001D6D30" w:rsidRPr="001D6D30" w:rsidRDefault="001D6D30" w:rsidP="001D6D30">
            <w:pPr>
              <w:pStyle w:val="TableRow"/>
              <w:rPr>
                <w:rFonts w:eastAsia="SimSun"/>
                <w:lang w:eastAsia="zh-SG"/>
              </w:rPr>
            </w:pPr>
            <w:r w:rsidRPr="001D6D30">
              <w:rPr>
                <w:rFonts w:eastAsia="SimSun"/>
                <w:lang w:eastAsia="zh-SG"/>
              </w:rPr>
              <w:t>If new and old base maps have a different spatial system, the following happens:</w:t>
            </w:r>
          </w:p>
          <w:p w14:paraId="3D587B6A" w14:textId="77777777" w:rsidR="001D6D30" w:rsidRPr="001D6D30" w:rsidRDefault="001D6D30" w:rsidP="001D6D30">
            <w:pPr>
              <w:pStyle w:val="TableRow"/>
              <w:numPr>
                <w:ilvl w:val="0"/>
                <w:numId w:val="29"/>
              </w:numPr>
              <w:rPr>
                <w:rFonts w:eastAsia="SimSun"/>
                <w:lang w:eastAsia="zh-SG"/>
              </w:rPr>
            </w:pPr>
            <w:r w:rsidRPr="001D6D30">
              <w:rPr>
                <w:rFonts w:eastAsia="SimSun"/>
                <w:lang w:eastAsia="zh-SG"/>
              </w:rPr>
              <w:t>The user has ReadOnly / Recorder / AddOnly access rights, the message displayed is:</w:t>
            </w:r>
          </w:p>
          <w:p w14:paraId="06836A74" w14:textId="77777777" w:rsidR="001D6D30" w:rsidRPr="001D6D30" w:rsidRDefault="001D6D30" w:rsidP="001D6D30">
            <w:pPr>
              <w:pStyle w:val="TableRow"/>
              <w:ind w:left="720"/>
              <w:rPr>
                <w:rFonts w:eastAsia="SimSun"/>
                <w:lang w:eastAsia="zh-SG"/>
              </w:rPr>
            </w:pPr>
            <w:r w:rsidRPr="001D6D30">
              <w:rPr>
                <w:rFonts w:eastAsia="SimSun"/>
                <w:lang w:eastAsia="zh-SG"/>
              </w:rPr>
              <w:t>You may not set the base map to this map because its system is different to the current system.</w:t>
            </w:r>
          </w:p>
          <w:p w14:paraId="7A97888D" w14:textId="77777777" w:rsidR="001D6D30" w:rsidRPr="001D6D30" w:rsidRDefault="001D6D30" w:rsidP="001D6D30">
            <w:pPr>
              <w:pStyle w:val="TableRow"/>
              <w:ind w:left="720"/>
              <w:rPr>
                <w:rFonts w:eastAsia="SimSun"/>
                <w:lang w:eastAsia="zh-SG"/>
              </w:rPr>
            </w:pPr>
            <w:r w:rsidRPr="001D6D30">
              <w:rPr>
                <w:rFonts w:eastAsia="SimSun"/>
                <w:lang w:eastAsia="zh-SG"/>
              </w:rPr>
              <w:t>with only the OK button.</w:t>
            </w:r>
          </w:p>
          <w:p w14:paraId="225E9411" w14:textId="77777777" w:rsidR="001D6D30" w:rsidRPr="001D6D30" w:rsidRDefault="001D6D30" w:rsidP="001D6D30">
            <w:pPr>
              <w:pStyle w:val="TableRow"/>
              <w:numPr>
                <w:ilvl w:val="0"/>
                <w:numId w:val="29"/>
              </w:numPr>
              <w:rPr>
                <w:rFonts w:eastAsia="SimSun"/>
                <w:lang w:eastAsia="zh-SG"/>
              </w:rPr>
            </w:pPr>
            <w:r w:rsidRPr="001D6D30">
              <w:rPr>
                <w:rFonts w:eastAsia="SimSun"/>
                <w:lang w:eastAsia="zh-SG"/>
              </w:rPr>
              <w:t>The user has more access rights, the message displayed is:</w:t>
            </w:r>
          </w:p>
          <w:p w14:paraId="216319FB" w14:textId="77777777" w:rsidR="001D6D30" w:rsidRPr="001D6D30" w:rsidRDefault="001D6D30" w:rsidP="001D6D30">
            <w:pPr>
              <w:pStyle w:val="TableRow"/>
              <w:ind w:left="720"/>
              <w:rPr>
                <w:rFonts w:eastAsia="SimSun"/>
                <w:lang w:eastAsia="zh-SG"/>
              </w:rPr>
            </w:pPr>
            <w:r w:rsidRPr="001D6D30">
              <w:rPr>
                <w:rFonts w:eastAsia="SimSun"/>
                <w:lang w:eastAsia="zh-SG"/>
              </w:rPr>
              <w:t xml:space="preserve">This will reset the </w:t>
            </w:r>
            <w:r>
              <w:rPr>
                <w:rFonts w:eastAsia="SimSun"/>
                <w:lang w:eastAsia="zh-SG"/>
              </w:rPr>
              <w:t>xx</w:t>
            </w:r>
            <w:r w:rsidRPr="001D6D30">
              <w:rPr>
                <w:rFonts w:eastAsia="SimSun"/>
                <w:lang w:eastAsia="zh-SG"/>
              </w:rPr>
              <w:t xml:space="preserve"> map dataset.</w:t>
            </w:r>
            <w:r>
              <w:rPr>
                <w:rFonts w:eastAsia="SimSun"/>
                <w:lang w:eastAsia="zh-SG"/>
              </w:rPr>
              <w:t xml:space="preserve">  </w:t>
            </w:r>
            <w:r w:rsidRPr="001D6D30">
              <w:rPr>
                <w:rFonts w:eastAsia="SimSun"/>
                <w:lang w:eastAsia="zh-SG"/>
              </w:rPr>
              <w:t xml:space="preserve">If you proceed this will remove all your polygon layers and any links to locations or admin </w:t>
            </w:r>
            <w:r>
              <w:rPr>
                <w:rFonts w:eastAsia="SimSun"/>
                <w:lang w:eastAsia="zh-SG"/>
              </w:rPr>
              <w:t>a</w:t>
            </w:r>
            <w:r w:rsidRPr="001D6D30">
              <w:rPr>
                <w:rFonts w:eastAsia="SimSun"/>
                <w:lang w:eastAsia="zh-SG"/>
              </w:rPr>
              <w:t>reas in the database.  This will affect all users.</w:t>
            </w:r>
          </w:p>
          <w:p w14:paraId="71E888CC" w14:textId="77777777" w:rsidR="00C3601A" w:rsidRPr="003176EF" w:rsidRDefault="001D6D30" w:rsidP="001D6D30">
            <w:pPr>
              <w:pStyle w:val="TableRow"/>
              <w:ind w:left="720"/>
              <w:rPr>
                <w:rFonts w:eastAsia="SimSun"/>
                <w:lang w:eastAsia="zh-SG"/>
              </w:rPr>
            </w:pPr>
            <w:r w:rsidRPr="001D6D30">
              <w:rPr>
                <w:rFonts w:eastAsia="SimSun"/>
                <w:lang w:eastAsia="zh-SG"/>
              </w:rPr>
              <w:t>with Ok/Cancel buttons.</w:t>
            </w:r>
          </w:p>
        </w:tc>
      </w:tr>
    </w:tbl>
    <w:p w14:paraId="0571225D" w14:textId="77777777" w:rsidR="00C3601A" w:rsidRDefault="00C3601A" w:rsidP="00C3601A"/>
    <w:p w14:paraId="60400EDE" w14:textId="77777777" w:rsidR="00820D20" w:rsidRDefault="004929D2" w:rsidP="00840903">
      <w:pPr>
        <w:pStyle w:val="Heading4"/>
      </w:pPr>
      <w:bookmarkStart w:id="605" w:name="_Toc292878943"/>
      <w:r>
        <w:lastRenderedPageBreak/>
        <w:t>Tools\Options Collections Domain Filters Tab</w:t>
      </w:r>
      <w:bookmarkEnd w:id="605"/>
    </w:p>
    <w:p w14:paraId="1487521F" w14:textId="33B5656B" w:rsidR="00F56A35" w:rsidRPr="00F56A35" w:rsidRDefault="005550DB" w:rsidP="00F56A35">
      <w:pPr>
        <w:rPr>
          <w:lang w:val="en-US"/>
        </w:rPr>
      </w:pPr>
      <w:r w:rsidRPr="00F56A35">
        <w:rPr>
          <w:noProof/>
          <w:lang w:eastAsia="en-GB"/>
        </w:rPr>
        <w:drawing>
          <wp:inline distT="0" distB="0" distL="0" distR="0" wp14:anchorId="1C8EA0FF" wp14:editId="6BA4FE1C">
            <wp:extent cx="5076825" cy="37814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3781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F56A35" w14:paraId="36E5231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6661FF8" w14:textId="77777777" w:rsidR="00F56A35" w:rsidRPr="00F56A35" w:rsidRDefault="00F56A35" w:rsidP="00F56A35">
            <w:pPr>
              <w:pStyle w:val="TableTitle"/>
            </w:pPr>
            <w:r>
              <w:t xml:space="preserve">Window Name: </w:t>
            </w:r>
            <w:r w:rsidRPr="00F56A35">
              <w:t>TfraFilterOptions</w:t>
            </w:r>
          </w:p>
        </w:tc>
      </w:tr>
      <w:tr w:rsidR="00F56A35" w14:paraId="0A91955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F810E51" w14:textId="77777777" w:rsidR="00F56A35" w:rsidRPr="00F56A35" w:rsidRDefault="00F56A35" w:rsidP="00F56A35">
            <w:pPr>
              <w:pStyle w:val="TableRow"/>
              <w:keepNext/>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50EF9CA" w14:textId="77777777" w:rsidR="00F56A35" w:rsidRDefault="00F56A35" w:rsidP="00F56A35">
            <w:pPr>
              <w:pStyle w:val="TableRow"/>
              <w:keepNext/>
            </w:pPr>
            <w:r>
              <w:rPr>
                <w:b/>
              </w:rPr>
              <w:t>Unit File Name</w:t>
            </w:r>
            <w:r>
              <w:t>: FilterOptionsFrameUnit.pas</w:t>
            </w:r>
          </w:p>
        </w:tc>
      </w:tr>
      <w:tr w:rsidR="00F56A35" w:rsidRPr="00F56A35" w14:paraId="463736F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E1B3E71" w14:textId="77777777" w:rsidR="00F56A35" w:rsidRPr="00F56A35" w:rsidRDefault="00F56A35" w:rsidP="00F56A35">
            <w:pPr>
              <w:pStyle w:val="TableRow"/>
              <w:keepNext/>
              <w:rPr>
                <w:lang w:val="fr-FR"/>
              </w:rPr>
            </w:pPr>
            <w:r w:rsidRPr="00F56A35">
              <w:rPr>
                <w:b/>
                <w:lang w:val="fr-FR"/>
              </w:rPr>
              <w:t>Entities</w:t>
            </w:r>
            <w:r w:rsidRPr="00F56A35">
              <w:rPr>
                <w:lang w:val="fr-FR"/>
              </w:rPr>
              <w:t>: Domain</w:t>
            </w:r>
            <w:r>
              <w:rPr>
                <w:lang w:val="fr-FR"/>
              </w:rPr>
              <w:t>, Domain_User_Access</w:t>
            </w:r>
          </w:p>
        </w:tc>
      </w:tr>
      <w:tr w:rsidR="00F56A35" w14:paraId="32DDDEC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455BC1" w14:textId="77777777" w:rsidR="00F56A35" w:rsidRDefault="00F56A35" w:rsidP="00F56A35">
            <w:pPr>
              <w:pStyle w:val="TableRow"/>
              <w:keepNext/>
            </w:pPr>
            <w:r>
              <w:rPr>
                <w:b/>
              </w:rPr>
              <w:t>Calls</w:t>
            </w:r>
            <w:r>
              <w:t>: None</w:t>
            </w:r>
          </w:p>
        </w:tc>
      </w:tr>
      <w:tr w:rsidR="00F56A35" w14:paraId="204D142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4B7F560" w14:textId="77777777" w:rsidR="00F56A35" w:rsidRDefault="00F56A35" w:rsidP="00F56A35">
            <w:pPr>
              <w:pStyle w:val="TableRow"/>
              <w:keepNext/>
            </w:pPr>
            <w:r>
              <w:rPr>
                <w:b/>
              </w:rPr>
              <w:t>Returns</w:t>
            </w:r>
            <w:r>
              <w:t xml:space="preserve"> </w:t>
            </w:r>
            <w:r>
              <w:rPr>
                <w:b/>
              </w:rPr>
              <w:t>To</w:t>
            </w:r>
            <w:r>
              <w:t>: None</w:t>
            </w:r>
          </w:p>
        </w:tc>
      </w:tr>
      <w:tr w:rsidR="00F56A35" w14:paraId="1B4987A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0A0EEE" w14:textId="77777777" w:rsidR="00F56A35" w:rsidRDefault="00F56A35" w:rsidP="00F56A35">
            <w:pPr>
              <w:pStyle w:val="TableRow"/>
              <w:keepNext/>
            </w:pPr>
            <w:r>
              <w:rPr>
                <w:b/>
              </w:rPr>
              <w:t>Description</w:t>
            </w:r>
            <w:r>
              <w:t>: Tab page for viewing and editing the list of domains that a user has selected in their preferences.  The list of domains available is defined by their user access rights.</w:t>
            </w:r>
          </w:p>
          <w:p w14:paraId="44EB8B3D" w14:textId="77777777" w:rsidR="00583349" w:rsidRPr="00583349" w:rsidRDefault="006F20CB" w:rsidP="00034547">
            <w:pPr>
              <w:pStyle w:val="TableRow"/>
              <w:keepNext/>
              <w:rPr>
                <w:rFonts w:eastAsia="SimSun"/>
                <w:lang w:eastAsia="zh-SG"/>
              </w:rPr>
            </w:pPr>
            <w:r>
              <w:t>When the user saves the options, currently opened screens are not changed until manually refreshed.</w:t>
            </w:r>
          </w:p>
        </w:tc>
      </w:tr>
    </w:tbl>
    <w:p w14:paraId="6EE5684E" w14:textId="77777777" w:rsidR="00F56A35" w:rsidRDefault="00F56A35" w:rsidP="00F56A35"/>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F56A35" w14:paraId="2399297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1DF6E58" w14:textId="77777777" w:rsidR="00F56A35" w:rsidRDefault="00F56A35" w:rsidP="00F56A35">
            <w:pPr>
              <w:pStyle w:val="TableTitle"/>
            </w:pPr>
            <w:r>
              <w:lastRenderedPageBreak/>
              <w:t>Window Controls</w:t>
            </w:r>
          </w:p>
        </w:tc>
      </w:tr>
      <w:tr w:rsidR="00F56A35" w14:paraId="7129810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D8B20A" w14:textId="77777777" w:rsidR="00F56A35" w:rsidRDefault="00F56A35" w:rsidP="00F56A35">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533147C" w14:textId="77777777" w:rsidR="00F56A35" w:rsidRDefault="00F56A35" w:rsidP="00F56A35">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3A58D46" w14:textId="77777777" w:rsidR="00F56A35" w:rsidRDefault="00F56A35" w:rsidP="00F56A35">
            <w:pPr>
              <w:pStyle w:val="TableColumnTitles"/>
              <w:keepNext/>
            </w:pPr>
            <w:r>
              <w:rPr>
                <w:i/>
              </w:rPr>
              <w:t>Attribute</w:t>
            </w:r>
            <w:r>
              <w:t xml:space="preserve"> Action</w:t>
            </w:r>
          </w:p>
        </w:tc>
      </w:tr>
      <w:tr w:rsidR="00F56A35" w14:paraId="5B1FA6F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48F2FD" w14:textId="77777777" w:rsidR="00F56A35" w:rsidRPr="00F56A35" w:rsidRDefault="00F56A35" w:rsidP="00F56A35">
            <w:pPr>
              <w:pStyle w:val="TableRow"/>
            </w:pPr>
            <w:r w:rsidRPr="00F56A35">
              <w:t>chklbDomains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9ECC51" w14:textId="77777777" w:rsidR="00F56A35" w:rsidRDefault="00F56A35" w:rsidP="00F56A35">
            <w:pPr>
              <w:pStyle w:val="TableRow"/>
            </w:pPr>
            <w:r>
              <w:t>TCheckListBox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113BA9" w14:textId="77777777" w:rsidR="00F56A35" w:rsidRDefault="00F56A35" w:rsidP="00F56A35">
            <w:pPr>
              <w:pStyle w:val="TableRow"/>
              <w:rPr>
                <w:i/>
              </w:rPr>
            </w:pPr>
            <w:r>
              <w:rPr>
                <w:i/>
              </w:rPr>
              <w:t>Domain.Item_Name</w:t>
            </w:r>
          </w:p>
          <w:p w14:paraId="0C2A7C05" w14:textId="77777777" w:rsidR="00F56A35" w:rsidRDefault="00F56A35" w:rsidP="00F56A35">
            <w:pPr>
              <w:pStyle w:val="TableRow"/>
            </w:pPr>
            <w:r>
              <w:t>Each item is a domain, lists only the domains where User_Domain_Access.Allow_Browse=1.</w:t>
            </w:r>
          </w:p>
          <w:p w14:paraId="54E47314" w14:textId="77777777" w:rsidR="00F56A35" w:rsidRDefault="00F56A35" w:rsidP="00F56A35">
            <w:pPr>
              <w:pStyle w:val="TableRow"/>
            </w:pPr>
            <w:r>
              <w:t>The items selected are loaded from and saved to the Domain Mask registry entry.</w:t>
            </w:r>
          </w:p>
        </w:tc>
      </w:tr>
    </w:tbl>
    <w:p w14:paraId="68567195" w14:textId="77777777" w:rsidR="00F56A35" w:rsidRDefault="00F56A35" w:rsidP="00F56A35">
      <w:pPr>
        <w:jc w:val="center"/>
        <w:rPr>
          <w:lang w:val="en-US"/>
        </w:rPr>
      </w:pPr>
    </w:p>
    <w:p w14:paraId="57503F03" w14:textId="77777777" w:rsidR="00A05D9B" w:rsidRDefault="00A05D9B" w:rsidP="00CC6B4D">
      <w:pPr>
        <w:pStyle w:val="Heading4"/>
        <w:numPr>
          <w:ilvl w:val="3"/>
          <w:numId w:val="4"/>
        </w:numPr>
      </w:pPr>
      <w:bookmarkStart w:id="606" w:name="_Toc292878944"/>
      <w:r>
        <w:t>Number generation macros options tab</w:t>
      </w:r>
      <w:bookmarkEnd w:id="606"/>
    </w:p>
    <w:p w14:paraId="3C8E46C8" w14:textId="74E3BB92" w:rsidR="00200CEB" w:rsidRDefault="005550DB" w:rsidP="00200CEB">
      <w:pPr>
        <w:jc w:val="center"/>
        <w:rPr>
          <w:lang w:val="en-US"/>
        </w:rPr>
      </w:pPr>
      <w:r w:rsidRPr="00200CEB">
        <w:rPr>
          <w:noProof/>
          <w:lang w:eastAsia="en-GB"/>
        </w:rPr>
        <w:drawing>
          <wp:inline distT="0" distB="0" distL="0" distR="0" wp14:anchorId="26C31B6C" wp14:editId="21F5FC7B">
            <wp:extent cx="4800600" cy="3352800"/>
            <wp:effectExtent l="0" t="0" r="0" b="0"/>
            <wp:docPr id="99" name="Picture 99" descr="TfraNumberMacro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fraNumberMacroOption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A05D9B" w14:paraId="25510D65"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93E47B0" w14:textId="77777777" w:rsidR="00A05D9B" w:rsidRDefault="00A05D9B">
            <w:pPr>
              <w:pStyle w:val="TableTitle"/>
            </w:pPr>
            <w:r>
              <w:lastRenderedPageBreak/>
              <w:t>Window Name: TfraNumberMacroOptions</w:t>
            </w:r>
          </w:p>
        </w:tc>
      </w:tr>
      <w:tr w:rsidR="00A05D9B" w14:paraId="1BCAD2C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17BA918" w14:textId="77777777" w:rsidR="00A05D9B" w:rsidRDefault="00A05D9B">
            <w:pPr>
              <w:pStyle w:val="TableRow"/>
              <w:keepNext/>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012C98B" w14:textId="77777777" w:rsidR="00A05D9B" w:rsidRDefault="00A05D9B">
            <w:pPr>
              <w:pStyle w:val="TableRow"/>
              <w:keepNext/>
            </w:pPr>
            <w:r>
              <w:rPr>
                <w:b/>
              </w:rPr>
              <w:t>Unit File Name</w:t>
            </w:r>
            <w:r>
              <w:t>: NumberMacroOptionsFrameUnit.pas</w:t>
            </w:r>
          </w:p>
        </w:tc>
      </w:tr>
      <w:tr w:rsidR="00A05D9B" w14:paraId="3514735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0605AC" w14:textId="77777777" w:rsidR="00A05D9B" w:rsidRDefault="00A05D9B">
            <w:pPr>
              <w:pStyle w:val="TableRow"/>
              <w:keepNext/>
            </w:pPr>
            <w:r>
              <w:rPr>
                <w:b/>
              </w:rPr>
              <w:t>Entities</w:t>
            </w:r>
            <w:r>
              <w:t>: Macro</w:t>
            </w:r>
          </w:p>
        </w:tc>
      </w:tr>
      <w:tr w:rsidR="00A05D9B" w14:paraId="67E5F91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99EB54" w14:textId="77777777" w:rsidR="00A05D9B" w:rsidRDefault="00A05D9B">
            <w:pPr>
              <w:pStyle w:val="TableRow"/>
              <w:keepNext/>
            </w:pPr>
            <w:r>
              <w:rPr>
                <w:b/>
              </w:rPr>
              <w:t>Calls</w:t>
            </w:r>
            <w:r>
              <w:t>: None</w:t>
            </w:r>
          </w:p>
        </w:tc>
      </w:tr>
      <w:tr w:rsidR="00A05D9B" w14:paraId="7E73EF6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C91BFB1" w14:textId="77777777" w:rsidR="00A05D9B" w:rsidRDefault="00A05D9B">
            <w:pPr>
              <w:pStyle w:val="TableRow"/>
              <w:keepNext/>
            </w:pPr>
            <w:r>
              <w:rPr>
                <w:b/>
              </w:rPr>
              <w:t>Returns</w:t>
            </w:r>
            <w:r>
              <w:t xml:space="preserve"> </w:t>
            </w:r>
            <w:r>
              <w:rPr>
                <w:b/>
              </w:rPr>
              <w:t>To</w:t>
            </w:r>
            <w:r>
              <w:t>: None</w:t>
            </w:r>
          </w:p>
        </w:tc>
      </w:tr>
      <w:tr w:rsidR="00A05D9B" w14:paraId="090A589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0B4E178" w14:textId="77777777" w:rsidR="00A05D9B" w:rsidRDefault="00A05D9B">
            <w:pPr>
              <w:pStyle w:val="TableRow"/>
              <w:keepNext/>
            </w:pPr>
            <w:r>
              <w:rPr>
                <w:b/>
              </w:rPr>
              <w:t>Description</w:t>
            </w:r>
            <w:r>
              <w:t>: Tab page on the Options dialog that allows the user to setup the macros used to auto-generate accession, loan, movement and regsitration numbers.</w:t>
            </w:r>
          </w:p>
          <w:p w14:paraId="763A8D56" w14:textId="77777777" w:rsidR="00A05D9B" w:rsidRDefault="00A05D9B">
            <w:pPr>
              <w:pStyle w:val="TableRow"/>
              <w:keepNext/>
            </w:pPr>
            <w:r>
              <w:t>This tab's content is disabled if the user does not have System Manager access rights, except for cmbNumberType.</w:t>
            </w:r>
          </w:p>
          <w:p w14:paraId="3F4D06CA" w14:textId="77777777" w:rsidR="00A05D9B" w:rsidRDefault="00A05D9B">
            <w:pPr>
              <w:pStyle w:val="TableRow"/>
              <w:keepNext/>
            </w:pPr>
            <w:r>
              <w:t>Data on this tab page is automatically saved if the user selects a different number type or closes the Options dialog.</w:t>
            </w:r>
          </w:p>
        </w:tc>
      </w:tr>
    </w:tbl>
    <w:p w14:paraId="6CF641B8" w14:textId="77777777" w:rsidR="00A05D9B" w:rsidRDefault="00A05D9B" w:rsidP="00A05D9B"/>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05D9B" w14:paraId="56FFE49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E442302" w14:textId="77777777" w:rsidR="00A05D9B" w:rsidRDefault="00A05D9B">
            <w:pPr>
              <w:pStyle w:val="TableTitle"/>
            </w:pPr>
            <w:r>
              <w:t>Window Controls</w:t>
            </w:r>
          </w:p>
        </w:tc>
      </w:tr>
      <w:tr w:rsidR="00A05D9B" w14:paraId="1B0C9DC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F20931" w14:textId="77777777" w:rsidR="00A05D9B" w:rsidRDefault="00A05D9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577272" w14:textId="77777777" w:rsidR="00A05D9B" w:rsidRDefault="00A05D9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ECE4A7F" w14:textId="77777777" w:rsidR="00A05D9B" w:rsidRDefault="00A05D9B">
            <w:pPr>
              <w:pStyle w:val="TableColumnTitles"/>
              <w:keepNext/>
            </w:pPr>
            <w:r>
              <w:rPr>
                <w:i/>
              </w:rPr>
              <w:t>Attribute</w:t>
            </w:r>
            <w:r>
              <w:t xml:space="preserve"> Action</w:t>
            </w:r>
          </w:p>
        </w:tc>
      </w:tr>
      <w:tr w:rsidR="00A05D9B" w14:paraId="3A4BB12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0D2173" w14:textId="77777777" w:rsidR="00A05D9B" w:rsidRDefault="00A05D9B">
            <w:pPr>
              <w:pStyle w:val="TableRow"/>
            </w:pPr>
            <w:r>
              <w:t>cmbNumberType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C909EC" w14:textId="77777777" w:rsidR="00A05D9B" w:rsidRDefault="00A05D9B">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8E9813" w14:textId="77777777" w:rsidR="00A05D9B" w:rsidRDefault="00A05D9B">
            <w:pPr>
              <w:pStyle w:val="TableRow"/>
              <w:rPr>
                <w:i/>
              </w:rPr>
            </w:pPr>
            <w:r>
              <w:rPr>
                <w:i/>
              </w:rPr>
              <w:t>Macro.Number_Type</w:t>
            </w:r>
          </w:p>
          <w:p w14:paraId="106CD59D" w14:textId="77777777" w:rsidR="00A05D9B" w:rsidRDefault="00A05D9B">
            <w:pPr>
              <w:pStyle w:val="TableRow"/>
            </w:pPr>
            <w:r>
              <w:t>Combo box containing the 4 available types of macros read from the Macro table (Accession Number, Loan Number, Movement Number, Specimen Registration Number).  Selection of an item populates all other controls with the settings for that number macro type.</w:t>
            </w:r>
          </w:p>
        </w:tc>
      </w:tr>
      <w:tr w:rsidR="00A05D9B" w14:paraId="19131B4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4D87CE4" w14:textId="77777777" w:rsidR="00A05D9B" w:rsidRDefault="00A05D9B">
            <w:pPr>
              <w:pStyle w:val="TableRow"/>
            </w:pPr>
            <w:r>
              <w:t>btnID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3BE823"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4527C3" w14:textId="77777777" w:rsidR="00A05D9B" w:rsidRDefault="00A05D9B">
            <w:pPr>
              <w:pStyle w:val="TableRow"/>
            </w:pPr>
            <w:r>
              <w:t>Inserts &lt;#ID&gt; into the current cursor position in mmMacro.</w:t>
            </w:r>
          </w:p>
        </w:tc>
      </w:tr>
      <w:tr w:rsidR="00A05D9B" w14:paraId="29A1984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0AB79D" w14:textId="77777777" w:rsidR="00A05D9B" w:rsidRDefault="00A05D9B">
            <w:pPr>
              <w:pStyle w:val="TableRow"/>
            </w:pPr>
            <w:r>
              <w:t>btnYear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32C3E0"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916378" w14:textId="77777777" w:rsidR="00A05D9B" w:rsidRDefault="00A05D9B">
            <w:pPr>
              <w:pStyle w:val="TableRow"/>
            </w:pPr>
            <w:r>
              <w:t>Inserts &lt;#Year&gt; into the current cursor position in mmMacro.</w:t>
            </w:r>
          </w:p>
        </w:tc>
      </w:tr>
      <w:tr w:rsidR="00A05D9B" w14:paraId="5EC3557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75BEA02" w14:textId="77777777" w:rsidR="00A05D9B" w:rsidRDefault="00A05D9B">
            <w:pPr>
              <w:pStyle w:val="TableRow"/>
            </w:pPr>
            <w:r>
              <w:t>btnMonth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2D1F20"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0FE4A4" w14:textId="77777777" w:rsidR="00A05D9B" w:rsidRDefault="00A05D9B">
            <w:pPr>
              <w:pStyle w:val="TableRow"/>
            </w:pPr>
            <w:r>
              <w:t>Inserts &lt;#Month&gt; into the current cursor position in mmMacro.</w:t>
            </w:r>
          </w:p>
        </w:tc>
      </w:tr>
      <w:tr w:rsidR="00200CEB" w14:paraId="68503AF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B3D4E3" w14:textId="77777777" w:rsidR="00200CEB" w:rsidRDefault="00200CEB" w:rsidP="00130AF0">
            <w:pPr>
              <w:pStyle w:val="TableRow"/>
            </w:pPr>
            <w:r>
              <w:t>btnDay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FAC395" w14:textId="77777777" w:rsidR="00200CEB" w:rsidRDefault="00200CEB" w:rsidP="00130AF0">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2E1109" w14:textId="77777777" w:rsidR="00200CEB" w:rsidRDefault="00200CEB" w:rsidP="00130AF0">
            <w:pPr>
              <w:pStyle w:val="TableRow"/>
            </w:pPr>
            <w:r>
              <w:t>Inserts &lt;#Day&gt; into the current cursor position in mmMacro.</w:t>
            </w:r>
          </w:p>
        </w:tc>
      </w:tr>
      <w:tr w:rsidR="00A05D9B" w14:paraId="7A7CC28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F223FD" w14:textId="77777777" w:rsidR="00A05D9B" w:rsidRDefault="0075051C">
            <w:pPr>
              <w:pStyle w:val="TableRow"/>
            </w:pPr>
            <w:r>
              <w:t>btnDept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5B8517"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0D9793" w14:textId="77777777" w:rsidR="00A05D9B" w:rsidRDefault="00A05D9B">
            <w:pPr>
              <w:pStyle w:val="TableRow"/>
            </w:pPr>
            <w:r>
              <w:t>Inserts &lt;#</w:t>
            </w:r>
            <w:r w:rsidR="0075051C">
              <w:t>Dept</w:t>
            </w:r>
            <w:r>
              <w:t>&gt; into the current cursor position in mmMacro.</w:t>
            </w:r>
          </w:p>
        </w:tc>
      </w:tr>
      <w:tr w:rsidR="00A05D9B" w14:paraId="7BC759C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3FDD56" w14:textId="77777777" w:rsidR="00A05D9B" w:rsidRDefault="00A05D9B">
            <w:pPr>
              <w:pStyle w:val="TableRow"/>
            </w:pPr>
            <w:r>
              <w:lastRenderedPageBreak/>
              <w:t>mmMacro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1ADE84" w14:textId="77777777" w:rsidR="00A05D9B" w:rsidRDefault="00A05D9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D76996" w14:textId="77777777" w:rsidR="00A05D9B" w:rsidRDefault="00A05D9B">
            <w:pPr>
              <w:pStyle w:val="TableRow"/>
              <w:rPr>
                <w:i/>
              </w:rPr>
            </w:pPr>
            <w:r>
              <w:rPr>
                <w:i/>
              </w:rPr>
              <w:t>Macro.Macro</w:t>
            </w:r>
          </w:p>
          <w:p w14:paraId="4FFA6E3E" w14:textId="77777777" w:rsidR="00A05D9B" w:rsidRDefault="00A05D9B">
            <w:pPr>
              <w:pStyle w:val="TableRow"/>
            </w:pPr>
            <w:r>
              <w:t>Displays and allows the user to enter the macro for generating the number type selected in cmbNumberType.</w:t>
            </w:r>
          </w:p>
          <w:p w14:paraId="556416B1" w14:textId="77777777" w:rsidR="00A05D9B" w:rsidRDefault="00A05D9B">
            <w:pPr>
              <w:pStyle w:val="TableRow"/>
            </w:pPr>
            <w:r>
              <w:t>Data is stored in the Setting table (record where Value = 'Macro '+text in cmbNumberType).</w:t>
            </w:r>
          </w:p>
        </w:tc>
      </w:tr>
      <w:tr w:rsidR="00A05D9B" w14:paraId="1B07DAB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CCA441" w14:textId="77777777" w:rsidR="00A05D9B" w:rsidRDefault="00A05D9B">
            <w:pPr>
              <w:pStyle w:val="TableRow"/>
            </w:pPr>
            <w:r>
              <w:t>lblExample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C60D7C" w14:textId="77777777" w:rsidR="00A05D9B" w:rsidRDefault="00A05D9B">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B00068C" w14:textId="77777777" w:rsidR="00A05D9B" w:rsidRDefault="00A05D9B">
            <w:pPr>
              <w:pStyle w:val="TableRow"/>
            </w:pPr>
          </w:p>
        </w:tc>
      </w:tr>
      <w:tr w:rsidR="00A05D9B" w14:paraId="0F5348F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5D63C3" w14:textId="77777777" w:rsidR="00A05D9B" w:rsidRDefault="00A05D9B">
            <w:pPr>
              <w:pStyle w:val="TableRow"/>
            </w:pPr>
            <w:r>
              <w:t>gbIdGeneration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C8F0CD" w14:textId="77777777" w:rsidR="00A05D9B" w:rsidRDefault="00A05D9B">
            <w:pPr>
              <w:pStyle w:val="TableRow"/>
            </w:pPr>
            <w:r>
              <w:t>TGroupBox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BCAD4D1" w14:textId="77777777" w:rsidR="00A05D9B" w:rsidRDefault="00A05D9B">
            <w:pPr>
              <w:pStyle w:val="TableRow"/>
            </w:pPr>
            <w:r>
              <w:t>Group box containing rbGlobalID, rbMacroID, btnIDYear, btnIDMonth, btnIDDay, btnIDInitials, mmIDMacro.</w:t>
            </w:r>
          </w:p>
        </w:tc>
      </w:tr>
      <w:tr w:rsidR="00A05D9B" w14:paraId="65E2EE0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22186D" w14:textId="77777777" w:rsidR="00A05D9B" w:rsidRDefault="00A05D9B">
            <w:pPr>
              <w:pStyle w:val="TableRow"/>
            </w:pPr>
            <w:r>
              <w:t>rbGlobalID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0FBD06" w14:textId="77777777" w:rsidR="00A05D9B" w:rsidRDefault="00A05D9B">
            <w:pPr>
              <w:pStyle w:val="TableRow"/>
            </w:pPr>
            <w:r>
              <w:t>TRadioButton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D38E90" w14:textId="77777777" w:rsidR="00A05D9B" w:rsidRDefault="00A05D9B">
            <w:pPr>
              <w:pStyle w:val="TableRow"/>
              <w:rPr>
                <w:i/>
              </w:rPr>
            </w:pPr>
            <w:r>
              <w:rPr>
                <w:i/>
              </w:rPr>
              <w:t>Macro.Macro_ID_Generation</w:t>
            </w:r>
          </w:p>
          <w:p w14:paraId="0910D5B3" w14:textId="77777777" w:rsidR="00A05D9B" w:rsidRDefault="00A05D9B">
            <w:pPr>
              <w:pStyle w:val="TableRow"/>
            </w:pPr>
            <w:r>
              <w:t>If selected, then mmIDMacro is disabled and Macro_ID_Generation is set to 0..</w:t>
            </w:r>
          </w:p>
        </w:tc>
      </w:tr>
      <w:tr w:rsidR="00A05D9B" w14:paraId="28AF4D9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D23D47" w14:textId="77777777" w:rsidR="00A05D9B" w:rsidRDefault="00A05D9B">
            <w:pPr>
              <w:pStyle w:val="TableRow"/>
            </w:pPr>
            <w:r>
              <w:t>rbMacroID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85A6EF" w14:textId="77777777" w:rsidR="00A05D9B" w:rsidRDefault="00A05D9B">
            <w:pPr>
              <w:pStyle w:val="TableRow"/>
            </w:pPr>
            <w:r>
              <w:t>TRadioButton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361E602" w14:textId="77777777" w:rsidR="00A05D9B" w:rsidRDefault="00A05D9B">
            <w:pPr>
              <w:pStyle w:val="TableRow"/>
              <w:rPr>
                <w:i/>
              </w:rPr>
            </w:pPr>
            <w:r>
              <w:rPr>
                <w:i/>
              </w:rPr>
              <w:t>Macro.Macro_ID_Generation</w:t>
            </w:r>
          </w:p>
          <w:p w14:paraId="1DC1A3A2" w14:textId="77777777" w:rsidR="00A05D9B" w:rsidRDefault="00A05D9B">
            <w:pPr>
              <w:pStyle w:val="TableRow"/>
            </w:pPr>
            <w:r>
              <w:t>If selected, then mmIDMacro is enabled and Macro_ID_Generation is set to 1.</w:t>
            </w:r>
          </w:p>
        </w:tc>
      </w:tr>
      <w:tr w:rsidR="00A05D9B" w14:paraId="4B918A7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3FE46E" w14:textId="77777777" w:rsidR="00A05D9B" w:rsidRDefault="00A05D9B">
            <w:pPr>
              <w:pStyle w:val="TableRow"/>
            </w:pPr>
            <w:r>
              <w:t>btnIDYear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2B3C9B"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C0EEAE" w14:textId="77777777" w:rsidR="00A05D9B" w:rsidRDefault="00A05D9B">
            <w:pPr>
              <w:pStyle w:val="TableRow"/>
            </w:pPr>
            <w:r>
              <w:t>Inserts &lt;#Year&gt; into the current cursor position in mmIDMacro.</w:t>
            </w:r>
          </w:p>
        </w:tc>
      </w:tr>
      <w:tr w:rsidR="00A05D9B" w14:paraId="12C73B9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979B772" w14:textId="77777777" w:rsidR="00A05D9B" w:rsidRPr="00FF0511" w:rsidRDefault="00A05D9B">
            <w:pPr>
              <w:pStyle w:val="TableRow"/>
              <w:rPr>
                <w:lang w:val="en-US"/>
              </w:rPr>
            </w:pPr>
            <w:r>
              <w:t>btnIDMonth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7F5D71"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308766" w14:textId="77777777" w:rsidR="00A05D9B" w:rsidRDefault="00A05D9B">
            <w:pPr>
              <w:pStyle w:val="TableRow"/>
            </w:pPr>
            <w:r>
              <w:t>Inserts &lt;#Month&gt; into the current cursor position in mmIDMacro.</w:t>
            </w:r>
          </w:p>
        </w:tc>
      </w:tr>
      <w:tr w:rsidR="00A05D9B" w14:paraId="7C81EC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468433" w14:textId="77777777" w:rsidR="00A05D9B" w:rsidRDefault="00A05D9B">
            <w:pPr>
              <w:pStyle w:val="TableRow"/>
            </w:pPr>
            <w:r>
              <w:t>btnIDDay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4A58AB"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385E2E" w14:textId="77777777" w:rsidR="00A05D9B" w:rsidRDefault="00A05D9B">
            <w:pPr>
              <w:pStyle w:val="TableRow"/>
            </w:pPr>
            <w:r>
              <w:t>Inserts &lt;#Day&gt; into the current cursor position in mmIDMacro.</w:t>
            </w:r>
          </w:p>
        </w:tc>
      </w:tr>
      <w:tr w:rsidR="00A05D9B" w14:paraId="4CF50F2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5D590F" w14:textId="77777777" w:rsidR="00A05D9B" w:rsidRDefault="0075051C">
            <w:pPr>
              <w:pStyle w:val="TableRow"/>
            </w:pPr>
            <w:r>
              <w:t>btnIDDept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2E5AF5" w14:textId="77777777" w:rsidR="00A05D9B" w:rsidRDefault="00A05D9B">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643FEC" w14:textId="77777777" w:rsidR="00A05D9B" w:rsidRDefault="00A05D9B">
            <w:pPr>
              <w:pStyle w:val="TableRow"/>
            </w:pPr>
            <w:r>
              <w:t>Inserts &lt;#</w:t>
            </w:r>
            <w:r w:rsidR="0075051C">
              <w:t>Dept</w:t>
            </w:r>
            <w:r>
              <w:t>&gt; into the current cursor position in mmIDMacro.</w:t>
            </w:r>
          </w:p>
        </w:tc>
      </w:tr>
      <w:tr w:rsidR="00A05D9B" w14:paraId="24F9B33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545EBB" w14:textId="77777777" w:rsidR="00A05D9B" w:rsidRDefault="00A05D9B">
            <w:pPr>
              <w:pStyle w:val="TableRow"/>
            </w:pPr>
            <w:r>
              <w:t>mmIDMacro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C311E9" w14:textId="77777777" w:rsidR="00A05D9B" w:rsidRDefault="00A05D9B">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992F9BA" w14:textId="77777777" w:rsidR="00A05D9B" w:rsidRDefault="00FF0511">
            <w:pPr>
              <w:pStyle w:val="TableRow"/>
              <w:rPr>
                <w:i/>
              </w:rPr>
            </w:pPr>
            <w:r>
              <w:rPr>
                <w:i/>
              </w:rPr>
              <w:t>Macro.ID_Macro</w:t>
            </w:r>
          </w:p>
          <w:p w14:paraId="06832592" w14:textId="77777777" w:rsidR="00A05D9B" w:rsidRDefault="00A05D9B">
            <w:pPr>
              <w:pStyle w:val="TableRow"/>
            </w:pPr>
            <w:r>
              <w:t>Displays and allows the user to enter the macro for generating the unique IDs for macros using the number type selected in cmbNumberType.  For example, if this control contains &lt;#Year&gt; then the unique ID generated restarts at the beginning of each year.</w:t>
            </w:r>
          </w:p>
          <w:p w14:paraId="70451313" w14:textId="77777777" w:rsidR="00A05D9B" w:rsidRDefault="00A05D9B">
            <w:pPr>
              <w:pStyle w:val="TableRow"/>
            </w:pPr>
            <w:r>
              <w:t>Data is stored in the Setting table (record where Value = 'ID Macro '+text in cmbNumberType).</w:t>
            </w:r>
          </w:p>
        </w:tc>
      </w:tr>
      <w:tr w:rsidR="00200CEB" w14:paraId="1CC8E34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5D33CD" w14:textId="77777777" w:rsidR="00200CEB" w:rsidRDefault="00200CEB">
            <w:pPr>
              <w:pStyle w:val="TableRow"/>
            </w:pPr>
            <w:r>
              <w:lastRenderedPageBreak/>
              <w:t>eNumberSequenceStart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990BC1" w14:textId="77777777" w:rsidR="00200CEB" w:rsidRDefault="00200CEB">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E649B24" w14:textId="77777777" w:rsidR="00200CEB" w:rsidRPr="00FF0511" w:rsidRDefault="00FF0511">
            <w:pPr>
              <w:pStyle w:val="TableRow"/>
              <w:rPr>
                <w:i/>
                <w:iCs/>
              </w:rPr>
            </w:pPr>
            <w:r w:rsidRPr="00FF0511">
              <w:rPr>
                <w:i/>
                <w:iCs/>
              </w:rPr>
              <w:t>Macro.ID_Seed</w:t>
            </w:r>
          </w:p>
          <w:p w14:paraId="74A09E79" w14:textId="77777777" w:rsidR="00200CEB" w:rsidRDefault="00200CEB">
            <w:pPr>
              <w:pStyle w:val="TableRow"/>
            </w:pPr>
            <w:r>
              <w:t>Displays and allows the user to specify the start number for each sequence of IDs generated.</w:t>
            </w:r>
          </w:p>
          <w:p w14:paraId="50EC8576" w14:textId="77777777" w:rsidR="00200CEB" w:rsidRDefault="00200CEB">
            <w:pPr>
              <w:pStyle w:val="TableRow"/>
            </w:pPr>
            <w:r>
              <w:t>Data is stored in the Setting table (record where Value = 'ID Seed '+text in cmbNumberType).</w:t>
            </w:r>
          </w:p>
        </w:tc>
      </w:tr>
    </w:tbl>
    <w:p w14:paraId="61C4B5DF" w14:textId="77777777" w:rsidR="009D1341" w:rsidRDefault="009D1341" w:rsidP="00CC6B4D">
      <w:pPr>
        <w:pStyle w:val="Heading4"/>
        <w:numPr>
          <w:ilvl w:val="3"/>
          <w:numId w:val="4"/>
        </w:numPr>
      </w:pPr>
      <w:bookmarkStart w:id="607" w:name="_Toc292878945"/>
      <w:r>
        <w:t>Extended user configuration screen</w:t>
      </w:r>
      <w:bookmarkEnd w:id="607"/>
    </w:p>
    <w:p w14:paraId="52820EFE" w14:textId="6BD1A4E0" w:rsidR="009D1341" w:rsidRDefault="005550DB" w:rsidP="009D1341">
      <w:pPr>
        <w:jc w:val="center"/>
        <w:rPr>
          <w:lang w:val="en-US"/>
        </w:rPr>
      </w:pPr>
      <w:r>
        <w:rPr>
          <w:noProof/>
          <w:lang w:eastAsia="en-GB"/>
        </w:rPr>
        <w:drawing>
          <wp:inline distT="0" distB="0" distL="0" distR="0" wp14:anchorId="25FFCE56" wp14:editId="5A723E6C">
            <wp:extent cx="5276850" cy="29241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9D1341" w14:paraId="49718DB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285FE16" w14:textId="77777777" w:rsidR="009D1341" w:rsidRDefault="009D1341" w:rsidP="00F308B2">
            <w:pPr>
              <w:pStyle w:val="TableTitle"/>
            </w:pPr>
            <w:r>
              <w:t xml:space="preserve">Window Name: </w:t>
            </w:r>
            <w:bookmarkStart w:id="608" w:name="ScreenName"/>
            <w:bookmarkEnd w:id="608"/>
            <w:r>
              <w:t>TfrmUserConfigExtended</w:t>
            </w:r>
          </w:p>
        </w:tc>
      </w:tr>
      <w:tr w:rsidR="009D1341" w14:paraId="10EF5A6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455E199" w14:textId="77777777" w:rsidR="009D1341" w:rsidRDefault="009D1341" w:rsidP="00F308B2">
            <w:pPr>
              <w:pStyle w:val="TableRow"/>
              <w:keepNext/>
            </w:pPr>
            <w:r>
              <w:rPr>
                <w:b/>
              </w:rPr>
              <w:t>Inherits</w:t>
            </w:r>
            <w:r>
              <w:t xml:space="preserve">:  </w:t>
            </w:r>
            <w:bookmarkStart w:id="609" w:name="ScreenType"/>
            <w:bookmarkEnd w:id="609"/>
            <w:r>
              <w:t>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DBC6EB2" w14:textId="77777777" w:rsidR="009D1341" w:rsidRDefault="009D1341" w:rsidP="00F308B2">
            <w:pPr>
              <w:pStyle w:val="TableRow"/>
              <w:keepNext/>
            </w:pPr>
            <w:r>
              <w:rPr>
                <w:b/>
              </w:rPr>
              <w:t>Unit File Name</w:t>
            </w:r>
            <w:r>
              <w:t xml:space="preserve">: </w:t>
            </w:r>
            <w:bookmarkStart w:id="610" w:name="UnitName"/>
            <w:bookmarkEnd w:id="610"/>
            <w:r>
              <w:t>UserConfigExtended.pas</w:t>
            </w:r>
          </w:p>
        </w:tc>
      </w:tr>
      <w:tr w:rsidR="009D1341" w14:paraId="5AE156E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96C4D61" w14:textId="77777777" w:rsidR="009D1341" w:rsidRDefault="009D1341" w:rsidP="00F308B2">
            <w:pPr>
              <w:pStyle w:val="TableRow"/>
              <w:keepNext/>
            </w:pPr>
            <w:r>
              <w:rPr>
                <w:b/>
              </w:rPr>
              <w:t>Entities</w:t>
            </w:r>
            <w:r>
              <w:t xml:space="preserve">: </w:t>
            </w:r>
            <w:bookmarkStart w:id="611" w:name="Entities"/>
            <w:bookmarkEnd w:id="611"/>
            <w:r>
              <w:t>User, Individual, User_Domain_Access</w:t>
            </w:r>
          </w:p>
        </w:tc>
      </w:tr>
      <w:tr w:rsidR="009D1341" w14:paraId="6FB2121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CFE5DD" w14:textId="77777777" w:rsidR="009D1341" w:rsidRDefault="009D1341" w:rsidP="00F308B2">
            <w:pPr>
              <w:pStyle w:val="TableRow"/>
              <w:keepNext/>
            </w:pPr>
            <w:r>
              <w:rPr>
                <w:b/>
              </w:rPr>
              <w:t>Calls</w:t>
            </w:r>
            <w:r>
              <w:t xml:space="preserve">: </w:t>
            </w:r>
            <w:bookmarkStart w:id="612" w:name="Calls"/>
            <w:bookmarkEnd w:id="612"/>
            <w:r>
              <w:t>None</w:t>
            </w:r>
          </w:p>
        </w:tc>
      </w:tr>
      <w:tr w:rsidR="009D1341" w14:paraId="21827AA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D6E0A01" w14:textId="77777777" w:rsidR="009D1341" w:rsidRDefault="009D1341" w:rsidP="00F308B2">
            <w:pPr>
              <w:pStyle w:val="TableRow"/>
              <w:keepNext/>
            </w:pPr>
            <w:r>
              <w:rPr>
                <w:b/>
              </w:rPr>
              <w:t>Returns</w:t>
            </w:r>
            <w:r>
              <w:t xml:space="preserve"> </w:t>
            </w:r>
            <w:r>
              <w:rPr>
                <w:b/>
              </w:rPr>
              <w:t>To</w:t>
            </w:r>
            <w:r>
              <w:t xml:space="preserve">: </w:t>
            </w:r>
            <w:bookmarkStart w:id="613" w:name="ReturnsTo"/>
            <w:bookmarkEnd w:id="613"/>
            <w:r>
              <w:t>None</w:t>
            </w:r>
          </w:p>
        </w:tc>
      </w:tr>
      <w:tr w:rsidR="009D1341" w14:paraId="5FE99B8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5A7BAD9" w14:textId="77777777" w:rsidR="009D1341" w:rsidRDefault="009D1341" w:rsidP="00F308B2">
            <w:pPr>
              <w:pStyle w:val="TableRow"/>
              <w:keepNext/>
            </w:pPr>
            <w:r>
              <w:rPr>
                <w:b/>
              </w:rPr>
              <w:t>Description</w:t>
            </w:r>
            <w:r>
              <w:t xml:space="preserve">: </w:t>
            </w:r>
            <w:bookmarkStart w:id="614" w:name="Description"/>
            <w:bookmarkEnd w:id="614"/>
            <w:r>
              <w:t>Screen that allows additional Collection Module security settings to be maintained for existing users.</w:t>
            </w:r>
            <w:r w:rsidR="00896CC0">
              <w:t xml:space="preserve">  Accessed from the Tools menu, requires System Manager rights to access the screen.</w:t>
            </w:r>
          </w:p>
          <w:p w14:paraId="2EB7E56F" w14:textId="77777777" w:rsidR="009D1341" w:rsidRDefault="009D1341" w:rsidP="00F308B2">
            <w:pPr>
              <w:pStyle w:val="TableRow"/>
              <w:keepNext/>
            </w:pPr>
            <w:r>
              <w:t>The screen operates in 2 modes, browse and edit (default=browse).</w:t>
            </w:r>
          </w:p>
        </w:tc>
      </w:tr>
    </w:tbl>
    <w:p w14:paraId="20017453" w14:textId="77777777" w:rsidR="009D1341" w:rsidRDefault="009D1341" w:rsidP="009D134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9D1341" w14:paraId="6F96CDC5"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2D8508B" w14:textId="77777777" w:rsidR="009D1341" w:rsidRDefault="009D1341" w:rsidP="00F308B2">
            <w:pPr>
              <w:pStyle w:val="TableTitle"/>
            </w:pPr>
            <w:r>
              <w:lastRenderedPageBreak/>
              <w:t>Window Controls</w:t>
            </w:r>
          </w:p>
        </w:tc>
      </w:tr>
      <w:tr w:rsidR="009D1341" w14:paraId="2DBA550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60E05A" w14:textId="77777777" w:rsidR="009D1341" w:rsidRDefault="009D1341" w:rsidP="00F308B2">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8B91D2" w14:textId="77777777" w:rsidR="009D1341" w:rsidRDefault="009D1341" w:rsidP="00F308B2">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765F6D0" w14:textId="77777777" w:rsidR="009D1341" w:rsidRDefault="009D1341" w:rsidP="00F308B2">
            <w:pPr>
              <w:pStyle w:val="TableColumnTitles"/>
              <w:keepNext/>
            </w:pPr>
            <w:r>
              <w:rPr>
                <w:i/>
              </w:rPr>
              <w:t>Attribute</w:t>
            </w:r>
            <w:r>
              <w:t xml:space="preserve"> Action</w:t>
            </w:r>
          </w:p>
        </w:tc>
      </w:tr>
      <w:tr w:rsidR="009D1341" w14:paraId="7E39715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5C50EB" w14:textId="77777777" w:rsidR="009D1341" w:rsidRDefault="009D1341" w:rsidP="00F308B2">
            <w:pPr>
              <w:pStyle w:val="TableRow"/>
            </w:pPr>
            <w:r>
              <w:t>lvUsers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9938BD" w14:textId="77777777" w:rsidR="009D1341" w:rsidRDefault="009D1341" w:rsidP="00F308B2">
            <w:pPr>
              <w:pStyle w:val="TableRow"/>
            </w:pPr>
            <w:r>
              <w:t>TListView</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227DAF" w14:textId="77777777" w:rsidR="009D1341" w:rsidRDefault="009D1341" w:rsidP="00F308B2">
            <w:pPr>
              <w:pStyle w:val="TableRow"/>
              <w:rPr>
                <w:i/>
              </w:rPr>
            </w:pPr>
            <w:r>
              <w:rPr>
                <w:i/>
              </w:rPr>
              <w:t>Individual.Title, Individual.Forename, Individual.Initials, Individual.Surname</w:t>
            </w:r>
          </w:p>
          <w:p w14:paraId="433C5FF1" w14:textId="77777777" w:rsidR="009D1341" w:rsidRDefault="009D1341" w:rsidP="00F308B2">
            <w:pPr>
              <w:pStyle w:val="TableRow"/>
            </w:pPr>
            <w:r>
              <w:t>Lists users already known to the system.  Disabled when in edit mode.</w:t>
            </w:r>
          </w:p>
        </w:tc>
      </w:tr>
      <w:tr w:rsidR="009D1341" w14:paraId="7842F47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BD4FA5" w14:textId="77777777" w:rsidR="009D1341" w:rsidRDefault="009D1341" w:rsidP="00F308B2">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5A56CB3" w14:textId="77777777" w:rsidR="009D1341" w:rsidRDefault="009D1341" w:rsidP="00F308B2">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647B6F7" w14:textId="77777777" w:rsidR="009D1341" w:rsidRDefault="009D1341" w:rsidP="00F308B2">
            <w:pPr>
              <w:pStyle w:val="TableRow"/>
            </w:pPr>
            <w:r>
              <w:t>Enabled when a user is selected in lvUsers and in browse mode.  Puts the screen into edit mode.</w:t>
            </w:r>
          </w:p>
        </w:tc>
      </w:tr>
      <w:tr w:rsidR="009D1341" w14:paraId="18B38F5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A8CDFF" w14:textId="77777777" w:rsidR="009D1341" w:rsidRDefault="009D1341" w:rsidP="00F308B2">
            <w:pPr>
              <w:pStyle w:val="TableRow"/>
            </w:pPr>
            <w:r>
              <w:t>lblUserName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F390F8" w14:textId="77777777" w:rsidR="009D1341" w:rsidRDefault="009D1341" w:rsidP="00F308B2">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C0D520E" w14:textId="77777777" w:rsidR="009D1341" w:rsidRDefault="009D1341" w:rsidP="00F308B2">
            <w:pPr>
              <w:pStyle w:val="TableRow"/>
              <w:rPr>
                <w:i/>
              </w:rPr>
            </w:pPr>
            <w:r>
              <w:rPr>
                <w:i/>
              </w:rPr>
              <w:t>Individual.Title, Individual.Forename, Individual.Initials, Individual.Surname</w:t>
            </w:r>
          </w:p>
          <w:p w14:paraId="2611ECBB" w14:textId="77777777" w:rsidR="009D1341" w:rsidRDefault="009D1341" w:rsidP="00F308B2">
            <w:pPr>
              <w:pStyle w:val="TableRow"/>
            </w:pPr>
            <w:r>
              <w:t>Displays the user name selected in lvUsers.</w:t>
            </w:r>
          </w:p>
        </w:tc>
      </w:tr>
      <w:tr w:rsidR="009D1341" w14:paraId="564D30D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8EA212" w14:textId="77777777" w:rsidR="009D1341" w:rsidRDefault="009D1341" w:rsidP="00F308B2">
            <w:pPr>
              <w:pStyle w:val="TableRow"/>
            </w:pPr>
            <w:r>
              <w:t>chkQuickEntry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EC5F7C" w14:textId="77777777" w:rsidR="009D1341" w:rsidRDefault="009D1341" w:rsidP="00F308B2">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C17F4CF" w14:textId="77777777" w:rsidR="009D1341" w:rsidRDefault="009D1341" w:rsidP="00F308B2">
            <w:pPr>
              <w:pStyle w:val="TableRow"/>
              <w:rPr>
                <w:i/>
              </w:rPr>
            </w:pPr>
            <w:r>
              <w:rPr>
                <w:i/>
              </w:rPr>
              <w:t>User.Allow_Quick_Entry</w:t>
            </w:r>
          </w:p>
          <w:p w14:paraId="2E177E18" w14:textId="77777777" w:rsidR="009D1341" w:rsidRDefault="009D1341" w:rsidP="00F308B2">
            <w:pPr>
              <w:pStyle w:val="TableRow"/>
            </w:pPr>
            <w:r>
              <w:t>Displays and allows editing of the user's access to the Quick Entry system.  Disabled when in browse mode.</w:t>
            </w:r>
          </w:p>
        </w:tc>
      </w:tr>
      <w:tr w:rsidR="009D1341" w14:paraId="176F6A0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5784F0" w14:textId="77777777" w:rsidR="009D1341" w:rsidRDefault="009D1341" w:rsidP="00F308B2">
            <w:pPr>
              <w:pStyle w:val="TableRow"/>
            </w:pPr>
            <w:r>
              <w:t>chkProcessQuickEntry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93ED6A" w14:textId="77777777" w:rsidR="009D1341" w:rsidRDefault="009D1341" w:rsidP="00F308B2">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07C982" w14:textId="77777777" w:rsidR="009D1341" w:rsidRDefault="009D1341" w:rsidP="00F308B2">
            <w:pPr>
              <w:pStyle w:val="TableRow"/>
              <w:rPr>
                <w:i/>
              </w:rPr>
            </w:pPr>
            <w:r>
              <w:rPr>
                <w:i/>
              </w:rPr>
              <w:t>User.Allow_Quick_Entry_Processing</w:t>
            </w:r>
          </w:p>
          <w:p w14:paraId="3DCA5D70" w14:textId="77777777" w:rsidR="009D1341" w:rsidRDefault="009D1341" w:rsidP="00F308B2">
            <w:pPr>
              <w:pStyle w:val="TableRow"/>
            </w:pPr>
            <w:r>
              <w:t>Displays and allows editing of the user's access to the processing function within the Quick Entry system.  Disabled when in browse mode.</w:t>
            </w:r>
          </w:p>
        </w:tc>
      </w:tr>
      <w:tr w:rsidR="009D1341" w14:paraId="173E6AD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436E4E" w14:textId="77777777" w:rsidR="009D1341" w:rsidRDefault="009D1341" w:rsidP="00F308B2">
            <w:pPr>
              <w:pStyle w:val="TableRow"/>
            </w:pPr>
            <w:r>
              <w:t>chkMovements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EB5F0F" w14:textId="77777777" w:rsidR="009D1341" w:rsidRDefault="009D1341" w:rsidP="00F308B2">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AA892F" w14:textId="77777777" w:rsidR="009D1341" w:rsidRDefault="009D1341" w:rsidP="00F308B2">
            <w:pPr>
              <w:pStyle w:val="TableRow"/>
              <w:rPr>
                <w:i/>
              </w:rPr>
            </w:pPr>
            <w:r>
              <w:rPr>
                <w:i/>
              </w:rPr>
              <w:t>User.Allow_Movement_Edit</w:t>
            </w:r>
          </w:p>
          <w:p w14:paraId="6E5D9588" w14:textId="77777777" w:rsidR="009D1341" w:rsidRDefault="009D1341" w:rsidP="00F308B2">
            <w:pPr>
              <w:pStyle w:val="TableRow"/>
            </w:pPr>
            <w:r>
              <w:t>Displays and allows editing of the user's access add or edit movement related data.  Disabled when in browse mode.</w:t>
            </w:r>
          </w:p>
        </w:tc>
      </w:tr>
      <w:tr w:rsidR="009D1341" w14:paraId="12CE44D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96357D" w14:textId="77777777" w:rsidR="009D1341" w:rsidRDefault="009D1341" w:rsidP="00F308B2">
            <w:pPr>
              <w:pStyle w:val="TableRow"/>
            </w:pPr>
            <w:r>
              <w:t>chkFinance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8EE5C3" w14:textId="77777777" w:rsidR="009D1341" w:rsidRDefault="009D1341" w:rsidP="00F308B2">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E112C26" w14:textId="77777777" w:rsidR="009D1341" w:rsidRDefault="009D1341" w:rsidP="00F308B2">
            <w:pPr>
              <w:pStyle w:val="TableRow"/>
              <w:rPr>
                <w:i/>
              </w:rPr>
            </w:pPr>
            <w:r>
              <w:rPr>
                <w:i/>
              </w:rPr>
              <w:t>User.Allow_Finance</w:t>
            </w:r>
          </w:p>
          <w:p w14:paraId="53D7A47D" w14:textId="77777777" w:rsidR="009D1341" w:rsidRDefault="009D1341" w:rsidP="00F308B2">
            <w:pPr>
              <w:pStyle w:val="TableRow"/>
            </w:pPr>
            <w:r>
              <w:t>Displays and allows editing of the user's access to funding and valuations data.  Disabled when in browse mode.</w:t>
            </w:r>
          </w:p>
        </w:tc>
      </w:tr>
      <w:tr w:rsidR="009D1341" w14:paraId="2165AAA3"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E331E55" w14:textId="77777777" w:rsidR="009D1341" w:rsidRDefault="009D1341" w:rsidP="00F308B2">
            <w:pPr>
              <w:pStyle w:val="TableRow"/>
            </w:pPr>
            <w:r>
              <w:t>sgPermissions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1F67E3" w14:textId="77777777" w:rsidR="009D1341" w:rsidRDefault="009D1341" w:rsidP="00F308B2">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E15479" w14:textId="77777777" w:rsidR="009D1341" w:rsidRDefault="009D1341" w:rsidP="00F308B2">
            <w:pPr>
              <w:pStyle w:val="TableRow"/>
            </w:pPr>
            <w:r>
              <w:t>Grid allowing each domain's security settings for the user to be edited.  Disabled when in browse mode.</w:t>
            </w:r>
          </w:p>
          <w:p w14:paraId="3C7253BD" w14:textId="77777777" w:rsidR="009D1341" w:rsidRDefault="009D1341" w:rsidP="00F308B2">
            <w:pPr>
              <w:pStyle w:val="TableRow"/>
            </w:pPr>
            <w:r>
              <w:t>The first column .  There are 5 columns:</w:t>
            </w:r>
          </w:p>
          <w:p w14:paraId="090352D5" w14:textId="77777777" w:rsidR="009D1341" w:rsidRDefault="009D1341" w:rsidP="00F308B2">
            <w:pPr>
              <w:pStyle w:val="TableRow"/>
            </w:pPr>
            <w:r>
              <w:t>1)  Domain - contains each domain where Has_Occurrences=1</w:t>
            </w:r>
          </w:p>
          <w:p w14:paraId="5F8D5F56" w14:textId="77777777" w:rsidR="009D1341" w:rsidRDefault="009D1341" w:rsidP="00F308B2">
            <w:pPr>
              <w:pStyle w:val="TableRow"/>
            </w:pPr>
            <w:r>
              <w:lastRenderedPageBreak/>
              <w:t xml:space="preserve">2)  Browse - contains checkboxes allowing the ability to view data related to the domain to be enabled or disabled.  This affects the viewing of specimens, stores, collections, condition checks, jobs and tasks.  </w:t>
            </w:r>
          </w:p>
          <w:p w14:paraId="4D8F5BA8" w14:textId="77777777" w:rsidR="009D1341" w:rsidRDefault="009D1341" w:rsidP="00F308B2">
            <w:pPr>
              <w:pStyle w:val="TableRow"/>
            </w:pPr>
            <w:r>
              <w:t>3)  Quick Entry - contains checkboxes allowing the ability to use Quick Entry cards to enter data for the domain to be enabled or disabled.</w:t>
            </w:r>
          </w:p>
          <w:p w14:paraId="0FBC07B6" w14:textId="77777777" w:rsidR="009D1341" w:rsidRDefault="009D1341" w:rsidP="00F308B2">
            <w:pPr>
              <w:pStyle w:val="TableRow"/>
            </w:pPr>
            <w:r>
              <w:t>4)  Add - contains checkboxes allowing the ability to add specimens for the domain to be enabled or disabled.</w:t>
            </w:r>
          </w:p>
          <w:p w14:paraId="3B809620" w14:textId="77777777" w:rsidR="009D1341" w:rsidRDefault="009D1341" w:rsidP="00F308B2">
            <w:pPr>
              <w:pStyle w:val="TableRow"/>
            </w:pPr>
            <w:r>
              <w:t>5)  Edit - contains checkboxes allowing the user to edit data where the Domain_Mask</w:t>
            </w:r>
          </w:p>
          <w:p w14:paraId="4F0C2EA1" w14:textId="77777777" w:rsidR="009D1341" w:rsidRDefault="009D1341" w:rsidP="00F308B2">
            <w:pPr>
              <w:pStyle w:val="TableRow"/>
            </w:pPr>
            <w:r>
              <w:t>Note that the user is always able to view and edit data that was entered during the current data entry session, event if the domain mask does not match the users domain filter.</w:t>
            </w:r>
          </w:p>
        </w:tc>
      </w:tr>
      <w:tr w:rsidR="009D1341" w14:paraId="6B0B1F3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44FE204" w14:textId="77777777" w:rsidR="009D1341" w:rsidRDefault="009D1341" w:rsidP="00F308B2">
            <w:pPr>
              <w:pStyle w:val="TableRow"/>
            </w:pPr>
            <w:r>
              <w:lastRenderedPageBreak/>
              <w:t>btnSave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9E9324" w14:textId="77777777" w:rsidR="009D1341" w:rsidRDefault="009D1341" w:rsidP="00F308B2">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97F7DD5" w14:textId="77777777" w:rsidR="009D1341" w:rsidRDefault="009D1341" w:rsidP="00F308B2">
            <w:pPr>
              <w:pStyle w:val="TableRow"/>
            </w:pPr>
            <w:r>
              <w:t>Saves the changes to the user's settings and returns to browse mode.</w:t>
            </w:r>
          </w:p>
        </w:tc>
      </w:tr>
      <w:tr w:rsidR="009D1341" w14:paraId="55F2246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4BA05E2" w14:textId="77777777" w:rsidR="009D1341" w:rsidRDefault="009D1341" w:rsidP="00F308B2">
            <w:pPr>
              <w:pStyle w:val="TableRow"/>
            </w:pPr>
            <w:bookmarkStart w:id="615" w:name="ControlName"/>
            <w:bookmarkEnd w:id="615"/>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8074DD" w14:textId="77777777" w:rsidR="009D1341" w:rsidRDefault="009D1341" w:rsidP="00F308B2">
            <w:pPr>
              <w:pStyle w:val="TableRow"/>
            </w:pPr>
            <w:bookmarkStart w:id="616" w:name="ControlType"/>
            <w:bookmarkEnd w:id="616"/>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0FF9E2" w14:textId="77777777" w:rsidR="009D1341" w:rsidRDefault="009D1341" w:rsidP="00F308B2">
            <w:pPr>
              <w:pStyle w:val="TableRow"/>
            </w:pPr>
            <w:bookmarkStart w:id="617" w:name="ControlAttribute"/>
            <w:bookmarkEnd w:id="617"/>
            <w:r>
              <w:t>Returns to browse mode without saving changes.</w:t>
            </w:r>
          </w:p>
        </w:tc>
      </w:tr>
    </w:tbl>
    <w:p w14:paraId="456B39F7" w14:textId="77777777" w:rsidR="009D1341" w:rsidRDefault="009D1341" w:rsidP="009D1341"/>
    <w:p w14:paraId="3D9B9B90" w14:textId="77777777" w:rsidR="0072046D" w:rsidRDefault="0072046D" w:rsidP="0072046D">
      <w:pPr>
        <w:pStyle w:val="Heading4"/>
      </w:pPr>
      <w:bookmarkStart w:id="618" w:name="_Ref176855415"/>
      <w:bookmarkStart w:id="619" w:name="_Toc292878946"/>
      <w:r>
        <w:t>Survey Event Geographic Areas tab</w:t>
      </w:r>
      <w:bookmarkEnd w:id="618"/>
      <w:bookmarkEnd w:id="619"/>
    </w:p>
    <w:p w14:paraId="15ABAD32" w14:textId="77777777" w:rsidR="0072046D" w:rsidRDefault="0072046D" w:rsidP="0072046D">
      <w:r>
        <w:t xml:space="preserve">A tab is added to Recorder’s Survey Event details screen called Geographic Areas. This contains a </w:t>
      </w:r>
      <w:r w:rsidR="00E66F9B">
        <w:t>single column grid with the functionality as described below:</w:t>
      </w:r>
    </w:p>
    <w:tbl>
      <w:tblPr>
        <w:tblW w:w="9947"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6437"/>
      </w:tblGrid>
      <w:tr w:rsidR="00E66F9B" w14:paraId="47313AF1" w14:textId="77777777" w:rsidTr="00BF33E1">
        <w:trPr>
          <w:cantSplit/>
        </w:trPr>
        <w:tc>
          <w:tcPr>
            <w:tcW w:w="1890" w:type="dxa"/>
            <w:tcBorders>
              <w:top w:val="single" w:sz="6" w:space="0" w:color="auto"/>
              <w:left w:val="single" w:sz="6" w:space="0" w:color="auto"/>
              <w:bottom w:val="single" w:sz="6" w:space="0" w:color="auto"/>
              <w:right w:val="single" w:sz="6" w:space="0" w:color="auto"/>
            </w:tcBorders>
          </w:tcPr>
          <w:p w14:paraId="76200E62" w14:textId="77777777" w:rsidR="00E66F9B" w:rsidRDefault="00E66F9B" w:rsidP="00BF33E1">
            <w:pPr>
              <w:pStyle w:val="TableColumnTitles"/>
              <w:keepNext/>
            </w:pPr>
            <w:r>
              <w:lastRenderedPageBreak/>
              <w:t>Name</w:t>
            </w:r>
          </w:p>
        </w:tc>
        <w:tc>
          <w:tcPr>
            <w:tcW w:w="1620" w:type="dxa"/>
            <w:tcBorders>
              <w:top w:val="single" w:sz="6" w:space="0" w:color="auto"/>
              <w:left w:val="single" w:sz="6" w:space="0" w:color="auto"/>
              <w:bottom w:val="single" w:sz="6" w:space="0" w:color="auto"/>
              <w:right w:val="single" w:sz="6" w:space="0" w:color="auto"/>
            </w:tcBorders>
          </w:tcPr>
          <w:p w14:paraId="46D4C0C9" w14:textId="77777777" w:rsidR="00E66F9B" w:rsidRDefault="00E66F9B" w:rsidP="00BF33E1">
            <w:pPr>
              <w:pStyle w:val="TableColumnTitles"/>
              <w:keepNext/>
            </w:pPr>
            <w:r>
              <w:t>Type</w:t>
            </w:r>
          </w:p>
        </w:tc>
        <w:tc>
          <w:tcPr>
            <w:tcW w:w="6437" w:type="dxa"/>
            <w:tcBorders>
              <w:top w:val="single" w:sz="6" w:space="0" w:color="auto"/>
              <w:left w:val="single" w:sz="6" w:space="0" w:color="auto"/>
              <w:bottom w:val="single" w:sz="6" w:space="0" w:color="auto"/>
              <w:right w:val="single" w:sz="6" w:space="0" w:color="auto"/>
            </w:tcBorders>
          </w:tcPr>
          <w:p w14:paraId="6AF4AA2C" w14:textId="77777777" w:rsidR="00E66F9B" w:rsidRDefault="00E66F9B" w:rsidP="00BF33E1">
            <w:pPr>
              <w:pStyle w:val="TableColumnTitles"/>
              <w:keepNext/>
            </w:pPr>
            <w:r>
              <w:t>Attribute Action</w:t>
            </w:r>
          </w:p>
        </w:tc>
      </w:tr>
      <w:tr w:rsidR="00E66F9B" w14:paraId="321075EA" w14:textId="77777777" w:rsidTr="00BF33E1">
        <w:trPr>
          <w:cantSplit/>
        </w:trPr>
        <w:tc>
          <w:tcPr>
            <w:tcW w:w="1890" w:type="dxa"/>
            <w:tcBorders>
              <w:top w:val="single" w:sz="6" w:space="0" w:color="auto"/>
              <w:left w:val="single" w:sz="6" w:space="0" w:color="auto"/>
              <w:bottom w:val="single" w:sz="6" w:space="0" w:color="auto"/>
            </w:tcBorders>
          </w:tcPr>
          <w:p w14:paraId="46AF0B30" w14:textId="77777777" w:rsidR="00E66F9B" w:rsidRDefault="00E66F9B" w:rsidP="00BF33E1">
            <w:pPr>
              <w:pStyle w:val="TableRow"/>
            </w:pPr>
            <w:r>
              <w:t>sgAreas</w:t>
            </w:r>
          </w:p>
        </w:tc>
        <w:tc>
          <w:tcPr>
            <w:tcW w:w="1620" w:type="dxa"/>
            <w:tcBorders>
              <w:top w:val="single" w:sz="6" w:space="0" w:color="auto"/>
              <w:bottom w:val="single" w:sz="6" w:space="0" w:color="auto"/>
            </w:tcBorders>
          </w:tcPr>
          <w:p w14:paraId="444D0FE5" w14:textId="77777777" w:rsidR="00E66F9B" w:rsidRDefault="00E66F9B" w:rsidP="00BF33E1">
            <w:pPr>
              <w:pStyle w:val="TableRow"/>
            </w:pPr>
            <w:r>
              <w:t>TDSSStringGrid</w:t>
            </w:r>
          </w:p>
        </w:tc>
        <w:tc>
          <w:tcPr>
            <w:tcW w:w="6437" w:type="dxa"/>
            <w:tcBorders>
              <w:top w:val="single" w:sz="6" w:space="0" w:color="auto"/>
              <w:bottom w:val="single" w:sz="6" w:space="0" w:color="auto"/>
              <w:right w:val="single" w:sz="6" w:space="0" w:color="auto"/>
            </w:tcBorders>
          </w:tcPr>
          <w:p w14:paraId="5B67ADC4" w14:textId="77777777" w:rsidR="00E66F9B" w:rsidRPr="00705410" w:rsidRDefault="00E66F9B" w:rsidP="00BF33E1">
            <w:pPr>
              <w:pStyle w:val="TableRow"/>
              <w:rPr>
                <w:i/>
              </w:rPr>
            </w:pPr>
            <w:r>
              <w:rPr>
                <w:i/>
              </w:rPr>
              <w:t>Term.Plaintext</w:t>
            </w:r>
          </w:p>
          <w:p w14:paraId="33820F6C" w14:textId="77777777" w:rsidR="00E66F9B" w:rsidRDefault="00E66F9B" w:rsidP="00BF33E1">
            <w:pPr>
              <w:pStyle w:val="TableRow"/>
            </w:pPr>
            <w:r>
              <w:t>Lists the geographic areas associated with the survey event.  The following query path is used to identify the areas: Survey_Event -&gt; Survey_Event_Geo_Area -&gt; Concept -&gt; Concept (joined by Meaning_Key, where List_Preferred=1) -&gt; Term.  Ordered by preferred Concept.Sort_Code then Term.Plaintext.</w:t>
            </w:r>
          </w:p>
          <w:p w14:paraId="1F966632" w14:textId="77777777" w:rsidR="00E66F9B" w:rsidRDefault="00E66F9B" w:rsidP="00BF33E1">
            <w:pPr>
              <w:pStyle w:val="TableRow"/>
            </w:pPr>
            <w:r>
              <w:t>Accepts drag and drop of Concept records</w:t>
            </w:r>
            <w:r w:rsidR="009F69C8">
              <w:t xml:space="preserve"> from the thesaurus browser</w:t>
            </w:r>
            <w:r w:rsidR="006C1A19">
              <w:t xml:space="preserve"> within the system defined ‘Geography’ subject area.</w:t>
            </w:r>
            <w:r>
              <w:t>.  The list of areas is unique – attempting to add the same area twice is not accepted.</w:t>
            </w:r>
          </w:p>
          <w:p w14:paraId="67DB5C56" w14:textId="77777777" w:rsidR="00E66F9B" w:rsidRDefault="00E66F9B" w:rsidP="00BF33E1">
            <w:pPr>
              <w:pStyle w:val="TableRow"/>
            </w:pPr>
            <w:r>
              <w:t xml:space="preserve">The user is able to type directly into the grid as if they are typing into an edit control linked to the </w:t>
            </w:r>
            <w:r w:rsidR="002F2B17">
              <w:t>Geography Subject Area</w:t>
            </w:r>
            <w:r>
              <w:t xml:space="preserve">.  The user can navigate up and down through the grid using arrow keys; if they navigate below the last item in the grid an extra row is added and the focus moves into it.  If the user presses the </w:t>
            </w:r>
            <w:smartTag w:uri="urn:schemas-microsoft-com:office:smarttags" w:element="place">
              <w:smartTag w:uri="urn:schemas-microsoft-com:office:smarttags" w:element="State">
                <w:r>
                  <w:t>Del</w:t>
                </w:r>
              </w:smartTag>
            </w:smartTag>
            <w:r>
              <w:t xml:space="preserve"> or Backspace key when the caret is in a cell with no text, then the grid row is deleted.  If the user presses Return whilst in a cell, then d</w:t>
            </w:r>
            <w:r w:rsidRPr="00AD4369">
              <w:t>isplays a Find dialog allowi</w:t>
            </w:r>
            <w:r>
              <w:t>ng an area to be selected.</w:t>
            </w:r>
          </w:p>
          <w:p w14:paraId="657236B7" w14:textId="77777777" w:rsidR="00E66F9B" w:rsidRDefault="00E66F9B" w:rsidP="00BF33E1">
            <w:pPr>
              <w:pStyle w:val="TableRow"/>
            </w:pPr>
            <w:r>
              <w:t xml:space="preserve">When editing, a button is displayed alongside the cell with the input focus.  This displays </w:t>
            </w:r>
            <w:r w:rsidR="009F69C8">
              <w:t xml:space="preserve">the thesaurus browser </w:t>
            </w:r>
            <w:r>
              <w:t>in Return Data – F9 mode, allowing an area to be selected, returned and entered into the selected cell in sgAreas.</w:t>
            </w:r>
          </w:p>
          <w:p w14:paraId="69AA04C3" w14:textId="77777777" w:rsidR="00E66F9B" w:rsidRDefault="00E66F9B" w:rsidP="00BF33E1">
            <w:pPr>
              <w:pStyle w:val="TableRow"/>
            </w:pPr>
            <w:r>
              <w:t>When saving data, the required records in Survey_Event_Geo_Area are inserted or deleted.</w:t>
            </w:r>
          </w:p>
          <w:p w14:paraId="3A859777" w14:textId="77777777" w:rsidR="00E66F9B" w:rsidRDefault="00E66F9B" w:rsidP="00BF33E1">
            <w:pPr>
              <w:pStyle w:val="TableRow"/>
            </w:pPr>
          </w:p>
        </w:tc>
      </w:tr>
      <w:tr w:rsidR="00BD3099" w14:paraId="3E2B3A74" w14:textId="77777777" w:rsidTr="00BF33E1">
        <w:trPr>
          <w:cantSplit/>
        </w:trPr>
        <w:tc>
          <w:tcPr>
            <w:tcW w:w="1890" w:type="dxa"/>
            <w:tcBorders>
              <w:top w:val="single" w:sz="6" w:space="0" w:color="auto"/>
              <w:left w:val="single" w:sz="6" w:space="0" w:color="auto"/>
              <w:bottom w:val="single" w:sz="6" w:space="0" w:color="auto"/>
            </w:tcBorders>
          </w:tcPr>
          <w:p w14:paraId="3C886900" w14:textId="77777777" w:rsidR="00BD3099" w:rsidRDefault="00BD3099" w:rsidP="00BF33E1">
            <w:pPr>
              <w:pStyle w:val="TableRow"/>
            </w:pPr>
            <w:r>
              <w:t>lblPath</w:t>
            </w:r>
          </w:p>
        </w:tc>
        <w:tc>
          <w:tcPr>
            <w:tcW w:w="1620" w:type="dxa"/>
            <w:tcBorders>
              <w:top w:val="single" w:sz="6" w:space="0" w:color="auto"/>
              <w:bottom w:val="single" w:sz="6" w:space="0" w:color="auto"/>
            </w:tcBorders>
          </w:tcPr>
          <w:p w14:paraId="5830FA6B" w14:textId="77777777" w:rsidR="00BD3099" w:rsidRDefault="00BD3099" w:rsidP="00BF33E1">
            <w:pPr>
              <w:pStyle w:val="TableRow"/>
            </w:pPr>
            <w:r>
              <w:t>TLabel</w:t>
            </w:r>
          </w:p>
        </w:tc>
        <w:tc>
          <w:tcPr>
            <w:tcW w:w="6437" w:type="dxa"/>
            <w:tcBorders>
              <w:top w:val="single" w:sz="6" w:space="0" w:color="auto"/>
              <w:bottom w:val="single" w:sz="6" w:space="0" w:color="auto"/>
              <w:right w:val="single" w:sz="6" w:space="0" w:color="auto"/>
            </w:tcBorders>
          </w:tcPr>
          <w:p w14:paraId="6A03B768" w14:textId="77777777" w:rsidR="00BD3099" w:rsidRDefault="003A39DD" w:rsidP="00BF33E1">
            <w:pPr>
              <w:pStyle w:val="TableRow"/>
              <w:rPr>
                <w:i/>
              </w:rPr>
            </w:pPr>
            <w:r>
              <w:rPr>
                <w:i/>
              </w:rPr>
              <w:t>Term.Plaintext – Term.Plaintext –  ...</w:t>
            </w:r>
          </w:p>
          <w:p w14:paraId="2B9FF723" w14:textId="77777777" w:rsidR="003A39DD" w:rsidRDefault="003A39DD" w:rsidP="00B6714A">
            <w:pPr>
              <w:pStyle w:val="TableRow"/>
            </w:pPr>
            <w:r>
              <w:t>If a row is selected in sgAreas,</w:t>
            </w:r>
            <w:r w:rsidR="001825DD">
              <w:t xml:space="preserve"> lists the geographic areas</w:t>
            </w:r>
            <w:r w:rsidR="00B6714A">
              <w:t xml:space="preserve"> from the root to the selected concept according to the relationship identified by the Default_Hierarchy_Relation_Type_Key of the domain.  In each case the term of the list-preferred synonym is displayed.</w:t>
            </w:r>
          </w:p>
          <w:p w14:paraId="32D8B1D6" w14:textId="77777777" w:rsidR="007C6B95" w:rsidRPr="00A64752" w:rsidRDefault="007C6B95" w:rsidP="00B6714A">
            <w:pPr>
              <w:pStyle w:val="TableRow"/>
              <w:rPr>
                <w:i/>
              </w:rPr>
            </w:pPr>
            <w:r>
              <w:t>Otherwise, the label is empty.</w:t>
            </w:r>
          </w:p>
        </w:tc>
      </w:tr>
    </w:tbl>
    <w:p w14:paraId="1B6E5A92" w14:textId="77777777" w:rsidR="00E66F9B" w:rsidRDefault="00E66F9B" w:rsidP="0072046D"/>
    <w:p w14:paraId="73955220" w14:textId="77777777" w:rsidR="003004C3" w:rsidRDefault="003004C3" w:rsidP="003004C3"/>
    <w:p w14:paraId="427C9394" w14:textId="77777777" w:rsidR="003004C3" w:rsidRDefault="003004C3" w:rsidP="003004C3">
      <w:pPr>
        <w:pStyle w:val="Heading4"/>
      </w:pPr>
      <w:bookmarkStart w:id="620" w:name="_Ref271549827"/>
      <w:bookmarkStart w:id="621" w:name="_Toc292878947"/>
      <w:r>
        <w:t>Tools\Options General Options Tab</w:t>
      </w:r>
      <w:bookmarkEnd w:id="620"/>
      <w:bookmarkEnd w:id="621"/>
    </w:p>
    <w:p w14:paraId="40367BA4" w14:textId="77777777" w:rsidR="003004C3" w:rsidRPr="00F56A35" w:rsidRDefault="003004C3" w:rsidP="003004C3">
      <w:pPr>
        <w:rPr>
          <w:lang w:val="en-US"/>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3004C3" w14:paraId="70BACC8C" w14:textId="77777777" w:rsidTr="008F4D2B">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5322B7B" w14:textId="77777777" w:rsidR="003004C3" w:rsidRPr="00F56A35" w:rsidRDefault="003004C3" w:rsidP="008F4D2B">
            <w:pPr>
              <w:pStyle w:val="TableTitle"/>
            </w:pPr>
            <w:r>
              <w:lastRenderedPageBreak/>
              <w:t xml:space="preserve">Window Name: </w:t>
            </w:r>
            <w:r w:rsidRPr="00F56A35">
              <w:t>Tfra</w:t>
            </w:r>
            <w:r>
              <w:t>General</w:t>
            </w:r>
            <w:r w:rsidRPr="00F56A35">
              <w:t>Options</w:t>
            </w:r>
          </w:p>
        </w:tc>
      </w:tr>
      <w:tr w:rsidR="003004C3" w14:paraId="06DB67F7" w14:textId="77777777" w:rsidTr="008F4D2B">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945FFE9" w14:textId="77777777" w:rsidR="003004C3" w:rsidRPr="00F56A35" w:rsidRDefault="003004C3" w:rsidP="008F4D2B">
            <w:pPr>
              <w:pStyle w:val="TableRow"/>
              <w:keepNext/>
            </w:pPr>
            <w:r>
              <w:rPr>
                <w:b/>
              </w:rPr>
              <w:t>Inherits</w:t>
            </w:r>
            <w:r>
              <w:t>:  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D775A99" w14:textId="77777777" w:rsidR="003004C3" w:rsidRDefault="003004C3" w:rsidP="008F4D2B">
            <w:pPr>
              <w:pStyle w:val="TableRow"/>
              <w:keepNext/>
            </w:pPr>
            <w:r>
              <w:rPr>
                <w:b/>
              </w:rPr>
              <w:t>Unit File Name</w:t>
            </w:r>
            <w:r>
              <w:t>: GeneralOptionsFrameUnit.pas</w:t>
            </w:r>
          </w:p>
        </w:tc>
      </w:tr>
      <w:tr w:rsidR="003004C3" w:rsidRPr="00F56A35" w14:paraId="16493E26" w14:textId="77777777" w:rsidTr="008F4D2B">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A30340A" w14:textId="77777777" w:rsidR="003004C3" w:rsidRPr="00F56A35" w:rsidRDefault="003004C3" w:rsidP="008F4D2B">
            <w:pPr>
              <w:pStyle w:val="TableRow"/>
              <w:keepNext/>
              <w:rPr>
                <w:lang w:val="fr-FR"/>
              </w:rPr>
            </w:pPr>
            <w:r w:rsidRPr="00F56A35">
              <w:rPr>
                <w:b/>
                <w:lang w:val="fr-FR"/>
              </w:rPr>
              <w:t>Entities</w:t>
            </w:r>
            <w:r w:rsidRPr="00F56A35">
              <w:rPr>
                <w:lang w:val="fr-FR"/>
              </w:rPr>
              <w:t xml:space="preserve">: </w:t>
            </w:r>
            <w:r>
              <w:rPr>
                <w:lang w:val="fr-FR"/>
              </w:rPr>
              <w:t>None</w:t>
            </w:r>
          </w:p>
        </w:tc>
      </w:tr>
      <w:tr w:rsidR="003004C3" w14:paraId="0278DEE6" w14:textId="77777777" w:rsidTr="008F4D2B">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E1FB78" w14:textId="77777777" w:rsidR="003004C3" w:rsidRDefault="003004C3" w:rsidP="008F4D2B">
            <w:pPr>
              <w:pStyle w:val="TableRow"/>
              <w:keepNext/>
            </w:pPr>
            <w:r>
              <w:rPr>
                <w:b/>
              </w:rPr>
              <w:t>Calls</w:t>
            </w:r>
            <w:r>
              <w:t>: Folder Browser dialog</w:t>
            </w:r>
          </w:p>
        </w:tc>
      </w:tr>
      <w:tr w:rsidR="003004C3" w14:paraId="4922BFCE" w14:textId="77777777" w:rsidTr="008F4D2B">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20BC8C9" w14:textId="77777777" w:rsidR="003004C3" w:rsidRDefault="003004C3" w:rsidP="008F4D2B">
            <w:pPr>
              <w:pStyle w:val="TableRow"/>
              <w:keepNext/>
            </w:pPr>
            <w:r>
              <w:rPr>
                <w:b/>
              </w:rPr>
              <w:t>Returns</w:t>
            </w:r>
            <w:r>
              <w:t xml:space="preserve"> </w:t>
            </w:r>
            <w:r>
              <w:rPr>
                <w:b/>
              </w:rPr>
              <w:t>To</w:t>
            </w:r>
            <w:r>
              <w:t>: None</w:t>
            </w:r>
          </w:p>
        </w:tc>
      </w:tr>
      <w:tr w:rsidR="003004C3" w14:paraId="0DF972A0" w14:textId="77777777" w:rsidTr="008F4D2B">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5252B42" w14:textId="77777777" w:rsidR="003004C3" w:rsidRPr="00583349" w:rsidRDefault="003004C3" w:rsidP="008F4D2B">
            <w:pPr>
              <w:pStyle w:val="TableRow"/>
              <w:keepNext/>
              <w:rPr>
                <w:rFonts w:eastAsia="SimSun"/>
                <w:lang w:eastAsia="zh-SG"/>
              </w:rPr>
            </w:pPr>
            <w:r>
              <w:rPr>
                <w:b/>
              </w:rPr>
              <w:t>Description</w:t>
            </w:r>
            <w:r>
              <w:t>: Tab page for viewing and editing the general options associated with the Collections Module.</w:t>
            </w:r>
          </w:p>
        </w:tc>
      </w:tr>
    </w:tbl>
    <w:p w14:paraId="35AF09F7" w14:textId="77777777" w:rsidR="003004C3" w:rsidRDefault="003004C3" w:rsidP="003004C3"/>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3004C3" w14:paraId="78917EAF" w14:textId="77777777" w:rsidTr="00D017B0">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71E1828" w14:textId="77777777" w:rsidR="003004C3" w:rsidRDefault="003004C3" w:rsidP="008F4D2B">
            <w:pPr>
              <w:pStyle w:val="TableTitle"/>
            </w:pPr>
            <w:r>
              <w:t>Window Controls</w:t>
            </w:r>
          </w:p>
        </w:tc>
      </w:tr>
      <w:tr w:rsidR="003004C3" w14:paraId="03E7B96C"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B5FCB5" w14:textId="77777777" w:rsidR="003004C3" w:rsidRDefault="003004C3" w:rsidP="008F4D2B">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AC6C6A" w14:textId="77777777" w:rsidR="003004C3" w:rsidRDefault="003004C3" w:rsidP="008F4D2B">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C81558" w14:textId="77777777" w:rsidR="003004C3" w:rsidRDefault="003004C3" w:rsidP="008F4D2B">
            <w:pPr>
              <w:pStyle w:val="TableColumnTitles"/>
              <w:keepNext/>
            </w:pPr>
            <w:r>
              <w:rPr>
                <w:i/>
              </w:rPr>
              <w:t>Attribute</w:t>
            </w:r>
            <w:r>
              <w:t xml:space="preserve"> Action</w:t>
            </w:r>
          </w:p>
        </w:tc>
      </w:tr>
      <w:tr w:rsidR="00D017B0" w14:paraId="3C1417B9"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BC11FA6" w14:textId="77777777" w:rsidR="00D017B0" w:rsidRDefault="00D017B0" w:rsidP="008F4D2B">
            <w:pPr>
              <w:pStyle w:val="TableRow"/>
            </w:pPr>
            <w:r>
              <w:t>eReportTemplatePath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E82514" w14:textId="77777777" w:rsidR="00D017B0" w:rsidRDefault="00D017B0" w:rsidP="008F4D2B">
            <w:pPr>
              <w:pStyle w:val="TableRow"/>
            </w:pPr>
            <w:r>
              <w:t>Edit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E3612E" w14:textId="77777777" w:rsidR="00D017B0" w:rsidRDefault="00D017B0" w:rsidP="008F4D2B">
            <w:pPr>
              <w:pStyle w:val="TableRow"/>
            </w:pPr>
            <w:r>
              <w:t>Displays and allows the user to define the Standard Report Template Path setting which is stored in the registry and defines the location of the report output fragments that are used to construct the standard reports for the Collections Module.</w:t>
            </w:r>
          </w:p>
        </w:tc>
      </w:tr>
      <w:tr w:rsidR="00D017B0" w14:paraId="6336BA8D"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DEF144" w14:textId="77777777" w:rsidR="00D017B0" w:rsidRDefault="00D017B0" w:rsidP="008F4D2B">
            <w:pPr>
              <w:pStyle w:val="TableRow"/>
            </w:pPr>
            <w:r>
              <w:t>btnGetTemplatePath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DAAE79" w14:textId="77777777" w:rsidR="00D017B0" w:rsidRDefault="00D017B0" w:rsidP="008F4D2B">
            <w:pPr>
              <w:pStyle w:val="TableRow"/>
            </w:pPr>
            <w:r>
              <w: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641998" w14:textId="77777777" w:rsidR="00D017B0" w:rsidRDefault="00D017B0" w:rsidP="008F4D2B">
            <w:pPr>
              <w:pStyle w:val="TableRow"/>
            </w:pPr>
            <w:r>
              <w:t>Displays a folder browser dialog allowing the user to select a folder which is populated into eReportTemplatePath</w:t>
            </w:r>
          </w:p>
        </w:tc>
      </w:tr>
      <w:tr w:rsidR="003004C3" w14:paraId="62517415"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9FA75D" w14:textId="77777777" w:rsidR="003004C3" w:rsidRPr="00F56A35" w:rsidRDefault="003004C3" w:rsidP="008F4D2B">
            <w:pPr>
              <w:pStyle w:val="TableRow"/>
            </w:pPr>
            <w:r>
              <w:t>eSpecimenImagePath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E46318" w14:textId="77777777" w:rsidR="003004C3" w:rsidRDefault="003004C3" w:rsidP="008F4D2B">
            <w:pPr>
              <w:pStyle w:val="TableRow"/>
            </w:pPr>
            <w:r>
              <w:t>Edit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BA4E10" w14:textId="77777777" w:rsidR="003004C3" w:rsidRDefault="003004C3" w:rsidP="008F4D2B">
            <w:pPr>
              <w:pStyle w:val="TableRow"/>
            </w:pPr>
            <w:r>
              <w:t>Displays and allows the user to define the Specimen Image Path setting which is stored in the registry and defines where image files dragged onto Collections Browser nodes are stored.</w:t>
            </w:r>
          </w:p>
        </w:tc>
      </w:tr>
      <w:tr w:rsidR="003004C3" w14:paraId="4F0CC7BA"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DF3347" w14:textId="77777777" w:rsidR="003004C3" w:rsidRDefault="003004C3" w:rsidP="008F4D2B">
            <w:pPr>
              <w:pStyle w:val="TableRow"/>
            </w:pPr>
            <w:r>
              <w:t>btnGetPath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2BF08FB" w14:textId="77777777" w:rsidR="003004C3" w:rsidRDefault="003004C3" w:rsidP="008F4D2B">
            <w:pPr>
              <w:pStyle w:val="TableRow"/>
            </w:pPr>
            <w:r>
              <w: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C84505" w14:textId="77777777" w:rsidR="003004C3" w:rsidRDefault="003004C3" w:rsidP="008F4D2B">
            <w:pPr>
              <w:pStyle w:val="TableRow"/>
            </w:pPr>
            <w:r>
              <w:t>Displays a folder browser dialog allowing the user to select a folder which is populated into eSpecimenImagePath.</w:t>
            </w:r>
          </w:p>
        </w:tc>
      </w:tr>
      <w:tr w:rsidR="003D457E" w14:paraId="371BA506"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570E87" w14:textId="77777777" w:rsidR="003D457E" w:rsidRDefault="003D457E" w:rsidP="008F4D2B">
            <w:pPr>
              <w:pStyle w:val="TableRow"/>
            </w:pPr>
            <w:r w:rsidRPr="003D457E">
              <w:t>chkPreferredSynonyms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ED5105B" w14:textId="77777777" w:rsidR="003D457E" w:rsidRDefault="003D457E" w:rsidP="008F4D2B">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E15F8E" w14:textId="77777777" w:rsidR="003D457E" w:rsidRDefault="003D457E" w:rsidP="008F4D2B">
            <w:pPr>
              <w:pStyle w:val="TableRow"/>
            </w:pPr>
            <w:r>
              <w:t>Caption: “Use only preferred synonyms”.  Identifies whether all synonyms or only preferred synonyms are available in the find dialog for the quick entry screen.</w:t>
            </w:r>
          </w:p>
        </w:tc>
      </w:tr>
      <w:tr w:rsidR="0091133F" w14:paraId="6E3421A3"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96BA3C" w14:textId="77777777" w:rsidR="0091133F" w:rsidRPr="003D457E" w:rsidRDefault="0091133F" w:rsidP="008F4D2B">
            <w:pPr>
              <w:pStyle w:val="TableRow"/>
            </w:pPr>
            <w:r>
              <w:t>chkUseOriginalNames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736E95" w14:textId="77777777" w:rsidR="0091133F" w:rsidRDefault="0091133F" w:rsidP="008F4D2B">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661B5A" w14:textId="77777777" w:rsidR="0091133F" w:rsidRDefault="0091133F" w:rsidP="0091133F">
            <w:pPr>
              <w:pStyle w:val="TableRow"/>
            </w:pPr>
            <w:r>
              <w:t>Caption: “Use originally entered specimen names”.  Identifies which specimen name will be displayed in the Collections Browser, either the preferred name (default unchecked) or the originally entered entered specimen name.</w:t>
            </w:r>
          </w:p>
        </w:tc>
      </w:tr>
      <w:tr w:rsidR="0059762A" w14:paraId="4D245A2F"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FB512A" w14:textId="77777777" w:rsidR="0059762A" w:rsidRDefault="0059762A" w:rsidP="008F4D2B">
            <w:pPr>
              <w:pStyle w:val="TableRow"/>
            </w:pPr>
            <w:r>
              <w:lastRenderedPageBreak/>
              <w:t>chkGroupByDomain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65A847" w14:textId="77777777" w:rsidR="0059762A" w:rsidRDefault="0059762A" w:rsidP="008F4D2B">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F57479" w14:textId="77777777" w:rsidR="0059762A" w:rsidRDefault="0059762A" w:rsidP="0091133F">
            <w:pPr>
              <w:pStyle w:val="TableRow"/>
            </w:pPr>
            <w:r>
              <w:t>Caption: “Group determinations by Domain.”</w:t>
            </w:r>
          </w:p>
          <w:p w14:paraId="65822723" w14:textId="77777777" w:rsidR="0059762A" w:rsidRDefault="0059762A" w:rsidP="0091133F">
            <w:pPr>
              <w:pStyle w:val="TableRow"/>
            </w:pPr>
            <w:r>
              <w:t>Identifies whether or not determinations should be grouped by domain in the collections browser. Default unchecked.</w:t>
            </w:r>
          </w:p>
        </w:tc>
      </w:tr>
      <w:tr w:rsidR="00F04F4E" w14:paraId="4AB774F4"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6A48935" w14:textId="77777777" w:rsidR="00F04F4E" w:rsidRDefault="00F04F4E" w:rsidP="008F4D2B">
            <w:pPr>
              <w:pStyle w:val="TableRow"/>
            </w:pPr>
            <w:r>
              <w:t>chkShowGroupInQuickEntry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305858" w14:textId="77777777" w:rsidR="00F04F4E" w:rsidRDefault="00F04F4E" w:rsidP="008F4D2B">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BA1A9B" w14:textId="77777777" w:rsidR="00F04F4E" w:rsidRDefault="00F04F4E" w:rsidP="0091133F">
            <w:pPr>
              <w:pStyle w:val="TableRow"/>
            </w:pPr>
            <w:r>
              <w:t>Caption: “Show determination lists in Quick Entry’</w:t>
            </w:r>
          </w:p>
          <w:p w14:paraId="0C9BA938" w14:textId="77777777" w:rsidR="00F04F4E" w:rsidRDefault="00F04F4E" w:rsidP="0091133F">
            <w:pPr>
              <w:pStyle w:val="TableRow"/>
            </w:pPr>
            <w:r>
              <w:t>Identifies whether or not the concept group/taxon list is concatenated to the determination field in the Quick Entry system.</w:t>
            </w:r>
          </w:p>
        </w:tc>
      </w:tr>
      <w:tr w:rsidR="001E676F" w14:paraId="3FB22A1D" w14:textId="77777777" w:rsidTr="00D017B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B0E8389" w14:textId="77777777" w:rsidR="001E676F" w:rsidRDefault="001E676F" w:rsidP="008F4D2B">
            <w:pPr>
              <w:pStyle w:val="TableRow"/>
            </w:pPr>
            <w:r>
              <w:t>chkShowRecorderSpecimensTab</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D9293C" w14:textId="77777777" w:rsidR="001E676F" w:rsidRDefault="001E676F" w:rsidP="008F4D2B">
            <w:pPr>
              <w:pStyle w:val="TableRow"/>
            </w:pPr>
            <w:r>
              <w:t>Check 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0FD66A" w14:textId="77777777" w:rsidR="001E676F" w:rsidRDefault="001E676F" w:rsidP="0091133F">
            <w:pPr>
              <w:pStyle w:val="TableRow"/>
            </w:pPr>
            <w:r>
              <w:t>Caption: “Show Recorder Specimens Tab”</w:t>
            </w:r>
          </w:p>
          <w:p w14:paraId="6EA15E79" w14:textId="77777777" w:rsidR="001E676F" w:rsidRDefault="001E676F" w:rsidP="0091133F">
            <w:pPr>
              <w:pStyle w:val="TableRow"/>
            </w:pPr>
            <w:r>
              <w:t>Determines whether Recorder’s “Specimens” tab is made available in addition to the one provided by the Collections Module for occurrences in the observations hierarchy.</w:t>
            </w:r>
          </w:p>
        </w:tc>
      </w:tr>
    </w:tbl>
    <w:p w14:paraId="31067294" w14:textId="77777777" w:rsidR="003004C3" w:rsidRDefault="003004C3" w:rsidP="003004C3"/>
    <w:p w14:paraId="5F665BA6" w14:textId="77777777" w:rsidR="003004C3" w:rsidRPr="0072046D" w:rsidRDefault="003004C3" w:rsidP="0072046D"/>
    <w:p w14:paraId="74D6DEDF" w14:textId="77777777" w:rsidR="0072046D" w:rsidRPr="00820D20" w:rsidRDefault="0072046D" w:rsidP="009D1341"/>
    <w:p w14:paraId="7230FC9B" w14:textId="77777777" w:rsidR="00DC0593" w:rsidRDefault="00DC0593" w:rsidP="00C561FE">
      <w:pPr>
        <w:pStyle w:val="Heading3"/>
      </w:pPr>
      <w:bookmarkStart w:id="622" w:name="_Toc292878948"/>
      <w:r>
        <w:t xml:space="preserve">Organisation Departments </w:t>
      </w:r>
      <w:r w:rsidR="00C561FE">
        <w:t>Enhancements</w:t>
      </w:r>
      <w:bookmarkEnd w:id="622"/>
    </w:p>
    <w:p w14:paraId="5C57C037" w14:textId="77777777" w:rsidR="00804D2A" w:rsidRDefault="00804D2A" w:rsidP="00840903">
      <w:pPr>
        <w:pStyle w:val="Heading4"/>
      </w:pPr>
      <w:bookmarkStart w:id="623" w:name="_Toc292878949"/>
      <w:r>
        <w:t>Organisation Departments tab</w:t>
      </w:r>
      <w:bookmarkEnd w:id="623"/>
    </w:p>
    <w:p w14:paraId="2D75EC34" w14:textId="77777777" w:rsidR="00804D2A" w:rsidRDefault="001874BD" w:rsidP="001559C0">
      <w:pPr>
        <w:pStyle w:val="NormalIndent"/>
        <w:keepNext/>
      </w:pPr>
      <w:r>
        <w:t>The Organisations screen</w:t>
      </w:r>
      <w:r w:rsidRPr="001874BD">
        <w:t xml:space="preserve"> </w:t>
      </w:r>
      <w:r>
        <w:t>in the exsting Names &amp; Addresses Detail form in Recorder is enhanced by the addition of a Departments tab.  This lists the departments linked to the organisations and allows the user to edit them directly in the grid.  If the user naviagtes after the last cell in the grid, then a new blank department item is created.  If the user presses the delete or backspace key whilst the input focus is in an empty cell</w:t>
      </w:r>
      <w:r w:rsidR="009015B9">
        <w:rPr>
          <w:rFonts w:eastAsia="SimSun" w:hint="eastAsia"/>
          <w:lang w:eastAsia="zh-SG"/>
        </w:rPr>
        <w:t xml:space="preserve"> in an empty row</w:t>
      </w:r>
      <w:r>
        <w:t>, then the item is deleted.</w:t>
      </w:r>
      <w:r w:rsidR="001559C0">
        <w:t xml:space="preserve">  If only a single empty row exists, then </w:t>
      </w:r>
      <w:r w:rsidR="001559C0">
        <w:lastRenderedPageBreak/>
        <w:t>pressing the delete key clears the row rather than deleting it (the last row can never be removed).</w:t>
      </w:r>
    </w:p>
    <w:p w14:paraId="1FF341C9" w14:textId="5FB080E4" w:rsidR="009015B9" w:rsidRPr="009015B9" w:rsidRDefault="005550DB" w:rsidP="009015B9">
      <w:pPr>
        <w:keepNext/>
        <w:jc w:val="center"/>
      </w:pPr>
      <w:r w:rsidRPr="009015B9">
        <w:rPr>
          <w:noProof/>
          <w:lang w:eastAsia="en-GB"/>
        </w:rPr>
        <w:drawing>
          <wp:inline distT="0" distB="0" distL="0" distR="0" wp14:anchorId="619B7363" wp14:editId="03C96190">
            <wp:extent cx="4162425" cy="3333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62425" cy="3333750"/>
                    </a:xfrm>
                    <a:prstGeom prst="rect">
                      <a:avLst/>
                    </a:prstGeom>
                    <a:noFill/>
                    <a:ln>
                      <a:noFill/>
                    </a:ln>
                  </pic:spPr>
                </pic:pic>
              </a:graphicData>
            </a:graphic>
          </wp:inline>
        </w:drawing>
      </w:r>
    </w:p>
    <w:p w14:paraId="522F8D04" w14:textId="77777777" w:rsidR="00804D2A" w:rsidRDefault="00804D2A" w:rsidP="00840903">
      <w:pPr>
        <w:pStyle w:val="Heading4"/>
      </w:pPr>
      <w:bookmarkStart w:id="624" w:name="_Toc292878950"/>
      <w:r>
        <w:t>Individual Department control</w:t>
      </w:r>
      <w:bookmarkEnd w:id="624"/>
    </w:p>
    <w:p w14:paraId="0541B9DC" w14:textId="77777777" w:rsidR="00DC0593" w:rsidRDefault="00DC0593" w:rsidP="001874BD">
      <w:pPr>
        <w:pStyle w:val="NormalIndent"/>
      </w:pPr>
      <w:r>
        <w:t xml:space="preserve">The Individual </w:t>
      </w:r>
      <w:r w:rsidR="001874BD">
        <w:t>screen</w:t>
      </w:r>
      <w:r>
        <w:t xml:space="preserve"> in the exsting Names &amp; Addresses Detail form in Recorder is enhanced by the addition of a </w:t>
      </w:r>
      <w:r w:rsidR="001874BD">
        <w:t>departments combo box.</w:t>
      </w:r>
      <w:r>
        <w:t xml:space="preserve">  This lists the departments (Organisation_Department.Item_Name) for organisations that are associated with the individual</w:t>
      </w:r>
      <w:r w:rsidR="00C56763">
        <w:t xml:space="preserve"> through the NAME_RELATION table</w:t>
      </w:r>
      <w:r>
        <w:t>.  The selected department is saved in Individual.Organisation_Department_Key.</w:t>
      </w:r>
    </w:p>
    <w:p w14:paraId="4583D383" w14:textId="2EB69162" w:rsidR="00804D2A" w:rsidRPr="00DC0593" w:rsidRDefault="005550DB" w:rsidP="00DC0593">
      <w:pPr>
        <w:jc w:val="center"/>
      </w:pPr>
      <w:r w:rsidRPr="00DC0593">
        <w:rPr>
          <w:noProof/>
          <w:lang w:eastAsia="en-GB"/>
        </w:rPr>
        <w:drawing>
          <wp:inline distT="0" distB="0" distL="0" distR="0" wp14:anchorId="23A67502" wp14:editId="532788C3">
            <wp:extent cx="3981450" cy="2971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81450" cy="2971800"/>
                    </a:xfrm>
                    <a:prstGeom prst="rect">
                      <a:avLst/>
                    </a:prstGeom>
                    <a:noFill/>
                    <a:ln>
                      <a:noFill/>
                    </a:ln>
                  </pic:spPr>
                </pic:pic>
              </a:graphicData>
            </a:graphic>
          </wp:inline>
        </w:drawing>
      </w:r>
    </w:p>
    <w:p w14:paraId="6D5610F8" w14:textId="77777777" w:rsidR="00DC0593" w:rsidRDefault="006E405C" w:rsidP="00840903">
      <w:pPr>
        <w:pStyle w:val="Heading3"/>
      </w:pPr>
      <w:r>
        <w:br w:type="page"/>
      </w:r>
      <w:bookmarkStart w:id="625" w:name="_Toc292878951"/>
      <w:r w:rsidR="00DC0593">
        <w:lastRenderedPageBreak/>
        <w:t xml:space="preserve">Collection Occurrences </w:t>
      </w:r>
      <w:r w:rsidR="00C561FE">
        <w:t xml:space="preserve">and Features </w:t>
      </w:r>
      <w:r w:rsidR="00DC0593">
        <w:t>Addin</w:t>
      </w:r>
      <w:bookmarkEnd w:id="625"/>
    </w:p>
    <w:p w14:paraId="19D5E5C5" w14:textId="77777777" w:rsidR="00C561FE" w:rsidRPr="00C561FE" w:rsidRDefault="00C561FE" w:rsidP="00C561FE">
      <w:pPr>
        <w:pStyle w:val="NormalIndent"/>
      </w:pPr>
      <w:r>
        <w:t>This addin is titled ‘Occurrences.ocx’ and manages the additional functionality required for occurrences linked to the Thesaurus, plus location feature descriptors and measurements.</w:t>
      </w:r>
    </w:p>
    <w:p w14:paraId="3DDC6ACB" w14:textId="77777777" w:rsidR="001E28AB" w:rsidRDefault="001E28AB" w:rsidP="00840903">
      <w:pPr>
        <w:pStyle w:val="Heading4"/>
      </w:pPr>
      <w:bookmarkStart w:id="626" w:name="_Toc292878952"/>
      <w:r>
        <w:t xml:space="preserve">Recorder </w:t>
      </w:r>
      <w:r w:rsidR="00757870">
        <w:t>Observations Screen Changes</w:t>
      </w:r>
      <w:bookmarkEnd w:id="626"/>
    </w:p>
    <w:p w14:paraId="4BF9B860" w14:textId="77777777" w:rsidR="00897E4D" w:rsidRDefault="00897E4D" w:rsidP="00D814B2">
      <w:pPr>
        <w:pStyle w:val="NormalIndent"/>
      </w:pPr>
      <w:r>
        <w:t xml:space="preserve">The Observations screen is enabled to allow addins to add extra occurrence types.  This affects the items that are available from the Add button when </w:t>
      </w:r>
      <w:r w:rsidR="00D814B2">
        <w:t>a sample node is selected.</w:t>
      </w:r>
      <w:r w:rsidR="006E405C">
        <w:t xml:space="preserve">  In the example below, Taxon Occurrence and Biotope Occurrence items are provided by core Recorder, other menu items are provided by the Collections Module addins.</w:t>
      </w:r>
    </w:p>
    <w:p w14:paraId="4623116B" w14:textId="7FCA6583" w:rsidR="008763D1" w:rsidRPr="003E08C6" w:rsidRDefault="003E08C6" w:rsidP="003E08C6">
      <w:pPr>
        <w:pStyle w:val="NormalIndent"/>
        <w:jc w:val="center"/>
      </w:pPr>
      <w:r w:rsidRPr="003E08C6">
        <w:t xml:space="preserve"> </w:t>
      </w:r>
      <w:r w:rsidR="005550DB" w:rsidRPr="003E08C6">
        <w:rPr>
          <w:noProof/>
          <w:lang w:eastAsia="en-GB"/>
        </w:rPr>
        <w:drawing>
          <wp:inline distT="0" distB="0" distL="0" distR="0" wp14:anchorId="43E3919D" wp14:editId="06EE51F2">
            <wp:extent cx="2105025" cy="23431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05025" cy="2343150"/>
                    </a:xfrm>
                    <a:prstGeom prst="rect">
                      <a:avLst/>
                    </a:prstGeom>
                    <a:noFill/>
                    <a:ln>
                      <a:noFill/>
                    </a:ln>
                  </pic:spPr>
                </pic:pic>
              </a:graphicData>
            </a:graphic>
          </wp:inline>
        </w:drawing>
      </w:r>
      <w:r w:rsidR="005550DB" w:rsidRPr="003E08C6">
        <w:rPr>
          <w:noProof/>
          <w:lang w:eastAsia="en-GB"/>
        </w:rPr>
        <w:drawing>
          <wp:inline distT="0" distB="0" distL="0" distR="0" wp14:anchorId="0C55FD3E" wp14:editId="38FA050D">
            <wp:extent cx="135255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52550" cy="266700"/>
                    </a:xfrm>
                    <a:prstGeom prst="rect">
                      <a:avLst/>
                    </a:prstGeom>
                    <a:noFill/>
                    <a:ln>
                      <a:noFill/>
                    </a:ln>
                  </pic:spPr>
                </pic:pic>
              </a:graphicData>
            </a:graphic>
          </wp:inline>
        </w:drawing>
      </w:r>
    </w:p>
    <w:p w14:paraId="4A6007D8" w14:textId="77777777" w:rsidR="00897E4D" w:rsidRDefault="00D814B2" w:rsidP="00D814B2">
      <w:pPr>
        <w:pStyle w:val="NormalIndent"/>
      </w:pPr>
      <w:r>
        <w:t>The addin provides the Occurrence data entry screen (described below).  In addition, t</w:t>
      </w:r>
      <w:r w:rsidR="00897E4D">
        <w:t>he Observations screen allows additional occurrence types to specify extra levels in the hierarchy beneath the occurrences node.  The new Thesaurus Occurrence type has a Measurements and Determinations folder nodes loaded beneath it which are identical in behaviour to the Measurements and Folder nodes loaded into the Collections Browser for any other data type.</w:t>
      </w:r>
      <w:r w:rsidR="003E08C6">
        <w:t xml:space="preserve">  This is illustrated below:</w:t>
      </w:r>
    </w:p>
    <w:p w14:paraId="6119B85E" w14:textId="4764B633" w:rsidR="00897E4D" w:rsidRPr="003E08C6" w:rsidRDefault="00820D20" w:rsidP="00820D20">
      <w:pPr>
        <w:pStyle w:val="NormalIndent"/>
        <w:jc w:val="center"/>
      </w:pPr>
      <w:r w:rsidRPr="00820D20">
        <w:lastRenderedPageBreak/>
        <w:t xml:space="preserve"> </w:t>
      </w:r>
      <w:r w:rsidR="005550DB" w:rsidRPr="003E08C6">
        <w:rPr>
          <w:noProof/>
          <w:lang w:eastAsia="en-GB"/>
        </w:rPr>
        <w:drawing>
          <wp:inline distT="0" distB="0" distL="0" distR="0" wp14:anchorId="59E0F8C2" wp14:editId="60982232">
            <wp:extent cx="2476500" cy="3848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76500" cy="3848100"/>
                    </a:xfrm>
                    <a:prstGeom prst="rect">
                      <a:avLst/>
                    </a:prstGeom>
                    <a:noFill/>
                    <a:ln>
                      <a:noFill/>
                    </a:ln>
                  </pic:spPr>
                </pic:pic>
              </a:graphicData>
            </a:graphic>
          </wp:inline>
        </w:drawing>
      </w:r>
    </w:p>
    <w:p w14:paraId="32C2D241" w14:textId="77777777" w:rsidR="00757870" w:rsidRDefault="00757870" w:rsidP="00840903">
      <w:pPr>
        <w:pStyle w:val="Heading4"/>
      </w:pPr>
      <w:bookmarkStart w:id="627" w:name="_Toc292878953"/>
      <w:r>
        <w:t>Thesaurus Occurrence Screen</w:t>
      </w:r>
      <w:bookmarkEnd w:id="627"/>
    </w:p>
    <w:p w14:paraId="7708D4DC" w14:textId="77777777" w:rsidR="006E405C" w:rsidRDefault="008763D1" w:rsidP="006E405C">
      <w:pPr>
        <w:pStyle w:val="NormalIndent"/>
      </w:pPr>
      <w:r>
        <w:t>The data entry and viewing of new types of occurrence linked to domains in the Thesaurus is managed through a single Thesaurus Occurrence screen.  This screen is divided into the following tabs:</w:t>
      </w:r>
    </w:p>
    <w:p w14:paraId="28DB068A" w14:textId="77777777" w:rsidR="006E405C" w:rsidRPr="00F72F62" w:rsidRDefault="006E405C" w:rsidP="00F72F62">
      <w:pPr>
        <w:pStyle w:val="NormalIndent"/>
      </w:pPr>
      <w:r>
        <w:rPr>
          <w:b/>
          <w:bCs/>
        </w:rPr>
        <w:t xml:space="preserve">General - </w:t>
      </w:r>
      <w:r>
        <w:t>as Recorder Taxon Occurrence General tab, but with the Provenance and Substrate combo boxes removed (these are replaced by the Descriptors tab).  In addition, the Record Type combo box is replaced by one linked to the concept group called Record Types in the domain linked to the occurrence’s preferred determination.</w:t>
      </w:r>
      <w:r w:rsidRPr="006E405C">
        <w:rPr>
          <w:b/>
          <w:bCs/>
        </w:rPr>
        <w:t xml:space="preserve"> </w:t>
      </w:r>
      <w:r w:rsidR="00F72F62">
        <w:rPr>
          <w:b/>
          <w:bCs/>
        </w:rPr>
        <w:t xml:space="preserve"> </w:t>
      </w:r>
      <w:r w:rsidR="00F72F62" w:rsidRPr="00F72F62">
        <w:t xml:space="preserve">The Count </w:t>
      </w:r>
      <w:r w:rsidR="00F72F62">
        <w:t xml:space="preserve">memo control displays a list of count measurements (i.e. those measurements where measurement parameter is “Abundance” and measurement unit “Count”) for the occurrence in the form “&lt;data value&gt;, &lt;applies to&gt;, [&lt;accuracy&gt;]“.  </w:t>
      </w:r>
    </w:p>
    <w:p w14:paraId="7596B778" w14:textId="615DBA06" w:rsidR="006E405C" w:rsidRDefault="005550DB" w:rsidP="006E405C">
      <w:pPr>
        <w:pStyle w:val="NormalIndent"/>
        <w:jc w:val="center"/>
        <w:rPr>
          <w:b/>
          <w:bCs/>
        </w:rPr>
      </w:pPr>
      <w:r w:rsidRPr="006E405C">
        <w:rPr>
          <w:b/>
          <w:bCs/>
          <w:noProof/>
          <w:lang w:eastAsia="en-GB"/>
        </w:rPr>
        <w:drawing>
          <wp:inline distT="0" distB="0" distL="0" distR="0" wp14:anchorId="26B3FE06" wp14:editId="726D2CD4">
            <wp:extent cx="2295525" cy="1838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95525" cy="1838325"/>
                    </a:xfrm>
                    <a:prstGeom prst="rect">
                      <a:avLst/>
                    </a:prstGeom>
                    <a:noFill/>
                    <a:ln>
                      <a:noFill/>
                    </a:ln>
                  </pic:spPr>
                </pic:pic>
              </a:graphicData>
            </a:graphic>
          </wp:inline>
        </w:drawing>
      </w:r>
    </w:p>
    <w:p w14:paraId="3209608B" w14:textId="77777777" w:rsidR="006E405C" w:rsidRDefault="006E405C" w:rsidP="006E405C">
      <w:pPr>
        <w:pStyle w:val="NormalIndent"/>
      </w:pPr>
      <w:r>
        <w:rPr>
          <w:b/>
          <w:bCs/>
        </w:rPr>
        <w:t xml:space="preserve">Descriptors - </w:t>
      </w:r>
      <w:r>
        <w:t>a standard Descriptors tab is loaded (TfraDescriptors).</w:t>
      </w:r>
    </w:p>
    <w:p w14:paraId="2CC98858" w14:textId="77777777" w:rsidR="006E405C" w:rsidRDefault="006E405C" w:rsidP="006E405C">
      <w:pPr>
        <w:pStyle w:val="NormalIndent"/>
      </w:pPr>
      <w:r>
        <w:rPr>
          <w:b/>
          <w:bCs/>
        </w:rPr>
        <w:lastRenderedPageBreak/>
        <w:t>Related Occs -</w:t>
      </w:r>
      <w:r>
        <w:t xml:space="preserve"> as Recorder Related Occs tab, but linked to the Occurrence_Relation table.  Each occurrence is able to be related to any other occurrence except taxon and biotope occurrences made using the core Recorder screens (e.g. a Fossil Taxa occurrence relates to the Biostratigraphy occurrence it occurred within).</w:t>
      </w:r>
      <w:r w:rsidR="00B52119">
        <w:t xml:space="preserve">  Relationship types are defined using the Thesaurus_Relation_Type entity.</w:t>
      </w:r>
    </w:p>
    <w:p w14:paraId="4A805543" w14:textId="77777777" w:rsidR="00B52119" w:rsidRDefault="00B52119" w:rsidP="007A134B">
      <w:pPr>
        <w:pStyle w:val="NormalIndent"/>
      </w:pPr>
      <w:r>
        <w:rPr>
          <w:b/>
          <w:bCs/>
        </w:rPr>
        <w:t xml:space="preserve">Specimens - </w:t>
      </w:r>
      <w:r>
        <w:t>tab control listing the specimens and registration numbers associated with this occurrence, if any.</w:t>
      </w:r>
      <w:r w:rsidR="007A134B">
        <w:t xml:space="preserve">  When in edit mode, the user is able to add and remove rows using the buttons to the right of the grid.  There are 2 columns, Determination and Registration Number.  </w:t>
      </w:r>
      <w:r w:rsidR="00D314D8">
        <w:t>Both columns are read only, the user clicks the plus button to add a specimen to the grid using a Find dialog</w:t>
      </w:r>
      <w:r w:rsidR="007A134B">
        <w:t>.  The grid also accepts drag and drop from the Collections Browser.</w:t>
      </w:r>
      <w:r w:rsidR="003946EC">
        <w:t xml:space="preserve"> </w:t>
      </w:r>
      <w:r w:rsidR="00D314D8">
        <w:t>T</w:t>
      </w:r>
      <w:r w:rsidR="003946EC">
        <w:t>he user is able to double click on a row in the grid to load the selected row’s specimen into a new instance of the Collections Browser screen.</w:t>
      </w:r>
    </w:p>
    <w:p w14:paraId="3853B525" w14:textId="0A1E5A20" w:rsidR="00820D20" w:rsidRPr="00B52119" w:rsidRDefault="005550DB" w:rsidP="00820D20">
      <w:pPr>
        <w:pStyle w:val="NormalIndent"/>
        <w:jc w:val="center"/>
      </w:pPr>
      <w:r w:rsidRPr="00820D20">
        <w:rPr>
          <w:noProof/>
          <w:lang w:eastAsia="en-GB"/>
        </w:rPr>
        <w:drawing>
          <wp:inline distT="0" distB="0" distL="0" distR="0" wp14:anchorId="6224F3F6" wp14:editId="74EB8370">
            <wp:extent cx="3695700" cy="2971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95700" cy="2971800"/>
                    </a:xfrm>
                    <a:prstGeom prst="rect">
                      <a:avLst/>
                    </a:prstGeom>
                    <a:noFill/>
                    <a:ln>
                      <a:noFill/>
                    </a:ln>
                  </pic:spPr>
                </pic:pic>
              </a:graphicData>
            </a:graphic>
          </wp:inline>
        </w:drawing>
      </w:r>
    </w:p>
    <w:p w14:paraId="7E59230E" w14:textId="77777777" w:rsidR="005853E1" w:rsidRDefault="00B52119" w:rsidP="005853E1">
      <w:pPr>
        <w:pStyle w:val="NormalIndent"/>
      </w:pPr>
      <w:r>
        <w:rPr>
          <w:b/>
          <w:bCs/>
        </w:rPr>
        <w:t xml:space="preserve">Sources - </w:t>
      </w:r>
      <w:r>
        <w:t>a standard Sources tab is loaded.</w:t>
      </w:r>
    </w:p>
    <w:p w14:paraId="3CA2CF64" w14:textId="77777777" w:rsidR="00C561FE" w:rsidRDefault="00C561FE" w:rsidP="00C561FE">
      <w:pPr>
        <w:pStyle w:val="Heading4"/>
      </w:pPr>
      <w:bookmarkStart w:id="628" w:name="_Ref272157871"/>
      <w:bookmarkStart w:id="629" w:name="_Toc292878954"/>
      <w:r>
        <w:t>Locations Screen Changes</w:t>
      </w:r>
      <w:bookmarkEnd w:id="628"/>
      <w:bookmarkEnd w:id="629"/>
    </w:p>
    <w:p w14:paraId="4CFAFA2E" w14:textId="77777777" w:rsidR="00C561FE" w:rsidRPr="00E80E39" w:rsidRDefault="00C561FE" w:rsidP="00C561FE">
      <w:pPr>
        <w:pStyle w:val="NormalIndent"/>
        <w:keepNext/>
      </w:pPr>
      <w:r>
        <w:t>The standard Descriptors tab is attached to the Location Feature details screen in Recorder, using an addin to create the additional tab.  The tab is linked to the Location_Feature_Data table and is titled ‘Descriptors’.</w:t>
      </w:r>
    </w:p>
    <w:p w14:paraId="535CA228" w14:textId="77777777" w:rsidR="00C561FE" w:rsidRDefault="00C561FE" w:rsidP="004446C5">
      <w:pPr>
        <w:pStyle w:val="NormalIndent"/>
        <w:keepNext/>
      </w:pPr>
      <w:r>
        <w:t xml:space="preserve">Under each feature node, an additional Measurements folder is inserted by the addin.  This contains a record for each measurement item in the Location_Feature_Data table (excluding descriptors).  </w:t>
      </w:r>
      <w:r w:rsidR="004446C5">
        <w:t xml:space="preserve">The user is able to add, edit </w:t>
      </w:r>
      <w:r w:rsidR="004446C5">
        <w:lastRenderedPageBreak/>
        <w:t>and delete measurements from this folder as for other measurements folders, in the Collections Browser or Observations screen.</w:t>
      </w:r>
    </w:p>
    <w:p w14:paraId="23C5C481" w14:textId="77777777" w:rsidR="009542D6" w:rsidRDefault="00212602" w:rsidP="009542D6">
      <w:pPr>
        <w:pStyle w:val="Heading4"/>
      </w:pPr>
      <w:bookmarkStart w:id="630" w:name="_Ref272157746"/>
      <w:bookmarkStart w:id="631" w:name="_Toc292878955"/>
      <w:r>
        <w:t>Sample Details Screen Changes</w:t>
      </w:r>
      <w:bookmarkEnd w:id="630"/>
      <w:bookmarkEnd w:id="631"/>
    </w:p>
    <w:p w14:paraId="751058E2" w14:textId="77777777" w:rsidR="00F623CA" w:rsidRDefault="00F623CA" w:rsidP="00F623CA">
      <w:pPr>
        <w:pStyle w:val="NormalIndent"/>
        <w:keepNext/>
      </w:pPr>
      <w:r>
        <w:t xml:space="preserve">The Specimens tab described in </w:t>
      </w:r>
      <w:r>
        <w:fldChar w:fldCharType="begin"/>
      </w:r>
      <w:r>
        <w:instrText xml:space="preserve"> REF _Ref272157871 \r \p \h </w:instrText>
      </w:r>
      <w:r>
        <w:fldChar w:fldCharType="separate"/>
      </w:r>
      <w:r>
        <w:t>4.2.16.3 above</w:t>
      </w:r>
      <w:r>
        <w:fldChar w:fldCharType="end"/>
      </w:r>
      <w:r>
        <w:t xml:space="preserve"> is added to Recorder’s Sample Details screen.</w:t>
      </w:r>
    </w:p>
    <w:p w14:paraId="0F2ED602" w14:textId="77777777" w:rsidR="00212602" w:rsidRPr="00212602" w:rsidRDefault="00F623CA" w:rsidP="00F623CA">
      <w:pPr>
        <w:pStyle w:val="NormalIndent"/>
        <w:keepNext/>
      </w:pPr>
      <w:r>
        <w:t xml:space="preserve">If the </w:t>
      </w:r>
      <w:r w:rsidR="00A91DD3">
        <w:t>‘</w:t>
      </w:r>
      <w:r>
        <w:t>Show Recorder Specimens Tab</w:t>
      </w:r>
      <w:r w:rsidR="00A91DD3">
        <w:t>’</w:t>
      </w:r>
      <w:r>
        <w:t xml:space="preserve"> option is not set then Recorder’s built-in Specimens tab is hidden; otherwise, it is displayed</w:t>
      </w:r>
      <w:r w:rsidR="00237923">
        <w:t>,</w:t>
      </w:r>
      <w:r>
        <w:t xml:space="preserve"> but its caption is changed to “Recorder Specimens”.</w:t>
      </w:r>
    </w:p>
    <w:p w14:paraId="12D4C09A" w14:textId="77777777" w:rsidR="005853E1" w:rsidRDefault="008763D1" w:rsidP="00734B4C">
      <w:pPr>
        <w:pStyle w:val="Heading3"/>
      </w:pPr>
      <w:r>
        <w:br w:type="page"/>
      </w:r>
      <w:bookmarkStart w:id="632" w:name="_Toc292878956"/>
      <w:r w:rsidR="005853E1">
        <w:lastRenderedPageBreak/>
        <w:t>Thesaurus Editor</w:t>
      </w:r>
      <w:bookmarkEnd w:id="632"/>
    </w:p>
    <w:p w14:paraId="06ED9E6E" w14:textId="77777777" w:rsidR="005853E1" w:rsidRDefault="005853E1" w:rsidP="00840903">
      <w:pPr>
        <w:pStyle w:val="Heading4"/>
      </w:pPr>
      <w:bookmarkStart w:id="633" w:name="_Toc292878957"/>
      <w:r>
        <w:t>Screen Flow Diagram</w:t>
      </w:r>
      <w:bookmarkEnd w:id="633"/>
    </w:p>
    <w:p w14:paraId="64E38434" w14:textId="0218C0F4" w:rsidR="005853E1" w:rsidRDefault="005550DB" w:rsidP="005853E1">
      <w:pPr>
        <w:jc w:val="center"/>
      </w:pPr>
      <w:r w:rsidRPr="005853E1">
        <w:rPr>
          <w:noProof/>
          <w:lang w:eastAsia="en-GB"/>
        </w:rPr>
        <w:drawing>
          <wp:inline distT="0" distB="0" distL="0" distR="0" wp14:anchorId="3EAFFEA8" wp14:editId="29DF99B7">
            <wp:extent cx="4943475" cy="76962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43475" cy="7696200"/>
                    </a:xfrm>
                    <a:prstGeom prst="rect">
                      <a:avLst/>
                    </a:prstGeom>
                    <a:noFill/>
                    <a:ln>
                      <a:noFill/>
                    </a:ln>
                  </pic:spPr>
                </pic:pic>
              </a:graphicData>
            </a:graphic>
          </wp:inline>
        </w:drawing>
      </w:r>
    </w:p>
    <w:p w14:paraId="0753991C" w14:textId="77777777" w:rsidR="005853E1" w:rsidRDefault="005853E1" w:rsidP="00CC6B4D">
      <w:pPr>
        <w:pStyle w:val="Heading4"/>
        <w:numPr>
          <w:ilvl w:val="3"/>
          <w:numId w:val="4"/>
        </w:numPr>
        <w:tabs>
          <w:tab w:val="left" w:pos="720"/>
        </w:tabs>
      </w:pPr>
      <w:bookmarkStart w:id="634" w:name="_Toc292878958"/>
      <w:r>
        <w:lastRenderedPageBreak/>
        <w:t>MDI Edit Child Class Diagram</w:t>
      </w:r>
      <w:bookmarkEnd w:id="634"/>
    </w:p>
    <w:p w14:paraId="2D256EF6" w14:textId="77777777" w:rsidR="005853E1" w:rsidRPr="005853E1" w:rsidRDefault="005853E1" w:rsidP="005853E1">
      <w:pPr>
        <w:pStyle w:val="NormalIndent"/>
      </w:pPr>
      <w:r>
        <w:t>The following diagram illustrates the relationship between classes that compose the main MDI child screens for editing in the Thesaurus Editor.</w:t>
      </w:r>
    </w:p>
    <w:p w14:paraId="101E9828" w14:textId="039D0AC9" w:rsidR="005853E1" w:rsidRPr="005853E1" w:rsidRDefault="005550DB" w:rsidP="005853E1">
      <w:r w:rsidRPr="005853E1">
        <w:rPr>
          <w:noProof/>
          <w:lang w:eastAsia="en-GB"/>
        </w:rPr>
        <w:drawing>
          <wp:inline distT="0" distB="0" distL="0" distR="0" wp14:anchorId="00C94827" wp14:editId="76505A17">
            <wp:extent cx="5267325" cy="42862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00BFE045" w14:textId="77777777" w:rsidR="005853E1" w:rsidRDefault="005853E1" w:rsidP="00CC6B4D">
      <w:pPr>
        <w:pStyle w:val="Heading4"/>
        <w:numPr>
          <w:ilvl w:val="3"/>
          <w:numId w:val="4"/>
        </w:numPr>
        <w:tabs>
          <w:tab w:val="left" w:pos="720"/>
        </w:tabs>
      </w:pPr>
      <w:bookmarkStart w:id="635" w:name="_Toc292878959"/>
      <w:r>
        <w:t>Base MDI child editor screen</w:t>
      </w:r>
      <w:bookmarkEnd w:id="635"/>
    </w:p>
    <w:p w14:paraId="5C0B7136" w14:textId="58379B9E" w:rsidR="005853E1" w:rsidRDefault="005550DB" w:rsidP="005853E1">
      <w:pPr>
        <w:jc w:val="center"/>
        <w:rPr>
          <w:lang w:val="en-US"/>
        </w:rPr>
      </w:pPr>
      <w:r>
        <w:rPr>
          <w:noProof/>
          <w:lang w:eastAsia="en-GB"/>
        </w:rPr>
        <w:drawing>
          <wp:inline distT="0" distB="0" distL="0" distR="0" wp14:anchorId="44E1C0D5" wp14:editId="6C88D3F0">
            <wp:extent cx="5267325" cy="2638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3A3AEB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E02FCA9" w14:textId="77777777" w:rsidR="005853E1" w:rsidRDefault="005853E1">
            <w:pPr>
              <w:pStyle w:val="TableTitle"/>
            </w:pPr>
            <w:r>
              <w:lastRenderedPageBreak/>
              <w:t>Window Name: TBaseMDIChildEditor</w:t>
            </w:r>
          </w:p>
        </w:tc>
      </w:tr>
      <w:tr w:rsidR="005853E1" w14:paraId="4FCEDD6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9739694" w14:textId="77777777" w:rsidR="005853E1" w:rsidRDefault="005853E1">
            <w:pPr>
              <w:pStyle w:val="TableRow"/>
              <w:keepNext/>
              <w:jc w:val="both"/>
            </w:pPr>
            <w:r>
              <w:rPr>
                <w:b/>
              </w:rPr>
              <w:t>Inherits</w:t>
            </w:r>
            <w:r>
              <w:t xml:space="preserve">:  </w:t>
            </w:r>
            <w:r w:rsidR="00775E2E">
              <w:t>TBaseMDIChild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264604B" w14:textId="77777777" w:rsidR="005853E1" w:rsidRDefault="005853E1">
            <w:pPr>
              <w:pStyle w:val="TableRow"/>
              <w:keepNext/>
              <w:jc w:val="both"/>
            </w:pPr>
            <w:r>
              <w:rPr>
                <w:b/>
              </w:rPr>
              <w:t>Unit File Name</w:t>
            </w:r>
            <w:r>
              <w:t xml:space="preserve">: </w:t>
            </w:r>
            <w:r w:rsidR="00775E2E">
              <w:t>BaseMDIChildEditorUnit.pas</w:t>
            </w:r>
          </w:p>
        </w:tc>
      </w:tr>
      <w:tr w:rsidR="005853E1" w14:paraId="52D1EAA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0FE506" w14:textId="77777777" w:rsidR="005853E1" w:rsidRDefault="005853E1">
            <w:pPr>
              <w:pStyle w:val="TableRow"/>
              <w:keepNext/>
            </w:pPr>
            <w:r>
              <w:rPr>
                <w:b/>
              </w:rPr>
              <w:t>Entities</w:t>
            </w:r>
            <w:r>
              <w:t>: Defined in derived classes</w:t>
            </w:r>
          </w:p>
        </w:tc>
      </w:tr>
      <w:tr w:rsidR="005853E1" w14:paraId="29F5521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23C97B" w14:textId="77777777" w:rsidR="005853E1" w:rsidRDefault="005853E1">
            <w:pPr>
              <w:pStyle w:val="TableRow"/>
              <w:keepNext/>
            </w:pPr>
            <w:r>
              <w:rPr>
                <w:b/>
              </w:rPr>
              <w:t>Calls</w:t>
            </w:r>
            <w:r>
              <w:t>: None</w:t>
            </w:r>
          </w:p>
        </w:tc>
      </w:tr>
      <w:tr w:rsidR="005853E1" w14:paraId="1D6B946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35B3776" w14:textId="77777777" w:rsidR="005853E1" w:rsidRDefault="005853E1">
            <w:pPr>
              <w:pStyle w:val="TableRow"/>
              <w:keepNext/>
            </w:pPr>
            <w:r>
              <w:rPr>
                <w:b/>
              </w:rPr>
              <w:t>Returns</w:t>
            </w:r>
            <w:r>
              <w:t xml:space="preserve"> </w:t>
            </w:r>
            <w:r>
              <w:rPr>
                <w:b/>
              </w:rPr>
              <w:t>To</w:t>
            </w:r>
            <w:r>
              <w:t>: None</w:t>
            </w:r>
          </w:p>
        </w:tc>
      </w:tr>
      <w:tr w:rsidR="005853E1" w14:paraId="51D5135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3298B96" w14:textId="77777777" w:rsidR="005853E1" w:rsidRDefault="005853E1">
            <w:pPr>
              <w:pStyle w:val="TableRow"/>
              <w:keepNext/>
            </w:pPr>
            <w:r>
              <w:rPr>
                <w:b/>
              </w:rPr>
              <w:t>Description</w:t>
            </w:r>
            <w:r>
              <w:t>: Base class for MDI child editing screens in the Thesaurus Browser.  Provides Add, Edit and Delete button functionality.  The screen operates in 2 modes, browse (default) and edit.</w:t>
            </w:r>
            <w:r w:rsidR="005C1110">
              <w:t xml:space="preserve"> </w:t>
            </w:r>
          </w:p>
          <w:p w14:paraId="2BDCD49B" w14:textId="77777777" w:rsidR="005C1110" w:rsidRPr="005C1110" w:rsidRDefault="005C1110">
            <w:pPr>
              <w:pStyle w:val="TableRow"/>
              <w:keepNext/>
            </w:pPr>
            <w:r w:rsidRPr="005C1110">
              <w:t>If the user attempts to close the window while there are changed to the selected item that have not been saved, the user is prompted to save the changes and close, cancel the changes and close or abort the close operation.</w:t>
            </w:r>
          </w:p>
        </w:tc>
      </w:tr>
    </w:tbl>
    <w:p w14:paraId="765443C0"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4672577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9B817B6" w14:textId="77777777" w:rsidR="005853E1" w:rsidRDefault="005853E1">
            <w:pPr>
              <w:pStyle w:val="TableTitle"/>
            </w:pPr>
            <w:r>
              <w:t>Window Controls</w:t>
            </w:r>
          </w:p>
        </w:tc>
      </w:tr>
      <w:tr w:rsidR="005853E1" w14:paraId="3E947ED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9157FA"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E8E811"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F1B8A46" w14:textId="77777777" w:rsidR="005853E1" w:rsidRDefault="005853E1">
            <w:pPr>
              <w:pStyle w:val="TableColumnTitles"/>
              <w:keepNext/>
            </w:pPr>
            <w:r>
              <w:rPr>
                <w:i/>
              </w:rPr>
              <w:t>Attribute</w:t>
            </w:r>
            <w:r>
              <w:t xml:space="preserve"> Action</w:t>
            </w:r>
          </w:p>
        </w:tc>
      </w:tr>
      <w:tr w:rsidR="005853E1" w14:paraId="1678829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D1EB2B" w14:textId="77777777" w:rsidR="005853E1" w:rsidRDefault="005853E1">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D37C941"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30AD62" w14:textId="77777777" w:rsidR="005853E1" w:rsidRDefault="005853E1">
            <w:pPr>
              <w:pStyle w:val="TableRow"/>
            </w:pPr>
            <w:r>
              <w:t>Only enabled when in browse mode.  Adds a new item and goes into edit mode.</w:t>
            </w:r>
          </w:p>
        </w:tc>
      </w:tr>
      <w:tr w:rsidR="005853E1" w14:paraId="22610D4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36833E" w14:textId="77777777" w:rsidR="005853E1" w:rsidRDefault="005853E1">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E55B7B1"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74D6CB" w14:textId="77777777" w:rsidR="005853E1" w:rsidRDefault="005853E1">
            <w:pPr>
              <w:pStyle w:val="TableRow"/>
            </w:pPr>
            <w:r>
              <w:t>Only enabled when in browse mode</w:t>
            </w:r>
            <w:r w:rsidR="005C1110">
              <w:t xml:space="preserve"> and an item is selected</w:t>
            </w:r>
            <w:r>
              <w:t>.  Goes into edit mode for the existing item.</w:t>
            </w:r>
          </w:p>
        </w:tc>
      </w:tr>
      <w:tr w:rsidR="005853E1" w14:paraId="73720CF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46327C" w14:textId="77777777" w:rsidR="005853E1" w:rsidRDefault="005853E1">
            <w:pPr>
              <w:pStyle w:val="TableRow"/>
            </w:pPr>
            <w:r>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0B778C"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F5E7AF" w14:textId="77777777" w:rsidR="005C1110" w:rsidRDefault="005C1110" w:rsidP="005C1110">
            <w:pPr>
              <w:pStyle w:val="TableRow"/>
            </w:pPr>
            <w:r>
              <w:t>Only enabled when in browse mode and an item is selected.  Prompts the user for confirmation then deletes the selected item.</w:t>
            </w:r>
          </w:p>
          <w:p w14:paraId="5EC62B25" w14:textId="77777777" w:rsidR="005853E1" w:rsidRDefault="005C1110" w:rsidP="005C1110">
            <w:pPr>
              <w:pStyle w:val="TableRow"/>
            </w:pPr>
            <w:r>
              <w:t>As a general principle, nodes that are referred to by other nodes (e.g. parent nodes) cannot be deleted without first deleting the children.</w:t>
            </w:r>
          </w:p>
        </w:tc>
      </w:tr>
      <w:tr w:rsidR="005853E1" w14:paraId="0A940FF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6880D3" w14:textId="77777777" w:rsidR="005853E1" w:rsidRDefault="005853E1">
            <w:pPr>
              <w:pStyle w:val="TableRow"/>
            </w:pPr>
            <w:r>
              <w:t>btnSave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230CDF"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0B1A859" w14:textId="77777777" w:rsidR="005853E1" w:rsidRDefault="005853E1">
            <w:pPr>
              <w:pStyle w:val="TableRow"/>
            </w:pPr>
            <w:r>
              <w:t>Only enabled when in edit mode.  Saves changes and reverts to browse mode.</w:t>
            </w:r>
          </w:p>
        </w:tc>
      </w:tr>
      <w:tr w:rsidR="005853E1" w14:paraId="3A0C197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D34271A" w14:textId="77777777" w:rsidR="005853E1" w:rsidRDefault="005853E1">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CD0423"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247793" w14:textId="77777777" w:rsidR="005853E1" w:rsidRDefault="005853E1">
            <w:pPr>
              <w:pStyle w:val="TableRow"/>
            </w:pPr>
            <w:r>
              <w:t>Only enabled when in edit mode.  Cancels changes and reverts to browse mode.</w:t>
            </w:r>
          </w:p>
        </w:tc>
      </w:tr>
    </w:tbl>
    <w:p w14:paraId="7D39ECFA" w14:textId="77777777" w:rsidR="005853E1" w:rsidRDefault="005853E1" w:rsidP="005853E1"/>
    <w:p w14:paraId="3245319A" w14:textId="77777777" w:rsidR="005853E1" w:rsidRDefault="005853E1" w:rsidP="00CC6B4D">
      <w:pPr>
        <w:pStyle w:val="Heading4"/>
        <w:numPr>
          <w:ilvl w:val="3"/>
          <w:numId w:val="4"/>
        </w:numPr>
        <w:tabs>
          <w:tab w:val="left" w:pos="720"/>
        </w:tabs>
      </w:pPr>
      <w:bookmarkStart w:id="636" w:name="_Ref292715849"/>
      <w:bookmarkStart w:id="637" w:name="_Toc292878960"/>
      <w:r>
        <w:lastRenderedPageBreak/>
        <w:t>Thesaurus editor main screen</w:t>
      </w:r>
      <w:bookmarkEnd w:id="636"/>
      <w:bookmarkEnd w:id="637"/>
    </w:p>
    <w:p w14:paraId="238CA150" w14:textId="3C3B1456" w:rsidR="005853E1" w:rsidRDefault="005550DB" w:rsidP="005853E1">
      <w:pPr>
        <w:jc w:val="center"/>
        <w:rPr>
          <w:lang w:val="en-US"/>
        </w:rPr>
      </w:pPr>
      <w:r w:rsidRPr="009D32F5">
        <w:rPr>
          <w:noProof/>
          <w:lang w:eastAsia="en-GB"/>
        </w:rPr>
        <w:drawing>
          <wp:inline distT="0" distB="0" distL="0" distR="0" wp14:anchorId="23AF7BDB" wp14:editId="4A1FACF5">
            <wp:extent cx="5276850" cy="3009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6850" cy="3009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8ABF6DD"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5152EA9" w14:textId="77777777" w:rsidR="005853E1" w:rsidRDefault="005853E1">
            <w:pPr>
              <w:pStyle w:val="TableTitle"/>
            </w:pPr>
            <w:r>
              <w:t>Window Name: TfrmThesaurusEditor</w:t>
            </w:r>
          </w:p>
        </w:tc>
      </w:tr>
      <w:tr w:rsidR="005853E1" w14:paraId="759DA0F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82A6495" w14:textId="77777777" w:rsidR="005853E1" w:rsidRDefault="005853E1">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D61A257" w14:textId="77777777" w:rsidR="005853E1" w:rsidRDefault="005853E1">
            <w:pPr>
              <w:pStyle w:val="TableRow"/>
              <w:keepNext/>
              <w:jc w:val="both"/>
            </w:pPr>
            <w:r>
              <w:rPr>
                <w:b/>
              </w:rPr>
              <w:t>Unit File Name</w:t>
            </w:r>
            <w:r>
              <w:t>: ThesaurusEditorMain.pas</w:t>
            </w:r>
          </w:p>
        </w:tc>
      </w:tr>
      <w:tr w:rsidR="005853E1" w14:paraId="0514471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B35413B" w14:textId="77777777" w:rsidR="005853E1" w:rsidRDefault="005853E1">
            <w:pPr>
              <w:pStyle w:val="TableRow"/>
              <w:keepNext/>
            </w:pPr>
            <w:r>
              <w:rPr>
                <w:b/>
              </w:rPr>
              <w:t>Entities</w:t>
            </w:r>
            <w:r>
              <w:t>: None</w:t>
            </w:r>
          </w:p>
        </w:tc>
      </w:tr>
      <w:tr w:rsidR="005853E1" w14:paraId="3A61FA5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F7B184" w14:textId="77777777" w:rsidR="005853E1" w:rsidRDefault="005853E1">
            <w:pPr>
              <w:pStyle w:val="TableRow"/>
              <w:keepNext/>
            </w:pPr>
            <w:r>
              <w:rPr>
                <w:b/>
              </w:rPr>
              <w:t>Calls</w:t>
            </w:r>
            <w:r>
              <w:t>: List Organiser MDI child screen, Thesaurus Editor About box screen, Concepts MDI child screen, Import from spreadsheet screen, Import from Taxon Dictionary screen, Export to Taxon Dictionary screen, TfrmMaintainRelationships</w:t>
            </w:r>
          </w:p>
        </w:tc>
      </w:tr>
      <w:tr w:rsidR="005853E1" w14:paraId="70D87C4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BCD5F93" w14:textId="77777777" w:rsidR="005853E1" w:rsidRDefault="005853E1">
            <w:pPr>
              <w:pStyle w:val="TableRow"/>
              <w:keepNext/>
            </w:pPr>
            <w:r>
              <w:rPr>
                <w:b/>
              </w:rPr>
              <w:t>Returns</w:t>
            </w:r>
            <w:r>
              <w:t xml:space="preserve"> </w:t>
            </w:r>
            <w:r>
              <w:rPr>
                <w:b/>
              </w:rPr>
              <w:t>To</w:t>
            </w:r>
            <w:r>
              <w:t>: None</w:t>
            </w:r>
          </w:p>
        </w:tc>
      </w:tr>
      <w:tr w:rsidR="005853E1" w14:paraId="428511C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C2526AF" w14:textId="77777777" w:rsidR="005853E1" w:rsidRDefault="005853E1">
            <w:pPr>
              <w:pStyle w:val="TableRow"/>
              <w:keepNext/>
            </w:pPr>
            <w:r>
              <w:rPr>
                <w:b/>
              </w:rPr>
              <w:t>Description</w:t>
            </w:r>
            <w:r>
              <w:t>: Main application screen.  This is an MDI parent screen in which the MDI children are embedded that allow editing of thesaurus data.  This screen also controls the menu and toolbars available within the application.</w:t>
            </w:r>
          </w:p>
          <w:p w14:paraId="7849CE87" w14:textId="77777777" w:rsidR="00912C52" w:rsidRDefault="00912C52">
            <w:pPr>
              <w:pStyle w:val="TableRow"/>
              <w:keepNext/>
            </w:pPr>
            <w:r>
              <w:t>The Thesaurus Editor application is available to all users with Full Edit rights in Recorder or higher.  If Recorder is running, then the application validates itself on startup using the existing login to Recorder.  If Recorder is not running, then a login prompt is shown (see Recorder for specification of screen).</w:t>
            </w:r>
          </w:p>
        </w:tc>
      </w:tr>
    </w:tbl>
    <w:p w14:paraId="06078ECF"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36CFCF0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AFE3F50" w14:textId="77777777" w:rsidR="005853E1" w:rsidRDefault="005853E1">
            <w:pPr>
              <w:pStyle w:val="TableTitle"/>
            </w:pPr>
            <w:r>
              <w:lastRenderedPageBreak/>
              <w:t>Menu Items</w:t>
            </w:r>
          </w:p>
        </w:tc>
      </w:tr>
      <w:tr w:rsidR="005853E1" w14:paraId="1C9093A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464032"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199348"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34182F" w14:textId="77777777" w:rsidR="005853E1" w:rsidRDefault="005853E1">
            <w:pPr>
              <w:pStyle w:val="TableColumnTitles"/>
              <w:keepNext/>
            </w:pPr>
            <w:r>
              <w:rPr>
                <w:i/>
              </w:rPr>
              <w:t>Attribute</w:t>
            </w:r>
            <w:r>
              <w:t xml:space="preserve"> Action</w:t>
            </w:r>
          </w:p>
        </w:tc>
      </w:tr>
      <w:tr w:rsidR="008A5B7E" w14:paraId="6DE11DD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7C1EB7" w14:textId="77777777" w:rsidR="008A5B7E" w:rsidRDefault="008A5B7E">
            <w:pPr>
              <w:pStyle w:val="TableRow"/>
            </w:pPr>
            <w:r>
              <w:t>actExport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B33829"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37E431B" w14:textId="77777777" w:rsidR="008A5B7E" w:rsidRDefault="008A5B7E">
            <w:pPr>
              <w:pStyle w:val="TableRow"/>
            </w:pPr>
            <w:r>
              <w:t>Exports the selected concept group or concept group version to a zipped Access database. Disabled if no concept group or concept group version is not selected. Applies only to List Organiser.</w:t>
            </w:r>
          </w:p>
        </w:tc>
      </w:tr>
      <w:tr w:rsidR="008A5B7E" w14:paraId="366D215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431320" w14:textId="77777777" w:rsidR="008A5B7E" w:rsidRDefault="008A5B7E">
            <w:pPr>
              <w:pStyle w:val="TableRow"/>
            </w:pPr>
            <w:r>
              <w:t>actImportSpreadsheet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841B839" w14:textId="77777777" w:rsidR="008A5B7E" w:rsidRDefault="008A5B7E" w:rsidP="00615C10">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C453773" w14:textId="77777777" w:rsidR="008A5B7E" w:rsidRPr="008A5B7E" w:rsidRDefault="008A5B7E">
            <w:pPr>
              <w:pStyle w:val="TableRow"/>
            </w:pPr>
            <w:r>
              <w:t>Import from a spreadsheet (csv or MS Excel format) into the Thesaurus as</w:t>
            </w:r>
            <w:r w:rsidRPr="008A5B7E">
              <w:t xml:space="preserve"> a list of concepts in a concept group</w:t>
            </w:r>
          </w:p>
        </w:tc>
      </w:tr>
      <w:tr w:rsidR="008A5B7E" w14:paraId="7082AD6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A45262" w14:textId="77777777" w:rsidR="008A5B7E" w:rsidRDefault="008A5B7E">
            <w:pPr>
              <w:pStyle w:val="TableRow"/>
            </w:pPr>
            <w:r>
              <w:t>actImportFromDict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F93C4A" w14:textId="77777777" w:rsidR="008A5B7E" w:rsidRDefault="008A5B7E" w:rsidP="00615C10">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8AAFAE" w14:textId="77777777" w:rsidR="008A5B7E" w:rsidRDefault="008A5B7E">
            <w:pPr>
              <w:pStyle w:val="TableRow"/>
            </w:pPr>
            <w:r>
              <w:t>Import a Recorder Checklist into the Thesaurus.</w:t>
            </w:r>
          </w:p>
        </w:tc>
      </w:tr>
      <w:tr w:rsidR="008A5B7E" w14:paraId="5697C1F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425627" w14:textId="77777777" w:rsidR="008A5B7E" w:rsidRDefault="008A5B7E">
            <w:pPr>
              <w:pStyle w:val="TableRow"/>
            </w:pPr>
            <w:r>
              <w:t>actExportToDict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EFF001" w14:textId="77777777" w:rsidR="008A5B7E" w:rsidRDefault="008A5B7E" w:rsidP="00615C10">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ED74E65" w14:textId="77777777" w:rsidR="008A5B7E" w:rsidRDefault="008A5B7E">
            <w:pPr>
              <w:pStyle w:val="TableRow"/>
            </w:pPr>
            <w:r>
              <w:t>Export a Concept Group to a Taxon Dictionary checklist.</w:t>
            </w:r>
          </w:p>
          <w:p w14:paraId="54E77898" w14:textId="77777777" w:rsidR="00D52D26" w:rsidRDefault="00D52D26">
            <w:pPr>
              <w:pStyle w:val="TableRow"/>
            </w:pPr>
            <w:r>
              <w:t xml:space="preserve">Displays the </w:t>
            </w:r>
            <w:r>
              <w:fldChar w:fldCharType="begin"/>
            </w:r>
            <w:r>
              <w:instrText xml:space="preserve"> REF _Ref292722806 \h </w:instrText>
            </w:r>
            <w:r>
              <w:fldChar w:fldCharType="separate"/>
            </w:r>
            <w:r>
              <w:t>Export to Taxon Dictionary screen</w:t>
            </w:r>
            <w:r>
              <w:fldChar w:fldCharType="end"/>
            </w:r>
            <w:r>
              <w:t>.</w:t>
            </w:r>
          </w:p>
          <w:p w14:paraId="4F0A3B74" w14:textId="77777777" w:rsidR="00D52D26" w:rsidRDefault="00D52D26" w:rsidP="00D52D26">
            <w:pPr>
              <w:pStyle w:val="TableRow"/>
            </w:pPr>
            <w:r>
              <w:t>If the active window is a List Organiser or a Concept Organiser then the currently selected domain and concept group (if any) are automatically selected as the domain and concept group to export.</w:t>
            </w:r>
          </w:p>
        </w:tc>
      </w:tr>
      <w:tr w:rsidR="008A5B7E" w14:paraId="2FB428E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6F9A928" w14:textId="77777777" w:rsidR="008A5B7E" w:rsidRDefault="008A5B7E" w:rsidP="00615C10">
            <w:pPr>
              <w:pStyle w:val="TableRow"/>
            </w:pPr>
            <w:r>
              <w:t>actFileExit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2DB1763" w14:textId="77777777" w:rsidR="008A5B7E" w:rsidRDefault="008A5B7E" w:rsidP="00615C10">
            <w:pPr>
              <w:pStyle w:val="TableRow"/>
            </w:pPr>
            <w:r>
              <w:t>TFileExit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1CD8C1" w14:textId="77777777" w:rsidR="008A5B7E" w:rsidRDefault="008A5B7E" w:rsidP="00615C10">
            <w:pPr>
              <w:pStyle w:val="TableRow"/>
            </w:pPr>
            <w:r>
              <w:t xml:space="preserve">Standard </w:t>
            </w:r>
            <w:smartTag w:uri="urn:schemas-microsoft-com:office:smarttags" w:element="place">
              <w:r>
                <w:t>Delphi</w:t>
              </w:r>
            </w:smartTag>
            <w:r>
              <w:t xml:space="preserve"> action.  Quits the application.</w:t>
            </w:r>
          </w:p>
        </w:tc>
      </w:tr>
      <w:tr w:rsidR="008A5B7E" w14:paraId="5DDFD67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91E6A8" w14:textId="77777777" w:rsidR="008A5B7E" w:rsidRDefault="008A5B7E">
            <w:pPr>
              <w:pStyle w:val="TableRow"/>
            </w:pPr>
            <w:r>
              <w:t>actEditCut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4A9279" w14:textId="77777777" w:rsidR="008A5B7E" w:rsidRDefault="008A5B7E">
            <w:pPr>
              <w:pStyle w:val="TableRow"/>
            </w:pPr>
            <w:r>
              <w:t>TEditCut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E204D3" w14:textId="77777777" w:rsidR="008A5B7E" w:rsidRDefault="008A5B7E">
            <w:pPr>
              <w:pStyle w:val="TableRow"/>
            </w:pPr>
            <w:r>
              <w:t>Standard action.  Cuts selected text from a text edit control to the clipboard.  Disabled unless the user is editing a text edit control.</w:t>
            </w:r>
          </w:p>
        </w:tc>
      </w:tr>
      <w:tr w:rsidR="008A5B7E" w14:paraId="5E569CF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335577" w14:textId="77777777" w:rsidR="008A5B7E" w:rsidRDefault="008A5B7E">
            <w:pPr>
              <w:pStyle w:val="TableRow"/>
            </w:pPr>
            <w:r>
              <w:t>actEditCopy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62A5F3" w14:textId="77777777" w:rsidR="008A5B7E" w:rsidRDefault="008A5B7E">
            <w:pPr>
              <w:pStyle w:val="TableRow"/>
            </w:pPr>
            <w:r>
              <w:t>TEditCopy</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852E86" w14:textId="77777777" w:rsidR="008A5B7E" w:rsidRDefault="008A5B7E">
            <w:pPr>
              <w:pStyle w:val="TableRow"/>
            </w:pPr>
            <w:r>
              <w:t>Standard action.  Copies selected text from a text edit control to the clipboard.  Disabled unless the user is editing a text edit control.</w:t>
            </w:r>
          </w:p>
        </w:tc>
      </w:tr>
      <w:tr w:rsidR="008A5B7E" w14:paraId="2EED2A0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D0010D" w14:textId="77777777" w:rsidR="008A5B7E" w:rsidRDefault="008A5B7E">
            <w:pPr>
              <w:pStyle w:val="TableRow"/>
            </w:pPr>
            <w:r>
              <w:t>actEditPaste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5C52358" w14:textId="77777777" w:rsidR="008A5B7E" w:rsidRDefault="008A5B7E">
            <w:pPr>
              <w:pStyle w:val="TableRow"/>
            </w:pPr>
            <w:r>
              <w:t>TEditPaste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E9B5B7" w14:textId="77777777" w:rsidR="008A5B7E" w:rsidRDefault="008A5B7E">
            <w:pPr>
              <w:pStyle w:val="TableRow"/>
            </w:pPr>
            <w:r>
              <w:t>Standard action.  Pastes the clipboard to the caret position within a text edit control.  Disabled unless the user is editing a text edit control.</w:t>
            </w:r>
          </w:p>
        </w:tc>
      </w:tr>
      <w:tr w:rsidR="008A5B7E" w14:paraId="0DEECA7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B718A95" w14:textId="77777777" w:rsidR="008A5B7E" w:rsidRDefault="008A5B7E">
            <w:pPr>
              <w:pStyle w:val="TableRow"/>
            </w:pPr>
            <w:r>
              <w:t>actEditDelete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DE59A3" w14:textId="77777777" w:rsidR="008A5B7E" w:rsidRDefault="008A5B7E">
            <w:pPr>
              <w:pStyle w:val="TableRow"/>
            </w:pPr>
            <w:r>
              <w:t>TEditDelete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217E15" w14:textId="77777777" w:rsidR="008A5B7E" w:rsidRDefault="008A5B7E">
            <w:pPr>
              <w:pStyle w:val="TableRow"/>
            </w:pPr>
            <w:r>
              <w:t>Standard action.  Deletes the selected text in a text edit control.  Disabled unless the user is editing a text edit control.</w:t>
            </w:r>
          </w:p>
        </w:tc>
      </w:tr>
      <w:tr w:rsidR="008A5B7E" w14:paraId="78CF2B6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DAF59A" w14:textId="77777777" w:rsidR="008A5B7E" w:rsidRDefault="008A5B7E">
            <w:pPr>
              <w:pStyle w:val="TableRow"/>
            </w:pPr>
            <w:r>
              <w:t>actEditSelectAll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0CE6C5" w14:textId="77777777" w:rsidR="008A5B7E" w:rsidRDefault="008A5B7E">
            <w:pPr>
              <w:pStyle w:val="TableRow"/>
            </w:pPr>
            <w:r>
              <w:t>TEditSelectAll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FDD487" w14:textId="77777777" w:rsidR="008A5B7E" w:rsidRDefault="008A5B7E">
            <w:pPr>
              <w:pStyle w:val="TableRow"/>
            </w:pPr>
            <w:r>
              <w:t>Standard action.  Selects the content of an edit control.  Disabled unless the user is editing a text edit control.</w:t>
            </w:r>
          </w:p>
        </w:tc>
      </w:tr>
      <w:tr w:rsidR="008A5B7E" w14:paraId="2520C33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EC067D5" w14:textId="77777777" w:rsidR="008A5B7E" w:rsidRDefault="008A5B7E">
            <w:pPr>
              <w:pStyle w:val="TableRow"/>
            </w:pPr>
            <w:r>
              <w:t>actEditUndo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5C1B63" w14:textId="77777777" w:rsidR="008A5B7E" w:rsidRDefault="008A5B7E">
            <w:pPr>
              <w:pStyle w:val="TableRow"/>
            </w:pPr>
            <w:r>
              <w:t>TEditUndo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9389F8" w14:textId="77777777" w:rsidR="008A5B7E" w:rsidRDefault="008A5B7E">
            <w:pPr>
              <w:pStyle w:val="TableRow"/>
            </w:pPr>
            <w:r>
              <w:t>Standard action.  Undo the previous operation within a text edit control.  Disabled unless the user is editing a text edit control.</w:t>
            </w:r>
          </w:p>
        </w:tc>
      </w:tr>
      <w:tr w:rsidR="008A5B7E" w14:paraId="269372A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EED452" w14:textId="77777777" w:rsidR="008A5B7E" w:rsidRDefault="008A5B7E">
            <w:pPr>
              <w:pStyle w:val="TableRow"/>
            </w:pPr>
            <w:r>
              <w:lastRenderedPageBreak/>
              <w:t>actDataEntryListOrganiser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95453D7"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2110F0" w14:textId="77777777" w:rsidR="008A5B7E" w:rsidRDefault="008A5B7E">
            <w:pPr>
              <w:pStyle w:val="TableRow"/>
            </w:pPr>
            <w:r>
              <w:t>Displays the List Organiser MDI Child (TfrmListOrganiser).  If an instance of this screen already exists, then e existing instance is shown.</w:t>
            </w:r>
          </w:p>
        </w:tc>
      </w:tr>
      <w:tr w:rsidR="008A5B7E" w14:paraId="088CDCE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A20B46" w14:textId="77777777" w:rsidR="008A5B7E" w:rsidRDefault="008A5B7E">
            <w:pPr>
              <w:pStyle w:val="TableRow"/>
            </w:pPr>
            <w:r>
              <w:t>actDataEntryConceptOrganiser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097330D"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8E6387" w14:textId="77777777" w:rsidR="008A5B7E" w:rsidRPr="00397C60" w:rsidRDefault="008A5B7E">
            <w:pPr>
              <w:pStyle w:val="TableRow"/>
            </w:pPr>
            <w:r w:rsidRPr="00397C60">
              <w:t>Displays the Concept Organiser MDI Child (TfrmConceptOrganiser).  If an instance of this screen already exists, then the existing instance is shown.</w:t>
            </w:r>
          </w:p>
        </w:tc>
      </w:tr>
      <w:tr w:rsidR="008A5B7E" w14:paraId="3C9373D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035FDD" w14:textId="77777777" w:rsidR="008A5B7E" w:rsidRDefault="008A5B7E">
            <w:pPr>
              <w:pStyle w:val="TableRow"/>
            </w:pPr>
            <w:r>
              <w:t>actDataEntryRelationships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8161DF"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9497E2" w14:textId="77777777" w:rsidR="008A5B7E" w:rsidRDefault="008A5B7E">
            <w:pPr>
              <w:pStyle w:val="TableRow"/>
            </w:pPr>
            <w:r>
              <w:t>Displays the Maintain Relationships MDI Child (</w:t>
            </w:r>
            <w:r w:rsidRPr="00DB3621">
              <w:t>TfrmMaintainRelationships</w:t>
            </w:r>
            <w:r>
              <w:t>) in Thesaurus Relationships mode.  If an instance of this screen already exists, then the existing instance is shown.</w:t>
            </w:r>
          </w:p>
        </w:tc>
      </w:tr>
      <w:tr w:rsidR="008A5B7E" w14:paraId="0CE9438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FD00EE4" w14:textId="77777777" w:rsidR="008A5B7E" w:rsidRPr="00DB3621" w:rsidRDefault="008A5B7E" w:rsidP="00DB3621">
            <w:pPr>
              <w:pStyle w:val="TableRow"/>
            </w:pPr>
            <w:r w:rsidRPr="00DB3621">
              <w:t>actMaintainSemanticRelationships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D83BEF" w14:textId="77777777" w:rsidR="008A5B7E" w:rsidRDefault="008A5B7E" w:rsidP="00DB3621">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1802A72" w14:textId="77777777" w:rsidR="008A5B7E" w:rsidRDefault="008A5B7E" w:rsidP="00DB3621">
            <w:pPr>
              <w:pStyle w:val="TableRow"/>
            </w:pPr>
            <w:r>
              <w:t>Displays the Maintain Relationships MDI Child (</w:t>
            </w:r>
            <w:r w:rsidRPr="00DB3621">
              <w:t>TfrmMaintainRelationships</w:t>
            </w:r>
            <w:r>
              <w:t>) in Semantic Relationships mode.  If an instance of this screen already exists, then the existing instance is shown.</w:t>
            </w:r>
          </w:p>
        </w:tc>
      </w:tr>
      <w:tr w:rsidR="008A5B7E" w14:paraId="2F76D1A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BD0BCBA" w14:textId="77777777" w:rsidR="008A5B7E" w:rsidRDefault="008A5B7E">
            <w:pPr>
              <w:pStyle w:val="TableRow"/>
            </w:pPr>
            <w:r>
              <w:t>actDataEntryDeletionOptions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E5233B"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E856B6C" w14:textId="77777777" w:rsidR="008A5B7E" w:rsidRDefault="008A5B7E">
            <w:pPr>
              <w:pStyle w:val="TableRow"/>
            </w:pPr>
            <w:r>
              <w:t>Displays the Deletion Options dialog.</w:t>
            </w:r>
          </w:p>
        </w:tc>
      </w:tr>
      <w:tr w:rsidR="00AE7D26" w14:paraId="7DE5717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56793D" w14:textId="77777777" w:rsidR="00AE7D26" w:rsidRDefault="00AE7D26">
            <w:pPr>
              <w:pStyle w:val="TableRow"/>
            </w:pPr>
            <w:r>
              <w:t>actDataEntry</w:t>
            </w:r>
            <w:r w:rsidR="00814047">
              <w:t>ConceptMerger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C761D7C" w14:textId="77777777" w:rsidR="00AE7D26" w:rsidRDefault="00AE7D26">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55EF7E" w14:textId="77777777" w:rsidR="00D52D26" w:rsidRDefault="00AE7D26" w:rsidP="004532E5">
            <w:pPr>
              <w:pStyle w:val="TableRow"/>
            </w:pPr>
            <w:r>
              <w:t xml:space="preserve">Displays the </w:t>
            </w:r>
            <w:r w:rsidR="00062B9F">
              <w:fldChar w:fldCharType="begin"/>
            </w:r>
            <w:r w:rsidR="00062B9F">
              <w:instrText xml:space="preserve"> REF _Ref292715771 \h </w:instrText>
            </w:r>
            <w:r w:rsidR="00062B9F">
              <w:fldChar w:fldCharType="separate"/>
            </w:r>
            <w:r w:rsidR="00062B9F" w:rsidRPr="00062B9F">
              <w:t xml:space="preserve">Concept Group Quality Checker Options </w:t>
            </w:r>
            <w:r w:rsidR="00062B9F">
              <w:t>dialog</w:t>
            </w:r>
            <w:r w:rsidR="00062B9F">
              <w:fldChar w:fldCharType="end"/>
            </w:r>
            <w:r>
              <w:t>.</w:t>
            </w:r>
          </w:p>
          <w:p w14:paraId="4DD19F9F" w14:textId="77777777" w:rsidR="00AE7D26" w:rsidRDefault="004532E5" w:rsidP="004532E5">
            <w:pPr>
              <w:pStyle w:val="TableRow"/>
            </w:pPr>
            <w:r>
              <w:t xml:space="preserve">If the active window is a List Organiser or a Concept Organiser then the currently selected domain and concept group (if any) are automatically selected as the domain and concept group to scan. </w:t>
            </w:r>
          </w:p>
        </w:tc>
      </w:tr>
      <w:tr w:rsidR="00775E2E" w14:paraId="354A1EA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401410" w14:textId="77777777" w:rsidR="00775E2E" w:rsidRDefault="00775E2E">
            <w:pPr>
              <w:pStyle w:val="TableRow"/>
            </w:pPr>
            <w:r>
              <w:t>actDataEntryMergeData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4E9EA0" w14:textId="77777777" w:rsidR="00775E2E" w:rsidRDefault="00775E2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2840C8" w14:textId="77777777" w:rsidR="00775E2E" w:rsidRDefault="00775E2E">
            <w:pPr>
              <w:pStyle w:val="TableRow"/>
            </w:pPr>
            <w:r>
              <w:t>Displays the Merge Data items screen.</w:t>
            </w:r>
          </w:p>
        </w:tc>
      </w:tr>
      <w:tr w:rsidR="008A5B7E" w14:paraId="1869AB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860EDB" w14:textId="77777777" w:rsidR="008A5B7E" w:rsidRDefault="008A5B7E">
            <w:pPr>
              <w:pStyle w:val="TableRow"/>
            </w:pPr>
            <w:r>
              <w:t>actWindowClose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F4D7E0" w14:textId="77777777" w:rsidR="008A5B7E" w:rsidRDefault="008A5B7E">
            <w:pPr>
              <w:pStyle w:val="TableRow"/>
            </w:pPr>
            <w:r>
              <w:t>TWindowClose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80A9102" w14:textId="77777777" w:rsidR="008A5B7E" w:rsidRDefault="008A5B7E">
            <w:pPr>
              <w:pStyle w:val="TableRow"/>
            </w:pPr>
            <w:r>
              <w:t>Standard Window's Close functionality.</w:t>
            </w:r>
          </w:p>
        </w:tc>
      </w:tr>
      <w:tr w:rsidR="008A5B7E" w14:paraId="7A3313D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D5F92F" w14:textId="77777777" w:rsidR="008A5B7E" w:rsidRDefault="008A5B7E">
            <w:pPr>
              <w:pStyle w:val="TableRow"/>
            </w:pPr>
            <w:r>
              <w:t>actWindowCascade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3C559C4" w14:textId="77777777" w:rsidR="008A5B7E" w:rsidRDefault="008A5B7E">
            <w:pPr>
              <w:pStyle w:val="TableRow"/>
            </w:pPr>
            <w:r>
              <w:t>TWindowCascade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1177F0" w14:textId="77777777" w:rsidR="008A5B7E" w:rsidRDefault="008A5B7E">
            <w:pPr>
              <w:pStyle w:val="TableRow"/>
            </w:pPr>
            <w:r>
              <w:t>Standard Window's Cascade functionality.</w:t>
            </w:r>
          </w:p>
        </w:tc>
      </w:tr>
      <w:tr w:rsidR="008A5B7E" w14:paraId="281C439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8C2CC5" w14:textId="77777777" w:rsidR="008A5B7E" w:rsidRDefault="008A5B7E">
            <w:pPr>
              <w:pStyle w:val="TableRow"/>
            </w:pPr>
            <w:r>
              <w:t>actWindowTileHorizontal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9E2E26" w14:textId="77777777" w:rsidR="008A5B7E" w:rsidRDefault="008A5B7E">
            <w:pPr>
              <w:pStyle w:val="TableRow"/>
            </w:pPr>
            <w:r>
              <w:t>TWindowTileHorizontal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5D4491" w14:textId="77777777" w:rsidR="008A5B7E" w:rsidRDefault="008A5B7E">
            <w:pPr>
              <w:pStyle w:val="TableRow"/>
            </w:pPr>
            <w:r>
              <w:t>Standard Window's Tile Horizontally functionality.</w:t>
            </w:r>
          </w:p>
        </w:tc>
      </w:tr>
      <w:tr w:rsidR="008A5B7E" w14:paraId="3DA1184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F590A29" w14:textId="77777777" w:rsidR="008A5B7E" w:rsidRDefault="008A5B7E">
            <w:pPr>
              <w:pStyle w:val="TableRow"/>
            </w:pPr>
            <w:r>
              <w:t>actWindowTileVertical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E7A3BA" w14:textId="77777777" w:rsidR="008A5B7E" w:rsidRDefault="008A5B7E">
            <w:pPr>
              <w:pStyle w:val="TableRow"/>
            </w:pPr>
            <w:r>
              <w:t>TWindowTileVertical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8118CB" w14:textId="77777777" w:rsidR="008A5B7E" w:rsidRDefault="008A5B7E">
            <w:pPr>
              <w:pStyle w:val="TableRow"/>
            </w:pPr>
            <w:r>
              <w:t>Standard Window's Tile Vertically functionality.</w:t>
            </w:r>
          </w:p>
        </w:tc>
      </w:tr>
      <w:tr w:rsidR="008A5B7E" w14:paraId="7C362F8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2C871F" w14:textId="77777777" w:rsidR="008A5B7E" w:rsidRDefault="008A5B7E">
            <w:pPr>
              <w:pStyle w:val="TableRow"/>
            </w:pPr>
            <w:r>
              <w:t>actWindowMinimizeAll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48A6BA" w14:textId="77777777" w:rsidR="008A5B7E" w:rsidRDefault="008A5B7E">
            <w:pPr>
              <w:pStyle w:val="TableRow"/>
            </w:pPr>
            <w:r>
              <w:t>TWindowMinimizeAll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30E7B6" w14:textId="77777777" w:rsidR="008A5B7E" w:rsidRDefault="008A5B7E">
            <w:pPr>
              <w:pStyle w:val="TableRow"/>
            </w:pPr>
            <w:r>
              <w:t>Standard Window's Minimise All functionality.</w:t>
            </w:r>
          </w:p>
        </w:tc>
      </w:tr>
      <w:tr w:rsidR="008A5B7E" w14:paraId="2C291A0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C9EBA4" w14:textId="77777777" w:rsidR="008A5B7E" w:rsidRDefault="008A5B7E">
            <w:pPr>
              <w:pStyle w:val="TableRow"/>
            </w:pPr>
            <w:r>
              <w:t>actWindowArrange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61C2D3" w14:textId="77777777" w:rsidR="008A5B7E" w:rsidRDefault="008A5B7E">
            <w:pPr>
              <w:pStyle w:val="TableRow"/>
            </w:pPr>
            <w:r>
              <w:t>TWindowArrange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7C0719" w14:textId="77777777" w:rsidR="008A5B7E" w:rsidRDefault="008A5B7E">
            <w:pPr>
              <w:pStyle w:val="TableRow"/>
            </w:pPr>
            <w:r>
              <w:t>Standard Window's Arrange functionality.</w:t>
            </w:r>
          </w:p>
        </w:tc>
      </w:tr>
      <w:tr w:rsidR="008A5B7E" w14:paraId="63EF89A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FD8777A" w14:textId="77777777" w:rsidR="008A5B7E" w:rsidRDefault="008A5B7E">
            <w:pPr>
              <w:pStyle w:val="TableRow"/>
            </w:pPr>
            <w:r>
              <w:lastRenderedPageBreak/>
              <w:t>actHelpAbout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6C639A" w14:textId="77777777" w:rsidR="008A5B7E" w:rsidRDefault="008A5B7E">
            <w:pPr>
              <w:pStyle w:val="TableRow"/>
            </w:pPr>
            <w:r>
              <w:t>TAction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35F472" w14:textId="77777777" w:rsidR="008A5B7E" w:rsidRDefault="008A5B7E">
            <w:pPr>
              <w:pStyle w:val="TableRow"/>
            </w:pPr>
            <w:r>
              <w:t>Displays TdlgAbout as a modal dialog.</w:t>
            </w:r>
          </w:p>
        </w:tc>
      </w:tr>
      <w:tr w:rsidR="008A5B7E" w14:paraId="44428E2A"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778106D6" w14:textId="77777777" w:rsidR="008A5B7E" w:rsidRDefault="008A5B7E">
            <w:pPr>
              <w:pStyle w:val="TableRow"/>
            </w:pPr>
            <w:r>
              <w:t>abMenu</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F035E8" w14:textId="77777777" w:rsidR="008A5B7E" w:rsidRDefault="008A5B7E">
            <w:pPr>
              <w:pStyle w:val="TableRow"/>
            </w:pPr>
            <w:r>
              <w:t>TActionMainMenuBar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950C9FE" w14:textId="77777777" w:rsidR="008A5B7E" w:rsidRDefault="008A5B7E">
            <w:pPr>
              <w:pStyle w:val="TableRow"/>
            </w:pPr>
            <w:r>
              <w:t>Action bar in which the actions controlled by ActionManager are displayed as menu items.  By default, the following menu structure is shown but the user is able to customise the action manager to configure the menus:</w:t>
            </w:r>
          </w:p>
          <w:p w14:paraId="6B61DE67" w14:textId="77777777" w:rsidR="008A5B7E" w:rsidRDefault="008A5B7E">
            <w:pPr>
              <w:pStyle w:val="TableRow"/>
            </w:pPr>
            <w:r>
              <w:t>File\Exit</w:t>
            </w:r>
          </w:p>
          <w:p w14:paraId="249DFA0C" w14:textId="77777777" w:rsidR="008A5B7E" w:rsidRDefault="008A5B7E">
            <w:pPr>
              <w:pStyle w:val="TableRow"/>
            </w:pPr>
            <w:r>
              <w:t>Edit\Cut</w:t>
            </w:r>
          </w:p>
          <w:p w14:paraId="5B8E7619" w14:textId="77777777" w:rsidR="008A5B7E" w:rsidRDefault="008A5B7E">
            <w:pPr>
              <w:pStyle w:val="TableRow"/>
            </w:pPr>
            <w:r>
              <w:t>Edit\Copy</w:t>
            </w:r>
          </w:p>
          <w:p w14:paraId="035591D3" w14:textId="77777777" w:rsidR="008A5B7E" w:rsidRDefault="008A5B7E">
            <w:pPr>
              <w:pStyle w:val="TableRow"/>
            </w:pPr>
            <w:r>
              <w:t>Edit\Paste</w:t>
            </w:r>
          </w:p>
          <w:p w14:paraId="04C7FEFB" w14:textId="77777777" w:rsidR="008A5B7E" w:rsidRDefault="008A5B7E">
            <w:pPr>
              <w:pStyle w:val="TableRow"/>
            </w:pPr>
            <w:r>
              <w:t>Edit\Select</w:t>
            </w:r>
          </w:p>
          <w:p w14:paraId="078DA6EC" w14:textId="77777777" w:rsidR="008A5B7E" w:rsidRDefault="008A5B7E">
            <w:pPr>
              <w:pStyle w:val="TableRow"/>
            </w:pPr>
            <w:r>
              <w:t>Edit\Undo</w:t>
            </w:r>
          </w:p>
          <w:p w14:paraId="60496700" w14:textId="77777777" w:rsidR="008A5B7E" w:rsidRDefault="008A5B7E">
            <w:pPr>
              <w:pStyle w:val="TableRow"/>
            </w:pPr>
            <w:r>
              <w:t>Edit\Delete</w:t>
            </w:r>
          </w:p>
          <w:p w14:paraId="7B015ED6" w14:textId="77777777" w:rsidR="008A5B7E" w:rsidRDefault="008A5B7E">
            <w:pPr>
              <w:pStyle w:val="TableRow"/>
            </w:pPr>
            <w:r>
              <w:t>Data Entry\List Organiser</w:t>
            </w:r>
          </w:p>
          <w:p w14:paraId="7EA030E6" w14:textId="77777777" w:rsidR="008A5B7E" w:rsidRDefault="008A5B7E">
            <w:pPr>
              <w:pStyle w:val="TableRow"/>
            </w:pPr>
            <w:r>
              <w:t>Data Entry\Concept Organiser</w:t>
            </w:r>
          </w:p>
          <w:p w14:paraId="6280DCD1" w14:textId="77777777" w:rsidR="008A5B7E" w:rsidRDefault="008A5B7E">
            <w:pPr>
              <w:pStyle w:val="TableRow"/>
            </w:pPr>
            <w:r>
              <w:t>Data Entry\------------</w:t>
            </w:r>
          </w:p>
          <w:p w14:paraId="04A4221C" w14:textId="77777777" w:rsidR="008A5B7E" w:rsidRDefault="008A5B7E">
            <w:pPr>
              <w:pStyle w:val="TableRow"/>
            </w:pPr>
            <w:r>
              <w:t>Data Entry\Maintain Relationships</w:t>
            </w:r>
          </w:p>
          <w:p w14:paraId="27BD3A08" w14:textId="77777777" w:rsidR="008A5B7E" w:rsidRDefault="008A5B7E" w:rsidP="00DB3621">
            <w:pPr>
              <w:pStyle w:val="TableRow"/>
            </w:pPr>
            <w:r>
              <w:t>Data Entry\Maintain Semantic Relationships</w:t>
            </w:r>
          </w:p>
          <w:p w14:paraId="2167FEAE" w14:textId="77777777" w:rsidR="008A5B7E" w:rsidRDefault="008A5B7E" w:rsidP="003D1296">
            <w:pPr>
              <w:pStyle w:val="TableRow"/>
            </w:pPr>
            <w:r>
              <w:t>Data Entry\------------</w:t>
            </w:r>
          </w:p>
          <w:p w14:paraId="2DA20E69" w14:textId="77777777" w:rsidR="008A5B7E" w:rsidRDefault="008A5B7E" w:rsidP="003D1296">
            <w:pPr>
              <w:pStyle w:val="TableRow"/>
            </w:pPr>
            <w:r>
              <w:t>Data Entry\Deletion Options</w:t>
            </w:r>
          </w:p>
          <w:p w14:paraId="3D0FAAA3" w14:textId="77777777" w:rsidR="00AE7D26" w:rsidRDefault="00AE7D26" w:rsidP="003D1296">
            <w:pPr>
              <w:pStyle w:val="TableRow"/>
            </w:pPr>
            <w:r>
              <w:t>Data Entry\</w:t>
            </w:r>
            <w:r w:rsidR="00814047">
              <w:t>Concept Merger</w:t>
            </w:r>
            <w:r w:rsidR="00814047" w:rsidDel="00814047">
              <w:t xml:space="preserve"> </w:t>
            </w:r>
            <w:r>
              <w:t>…</w:t>
            </w:r>
          </w:p>
          <w:p w14:paraId="1D11F68D" w14:textId="77777777" w:rsidR="00775E2E" w:rsidRDefault="00775E2E" w:rsidP="003D1296">
            <w:pPr>
              <w:pStyle w:val="TableRow"/>
            </w:pPr>
            <w:r>
              <w:t>Data Entry\Merge Data Items…</w:t>
            </w:r>
          </w:p>
          <w:p w14:paraId="552C2FB3" w14:textId="77777777" w:rsidR="008A5B7E" w:rsidRDefault="008A5B7E">
            <w:pPr>
              <w:pStyle w:val="TableRow"/>
            </w:pPr>
            <w:r>
              <w:t>Window\Close</w:t>
            </w:r>
          </w:p>
          <w:p w14:paraId="1B2ED3E0" w14:textId="77777777" w:rsidR="008A5B7E" w:rsidRDefault="008A5B7E">
            <w:pPr>
              <w:pStyle w:val="TableRow"/>
            </w:pPr>
            <w:r>
              <w:t>Window\Cascade</w:t>
            </w:r>
          </w:p>
          <w:p w14:paraId="6E82F6CA" w14:textId="77777777" w:rsidR="008A5B7E" w:rsidRDefault="008A5B7E">
            <w:pPr>
              <w:pStyle w:val="TableRow"/>
            </w:pPr>
            <w:r>
              <w:t>Window\Tile Horizontally</w:t>
            </w:r>
          </w:p>
          <w:p w14:paraId="314288FD" w14:textId="77777777" w:rsidR="008A5B7E" w:rsidRDefault="008A5B7E">
            <w:pPr>
              <w:pStyle w:val="TableRow"/>
            </w:pPr>
            <w:r>
              <w:t>Window\Tile Vertically</w:t>
            </w:r>
          </w:p>
          <w:p w14:paraId="608E1113" w14:textId="77777777" w:rsidR="008A5B7E" w:rsidRDefault="008A5B7E">
            <w:pPr>
              <w:pStyle w:val="TableRow"/>
            </w:pPr>
            <w:r>
              <w:t>Window\Minimise All</w:t>
            </w:r>
          </w:p>
          <w:p w14:paraId="4531E476" w14:textId="77777777" w:rsidR="008A5B7E" w:rsidRDefault="008A5B7E">
            <w:pPr>
              <w:pStyle w:val="TableRow"/>
            </w:pPr>
            <w:r>
              <w:t>Window\Arrange</w:t>
            </w:r>
          </w:p>
          <w:p w14:paraId="2616658D" w14:textId="77777777" w:rsidR="008A5B7E" w:rsidRDefault="008A5B7E">
            <w:pPr>
              <w:pStyle w:val="TableRow"/>
            </w:pPr>
            <w:r>
              <w:lastRenderedPageBreak/>
              <w:t>Help\About</w:t>
            </w:r>
          </w:p>
        </w:tc>
      </w:tr>
    </w:tbl>
    <w:p w14:paraId="4854C716"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F261703"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7666B0F" w14:textId="77777777" w:rsidR="005853E1" w:rsidRDefault="005853E1">
            <w:pPr>
              <w:pStyle w:val="TableTitle"/>
            </w:pPr>
            <w:r>
              <w:t>Window Controls</w:t>
            </w:r>
          </w:p>
        </w:tc>
      </w:tr>
      <w:tr w:rsidR="005853E1" w14:paraId="245F069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34D8B9B"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0F19805"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61C212" w14:textId="77777777" w:rsidR="005853E1" w:rsidRDefault="005853E1">
            <w:pPr>
              <w:pStyle w:val="TableColumnTitles"/>
              <w:keepNext/>
            </w:pPr>
            <w:r>
              <w:rPr>
                <w:i/>
              </w:rPr>
              <w:t>Attribute</w:t>
            </w:r>
            <w:r>
              <w:t xml:space="preserve"> Action</w:t>
            </w:r>
          </w:p>
        </w:tc>
      </w:tr>
      <w:tr w:rsidR="005853E1" w14:paraId="35FC111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8D2885" w14:textId="77777777" w:rsidR="005853E1" w:rsidRDefault="005853E1">
            <w:pPr>
              <w:pStyle w:val="TableRow"/>
            </w:pPr>
            <w:r>
              <w:t>ActionManager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E5869B4" w14:textId="77777777" w:rsidR="005853E1" w:rsidRDefault="005853E1">
            <w:pPr>
              <w:pStyle w:val="TableRow"/>
            </w:pPr>
            <w:r>
              <w:t>TActionManager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DC141B" w14:textId="77777777" w:rsidR="005853E1" w:rsidRDefault="005853E1">
            <w:pPr>
              <w:pStyle w:val="TableRow"/>
            </w:pPr>
            <w:r>
              <w:t>Non visual component.  This component manages all the actions that are available from the menus and toolbars on this screen.  It provides an organiser dialog (Tools\Customise) that allows the end user to configure the available toolbars and main menu.</w:t>
            </w:r>
          </w:p>
        </w:tc>
      </w:tr>
      <w:tr w:rsidR="005853E1" w14:paraId="41A0283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27C166" w14:textId="77777777" w:rsidR="005853E1" w:rsidRDefault="005853E1">
            <w:pPr>
              <w:pStyle w:val="TableRow"/>
            </w:pPr>
            <w:r>
              <w:t>clbMain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332212" w14:textId="77777777" w:rsidR="005853E1" w:rsidRDefault="005853E1">
            <w:pPr>
              <w:pStyle w:val="TableRow"/>
            </w:pPr>
            <w:r>
              <w:t>TCoolBar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AEF956" w14:textId="77777777" w:rsidR="005853E1" w:rsidRDefault="005853E1">
            <w:pPr>
              <w:pStyle w:val="TableRow"/>
            </w:pPr>
            <w:r>
              <w:t>Container component that contains the main menu and toolbars for the screen.</w:t>
            </w:r>
          </w:p>
        </w:tc>
      </w:tr>
      <w:tr w:rsidR="005853E1" w14:paraId="0274982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32B25F" w14:textId="77777777" w:rsidR="005853E1" w:rsidRDefault="005853E1">
            <w:pPr>
              <w:pStyle w:val="TableRow"/>
            </w:pPr>
            <w:r>
              <w:t>abScreenToolbar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F1C6CC" w14:textId="77777777" w:rsidR="005853E1" w:rsidRDefault="005853E1">
            <w:pPr>
              <w:pStyle w:val="TableRow"/>
            </w:pPr>
            <w:r>
              <w:t>TActionToolBar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64433F" w14:textId="77777777" w:rsidR="005853E1" w:rsidRDefault="005853E1">
            <w:pPr>
              <w:pStyle w:val="TableRow"/>
            </w:pPr>
            <w:r>
              <w:t>Toolbar which contains the data entry screen actions.  By default, the following actions are present as toolbuttons: actDataEntryListOrganiser, actDataEntryConceptOrganiser, actDataEntryTermOrganiser, actDataEntryRelationships.</w:t>
            </w:r>
          </w:p>
        </w:tc>
      </w:tr>
      <w:tr w:rsidR="005853E1" w14:paraId="45E4F69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FD3ECC" w14:textId="77777777" w:rsidR="005853E1" w:rsidRDefault="005853E1">
            <w:pPr>
              <w:pStyle w:val="TableRow"/>
            </w:pPr>
            <w:r>
              <w:t>abEditToolbar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75EE7EA" w14:textId="77777777" w:rsidR="005853E1" w:rsidRDefault="005853E1">
            <w:pPr>
              <w:pStyle w:val="TableRow"/>
            </w:pPr>
            <w:r>
              <w:t>TActionToolBar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EF3B148" w14:textId="77777777" w:rsidR="005853E1" w:rsidRDefault="005853E1">
            <w:pPr>
              <w:pStyle w:val="TableRow"/>
            </w:pPr>
            <w:r>
              <w:t>Toolbar which contains the edit actions.  By default, the following actions are present as toolbuttons: actEditCut, actEditCopy, actEditPaste.</w:t>
            </w:r>
          </w:p>
        </w:tc>
      </w:tr>
    </w:tbl>
    <w:p w14:paraId="7BD5CE9B" w14:textId="77777777" w:rsidR="005853E1" w:rsidRDefault="005853E1" w:rsidP="005853E1"/>
    <w:p w14:paraId="54640DE3" w14:textId="77777777" w:rsidR="005853E1" w:rsidRDefault="005853E1" w:rsidP="00CC6B4D">
      <w:pPr>
        <w:pStyle w:val="Heading4"/>
        <w:numPr>
          <w:ilvl w:val="3"/>
          <w:numId w:val="4"/>
        </w:numPr>
        <w:tabs>
          <w:tab w:val="left" w:pos="720"/>
        </w:tabs>
      </w:pPr>
      <w:bookmarkStart w:id="638" w:name="_Toc292878961"/>
      <w:r>
        <w:t>List Organiser MDI child screen</w:t>
      </w:r>
      <w:bookmarkEnd w:id="638"/>
    </w:p>
    <w:p w14:paraId="1D75A7CA" w14:textId="6832B7DD" w:rsidR="005853E1" w:rsidRDefault="005550DB" w:rsidP="005853E1">
      <w:pPr>
        <w:jc w:val="center"/>
        <w:rPr>
          <w:lang w:val="en-US"/>
        </w:rPr>
      </w:pPr>
      <w:r w:rsidRPr="00936087">
        <w:rPr>
          <w:noProof/>
          <w:lang w:eastAsia="en-GB"/>
        </w:rPr>
        <w:drawing>
          <wp:inline distT="0" distB="0" distL="0" distR="0" wp14:anchorId="1E2F42A6" wp14:editId="04666B65">
            <wp:extent cx="5267325" cy="3248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591EF0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5B2C08E" w14:textId="77777777" w:rsidR="005853E1" w:rsidRDefault="005853E1">
            <w:pPr>
              <w:pStyle w:val="TableTitle"/>
            </w:pPr>
            <w:r>
              <w:lastRenderedPageBreak/>
              <w:t>Window Name: TfrmListOrganiser</w:t>
            </w:r>
          </w:p>
        </w:tc>
      </w:tr>
      <w:tr w:rsidR="005853E1" w14:paraId="5B3BCFB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8D0CBB" w14:textId="77777777" w:rsidR="005853E1" w:rsidRDefault="005853E1">
            <w:pPr>
              <w:pStyle w:val="TableRow"/>
              <w:keepNext/>
              <w:jc w:val="both"/>
            </w:pPr>
            <w:r>
              <w:rPr>
                <w:b/>
              </w:rPr>
              <w:t>Inherits</w:t>
            </w:r>
            <w:r>
              <w:t>:  TBaseMDIChildEditor</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02E4C8F" w14:textId="77777777" w:rsidR="005853E1" w:rsidRDefault="005853E1">
            <w:pPr>
              <w:pStyle w:val="TableRow"/>
              <w:keepNext/>
              <w:jc w:val="both"/>
            </w:pPr>
            <w:r>
              <w:rPr>
                <w:b/>
              </w:rPr>
              <w:t>Unit File Name</w:t>
            </w:r>
            <w:r>
              <w:t>: ListOrganiser.pas</w:t>
            </w:r>
          </w:p>
        </w:tc>
      </w:tr>
      <w:tr w:rsidR="005853E1" w14:paraId="2305ADC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9C30B7" w14:textId="77777777" w:rsidR="005853E1" w:rsidRDefault="005853E1">
            <w:pPr>
              <w:pStyle w:val="TableRow"/>
              <w:keepNext/>
            </w:pPr>
            <w:r>
              <w:rPr>
                <w:b/>
              </w:rPr>
              <w:t>Entities</w:t>
            </w:r>
            <w:r>
              <w:t>: Subject_Area, Domain, Local_Domain, Concept_Group, Concept_Group_Version, other entities defined by embedded screens.</w:t>
            </w:r>
          </w:p>
        </w:tc>
      </w:tr>
      <w:tr w:rsidR="005853E1" w14:paraId="12BE15B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BE88835" w14:textId="77777777" w:rsidR="005853E1" w:rsidRDefault="005853E1">
            <w:pPr>
              <w:pStyle w:val="TableRow"/>
              <w:keepNext/>
            </w:pPr>
            <w:r>
              <w:rPr>
                <w:b/>
              </w:rPr>
              <w:t>Calls</w:t>
            </w:r>
            <w:r>
              <w:t>: Subject area details screen, Domain details screen, Local domain details screen, Concept group details screen, Concept group version details screen</w:t>
            </w:r>
          </w:p>
        </w:tc>
      </w:tr>
      <w:tr w:rsidR="005853E1" w14:paraId="33F93D9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542417" w14:textId="77777777" w:rsidR="005853E1" w:rsidRDefault="005853E1">
            <w:pPr>
              <w:pStyle w:val="TableRow"/>
              <w:keepNext/>
            </w:pPr>
            <w:r>
              <w:rPr>
                <w:b/>
              </w:rPr>
              <w:t>Returns</w:t>
            </w:r>
            <w:r>
              <w:t xml:space="preserve"> </w:t>
            </w:r>
            <w:r>
              <w:rPr>
                <w:b/>
              </w:rPr>
              <w:t>To</w:t>
            </w:r>
            <w:r>
              <w:t>: Thesaurus editor main screen</w:t>
            </w:r>
          </w:p>
        </w:tc>
      </w:tr>
      <w:tr w:rsidR="005853E1" w14:paraId="0FBB8C3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BBC2B95" w14:textId="77777777" w:rsidR="005853E1" w:rsidRDefault="005853E1">
            <w:pPr>
              <w:pStyle w:val="TableRow"/>
              <w:keepNext/>
            </w:pPr>
            <w:r>
              <w:rPr>
                <w:b/>
              </w:rPr>
              <w:t>Description</w:t>
            </w:r>
            <w:r>
              <w:t>: MDI child screen that allows the organisation of concept groups (list) within the thesaurus into a defined structure.  The structure is defined as follows (least specialised first):</w:t>
            </w:r>
          </w:p>
          <w:p w14:paraId="7CE0E4A4" w14:textId="77777777" w:rsidR="005853E1" w:rsidRDefault="005853E1">
            <w:pPr>
              <w:pStyle w:val="TableRow"/>
              <w:keepNext/>
            </w:pPr>
            <w:r>
              <w:t xml:space="preserve">  Subject Area</w:t>
            </w:r>
          </w:p>
          <w:p w14:paraId="5AB06EF9" w14:textId="77777777" w:rsidR="005853E1" w:rsidRDefault="005853E1">
            <w:pPr>
              <w:pStyle w:val="TableRow"/>
              <w:keepNext/>
            </w:pPr>
            <w:r>
              <w:t xml:space="preserve">  Domain</w:t>
            </w:r>
          </w:p>
          <w:p w14:paraId="3D9E28FD" w14:textId="77777777" w:rsidR="005853E1" w:rsidRDefault="005853E1">
            <w:pPr>
              <w:pStyle w:val="TableRow"/>
              <w:keepNext/>
            </w:pPr>
            <w:r>
              <w:t xml:space="preserve">  Local Domain</w:t>
            </w:r>
          </w:p>
          <w:p w14:paraId="77974647" w14:textId="77777777" w:rsidR="005853E1" w:rsidRDefault="005853E1">
            <w:pPr>
              <w:pStyle w:val="TableRow"/>
              <w:keepNext/>
            </w:pPr>
            <w:r>
              <w:t xml:space="preserve">  Concept Group</w:t>
            </w:r>
          </w:p>
          <w:p w14:paraId="016FFFDE" w14:textId="77777777" w:rsidR="005853E1" w:rsidRDefault="005853E1">
            <w:pPr>
              <w:pStyle w:val="TableRow"/>
              <w:keepNext/>
            </w:pPr>
            <w:r>
              <w:t xml:space="preserve">  Concept Group Version</w:t>
            </w:r>
          </w:p>
          <w:p w14:paraId="40B794AE" w14:textId="77777777" w:rsidR="005853E1" w:rsidRDefault="005853E1">
            <w:pPr>
              <w:pStyle w:val="TableRow"/>
              <w:keepNext/>
            </w:pPr>
            <w:r>
              <w:t>All these entities are managed by this screen.  The screen displays a hierarchy of the above structure and embeds the appropriate window when editing each entity.  The appropriate window is selected as follows:</w:t>
            </w:r>
          </w:p>
          <w:p w14:paraId="5DCFB76B" w14:textId="77777777" w:rsidR="005853E1" w:rsidRDefault="005853E1">
            <w:pPr>
              <w:pStyle w:val="TableRow"/>
              <w:keepNext/>
            </w:pPr>
            <w:r>
              <w:t xml:space="preserve">  Select a subject area to display TfraSubjectArea</w:t>
            </w:r>
          </w:p>
          <w:p w14:paraId="04BC71DF" w14:textId="77777777" w:rsidR="005853E1" w:rsidRDefault="005853E1" w:rsidP="00397C60">
            <w:pPr>
              <w:pStyle w:val="TableRow"/>
              <w:keepNext/>
            </w:pPr>
            <w:r>
              <w:t xml:space="preserve">  Select a domain to display </w:t>
            </w:r>
            <w:r w:rsidR="00397C60">
              <w:t>TfraDomain</w:t>
            </w:r>
          </w:p>
          <w:p w14:paraId="4C691E00" w14:textId="77777777" w:rsidR="005853E1" w:rsidRDefault="005853E1" w:rsidP="00397C60">
            <w:pPr>
              <w:pStyle w:val="TableRow"/>
              <w:keepNext/>
            </w:pPr>
            <w:r>
              <w:t xml:space="preserve">  Select a </w:t>
            </w:r>
            <w:r w:rsidR="00397C60">
              <w:t xml:space="preserve">local </w:t>
            </w:r>
            <w:r>
              <w:t xml:space="preserve">domain to display </w:t>
            </w:r>
            <w:r w:rsidR="00397C60">
              <w:t>TfraLocalDomain</w:t>
            </w:r>
          </w:p>
          <w:p w14:paraId="77B0C35C" w14:textId="77777777" w:rsidR="005853E1" w:rsidRDefault="005853E1" w:rsidP="00397C60">
            <w:pPr>
              <w:pStyle w:val="TableRow"/>
              <w:keepNext/>
            </w:pPr>
            <w:r>
              <w:t xml:space="preserve">  Select a concept group to display </w:t>
            </w:r>
            <w:r w:rsidR="00397C60">
              <w:t>TfraConceptGroup</w:t>
            </w:r>
          </w:p>
          <w:p w14:paraId="534386B3" w14:textId="77777777" w:rsidR="005853E1" w:rsidRDefault="005853E1" w:rsidP="00397C60">
            <w:pPr>
              <w:pStyle w:val="TableRow"/>
              <w:keepNext/>
            </w:pPr>
            <w:r>
              <w:t xml:space="preserve">  Select a concept group</w:t>
            </w:r>
            <w:r w:rsidR="00397C60">
              <w:t xml:space="preserve"> </w:t>
            </w:r>
            <w:r>
              <w:t xml:space="preserve">version to display </w:t>
            </w:r>
            <w:r w:rsidR="00397C60">
              <w:t>TfraConceptGroupVersion</w:t>
            </w:r>
          </w:p>
          <w:p w14:paraId="6093589E" w14:textId="77777777" w:rsidR="005853E1" w:rsidRDefault="005853E1">
            <w:pPr>
              <w:pStyle w:val="TableRow"/>
              <w:keepNext/>
            </w:pPr>
            <w:r>
              <w:t>The screen operates in 2 modes, browse and edit.  When in browse mode, btnSave and btnCancel are disabled and the selected node's details screen is read only (if there is one).  When in edit mode, btnAdd, btnEdit, btnDelete and tvHierarchy are disabled and the selected node's details screen is editable.  The form defaults to browse mode.</w:t>
            </w:r>
          </w:p>
        </w:tc>
      </w:tr>
    </w:tbl>
    <w:p w14:paraId="28FE6276"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161792DF"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2140BDA" w14:textId="77777777" w:rsidR="005853E1" w:rsidRDefault="005853E1">
            <w:pPr>
              <w:pStyle w:val="TableTitle"/>
            </w:pPr>
            <w:r>
              <w:lastRenderedPageBreak/>
              <w:t>Menu Items</w:t>
            </w:r>
          </w:p>
        </w:tc>
      </w:tr>
      <w:tr w:rsidR="005853E1" w14:paraId="1DAD4C1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16A4556"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4F2C34C"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3ADFEC" w14:textId="77777777" w:rsidR="005853E1" w:rsidRDefault="005853E1">
            <w:pPr>
              <w:pStyle w:val="TableColumnTitles"/>
              <w:keepNext/>
            </w:pPr>
            <w:r>
              <w:rPr>
                <w:i/>
              </w:rPr>
              <w:t>Attribute</w:t>
            </w:r>
            <w:r>
              <w:t xml:space="preserve"> Action</w:t>
            </w:r>
          </w:p>
        </w:tc>
      </w:tr>
      <w:tr w:rsidR="005853E1" w14:paraId="0383724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C4D8CE4" w14:textId="77777777" w:rsidR="005853E1" w:rsidRDefault="005853E1">
            <w:pPr>
              <w:pStyle w:val="TableRow"/>
            </w:pPr>
            <w:r>
              <w:t>pmAddSubjectArea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22BB93" w14:textId="77777777" w:rsidR="005853E1" w:rsidRDefault="005853E1">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82F1CF" w14:textId="77777777" w:rsidR="005853E1" w:rsidRDefault="005853E1">
            <w:pPr>
              <w:pStyle w:val="TableRow"/>
            </w:pPr>
            <w:r>
              <w:t>Visible when the user has selected a subject area in tvHierarchy, or no node is selected.  A new instance of TfraSubjectArea is then created and embedded onto pnlDetails and the cursor is placed into the first control on that form.  The user is then able to enter the details for the new subject area.  The btnSave and btnCancel buttons then become enabled.</w:t>
            </w:r>
          </w:p>
        </w:tc>
      </w:tr>
      <w:tr w:rsidR="005853E1" w14:paraId="7B7D5C7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C32292" w14:textId="77777777" w:rsidR="005853E1" w:rsidRDefault="005853E1">
            <w:pPr>
              <w:pStyle w:val="TableRow"/>
            </w:pPr>
            <w:r>
              <w:t>pmAddDomain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1217A7" w14:textId="77777777" w:rsidR="005853E1" w:rsidRDefault="005853E1">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2228A0" w14:textId="77777777" w:rsidR="005853E1" w:rsidRDefault="005853E1">
            <w:pPr>
              <w:pStyle w:val="TableRow"/>
            </w:pPr>
            <w:r>
              <w:t>Visible when the user has selected a subject area or a domain in tvHierarchy.  Behaviour as pmAddSubjectArea but creates a TfraDomain form.</w:t>
            </w:r>
          </w:p>
        </w:tc>
      </w:tr>
      <w:tr w:rsidR="005853E1" w14:paraId="20B911D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520380" w14:textId="77777777" w:rsidR="005853E1" w:rsidRDefault="005853E1">
            <w:pPr>
              <w:pStyle w:val="TableRow"/>
            </w:pPr>
            <w:r>
              <w:t>pmAddLocalDomain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5D021E" w14:textId="77777777" w:rsidR="005853E1" w:rsidRDefault="005853E1">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72710B7" w14:textId="77777777" w:rsidR="005853E1" w:rsidRDefault="005853E1">
            <w:pPr>
              <w:pStyle w:val="TableRow"/>
            </w:pPr>
            <w:r>
              <w:t>Visible when the user has selected a domain or a local domain in tvHierarchy.  Behaviour as pmAddSubjectArea but creates a TfraLocalDomain form.</w:t>
            </w:r>
          </w:p>
        </w:tc>
      </w:tr>
      <w:tr w:rsidR="005853E1" w14:paraId="64FAEB5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EDA138" w14:textId="77777777" w:rsidR="005853E1" w:rsidRDefault="005853E1">
            <w:pPr>
              <w:pStyle w:val="TableRow"/>
            </w:pPr>
            <w:r>
              <w:t>pmAddConceptGroup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4ECBD2" w14:textId="77777777" w:rsidR="005853E1" w:rsidRDefault="005853E1">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EDEF1D" w14:textId="77777777" w:rsidR="005853E1" w:rsidRDefault="005853E1">
            <w:pPr>
              <w:pStyle w:val="TableRow"/>
            </w:pPr>
            <w:r>
              <w:t>Visible when the user has selected a local domain or a concept group in tvHierarchy.  Behaviour as pmAddSubjectArea but creates a TfraConceptGroup form.</w:t>
            </w:r>
          </w:p>
        </w:tc>
      </w:tr>
      <w:tr w:rsidR="005853E1" w14:paraId="7069650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24926D" w14:textId="77777777" w:rsidR="005853E1" w:rsidRDefault="005853E1">
            <w:pPr>
              <w:pStyle w:val="TableRow"/>
            </w:pPr>
            <w:r>
              <w:t>pmAddConceptGroupVersion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121D30" w14:textId="77777777" w:rsidR="005853E1" w:rsidRDefault="005853E1">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0F6A01D" w14:textId="77777777" w:rsidR="005853E1" w:rsidRDefault="005853E1">
            <w:pPr>
              <w:pStyle w:val="TableRow"/>
            </w:pPr>
            <w:r>
              <w:t>Visible when the user has selected a concept group or a concept group version in tvHierarchy. Behaviour as pmAddSubjectArea but creates a TfraConceptGroupVersion form.</w:t>
            </w:r>
          </w:p>
        </w:tc>
      </w:tr>
      <w:tr w:rsidR="005853E1" w14:paraId="232D13F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655BE59" w14:textId="77777777" w:rsidR="005853E1" w:rsidRDefault="005853E1">
            <w:pPr>
              <w:pStyle w:val="TableRow"/>
            </w:pPr>
            <w:r>
              <w:t>pmAdd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741919" w14:textId="77777777" w:rsidR="005853E1" w:rsidRDefault="005853E1">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F3B9D5" w14:textId="77777777" w:rsidR="005853E1" w:rsidRDefault="005853E1">
            <w:pPr>
              <w:pStyle w:val="TableRow"/>
            </w:pPr>
            <w:r>
              <w:t>Popup menu that is linked to btnAdd.  Contains pmAddSubjectArea, pmAddDomain, pmAddLocalDomain, pmAddConceptGroup, pmAddConceptGroupVersion.</w:t>
            </w:r>
          </w:p>
        </w:tc>
      </w:tr>
    </w:tbl>
    <w:p w14:paraId="1364DB9B"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62840E5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F49851B" w14:textId="77777777" w:rsidR="005853E1" w:rsidRDefault="005853E1">
            <w:pPr>
              <w:pStyle w:val="TableTitle"/>
            </w:pPr>
            <w:r>
              <w:lastRenderedPageBreak/>
              <w:t>Window Controls</w:t>
            </w:r>
          </w:p>
        </w:tc>
      </w:tr>
      <w:tr w:rsidR="005853E1" w14:paraId="09FFF99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F26D58D"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DB7A09"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E56FD4" w14:textId="77777777" w:rsidR="005853E1" w:rsidRDefault="005853E1">
            <w:pPr>
              <w:pStyle w:val="TableColumnTitles"/>
              <w:keepNext/>
            </w:pPr>
            <w:r>
              <w:rPr>
                <w:i/>
              </w:rPr>
              <w:t>Attribute</w:t>
            </w:r>
            <w:r>
              <w:t xml:space="preserve"> Action</w:t>
            </w:r>
          </w:p>
        </w:tc>
      </w:tr>
      <w:tr w:rsidR="005853E1" w14:paraId="3183852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16430F" w14:textId="77777777" w:rsidR="005853E1" w:rsidRDefault="005853E1">
            <w:pPr>
              <w:pStyle w:val="TableRow"/>
            </w:pPr>
            <w:r>
              <w:t>tvHierarchy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177B4E" w14:textId="77777777" w:rsidR="005853E1" w:rsidRDefault="005853E1">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E2258B" w14:textId="77777777" w:rsidR="005853E1" w:rsidRDefault="005853E1">
            <w:pPr>
              <w:pStyle w:val="TableRow"/>
              <w:rPr>
                <w:i/>
              </w:rPr>
            </w:pPr>
            <w:r>
              <w:rPr>
                <w:i/>
              </w:rPr>
              <w:t>Subject_Area.Item_Name, Domain.Item_Name, Local_Domain.Item_Name, Concept_Group.Item_Name, Concept_Group_Version.Version</w:t>
            </w:r>
          </w:p>
          <w:p w14:paraId="26C726E8" w14:textId="77777777" w:rsidR="005853E1" w:rsidRDefault="005853E1">
            <w:pPr>
              <w:pStyle w:val="TableRow"/>
            </w:pPr>
            <w:r>
              <w:t xml:space="preserve">Hierarchy of subject areas, domains, local domains, concept groups and concept group versions.  Each entity exists at only 1 level in the hierarchy and is identified by a unique icon.  This control is disabled when editing the details of an entity.  </w:t>
            </w:r>
          </w:p>
          <w:p w14:paraId="412C4ADA" w14:textId="77777777" w:rsidR="005853E1" w:rsidRDefault="005853E1">
            <w:pPr>
              <w:pStyle w:val="TableRow"/>
            </w:pPr>
            <w:r>
              <w:t>Selection of a node creates the appropriate form and embeds it onto pnlDetails.  The form is then populated with the details of the selected node.  The form created is selected as described in the description of this form.</w:t>
            </w:r>
          </w:p>
          <w:p w14:paraId="5B406C5A" w14:textId="77777777" w:rsidR="00575C70" w:rsidRDefault="00575C70">
            <w:pPr>
              <w:pStyle w:val="TableRow"/>
            </w:pPr>
            <w:r>
              <w:t xml:space="preserve">It is possible to drag and drop child nodes (apart from </w:t>
            </w:r>
            <w:r>
              <w:rPr>
                <w:i/>
              </w:rPr>
              <w:t xml:space="preserve">Concept_Group_Version) </w:t>
            </w:r>
            <w:r>
              <w:t>from one parent node to another.</w:t>
            </w:r>
            <w:r w:rsidR="00345B1D">
              <w:t xml:space="preserve">  When this step is performed the domain mask is updated </w:t>
            </w:r>
            <w:r w:rsidR="00196182">
              <w:t xml:space="preserve">for all corresponding </w:t>
            </w:r>
            <w:r w:rsidR="00913668">
              <w:t>objects (see 3.4.7).</w:t>
            </w:r>
          </w:p>
          <w:p w14:paraId="5189ACC2" w14:textId="77777777" w:rsidR="00913668" w:rsidRDefault="00913668">
            <w:pPr>
              <w:pStyle w:val="TableRow"/>
            </w:pPr>
            <w:r>
              <w:t xml:space="preserve">Right clicking on a node (apart from </w:t>
            </w:r>
            <w:r w:rsidR="001624A4">
              <w:t>a concept group version) allows the user to copy/paste nodes in a similar fashion to the drag and drop routine.</w:t>
            </w:r>
          </w:p>
          <w:p w14:paraId="29B5762E" w14:textId="77777777" w:rsidR="001624A4" w:rsidRPr="00575C70" w:rsidRDefault="001624A4">
            <w:pPr>
              <w:pStyle w:val="TableRow"/>
            </w:pPr>
            <w:r>
              <w:t xml:space="preserve">When </w:t>
            </w:r>
            <w:r w:rsidR="00BA3084">
              <w:t>a child node is placed underneath another parent (i.e. move a domain to different s</w:t>
            </w:r>
            <w:r w:rsidR="00432CAB">
              <w:t xml:space="preserve">ubject area) the record is moved and the domain masks </w:t>
            </w:r>
            <w:r w:rsidR="00EE4616">
              <w:t xml:space="preserve">updated </w:t>
            </w:r>
            <w:r w:rsidR="00FC3916">
              <w:t>–</w:t>
            </w:r>
            <w:r w:rsidR="00EE4616">
              <w:t xml:space="preserve"> </w:t>
            </w:r>
            <w:r w:rsidR="00FC3916">
              <w:t>progress bar is displayed.</w:t>
            </w:r>
          </w:p>
        </w:tc>
      </w:tr>
    </w:tbl>
    <w:p w14:paraId="1D98C73F" w14:textId="77777777" w:rsidR="005853E1" w:rsidRDefault="005853E1" w:rsidP="005853E1"/>
    <w:p w14:paraId="092082B3" w14:textId="77777777" w:rsidR="005853E1" w:rsidRDefault="005853E1" w:rsidP="00CC6B4D">
      <w:pPr>
        <w:pStyle w:val="Heading4"/>
        <w:numPr>
          <w:ilvl w:val="3"/>
          <w:numId w:val="4"/>
        </w:numPr>
        <w:tabs>
          <w:tab w:val="left" w:pos="720"/>
        </w:tabs>
      </w:pPr>
      <w:bookmarkStart w:id="639" w:name="_Toc292878962"/>
      <w:r>
        <w:lastRenderedPageBreak/>
        <w:t>Subject area details screen</w:t>
      </w:r>
      <w:bookmarkEnd w:id="63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CDD5DAE"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F42B317" w14:textId="77777777" w:rsidR="005853E1" w:rsidRDefault="005853E1">
            <w:pPr>
              <w:pStyle w:val="TableTitle"/>
            </w:pPr>
            <w:r>
              <w:t>Window Name: TfraSubjectArea</w:t>
            </w:r>
          </w:p>
        </w:tc>
      </w:tr>
      <w:tr w:rsidR="005853E1" w14:paraId="677687B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35FE4BB"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0D6B1FA" w14:textId="77777777" w:rsidR="005853E1" w:rsidRDefault="005853E1">
            <w:pPr>
              <w:pStyle w:val="TableRow"/>
              <w:keepNext/>
              <w:jc w:val="both"/>
            </w:pPr>
            <w:r>
              <w:rPr>
                <w:b/>
              </w:rPr>
              <w:t>Unit File Name</w:t>
            </w:r>
            <w:r>
              <w:t>: SubjectArea.pas</w:t>
            </w:r>
          </w:p>
        </w:tc>
      </w:tr>
      <w:tr w:rsidR="005853E1" w14:paraId="5BDBE99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940F3F5" w14:textId="77777777" w:rsidR="005853E1" w:rsidRDefault="005853E1">
            <w:pPr>
              <w:pStyle w:val="TableRow"/>
              <w:keepNext/>
            </w:pPr>
            <w:r>
              <w:rPr>
                <w:b/>
              </w:rPr>
              <w:t>Entities</w:t>
            </w:r>
            <w:r>
              <w:t>: Entities defined in embedded tab controls</w:t>
            </w:r>
          </w:p>
        </w:tc>
      </w:tr>
      <w:tr w:rsidR="005853E1" w14:paraId="1D23858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E9D8C7E" w14:textId="77777777" w:rsidR="005853E1" w:rsidRDefault="005853E1">
            <w:pPr>
              <w:pStyle w:val="TableRow"/>
              <w:keepNext/>
            </w:pPr>
            <w:r>
              <w:rPr>
                <w:b/>
              </w:rPr>
              <w:t>Calls</w:t>
            </w:r>
            <w:r>
              <w:t>: Subject area General tab control, Sources tab page control</w:t>
            </w:r>
          </w:p>
        </w:tc>
      </w:tr>
      <w:tr w:rsidR="005853E1" w14:paraId="5C8ED07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C772DF" w14:textId="77777777" w:rsidR="005853E1" w:rsidRDefault="005853E1">
            <w:pPr>
              <w:pStyle w:val="TableRow"/>
              <w:keepNext/>
            </w:pPr>
            <w:r>
              <w:rPr>
                <w:b/>
              </w:rPr>
              <w:t>Returns</w:t>
            </w:r>
            <w:r>
              <w:t xml:space="preserve"> </w:t>
            </w:r>
            <w:r>
              <w:rPr>
                <w:b/>
              </w:rPr>
              <w:t>To</w:t>
            </w:r>
            <w:r>
              <w:t>: None</w:t>
            </w:r>
          </w:p>
        </w:tc>
      </w:tr>
      <w:tr w:rsidR="005853E1" w14:paraId="791880F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DE158CC" w14:textId="77777777" w:rsidR="005853E1" w:rsidRDefault="005853E1">
            <w:pPr>
              <w:pStyle w:val="TableRow"/>
              <w:keepNext/>
            </w:pPr>
            <w:r>
              <w:rPr>
                <w:b/>
              </w:rPr>
              <w:t>Description</w:t>
            </w:r>
            <w:r>
              <w:t>: Details page control for viewing and editing a subject area.  This frame consists of an empty tab control onto which the following tabs are embedded in this order: TfraSubjectAreaGeneral, TfraSources.  The frame is embedded onto the List Organiser screen when the user is viewing or editing subject area details.</w:t>
            </w:r>
          </w:p>
        </w:tc>
      </w:tr>
    </w:tbl>
    <w:p w14:paraId="3C17A10D" w14:textId="77777777" w:rsidR="005853E1" w:rsidRDefault="005853E1" w:rsidP="005853E1"/>
    <w:p w14:paraId="718A412B" w14:textId="77777777" w:rsidR="005853E1" w:rsidRDefault="005853E1" w:rsidP="00CC6B4D">
      <w:pPr>
        <w:pStyle w:val="Heading4"/>
        <w:numPr>
          <w:ilvl w:val="3"/>
          <w:numId w:val="4"/>
        </w:numPr>
        <w:tabs>
          <w:tab w:val="left" w:pos="720"/>
        </w:tabs>
      </w:pPr>
      <w:bookmarkStart w:id="640" w:name="_Toc292878963"/>
      <w:r>
        <w:t>Subject area General tab control</w:t>
      </w:r>
      <w:bookmarkEnd w:id="640"/>
    </w:p>
    <w:p w14:paraId="5FF2F978" w14:textId="0AC64F30" w:rsidR="005853E1" w:rsidRDefault="005550DB" w:rsidP="005853E1">
      <w:pPr>
        <w:jc w:val="center"/>
        <w:rPr>
          <w:lang w:val="en-US"/>
        </w:rPr>
      </w:pPr>
      <w:r>
        <w:rPr>
          <w:noProof/>
          <w:lang w:eastAsia="en-GB"/>
        </w:rPr>
        <w:drawing>
          <wp:inline distT="0" distB="0" distL="0" distR="0" wp14:anchorId="161C95BA" wp14:editId="0FB0C01A">
            <wp:extent cx="3457575" cy="21336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57575" cy="21336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07ABD47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7594B56" w14:textId="77777777" w:rsidR="005853E1" w:rsidRDefault="005853E1">
            <w:pPr>
              <w:pStyle w:val="TableTitle"/>
            </w:pPr>
            <w:r>
              <w:t>Window Name: TfraSubjectAreaGeneral</w:t>
            </w:r>
          </w:p>
        </w:tc>
      </w:tr>
      <w:tr w:rsidR="005853E1" w14:paraId="4A16D4B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601E7B6"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2232A33" w14:textId="77777777" w:rsidR="005853E1" w:rsidRDefault="005853E1">
            <w:pPr>
              <w:pStyle w:val="TableRow"/>
              <w:keepNext/>
              <w:jc w:val="both"/>
            </w:pPr>
            <w:r>
              <w:rPr>
                <w:b/>
              </w:rPr>
              <w:t>Unit File Name</w:t>
            </w:r>
            <w:r>
              <w:t>: SubjectAreaGeneral.pas</w:t>
            </w:r>
          </w:p>
        </w:tc>
      </w:tr>
      <w:tr w:rsidR="005853E1" w14:paraId="54AC5EC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8EC84B7" w14:textId="77777777" w:rsidR="005853E1" w:rsidRDefault="005853E1">
            <w:pPr>
              <w:pStyle w:val="TableRow"/>
              <w:keepNext/>
            </w:pPr>
            <w:r>
              <w:rPr>
                <w:b/>
              </w:rPr>
              <w:t>Entities</w:t>
            </w:r>
            <w:r>
              <w:t>: Subject_Area</w:t>
            </w:r>
          </w:p>
        </w:tc>
      </w:tr>
      <w:tr w:rsidR="005853E1" w14:paraId="5D3E520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BE0E7A" w14:textId="77777777" w:rsidR="005853E1" w:rsidRDefault="005853E1">
            <w:pPr>
              <w:pStyle w:val="TableRow"/>
              <w:keepNext/>
            </w:pPr>
            <w:r>
              <w:rPr>
                <w:b/>
              </w:rPr>
              <w:t>Calls</w:t>
            </w:r>
            <w:r>
              <w:t>: None</w:t>
            </w:r>
          </w:p>
        </w:tc>
      </w:tr>
      <w:tr w:rsidR="005853E1" w14:paraId="4BA09E5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ADD01F3" w14:textId="77777777" w:rsidR="005853E1" w:rsidRDefault="005853E1">
            <w:pPr>
              <w:pStyle w:val="TableRow"/>
              <w:keepNext/>
            </w:pPr>
            <w:r>
              <w:rPr>
                <w:b/>
              </w:rPr>
              <w:t>Returns</w:t>
            </w:r>
            <w:r>
              <w:t xml:space="preserve"> </w:t>
            </w:r>
            <w:r>
              <w:rPr>
                <w:b/>
              </w:rPr>
              <w:t>To</w:t>
            </w:r>
            <w:r>
              <w:t>: None</w:t>
            </w:r>
          </w:p>
        </w:tc>
      </w:tr>
      <w:tr w:rsidR="005853E1" w14:paraId="291AE57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BE7725A" w14:textId="77777777" w:rsidR="005853E1" w:rsidRDefault="005853E1">
            <w:pPr>
              <w:pStyle w:val="TableRow"/>
              <w:keepNext/>
            </w:pPr>
            <w:r>
              <w:rPr>
                <w:b/>
              </w:rPr>
              <w:t>Description</w:t>
            </w:r>
            <w:r>
              <w:t>: General details tab for a subject area.  This is embedded onto TfraSubjectArea when required.</w:t>
            </w:r>
          </w:p>
        </w:tc>
      </w:tr>
    </w:tbl>
    <w:p w14:paraId="07E239B0"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00FF7A3E"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CCBC98A" w14:textId="77777777" w:rsidR="005853E1" w:rsidRDefault="005853E1">
            <w:pPr>
              <w:pStyle w:val="TableTitle"/>
            </w:pPr>
            <w:r>
              <w:lastRenderedPageBreak/>
              <w:t>Window Controls</w:t>
            </w:r>
          </w:p>
        </w:tc>
      </w:tr>
      <w:tr w:rsidR="005853E1" w14:paraId="3EF40EF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015E75"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91A8B7"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023D3D" w14:textId="77777777" w:rsidR="005853E1" w:rsidRDefault="005853E1">
            <w:pPr>
              <w:pStyle w:val="TableColumnTitles"/>
              <w:keepNext/>
            </w:pPr>
            <w:r>
              <w:rPr>
                <w:i/>
              </w:rPr>
              <w:t>Attribute</w:t>
            </w:r>
            <w:r>
              <w:t xml:space="preserve"> Action</w:t>
            </w:r>
          </w:p>
        </w:tc>
      </w:tr>
      <w:tr w:rsidR="005853E1" w14:paraId="2BCE2B0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3EE4630" w14:textId="77777777" w:rsidR="005853E1" w:rsidRDefault="005853E1">
            <w:pPr>
              <w:pStyle w:val="TableRow"/>
            </w:pPr>
            <w:r>
              <w:t>eItemName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0764F8"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1B96D83" w14:textId="77777777" w:rsidR="005853E1" w:rsidRDefault="005853E1">
            <w:pPr>
              <w:pStyle w:val="TableRow"/>
              <w:rPr>
                <w:i/>
              </w:rPr>
            </w:pPr>
            <w:r>
              <w:rPr>
                <w:i/>
              </w:rPr>
              <w:t>Subject_Area.Item_Name</w:t>
            </w:r>
          </w:p>
          <w:p w14:paraId="51AB1840" w14:textId="77777777" w:rsidR="005853E1" w:rsidRDefault="005853E1">
            <w:pPr>
              <w:pStyle w:val="TableRow"/>
            </w:pPr>
            <w:r>
              <w:t>Displays and allows editing of the subject area's name. Mandatory.</w:t>
            </w:r>
          </w:p>
        </w:tc>
      </w:tr>
      <w:tr w:rsidR="005853E1" w14:paraId="7069AED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55E5AB" w14:textId="77777777" w:rsidR="005853E1" w:rsidRDefault="005853E1">
            <w:pPr>
              <w:pStyle w:val="TableRow"/>
            </w:pPr>
            <w:r>
              <w:t>mmComment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588C17" w14:textId="77777777" w:rsidR="005853E1" w:rsidRDefault="005853E1">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9032653" w14:textId="77777777" w:rsidR="005853E1" w:rsidRDefault="005853E1">
            <w:pPr>
              <w:pStyle w:val="TableRow"/>
              <w:rPr>
                <w:i/>
              </w:rPr>
            </w:pPr>
            <w:r>
              <w:rPr>
                <w:i/>
              </w:rPr>
              <w:t>Subject_Area.Comment</w:t>
            </w:r>
          </w:p>
          <w:p w14:paraId="58E1FB11" w14:textId="77777777" w:rsidR="005853E1" w:rsidRDefault="005853E1">
            <w:pPr>
              <w:pStyle w:val="TableRow"/>
            </w:pPr>
            <w:r>
              <w:t>Displays and allows editing of the subject area's comment.</w:t>
            </w:r>
          </w:p>
        </w:tc>
      </w:tr>
    </w:tbl>
    <w:p w14:paraId="21663F82" w14:textId="77777777" w:rsidR="005853E1" w:rsidRDefault="005853E1" w:rsidP="005853E1"/>
    <w:p w14:paraId="6A9F355E" w14:textId="77777777" w:rsidR="005853E1" w:rsidRDefault="005853E1" w:rsidP="00CC6B4D">
      <w:pPr>
        <w:pStyle w:val="Heading4"/>
        <w:numPr>
          <w:ilvl w:val="3"/>
          <w:numId w:val="4"/>
        </w:numPr>
        <w:tabs>
          <w:tab w:val="left" w:pos="720"/>
        </w:tabs>
      </w:pPr>
      <w:bookmarkStart w:id="641" w:name="_Toc292878964"/>
      <w:r>
        <w:t>Domain details screen</w:t>
      </w:r>
      <w:bookmarkEnd w:id="641"/>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41043B2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8CF3A80" w14:textId="77777777" w:rsidR="005853E1" w:rsidRDefault="005853E1">
            <w:pPr>
              <w:pStyle w:val="TableTitle"/>
            </w:pPr>
            <w:r>
              <w:t>Window Name: TfraDomain</w:t>
            </w:r>
          </w:p>
        </w:tc>
      </w:tr>
      <w:tr w:rsidR="005853E1" w14:paraId="2C625A0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A5E54B5"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FE48229" w14:textId="77777777" w:rsidR="005853E1" w:rsidRDefault="005853E1">
            <w:pPr>
              <w:pStyle w:val="TableRow"/>
              <w:keepNext/>
              <w:jc w:val="both"/>
            </w:pPr>
            <w:r>
              <w:rPr>
                <w:b/>
              </w:rPr>
              <w:t>Unit File Name</w:t>
            </w:r>
            <w:r>
              <w:t>: Domain.pas</w:t>
            </w:r>
          </w:p>
        </w:tc>
      </w:tr>
      <w:tr w:rsidR="005853E1" w14:paraId="753C6BC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239C9F" w14:textId="77777777" w:rsidR="005853E1" w:rsidRDefault="005853E1">
            <w:pPr>
              <w:pStyle w:val="TableRow"/>
              <w:keepNext/>
            </w:pPr>
            <w:r>
              <w:rPr>
                <w:b/>
              </w:rPr>
              <w:t>Entities</w:t>
            </w:r>
            <w:r>
              <w:t>: Entities defined in embedded tab controls</w:t>
            </w:r>
          </w:p>
        </w:tc>
      </w:tr>
      <w:tr w:rsidR="005853E1" w14:paraId="791A1C4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A00BB31" w14:textId="77777777" w:rsidR="005853E1" w:rsidRDefault="005853E1">
            <w:pPr>
              <w:pStyle w:val="TableRow"/>
              <w:keepNext/>
            </w:pPr>
            <w:r>
              <w:rPr>
                <w:b/>
              </w:rPr>
              <w:t>Calls</w:t>
            </w:r>
            <w:r>
              <w:t>: Domain General tab control, Sources tab page control, Concept ranks for a domain tab control, Metadata tab control</w:t>
            </w:r>
          </w:p>
        </w:tc>
      </w:tr>
      <w:tr w:rsidR="005853E1" w14:paraId="47D943F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9BC4CBF" w14:textId="77777777" w:rsidR="005853E1" w:rsidRDefault="005853E1">
            <w:pPr>
              <w:pStyle w:val="TableRow"/>
              <w:keepNext/>
            </w:pPr>
            <w:r>
              <w:rPr>
                <w:b/>
              </w:rPr>
              <w:t>Returns</w:t>
            </w:r>
            <w:r>
              <w:t xml:space="preserve"> </w:t>
            </w:r>
            <w:r>
              <w:rPr>
                <w:b/>
              </w:rPr>
              <w:t>To</w:t>
            </w:r>
            <w:r>
              <w:t>: None</w:t>
            </w:r>
          </w:p>
        </w:tc>
      </w:tr>
      <w:tr w:rsidR="005853E1" w14:paraId="0517DE4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11D31D" w14:textId="77777777" w:rsidR="005853E1" w:rsidRDefault="005853E1">
            <w:pPr>
              <w:pStyle w:val="TableRow"/>
              <w:keepNext/>
            </w:pPr>
            <w:r>
              <w:rPr>
                <w:b/>
              </w:rPr>
              <w:t>Description</w:t>
            </w:r>
            <w:r>
              <w:t>: Details page control for viewing and editing a domain.  This frame consists of an empty tab control onto which the following tabs are embedded in this order: TfraDomainGeneral,</w:t>
            </w:r>
            <w:r w:rsidR="004B357D">
              <w:t xml:space="preserve"> TfraDomainRank,</w:t>
            </w:r>
            <w:r>
              <w:t xml:space="preserve"> TfraMetadata, TfraSources.</w:t>
            </w:r>
          </w:p>
          <w:p w14:paraId="47DD050F" w14:textId="77777777" w:rsidR="005853E1" w:rsidRDefault="005853E1">
            <w:pPr>
              <w:pStyle w:val="TableRow"/>
              <w:keepNext/>
            </w:pPr>
            <w:r>
              <w:t>TfraMetadata is linked to the Domain table.</w:t>
            </w:r>
          </w:p>
        </w:tc>
      </w:tr>
    </w:tbl>
    <w:p w14:paraId="7FB7FF3E" w14:textId="77777777" w:rsidR="005853E1" w:rsidRDefault="005853E1" w:rsidP="005853E1"/>
    <w:p w14:paraId="50C7F478" w14:textId="77777777" w:rsidR="005853E1" w:rsidRDefault="005853E1" w:rsidP="00CC6B4D">
      <w:pPr>
        <w:pStyle w:val="Heading4"/>
        <w:numPr>
          <w:ilvl w:val="3"/>
          <w:numId w:val="4"/>
        </w:numPr>
        <w:tabs>
          <w:tab w:val="left" w:pos="720"/>
        </w:tabs>
      </w:pPr>
      <w:bookmarkStart w:id="642" w:name="_Toc292878965"/>
      <w:bookmarkStart w:id="643" w:name="_Ref298418334"/>
      <w:r>
        <w:lastRenderedPageBreak/>
        <w:t>Domain General tab control</w:t>
      </w:r>
      <w:bookmarkEnd w:id="642"/>
      <w:bookmarkEnd w:id="643"/>
    </w:p>
    <w:p w14:paraId="21FA7EAE" w14:textId="1A60D5BF" w:rsidR="005853E1" w:rsidRDefault="005550DB" w:rsidP="005853E1">
      <w:pPr>
        <w:jc w:val="center"/>
        <w:rPr>
          <w:lang w:val="en-US"/>
        </w:rPr>
      </w:pPr>
      <w:r>
        <w:rPr>
          <w:noProof/>
          <w:lang w:eastAsia="en-GB"/>
        </w:rPr>
        <w:drawing>
          <wp:inline distT="0" distB="0" distL="0" distR="0" wp14:anchorId="61A8B59E" wp14:editId="5BEC7C13">
            <wp:extent cx="3552825" cy="2190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52825" cy="21907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5B36CC5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1DA9FF2" w14:textId="77777777" w:rsidR="005853E1" w:rsidRDefault="005853E1">
            <w:pPr>
              <w:pStyle w:val="TableTitle"/>
            </w:pPr>
            <w:r>
              <w:t>Window Name: TfraDomainGeneral</w:t>
            </w:r>
          </w:p>
        </w:tc>
      </w:tr>
      <w:tr w:rsidR="005853E1" w14:paraId="47D43038"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04B40F6"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207FF26" w14:textId="77777777" w:rsidR="005853E1" w:rsidRDefault="005853E1">
            <w:pPr>
              <w:pStyle w:val="TableRow"/>
              <w:keepNext/>
              <w:jc w:val="both"/>
            </w:pPr>
            <w:r>
              <w:rPr>
                <w:b/>
              </w:rPr>
              <w:t>Unit File Name</w:t>
            </w:r>
            <w:r>
              <w:t>: DomainGeneral.pas</w:t>
            </w:r>
          </w:p>
        </w:tc>
      </w:tr>
      <w:tr w:rsidR="005853E1" w14:paraId="73BEAD2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4A9EE6" w14:textId="77777777" w:rsidR="005853E1" w:rsidRDefault="005853E1">
            <w:pPr>
              <w:pStyle w:val="TableRow"/>
              <w:keepNext/>
            </w:pPr>
            <w:r>
              <w:rPr>
                <w:b/>
              </w:rPr>
              <w:t>Entities</w:t>
            </w:r>
            <w:r>
              <w:t>: Domain</w:t>
            </w:r>
          </w:p>
        </w:tc>
      </w:tr>
      <w:tr w:rsidR="005853E1" w14:paraId="4DA4713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504A114" w14:textId="77777777" w:rsidR="005853E1" w:rsidRDefault="005853E1">
            <w:pPr>
              <w:pStyle w:val="TableRow"/>
              <w:keepNext/>
            </w:pPr>
            <w:r>
              <w:rPr>
                <w:b/>
              </w:rPr>
              <w:t>Calls</w:t>
            </w:r>
            <w:r>
              <w:t>: None</w:t>
            </w:r>
          </w:p>
        </w:tc>
      </w:tr>
      <w:tr w:rsidR="005853E1" w14:paraId="5427B35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98ACBD" w14:textId="77777777" w:rsidR="005853E1" w:rsidRDefault="005853E1">
            <w:pPr>
              <w:pStyle w:val="TableRow"/>
              <w:keepNext/>
            </w:pPr>
            <w:r>
              <w:rPr>
                <w:b/>
              </w:rPr>
              <w:t>Returns</w:t>
            </w:r>
            <w:r>
              <w:t xml:space="preserve"> </w:t>
            </w:r>
            <w:r>
              <w:rPr>
                <w:b/>
              </w:rPr>
              <w:t>To</w:t>
            </w:r>
            <w:r>
              <w:t>: None</w:t>
            </w:r>
          </w:p>
        </w:tc>
      </w:tr>
      <w:tr w:rsidR="005853E1" w14:paraId="5DC0538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18D56C" w14:textId="77777777" w:rsidR="005853E1" w:rsidRDefault="005853E1">
            <w:pPr>
              <w:pStyle w:val="TableRow"/>
              <w:keepNext/>
            </w:pPr>
            <w:r>
              <w:rPr>
                <w:b/>
              </w:rPr>
              <w:t>Description</w:t>
            </w:r>
            <w:r>
              <w:t>: General tab page allowing the details of a domain to be viewed and edited.</w:t>
            </w:r>
          </w:p>
        </w:tc>
      </w:tr>
    </w:tbl>
    <w:p w14:paraId="3650F381"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6EBCD8F0" w14:textId="77777777" w:rsidTr="00D62F0D">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A9A5BB3" w14:textId="77777777" w:rsidR="005853E1" w:rsidRDefault="005853E1">
            <w:pPr>
              <w:pStyle w:val="TableTitle"/>
            </w:pPr>
            <w:r>
              <w:t>Window Controls</w:t>
            </w:r>
          </w:p>
        </w:tc>
      </w:tr>
      <w:tr w:rsidR="005853E1" w14:paraId="1B133FE5"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DB5324"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1171E8"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4BA55A" w14:textId="77777777" w:rsidR="005853E1" w:rsidRDefault="005853E1">
            <w:pPr>
              <w:pStyle w:val="TableColumnTitles"/>
              <w:keepNext/>
            </w:pPr>
            <w:r>
              <w:rPr>
                <w:i/>
              </w:rPr>
              <w:t>Attribute</w:t>
            </w:r>
            <w:r>
              <w:t xml:space="preserve"> Action</w:t>
            </w:r>
          </w:p>
        </w:tc>
      </w:tr>
      <w:tr w:rsidR="005853E1" w14:paraId="2622E233"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86F1A2" w14:textId="77777777" w:rsidR="005853E1" w:rsidRDefault="005853E1">
            <w:pPr>
              <w:pStyle w:val="TableRow"/>
            </w:pPr>
            <w:r>
              <w:t>eItemName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F0AB97"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EF3B497" w14:textId="77777777" w:rsidR="005853E1" w:rsidRDefault="005853E1">
            <w:pPr>
              <w:pStyle w:val="TableRow"/>
              <w:rPr>
                <w:i/>
              </w:rPr>
            </w:pPr>
            <w:r>
              <w:rPr>
                <w:i/>
              </w:rPr>
              <w:t>Domain.Item_Name</w:t>
            </w:r>
          </w:p>
          <w:p w14:paraId="6664050E" w14:textId="77777777" w:rsidR="005853E1" w:rsidRDefault="005853E1">
            <w:pPr>
              <w:pStyle w:val="TableRow"/>
            </w:pPr>
            <w:r>
              <w:t>Displays and allows editing of the domain's name. Mandatory.</w:t>
            </w:r>
          </w:p>
        </w:tc>
      </w:tr>
      <w:tr w:rsidR="005853E1" w14:paraId="4CE4F99E"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34C7886" w14:textId="77777777" w:rsidR="005853E1" w:rsidRDefault="005853E1">
            <w:pPr>
              <w:pStyle w:val="TableRow"/>
            </w:pPr>
            <w:r>
              <w:lastRenderedPageBreak/>
              <w:t>cmbRelationType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7B876C9" w14:textId="77777777" w:rsidR="005853E1" w:rsidRDefault="005853E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B1C926" w14:textId="77777777" w:rsidR="005853E1" w:rsidRDefault="005853E1">
            <w:pPr>
              <w:pStyle w:val="TableRow"/>
              <w:rPr>
                <w:i/>
              </w:rPr>
            </w:pPr>
            <w:r>
              <w:rPr>
                <w:i/>
              </w:rPr>
              <w:t xml:space="preserve">Thesaurus_Relation_Type.Item_Name, Thesaurus_Relation_Type.Thesaurus_Relation_Type_Key </w:t>
            </w:r>
          </w:p>
          <w:p w14:paraId="617E7F42" w14:textId="77777777" w:rsidR="005853E1" w:rsidRDefault="000E52A9" w:rsidP="000E52A9">
            <w:pPr>
              <w:pStyle w:val="TableRow"/>
            </w:pPr>
            <w:r>
              <w:t>Lists all thesaurus relations where Semantic_Relationship.Forward_Equivalence_Definite is 1 and Semantic_Relationship.Reverse_Equivalence_Possible is 1, but Semantic_Relationship.Reverse_Equivalence_Definite is 0.  These are relationships where the right side of the relationship is a specialisation of the left side.</w:t>
            </w:r>
          </w:p>
        </w:tc>
      </w:tr>
      <w:tr w:rsidR="00D62F0D" w:rsidRPr="00D62F0D" w14:paraId="2A3A6777"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748F8CB" w14:textId="77777777" w:rsidR="00D62F0D" w:rsidRDefault="00D62F0D" w:rsidP="0027206D">
            <w:pPr>
              <w:pStyle w:val="TableRow"/>
            </w:pPr>
            <w:r>
              <w:t>lblPublishedTermRule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7D47C9" w14:textId="77777777" w:rsidR="00D62F0D" w:rsidRDefault="00D62F0D"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379ACD" w14:textId="77777777" w:rsidR="00D62F0D" w:rsidRPr="00D62F0D" w:rsidRDefault="00D62F0D" w:rsidP="0027206D">
            <w:pPr>
              <w:pStyle w:val="TableRow"/>
              <w:rPr>
                <w:i/>
              </w:rPr>
            </w:pPr>
            <w:r>
              <w:t>‘Published term rule:’</w:t>
            </w:r>
          </w:p>
        </w:tc>
      </w:tr>
      <w:tr w:rsidR="00400AA1" w14:paraId="47A0E4DA"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A01488" w14:textId="77777777" w:rsidR="00400AA1" w:rsidRDefault="00400AA1" w:rsidP="00400AA1">
            <w:pPr>
              <w:pStyle w:val="TableRow"/>
            </w:pPr>
            <w:r>
              <w:t>cmbPublishedTermRule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4056C9" w14:textId="77777777" w:rsidR="00400AA1" w:rsidRDefault="00400AA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4E2B65" w14:textId="77777777" w:rsidR="00400AA1" w:rsidRDefault="00400AA1">
            <w:pPr>
              <w:pStyle w:val="TableRow"/>
              <w:rPr>
                <w:i/>
              </w:rPr>
            </w:pPr>
            <w:r>
              <w:rPr>
                <w:i/>
              </w:rPr>
              <w:t>Domain.Term_Generator_Key</w:t>
            </w:r>
          </w:p>
          <w:p w14:paraId="1DE39B62" w14:textId="77777777" w:rsidR="00AB70B8" w:rsidRPr="00AB70B8" w:rsidRDefault="00AB70B8">
            <w:pPr>
              <w:pStyle w:val="TableRow"/>
            </w:pPr>
            <w:r>
              <w:t xml:space="preserve">The drop-down list contains an item for each record in the </w:t>
            </w:r>
            <w:r>
              <w:rPr>
                <w:i/>
              </w:rPr>
              <w:t>Term_Generator</w:t>
            </w:r>
            <w:r>
              <w:t xml:space="preserve"> table, displaying </w:t>
            </w:r>
            <w:r>
              <w:rPr>
                <w:i/>
              </w:rPr>
              <w:t>Term_Generator.Item_Name</w:t>
            </w:r>
            <w:r w:rsidR="00390BC2">
              <w:t>,</w:t>
            </w:r>
            <w:r>
              <w:t xml:space="preserve"> </w:t>
            </w:r>
            <w:r w:rsidR="006A4122">
              <w:t xml:space="preserve">and </w:t>
            </w:r>
            <w:r>
              <w:t xml:space="preserve">with values from </w:t>
            </w:r>
            <w:r>
              <w:rPr>
                <w:i/>
              </w:rPr>
              <w:t>Term_Generator.Term_Generator_Key.</w:t>
            </w:r>
            <w:r>
              <w:t xml:space="preserve"> These items are listed in alphabetical order.</w:t>
            </w:r>
          </w:p>
          <w:p w14:paraId="3FCCC256" w14:textId="77777777" w:rsidR="00400AA1" w:rsidRDefault="00AB70B8" w:rsidP="00211636">
            <w:pPr>
              <w:pStyle w:val="TableRow"/>
            </w:pPr>
            <w:r>
              <w:t xml:space="preserve">There is an additional item at the top of the list with the text </w:t>
            </w:r>
            <w:r w:rsidR="00400AA1">
              <w:t>“</w:t>
            </w:r>
            <w:r w:rsidR="00211636">
              <w:t>&lt;</w:t>
            </w:r>
            <w:r w:rsidR="00400AA1">
              <w:t>default</w:t>
            </w:r>
            <w:r w:rsidR="00211636">
              <w:t>&gt;</w:t>
            </w:r>
            <w:r w:rsidR="00400AA1">
              <w:t>”</w:t>
            </w:r>
            <w:r>
              <w:t xml:space="preserve">, </w:t>
            </w:r>
            <w:r w:rsidR="00400AA1">
              <w:t>corresponding to a NULL key value</w:t>
            </w:r>
            <w:r>
              <w:t>; this item is selected by default for new domains.</w:t>
            </w:r>
          </w:p>
          <w:p w14:paraId="2D483EE0" w14:textId="77777777" w:rsidR="00E93006" w:rsidRPr="001E39A2" w:rsidRDefault="00E93006" w:rsidP="00211636">
            <w:pPr>
              <w:pStyle w:val="TableRow"/>
              <w:rPr>
                <w:i/>
              </w:rPr>
            </w:pPr>
            <w:r>
              <w:t xml:space="preserve">When an existing domain is saved, if the selected rule has changed then the published terms and automatic search terms are recalculated for any concepts within the domain that have </w:t>
            </w:r>
            <w:r>
              <w:rPr>
                <w:i/>
              </w:rPr>
              <w:t>Concept.Automatic_Published_Term</w:t>
            </w:r>
            <w:r>
              <w:t xml:space="preserve"> = 1.</w:t>
            </w:r>
          </w:p>
        </w:tc>
      </w:tr>
      <w:tr w:rsidR="005853E1" w14:paraId="7E2B6990"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27851FF" w14:textId="77777777" w:rsidR="005853E1" w:rsidRDefault="005853E1">
            <w:pPr>
              <w:pStyle w:val="TableRow"/>
            </w:pPr>
            <w:r>
              <w:t>eSecurityBit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EE4C19" w14:textId="77777777" w:rsidR="005853E1" w:rsidRDefault="005853E1">
            <w:pPr>
              <w:pStyle w:val="TableRow"/>
            </w:pPr>
            <w:r>
              <w:t>TNumberEdit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EA3839" w14:textId="77777777" w:rsidR="005853E1" w:rsidRDefault="005853E1">
            <w:pPr>
              <w:pStyle w:val="TableRow"/>
              <w:rPr>
                <w:i/>
              </w:rPr>
            </w:pPr>
            <w:r>
              <w:rPr>
                <w:i/>
              </w:rPr>
              <w:t>Domain.Domain_Mask</w:t>
            </w:r>
          </w:p>
          <w:p w14:paraId="007BA4B9" w14:textId="77777777" w:rsidR="005853E1" w:rsidRDefault="005853E1">
            <w:pPr>
              <w:pStyle w:val="TableRow"/>
            </w:pPr>
            <w:r>
              <w:t>Displays and allows editing of the subject area's security bit.  Number from 1-32. The security bit is converted and then saved as the domain mask in the Domain table. To convert the security bit to the domain mask use the formula: x = 2^(n-1). To convert the domain mask back into the security bit use: n = (log x / log 2) + 1.</w:t>
            </w:r>
          </w:p>
          <w:p w14:paraId="226B01A9" w14:textId="77777777" w:rsidR="005853E1" w:rsidRDefault="005853E1">
            <w:pPr>
              <w:pStyle w:val="TableRow"/>
            </w:pPr>
            <w:r>
              <w:t>The value in this control is read only if there are any concepts in the domain.</w:t>
            </w:r>
          </w:p>
        </w:tc>
      </w:tr>
      <w:tr w:rsidR="00815D87" w14:paraId="42E45696"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7DB55B" w14:textId="77777777" w:rsidR="00815D87" w:rsidRDefault="00815D87">
            <w:pPr>
              <w:pStyle w:val="TableRow"/>
            </w:pPr>
            <w:r>
              <w:lastRenderedPageBreak/>
              <w:t>btnFetchSecurityBit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A345D8" w14:textId="77777777" w:rsidR="00815D87" w:rsidRDefault="00815D87">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1BB2485" w14:textId="77777777" w:rsidR="00815D87" w:rsidRDefault="00815D87">
            <w:pPr>
              <w:pStyle w:val="TableRow"/>
              <w:rPr>
                <w:iCs/>
              </w:rPr>
            </w:pPr>
            <w:r>
              <w:rPr>
                <w:iCs/>
              </w:rPr>
              <w:t>This control is disabled if there are any concepts in the domain.</w:t>
            </w:r>
          </w:p>
          <w:p w14:paraId="5374CCDF" w14:textId="77777777" w:rsidR="00815D87" w:rsidRPr="00815D87" w:rsidRDefault="00815D87">
            <w:pPr>
              <w:pStyle w:val="TableRow"/>
              <w:rPr>
                <w:iCs/>
              </w:rPr>
            </w:pPr>
            <w:r>
              <w:rPr>
                <w:iCs/>
              </w:rPr>
              <w:t>Populates eSecurityBit with the lowest number (from 1-32) that has not yet been used in the Domain.Domain_Mask field.  If there are no numbers available in this range, displays a message ‘All security bits are in use.  You must select a security bit that is shared with another domain, in which case these domains will share each other’s security settings.’ with an Ok button.</w:t>
            </w:r>
          </w:p>
        </w:tc>
      </w:tr>
      <w:tr w:rsidR="005853E1" w14:paraId="715EC883" w14:textId="77777777" w:rsidTr="00D62F0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DA8E96" w14:textId="77777777" w:rsidR="005853E1" w:rsidRDefault="005853E1">
            <w:pPr>
              <w:pStyle w:val="TableRow"/>
            </w:pPr>
            <w:r>
              <w:t>cbOccurrencesAllowed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9CDF04"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248414" w14:textId="77777777" w:rsidR="005853E1" w:rsidRDefault="005853E1">
            <w:pPr>
              <w:pStyle w:val="TableRow"/>
              <w:rPr>
                <w:i/>
              </w:rPr>
            </w:pPr>
            <w:r>
              <w:rPr>
                <w:i/>
              </w:rPr>
              <w:t>Domain.Has_Occurrences</w:t>
            </w:r>
          </w:p>
          <w:p w14:paraId="0BEBD533" w14:textId="77777777" w:rsidR="005853E1" w:rsidRDefault="005853E1">
            <w:pPr>
              <w:pStyle w:val="TableRow"/>
            </w:pPr>
            <w:r>
              <w:t xml:space="preserve">Displays and allows editing of the flag that controls if the occurrences can be recorded against an instance of a term in the domain using the Observations screen in Recorder. </w:t>
            </w:r>
          </w:p>
        </w:tc>
      </w:tr>
    </w:tbl>
    <w:p w14:paraId="5C3F3243" w14:textId="77777777" w:rsidR="005853E1" w:rsidRDefault="005853E1" w:rsidP="005853E1"/>
    <w:p w14:paraId="7F782B19" w14:textId="77777777" w:rsidR="005853E1" w:rsidRDefault="005853E1" w:rsidP="00CC6B4D">
      <w:pPr>
        <w:pStyle w:val="Heading4"/>
        <w:numPr>
          <w:ilvl w:val="3"/>
          <w:numId w:val="4"/>
        </w:numPr>
        <w:tabs>
          <w:tab w:val="left" w:pos="720"/>
        </w:tabs>
      </w:pPr>
      <w:bookmarkStart w:id="644" w:name="_Toc292878966"/>
      <w:r>
        <w:t>Concept ranks for a domain tab control</w:t>
      </w:r>
      <w:bookmarkEnd w:id="644"/>
    </w:p>
    <w:p w14:paraId="401A5A77" w14:textId="318CC879" w:rsidR="005853E1" w:rsidRDefault="005550DB" w:rsidP="005853E1">
      <w:pPr>
        <w:jc w:val="center"/>
      </w:pPr>
      <w:r>
        <w:rPr>
          <w:noProof/>
          <w:lang w:eastAsia="en-GB"/>
        </w:rPr>
        <w:drawing>
          <wp:inline distT="0" distB="0" distL="0" distR="0" wp14:anchorId="204C5F51" wp14:editId="606F86A1">
            <wp:extent cx="3943350" cy="24288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43350" cy="24288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6F9460C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E0D4EC9" w14:textId="77777777" w:rsidR="005853E1" w:rsidRDefault="005853E1">
            <w:pPr>
              <w:pStyle w:val="TableTitle"/>
            </w:pPr>
            <w:r>
              <w:t>Window Name: TfraDomainRank</w:t>
            </w:r>
          </w:p>
        </w:tc>
      </w:tr>
      <w:tr w:rsidR="005853E1" w14:paraId="4544663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A5120B0"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55FBF8E" w14:textId="77777777" w:rsidR="005853E1" w:rsidRDefault="005853E1">
            <w:pPr>
              <w:pStyle w:val="TableRow"/>
              <w:keepNext/>
              <w:jc w:val="both"/>
            </w:pPr>
            <w:r>
              <w:rPr>
                <w:b/>
              </w:rPr>
              <w:t>Unit File Name</w:t>
            </w:r>
            <w:r>
              <w:t>: DomainRank.pas</w:t>
            </w:r>
          </w:p>
        </w:tc>
      </w:tr>
      <w:tr w:rsidR="005853E1" w14:paraId="23DF4D8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12AF63" w14:textId="77777777" w:rsidR="005853E1" w:rsidRDefault="005853E1">
            <w:pPr>
              <w:pStyle w:val="TableRow"/>
              <w:keepNext/>
            </w:pPr>
            <w:r>
              <w:rPr>
                <w:b/>
              </w:rPr>
              <w:t>Entities</w:t>
            </w:r>
            <w:r>
              <w:t>: Concept_Rank</w:t>
            </w:r>
          </w:p>
        </w:tc>
      </w:tr>
      <w:tr w:rsidR="005853E1" w14:paraId="4B7EFCB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ADB82A" w14:textId="77777777" w:rsidR="005853E1" w:rsidRDefault="005853E1">
            <w:pPr>
              <w:pStyle w:val="TableRow"/>
              <w:keepNext/>
            </w:pPr>
            <w:r>
              <w:rPr>
                <w:b/>
              </w:rPr>
              <w:t>Calls</w:t>
            </w:r>
            <w:r>
              <w:t>: None</w:t>
            </w:r>
          </w:p>
        </w:tc>
      </w:tr>
      <w:tr w:rsidR="005853E1" w14:paraId="08ABA90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B21A66" w14:textId="77777777" w:rsidR="005853E1" w:rsidRDefault="005853E1">
            <w:pPr>
              <w:pStyle w:val="TableRow"/>
              <w:keepNext/>
            </w:pPr>
            <w:r>
              <w:rPr>
                <w:b/>
              </w:rPr>
              <w:t>Returns</w:t>
            </w:r>
            <w:r>
              <w:t xml:space="preserve"> </w:t>
            </w:r>
            <w:r>
              <w:rPr>
                <w:b/>
              </w:rPr>
              <w:t>To</w:t>
            </w:r>
            <w:r>
              <w:t>: None</w:t>
            </w:r>
          </w:p>
        </w:tc>
      </w:tr>
      <w:tr w:rsidR="005853E1" w14:paraId="4151CA4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C812413" w14:textId="77777777" w:rsidR="005853E1" w:rsidRDefault="005853E1">
            <w:pPr>
              <w:pStyle w:val="TableRow"/>
              <w:keepNext/>
            </w:pPr>
            <w:r>
              <w:rPr>
                <w:b/>
              </w:rPr>
              <w:t>Description</w:t>
            </w:r>
            <w:r>
              <w:t>: Tab page allowing the ranks available within a domain to be edited.</w:t>
            </w:r>
          </w:p>
        </w:tc>
      </w:tr>
    </w:tbl>
    <w:p w14:paraId="79C9529D"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51A746D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B734EEA" w14:textId="77777777" w:rsidR="005853E1" w:rsidRDefault="005853E1">
            <w:pPr>
              <w:pStyle w:val="TableTitle"/>
            </w:pPr>
            <w:r>
              <w:lastRenderedPageBreak/>
              <w:t>Window Controls</w:t>
            </w:r>
          </w:p>
        </w:tc>
      </w:tr>
      <w:tr w:rsidR="005853E1" w14:paraId="06DADC6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9558C29"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EEC383"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CF180F" w14:textId="77777777" w:rsidR="005853E1" w:rsidRDefault="005853E1">
            <w:pPr>
              <w:pStyle w:val="TableColumnTitles"/>
              <w:keepNext/>
            </w:pPr>
            <w:r>
              <w:rPr>
                <w:i/>
              </w:rPr>
              <w:t>Attribute</w:t>
            </w:r>
            <w:r>
              <w:t xml:space="preserve"> Action</w:t>
            </w:r>
          </w:p>
        </w:tc>
      </w:tr>
      <w:tr w:rsidR="005853E1" w14:paraId="307A0D70"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545596C" w14:textId="77777777" w:rsidR="005853E1" w:rsidRDefault="005853E1">
            <w:pPr>
              <w:pStyle w:val="TableRow"/>
            </w:pPr>
            <w:r>
              <w:t>sgRankEditor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843218" w14:textId="77777777" w:rsidR="005853E1" w:rsidRDefault="005853E1">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827C7E" w14:textId="77777777" w:rsidR="005853E1" w:rsidRDefault="005853E1">
            <w:pPr>
              <w:pStyle w:val="TableRow"/>
              <w:rPr>
                <w:i/>
              </w:rPr>
            </w:pPr>
            <w:r>
              <w:rPr>
                <w:i/>
              </w:rPr>
              <w:t>Concept_Rank.Sort_Order, Concept_Rank.Item_Name, Concept_Rank.Abbreviation, Concept_Rank.Color_R, Concept_Rank.Color_G, Concept_Rank.Color_B</w:t>
            </w:r>
          </w:p>
          <w:p w14:paraId="4AEEA2F9" w14:textId="77777777" w:rsidR="005853E1" w:rsidRDefault="005853E1">
            <w:pPr>
              <w:pStyle w:val="TableRow"/>
            </w:pPr>
            <w:r>
              <w:t>Allows in-place editing of the ranks that are available to attach to concepts within this domain.</w:t>
            </w:r>
          </w:p>
          <w:p w14:paraId="3FEF02F3" w14:textId="77777777" w:rsidR="005853E1" w:rsidRDefault="005853E1">
            <w:pPr>
              <w:pStyle w:val="TableRow"/>
            </w:pPr>
            <w:r>
              <w:t xml:space="preserve">There are 4 columns, Order, Rank Name, Abbr and Colour.  The Sort Order column accepts positive integer values only and the grid is initially loaded using the order specified in this column.  </w:t>
            </w:r>
            <w:r w:rsidR="004B357D" w:rsidRPr="004B357D">
              <w:t xml:space="preserve">The Abbr column specifies the text that is rendered into a coloured box when a concept item of this rank is displayed in a tree view.  The box is displayed to the left of the concept caption in the hierarchy.  </w:t>
            </w:r>
            <w:r>
              <w:t>The colour of the box is specified in the Colour column, which contains an embedded TColorButton component in the row that is currently being edited.</w:t>
            </w:r>
          </w:p>
          <w:p w14:paraId="4F50EB9C" w14:textId="77777777" w:rsidR="005853E1" w:rsidRDefault="005853E1">
            <w:pPr>
              <w:pStyle w:val="TableRow"/>
            </w:pPr>
            <w:r>
              <w:t>Pressing the Insert key adds a row to the bottom of the grid and focuses the first cell in it.</w:t>
            </w:r>
          </w:p>
          <w:p w14:paraId="6E6B9683" w14:textId="77777777" w:rsidR="00D700DC" w:rsidRDefault="00D700DC">
            <w:pPr>
              <w:pStyle w:val="TableRow"/>
            </w:pPr>
            <w:r>
              <w:t xml:space="preserve">When in the Rank column in edit mode, pressing the Return key </w:t>
            </w:r>
            <w:r w:rsidR="008569B9">
              <w:t xml:space="preserve">checks for distinct matches against the already entered text.  If a single match is found then this is entered in the cell, otherwise </w:t>
            </w:r>
            <w:r>
              <w:t>displays a Find dialog populated with all concept rank records (showing the abbreviation + ‘ - ‘ + rank name).  Duplicates in the Find dialog are resolved by adding the domain name.  Selecting an item in the Find dialog causes that rank’s details to be copied into the current row in the grid, including the name, abbreviation and colour, but not sort order.</w:t>
            </w:r>
          </w:p>
        </w:tc>
      </w:tr>
      <w:tr w:rsidR="005853E1" w14:paraId="6C5D736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5624040" w14:textId="77777777" w:rsidR="005853E1" w:rsidRDefault="005853E1">
            <w:pPr>
              <w:pStyle w:val="TableRow"/>
            </w:pPr>
            <w:r>
              <w:t>btnEditColor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547CACA" w14:textId="77777777" w:rsidR="005853E1" w:rsidRDefault="005853E1">
            <w:pPr>
              <w:pStyle w:val="TableRow"/>
            </w:pPr>
            <w:r>
              <w:t>TColorButton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3B84AC" w14:textId="77777777" w:rsidR="005853E1" w:rsidRDefault="005853E1">
            <w:pPr>
              <w:pStyle w:val="TableRow"/>
            </w:pPr>
            <w:r>
              <w:t>Color selector button for the current row in sgRankEditor.</w:t>
            </w:r>
          </w:p>
        </w:tc>
      </w:tr>
      <w:tr w:rsidR="005853E1" w14:paraId="4BBCE25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8221E99" w14:textId="77777777" w:rsidR="005853E1" w:rsidRDefault="005853E1">
            <w:pPr>
              <w:pStyle w:val="TableRow"/>
            </w:pPr>
            <w:r>
              <w:t>btnApplySort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FCB31E"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705015" w14:textId="77777777" w:rsidR="005853E1" w:rsidRDefault="005853E1">
            <w:pPr>
              <w:pStyle w:val="TableRow"/>
            </w:pPr>
            <w:r>
              <w:t>Resorts sgRankEditor using an ascending sort on the Order column (secondary sort on Rank Name).</w:t>
            </w:r>
          </w:p>
        </w:tc>
      </w:tr>
      <w:tr w:rsidR="00912C52" w14:paraId="5BACC3A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844CE1F" w14:textId="77777777" w:rsidR="00912C52" w:rsidRDefault="00912C52">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2A447E9" w14:textId="77777777" w:rsidR="00912C52" w:rsidRDefault="00912C52">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367AEE1" w14:textId="77777777" w:rsidR="00912C52" w:rsidRPr="00912C52" w:rsidRDefault="00912C52">
            <w:pPr>
              <w:pStyle w:val="TableRow"/>
            </w:pPr>
            <w:r w:rsidRPr="00912C52">
              <w:t>Adds an item to sgRankEditor and selects it.</w:t>
            </w:r>
          </w:p>
        </w:tc>
      </w:tr>
      <w:tr w:rsidR="00912C52" w14:paraId="40840B5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DBD12A" w14:textId="77777777" w:rsidR="00912C52" w:rsidRDefault="00912C52">
            <w:pPr>
              <w:pStyle w:val="TableRow"/>
            </w:pPr>
            <w:r>
              <w:lastRenderedPageBreak/>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4F401C3" w14:textId="77777777" w:rsidR="00912C52" w:rsidRDefault="00912C52">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FF476F2" w14:textId="77777777" w:rsidR="00912C52" w:rsidRDefault="00912C52">
            <w:pPr>
              <w:pStyle w:val="TableRow"/>
            </w:pPr>
            <w:r>
              <w:t>Prompts the user for confirmation, if confirmed, then deletes the selected row in sgRankEditor.</w:t>
            </w:r>
          </w:p>
        </w:tc>
      </w:tr>
    </w:tbl>
    <w:p w14:paraId="24B3D1E3" w14:textId="77777777" w:rsidR="005853E1" w:rsidRDefault="005853E1" w:rsidP="005853E1"/>
    <w:p w14:paraId="2187BDAB" w14:textId="77777777" w:rsidR="005853E1" w:rsidRDefault="005853E1" w:rsidP="00CC6B4D">
      <w:pPr>
        <w:pStyle w:val="Heading4"/>
        <w:numPr>
          <w:ilvl w:val="3"/>
          <w:numId w:val="4"/>
        </w:numPr>
        <w:tabs>
          <w:tab w:val="left" w:pos="720"/>
        </w:tabs>
      </w:pPr>
      <w:bookmarkStart w:id="645" w:name="_Toc292878967"/>
      <w:r>
        <w:t>Local domain details screen</w:t>
      </w:r>
      <w:bookmarkEnd w:id="645"/>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39AE7B0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F84188B" w14:textId="77777777" w:rsidR="005853E1" w:rsidRDefault="005853E1">
            <w:pPr>
              <w:pStyle w:val="TableTitle"/>
            </w:pPr>
            <w:r>
              <w:t>Window Name: TfraLocalDomain</w:t>
            </w:r>
          </w:p>
        </w:tc>
      </w:tr>
      <w:tr w:rsidR="005853E1" w14:paraId="13F74D4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5B21F4B"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D676E17" w14:textId="77777777" w:rsidR="005853E1" w:rsidRDefault="005853E1">
            <w:pPr>
              <w:pStyle w:val="TableRow"/>
              <w:keepNext/>
              <w:jc w:val="both"/>
            </w:pPr>
            <w:r>
              <w:rPr>
                <w:b/>
              </w:rPr>
              <w:t>Unit File Name</w:t>
            </w:r>
            <w:r>
              <w:t>: LocalDomain.pas</w:t>
            </w:r>
          </w:p>
        </w:tc>
      </w:tr>
      <w:tr w:rsidR="005853E1" w14:paraId="2CD9A7F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5CB6B3" w14:textId="77777777" w:rsidR="005853E1" w:rsidRDefault="005853E1">
            <w:pPr>
              <w:pStyle w:val="TableRow"/>
              <w:keepNext/>
            </w:pPr>
            <w:r>
              <w:rPr>
                <w:b/>
              </w:rPr>
              <w:t>Entities</w:t>
            </w:r>
            <w:r>
              <w:t>: Entities defined in embedded tabs</w:t>
            </w:r>
          </w:p>
        </w:tc>
      </w:tr>
      <w:tr w:rsidR="005853E1" w14:paraId="4D0FFA2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50CF496" w14:textId="77777777" w:rsidR="005853E1" w:rsidRDefault="005853E1">
            <w:pPr>
              <w:pStyle w:val="TableRow"/>
              <w:keepNext/>
            </w:pPr>
            <w:r>
              <w:rPr>
                <w:b/>
              </w:rPr>
              <w:t>Calls</w:t>
            </w:r>
            <w:r>
              <w:t>: Local domain General tab control, Sources tab page control, Local domain Hyperlinks tab control, Metadata tab control</w:t>
            </w:r>
          </w:p>
        </w:tc>
      </w:tr>
      <w:tr w:rsidR="005853E1" w14:paraId="68BA35F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FBA372" w14:textId="77777777" w:rsidR="005853E1" w:rsidRDefault="005853E1">
            <w:pPr>
              <w:pStyle w:val="TableRow"/>
              <w:keepNext/>
            </w:pPr>
            <w:r>
              <w:rPr>
                <w:b/>
              </w:rPr>
              <w:t>Returns</w:t>
            </w:r>
            <w:r>
              <w:t xml:space="preserve"> </w:t>
            </w:r>
            <w:r>
              <w:rPr>
                <w:b/>
              </w:rPr>
              <w:t>To</w:t>
            </w:r>
            <w:r>
              <w:t>: None</w:t>
            </w:r>
          </w:p>
        </w:tc>
      </w:tr>
      <w:tr w:rsidR="005853E1" w14:paraId="0625F75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AB60234" w14:textId="77777777" w:rsidR="005853E1" w:rsidRDefault="005853E1">
            <w:pPr>
              <w:pStyle w:val="TableRow"/>
              <w:keepNext/>
            </w:pPr>
            <w:r>
              <w:rPr>
                <w:b/>
              </w:rPr>
              <w:t>Description</w:t>
            </w:r>
            <w:r>
              <w:t>: Details page control for viewing and editing a local domain.  This frame consists of an empty tab control onto which the following tabs are embedded in this order: TfraLocalDomainGeneral,</w:t>
            </w:r>
            <w:r w:rsidR="004B357D">
              <w:t xml:space="preserve"> TfraDomainHyperlinks,</w:t>
            </w:r>
            <w:r>
              <w:t xml:space="preserve"> TfraMetadata, TfraSources.</w:t>
            </w:r>
          </w:p>
          <w:p w14:paraId="437F4FD2" w14:textId="77777777" w:rsidR="005853E1" w:rsidRDefault="005853E1">
            <w:pPr>
              <w:pStyle w:val="TableRow"/>
              <w:keepNext/>
            </w:pPr>
            <w:r>
              <w:t>TfraMetadata is linked to the Local_Domain table.</w:t>
            </w:r>
          </w:p>
        </w:tc>
      </w:tr>
    </w:tbl>
    <w:p w14:paraId="798EAC74" w14:textId="77777777" w:rsidR="005853E1" w:rsidRDefault="005853E1" w:rsidP="005853E1"/>
    <w:p w14:paraId="717AD4E6" w14:textId="77777777" w:rsidR="005853E1" w:rsidRDefault="005853E1" w:rsidP="00CC6B4D">
      <w:pPr>
        <w:pStyle w:val="Heading4"/>
        <w:numPr>
          <w:ilvl w:val="3"/>
          <w:numId w:val="4"/>
        </w:numPr>
        <w:tabs>
          <w:tab w:val="left" w:pos="720"/>
        </w:tabs>
      </w:pPr>
      <w:bookmarkStart w:id="646" w:name="_Toc292878968"/>
      <w:bookmarkStart w:id="647" w:name="_Ref298418340"/>
      <w:r>
        <w:t>Local domain General tab control</w:t>
      </w:r>
      <w:bookmarkEnd w:id="646"/>
      <w:bookmarkEnd w:id="647"/>
    </w:p>
    <w:p w14:paraId="10467804" w14:textId="6D951B0D" w:rsidR="005853E1" w:rsidRDefault="005550DB" w:rsidP="005853E1">
      <w:pPr>
        <w:jc w:val="center"/>
        <w:rPr>
          <w:lang w:val="en-US"/>
        </w:rPr>
      </w:pPr>
      <w:r>
        <w:rPr>
          <w:noProof/>
          <w:lang w:eastAsia="en-GB"/>
        </w:rPr>
        <w:drawing>
          <wp:inline distT="0" distB="0" distL="0" distR="0" wp14:anchorId="2CF17600" wp14:editId="06A7C74A">
            <wp:extent cx="2724150" cy="18573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24150" cy="1857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3C8A238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A76D9B0" w14:textId="77777777" w:rsidR="005853E1" w:rsidRDefault="005853E1">
            <w:pPr>
              <w:pStyle w:val="TableTitle"/>
            </w:pPr>
            <w:r>
              <w:lastRenderedPageBreak/>
              <w:t>Window Name: TfraLocalDomainGeneral</w:t>
            </w:r>
          </w:p>
        </w:tc>
      </w:tr>
      <w:tr w:rsidR="005853E1" w14:paraId="7402C5A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A81F625"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6CCA5D6" w14:textId="77777777" w:rsidR="005853E1" w:rsidRDefault="005853E1">
            <w:pPr>
              <w:pStyle w:val="TableRow"/>
              <w:keepNext/>
              <w:jc w:val="both"/>
            </w:pPr>
            <w:r>
              <w:rPr>
                <w:b/>
              </w:rPr>
              <w:t>Unit File Name</w:t>
            </w:r>
            <w:r>
              <w:t>: LocalDomainGeneral.pas</w:t>
            </w:r>
          </w:p>
        </w:tc>
      </w:tr>
      <w:tr w:rsidR="005853E1" w14:paraId="34EE2C5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9657960" w14:textId="77777777" w:rsidR="005853E1" w:rsidRDefault="005853E1">
            <w:pPr>
              <w:pStyle w:val="TableRow"/>
              <w:keepNext/>
            </w:pPr>
            <w:r>
              <w:rPr>
                <w:b/>
              </w:rPr>
              <w:t>Entities</w:t>
            </w:r>
            <w:r>
              <w:t>: Local_Domain, Language</w:t>
            </w:r>
          </w:p>
        </w:tc>
      </w:tr>
      <w:tr w:rsidR="005853E1" w14:paraId="6648E86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0271477" w14:textId="77777777" w:rsidR="005853E1" w:rsidRDefault="005853E1">
            <w:pPr>
              <w:pStyle w:val="TableRow"/>
              <w:keepNext/>
            </w:pPr>
            <w:r>
              <w:rPr>
                <w:b/>
              </w:rPr>
              <w:t>Calls</w:t>
            </w:r>
            <w:r>
              <w:t>: None</w:t>
            </w:r>
          </w:p>
        </w:tc>
      </w:tr>
      <w:tr w:rsidR="005853E1" w14:paraId="09EEF38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6099D94" w14:textId="77777777" w:rsidR="005853E1" w:rsidRDefault="005853E1">
            <w:pPr>
              <w:pStyle w:val="TableRow"/>
              <w:keepNext/>
            </w:pPr>
            <w:r>
              <w:rPr>
                <w:b/>
              </w:rPr>
              <w:t>Returns</w:t>
            </w:r>
            <w:r>
              <w:t xml:space="preserve"> </w:t>
            </w:r>
            <w:r>
              <w:rPr>
                <w:b/>
              </w:rPr>
              <w:t>To</w:t>
            </w:r>
            <w:r>
              <w:t>: None</w:t>
            </w:r>
          </w:p>
        </w:tc>
      </w:tr>
      <w:tr w:rsidR="005853E1" w14:paraId="40E917F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F018E29" w14:textId="77777777" w:rsidR="005853E1" w:rsidRDefault="005853E1">
            <w:pPr>
              <w:pStyle w:val="TableRow"/>
              <w:keepNext/>
            </w:pPr>
            <w:r>
              <w:rPr>
                <w:b/>
              </w:rPr>
              <w:t>Description</w:t>
            </w:r>
            <w:r>
              <w:t>: Details frame allowing the user to view and edit a domain version.</w:t>
            </w:r>
          </w:p>
          <w:p w14:paraId="69B787FE" w14:textId="77777777" w:rsidR="005853E1" w:rsidRDefault="005853E1">
            <w:pPr>
              <w:pStyle w:val="TableRow"/>
              <w:keepNext/>
            </w:pPr>
            <w:r>
              <w:t>This frame is embedded onto TfrmDomainsAndConceptGroups when the user is editing a domain version.</w:t>
            </w:r>
          </w:p>
        </w:tc>
      </w:tr>
    </w:tbl>
    <w:p w14:paraId="4948CF12"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7ABD5B73" w14:textId="77777777" w:rsidTr="00F72973">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93CC0CE" w14:textId="77777777" w:rsidR="005853E1" w:rsidRDefault="005853E1">
            <w:pPr>
              <w:pStyle w:val="TableTitle"/>
            </w:pPr>
            <w:r>
              <w:t>Window Controls</w:t>
            </w:r>
          </w:p>
        </w:tc>
      </w:tr>
      <w:tr w:rsidR="005853E1" w14:paraId="1BA95508" w14:textId="77777777" w:rsidTr="00F7297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6A48F5"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7DB45A"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E7C8FE6" w14:textId="77777777" w:rsidR="005853E1" w:rsidRDefault="005853E1">
            <w:pPr>
              <w:pStyle w:val="TableColumnTitles"/>
              <w:keepNext/>
            </w:pPr>
            <w:r>
              <w:rPr>
                <w:i/>
              </w:rPr>
              <w:t>Attribute</w:t>
            </w:r>
            <w:r>
              <w:t xml:space="preserve"> Action</w:t>
            </w:r>
          </w:p>
        </w:tc>
      </w:tr>
      <w:tr w:rsidR="005853E1" w14:paraId="27BF2F59" w14:textId="77777777" w:rsidTr="00F7297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A2FD71E" w14:textId="77777777" w:rsidR="005853E1" w:rsidRDefault="005853E1">
            <w:pPr>
              <w:pStyle w:val="TableRow"/>
            </w:pPr>
            <w:r>
              <w:t>eLocalDomainName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5C711E"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6C4FDB" w14:textId="77777777" w:rsidR="005853E1" w:rsidRDefault="005853E1">
            <w:pPr>
              <w:pStyle w:val="TableRow"/>
              <w:rPr>
                <w:i/>
              </w:rPr>
            </w:pPr>
            <w:r>
              <w:rPr>
                <w:i/>
              </w:rPr>
              <w:t>Local_Domain.Item_Name</w:t>
            </w:r>
          </w:p>
          <w:p w14:paraId="3F407B18" w14:textId="77777777" w:rsidR="005853E1" w:rsidRDefault="005853E1">
            <w:pPr>
              <w:pStyle w:val="TableRow"/>
            </w:pPr>
            <w:r>
              <w:t>Allows the user to view and edit the local domain's name. Mandatory.</w:t>
            </w:r>
          </w:p>
        </w:tc>
      </w:tr>
      <w:tr w:rsidR="005853E1" w14:paraId="1BEB8B12" w14:textId="77777777" w:rsidTr="00F7297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C8824D3" w14:textId="77777777" w:rsidR="005853E1" w:rsidRDefault="005853E1">
            <w:pPr>
              <w:pStyle w:val="TableRow"/>
            </w:pPr>
            <w:r>
              <w:t>eConceptGroupLabel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F99509"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AD740C7" w14:textId="77777777" w:rsidR="005853E1" w:rsidRDefault="005853E1">
            <w:pPr>
              <w:pStyle w:val="TableRow"/>
              <w:rPr>
                <w:i/>
              </w:rPr>
            </w:pPr>
            <w:r>
              <w:rPr>
                <w:i/>
              </w:rPr>
              <w:t>Local_Domain.Concept_Group_Label</w:t>
            </w:r>
          </w:p>
          <w:p w14:paraId="1EDCE936" w14:textId="77777777" w:rsidR="005853E1" w:rsidRDefault="005853E1">
            <w:pPr>
              <w:pStyle w:val="TableRow"/>
            </w:pPr>
            <w:r>
              <w:t xml:space="preserve">Allows the user to view and edit the label used when referring to a concept group in this local domain within the application, or any application that uses the thesaurus.  For example in </w:t>
            </w:r>
            <w:smartTag w:uri="urn:schemas-microsoft-com:office:smarttags" w:element="place">
              <w:smartTag w:uri="urn:schemas-microsoft-com:office:smarttags" w:element="country-region">
                <w:r>
                  <w:t>UK</w:t>
                </w:r>
              </w:smartTag>
            </w:smartTag>
            <w:r>
              <w:t xml:space="preserve"> taxonomy concept groups are termed checklists.  Defaults to 'List'. Mandatory.</w:t>
            </w:r>
          </w:p>
        </w:tc>
      </w:tr>
      <w:tr w:rsidR="005853E1" w14:paraId="34C2719E" w14:textId="77777777" w:rsidTr="00F7297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642EBD6" w14:textId="77777777" w:rsidR="005853E1" w:rsidRDefault="005853E1">
            <w:pPr>
              <w:pStyle w:val="TableRow"/>
            </w:pPr>
            <w:r>
              <w:t>cmbLanguage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05E305B" w14:textId="77777777" w:rsidR="005853E1" w:rsidRDefault="005853E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71F510" w14:textId="77777777" w:rsidR="005853E1" w:rsidRDefault="005853E1">
            <w:pPr>
              <w:pStyle w:val="TableRow"/>
              <w:rPr>
                <w:i/>
              </w:rPr>
            </w:pPr>
            <w:r>
              <w:rPr>
                <w:i/>
              </w:rPr>
              <w:t>Language.Language_Key, Language.Item_Name, Local_Domain.Language_Key</w:t>
            </w:r>
          </w:p>
          <w:p w14:paraId="46D35721" w14:textId="77777777" w:rsidR="005853E1" w:rsidRDefault="005853E1">
            <w:pPr>
              <w:pStyle w:val="TableRow"/>
            </w:pPr>
            <w:r>
              <w:t>Populated with the list of languages in the Language table (Language_Key + ' - ' + Item_Name).  Allows the user to select the main language used within the local domain. Mandatory.</w:t>
            </w:r>
          </w:p>
        </w:tc>
      </w:tr>
      <w:tr w:rsidR="00D62F0D" w:rsidRPr="00D62F0D" w14:paraId="4962B2E9"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8D9211" w14:textId="77777777" w:rsidR="00D62F0D" w:rsidRDefault="00D62F0D" w:rsidP="0027206D">
            <w:pPr>
              <w:pStyle w:val="TableRow"/>
            </w:pPr>
            <w:r>
              <w:t>lblPublishedTermRule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C295D95" w14:textId="77777777" w:rsidR="00D62F0D" w:rsidRDefault="00D62F0D"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F7FAF0" w14:textId="77777777" w:rsidR="00D62F0D" w:rsidRPr="00D62F0D" w:rsidRDefault="00D62F0D" w:rsidP="0027206D">
            <w:pPr>
              <w:pStyle w:val="TableRow"/>
              <w:rPr>
                <w:i/>
              </w:rPr>
            </w:pPr>
            <w:r>
              <w:t>‘Published term rule:’</w:t>
            </w:r>
          </w:p>
        </w:tc>
      </w:tr>
      <w:tr w:rsidR="00F72973" w14:paraId="1AD1E9AE" w14:textId="77777777" w:rsidTr="00F72973">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7679CC" w14:textId="77777777" w:rsidR="00F72973" w:rsidRDefault="00F72973" w:rsidP="0027206D">
            <w:pPr>
              <w:pStyle w:val="TableRow"/>
            </w:pPr>
            <w:r>
              <w:lastRenderedPageBreak/>
              <w:t>cmbPublishedTermRule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2B6930" w14:textId="77777777" w:rsidR="00F72973" w:rsidRDefault="00F72973" w:rsidP="0027206D">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6F4DB9" w14:textId="77777777" w:rsidR="00F72973" w:rsidRDefault="00F72973" w:rsidP="0027206D">
            <w:pPr>
              <w:pStyle w:val="TableRow"/>
              <w:rPr>
                <w:i/>
              </w:rPr>
            </w:pPr>
            <w:r>
              <w:rPr>
                <w:i/>
              </w:rPr>
              <w:t>Local_Domain.Term_Generator_Key</w:t>
            </w:r>
          </w:p>
          <w:p w14:paraId="430592A4" w14:textId="77777777" w:rsidR="00F72973" w:rsidRPr="00AB70B8" w:rsidRDefault="00F72973" w:rsidP="0027206D">
            <w:pPr>
              <w:pStyle w:val="TableRow"/>
            </w:pPr>
            <w:r>
              <w:t xml:space="preserve">The drop-down list contains an item for each record in the </w:t>
            </w:r>
            <w:r>
              <w:rPr>
                <w:i/>
              </w:rPr>
              <w:t>Term_Generator</w:t>
            </w:r>
            <w:r>
              <w:t xml:space="preserve"> table, displaying </w:t>
            </w:r>
            <w:r>
              <w:rPr>
                <w:i/>
              </w:rPr>
              <w:t>Term_Generator.Item_Name</w:t>
            </w:r>
            <w:r>
              <w:t xml:space="preserve">, and with values from </w:t>
            </w:r>
            <w:r>
              <w:rPr>
                <w:i/>
              </w:rPr>
              <w:t>Term_Generator.Term_Generator_Key.</w:t>
            </w:r>
            <w:r>
              <w:t xml:space="preserve"> These items are listed in alphabetical order.</w:t>
            </w:r>
          </w:p>
          <w:p w14:paraId="47D76EA6" w14:textId="77777777" w:rsidR="00F72973" w:rsidRDefault="00F72973" w:rsidP="00F72973">
            <w:pPr>
              <w:pStyle w:val="TableRow"/>
            </w:pPr>
            <w:r>
              <w:t xml:space="preserve">There is an additional item at the top of the list with the text “&lt;inherited&gt;”, corresponding to a NULL key value; this item is selected by default for new </w:t>
            </w:r>
            <w:r w:rsidR="00AD1B86">
              <w:t xml:space="preserve">local </w:t>
            </w:r>
            <w:r>
              <w:t>domains.</w:t>
            </w:r>
          </w:p>
          <w:p w14:paraId="2EBCC4AD" w14:textId="77777777" w:rsidR="001E39A2" w:rsidRPr="00432C18" w:rsidRDefault="001E39A2" w:rsidP="00F72973">
            <w:pPr>
              <w:pStyle w:val="TableRow"/>
              <w:rPr>
                <w:i/>
              </w:rPr>
            </w:pPr>
            <w:r>
              <w:t xml:space="preserve">When an existing local domain is saved, if the selected rule has changed then the published terms and automatic search terms are recalculated for any concepts within the local domain that have </w:t>
            </w:r>
            <w:r>
              <w:rPr>
                <w:i/>
              </w:rPr>
              <w:t>Concept.Automatic_Published_Term</w:t>
            </w:r>
            <w:r>
              <w:t xml:space="preserve"> = 1.</w:t>
            </w:r>
          </w:p>
        </w:tc>
      </w:tr>
    </w:tbl>
    <w:p w14:paraId="01FE80F8" w14:textId="77777777" w:rsidR="005853E1" w:rsidRDefault="005853E1" w:rsidP="005853E1"/>
    <w:p w14:paraId="1BA66BE2" w14:textId="77777777" w:rsidR="005853E1" w:rsidRDefault="005853E1" w:rsidP="00CC6B4D">
      <w:pPr>
        <w:pStyle w:val="Heading4"/>
        <w:numPr>
          <w:ilvl w:val="3"/>
          <w:numId w:val="4"/>
        </w:numPr>
        <w:tabs>
          <w:tab w:val="left" w:pos="720"/>
        </w:tabs>
      </w:pPr>
      <w:bookmarkStart w:id="648" w:name="_Toc292878969"/>
      <w:r>
        <w:t>Local domain Hyperlinks tab control</w:t>
      </w:r>
      <w:bookmarkEnd w:id="648"/>
    </w:p>
    <w:p w14:paraId="5A858303" w14:textId="1DE7BB9A" w:rsidR="005853E1" w:rsidRDefault="005550DB" w:rsidP="005853E1">
      <w:pPr>
        <w:jc w:val="center"/>
      </w:pPr>
      <w:r>
        <w:rPr>
          <w:noProof/>
          <w:lang w:eastAsia="en-GB"/>
        </w:rPr>
        <w:drawing>
          <wp:inline distT="0" distB="0" distL="0" distR="0" wp14:anchorId="4648B418" wp14:editId="29041D60">
            <wp:extent cx="3457575" cy="29432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57575" cy="29432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4A3F6E7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EFFE6A0" w14:textId="77777777" w:rsidR="005853E1" w:rsidRDefault="005853E1">
            <w:pPr>
              <w:pStyle w:val="TableTitle"/>
            </w:pPr>
            <w:r>
              <w:lastRenderedPageBreak/>
              <w:t>Window Name: TfraDomainHyperlinks</w:t>
            </w:r>
          </w:p>
        </w:tc>
      </w:tr>
      <w:tr w:rsidR="005853E1" w14:paraId="47506F4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E7E1CCD"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723E68C" w14:textId="77777777" w:rsidR="005853E1" w:rsidRDefault="005853E1">
            <w:pPr>
              <w:pStyle w:val="TableRow"/>
              <w:keepNext/>
              <w:jc w:val="both"/>
            </w:pPr>
            <w:r>
              <w:rPr>
                <w:b/>
              </w:rPr>
              <w:t>Unit File Name</w:t>
            </w:r>
            <w:r>
              <w:t>: DomainHyperlinks.pas</w:t>
            </w:r>
          </w:p>
        </w:tc>
      </w:tr>
      <w:tr w:rsidR="005853E1" w14:paraId="2D92B00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CA28F8" w14:textId="77777777" w:rsidR="005853E1" w:rsidRDefault="005853E1">
            <w:pPr>
              <w:pStyle w:val="TableRow"/>
              <w:keepNext/>
            </w:pPr>
            <w:r>
              <w:rPr>
                <w:b/>
              </w:rPr>
              <w:t>Entities</w:t>
            </w:r>
            <w:r>
              <w:t>: Domain_Hyperlink</w:t>
            </w:r>
          </w:p>
        </w:tc>
      </w:tr>
      <w:tr w:rsidR="005853E1" w14:paraId="021B1DB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78A33C" w14:textId="77777777" w:rsidR="005853E1" w:rsidRDefault="005853E1">
            <w:pPr>
              <w:pStyle w:val="TableRow"/>
              <w:keepNext/>
            </w:pPr>
            <w:r>
              <w:rPr>
                <w:b/>
              </w:rPr>
              <w:t>Calls</w:t>
            </w:r>
            <w:r>
              <w:t>: None</w:t>
            </w:r>
          </w:p>
        </w:tc>
      </w:tr>
      <w:tr w:rsidR="005853E1" w14:paraId="26C785E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54F1AE4" w14:textId="77777777" w:rsidR="005853E1" w:rsidRDefault="005853E1">
            <w:pPr>
              <w:pStyle w:val="TableRow"/>
              <w:keepNext/>
            </w:pPr>
            <w:r>
              <w:rPr>
                <w:b/>
              </w:rPr>
              <w:t>Returns</w:t>
            </w:r>
            <w:r>
              <w:t xml:space="preserve"> </w:t>
            </w:r>
            <w:r>
              <w:rPr>
                <w:b/>
              </w:rPr>
              <w:t>To</w:t>
            </w:r>
            <w:r>
              <w:t>: None</w:t>
            </w:r>
          </w:p>
        </w:tc>
      </w:tr>
      <w:tr w:rsidR="005853E1" w14:paraId="60EA683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67EC8B" w14:textId="77777777" w:rsidR="005853E1" w:rsidRDefault="005853E1">
            <w:pPr>
              <w:pStyle w:val="TableRow"/>
              <w:keepNext/>
            </w:pPr>
            <w:r>
              <w:rPr>
                <w:b/>
              </w:rPr>
              <w:t>Description</w:t>
            </w:r>
            <w:r>
              <w:t>: Tab sheet allowing the user to add, edit or delete the hyperlinks that are available within the thesaurus browser for a given local domain.  Changes to this screen are not applied to the database until the save button is pressed on the container screen, i.e. the individual items are cached until the save button is clicked.</w:t>
            </w:r>
          </w:p>
        </w:tc>
      </w:tr>
    </w:tbl>
    <w:p w14:paraId="1BADBA8A"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E5DB99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2D9F375" w14:textId="77777777" w:rsidR="005853E1" w:rsidRDefault="005853E1">
            <w:pPr>
              <w:pStyle w:val="TableTitle"/>
            </w:pPr>
            <w:r>
              <w:t>Window Controls</w:t>
            </w:r>
          </w:p>
        </w:tc>
      </w:tr>
      <w:tr w:rsidR="005853E1" w14:paraId="5F4486B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A62A93"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BC3D3D"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864651" w14:textId="77777777" w:rsidR="005853E1" w:rsidRDefault="005853E1">
            <w:pPr>
              <w:pStyle w:val="TableColumnTitles"/>
              <w:keepNext/>
            </w:pPr>
            <w:r>
              <w:rPr>
                <w:i/>
              </w:rPr>
              <w:t>Attribute</w:t>
            </w:r>
            <w:r>
              <w:t xml:space="preserve"> Action</w:t>
            </w:r>
          </w:p>
        </w:tc>
      </w:tr>
      <w:tr w:rsidR="005853E1" w14:paraId="7CE4DAC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EFF20A" w14:textId="77777777" w:rsidR="005853E1" w:rsidRDefault="005853E1">
            <w:pPr>
              <w:pStyle w:val="TableRow"/>
            </w:pPr>
            <w:r>
              <w:t>lbHyperlinks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A255D40" w14:textId="77777777" w:rsidR="005853E1" w:rsidRDefault="005853E1">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771E23" w14:textId="77777777" w:rsidR="005853E1" w:rsidRDefault="005853E1">
            <w:pPr>
              <w:pStyle w:val="TableRow"/>
              <w:rPr>
                <w:i/>
              </w:rPr>
            </w:pPr>
            <w:r>
              <w:rPr>
                <w:i/>
              </w:rPr>
              <w:t>Domain_Hyperlink.Item_Name</w:t>
            </w:r>
          </w:p>
          <w:p w14:paraId="52CC2644" w14:textId="77777777" w:rsidR="005853E1" w:rsidRDefault="005853E1">
            <w:pPr>
              <w:pStyle w:val="TableRow"/>
            </w:pPr>
            <w:r>
              <w:t>Lists the hyperlinks present for the local domain.  Selecting a hyperlink and pressing the delete key remo</w:t>
            </w:r>
            <w:r w:rsidR="00CF6EA6">
              <w:t>ves the hyperlink from the list, unless the selected item is being edited, in which case this control is disabled.</w:t>
            </w:r>
          </w:p>
        </w:tc>
      </w:tr>
      <w:tr w:rsidR="005853E1" w14:paraId="5005221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2AA5A49" w14:textId="77777777" w:rsidR="005853E1" w:rsidRDefault="005853E1">
            <w:pPr>
              <w:pStyle w:val="TableRow"/>
            </w:pPr>
            <w:r>
              <w:t>btnEdit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C5699BC"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547478" w14:textId="77777777" w:rsidR="005853E1" w:rsidRDefault="00CF6EA6">
            <w:pPr>
              <w:pStyle w:val="TableRow"/>
            </w:pPr>
            <w:r>
              <w:t>Disabled unless an item is selected in lbHyperlinks, also disabled if the selected item is being edited.</w:t>
            </w:r>
            <w:r w:rsidR="005853E1">
              <w:t>Sets the edit controls for the hyperlink to enabled</w:t>
            </w:r>
          </w:p>
        </w:tc>
      </w:tr>
      <w:tr w:rsidR="005853E1" w14:paraId="57E6CCD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FAC2EB" w14:textId="77777777" w:rsidR="005853E1" w:rsidRDefault="005853E1">
            <w:pPr>
              <w:pStyle w:val="TableRow"/>
            </w:pPr>
            <w:r>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214B267"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0CC4CD" w14:textId="77777777" w:rsidR="005853E1" w:rsidRDefault="005853E1">
            <w:pPr>
              <w:pStyle w:val="TableRow"/>
            </w:pPr>
            <w:r>
              <w:t>Disabled unless an item is</w:t>
            </w:r>
            <w:r w:rsidR="00CF6EA6">
              <w:t xml:space="preserve"> selected in lbHyperlinks, also disabled if the selected item is being edited.</w:t>
            </w:r>
            <w:r>
              <w:t xml:space="preserve"> Deletes the item selected in lbHyperlinks and selects the previous item in the list.  The edit controls for this item are set to disabled.</w:t>
            </w:r>
          </w:p>
        </w:tc>
      </w:tr>
      <w:tr w:rsidR="00CF6EA6" w14:paraId="6800159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4CE88F" w14:textId="77777777" w:rsidR="00CF6EA6" w:rsidRDefault="00CF6EA6" w:rsidP="00FE6703">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82A658" w14:textId="77777777" w:rsidR="00CF6EA6" w:rsidRDefault="00CF6EA6" w:rsidP="00FE670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344320" w14:textId="77777777" w:rsidR="00CF6EA6" w:rsidRDefault="00CF6EA6" w:rsidP="00CF6EA6">
            <w:pPr>
              <w:pStyle w:val="TableRow"/>
            </w:pPr>
            <w:r>
              <w:t>Adds a new hyperlink to the list cached in lbHyperlinks.  Populates the edit controls for the hyperlink with null or their default value and sets the controls to enabled.  Disabled when the selected item is being edited.</w:t>
            </w:r>
          </w:p>
        </w:tc>
      </w:tr>
      <w:tr w:rsidR="005853E1" w14:paraId="307680B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482793" w14:textId="77777777" w:rsidR="005853E1" w:rsidRDefault="005853E1">
            <w:pPr>
              <w:pStyle w:val="TableRow"/>
            </w:pPr>
            <w:r>
              <w:t>eItemName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2332AD"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5C15DA" w14:textId="77777777" w:rsidR="005853E1" w:rsidRDefault="005853E1">
            <w:pPr>
              <w:pStyle w:val="TableRow"/>
              <w:rPr>
                <w:i/>
              </w:rPr>
            </w:pPr>
            <w:r>
              <w:rPr>
                <w:i/>
              </w:rPr>
              <w:t>Domain_Hyperlink.Item_Name</w:t>
            </w:r>
          </w:p>
          <w:p w14:paraId="25BF218A" w14:textId="77777777" w:rsidR="005853E1" w:rsidRDefault="005853E1">
            <w:pPr>
              <w:pStyle w:val="TableRow"/>
            </w:pPr>
            <w:r>
              <w:t>Displays and allows editing of the hyperlink name.  Required, default to 'New hyperlink'.  Disabled unless an item in lbHyperlinks is being edited or added.</w:t>
            </w:r>
          </w:p>
        </w:tc>
      </w:tr>
      <w:tr w:rsidR="005853E1" w14:paraId="4D2E8BC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343D80" w14:textId="77777777" w:rsidR="005853E1" w:rsidRDefault="005853E1">
            <w:pPr>
              <w:pStyle w:val="TableRow"/>
            </w:pPr>
            <w:r>
              <w:lastRenderedPageBreak/>
              <w:t>eImageFilePath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28359C"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9D80E7" w14:textId="77777777" w:rsidR="005853E1" w:rsidRDefault="005853E1">
            <w:pPr>
              <w:pStyle w:val="TableRow"/>
              <w:rPr>
                <w:i/>
              </w:rPr>
            </w:pPr>
            <w:r>
              <w:rPr>
                <w:i/>
              </w:rPr>
              <w:t>Domain_Hyperlink.Image_File</w:t>
            </w:r>
          </w:p>
          <w:p w14:paraId="5A6718F3" w14:textId="77777777" w:rsidR="005853E1" w:rsidRDefault="005853E1">
            <w:pPr>
              <w:pStyle w:val="TableRow"/>
            </w:pPr>
            <w:r>
              <w:t>Displays and allows editing of the hyperlink image file name.  Disabled unless an item in lbHyperlinks is being edited or added.</w:t>
            </w:r>
          </w:p>
          <w:p w14:paraId="403505DB" w14:textId="77777777" w:rsidR="005853E1" w:rsidRDefault="005853E1">
            <w:pPr>
              <w:pStyle w:val="TableRow"/>
            </w:pPr>
            <w:r>
              <w:t>Note that this field does not include the path information, which is automatically stripped when the data is saved.  The image file must be placed in the Images folder in the Recorder installation for the file to be located.</w:t>
            </w:r>
          </w:p>
        </w:tc>
      </w:tr>
      <w:tr w:rsidR="005853E1" w14:paraId="75E15E9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B46C38" w14:textId="77777777" w:rsidR="005853E1" w:rsidRDefault="005853E1">
            <w:pPr>
              <w:pStyle w:val="TableRow"/>
            </w:pPr>
            <w:r>
              <w:t>btnGetImageFilePath</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A8528B"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739329" w14:textId="77777777" w:rsidR="005853E1" w:rsidRDefault="005853E1">
            <w:pPr>
              <w:pStyle w:val="TableRow"/>
            </w:pPr>
            <w:r>
              <w:t>Disabled when eImageFilePath is disabled.  Displays a File Open dialog with *.bmp, *.jpg and *.gif file extension options.  If the user selects a file and presses OK, then the file name excluding the path is entered into eImageFilePath.</w:t>
            </w:r>
          </w:p>
        </w:tc>
      </w:tr>
      <w:tr w:rsidR="005853E1" w14:paraId="32A5141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1F79B41" w14:textId="77777777" w:rsidR="005853E1" w:rsidRDefault="005853E1">
            <w:pPr>
              <w:pStyle w:val="TableRow"/>
            </w:pPr>
            <w:r>
              <w:t>eHyperlink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30BEDF1"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BB434E2" w14:textId="77777777" w:rsidR="005853E1" w:rsidRDefault="005853E1">
            <w:pPr>
              <w:pStyle w:val="TableRow"/>
              <w:rPr>
                <w:i/>
              </w:rPr>
            </w:pPr>
            <w:r>
              <w:rPr>
                <w:i/>
              </w:rPr>
              <w:t>Domain_Hyperlink.URL</w:t>
            </w:r>
          </w:p>
          <w:p w14:paraId="3B5D7F2B" w14:textId="77777777" w:rsidR="005853E1" w:rsidRDefault="005853E1">
            <w:pPr>
              <w:pStyle w:val="TableRow"/>
            </w:pPr>
            <w:r>
              <w:t>Displays and allows editing of the hyperlink URL.  Disabled unless an item in lbHyperlinks is being edited or added.</w:t>
            </w:r>
          </w:p>
          <w:p w14:paraId="0CE46FE3" w14:textId="77777777" w:rsidR="005853E1" w:rsidRDefault="005853E1">
            <w:pPr>
              <w:pStyle w:val="TableRow"/>
            </w:pPr>
            <w:r>
              <w:t>The URL includes all of the search string that is passed to the web browser, excluding the actual search text which is appended when the URL is used.</w:t>
            </w:r>
          </w:p>
        </w:tc>
      </w:tr>
      <w:tr w:rsidR="005853E1" w14:paraId="192C6D0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2004173" w14:textId="77777777" w:rsidR="005853E1" w:rsidRDefault="005853E1">
            <w:pPr>
              <w:pStyle w:val="TableRow"/>
            </w:pPr>
            <w:r>
              <w:t>eWordSeparator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DB87C1"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F3F30D" w14:textId="77777777" w:rsidR="005853E1" w:rsidRDefault="005853E1">
            <w:pPr>
              <w:pStyle w:val="TableRow"/>
              <w:rPr>
                <w:i/>
              </w:rPr>
            </w:pPr>
            <w:r>
              <w:rPr>
                <w:i/>
              </w:rPr>
              <w:t>Domain_Hyperlink.Word_Separator</w:t>
            </w:r>
          </w:p>
          <w:p w14:paraId="77BFEE78" w14:textId="77777777" w:rsidR="005853E1" w:rsidRDefault="005853E1">
            <w:pPr>
              <w:pStyle w:val="TableRow"/>
            </w:pPr>
            <w:r>
              <w:t>Separator used between words when constructing a search hyperlink, e.g. %20 or +.  Only applicable if chkUseConceptKey is unchecked, disabled if it is checked.  Also disabled when the user is not editing or adding a specific hyperlink.</w:t>
            </w:r>
          </w:p>
        </w:tc>
      </w:tr>
      <w:tr w:rsidR="005853E1" w14:paraId="60CB3C39"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85E7922" w14:textId="77777777" w:rsidR="005853E1" w:rsidRDefault="005853E1">
            <w:pPr>
              <w:pStyle w:val="TableRow"/>
            </w:pPr>
            <w:r>
              <w:t>chkUseConceptKey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59E8EA"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493181" w14:textId="77777777" w:rsidR="005853E1" w:rsidRDefault="005853E1">
            <w:pPr>
              <w:pStyle w:val="TableRow"/>
              <w:rPr>
                <w:i/>
              </w:rPr>
            </w:pPr>
            <w:r>
              <w:rPr>
                <w:i/>
              </w:rPr>
              <w:t>Domain_Hyperlink.Use_Concept_Key</w:t>
            </w:r>
          </w:p>
          <w:p w14:paraId="29FCC2D5" w14:textId="77777777" w:rsidR="005853E1" w:rsidRDefault="005853E1">
            <w:pPr>
              <w:pStyle w:val="TableRow"/>
            </w:pPr>
            <w:r>
              <w:t>Defines if the search constructs a URL by appending the Concept_Key to the URL field, or by appending the term.  This should be checked when the web site is able to use Concept_Keys as the input search parameter.</w:t>
            </w:r>
          </w:p>
        </w:tc>
      </w:tr>
      <w:tr w:rsidR="005853E1" w14:paraId="1B14FAF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FD23530" w14:textId="77777777" w:rsidR="005853E1" w:rsidRDefault="005853E1">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4F7483"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35AC03" w14:textId="77777777" w:rsidR="005853E1" w:rsidRDefault="00CF6EA6">
            <w:pPr>
              <w:pStyle w:val="TableRow"/>
            </w:pPr>
            <w:r>
              <w:t xml:space="preserve">Discards any changes made to the selected hyperlink and disables the edit controls. </w:t>
            </w:r>
          </w:p>
        </w:tc>
      </w:tr>
      <w:tr w:rsidR="005853E1" w14:paraId="4CE265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EED4DD2" w14:textId="77777777" w:rsidR="005853E1" w:rsidRDefault="005853E1">
            <w:pPr>
              <w:pStyle w:val="TableRow"/>
            </w:pPr>
            <w:r>
              <w:t>btnSave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0CF3493"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20C996" w14:textId="77777777" w:rsidR="005853E1" w:rsidRDefault="005853E1">
            <w:pPr>
              <w:pStyle w:val="TableRow"/>
            </w:pPr>
            <w:r>
              <w:t xml:space="preserve">Saves any changes to the </w:t>
            </w:r>
            <w:r w:rsidR="00CF6EA6">
              <w:t>select hyperlink and disables the edit controls.</w:t>
            </w:r>
          </w:p>
        </w:tc>
      </w:tr>
    </w:tbl>
    <w:p w14:paraId="24642E37" w14:textId="77777777" w:rsidR="005853E1" w:rsidRDefault="005853E1" w:rsidP="005853E1"/>
    <w:p w14:paraId="324DB193" w14:textId="77777777" w:rsidR="005853E1" w:rsidRDefault="005853E1" w:rsidP="00CC6B4D">
      <w:pPr>
        <w:pStyle w:val="Heading4"/>
        <w:numPr>
          <w:ilvl w:val="3"/>
          <w:numId w:val="4"/>
        </w:numPr>
        <w:tabs>
          <w:tab w:val="left" w:pos="720"/>
        </w:tabs>
      </w:pPr>
      <w:bookmarkStart w:id="649" w:name="_Toc292878970"/>
      <w:r>
        <w:lastRenderedPageBreak/>
        <w:t>Concept group details screen</w:t>
      </w:r>
      <w:bookmarkEnd w:id="64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09DB3FF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9A213B7" w14:textId="77777777" w:rsidR="005853E1" w:rsidRDefault="005853E1">
            <w:pPr>
              <w:pStyle w:val="TableTitle"/>
            </w:pPr>
            <w:r>
              <w:t>Window Name: TfraConceptGroup</w:t>
            </w:r>
          </w:p>
        </w:tc>
      </w:tr>
      <w:tr w:rsidR="005853E1" w14:paraId="2AAD30B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B323442"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00BAB09" w14:textId="77777777" w:rsidR="005853E1" w:rsidRDefault="005853E1">
            <w:pPr>
              <w:pStyle w:val="TableRow"/>
              <w:keepNext/>
              <w:jc w:val="both"/>
            </w:pPr>
            <w:r>
              <w:rPr>
                <w:b/>
              </w:rPr>
              <w:t>Unit File Name</w:t>
            </w:r>
            <w:r>
              <w:t>: ConceptGroup.pas</w:t>
            </w:r>
          </w:p>
        </w:tc>
      </w:tr>
      <w:tr w:rsidR="005853E1" w14:paraId="7DC0359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131C786" w14:textId="77777777" w:rsidR="005853E1" w:rsidRDefault="005853E1">
            <w:pPr>
              <w:pStyle w:val="TableRow"/>
              <w:keepNext/>
            </w:pPr>
            <w:r>
              <w:rPr>
                <w:b/>
              </w:rPr>
              <w:t>Entities</w:t>
            </w:r>
            <w:r>
              <w:t>: Entities defined in embedded tabs</w:t>
            </w:r>
          </w:p>
        </w:tc>
      </w:tr>
      <w:tr w:rsidR="005853E1" w14:paraId="1926652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1D5FBB6" w14:textId="77777777" w:rsidR="005853E1" w:rsidRDefault="005853E1">
            <w:pPr>
              <w:pStyle w:val="TableRow"/>
              <w:keepNext/>
            </w:pPr>
            <w:r>
              <w:rPr>
                <w:b/>
              </w:rPr>
              <w:t>Calls</w:t>
            </w:r>
            <w:r>
              <w:t>: Sources tab page control, Concept group General tab control, Metadata tab control</w:t>
            </w:r>
          </w:p>
        </w:tc>
      </w:tr>
      <w:tr w:rsidR="005853E1" w14:paraId="1068DBE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102B865" w14:textId="77777777" w:rsidR="005853E1" w:rsidRDefault="005853E1">
            <w:pPr>
              <w:pStyle w:val="TableRow"/>
              <w:keepNext/>
            </w:pPr>
            <w:r>
              <w:rPr>
                <w:b/>
              </w:rPr>
              <w:t>Returns</w:t>
            </w:r>
            <w:r>
              <w:t xml:space="preserve"> </w:t>
            </w:r>
            <w:r>
              <w:rPr>
                <w:b/>
              </w:rPr>
              <w:t>To</w:t>
            </w:r>
            <w:r>
              <w:t>: None</w:t>
            </w:r>
          </w:p>
        </w:tc>
      </w:tr>
      <w:tr w:rsidR="005853E1" w14:paraId="4BD8C00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C7EA7B" w14:textId="77777777" w:rsidR="005853E1" w:rsidRDefault="005853E1">
            <w:pPr>
              <w:pStyle w:val="TableRow"/>
              <w:keepNext/>
            </w:pPr>
            <w:r>
              <w:rPr>
                <w:b/>
              </w:rPr>
              <w:t>Description</w:t>
            </w:r>
            <w:r>
              <w:t>: Details page control for viewing and editing a concept group .  This frame consists of an empty tab control onto which the following tabs are embedded in this order: TfraConceptGroupGeneral, TfraMetadata, TfraSources.</w:t>
            </w:r>
          </w:p>
          <w:p w14:paraId="0D7B3CD0" w14:textId="77777777" w:rsidR="005853E1" w:rsidRDefault="005853E1">
            <w:pPr>
              <w:pStyle w:val="TableRow"/>
              <w:keepNext/>
            </w:pPr>
            <w:r>
              <w:t>TfraMetadata is linked to the Concept_Group table.</w:t>
            </w:r>
          </w:p>
        </w:tc>
      </w:tr>
    </w:tbl>
    <w:p w14:paraId="554B4C18" w14:textId="77777777" w:rsidR="005853E1" w:rsidRDefault="005853E1" w:rsidP="005853E1"/>
    <w:p w14:paraId="44B30B1C" w14:textId="77777777" w:rsidR="005853E1" w:rsidRDefault="005853E1" w:rsidP="00CC6B4D">
      <w:pPr>
        <w:pStyle w:val="Heading4"/>
        <w:numPr>
          <w:ilvl w:val="3"/>
          <w:numId w:val="4"/>
        </w:numPr>
        <w:tabs>
          <w:tab w:val="left" w:pos="720"/>
        </w:tabs>
      </w:pPr>
      <w:bookmarkStart w:id="650" w:name="_Ref292704475"/>
      <w:bookmarkStart w:id="651" w:name="_Toc292878971"/>
      <w:r>
        <w:t>Concept group General tab control</w:t>
      </w:r>
      <w:bookmarkEnd w:id="650"/>
      <w:bookmarkEnd w:id="651"/>
    </w:p>
    <w:p w14:paraId="23BE1B92" w14:textId="7101AE1B" w:rsidR="005853E1" w:rsidRDefault="005550DB" w:rsidP="005853E1">
      <w:pPr>
        <w:jc w:val="center"/>
        <w:rPr>
          <w:lang w:val="en-US"/>
        </w:rPr>
      </w:pPr>
      <w:r>
        <w:rPr>
          <w:noProof/>
          <w:lang w:eastAsia="en-GB"/>
        </w:rPr>
        <w:drawing>
          <wp:inline distT="0" distB="0" distL="0" distR="0" wp14:anchorId="6E31CB3E" wp14:editId="74FB8A9D">
            <wp:extent cx="3228975" cy="27432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28975" cy="27432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2D32D31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F34872E" w14:textId="77777777" w:rsidR="005853E1" w:rsidRDefault="005853E1">
            <w:pPr>
              <w:pStyle w:val="TableTitle"/>
            </w:pPr>
            <w:r>
              <w:t>Window Name: TfraConceptGroupGeneral</w:t>
            </w:r>
          </w:p>
        </w:tc>
      </w:tr>
      <w:tr w:rsidR="005853E1" w14:paraId="43B41D1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1D80779"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7A36DB2" w14:textId="77777777" w:rsidR="005853E1" w:rsidRDefault="005853E1">
            <w:pPr>
              <w:pStyle w:val="TableRow"/>
              <w:keepNext/>
              <w:jc w:val="both"/>
            </w:pPr>
            <w:r>
              <w:rPr>
                <w:b/>
              </w:rPr>
              <w:t>Unit File Name</w:t>
            </w:r>
            <w:r>
              <w:t>: ConceptGroupGeneral.pas</w:t>
            </w:r>
          </w:p>
        </w:tc>
      </w:tr>
      <w:tr w:rsidR="005853E1" w14:paraId="36F549A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CD6DAC" w14:textId="77777777" w:rsidR="005853E1" w:rsidRDefault="005853E1">
            <w:pPr>
              <w:pStyle w:val="TableRow"/>
              <w:keepNext/>
            </w:pPr>
            <w:r>
              <w:rPr>
                <w:b/>
              </w:rPr>
              <w:t>Entities</w:t>
            </w:r>
            <w:r>
              <w:t>: Concept_Group</w:t>
            </w:r>
          </w:p>
        </w:tc>
      </w:tr>
      <w:tr w:rsidR="005853E1" w14:paraId="5396E21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B179AB4" w14:textId="77777777" w:rsidR="005853E1" w:rsidRDefault="005853E1">
            <w:pPr>
              <w:pStyle w:val="TableRow"/>
              <w:keepNext/>
            </w:pPr>
            <w:r>
              <w:rPr>
                <w:b/>
              </w:rPr>
              <w:t>Calls</w:t>
            </w:r>
            <w:r>
              <w:t>: None</w:t>
            </w:r>
          </w:p>
        </w:tc>
      </w:tr>
      <w:tr w:rsidR="005853E1" w14:paraId="6CBC371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E6BE850" w14:textId="77777777" w:rsidR="005853E1" w:rsidRDefault="005853E1">
            <w:pPr>
              <w:pStyle w:val="TableRow"/>
              <w:keepNext/>
            </w:pPr>
            <w:r>
              <w:rPr>
                <w:b/>
              </w:rPr>
              <w:t>Returns</w:t>
            </w:r>
            <w:r>
              <w:t xml:space="preserve"> </w:t>
            </w:r>
            <w:r>
              <w:rPr>
                <w:b/>
              </w:rPr>
              <w:t>To</w:t>
            </w:r>
            <w:r>
              <w:t>: None</w:t>
            </w:r>
          </w:p>
        </w:tc>
      </w:tr>
      <w:tr w:rsidR="005853E1" w14:paraId="4C89F60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B9ACBD2" w14:textId="77777777" w:rsidR="005853E1" w:rsidRDefault="005853E1">
            <w:pPr>
              <w:pStyle w:val="TableRow"/>
              <w:keepNext/>
            </w:pPr>
            <w:r>
              <w:rPr>
                <w:b/>
              </w:rPr>
              <w:t>Description</w:t>
            </w:r>
            <w:r>
              <w:t>: General tab page allowing the details of a concept group to be viewed and edited.</w:t>
            </w:r>
          </w:p>
        </w:tc>
      </w:tr>
    </w:tbl>
    <w:p w14:paraId="63AF5F79"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328AEFD8" w14:textId="77777777" w:rsidTr="00A67210">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9EEA05D" w14:textId="77777777" w:rsidR="005853E1" w:rsidRDefault="005853E1">
            <w:pPr>
              <w:pStyle w:val="TableTitle"/>
            </w:pPr>
            <w:r>
              <w:lastRenderedPageBreak/>
              <w:t>Window Controls</w:t>
            </w:r>
          </w:p>
        </w:tc>
      </w:tr>
      <w:tr w:rsidR="005853E1" w14:paraId="71E23DF2"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200611"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295706D"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06CC8D" w14:textId="77777777" w:rsidR="005853E1" w:rsidRDefault="005853E1">
            <w:pPr>
              <w:pStyle w:val="TableColumnTitles"/>
              <w:keepNext/>
            </w:pPr>
            <w:r>
              <w:rPr>
                <w:i/>
              </w:rPr>
              <w:t>Attribute</w:t>
            </w:r>
            <w:r>
              <w:t xml:space="preserve"> Action</w:t>
            </w:r>
          </w:p>
        </w:tc>
      </w:tr>
      <w:tr w:rsidR="005853E1" w14:paraId="695AB233"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6F6F84" w14:textId="77777777" w:rsidR="005853E1" w:rsidRDefault="005853E1">
            <w:pPr>
              <w:pStyle w:val="TableRow"/>
            </w:pPr>
            <w:r>
              <w:t>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15E582"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127BCE" w14:textId="77777777" w:rsidR="005853E1" w:rsidRDefault="005853E1">
            <w:pPr>
              <w:pStyle w:val="TableRow"/>
              <w:rPr>
                <w:i/>
              </w:rPr>
            </w:pPr>
            <w:r>
              <w:rPr>
                <w:i/>
              </w:rPr>
              <w:t>Concept_Group.Item_Name</w:t>
            </w:r>
          </w:p>
          <w:p w14:paraId="60243D90" w14:textId="77777777" w:rsidR="005853E1" w:rsidRDefault="005853E1">
            <w:pPr>
              <w:pStyle w:val="TableRow"/>
            </w:pPr>
            <w:r>
              <w:t>Displays and allows editing of the concept group's name. Mandatory.</w:t>
            </w:r>
          </w:p>
        </w:tc>
      </w:tr>
      <w:tr w:rsidR="005853E1" w14:paraId="5F4CDE5D"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7343CA" w14:textId="77777777" w:rsidR="005853E1" w:rsidRDefault="005853E1">
            <w:pPr>
              <w:pStyle w:val="TableRow"/>
            </w:pPr>
            <w:r>
              <w:t>eAuthority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FC807C"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DA08AA" w14:textId="77777777" w:rsidR="005853E1" w:rsidRDefault="005853E1">
            <w:pPr>
              <w:pStyle w:val="TableRow"/>
              <w:rPr>
                <w:i/>
              </w:rPr>
            </w:pPr>
            <w:r>
              <w:rPr>
                <w:i/>
              </w:rPr>
              <w:t>Concept_Group.Authority</w:t>
            </w:r>
          </w:p>
          <w:p w14:paraId="678B1FB9" w14:textId="77777777" w:rsidR="005853E1" w:rsidRDefault="005853E1">
            <w:pPr>
              <w:pStyle w:val="TableRow"/>
            </w:pPr>
            <w:r>
              <w:t>Displays and allows editing of the concept group's authority.</w:t>
            </w:r>
          </w:p>
        </w:tc>
      </w:tr>
      <w:tr w:rsidR="005853E1" w14:paraId="712DF0BA"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2FB6DAE" w14:textId="77777777" w:rsidR="005853E1" w:rsidRDefault="005853E1">
            <w:pPr>
              <w:pStyle w:val="TableRow"/>
            </w:pPr>
            <w:r>
              <w:t>eUrl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AB6229"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3E19058" w14:textId="77777777" w:rsidR="005853E1" w:rsidRDefault="005853E1">
            <w:pPr>
              <w:pStyle w:val="TableRow"/>
              <w:rPr>
                <w:i/>
              </w:rPr>
            </w:pPr>
            <w:r>
              <w:rPr>
                <w:i/>
              </w:rPr>
              <w:t>Concept_Group.Url</w:t>
            </w:r>
          </w:p>
          <w:p w14:paraId="1F6B4475" w14:textId="77777777" w:rsidR="005853E1" w:rsidRDefault="005853E1">
            <w:pPr>
              <w:pStyle w:val="TableRow"/>
            </w:pPr>
            <w:r>
              <w:t>Displays and allows editing of the concept group's reference url.</w:t>
            </w:r>
          </w:p>
        </w:tc>
      </w:tr>
      <w:tr w:rsidR="005853E1" w14:paraId="254E7343" w14:textId="77777777" w:rsidTr="00A67210">
        <w:tc>
          <w:tcPr>
            <w:tcW w:w="1890" w:type="dxa"/>
            <w:tcBorders>
              <w:top w:val="single" w:sz="6" w:space="0" w:color="auto"/>
              <w:left w:val="single" w:sz="6" w:space="0" w:color="auto"/>
              <w:bottom w:val="single" w:sz="6" w:space="0" w:color="auto"/>
              <w:right w:val="single" w:sz="6" w:space="0" w:color="auto"/>
            </w:tcBorders>
            <w:shd w:val="clear" w:color="auto" w:fill="auto"/>
          </w:tcPr>
          <w:p w14:paraId="0A790091" w14:textId="77777777" w:rsidR="005853E1" w:rsidRDefault="005853E1">
            <w:pPr>
              <w:pStyle w:val="TableRow"/>
            </w:pPr>
            <w:r>
              <w:t>cmbParentChildRelationship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176ADA" w14:textId="77777777" w:rsidR="005853E1" w:rsidRDefault="005853E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6B2588" w14:textId="77777777" w:rsidR="005853E1" w:rsidRDefault="005853E1">
            <w:pPr>
              <w:pStyle w:val="TableRow"/>
              <w:rPr>
                <w:i/>
              </w:rPr>
            </w:pPr>
            <w:r>
              <w:rPr>
                <w:i/>
              </w:rPr>
              <w:t>Thesaurus_Relation_Type.Item_Name, Concept_Group.Hierarchy_Relation_Type_Key</w:t>
            </w:r>
          </w:p>
          <w:p w14:paraId="498BA14E" w14:textId="77777777" w:rsidR="005853E1" w:rsidRDefault="005853E1">
            <w:pPr>
              <w:pStyle w:val="TableRow"/>
            </w:pPr>
            <w:r>
              <w:t>Lists all thesaurus relations where Semantic_Relationship.Forward_Equivalence_Definite is 1 and Semantic_Relationship.Reverse_Equivalence_Possible is 1, but Semantic_Relationship.Reverse_Equivalence_Definite is 0.  These are relationships where the right side of the relationship is a specialisation of the left side.</w:t>
            </w:r>
          </w:p>
          <w:p w14:paraId="0CB81172" w14:textId="77777777" w:rsidR="005853E1" w:rsidRDefault="005853E1">
            <w:pPr>
              <w:pStyle w:val="TableRow"/>
            </w:pPr>
            <w:r>
              <w:t>Allows the user to view and select the relationship type that identified parent/child relationships within the hierarchy of the concept group.</w:t>
            </w:r>
          </w:p>
          <w:p w14:paraId="0C81E94E" w14:textId="77777777" w:rsidR="005853E1" w:rsidRDefault="005853E1">
            <w:pPr>
              <w:pStyle w:val="TableRow"/>
            </w:pPr>
            <w:r>
              <w:t>If the user changes this value and saves the record, the system checks to see if there are any existing concepts within the concept group.  If there are, then a message is displayed 'Saving the changes will cause all the hierarchy for the concept group to be rebuilt.   This may take a long time.  Do you wish to proceed?' with Yes and No buttons.  If the user selects No, then saving the record is aborted.  If the user selects yes, then the Concept_Lineage table is emptied and rebuilt for all concepts in the concept group.</w:t>
            </w:r>
          </w:p>
          <w:p w14:paraId="6EE01339" w14:textId="77777777" w:rsidR="005853E1" w:rsidRDefault="005853E1">
            <w:pPr>
              <w:pStyle w:val="TableRow"/>
            </w:pPr>
            <w:r>
              <w:t xml:space="preserve">When adding new concept groups, </w:t>
            </w:r>
            <w:r w:rsidR="00D36C81">
              <w:t>the item selected is taken from Domain.Default_Hierarchy_Relation_Type_Key.</w:t>
            </w:r>
          </w:p>
        </w:tc>
      </w:tr>
      <w:tr w:rsidR="005853E1" w14:paraId="296F81C4"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DA88710" w14:textId="77777777" w:rsidR="005853E1" w:rsidRDefault="005853E1">
            <w:pPr>
              <w:pStyle w:val="TableRow"/>
            </w:pPr>
            <w:r>
              <w:lastRenderedPageBreak/>
              <w:t>btnUrlGo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5253B8"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628AB1" w14:textId="77777777" w:rsidR="005853E1" w:rsidRPr="00EA7749" w:rsidRDefault="00EA7749">
            <w:pPr>
              <w:pStyle w:val="TableRow"/>
            </w:pPr>
            <w:r w:rsidRPr="00EA7749">
              <w:t>Allows the user to jump to the Url specified in eUrl if eUrl is not empty.  Cursor is set to a hand pointer when over this control.</w:t>
            </w:r>
          </w:p>
        </w:tc>
      </w:tr>
      <w:tr w:rsidR="00D62F0D" w14:paraId="6715D53E"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5D21166" w14:textId="77777777" w:rsidR="00D62F0D" w:rsidRDefault="00D62F0D">
            <w:pPr>
              <w:pStyle w:val="TableRow"/>
            </w:pPr>
            <w:r>
              <w:t>lblPublishedTermRule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F23DAF" w14:textId="77777777" w:rsidR="00D62F0D" w:rsidRDefault="00D62F0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35554B" w14:textId="77777777" w:rsidR="00D62F0D" w:rsidRPr="00D62F0D" w:rsidRDefault="00D62F0D" w:rsidP="0027206D">
            <w:pPr>
              <w:pStyle w:val="TableRow"/>
              <w:rPr>
                <w:i/>
              </w:rPr>
            </w:pPr>
            <w:r>
              <w:t>‘Published term rule:’</w:t>
            </w:r>
          </w:p>
        </w:tc>
      </w:tr>
      <w:tr w:rsidR="00A67210" w14:paraId="4FD337F8"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A291CD" w14:textId="77777777" w:rsidR="00A67210" w:rsidRDefault="00A67210">
            <w:pPr>
              <w:pStyle w:val="TableRow"/>
            </w:pPr>
            <w:r>
              <w:t>cmbPublishedTermRule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6C03CFD" w14:textId="77777777" w:rsidR="00A67210" w:rsidRDefault="00A67210">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7F095BF" w14:textId="77777777" w:rsidR="00A67210" w:rsidRDefault="00A67210" w:rsidP="0027206D">
            <w:pPr>
              <w:pStyle w:val="TableRow"/>
              <w:rPr>
                <w:i/>
              </w:rPr>
            </w:pPr>
            <w:r>
              <w:rPr>
                <w:i/>
              </w:rPr>
              <w:t>Concept_Group.Term_Generator_Key</w:t>
            </w:r>
          </w:p>
          <w:p w14:paraId="33AD8014" w14:textId="77777777" w:rsidR="00A67210" w:rsidRPr="00AB70B8" w:rsidRDefault="00A67210" w:rsidP="0027206D">
            <w:pPr>
              <w:pStyle w:val="TableRow"/>
            </w:pPr>
            <w:r>
              <w:t xml:space="preserve">The drop-down list contains an item for each record in the </w:t>
            </w:r>
            <w:r>
              <w:rPr>
                <w:i/>
              </w:rPr>
              <w:t>Term_Generator</w:t>
            </w:r>
            <w:r>
              <w:t xml:space="preserve"> table, displaying </w:t>
            </w:r>
            <w:r>
              <w:rPr>
                <w:i/>
              </w:rPr>
              <w:t>Term_Generator.Item_Name</w:t>
            </w:r>
            <w:r>
              <w:t xml:space="preserve">, and with values from </w:t>
            </w:r>
            <w:r>
              <w:rPr>
                <w:i/>
              </w:rPr>
              <w:t>Term_Generator.Term_Generator_Key.</w:t>
            </w:r>
            <w:r>
              <w:t xml:space="preserve"> These items are listed in alphabetical order.</w:t>
            </w:r>
          </w:p>
          <w:p w14:paraId="221741E1" w14:textId="77777777" w:rsidR="00A67210" w:rsidRDefault="00A67210" w:rsidP="00A67210">
            <w:pPr>
              <w:pStyle w:val="TableRow"/>
            </w:pPr>
            <w:r>
              <w:t>There is an additional item at the top of the list with the text “&lt;inherited&gt;”, corresponding to a NULL key value; this item is selected by default for new concept groups.</w:t>
            </w:r>
          </w:p>
          <w:p w14:paraId="71471A92" w14:textId="77777777" w:rsidR="001E39A2" w:rsidRDefault="001E39A2" w:rsidP="001E39A2">
            <w:pPr>
              <w:pStyle w:val="TableRow"/>
            </w:pPr>
            <w:r>
              <w:t xml:space="preserve">When an existing concept group is saved, if the selected rule has changed then the published terms and automatic search terms are recalculated for any concepts within the group that have </w:t>
            </w:r>
            <w:r>
              <w:rPr>
                <w:i/>
              </w:rPr>
              <w:t>Concept.Automatic_Published_Term</w:t>
            </w:r>
            <w:r>
              <w:t xml:space="preserve"> = 1.</w:t>
            </w:r>
          </w:p>
        </w:tc>
      </w:tr>
      <w:tr w:rsidR="00A67210" w14:paraId="3FB90BF2"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516F258" w14:textId="77777777" w:rsidR="00A67210" w:rsidRDefault="00A67210">
            <w:pPr>
              <w:pStyle w:val="TableRow"/>
            </w:pPr>
            <w:r>
              <w:t>lblLastChecked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C5BFE3A" w14:textId="77777777" w:rsidR="00A67210" w:rsidRDefault="00A67210">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034AC0C" w14:textId="77777777" w:rsidR="00A67210" w:rsidRPr="008B1223" w:rsidRDefault="00A67210" w:rsidP="008B1223">
            <w:pPr>
              <w:pStyle w:val="TableRow"/>
            </w:pPr>
            <w:r>
              <w:t>‘Last checked:’</w:t>
            </w:r>
          </w:p>
        </w:tc>
      </w:tr>
      <w:tr w:rsidR="00A67210" w14:paraId="418AEE36"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0C169C" w14:textId="77777777" w:rsidR="00A67210" w:rsidRDefault="00A67210">
            <w:pPr>
              <w:pStyle w:val="TableRow"/>
            </w:pPr>
            <w:r>
              <w:t>lblLastCheckedDetails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CC3464" w14:textId="77777777" w:rsidR="00A67210" w:rsidRDefault="00A67210">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802B25F" w14:textId="77777777" w:rsidR="00A67210" w:rsidRDefault="00A67210" w:rsidP="008B1223">
            <w:pPr>
              <w:pStyle w:val="TableRow"/>
              <w:rPr>
                <w:i/>
              </w:rPr>
            </w:pPr>
            <w:r w:rsidRPr="008B1223">
              <w:rPr>
                <w:i/>
              </w:rPr>
              <w:fldChar w:fldCharType="begin"/>
            </w:r>
            <w:r w:rsidRPr="008B1223">
              <w:rPr>
                <w:i/>
              </w:rPr>
              <w:instrText xml:space="preserve"> REF _Ref292703344 \h  \* MERGEFORMAT </w:instrText>
            </w:r>
            <w:r w:rsidRPr="008B1223">
              <w:rPr>
                <w:i/>
              </w:rPr>
            </w:r>
            <w:r w:rsidRPr="008B1223">
              <w:rPr>
                <w:i/>
              </w:rPr>
              <w:fldChar w:fldCharType="separate"/>
            </w:r>
            <w:r w:rsidRPr="008B1223">
              <w:rPr>
                <w:i/>
              </w:rPr>
              <w:t>Concept_Group_Quality_Check</w:t>
            </w:r>
            <w:r w:rsidRPr="008B1223">
              <w:rPr>
                <w:i/>
              </w:rPr>
              <w:fldChar w:fldCharType="end"/>
            </w:r>
            <w:r>
              <w:rPr>
                <w:i/>
              </w:rPr>
              <w:t>.Checked_Date_Time</w:t>
            </w:r>
            <w:r>
              <w:rPr>
                <w:i/>
              </w:rPr>
              <w:br/>
            </w:r>
            <w:r>
              <w:t>+ ‘ by ‘</w:t>
            </w:r>
            <w:r>
              <w:br/>
              <w:t xml:space="preserve">+ </w:t>
            </w:r>
            <w:r>
              <w:rPr>
                <w:i/>
              </w:rPr>
              <w:t>Individual.</w:t>
            </w:r>
            <w:r>
              <w:t>(</w:t>
            </w:r>
            <w:r>
              <w:rPr>
                <w:i/>
              </w:rPr>
              <w:t xml:space="preserve">Forename </w:t>
            </w:r>
            <w:r>
              <w:t xml:space="preserve">| </w:t>
            </w:r>
            <w:r>
              <w:rPr>
                <w:i/>
              </w:rPr>
              <w:t>Initials</w:t>
            </w:r>
            <w:r>
              <w:t xml:space="preserve">) + </w:t>
            </w:r>
            <w:r>
              <w:rPr>
                <w:i/>
              </w:rPr>
              <w:t>Individual.Surname</w:t>
            </w:r>
          </w:p>
          <w:p w14:paraId="1A81E2BF" w14:textId="77777777" w:rsidR="00A67210" w:rsidRPr="00F75FC9" w:rsidRDefault="00A67210" w:rsidP="008B1223">
            <w:pPr>
              <w:pStyle w:val="TableRow"/>
            </w:pPr>
            <w:r>
              <w:t xml:space="preserve">Based on the </w:t>
            </w:r>
            <w:r w:rsidRPr="008B1223">
              <w:rPr>
                <w:i/>
              </w:rPr>
              <w:fldChar w:fldCharType="begin"/>
            </w:r>
            <w:r w:rsidRPr="008B1223">
              <w:rPr>
                <w:i/>
              </w:rPr>
              <w:instrText xml:space="preserve"> REF _Ref292703344 \h  \* MERGEFORMAT </w:instrText>
            </w:r>
            <w:r w:rsidRPr="008B1223">
              <w:rPr>
                <w:i/>
              </w:rPr>
            </w:r>
            <w:r w:rsidRPr="008B1223">
              <w:rPr>
                <w:i/>
              </w:rPr>
              <w:fldChar w:fldCharType="separate"/>
            </w:r>
            <w:r w:rsidRPr="008B1223">
              <w:rPr>
                <w:i/>
              </w:rPr>
              <w:t>Concept_Group_Quality_Check</w:t>
            </w:r>
            <w:r w:rsidRPr="008B1223">
              <w:rPr>
                <w:i/>
              </w:rPr>
              <w:fldChar w:fldCharType="end"/>
            </w:r>
            <w:r>
              <w:rPr>
                <w:i/>
              </w:rPr>
              <w:t xml:space="preserve"> </w:t>
            </w:r>
            <w:r>
              <w:t xml:space="preserve">record that has the latest value of </w:t>
            </w:r>
            <w:r>
              <w:rPr>
                <w:i/>
              </w:rPr>
              <w:t>Checked_Date_Time</w:t>
            </w:r>
            <w:r>
              <w:t xml:space="preserve"> for the concept group.</w:t>
            </w:r>
          </w:p>
          <w:p w14:paraId="03E47329" w14:textId="77777777" w:rsidR="00A67210" w:rsidRDefault="00A67210" w:rsidP="008B1223">
            <w:pPr>
              <w:pStyle w:val="TableRow"/>
            </w:pPr>
            <w:r>
              <w:t xml:space="preserve">Displays the details of the last time the concept group was marked as having been checked. </w:t>
            </w:r>
          </w:p>
          <w:p w14:paraId="6E22A117" w14:textId="77777777" w:rsidR="00A67210" w:rsidRPr="008B1223" w:rsidRDefault="00A67210" w:rsidP="003B3C88">
            <w:pPr>
              <w:pStyle w:val="TableRow"/>
            </w:pPr>
            <w:r>
              <w:t xml:space="preserve">If there is no such </w:t>
            </w:r>
            <w:r w:rsidRPr="008B1223">
              <w:rPr>
                <w:i/>
              </w:rPr>
              <w:fldChar w:fldCharType="begin"/>
            </w:r>
            <w:r w:rsidRPr="008B1223">
              <w:rPr>
                <w:i/>
              </w:rPr>
              <w:instrText xml:space="preserve"> REF _Ref292703344 \h  \* MERGEFORMAT </w:instrText>
            </w:r>
            <w:r w:rsidRPr="008B1223">
              <w:rPr>
                <w:i/>
              </w:rPr>
            </w:r>
            <w:r w:rsidRPr="008B1223">
              <w:rPr>
                <w:i/>
              </w:rPr>
              <w:fldChar w:fldCharType="separate"/>
            </w:r>
            <w:r w:rsidRPr="008B1223">
              <w:rPr>
                <w:i/>
              </w:rPr>
              <w:t>Concept_Group_Quality_Check</w:t>
            </w:r>
            <w:r w:rsidRPr="008B1223">
              <w:rPr>
                <w:i/>
              </w:rPr>
              <w:fldChar w:fldCharType="end"/>
            </w:r>
            <w:r>
              <w:t xml:space="preserve"> record then displays ‘This concept group has never been checked’.</w:t>
            </w:r>
          </w:p>
        </w:tc>
      </w:tr>
      <w:tr w:rsidR="00A67210" w14:paraId="479AFC4E"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E15507" w14:textId="77777777" w:rsidR="00A67210" w:rsidRDefault="00A67210">
            <w:pPr>
              <w:pStyle w:val="TableRow"/>
            </w:pPr>
            <w:r>
              <w:lastRenderedPageBreak/>
              <w:t>btnUpdate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87A4FE" w14:textId="77777777" w:rsidR="00A67210" w:rsidRDefault="00A67210">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D167A3" w14:textId="77777777" w:rsidR="00A67210" w:rsidRDefault="00A67210" w:rsidP="008B1223">
            <w:pPr>
              <w:pStyle w:val="TableRow"/>
            </w:pPr>
            <w:r>
              <w:t>‘Update’</w:t>
            </w:r>
          </w:p>
          <w:p w14:paraId="36819701" w14:textId="77777777" w:rsidR="00A67210" w:rsidRDefault="00A67210" w:rsidP="008B1223">
            <w:pPr>
              <w:pStyle w:val="TableRow"/>
            </w:pPr>
            <w:r>
              <w:t xml:space="preserve">When pressed, displays the confirmation prompt: “Are you sure you want to sign off the current state of this concept group?” with </w:t>
            </w:r>
            <w:r>
              <w:rPr>
                <w:b/>
              </w:rPr>
              <w:t>Yes</w:t>
            </w:r>
            <w:r>
              <w:t xml:space="preserve"> and </w:t>
            </w:r>
            <w:r>
              <w:rPr>
                <w:b/>
              </w:rPr>
              <w:t>No</w:t>
            </w:r>
            <w:r>
              <w:t xml:space="preserve"> buttons. </w:t>
            </w:r>
          </w:p>
          <w:p w14:paraId="248AE373" w14:textId="77777777" w:rsidR="00A67210" w:rsidRDefault="00A67210" w:rsidP="008B1223">
            <w:pPr>
              <w:pStyle w:val="TableRow"/>
            </w:pPr>
            <w:r>
              <w:t xml:space="preserve">If the user presses the </w:t>
            </w:r>
            <w:r>
              <w:rPr>
                <w:b/>
              </w:rPr>
              <w:t>Yes</w:t>
            </w:r>
            <w:r>
              <w:t xml:space="preserve"> button then:</w:t>
            </w:r>
          </w:p>
          <w:p w14:paraId="7F447456" w14:textId="77777777" w:rsidR="00A67210" w:rsidRDefault="00A67210" w:rsidP="00EC7C5D">
            <w:pPr>
              <w:pStyle w:val="TableRow"/>
              <w:numPr>
                <w:ilvl w:val="0"/>
                <w:numId w:val="29"/>
              </w:numPr>
            </w:pPr>
            <w:r>
              <w:t xml:space="preserve">Inserts a </w:t>
            </w:r>
            <w:r w:rsidRPr="008B1223">
              <w:rPr>
                <w:i/>
              </w:rPr>
              <w:fldChar w:fldCharType="begin"/>
            </w:r>
            <w:r w:rsidRPr="008B1223">
              <w:rPr>
                <w:i/>
              </w:rPr>
              <w:instrText xml:space="preserve"> REF _Ref292703344 \h  \* MERGEFORMAT </w:instrText>
            </w:r>
            <w:r w:rsidRPr="008B1223">
              <w:rPr>
                <w:i/>
              </w:rPr>
            </w:r>
            <w:r w:rsidRPr="008B1223">
              <w:rPr>
                <w:i/>
              </w:rPr>
              <w:fldChar w:fldCharType="separate"/>
            </w:r>
            <w:r w:rsidRPr="008B1223">
              <w:rPr>
                <w:i/>
              </w:rPr>
              <w:t>Concept_Group_Quality_Check</w:t>
            </w:r>
            <w:r w:rsidRPr="008B1223">
              <w:rPr>
                <w:i/>
              </w:rPr>
              <w:fldChar w:fldCharType="end"/>
            </w:r>
            <w:r>
              <w:t xml:space="preserve"> for the concept, with </w:t>
            </w:r>
            <w:r>
              <w:rPr>
                <w:i/>
              </w:rPr>
              <w:t>Checked_Date_Time</w:t>
            </w:r>
            <w:r>
              <w:t xml:space="preserve"> equal to the current date and time, and </w:t>
            </w:r>
            <w:r>
              <w:rPr>
                <w:i/>
              </w:rPr>
              <w:t>Checked_By_User_Key</w:t>
            </w:r>
            <w:r>
              <w:t xml:space="preserve"> identifying the current user</w:t>
            </w:r>
          </w:p>
          <w:p w14:paraId="003004FA" w14:textId="77777777" w:rsidR="00A67210" w:rsidRDefault="00A67210" w:rsidP="00EC7C5D">
            <w:pPr>
              <w:pStyle w:val="TableRow"/>
              <w:numPr>
                <w:ilvl w:val="0"/>
                <w:numId w:val="29"/>
              </w:numPr>
            </w:pPr>
            <w:r>
              <w:t>Updates lblLastCheckedDetails</w:t>
            </w:r>
          </w:p>
          <w:p w14:paraId="4D3B9681" w14:textId="77777777" w:rsidR="00A67210" w:rsidRPr="003B3C88" w:rsidRDefault="00A67210" w:rsidP="00EC7C5D">
            <w:pPr>
              <w:pStyle w:val="TableRow"/>
              <w:numPr>
                <w:ilvl w:val="0"/>
                <w:numId w:val="29"/>
              </w:numPr>
            </w:pPr>
            <w:r>
              <w:t>Enables btnHistory if necessary</w:t>
            </w:r>
          </w:p>
          <w:p w14:paraId="0209A8BD" w14:textId="77777777" w:rsidR="00A67210" w:rsidRPr="008B1223" w:rsidRDefault="00A67210" w:rsidP="008B1223">
            <w:pPr>
              <w:pStyle w:val="TableRow"/>
            </w:pPr>
            <w:r>
              <w:t>Displayed inline with lblLastCheckedDetails.</w:t>
            </w:r>
          </w:p>
        </w:tc>
      </w:tr>
      <w:tr w:rsidR="00A67210" w14:paraId="49949BDB" w14:textId="77777777" w:rsidTr="00A67210">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CE052C" w14:textId="77777777" w:rsidR="00A67210" w:rsidRDefault="00A67210">
            <w:pPr>
              <w:pStyle w:val="TableRow"/>
            </w:pPr>
            <w:r>
              <w:t>btnHistory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DA92261" w14:textId="77777777" w:rsidR="00A67210" w:rsidRDefault="00A67210">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98C253" w14:textId="77777777" w:rsidR="00A67210" w:rsidRDefault="00A67210" w:rsidP="008B1223">
            <w:pPr>
              <w:pStyle w:val="TableRow"/>
            </w:pPr>
            <w:r>
              <w:t>‘History’</w:t>
            </w:r>
          </w:p>
          <w:p w14:paraId="2B63B0E3" w14:textId="77777777" w:rsidR="00A67210" w:rsidRDefault="00A67210" w:rsidP="008B1223">
            <w:pPr>
              <w:pStyle w:val="TableRow"/>
            </w:pPr>
            <w:r>
              <w:t xml:space="preserve">Opens the </w:t>
            </w:r>
            <w:r>
              <w:rPr>
                <w:highlight w:val="yellow"/>
              </w:rPr>
              <w:fldChar w:fldCharType="begin"/>
            </w:r>
            <w:r>
              <w:instrText xml:space="preserve"> REF _Ref292718698 \h </w:instrText>
            </w:r>
            <w:r>
              <w:rPr>
                <w:highlight w:val="yellow"/>
              </w:rPr>
            </w:r>
            <w:r>
              <w:rPr>
                <w:highlight w:val="yellow"/>
              </w:rPr>
              <w:fldChar w:fldCharType="separate"/>
            </w:r>
            <w:r>
              <w:t>Concept Group Quality Check History dialog</w:t>
            </w:r>
            <w:r>
              <w:rPr>
                <w:highlight w:val="yellow"/>
              </w:rPr>
              <w:fldChar w:fldCharType="end"/>
            </w:r>
            <w:r>
              <w:t xml:space="preserve"> for the concept group.</w:t>
            </w:r>
          </w:p>
          <w:p w14:paraId="2A85B9ED" w14:textId="77777777" w:rsidR="00A67210" w:rsidRDefault="00A67210" w:rsidP="00EC7C5D">
            <w:pPr>
              <w:pStyle w:val="TableRow"/>
            </w:pPr>
            <w:r>
              <w:t xml:space="preserve">Disabled if there are no </w:t>
            </w:r>
            <w:r>
              <w:rPr>
                <w:i/>
              </w:rPr>
              <w:t>Concept_Group_Quality_Check</w:t>
            </w:r>
            <w:r>
              <w:t xml:space="preserve"> records for the concept group.</w:t>
            </w:r>
          </w:p>
          <w:p w14:paraId="673A7B2F" w14:textId="77777777" w:rsidR="00A67210" w:rsidRPr="00EC7C5D" w:rsidRDefault="00A67210" w:rsidP="00EC7C5D">
            <w:pPr>
              <w:pStyle w:val="TableRow"/>
              <w:rPr>
                <w:i/>
              </w:rPr>
            </w:pPr>
            <w:r>
              <w:t>Displayed inline with lblLastCheckedDetails.</w:t>
            </w:r>
          </w:p>
        </w:tc>
      </w:tr>
    </w:tbl>
    <w:p w14:paraId="652BFBF8" w14:textId="77777777" w:rsidR="005853E1" w:rsidRDefault="005853E1" w:rsidP="005853E1"/>
    <w:p w14:paraId="636E4A02" w14:textId="77777777" w:rsidR="005853E1" w:rsidRDefault="005853E1" w:rsidP="00CC6B4D">
      <w:pPr>
        <w:pStyle w:val="Heading4"/>
        <w:numPr>
          <w:ilvl w:val="3"/>
          <w:numId w:val="4"/>
        </w:numPr>
        <w:tabs>
          <w:tab w:val="left" w:pos="720"/>
        </w:tabs>
      </w:pPr>
      <w:bookmarkStart w:id="652" w:name="_Toc292878972"/>
      <w:r>
        <w:lastRenderedPageBreak/>
        <w:t>Concept group version details screen</w:t>
      </w:r>
      <w:bookmarkEnd w:id="652"/>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AFD63D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91A24AB" w14:textId="77777777" w:rsidR="005853E1" w:rsidRDefault="005853E1">
            <w:pPr>
              <w:pStyle w:val="TableTitle"/>
            </w:pPr>
            <w:r>
              <w:t>Window Name: TfraConceptGroupVersion</w:t>
            </w:r>
          </w:p>
        </w:tc>
      </w:tr>
      <w:tr w:rsidR="005853E1" w14:paraId="40431F7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5EC70B9"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AAD2A78" w14:textId="77777777" w:rsidR="005853E1" w:rsidRDefault="005853E1">
            <w:pPr>
              <w:pStyle w:val="TableRow"/>
              <w:keepNext/>
              <w:jc w:val="both"/>
            </w:pPr>
            <w:r>
              <w:rPr>
                <w:b/>
              </w:rPr>
              <w:t>Unit File Name</w:t>
            </w:r>
            <w:r>
              <w:t>: ConceptGroupVersion.pas</w:t>
            </w:r>
          </w:p>
        </w:tc>
      </w:tr>
      <w:tr w:rsidR="005853E1" w14:paraId="110E285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A1A6128" w14:textId="77777777" w:rsidR="005853E1" w:rsidRDefault="005853E1">
            <w:pPr>
              <w:pStyle w:val="TableRow"/>
              <w:keepNext/>
            </w:pPr>
            <w:r>
              <w:rPr>
                <w:b/>
              </w:rPr>
              <w:t>Entities</w:t>
            </w:r>
            <w:r>
              <w:t>: Entities defined in embedded tabs</w:t>
            </w:r>
          </w:p>
        </w:tc>
      </w:tr>
      <w:tr w:rsidR="005853E1" w14:paraId="68221DC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2DEE76" w14:textId="77777777" w:rsidR="005853E1" w:rsidRDefault="005853E1">
            <w:pPr>
              <w:pStyle w:val="TableRow"/>
              <w:keepNext/>
            </w:pPr>
            <w:r>
              <w:rPr>
                <w:b/>
              </w:rPr>
              <w:t>Calls</w:t>
            </w:r>
            <w:r>
              <w:t>: Concept group version General tab control, Sources tab page control, Metadata tab control</w:t>
            </w:r>
          </w:p>
        </w:tc>
      </w:tr>
      <w:tr w:rsidR="005853E1" w14:paraId="07C1D29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FDE21C0" w14:textId="77777777" w:rsidR="005853E1" w:rsidRDefault="005853E1">
            <w:pPr>
              <w:pStyle w:val="TableRow"/>
              <w:keepNext/>
            </w:pPr>
            <w:r>
              <w:rPr>
                <w:b/>
              </w:rPr>
              <w:t>Returns</w:t>
            </w:r>
            <w:r>
              <w:t xml:space="preserve"> </w:t>
            </w:r>
            <w:r>
              <w:rPr>
                <w:b/>
              </w:rPr>
              <w:t>To</w:t>
            </w:r>
            <w:r>
              <w:t>: None</w:t>
            </w:r>
          </w:p>
        </w:tc>
      </w:tr>
      <w:tr w:rsidR="005853E1" w14:paraId="2DAE24B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1B9A149" w14:textId="77777777" w:rsidR="005853E1" w:rsidRDefault="005853E1">
            <w:pPr>
              <w:pStyle w:val="TableRow"/>
              <w:keepNext/>
            </w:pPr>
            <w:r>
              <w:rPr>
                <w:b/>
              </w:rPr>
              <w:t>Description</w:t>
            </w:r>
            <w:r>
              <w:t>: Details page control for viewing and editing a concept group version.  This frame consists of an empty tab control onto which the following tabs are embedded in this order: TfraConceptGroupVersionGeneral, TfraMetadata, TfraSources.</w:t>
            </w:r>
          </w:p>
          <w:p w14:paraId="396D359A" w14:textId="77777777" w:rsidR="005853E1" w:rsidRDefault="005853E1">
            <w:pPr>
              <w:pStyle w:val="TableRow"/>
              <w:keepNext/>
            </w:pPr>
            <w:r>
              <w:t>TfraMetadata is linked to the Concept_Group_Version table.</w:t>
            </w:r>
          </w:p>
        </w:tc>
      </w:tr>
    </w:tbl>
    <w:p w14:paraId="0CC47806" w14:textId="77777777" w:rsidR="005853E1" w:rsidRDefault="005853E1" w:rsidP="005853E1"/>
    <w:p w14:paraId="683D4057" w14:textId="77777777" w:rsidR="005853E1" w:rsidRDefault="005853E1" w:rsidP="00CC6B4D">
      <w:pPr>
        <w:pStyle w:val="Heading4"/>
        <w:numPr>
          <w:ilvl w:val="3"/>
          <w:numId w:val="4"/>
        </w:numPr>
        <w:tabs>
          <w:tab w:val="left" w:pos="720"/>
        </w:tabs>
      </w:pPr>
      <w:bookmarkStart w:id="653" w:name="_Toc292878973"/>
      <w:r>
        <w:t>Concept group version General tab control</w:t>
      </w:r>
      <w:bookmarkEnd w:id="653"/>
    </w:p>
    <w:p w14:paraId="10DA325C" w14:textId="323771A0" w:rsidR="005853E1" w:rsidRDefault="005550DB" w:rsidP="005853E1">
      <w:pPr>
        <w:jc w:val="center"/>
        <w:rPr>
          <w:lang w:val="en-US"/>
        </w:rPr>
      </w:pPr>
      <w:r>
        <w:rPr>
          <w:noProof/>
          <w:lang w:eastAsia="en-GB"/>
        </w:rPr>
        <w:drawing>
          <wp:inline distT="0" distB="0" distL="0" distR="0" wp14:anchorId="074EF127" wp14:editId="4B3B04E4">
            <wp:extent cx="2724150" cy="1847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24150" cy="1847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020FDBA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DCAA45A" w14:textId="77777777" w:rsidR="005853E1" w:rsidRDefault="005853E1">
            <w:pPr>
              <w:pStyle w:val="TableTitle"/>
            </w:pPr>
            <w:r>
              <w:t>Window Name: TfraConceptGroupVersionGeneral</w:t>
            </w:r>
          </w:p>
        </w:tc>
      </w:tr>
      <w:tr w:rsidR="005853E1" w14:paraId="7A5096ED"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569552E"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4F58734" w14:textId="77777777" w:rsidR="005853E1" w:rsidRDefault="005853E1" w:rsidP="006776D3">
            <w:pPr>
              <w:pStyle w:val="TableRow"/>
              <w:keepNext/>
            </w:pPr>
            <w:r>
              <w:rPr>
                <w:b/>
              </w:rPr>
              <w:t>Unit File Name</w:t>
            </w:r>
            <w:r>
              <w:t>: ConceptGroupVersionGeneral.pas</w:t>
            </w:r>
          </w:p>
        </w:tc>
      </w:tr>
      <w:tr w:rsidR="005853E1" w14:paraId="1F65ABF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BAF56B" w14:textId="77777777" w:rsidR="005853E1" w:rsidRDefault="005853E1">
            <w:pPr>
              <w:pStyle w:val="TableRow"/>
              <w:keepNext/>
            </w:pPr>
            <w:r>
              <w:rPr>
                <w:b/>
              </w:rPr>
              <w:t>Entities</w:t>
            </w:r>
            <w:r>
              <w:t>: Concept_Group_Version</w:t>
            </w:r>
          </w:p>
        </w:tc>
      </w:tr>
      <w:tr w:rsidR="005853E1" w14:paraId="2C18019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A82EF03" w14:textId="77777777" w:rsidR="005853E1" w:rsidRDefault="005853E1">
            <w:pPr>
              <w:pStyle w:val="TableRow"/>
              <w:keepNext/>
            </w:pPr>
            <w:r>
              <w:rPr>
                <w:b/>
              </w:rPr>
              <w:t>Calls</w:t>
            </w:r>
            <w:r>
              <w:t>: None</w:t>
            </w:r>
          </w:p>
        </w:tc>
      </w:tr>
      <w:tr w:rsidR="005853E1" w14:paraId="7EA803F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0030372" w14:textId="77777777" w:rsidR="005853E1" w:rsidRDefault="005853E1">
            <w:pPr>
              <w:pStyle w:val="TableRow"/>
              <w:keepNext/>
            </w:pPr>
            <w:r>
              <w:rPr>
                <w:b/>
              </w:rPr>
              <w:t>Returns</w:t>
            </w:r>
            <w:r>
              <w:t xml:space="preserve"> </w:t>
            </w:r>
            <w:r>
              <w:rPr>
                <w:b/>
              </w:rPr>
              <w:t>To</w:t>
            </w:r>
            <w:r>
              <w:t>: None</w:t>
            </w:r>
          </w:p>
        </w:tc>
      </w:tr>
      <w:tr w:rsidR="005853E1" w14:paraId="207AD54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EAD113C" w14:textId="77777777" w:rsidR="005853E1" w:rsidRDefault="005853E1">
            <w:pPr>
              <w:pStyle w:val="TableRow"/>
              <w:keepNext/>
            </w:pPr>
            <w:r>
              <w:rPr>
                <w:b/>
              </w:rPr>
              <w:t>Description</w:t>
            </w:r>
            <w:r>
              <w:t>: General tab page allowing the details of a concept group version to be viewed and edited.</w:t>
            </w:r>
          </w:p>
        </w:tc>
      </w:tr>
    </w:tbl>
    <w:p w14:paraId="2355049F"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6626AAA2"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F9F1CF5" w14:textId="77777777" w:rsidR="005853E1" w:rsidRDefault="005853E1">
            <w:pPr>
              <w:pStyle w:val="TableTitle"/>
            </w:pPr>
            <w:r>
              <w:lastRenderedPageBreak/>
              <w:t>Window Controls</w:t>
            </w:r>
          </w:p>
        </w:tc>
      </w:tr>
      <w:tr w:rsidR="005853E1" w14:paraId="1848B41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6CFB90"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FBC70A"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D0F8AB2" w14:textId="77777777" w:rsidR="005853E1" w:rsidRDefault="005853E1">
            <w:pPr>
              <w:pStyle w:val="TableColumnTitles"/>
              <w:keepNext/>
            </w:pPr>
            <w:r>
              <w:rPr>
                <w:i/>
              </w:rPr>
              <w:t>Attribute</w:t>
            </w:r>
            <w:r>
              <w:t xml:space="preserve"> Action</w:t>
            </w:r>
          </w:p>
        </w:tc>
      </w:tr>
      <w:tr w:rsidR="005853E1" w14:paraId="52F732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32BA7E" w14:textId="77777777" w:rsidR="005853E1" w:rsidRDefault="005853E1">
            <w:pPr>
              <w:pStyle w:val="TableRow"/>
            </w:pPr>
            <w:r>
              <w:t>eVersionNumber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293437"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0C4DD8D" w14:textId="77777777" w:rsidR="005853E1" w:rsidRDefault="005853E1">
            <w:pPr>
              <w:pStyle w:val="TableRow"/>
              <w:rPr>
                <w:i/>
              </w:rPr>
            </w:pPr>
            <w:r>
              <w:rPr>
                <w:i/>
              </w:rPr>
              <w:t>Concept_Group_Version.Version</w:t>
            </w:r>
          </w:p>
          <w:p w14:paraId="1B742D36" w14:textId="77777777" w:rsidR="005853E1" w:rsidRDefault="005853E1">
            <w:pPr>
              <w:pStyle w:val="TableRow"/>
            </w:pPr>
            <w:r>
              <w:t>Displays and allows editing of the concept group version's version number.  Free text up to 100 characters. Mandatory.</w:t>
            </w:r>
          </w:p>
        </w:tc>
      </w:tr>
      <w:tr w:rsidR="005853E1" w14:paraId="5E698D8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69B048" w14:textId="77777777" w:rsidR="005853E1" w:rsidRDefault="005853E1">
            <w:pPr>
              <w:pStyle w:val="TableRow"/>
            </w:pPr>
            <w:r>
              <w:t>eDateFrom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9CBE2F" w14:textId="77777777" w:rsidR="005853E1" w:rsidRDefault="005853E1">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38C6A7" w14:textId="77777777" w:rsidR="005853E1" w:rsidRDefault="005853E1">
            <w:pPr>
              <w:pStyle w:val="TableRow"/>
              <w:rPr>
                <w:i/>
              </w:rPr>
            </w:pPr>
            <w:r>
              <w:rPr>
                <w:i/>
              </w:rPr>
              <w:t>Concept_Group_Version.From_Vague_Date_Start, Concept_Group_Version.From_Vague_Date_End, Concept_Group_Version.From_Vague_Date_Type</w:t>
            </w:r>
          </w:p>
          <w:p w14:paraId="3E29A346" w14:textId="77777777" w:rsidR="005853E1" w:rsidRDefault="005853E1">
            <w:pPr>
              <w:pStyle w:val="TableRow"/>
            </w:pPr>
            <w:r>
              <w:t>Displays and allows editing of the concept group version's applicability start date.  Mandatory, vague date.</w:t>
            </w:r>
          </w:p>
        </w:tc>
      </w:tr>
      <w:tr w:rsidR="005853E1" w14:paraId="2D76B9D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2670009" w14:textId="77777777" w:rsidR="005853E1" w:rsidRDefault="005853E1">
            <w:pPr>
              <w:pStyle w:val="TableRow"/>
            </w:pPr>
            <w:r>
              <w:t>eDateTo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4790F25" w14:textId="77777777" w:rsidR="005853E1" w:rsidRDefault="005853E1">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46C8ED" w14:textId="77777777" w:rsidR="005853E1" w:rsidRDefault="005853E1">
            <w:pPr>
              <w:pStyle w:val="TableRow"/>
              <w:rPr>
                <w:i/>
              </w:rPr>
            </w:pPr>
            <w:r>
              <w:rPr>
                <w:i/>
              </w:rPr>
              <w:t>Concept_Group_Version.To_Vague_Date_Start, Concept_Group_Version.To_Vague_Date_End, Concept_Group_Version.To_Vague_Date_Type</w:t>
            </w:r>
          </w:p>
          <w:p w14:paraId="4D96CE57" w14:textId="77777777" w:rsidR="005853E1" w:rsidRDefault="005853E1">
            <w:pPr>
              <w:pStyle w:val="TableRow"/>
            </w:pPr>
            <w:r>
              <w:t>Displays and allows editing of the concept group version's applicability end date.  Vague date.</w:t>
            </w:r>
          </w:p>
        </w:tc>
      </w:tr>
      <w:tr w:rsidR="005853E1" w14:paraId="7ED2F06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EC39271" w14:textId="77777777" w:rsidR="005853E1" w:rsidRDefault="005853E1">
            <w:pPr>
              <w:pStyle w:val="TableRow"/>
            </w:pPr>
            <w:r>
              <w:t>eDateAcquired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D5DB21" w14:textId="77777777" w:rsidR="005853E1" w:rsidRDefault="005853E1">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447845" w14:textId="77777777" w:rsidR="005853E1" w:rsidRPr="0074144F" w:rsidRDefault="005853E1">
            <w:pPr>
              <w:pStyle w:val="TableRow"/>
              <w:rPr>
                <w:i/>
              </w:rPr>
            </w:pPr>
            <w:r w:rsidRPr="0074144F">
              <w:rPr>
                <w:i/>
              </w:rPr>
              <w:t>Concept_Group_Version.Acq_Vague_Date_Start, Concept_Group_Version.Acq_Vague_Date_End, Concept_Group_Version.Acq_Vague_Date_Type</w:t>
            </w:r>
          </w:p>
          <w:p w14:paraId="2FC6F5DD" w14:textId="77777777" w:rsidR="005853E1" w:rsidRDefault="005853E1">
            <w:pPr>
              <w:pStyle w:val="TableRow"/>
            </w:pPr>
            <w:r>
              <w:t>Displays and allows editing of the concept group version's date of acquisition.  Mandatory, vague date.</w:t>
            </w:r>
          </w:p>
        </w:tc>
      </w:tr>
      <w:tr w:rsidR="005853E1" w14:paraId="4FE8D0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D5EA14C" w14:textId="77777777" w:rsidR="005853E1" w:rsidRDefault="005853E1">
            <w:pPr>
              <w:pStyle w:val="TableRow"/>
            </w:pPr>
            <w:r>
              <w:t>eUrl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25ECBD5"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BE8184" w14:textId="77777777" w:rsidR="005853E1" w:rsidRDefault="005853E1">
            <w:pPr>
              <w:pStyle w:val="TableRow"/>
              <w:rPr>
                <w:i/>
              </w:rPr>
            </w:pPr>
            <w:r>
              <w:rPr>
                <w:i/>
              </w:rPr>
              <w:t>Concept_Group_Version.Url</w:t>
            </w:r>
          </w:p>
          <w:p w14:paraId="1C7BAEAD" w14:textId="77777777" w:rsidR="005853E1" w:rsidRDefault="005853E1">
            <w:pPr>
              <w:pStyle w:val="TableRow"/>
            </w:pPr>
            <w:r>
              <w:t>Displays and allows editing of the concept group version's Url reference.</w:t>
            </w:r>
          </w:p>
        </w:tc>
      </w:tr>
      <w:tr w:rsidR="005853E1" w14:paraId="6A4A1AE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A40923" w14:textId="77777777" w:rsidR="005853E1" w:rsidRDefault="005853E1">
            <w:pPr>
              <w:pStyle w:val="TableRow"/>
            </w:pPr>
            <w:r>
              <w:t>btnUrlGo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CFF52E9"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A1CB49F" w14:textId="77777777" w:rsidR="005853E1" w:rsidRDefault="005853E1">
            <w:pPr>
              <w:pStyle w:val="TableRow"/>
            </w:pPr>
            <w:r>
              <w:t xml:space="preserve">Allows the user to jump to the Url specified in eUrl if eUrl is </w:t>
            </w:r>
            <w:r w:rsidR="00EA7749">
              <w:t xml:space="preserve">not </w:t>
            </w:r>
            <w:r>
              <w:t>empty.  Cursor is set to a hand pointer when over this control.</w:t>
            </w:r>
          </w:p>
        </w:tc>
      </w:tr>
    </w:tbl>
    <w:p w14:paraId="37F68295" w14:textId="77777777" w:rsidR="005853E1" w:rsidRDefault="005853E1" w:rsidP="005853E1"/>
    <w:p w14:paraId="06FC5B3C" w14:textId="77777777" w:rsidR="005853E1" w:rsidRDefault="005853E1" w:rsidP="00CC6B4D">
      <w:pPr>
        <w:pStyle w:val="Heading4"/>
        <w:numPr>
          <w:ilvl w:val="3"/>
          <w:numId w:val="4"/>
        </w:numPr>
        <w:tabs>
          <w:tab w:val="left" w:pos="720"/>
        </w:tabs>
      </w:pPr>
      <w:bookmarkStart w:id="654" w:name="_Ref270597110"/>
      <w:bookmarkStart w:id="655" w:name="_Ref271558670"/>
      <w:bookmarkStart w:id="656" w:name="_Ref274821464"/>
      <w:bookmarkStart w:id="657" w:name="_Toc292878974"/>
      <w:r>
        <w:lastRenderedPageBreak/>
        <w:t>Concepts MDI child screen</w:t>
      </w:r>
      <w:bookmarkEnd w:id="654"/>
      <w:bookmarkEnd w:id="655"/>
      <w:bookmarkEnd w:id="656"/>
      <w:bookmarkEnd w:id="657"/>
    </w:p>
    <w:p w14:paraId="1A44BCC1" w14:textId="1B0F7750" w:rsidR="005853E1" w:rsidRDefault="005550DB" w:rsidP="005853E1">
      <w:r>
        <w:rPr>
          <w:noProof/>
          <w:lang w:eastAsia="en-GB"/>
        </w:rPr>
        <w:drawing>
          <wp:inline distT="0" distB="0" distL="0" distR="0" wp14:anchorId="7A8620BC" wp14:editId="4570FFBB">
            <wp:extent cx="5267325" cy="28384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4B0FC0F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A09F52E" w14:textId="77777777" w:rsidR="005853E1" w:rsidRDefault="005853E1">
            <w:pPr>
              <w:pStyle w:val="TableTitle"/>
            </w:pPr>
            <w:r>
              <w:lastRenderedPageBreak/>
              <w:t>Window Name: TfrmConceptOrganiser</w:t>
            </w:r>
          </w:p>
        </w:tc>
      </w:tr>
      <w:tr w:rsidR="005853E1" w:rsidRPr="00A104CD" w14:paraId="5703153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66AF370" w14:textId="77777777" w:rsidR="005853E1" w:rsidRDefault="005853E1">
            <w:pPr>
              <w:pStyle w:val="TableRow"/>
              <w:keepNext/>
              <w:jc w:val="both"/>
            </w:pPr>
            <w:r>
              <w:rPr>
                <w:b/>
              </w:rPr>
              <w:t>Inherits</w:t>
            </w:r>
            <w:r>
              <w:t>:  TBaseMDIChildEditor</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009E781" w14:textId="77777777" w:rsidR="005853E1" w:rsidRPr="00A104CD" w:rsidRDefault="005853E1">
            <w:pPr>
              <w:pStyle w:val="TableRow"/>
              <w:keepNext/>
              <w:jc w:val="both"/>
              <w:rPr>
                <w:lang w:val="fr-FR"/>
              </w:rPr>
            </w:pPr>
            <w:r w:rsidRPr="00A104CD">
              <w:rPr>
                <w:b/>
                <w:lang w:val="fr-FR"/>
              </w:rPr>
              <w:t>Unit File Name</w:t>
            </w:r>
            <w:r w:rsidRPr="00A104CD">
              <w:rPr>
                <w:lang w:val="fr-FR"/>
              </w:rPr>
              <w:t>: ConceptOrganiser.pas</w:t>
            </w:r>
          </w:p>
        </w:tc>
      </w:tr>
      <w:tr w:rsidR="005853E1" w14:paraId="4A08CDC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5167D3" w14:textId="77777777" w:rsidR="005853E1" w:rsidRDefault="005853E1">
            <w:pPr>
              <w:pStyle w:val="TableRow"/>
              <w:keepNext/>
            </w:pPr>
            <w:r>
              <w:rPr>
                <w:b/>
              </w:rPr>
              <w:t>Entities</w:t>
            </w:r>
            <w:r>
              <w:t>: Defined in embedded controls</w:t>
            </w:r>
          </w:p>
        </w:tc>
      </w:tr>
      <w:tr w:rsidR="005853E1" w14:paraId="4C013C8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ECA8FF3" w14:textId="77777777" w:rsidR="005853E1" w:rsidRDefault="005853E1">
            <w:pPr>
              <w:pStyle w:val="TableRow"/>
              <w:keepNext/>
            </w:pPr>
            <w:r>
              <w:rPr>
                <w:b/>
              </w:rPr>
              <w:t>Calls</w:t>
            </w:r>
            <w:r>
              <w:t>: Concept and related details screen</w:t>
            </w:r>
          </w:p>
        </w:tc>
      </w:tr>
      <w:tr w:rsidR="005853E1" w14:paraId="21A9C18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67B4242" w14:textId="77777777" w:rsidR="005853E1" w:rsidRDefault="005853E1">
            <w:pPr>
              <w:pStyle w:val="TableRow"/>
              <w:keepNext/>
            </w:pPr>
            <w:r>
              <w:rPr>
                <w:b/>
              </w:rPr>
              <w:t>Returns</w:t>
            </w:r>
            <w:r>
              <w:t xml:space="preserve"> </w:t>
            </w:r>
            <w:r>
              <w:rPr>
                <w:b/>
              </w:rPr>
              <w:t>To</w:t>
            </w:r>
            <w:r>
              <w:t>: Thesaurus editor main screen</w:t>
            </w:r>
          </w:p>
        </w:tc>
      </w:tr>
      <w:tr w:rsidR="005853E1" w14:paraId="119FCFA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734DCA" w14:textId="77777777" w:rsidR="005853E1" w:rsidRDefault="005853E1">
            <w:pPr>
              <w:pStyle w:val="TableRow"/>
              <w:keepNext/>
            </w:pPr>
            <w:r>
              <w:rPr>
                <w:b/>
              </w:rPr>
              <w:lastRenderedPageBreak/>
              <w:t>Description</w:t>
            </w:r>
            <w:r>
              <w:t>: MDI child screen that allows concepts to be created, edited and organised into concept groups.</w:t>
            </w:r>
          </w:p>
          <w:p w14:paraId="4A7BF2C2" w14:textId="77777777" w:rsidR="0079193E" w:rsidRDefault="0079193E">
            <w:pPr>
              <w:pStyle w:val="TableRow"/>
              <w:keepNext/>
            </w:pPr>
            <w:r>
              <w:t xml:space="preserve">The popup menu items documented below </w:t>
            </w:r>
            <w:r w:rsidR="0061195B">
              <w:t xml:space="preserve">and names pmNode… </w:t>
            </w:r>
            <w:r>
              <w:t>are available from the treeview in addition to those declared within the Thesaurus Navigator frame.</w:t>
            </w:r>
            <w:r w:rsidR="0061195B">
              <w:t xml:space="preserve">  The popup menu items below named pmAdd… are available from the Add menu button.</w:t>
            </w:r>
          </w:p>
          <w:p w14:paraId="101CD50C" w14:textId="77777777" w:rsidR="00EA682F" w:rsidRDefault="00EA682F">
            <w:pPr>
              <w:pStyle w:val="TableRow"/>
              <w:keepNext/>
            </w:pPr>
            <w:r>
              <w:t>Concept deletion is managed in a specific manner if any of the following cases are true:</w:t>
            </w:r>
          </w:p>
          <w:p w14:paraId="3D25D54C" w14:textId="77777777" w:rsidR="00690F46" w:rsidRDefault="00690F46" w:rsidP="00EA682F">
            <w:pPr>
              <w:pStyle w:val="TableRow"/>
              <w:keepNext/>
              <w:numPr>
                <w:ilvl w:val="0"/>
                <w:numId w:val="38"/>
              </w:numPr>
            </w:pPr>
            <w:r>
              <w:t>When a deletion attempt fails because of a referential integrity problem due to the concept being related to an occurrence via a determination (Determination.Concept_Key = Concept.Concept_Key where Determination.Occurence_Key is not NULL)</w:t>
            </w:r>
          </w:p>
          <w:p w14:paraId="6F749754" w14:textId="77777777" w:rsidR="00EA682F" w:rsidRDefault="00EA682F" w:rsidP="00EA682F">
            <w:pPr>
              <w:pStyle w:val="TableRow"/>
              <w:keepNext/>
              <w:numPr>
                <w:ilvl w:val="0"/>
                <w:numId w:val="38"/>
              </w:numPr>
            </w:pPr>
            <w:r>
              <w:t>When a deletion attempt fails because of a referential integrity problem (for example when the concept is referred to by a determination).</w:t>
            </w:r>
          </w:p>
          <w:p w14:paraId="66DE5FBC" w14:textId="77777777" w:rsidR="00EA682F" w:rsidRDefault="00EA682F" w:rsidP="00EA682F">
            <w:pPr>
              <w:pStyle w:val="TableRow"/>
              <w:keepNext/>
              <w:numPr>
                <w:ilvl w:val="0"/>
                <w:numId w:val="38"/>
              </w:numPr>
            </w:pPr>
            <w:r>
              <w:t>When the concept was entered in a previous session</w:t>
            </w:r>
            <w:r w:rsidR="00052EDA">
              <w:t xml:space="preserve"> and the option to log deletes to a file is enabled.</w:t>
            </w:r>
          </w:p>
          <w:p w14:paraId="7C0B90A0" w14:textId="77777777" w:rsidR="00EA682F" w:rsidRDefault="00EA682F" w:rsidP="00EA682F">
            <w:pPr>
              <w:pStyle w:val="TableRow"/>
              <w:keepNext/>
            </w:pPr>
            <w:r>
              <w:t>Deletion proceeds as normal (with a confirmation prompt only) if the concept was entered in the current session and can be deleted without referential integrity problems.</w:t>
            </w:r>
          </w:p>
          <w:p w14:paraId="62B84874" w14:textId="77777777" w:rsidR="00690F46" w:rsidRDefault="00690F46" w:rsidP="00EA682F">
            <w:pPr>
              <w:pStyle w:val="TableRow"/>
              <w:keepNext/>
            </w:pPr>
            <w:r>
              <w:t>In the first case</w:t>
            </w:r>
            <w:r w:rsidR="00CA0307">
              <w:t xml:space="preserve"> listed above</w:t>
            </w:r>
            <w:r>
              <w:t>, the message ‘The concept cannot be deleted because it</w:t>
            </w:r>
            <w:r w:rsidR="00DC5622">
              <w:t xml:space="preserve"> is used in the determinations of one or more occurrences. Would you like to save an external filter file identifying the associated samples?’ </w:t>
            </w:r>
            <w:r w:rsidR="007D2E7E">
              <w:t xml:space="preserve">is displayed </w:t>
            </w:r>
            <w:r w:rsidR="00DC5622">
              <w:t>with ‘</w:t>
            </w:r>
            <w:r w:rsidR="00B94A70">
              <w:t>OK’</w:t>
            </w:r>
            <w:r w:rsidR="00DC5622">
              <w:t xml:space="preserve"> and ‘</w:t>
            </w:r>
            <w:r w:rsidR="00B94A70">
              <w:t>Cancel</w:t>
            </w:r>
            <w:r w:rsidR="00DC5622">
              <w:t>’ buttons. If the user presses the ‘</w:t>
            </w:r>
            <w:r w:rsidR="00B94A70">
              <w:t>OK</w:t>
            </w:r>
            <w:r w:rsidR="00DC5622">
              <w:t>’ button then a save dialog is displayed allowing the user to save a Recorder external filter (.REF) file that lists the samples referred to by the associated Occurrence records.</w:t>
            </w:r>
            <w:r w:rsidR="000B0623">
              <w:t xml:space="preserve"> The ‘</w:t>
            </w:r>
            <w:r w:rsidR="00B94A70">
              <w:t>Cancel</w:t>
            </w:r>
            <w:r w:rsidR="000B0623">
              <w:t>’ button aborts the operation.</w:t>
            </w:r>
          </w:p>
          <w:p w14:paraId="52C06D92" w14:textId="77777777" w:rsidR="00120C95" w:rsidRDefault="00120C95">
            <w:pPr>
              <w:pStyle w:val="TableRow"/>
              <w:keepNext/>
            </w:pPr>
            <w:commentRangeStart w:id="658"/>
            <w:r>
              <w:t>In th</w:t>
            </w:r>
            <w:r w:rsidR="00EA682F">
              <w:t xml:space="preserve">e </w:t>
            </w:r>
            <w:r w:rsidR="000C358B">
              <w:t xml:space="preserve">second </w:t>
            </w:r>
            <w:r w:rsidR="00052EDA">
              <w:t>described</w:t>
            </w:r>
            <w:r>
              <w:t xml:space="preserve"> case, the user is shown a message ‘The concept cannot be deleted because it has XXX records linked to it.  Do you want to replace the concept with another?’</w:t>
            </w:r>
            <w:r w:rsidR="00052EDA">
              <w:t xml:space="preserve"> with Ok and Cancel buttons</w:t>
            </w:r>
            <w:r>
              <w:t xml:space="preserve">, where XXX is replaced with the table name obtained from the foreign key that violated.  </w:t>
            </w:r>
            <w:r w:rsidR="00052EDA">
              <w:t>In the second described case, the message is ‘Do you want to replace the concept with another?’ with</w:t>
            </w:r>
            <w:r>
              <w:t xml:space="preserve"> Yes, No and Cancel buttons.  If the Yes</w:t>
            </w:r>
            <w:r w:rsidR="00052EDA">
              <w:t>/Ok</w:t>
            </w:r>
            <w:r>
              <w:t xml:space="preserve"> button is clicked, then a Find Dialog is displayed allowing the user to select another concept to replace it with, in which case each reference to the deleted concept is replaced with the new concept key before performing the deletion</w:t>
            </w:r>
            <w:r w:rsidR="00052EDA">
              <w:t xml:space="preserve"> and a script is generated to perform the deletion if necessary</w:t>
            </w:r>
            <w:r>
              <w:t>.  If the No button is clicked, then</w:t>
            </w:r>
            <w:r w:rsidR="00052EDA">
              <w:t xml:space="preserve"> the deletion is performed without selecting a replacement concept.  The Cancel button aborts the operation.</w:t>
            </w:r>
            <w:commentRangeEnd w:id="658"/>
            <w:r w:rsidR="00A46412">
              <w:rPr>
                <w:rStyle w:val="CommentReference"/>
              </w:rPr>
              <w:commentReference w:id="658"/>
            </w:r>
          </w:p>
          <w:p w14:paraId="3B38554D" w14:textId="77777777" w:rsidR="009F0F5B" w:rsidRDefault="009F0F5B">
            <w:pPr>
              <w:pStyle w:val="TableRow"/>
              <w:keepNext/>
            </w:pPr>
            <w:r>
              <w:t>Depending on the source and target for Drag and Drop operation, the following will happen:</w:t>
            </w:r>
          </w:p>
          <w:p w14:paraId="7B2D4DF3" w14:textId="77777777" w:rsidR="009F0F5B" w:rsidRDefault="009F0F5B" w:rsidP="009F0F5B">
            <w:pPr>
              <w:pStyle w:val="TableRow"/>
              <w:keepNext/>
              <w:numPr>
                <w:ilvl w:val="0"/>
                <w:numId w:val="39"/>
              </w:numPr>
            </w:pPr>
            <w:r>
              <w:t>If the source and target concepts are in the same list, the source concept is moved under the target concept, as long as the target concept’s list support hierarchical relationships.</w:t>
            </w:r>
          </w:p>
          <w:p w14:paraId="14146176" w14:textId="77777777" w:rsidR="009F0F5B" w:rsidRDefault="009F0F5B" w:rsidP="009F0F5B">
            <w:pPr>
              <w:pStyle w:val="TableRow"/>
              <w:keepNext/>
              <w:numPr>
                <w:ilvl w:val="0"/>
                <w:numId w:val="39"/>
              </w:numPr>
            </w:pPr>
            <w:r>
              <w:lastRenderedPageBreak/>
              <w:t>If the source and target concepts are in different lists, the source concept is duplicated as a child concept to the target concept, as long as the target concept’s list supports hierarchical relationships.</w:t>
            </w:r>
          </w:p>
          <w:p w14:paraId="6CEB9AD8" w14:textId="77777777" w:rsidR="009F0F5B" w:rsidRDefault="009F0F5B" w:rsidP="009F0F5B">
            <w:pPr>
              <w:pStyle w:val="TableRow"/>
              <w:keepNext/>
              <w:numPr>
                <w:ilvl w:val="0"/>
                <w:numId w:val="39"/>
              </w:numPr>
            </w:pPr>
            <w:r>
              <w:t>If the source and target concepts are in the same list, and the source concept is dragged onto the List Synonyms folder or the All Synonyms folder of the target concept, the source concept is removed from the list and will only appear as a synonym of the target concept.</w:t>
            </w:r>
          </w:p>
          <w:p w14:paraId="25A04C67" w14:textId="77777777" w:rsidR="009F0F5B" w:rsidRDefault="009F0F5B" w:rsidP="009F0F5B">
            <w:pPr>
              <w:pStyle w:val="TableRow"/>
              <w:keepNext/>
              <w:numPr>
                <w:ilvl w:val="0"/>
                <w:numId w:val="39"/>
              </w:numPr>
            </w:pPr>
            <w:r>
              <w:t>If the soure and target concepts are in different lists, and the source concept is dragged to the All Synonyms folder of the target concept (dragging over List Synonyms is not allowed in this case), the source concept remains in its list, and will also appear in the target concept’s All Synonyms list.</w:t>
            </w:r>
          </w:p>
        </w:tc>
      </w:tr>
    </w:tbl>
    <w:p w14:paraId="3AEF0BE5"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9A5997" w14:paraId="70F40B7D"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FA8272E" w14:textId="77777777" w:rsidR="009A5997" w:rsidRDefault="009A5997" w:rsidP="005119D4">
            <w:pPr>
              <w:pStyle w:val="TableTitle"/>
            </w:pPr>
            <w:r>
              <w:t>Menu Items</w:t>
            </w:r>
          </w:p>
        </w:tc>
      </w:tr>
      <w:tr w:rsidR="009A5997" w14:paraId="537139D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69BD4F" w14:textId="77777777" w:rsidR="009A5997" w:rsidRDefault="009A5997" w:rsidP="005119D4">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906620" w14:textId="77777777" w:rsidR="009A5997" w:rsidRDefault="009A5997" w:rsidP="005119D4">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AABF15" w14:textId="77777777" w:rsidR="009A5997" w:rsidRDefault="009A5997" w:rsidP="005119D4">
            <w:pPr>
              <w:pStyle w:val="TableColumnTitles"/>
              <w:keepNext/>
            </w:pPr>
            <w:r>
              <w:rPr>
                <w:i/>
              </w:rPr>
              <w:t>Attribute</w:t>
            </w:r>
            <w:r>
              <w:t xml:space="preserve"> Action</w:t>
            </w:r>
          </w:p>
        </w:tc>
      </w:tr>
      <w:tr w:rsidR="009A5997" w14:paraId="7EB296C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9C56D5C" w14:textId="77777777" w:rsidR="009A5997" w:rsidRDefault="009A5997" w:rsidP="005119D4">
            <w:pPr>
              <w:pStyle w:val="TableRow"/>
            </w:pPr>
            <w:r>
              <w:t>pmNodeCut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01445A" w14:textId="77777777" w:rsidR="009A5997" w:rsidRDefault="009A5997"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9A81A0B" w14:textId="77777777" w:rsidR="00DA50E1" w:rsidRDefault="00DA50E1" w:rsidP="005119D4">
            <w:pPr>
              <w:pStyle w:val="TableRow"/>
            </w:pPr>
            <w:r>
              <w:t>Enabled only if a node is selected.</w:t>
            </w:r>
          </w:p>
          <w:p w14:paraId="20FC00AC" w14:textId="77777777" w:rsidR="009A5997" w:rsidRDefault="00DA50E1" w:rsidP="005119D4">
            <w:pPr>
              <w:pStyle w:val="TableRow"/>
            </w:pPr>
            <w:r>
              <w:t>Places the selected node concept key on the clipboard.  When the node is pasted, the originally selected node is moved to the new location.</w:t>
            </w:r>
          </w:p>
        </w:tc>
      </w:tr>
      <w:tr w:rsidR="009F0F5B" w14:paraId="7A7274E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4505240" w14:textId="77777777" w:rsidR="009F0F5B" w:rsidRDefault="009F0F5B" w:rsidP="005119D4">
            <w:pPr>
              <w:pStyle w:val="TableRow"/>
            </w:pPr>
            <w:r>
              <w:t>pmNodeCopy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702D01" w14:textId="77777777" w:rsidR="009F0F5B" w:rsidRDefault="009F0F5B"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7B4B57" w14:textId="77777777" w:rsidR="009F0F5B" w:rsidRDefault="009F0F5B" w:rsidP="00DA50E1">
            <w:pPr>
              <w:pStyle w:val="TableRow"/>
            </w:pPr>
            <w:r>
              <w:t>Enabled only if a node is selected.</w:t>
            </w:r>
          </w:p>
          <w:p w14:paraId="0F06297E" w14:textId="77777777" w:rsidR="009F0F5B" w:rsidRDefault="009F0F5B" w:rsidP="00DA50E1">
            <w:pPr>
              <w:pStyle w:val="TableRow"/>
            </w:pPr>
            <w:r>
              <w:t xml:space="preserve">Places the selected node concept key on the clipboard. When the node is pasted, a copy of the original is made and moved to the new location. </w:t>
            </w:r>
          </w:p>
        </w:tc>
      </w:tr>
      <w:tr w:rsidR="009A5997" w14:paraId="118DE4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FCA41B" w14:textId="77777777" w:rsidR="009A5997" w:rsidRDefault="009A5997" w:rsidP="005119D4">
            <w:pPr>
              <w:pStyle w:val="TableRow"/>
            </w:pPr>
            <w:r>
              <w:t>pmNodeDelete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306AF6" w14:textId="77777777" w:rsidR="009A5997" w:rsidRDefault="009A5997"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2844054" w14:textId="77777777" w:rsidR="00DA50E1" w:rsidRDefault="00DA50E1" w:rsidP="00DA50E1">
            <w:pPr>
              <w:pStyle w:val="TableRow"/>
            </w:pPr>
            <w:r>
              <w:t>Enabled only if a node is selected.</w:t>
            </w:r>
          </w:p>
          <w:p w14:paraId="26A48BA4" w14:textId="77777777" w:rsidR="009A5997" w:rsidRDefault="00DA50E1" w:rsidP="005119D4">
            <w:pPr>
              <w:pStyle w:val="TableRow"/>
            </w:pPr>
            <w:r>
              <w:t>Removes the node from the concept group and refreshes the hierarchy display.  The node’s data is deleted from the Concept, Concept_History, Concept_Lineage tables.  If there was an associated Term_Version or Term record which were associated with only this concept, then they are also deleted.</w:t>
            </w:r>
          </w:p>
        </w:tc>
      </w:tr>
      <w:tr w:rsidR="009A5997" w14:paraId="3262009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749BE8" w14:textId="77777777" w:rsidR="009A5997" w:rsidRDefault="009A5997" w:rsidP="005119D4">
            <w:pPr>
              <w:pStyle w:val="TableRow"/>
            </w:pPr>
            <w:r>
              <w:lastRenderedPageBreak/>
              <w:t>pmNodePaste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8DBA52" w14:textId="77777777" w:rsidR="009A5997" w:rsidRDefault="009A5997"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F31A79E" w14:textId="77777777" w:rsidR="009A5997" w:rsidRDefault="00DA50E1" w:rsidP="005119D4">
            <w:pPr>
              <w:pStyle w:val="TableRow"/>
            </w:pPr>
            <w:r>
              <w:t>Enabled only if a concept is available on the clipboard.</w:t>
            </w:r>
          </w:p>
          <w:p w14:paraId="6EF82B57" w14:textId="77777777" w:rsidR="00DA50E1" w:rsidRDefault="00DA50E1" w:rsidP="005119D4">
            <w:pPr>
              <w:pStyle w:val="TableRow"/>
            </w:pPr>
            <w:r>
              <w:t>If the concept was placed on the clipboard using the Cut operation, then the concept’s existing Concept_Relationship that defines its parent is altered to point to the currently selected concept.  The concept’s concept group is altered to point to the selected concept group if required.  The Concept_History records are removed and the Concept_Lineage records are updated.</w:t>
            </w:r>
          </w:p>
          <w:p w14:paraId="41A3ABBB" w14:textId="77777777" w:rsidR="007E77C8" w:rsidRDefault="00DA50E1" w:rsidP="005119D4">
            <w:pPr>
              <w:pStyle w:val="TableRow"/>
            </w:pPr>
            <w:r>
              <w:t>If the concept was placed on the clipboard using the Copy operation, then</w:t>
            </w:r>
            <w:r w:rsidR="007E77C8">
              <w:t>:</w:t>
            </w:r>
            <w:r>
              <w:t xml:space="preserve"> </w:t>
            </w:r>
          </w:p>
          <w:p w14:paraId="3EFFF9FA" w14:textId="77777777" w:rsidR="007E77C8" w:rsidRDefault="007E77C8" w:rsidP="007E77C8">
            <w:pPr>
              <w:pStyle w:val="TableRow"/>
              <w:numPr>
                <w:ilvl w:val="0"/>
                <w:numId w:val="29"/>
              </w:numPr>
            </w:pPr>
            <w:r>
              <w:t>If the concept is already in the selected concept group then a warning message is displayed:</w:t>
            </w:r>
          </w:p>
          <w:p w14:paraId="7D25CBE0" w14:textId="77777777" w:rsidR="007E77C8" w:rsidRDefault="007E77C8" w:rsidP="007E77C8">
            <w:pPr>
              <w:pStyle w:val="TableRow"/>
              <w:ind w:left="720"/>
            </w:pPr>
            <w:r>
              <w:t>“You are attempting to copy a concept within the same concept group. This will lead to duplication of concepts.</w:t>
            </w:r>
            <w:r w:rsidR="00E079C4">
              <w:t xml:space="preserve"> Do you want to continue?”</w:t>
            </w:r>
          </w:p>
          <w:p w14:paraId="2E0B4B55" w14:textId="77777777" w:rsidR="00E079C4" w:rsidRDefault="00E079C4" w:rsidP="007E77C8">
            <w:pPr>
              <w:pStyle w:val="TableRow"/>
              <w:ind w:left="720"/>
            </w:pPr>
            <w:r>
              <w:t>with Yes and No buttons.  If the user answers “No” then the concept is not copied.</w:t>
            </w:r>
          </w:p>
          <w:p w14:paraId="0255D892" w14:textId="77777777" w:rsidR="00DA50E1" w:rsidRDefault="00E079C4" w:rsidP="007E77C8">
            <w:pPr>
              <w:pStyle w:val="TableRow"/>
              <w:numPr>
                <w:ilvl w:val="0"/>
                <w:numId w:val="29"/>
              </w:numPr>
            </w:pPr>
            <w:r>
              <w:t xml:space="preserve">Otherwise, </w:t>
            </w:r>
            <w:r w:rsidR="00DA50E1">
              <w:t>a new Concept, Concept_Lineage and Concept_Relationship record is created to copy the details into the selected position.</w:t>
            </w:r>
          </w:p>
        </w:tc>
      </w:tr>
      <w:tr w:rsidR="009A5997" w14:paraId="7670BF0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4BDEA30" w14:textId="77777777" w:rsidR="009A5997" w:rsidRDefault="009A5997" w:rsidP="005119D4">
            <w:pPr>
              <w:pStyle w:val="TableRow"/>
            </w:pPr>
            <w:r>
              <w:lastRenderedPageBreak/>
              <w:t>pmNodePasteAsSynonym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4CE26E7" w14:textId="77777777" w:rsidR="009A5997" w:rsidRDefault="009A5997"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B7424F" w14:textId="77777777" w:rsidR="00DA50E1" w:rsidRDefault="00DA50E1" w:rsidP="00DA50E1">
            <w:pPr>
              <w:pStyle w:val="TableRow"/>
            </w:pPr>
            <w:r>
              <w:t>Enabled only if a concept is available on the clipboard.</w:t>
            </w:r>
          </w:p>
          <w:p w14:paraId="0877BB1A" w14:textId="77777777" w:rsidR="009F0F5B" w:rsidRDefault="0079193E" w:rsidP="005119D4">
            <w:pPr>
              <w:pStyle w:val="TableRow"/>
            </w:pPr>
            <w:r>
              <w:t xml:space="preserve">Makes the concept on the clipboard a synonym of the selected node.  If the 2 concepts are in the same concept group, then the concepts Meaning_Keys are made the same (see TSD section titled Meaning Key Reassignment).  The pasted concept’s List_Preferred flag is set to 0, and the Preferred flag is also set to 0 if the other concept already has a preferred item in its list of synonyms which matches the pasted concept’s Concept_Name_Type_Key and term language. </w:t>
            </w:r>
            <w:r w:rsidR="009F0F5B">
              <w:t>If the Cut menu was used, this operation is the same as dropping a concept into the List Synonyms or All Synonyms node on the Concept Details screen. If the Copy menu was used, the pasted concept will remain in the list, but will also be listed as a synonym of the selected concept.</w:t>
            </w:r>
          </w:p>
          <w:p w14:paraId="74518539" w14:textId="77777777" w:rsidR="009F0F5B" w:rsidRDefault="0079193E" w:rsidP="005119D4">
            <w:pPr>
              <w:pStyle w:val="TableRow"/>
            </w:pPr>
            <w:r>
              <w:t xml:space="preserve">If the 2 concepts are in different concept groups, then the Meaning_Keys are made the same. </w:t>
            </w:r>
            <w:r w:rsidR="009F0F5B">
              <w:t>If the Copy menu was used, this operation is the same as dropping a concept into the All Known Synonyms node on the Concept Details screen. If the Cut menu was used, the pasted concept will be removed from its list, aside from becoming a synonym of the selected concept.</w:t>
            </w:r>
          </w:p>
        </w:tc>
      </w:tr>
      <w:tr w:rsidR="00C041CF" w14:paraId="018DBC4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E5E9D41" w14:textId="77777777" w:rsidR="00C041CF" w:rsidRDefault="00C041CF" w:rsidP="005119D4">
            <w:pPr>
              <w:pStyle w:val="TableRow"/>
            </w:pPr>
            <w:r>
              <w:t>pmNodePasteAsTopLevel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EC3BBB9" w14:textId="77777777" w:rsidR="00C041CF" w:rsidRDefault="00C041CF"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605A4BC" w14:textId="77777777" w:rsidR="00C041CF" w:rsidRPr="00C041CF" w:rsidRDefault="00C041CF" w:rsidP="00DA50E1">
            <w:pPr>
              <w:pStyle w:val="TableRow"/>
            </w:pPr>
            <w:r w:rsidRPr="00C041CF">
              <w:t>As pmNodePaste, except that the Concept_Relationship between the node and its previous parent is deleted so that the node becomes a top level node.</w:t>
            </w:r>
          </w:p>
        </w:tc>
      </w:tr>
      <w:tr w:rsidR="0061195B" w14:paraId="4C0AA6B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57DC76A" w14:textId="77777777" w:rsidR="0061195B" w:rsidRDefault="0061195B" w:rsidP="005119D4">
            <w:pPr>
              <w:pStyle w:val="TableRow"/>
            </w:pPr>
            <w:r>
              <w:t>pmAdd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5580780" w14:textId="77777777" w:rsidR="0061195B" w:rsidRDefault="0061195B" w:rsidP="005119D4">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D247E36" w14:textId="77777777" w:rsidR="0061195B" w:rsidRPr="00C041CF" w:rsidRDefault="0061195B" w:rsidP="00DA50E1">
            <w:pPr>
              <w:pStyle w:val="TableRow"/>
            </w:pPr>
            <w:r>
              <w:t>Popup menu displayed when the Add button is clicked (as inherited from TBaseMDIChildEditor).  The popup menu is aligned to the bottom of the button.</w:t>
            </w:r>
          </w:p>
        </w:tc>
      </w:tr>
      <w:tr w:rsidR="0061195B" w14:paraId="5FE88CE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FABD204" w14:textId="77777777" w:rsidR="0061195B" w:rsidRDefault="0061195B" w:rsidP="005119D4">
            <w:pPr>
              <w:pStyle w:val="TableRow"/>
            </w:pPr>
            <w:r>
              <w:t>pmAddConcept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A4BB1F" w14:textId="77777777" w:rsidR="0061195B" w:rsidRDefault="0061195B"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AB5BAC" w14:textId="77777777" w:rsidR="0061195B" w:rsidRDefault="0061195B" w:rsidP="00DA50E1">
            <w:pPr>
              <w:pStyle w:val="TableRow"/>
            </w:pPr>
            <w:r>
              <w:t xml:space="preserve">Creates a new concept as a sibling of the selected one and selects it.  The concept is added </w:t>
            </w:r>
            <w:r w:rsidR="0025092A">
              <w:t>as the last sibling in the list, or as the last item at the top level if no concepts are selected.</w:t>
            </w:r>
            <w:r>
              <w:t xml:space="preserve">  Only enabled when in browse mode.</w:t>
            </w:r>
          </w:p>
        </w:tc>
      </w:tr>
      <w:tr w:rsidR="0061195B" w14:paraId="05596FD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73702F" w14:textId="77777777" w:rsidR="0061195B" w:rsidRDefault="0061195B" w:rsidP="005119D4">
            <w:pPr>
              <w:pStyle w:val="TableRow"/>
            </w:pPr>
            <w:r>
              <w:t>pmAddConceptChild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A3A03B" w14:textId="77777777" w:rsidR="0061195B" w:rsidRDefault="0061195B" w:rsidP="005119D4">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46B34C" w14:textId="77777777" w:rsidR="0061195B" w:rsidRDefault="0061195B" w:rsidP="00DA50E1">
            <w:pPr>
              <w:pStyle w:val="TableRow"/>
            </w:pPr>
            <w:r>
              <w:t>Creates a new concept as the last child of the selected one and selects it.  Only enabled when in browse mode.</w:t>
            </w:r>
          </w:p>
        </w:tc>
      </w:tr>
    </w:tbl>
    <w:p w14:paraId="532416B8" w14:textId="77777777" w:rsidR="009A5997" w:rsidRDefault="009A5997"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CC1EFC" w14:paraId="4F54A307" w14:textId="77777777" w:rsidTr="00887218">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A88709B" w14:textId="77777777" w:rsidR="00CC1EFC" w:rsidRDefault="00CC1EFC" w:rsidP="00887218">
            <w:pPr>
              <w:pStyle w:val="TableTitle"/>
            </w:pPr>
            <w:r>
              <w:lastRenderedPageBreak/>
              <w:t>Window Controls</w:t>
            </w:r>
          </w:p>
        </w:tc>
      </w:tr>
      <w:tr w:rsidR="00CC1EFC" w14:paraId="3582C27F" w14:textId="77777777" w:rsidTr="0088721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FF30A3" w14:textId="77777777" w:rsidR="00CC1EFC" w:rsidRDefault="00CC1EFC" w:rsidP="00887218">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F9C909" w14:textId="77777777" w:rsidR="00CC1EFC" w:rsidRDefault="00CC1EFC" w:rsidP="00887218">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A246CB" w14:textId="77777777" w:rsidR="00CC1EFC" w:rsidRDefault="00CC1EFC" w:rsidP="00887218">
            <w:pPr>
              <w:pStyle w:val="TableColumnTitles"/>
              <w:keepNext/>
            </w:pPr>
            <w:r>
              <w:rPr>
                <w:i/>
              </w:rPr>
              <w:t>Attribute</w:t>
            </w:r>
            <w:r>
              <w:t xml:space="preserve"> Action</w:t>
            </w:r>
          </w:p>
        </w:tc>
      </w:tr>
      <w:tr w:rsidR="00CC1EFC" w14:paraId="50B34120" w14:textId="77777777" w:rsidTr="00887218">
        <w:tc>
          <w:tcPr>
            <w:tcW w:w="1890" w:type="dxa"/>
            <w:tcBorders>
              <w:top w:val="single" w:sz="6" w:space="0" w:color="auto"/>
              <w:left w:val="single" w:sz="6" w:space="0" w:color="auto"/>
              <w:bottom w:val="single" w:sz="6" w:space="0" w:color="auto"/>
              <w:right w:val="single" w:sz="6" w:space="0" w:color="auto"/>
            </w:tcBorders>
            <w:shd w:val="clear" w:color="auto" w:fill="auto"/>
          </w:tcPr>
          <w:p w14:paraId="746C596D" w14:textId="77777777" w:rsidR="00CC1EFC" w:rsidRDefault="00C00257" w:rsidP="00887218">
            <w:pPr>
              <w:pStyle w:val="TableRow"/>
            </w:pPr>
            <w:r w:rsidRPr="00C00257">
              <w:t>fraThesaurusNavigator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AF9BE3" w14:textId="77777777" w:rsidR="00CC1EFC" w:rsidRDefault="00C00257" w:rsidP="00887218">
            <w:pPr>
              <w:pStyle w:val="TableRow"/>
            </w:pPr>
            <w:r>
              <w:t>T</w:t>
            </w:r>
            <w:r w:rsidRPr="00C00257">
              <w:t>fraThesaurusNavigator</w:t>
            </w:r>
            <w:r>
              <w:t>Editable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FC45E2" w14:textId="77777777" w:rsidR="00CC1EFC" w:rsidRDefault="00887218" w:rsidP="00887218">
            <w:pPr>
              <w:pStyle w:val="TableRow"/>
            </w:pPr>
            <w:r>
              <w:t>Allows navigation of the thesaurus.</w:t>
            </w:r>
          </w:p>
          <w:p w14:paraId="5B11B0AA" w14:textId="77777777" w:rsidR="00887218" w:rsidRDefault="00887218" w:rsidP="00887218">
            <w:pPr>
              <w:pStyle w:val="TableRow"/>
            </w:pPr>
          </w:p>
        </w:tc>
      </w:tr>
    </w:tbl>
    <w:p w14:paraId="07D63A86" w14:textId="77777777" w:rsidR="00CC1EFC" w:rsidRDefault="00CC1EFC" w:rsidP="005853E1"/>
    <w:p w14:paraId="408FEE9C" w14:textId="77777777" w:rsidR="005853E1" w:rsidRDefault="005853E1" w:rsidP="00CC6B4D">
      <w:pPr>
        <w:pStyle w:val="Heading4"/>
        <w:numPr>
          <w:ilvl w:val="3"/>
          <w:numId w:val="4"/>
        </w:numPr>
        <w:tabs>
          <w:tab w:val="left" w:pos="720"/>
        </w:tabs>
      </w:pPr>
      <w:bookmarkStart w:id="659" w:name="_Ref292701804"/>
      <w:bookmarkStart w:id="660" w:name="_Ref292701805"/>
      <w:bookmarkStart w:id="661" w:name="_Toc292878975"/>
      <w:r>
        <w:t>Concept and related details screen</w:t>
      </w:r>
      <w:bookmarkEnd w:id="659"/>
      <w:bookmarkEnd w:id="660"/>
      <w:bookmarkEnd w:id="661"/>
    </w:p>
    <w:p w14:paraId="6CC1BEE5" w14:textId="59A99F9B" w:rsidR="005853E1" w:rsidRDefault="005550DB" w:rsidP="005853E1">
      <w:pPr>
        <w:jc w:val="center"/>
      </w:pPr>
      <w:r>
        <w:rPr>
          <w:noProof/>
          <w:lang w:eastAsia="en-GB"/>
        </w:rPr>
        <w:drawing>
          <wp:inline distT="0" distB="0" distL="0" distR="0" wp14:anchorId="06A2B5A6" wp14:editId="05459674">
            <wp:extent cx="2990850" cy="23526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90850" cy="23526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2EC545E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FC54A6E" w14:textId="77777777" w:rsidR="005853E1" w:rsidRDefault="005853E1">
            <w:pPr>
              <w:pStyle w:val="TableTitle"/>
            </w:pPr>
            <w:r>
              <w:t>Window Name: TfraConceptDetails</w:t>
            </w:r>
          </w:p>
        </w:tc>
      </w:tr>
      <w:tr w:rsidR="005853E1" w14:paraId="59A160B9"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116ECD4" w14:textId="77777777" w:rsidR="005853E1" w:rsidRDefault="005853E1">
            <w:pPr>
              <w:pStyle w:val="TableRow"/>
              <w:keepNext/>
              <w:jc w:val="both"/>
            </w:pPr>
            <w:r>
              <w:rPr>
                <w:b/>
              </w:rPr>
              <w:t>Inherits</w:t>
            </w:r>
            <w:r>
              <w:t>:  TBaseDetailFrame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7887947" w14:textId="77777777" w:rsidR="005853E1" w:rsidRDefault="005853E1">
            <w:pPr>
              <w:pStyle w:val="TableRow"/>
              <w:keepNext/>
              <w:jc w:val="both"/>
            </w:pPr>
            <w:r>
              <w:rPr>
                <w:b/>
              </w:rPr>
              <w:t>Unit File Name</w:t>
            </w:r>
            <w:r>
              <w:t>: ConceptDetails.pas</w:t>
            </w:r>
          </w:p>
        </w:tc>
      </w:tr>
      <w:tr w:rsidR="005853E1" w14:paraId="245A4C3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F08816F" w14:textId="77777777" w:rsidR="005853E1" w:rsidRDefault="005853E1">
            <w:pPr>
              <w:pStyle w:val="TableRow"/>
              <w:keepNext/>
            </w:pPr>
            <w:r>
              <w:rPr>
                <w:b/>
              </w:rPr>
              <w:t>Entities</w:t>
            </w:r>
            <w:r>
              <w:t xml:space="preserve">: Concept, Concept_Group_Version, Concept_Designation, Term, Term_Version, Thesaurus_Fact </w:t>
            </w:r>
          </w:p>
        </w:tc>
      </w:tr>
      <w:tr w:rsidR="005853E1" w14:paraId="675901C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2A284E" w14:textId="77777777" w:rsidR="005853E1" w:rsidRDefault="005853E1">
            <w:pPr>
              <w:pStyle w:val="TableRow"/>
              <w:keepNext/>
            </w:pPr>
            <w:r>
              <w:rPr>
                <w:b/>
              </w:rPr>
              <w:t>Calls</w:t>
            </w:r>
            <w:r>
              <w:t>: Concept details screen, Relationships details screen, Fact details screen, Term version details screen, Designation details screen, Synonym details screen, Concept history details screen</w:t>
            </w:r>
          </w:p>
        </w:tc>
      </w:tr>
      <w:tr w:rsidR="005853E1" w14:paraId="5785752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CA59657" w14:textId="77777777" w:rsidR="005853E1" w:rsidRDefault="005853E1">
            <w:pPr>
              <w:pStyle w:val="TableRow"/>
              <w:keepNext/>
            </w:pPr>
            <w:r>
              <w:rPr>
                <w:b/>
              </w:rPr>
              <w:t>Returns</w:t>
            </w:r>
            <w:r>
              <w:t xml:space="preserve"> </w:t>
            </w:r>
            <w:r>
              <w:rPr>
                <w:b/>
              </w:rPr>
              <w:t>To</w:t>
            </w:r>
            <w:r>
              <w:t>: None</w:t>
            </w:r>
          </w:p>
        </w:tc>
      </w:tr>
      <w:tr w:rsidR="005853E1" w14:paraId="4C45982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5EC2213" w14:textId="77777777" w:rsidR="005853E1" w:rsidRDefault="005853E1">
            <w:pPr>
              <w:pStyle w:val="TableRow"/>
              <w:keepNext/>
            </w:pPr>
            <w:r>
              <w:rPr>
                <w:b/>
              </w:rPr>
              <w:t>Description</w:t>
            </w:r>
            <w:r>
              <w:t>: Details for a selected concept.  Divided into 2 halves, the top half is a hierarchical breakdown of all aspects of the concept.  The bottom half shows the details of the currently selected aspect.</w:t>
            </w:r>
          </w:p>
          <w:p w14:paraId="3EE402A0" w14:textId="77777777" w:rsidR="005853E1" w:rsidRDefault="005853E1">
            <w:pPr>
              <w:pStyle w:val="TableRow"/>
              <w:keepNext/>
            </w:pPr>
            <w:r>
              <w:t>When any edit is made to the concept that affects its position within the concept group hierarchy (e.g. assigning a parent or children), then when the change is saved the Thesaurus Navigator is refreshed to show just the single edited concept.  Subsequent navigations will then display the correct hierarchy.</w:t>
            </w:r>
          </w:p>
        </w:tc>
      </w:tr>
    </w:tbl>
    <w:p w14:paraId="24EAFCD1"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A912F6" w14:paraId="0191950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5F19FF0" w14:textId="77777777" w:rsidR="00A912F6" w:rsidRDefault="00A912F6" w:rsidP="001D6D30">
            <w:pPr>
              <w:pStyle w:val="TableTitle"/>
            </w:pPr>
            <w:r>
              <w:lastRenderedPageBreak/>
              <w:t>Menu Items</w:t>
            </w:r>
          </w:p>
        </w:tc>
      </w:tr>
      <w:tr w:rsidR="00A912F6" w14:paraId="7EFFB56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90E0089" w14:textId="77777777" w:rsidR="00A912F6" w:rsidRDefault="00A912F6" w:rsidP="001D6D30">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3751F3" w14:textId="77777777" w:rsidR="00A912F6" w:rsidRDefault="00A912F6" w:rsidP="001D6D30">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A4FB5D7" w14:textId="77777777" w:rsidR="00A912F6" w:rsidRDefault="00A912F6" w:rsidP="001D6D30">
            <w:pPr>
              <w:pStyle w:val="TableColumnTitles"/>
              <w:keepNext/>
            </w:pPr>
            <w:r>
              <w:rPr>
                <w:i/>
              </w:rPr>
              <w:t>Attribute</w:t>
            </w:r>
            <w:r>
              <w:t xml:space="preserve"> Action</w:t>
            </w:r>
          </w:p>
        </w:tc>
      </w:tr>
      <w:tr w:rsidR="00A912F6" w14:paraId="10C36CE3"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32DFD28B" w14:textId="77777777" w:rsidR="00A912F6" w:rsidRDefault="00A912F6" w:rsidP="001D6D30">
            <w:pPr>
              <w:pStyle w:val="TableRow"/>
            </w:pPr>
            <w:r>
              <w:t>mnuMakeSynonymListPreferred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F9CDDF6" w14:textId="77777777" w:rsidR="00A912F6" w:rsidRDefault="00A912F6" w:rsidP="001D6D30">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FBFA70" w14:textId="77777777" w:rsidR="00A912F6" w:rsidRDefault="00A912F6" w:rsidP="001D6D30">
            <w:pPr>
              <w:pStyle w:val="TableRow"/>
            </w:pPr>
            <w:r>
              <w:t>Available as a popup menu item when the selected item in tvHierarchy is a list synonym.  This sets the List_Preferred flag for the concept, deselects the existing List_Preferred flag for the concept that is currently list preferred, assigns any Concept_Lineage, and Concept_Relationship parent and child records from the previous list preferred concept to the selected one.</w:t>
            </w:r>
          </w:p>
        </w:tc>
      </w:tr>
      <w:tr w:rsidR="00A912F6" w14:paraId="4C12F26D"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3434FDE8" w14:textId="77777777" w:rsidR="00A912F6" w:rsidRDefault="00A912F6" w:rsidP="001D6D30">
            <w:pPr>
              <w:pStyle w:val="TableRow"/>
            </w:pPr>
            <w:r>
              <w:t>mnuMakeConceptSynonym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FFD8505" w14:textId="77777777" w:rsidR="00A912F6" w:rsidRDefault="00A912F6" w:rsidP="001D6D30">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BE5058D" w14:textId="77777777" w:rsidR="00A912F6" w:rsidRDefault="00A912F6" w:rsidP="001D6D30">
            <w:pPr>
              <w:pStyle w:val="TableRow"/>
            </w:pPr>
            <w:r>
              <w:t>Available as a popup menu item when the selected item in tvHierarchy is a potential synonym.  Sets the selected item’s concept’s meaning_key (plus all its synonyms) and the current selected concept’s Meaning_Key (plus all its synonyms) to the same value.</w:t>
            </w:r>
          </w:p>
        </w:tc>
      </w:tr>
      <w:tr w:rsidR="00D26BAE" w14:paraId="1AC264E4"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DEB1159" w14:textId="77777777" w:rsidR="00D26BAE" w:rsidRDefault="00D26BAE" w:rsidP="001D6D30">
            <w:pPr>
              <w:pStyle w:val="TableRow"/>
            </w:pPr>
            <w:r>
              <w:t>mnuMakeConceptHomonym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053D54" w14:textId="77777777" w:rsidR="00D26BAE" w:rsidRDefault="00D26BAE" w:rsidP="001D6D30">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0E899E" w14:textId="77777777" w:rsidR="00D26BAE" w:rsidRDefault="00D26BAE" w:rsidP="00A6627D">
            <w:pPr>
              <w:pStyle w:val="TableRow"/>
            </w:pPr>
            <w:r>
              <w:t xml:space="preserve">Available as a popup menu item when the selected item in tvHierarchy is a potential synonym. Inserts a record into </w:t>
            </w:r>
            <w:r>
              <w:fldChar w:fldCharType="begin"/>
            </w:r>
            <w:r>
              <w:instrText xml:space="preserve"> REF _Ref292701809 \h </w:instrText>
            </w:r>
            <w:r>
              <w:fldChar w:fldCharType="separate"/>
            </w:r>
            <w:r>
              <w:t>Homonym_Pair</w:t>
            </w:r>
            <w:r>
              <w:fldChar w:fldCharType="end"/>
            </w:r>
            <w:r>
              <w:t xml:space="preserve"> joining the selected item’s </w:t>
            </w:r>
            <w:r w:rsidR="00A6627D">
              <w:t>Meaning</w:t>
            </w:r>
            <w:r>
              <w:t xml:space="preserve">_Key with the currently selected concept’s </w:t>
            </w:r>
            <w:r w:rsidR="00A6627D">
              <w:t>Meaning</w:t>
            </w:r>
            <w:r>
              <w:t>_Key.</w:t>
            </w:r>
          </w:p>
        </w:tc>
      </w:tr>
    </w:tbl>
    <w:p w14:paraId="2EA54749" w14:textId="77777777" w:rsidR="00A912F6" w:rsidRDefault="00A912F6"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16E27381"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5AC87CD" w14:textId="77777777" w:rsidR="005853E1" w:rsidRDefault="005853E1">
            <w:pPr>
              <w:pStyle w:val="TableTitle"/>
            </w:pPr>
            <w:r>
              <w:t>Window Controls</w:t>
            </w:r>
          </w:p>
        </w:tc>
      </w:tr>
      <w:tr w:rsidR="005853E1" w14:paraId="5C0C7D1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875DFE7"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1B51B3"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C19FD06" w14:textId="77777777" w:rsidR="005853E1" w:rsidRDefault="005853E1">
            <w:pPr>
              <w:pStyle w:val="TableColumnTitles"/>
              <w:keepNext/>
            </w:pPr>
            <w:r>
              <w:rPr>
                <w:i/>
              </w:rPr>
              <w:t>Attribute</w:t>
            </w:r>
            <w:r>
              <w:t xml:space="preserve"> Action</w:t>
            </w:r>
          </w:p>
        </w:tc>
      </w:tr>
      <w:tr w:rsidR="005853E1" w14:paraId="0E3952A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6288245" w14:textId="77777777" w:rsidR="005853E1" w:rsidRDefault="005853E1">
            <w:pPr>
              <w:pStyle w:val="TableRow"/>
            </w:pPr>
            <w:r>
              <w:t>tvHierarchy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B1A8EDF" w14:textId="77777777" w:rsidR="005853E1" w:rsidRDefault="005853E1">
            <w:pPr>
              <w:pStyle w:val="TableRow"/>
            </w:pPr>
            <w:r>
              <w:t>TRapidTree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4E7D9E1" w14:textId="77777777" w:rsidR="005853E1" w:rsidRDefault="005853E1">
            <w:pPr>
              <w:pStyle w:val="TableRow"/>
            </w:pPr>
            <w:r>
              <w:t>Displays the following hierarchy structure for the selected concept (items in quotes are fixed text and levels within the hierarchy are indicated):</w:t>
            </w:r>
          </w:p>
          <w:p w14:paraId="4D9E508C" w14:textId="77777777" w:rsidR="005853E1" w:rsidRDefault="005853E1">
            <w:pPr>
              <w:pStyle w:val="TableRow"/>
            </w:pPr>
            <w:r>
              <w:t xml:space="preserve">Level 0 - </w:t>
            </w:r>
            <w:r w:rsidR="009725F0">
              <w:t>Concept.Published_Term</w:t>
            </w:r>
            <w:r>
              <w:t>.  When selected, the details frame is TfraConcept.</w:t>
            </w:r>
          </w:p>
          <w:p w14:paraId="4D84F375" w14:textId="77777777" w:rsidR="005853E1" w:rsidRDefault="005853E1">
            <w:pPr>
              <w:pStyle w:val="TableRow"/>
            </w:pPr>
          </w:p>
          <w:p w14:paraId="007CBF3A" w14:textId="77777777" w:rsidR="005853E1" w:rsidRDefault="00DA6FC7" w:rsidP="00DA6FC7">
            <w:pPr>
              <w:pStyle w:val="TableRow"/>
            </w:pPr>
            <w:r>
              <w:t>Level 1 - "List Synonyms</w:t>
            </w:r>
            <w:r w:rsidR="005853E1">
              <w:t>"</w:t>
            </w:r>
          </w:p>
          <w:p w14:paraId="4CC0C0E1" w14:textId="77777777" w:rsidR="005853E1" w:rsidRDefault="005853E1">
            <w:pPr>
              <w:pStyle w:val="TableRow"/>
            </w:pPr>
            <w:r>
              <w:t xml:space="preserve">Level 2 - </w:t>
            </w:r>
            <w:r w:rsidR="00C07BE8">
              <w:t>Concept.Published_Term</w:t>
            </w:r>
            <w:r>
              <w:t xml:space="preserve"> (repeated for all concepts with the same Keaning_Key and Concept_Group_Key)</w:t>
            </w:r>
          </w:p>
          <w:p w14:paraId="19B4430C" w14:textId="77777777" w:rsidR="005853E1" w:rsidRDefault="005853E1">
            <w:pPr>
              <w:pStyle w:val="TableRow"/>
            </w:pPr>
            <w:r>
              <w:lastRenderedPageBreak/>
              <w:t>Items in the Potential Synonyms or items in the Thesaurus Navigator frame can be drag/dropped into List Synonymy if they are in the current concept group.  This causes the 2 concepts to have the same meaning key (see the TSD section titled Meaning Key Reassignment) and the List_</w:t>
            </w:r>
            <w:r w:rsidR="0079193E">
              <w:t>Preferred flag is updated to den</w:t>
            </w:r>
            <w:r>
              <w:t>ote the concept that is no longer a preferred concept.  The Concept_Lineage records for the demoted concept are deleted.  When selected, the details frame is TfraSynonym.</w:t>
            </w:r>
          </w:p>
          <w:p w14:paraId="337CD0FE" w14:textId="77777777" w:rsidR="005853E1" w:rsidRDefault="005853E1">
            <w:pPr>
              <w:pStyle w:val="TableRow"/>
            </w:pPr>
          </w:p>
          <w:p w14:paraId="566A6B80" w14:textId="77777777" w:rsidR="005853E1" w:rsidRDefault="005853E1">
            <w:pPr>
              <w:pStyle w:val="TableRow"/>
            </w:pPr>
            <w:r>
              <w:t>Level 1 - "All Known Synonyms"</w:t>
            </w:r>
          </w:p>
          <w:p w14:paraId="4BAAF56D" w14:textId="77777777" w:rsidR="005853E1" w:rsidRDefault="005853E1">
            <w:pPr>
              <w:pStyle w:val="TableRow"/>
            </w:pPr>
            <w:r>
              <w:t xml:space="preserve">Level 2 - </w:t>
            </w:r>
            <w:r w:rsidR="00C07BE8">
              <w:t>Concept.Published_Term</w:t>
            </w:r>
            <w:r>
              <w:t xml:space="preserve"> (Concept_Group.Item_Name) (repeated for all concepts that have the same meaning key on any list)</w:t>
            </w:r>
          </w:p>
          <w:p w14:paraId="78962DF6" w14:textId="77777777" w:rsidR="005853E1" w:rsidRDefault="005853E1">
            <w:pPr>
              <w:pStyle w:val="TableRow"/>
            </w:pPr>
            <w:r>
              <w:t>Items in the Potential Synonyms or items in the Thesaurus Navigator frame can be drag/dropped into All Known Synonyms if they are not in the current concept group.  This causes the 2 concepts to have the same meaning key (see the TSD section titled Meaning Key Reassignment).  When selected, the details frame is TfraSynonym.</w:t>
            </w:r>
          </w:p>
          <w:p w14:paraId="346E2EA1" w14:textId="77777777" w:rsidR="005853E1" w:rsidRDefault="005853E1">
            <w:pPr>
              <w:pStyle w:val="TableRow"/>
            </w:pPr>
            <w:r>
              <w:t>When in browse mode, double clicking an item in this list causes the Thesaurus Editor to navigate to the list preferred concept identified by the concept clicked on.</w:t>
            </w:r>
          </w:p>
          <w:p w14:paraId="01FF9E80" w14:textId="77777777" w:rsidR="005853E1" w:rsidRDefault="005853E1">
            <w:pPr>
              <w:pStyle w:val="TableRow"/>
            </w:pPr>
          </w:p>
          <w:p w14:paraId="467036F8" w14:textId="77777777" w:rsidR="00A31989" w:rsidRDefault="00A31989">
            <w:pPr>
              <w:pStyle w:val="TableRow"/>
            </w:pPr>
            <w:r>
              <w:t>Level 1 – “All Known Homonyms”</w:t>
            </w:r>
          </w:p>
          <w:p w14:paraId="59F990DA" w14:textId="77777777" w:rsidR="00A31989" w:rsidRDefault="00A31989">
            <w:pPr>
              <w:pStyle w:val="TableRow"/>
            </w:pPr>
            <w:r>
              <w:t xml:space="preserve">Level 2 – </w:t>
            </w:r>
            <w:r w:rsidR="00C07BE8">
              <w:t>Concept.Published_Term</w:t>
            </w:r>
            <w:r>
              <w:t xml:space="preserve"> (Concept_Group.Item_Name), repeated for all concepts that are joined to the concept by </w:t>
            </w:r>
            <w:r>
              <w:fldChar w:fldCharType="begin"/>
            </w:r>
            <w:r>
              <w:instrText xml:space="preserve"> REF _Ref292702127 \h </w:instrText>
            </w:r>
            <w:r>
              <w:fldChar w:fldCharType="separate"/>
            </w:r>
            <w:r>
              <w:t>Homonym_Pair</w:t>
            </w:r>
            <w:r>
              <w:fldChar w:fldCharType="end"/>
            </w:r>
            <w:r>
              <w:t xml:space="preserve"> records.</w:t>
            </w:r>
            <w:r w:rsidR="00BA1E06">
              <w:t xml:space="preserve"> When selected</w:t>
            </w:r>
            <w:r w:rsidR="00A6627D">
              <w:t>,</w:t>
            </w:r>
            <w:r w:rsidR="00BA1E06">
              <w:t xml:space="preserve"> the details frame is TfraSynonym</w:t>
            </w:r>
            <w:r w:rsidR="00A6627D">
              <w:t>.</w:t>
            </w:r>
          </w:p>
          <w:p w14:paraId="5636D3FC" w14:textId="77777777" w:rsidR="0058202A" w:rsidRDefault="0058202A">
            <w:pPr>
              <w:pStyle w:val="TableRow"/>
            </w:pPr>
            <w:r w:rsidRPr="00E07596">
              <w:t>When in browse mode, double clicking an item in this list causes the Thesaurus Editor to navigate to the list preferred concept identified by the concept clicked on.</w:t>
            </w:r>
          </w:p>
          <w:p w14:paraId="106F4DC1" w14:textId="77777777" w:rsidR="00A31989" w:rsidRDefault="00A31989">
            <w:pPr>
              <w:pStyle w:val="TableRow"/>
            </w:pPr>
          </w:p>
          <w:p w14:paraId="1906AB79" w14:textId="77777777" w:rsidR="005853E1" w:rsidRDefault="005853E1">
            <w:pPr>
              <w:pStyle w:val="TableRow"/>
            </w:pPr>
            <w:r>
              <w:t>Level 1 - "Potential Synonyms"</w:t>
            </w:r>
          </w:p>
          <w:p w14:paraId="2FED09F0" w14:textId="77777777" w:rsidR="005853E1" w:rsidRDefault="005853E1">
            <w:pPr>
              <w:pStyle w:val="TableRow"/>
            </w:pPr>
            <w:r>
              <w:lastRenderedPageBreak/>
              <w:t xml:space="preserve">Level 2 - </w:t>
            </w:r>
            <w:r w:rsidR="00C07BE8">
              <w:t>Concept.Published_Term</w:t>
            </w:r>
            <w:r>
              <w:t xml:space="preserve"> (Concept_Group.Item_Name) (repeated for all concepts that have any term for any synonym of the concept matching any term for any synonym of the selected concept</w:t>
            </w:r>
            <w:r w:rsidR="0094040E">
              <w:t>, excluding those that are already synonyms</w:t>
            </w:r>
            <w:r w:rsidR="0029613A">
              <w:t xml:space="preserve">, and that are explicitly identified as homonyms by a </w:t>
            </w:r>
            <w:r w:rsidR="0029613A" w:rsidRPr="0029613A">
              <w:rPr>
                <w:i/>
              </w:rPr>
              <w:fldChar w:fldCharType="begin"/>
            </w:r>
            <w:r w:rsidR="0029613A" w:rsidRPr="0029613A">
              <w:rPr>
                <w:i/>
              </w:rPr>
              <w:instrText xml:space="preserve"> REF _Ref292701800 \h </w:instrText>
            </w:r>
            <w:r w:rsidR="0029613A">
              <w:rPr>
                <w:i/>
              </w:rPr>
              <w:instrText xml:space="preserve"> \* MERGEFORMAT </w:instrText>
            </w:r>
            <w:r w:rsidR="0029613A" w:rsidRPr="0029613A">
              <w:rPr>
                <w:i/>
              </w:rPr>
            </w:r>
            <w:r w:rsidR="0029613A" w:rsidRPr="0029613A">
              <w:rPr>
                <w:i/>
              </w:rPr>
              <w:fldChar w:fldCharType="separate"/>
            </w:r>
            <w:r w:rsidR="0029613A" w:rsidRPr="0029613A">
              <w:rPr>
                <w:i/>
              </w:rPr>
              <w:t>Homonym_Pair</w:t>
            </w:r>
            <w:r w:rsidR="0029613A" w:rsidRPr="0029613A">
              <w:rPr>
                <w:i/>
              </w:rPr>
              <w:fldChar w:fldCharType="end"/>
            </w:r>
            <w:r w:rsidR="0029613A">
              <w:t xml:space="preserve"> record relating them to the concept</w:t>
            </w:r>
            <w:r>
              <w:t>).  When selected, the details frame is TfraSynonym.</w:t>
            </w:r>
          </w:p>
          <w:p w14:paraId="33A312E1" w14:textId="77777777" w:rsidR="00E07596" w:rsidRPr="00E07596" w:rsidRDefault="00E07596">
            <w:pPr>
              <w:pStyle w:val="TableRow"/>
            </w:pPr>
            <w:r w:rsidRPr="00E07596">
              <w:t>When in browse mode, double clicking an item in this list causes the Thesaurus Editor to navigate to the list preferred concept identified by the concept clicked on.</w:t>
            </w:r>
          </w:p>
          <w:p w14:paraId="121821A6" w14:textId="77777777" w:rsidR="005853E1" w:rsidRDefault="005853E1">
            <w:pPr>
              <w:pStyle w:val="TableRow"/>
            </w:pPr>
          </w:p>
          <w:p w14:paraId="42CFA3F6" w14:textId="77777777" w:rsidR="005853E1" w:rsidRDefault="005853E1">
            <w:pPr>
              <w:pStyle w:val="TableRow"/>
            </w:pPr>
            <w:r>
              <w:t>Level 1 - "Relationships"</w:t>
            </w:r>
          </w:p>
          <w:p w14:paraId="32D1F939" w14:textId="77777777" w:rsidR="005853E1" w:rsidRDefault="005853E1" w:rsidP="00387959">
            <w:pPr>
              <w:pStyle w:val="TableRow"/>
            </w:pPr>
            <w:r>
              <w:t xml:space="preserve">Level 2 - </w:t>
            </w:r>
            <w:r w:rsidR="00387959">
              <w:t>Thesaurus</w:t>
            </w:r>
            <w:r>
              <w:t xml:space="preserve">_Relation_Type.Forward_Term </w:t>
            </w:r>
            <w:r w:rsidR="00C07BE8">
              <w:t>Concept.Published_Term</w:t>
            </w:r>
            <w:r>
              <w:t xml:space="preserve"> (repeated for each Concept_Relation where the Concept_Relation.From_Concept_Key is the concept's key)</w:t>
            </w:r>
          </w:p>
          <w:p w14:paraId="3C52C5EA" w14:textId="77777777" w:rsidR="005853E1" w:rsidRDefault="005853E1">
            <w:pPr>
              <w:pStyle w:val="TableRow"/>
            </w:pPr>
            <w:r>
              <w:t xml:space="preserve">Level 2 - </w:t>
            </w:r>
            <w:r w:rsidR="00387959">
              <w:t>Thesaurus_Relation_Type</w:t>
            </w:r>
            <w:r>
              <w:t xml:space="preserve">.Reverse_Term </w:t>
            </w:r>
            <w:r w:rsidR="00C07BE8">
              <w:t>Concept.Published_Term</w:t>
            </w:r>
            <w:r>
              <w:t xml:space="preserve"> (repeated for each Concept_Relation where the Concept_Relation.To_Concept_Key is the concept's key)</w:t>
            </w:r>
          </w:p>
          <w:p w14:paraId="4E7F836A" w14:textId="77777777" w:rsidR="005853E1" w:rsidRDefault="005853E1">
            <w:pPr>
              <w:pStyle w:val="TableRow"/>
            </w:pPr>
            <w:r>
              <w:t xml:space="preserve">Level 2 - </w:t>
            </w:r>
            <w:r w:rsidR="00387959">
              <w:t>Thesaurus_Relation_Type</w:t>
            </w:r>
            <w:r>
              <w:t xml:space="preserve">.Forward_Term </w:t>
            </w:r>
            <w:r w:rsidR="00C07BE8">
              <w:t xml:space="preserve">Concept.Published_Term </w:t>
            </w:r>
            <w:r>
              <w:t>(repeated for each Meaning_Relation where the Meaning_Relation.From_Meaning_Key is the concept's Meaning_Key)</w:t>
            </w:r>
          </w:p>
          <w:p w14:paraId="0CE15872" w14:textId="77777777" w:rsidR="005853E1" w:rsidRDefault="005853E1">
            <w:pPr>
              <w:pStyle w:val="TableRow"/>
            </w:pPr>
            <w:r>
              <w:t xml:space="preserve">Level 2 - </w:t>
            </w:r>
            <w:r w:rsidR="00387959">
              <w:t>Thesaurus_Relation_Type</w:t>
            </w:r>
            <w:r>
              <w:t xml:space="preserve">.Reverse_Term </w:t>
            </w:r>
            <w:r w:rsidR="00C07BE8">
              <w:t xml:space="preserve">Concept.Published_Term </w:t>
            </w:r>
            <w:r>
              <w:t>(repeated for each Meaning_Relation where the Meaning_Relation.To_Meaning_Key is the concept's Meaning_Key)</w:t>
            </w:r>
          </w:p>
          <w:p w14:paraId="3C0AC636" w14:textId="77777777" w:rsidR="005853E1" w:rsidRDefault="005853E1">
            <w:pPr>
              <w:pStyle w:val="TableRow"/>
            </w:pPr>
            <w:r>
              <w:t>Note that for each Meaning_Relation record, multiple terms are displayed if more than one concepts share the same meaning_key as the one identified by the relationship.</w:t>
            </w:r>
          </w:p>
          <w:p w14:paraId="0462D352" w14:textId="77777777" w:rsidR="005853E1" w:rsidRDefault="005853E1">
            <w:pPr>
              <w:pStyle w:val="TableRow"/>
            </w:pPr>
            <w:r>
              <w:t>When selected, the details frame is TfraRelationship.</w:t>
            </w:r>
          </w:p>
          <w:p w14:paraId="5E51B220" w14:textId="77777777" w:rsidR="005853E1" w:rsidRDefault="005853E1">
            <w:pPr>
              <w:pStyle w:val="TableRow"/>
            </w:pPr>
          </w:p>
          <w:p w14:paraId="7F2B5E72" w14:textId="77777777" w:rsidR="005853E1" w:rsidRDefault="005853E1">
            <w:pPr>
              <w:pStyle w:val="TableRow"/>
            </w:pPr>
            <w:r>
              <w:t>Level 1 - "Parents"</w:t>
            </w:r>
          </w:p>
          <w:p w14:paraId="3DD3400A" w14:textId="77777777" w:rsidR="005853E1" w:rsidRDefault="005853E1" w:rsidP="0025092A">
            <w:pPr>
              <w:pStyle w:val="TableRow"/>
            </w:pPr>
            <w:r>
              <w:t xml:space="preserve">Level 2 - </w:t>
            </w:r>
            <w:r w:rsidR="00C07BE8">
              <w:t xml:space="preserve">Concept.Published_Term </w:t>
            </w:r>
            <w:r>
              <w:t xml:space="preserve">(repeated for each concept where Concept_Relation.From_Concept_Key=the selected concept's key and Concept_Relation_Type.Semantic_Relation_Type_Key = </w:t>
            </w:r>
            <w:r w:rsidR="0025092A">
              <w:t>Concept_Group</w:t>
            </w:r>
            <w:r>
              <w:t>.Hierarchy_Relation_Type_Key).</w:t>
            </w:r>
          </w:p>
          <w:p w14:paraId="6C4C8696" w14:textId="77777777" w:rsidR="005853E1" w:rsidRDefault="005853E1" w:rsidP="0025092A">
            <w:pPr>
              <w:pStyle w:val="TableRow"/>
            </w:pPr>
            <w:r>
              <w:t>When selected, the details frame is TfraConcept.  Note that this frame is always read only, the user must navigate to the item to edit it.  When in browse mode, double clicking the node navigates the Thesaurus Editor to the parent.</w:t>
            </w:r>
          </w:p>
          <w:p w14:paraId="4ED42938" w14:textId="77777777" w:rsidR="0025092A" w:rsidRDefault="0025092A" w:rsidP="0025092A">
            <w:pPr>
              <w:pStyle w:val="TableRow"/>
            </w:pPr>
          </w:p>
          <w:p w14:paraId="3C3E2595" w14:textId="77777777" w:rsidR="005853E1" w:rsidRDefault="005853E1">
            <w:pPr>
              <w:pStyle w:val="TableRow"/>
            </w:pPr>
            <w:r>
              <w:t>Level 1 - "Facts"</w:t>
            </w:r>
          </w:p>
          <w:p w14:paraId="37348F9C" w14:textId="77777777" w:rsidR="005853E1" w:rsidRDefault="005853E1">
            <w:pPr>
              <w:pStyle w:val="TableRow"/>
            </w:pPr>
            <w:r>
              <w:t>Level 2 - Thesaurus_Fact.Title for each fact that applies to the selected concept.  This includes facts linked on Concept_Key, Meaning_Key, Term_Version_Key, or facts linked to a related term version which overlaps the current term version in meaning (where Thesaurus_Fact.Related_Term_Version=1).</w:t>
            </w:r>
          </w:p>
          <w:p w14:paraId="76761C46" w14:textId="77777777" w:rsidR="005853E1" w:rsidRDefault="005853E1">
            <w:pPr>
              <w:pStyle w:val="TableRow"/>
            </w:pPr>
            <w:r>
              <w:t>When selected, the details frame is TfraFact.</w:t>
            </w:r>
          </w:p>
          <w:p w14:paraId="2C27AA02" w14:textId="77777777" w:rsidR="005853E1" w:rsidRDefault="005853E1">
            <w:pPr>
              <w:pStyle w:val="TableRow"/>
            </w:pPr>
          </w:p>
          <w:p w14:paraId="08B1DCE1" w14:textId="77777777" w:rsidR="005853E1" w:rsidRDefault="005853E1">
            <w:pPr>
              <w:pStyle w:val="TableRow"/>
            </w:pPr>
            <w:r>
              <w:t>Level 1 - "Designations".  Note that this node is hidden if there is no concept group called 'Concept Designation Types' in the current domain.</w:t>
            </w:r>
          </w:p>
          <w:p w14:paraId="2A736886" w14:textId="77777777" w:rsidR="005853E1" w:rsidRDefault="005853E1">
            <w:pPr>
              <w:pStyle w:val="TableRow"/>
            </w:pPr>
            <w:r>
              <w:t xml:space="preserve">Level 2 - </w:t>
            </w:r>
            <w:r w:rsidR="00C07BE8">
              <w:t xml:space="preserve">Concept.Published_Term </w:t>
            </w:r>
            <w:r>
              <w:t>identified from Designation_Type_Concept_Key for each designation attached to the concept.</w:t>
            </w:r>
          </w:p>
          <w:p w14:paraId="287DACC8" w14:textId="77777777" w:rsidR="005853E1" w:rsidRDefault="005853E1">
            <w:pPr>
              <w:pStyle w:val="TableRow"/>
            </w:pPr>
            <w:r>
              <w:t>When selected, the details frame is TfraDesignation.</w:t>
            </w:r>
          </w:p>
          <w:p w14:paraId="785A2ECC" w14:textId="77777777" w:rsidR="005853E1" w:rsidRDefault="005853E1">
            <w:pPr>
              <w:pStyle w:val="TableRow"/>
            </w:pPr>
          </w:p>
          <w:p w14:paraId="36C24684" w14:textId="77777777" w:rsidR="005853E1" w:rsidRDefault="005853E1">
            <w:pPr>
              <w:pStyle w:val="TableRow"/>
            </w:pPr>
            <w:r>
              <w:t>Level 1 - "Concept History"</w:t>
            </w:r>
          </w:p>
          <w:p w14:paraId="5617F9E9" w14:textId="77777777" w:rsidR="005853E1" w:rsidRDefault="005853E1">
            <w:pPr>
              <w:pStyle w:val="TableRow"/>
            </w:pPr>
            <w:r>
              <w:t>Level 2 - Concept_Group_Version.Version and Concept_History.From vague date for the start and end of the range identified by the concept history record.</w:t>
            </w:r>
          </w:p>
          <w:p w14:paraId="70DB562E" w14:textId="77777777" w:rsidR="005853E1" w:rsidRDefault="005853E1">
            <w:pPr>
              <w:pStyle w:val="TableRow"/>
            </w:pPr>
            <w:r>
              <w:lastRenderedPageBreak/>
              <w:t>Nodes are listed in start date order.</w:t>
            </w:r>
          </w:p>
          <w:p w14:paraId="29860A30" w14:textId="77777777" w:rsidR="005853E1" w:rsidRDefault="005853E1">
            <w:pPr>
              <w:pStyle w:val="TableRow"/>
            </w:pPr>
            <w:r>
              <w:t>When selected, the details frame is TfraConceptHistory.</w:t>
            </w:r>
          </w:p>
          <w:p w14:paraId="1641A76F" w14:textId="77777777" w:rsidR="005853E1" w:rsidRDefault="005853E1">
            <w:pPr>
              <w:pStyle w:val="TableRow"/>
            </w:pPr>
          </w:p>
          <w:p w14:paraId="6FC1188D" w14:textId="77777777" w:rsidR="005853E1" w:rsidRDefault="005853E1">
            <w:pPr>
              <w:pStyle w:val="TableRow"/>
            </w:pPr>
            <w:r>
              <w:t>Level 1 - "Term Versions"</w:t>
            </w:r>
          </w:p>
          <w:p w14:paraId="5DD7C126" w14:textId="77777777" w:rsidR="005853E1" w:rsidRDefault="005853E1">
            <w:pPr>
              <w:pStyle w:val="TableRow"/>
            </w:pPr>
            <w:r>
              <w:t>Level 2 - "This Term Version".  When selected, a TfraTermVersion frame is embedded allowing the term version information for the concept to be edited.</w:t>
            </w:r>
          </w:p>
          <w:p w14:paraId="3919A63F" w14:textId="77777777" w:rsidR="005853E1" w:rsidRDefault="005853E1">
            <w:pPr>
              <w:pStyle w:val="TableRow"/>
            </w:pPr>
            <w:r>
              <w:t>Level 2 - "Version" Term_Version.Version + '(' + Term_Version.Author_And_Date + ')' (repeated for each version linked directly to the term version where the Semantic_Relation record indicates there is overlap between the meanings).</w:t>
            </w:r>
          </w:p>
          <w:p w14:paraId="280B97C1" w14:textId="77777777" w:rsidR="005853E1" w:rsidRDefault="005853E1">
            <w:pPr>
              <w:pStyle w:val="TableRow"/>
            </w:pPr>
            <w:r>
              <w:t>Apart from the frame linked to "This Term Version", term version details are not edited here.  Double clicking a node whilst in browse mode navigates the Thesaurus Editor to the concept that was originally used when creating the term version relationship.</w:t>
            </w:r>
          </w:p>
          <w:p w14:paraId="5FC98AEC" w14:textId="77777777" w:rsidR="005853E1" w:rsidRDefault="005853E1">
            <w:pPr>
              <w:pStyle w:val="TableRow"/>
            </w:pPr>
            <w:r>
              <w:t>To create relationships that appear in this list, the normal Relationships node is used to add relationships.</w:t>
            </w:r>
          </w:p>
          <w:p w14:paraId="51E36855" w14:textId="77777777" w:rsidR="005853E1" w:rsidRDefault="005853E1">
            <w:pPr>
              <w:pStyle w:val="TableRow"/>
            </w:pPr>
            <w:r>
              <w:t>When selected, the details frame is TfraTermVersion.</w:t>
            </w:r>
          </w:p>
          <w:p w14:paraId="1C267499" w14:textId="77777777" w:rsidR="005853E1" w:rsidRDefault="005853E1">
            <w:pPr>
              <w:pStyle w:val="TableRow"/>
            </w:pPr>
          </w:p>
          <w:p w14:paraId="0A53E4C2" w14:textId="77777777" w:rsidR="005853E1" w:rsidRDefault="005853E1">
            <w:pPr>
              <w:pStyle w:val="TableRow"/>
            </w:pPr>
            <w:r>
              <w:t>When the btnAddDetail button is enabled, a right-click popup menu is available that has an option, Add New.  This has the same functionality as clicking the btnAddDetail button.  In addition, the Insert key is available as a shortcut for this operation.</w:t>
            </w:r>
          </w:p>
          <w:p w14:paraId="4F7B8B6A" w14:textId="77777777" w:rsidR="005853E1" w:rsidRDefault="005853E1">
            <w:pPr>
              <w:pStyle w:val="TableRow"/>
            </w:pPr>
          </w:p>
          <w:p w14:paraId="51A05067" w14:textId="77777777" w:rsidR="005853E1" w:rsidRDefault="005853E1">
            <w:pPr>
              <w:pStyle w:val="TableRow"/>
            </w:pPr>
            <w:r>
              <w:t>The delete key is available as a shortcut to the btnDeleteDetail operation.</w:t>
            </w:r>
          </w:p>
        </w:tc>
      </w:tr>
      <w:tr w:rsidR="00494FC9" w14:paraId="2FB50F6A"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8251607" w14:textId="77777777" w:rsidR="00494FC9" w:rsidRDefault="00494FC9">
            <w:pPr>
              <w:pStyle w:val="TableRow"/>
            </w:pPr>
            <w:r>
              <w:lastRenderedPageBreak/>
              <w:t>btnAddDetail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CAF551" w14:textId="77777777" w:rsidR="00494FC9" w:rsidRDefault="00494FC9">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31F80B" w14:textId="77777777" w:rsidR="00494FC9" w:rsidRDefault="00494FC9" w:rsidP="00AD018D">
            <w:pPr>
              <w:pStyle w:val="TableRow"/>
            </w:pPr>
            <w:r>
              <w:t xml:space="preserve">Enabled when a node of one of the following types is selected and the screen is in </w:t>
            </w:r>
            <w:r w:rsidR="00AD018D">
              <w:t>browse</w:t>
            </w:r>
            <w:r>
              <w:t xml:space="preserve"> mode: Relationships, Parents, Facts, Designations, Concept History.  Selecteing either the top level node or a details node within it enables the button.</w:t>
            </w:r>
          </w:p>
          <w:p w14:paraId="0205B31D" w14:textId="77777777" w:rsidR="00494FC9" w:rsidRDefault="00494FC9" w:rsidP="00494FC9">
            <w:pPr>
              <w:pStyle w:val="TableRow"/>
            </w:pPr>
            <w:r>
              <w:lastRenderedPageBreak/>
              <w:t>Clicking the button adds a details node of the appropriate type and selects it.  This does not apply to Parents, in this case a Find dialog is displayed allowing the user to select the parent (any concept in the current concept group).  The only restriction is that the selection of parentage must not create a circular reference in the lineage, if this occurs then a warning message is displayed and the parent association is rejected.  Otherwise, the selected concept is assigned as a parent of the current concept, by creating a relationship of the appropriate type and updating the Concept_Lineage of this node and all its children.  The parent concept selected is added as a details node within the Parent node.</w:t>
            </w:r>
          </w:p>
        </w:tc>
      </w:tr>
      <w:tr w:rsidR="00494FC9" w14:paraId="17F7A3DF"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01D31F9" w14:textId="77777777" w:rsidR="00494FC9" w:rsidRDefault="00494FC9">
            <w:pPr>
              <w:pStyle w:val="TableRow"/>
            </w:pPr>
            <w:r>
              <w:lastRenderedPageBreak/>
              <w:t>btnEditDetail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12ED7C" w14:textId="77777777" w:rsidR="00494FC9" w:rsidRDefault="00494FC9">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02D6138" w14:textId="77777777" w:rsidR="00494FC9" w:rsidRPr="00494FC9" w:rsidRDefault="00494FC9" w:rsidP="00494FC9">
            <w:pPr>
              <w:pStyle w:val="TableRow"/>
            </w:pPr>
            <w:r w:rsidRPr="00494FC9">
              <w:t>Enabled when a details frame is loaded in browse mode.  Puts the details frame into Edit mode.</w:t>
            </w:r>
          </w:p>
        </w:tc>
      </w:tr>
      <w:tr w:rsidR="00494FC9" w14:paraId="7B2A12D0"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25665AD" w14:textId="77777777" w:rsidR="00494FC9" w:rsidRDefault="00494FC9">
            <w:pPr>
              <w:pStyle w:val="TableRow"/>
            </w:pPr>
            <w:r>
              <w:t>btnDeleteDetail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875227" w14:textId="77777777" w:rsidR="00494FC9" w:rsidRDefault="00494FC9">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D674D67" w14:textId="77777777" w:rsidR="00494FC9" w:rsidRDefault="00494FC9" w:rsidP="00AD018D">
            <w:pPr>
              <w:pStyle w:val="TableRow"/>
            </w:pPr>
            <w:r>
              <w:t xml:space="preserve">Enabled when in </w:t>
            </w:r>
            <w:r w:rsidR="00AD018D">
              <w:t>browse</w:t>
            </w:r>
            <w:r>
              <w:t xml:space="preserve"> mode and a details node of one of the following types is selected: Synonymy, </w:t>
            </w:r>
            <w:r w:rsidR="000B397B">
              <w:t xml:space="preserve">Homonyms, </w:t>
            </w:r>
            <w:r>
              <w:t>Relationships, Parents, Facts, Designations, Concept History, or when the 'This Term Version' node is selected.</w:t>
            </w:r>
          </w:p>
          <w:p w14:paraId="3F113AD7" w14:textId="77777777" w:rsidR="00494FC9" w:rsidRDefault="00494FC9" w:rsidP="00494FC9">
            <w:pPr>
              <w:pStyle w:val="TableRow"/>
            </w:pPr>
            <w:r>
              <w:t>For synonyms</w:t>
            </w:r>
            <w:r w:rsidR="007F2092">
              <w:t>, homonyms</w:t>
            </w:r>
            <w:r>
              <w:t xml:space="preserve"> and parents, displays a message 'Are you sure you want to delete the link to xxx' where xxx is the caption of the selected node.  If the user selects Yes, then for Parents, the appropriate relationship between the 2 concepts is deleted and the Concept_Lineage records are updated. </w:t>
            </w:r>
            <w:r w:rsidR="007F2092">
              <w:t xml:space="preserve">For homonyms, the </w:t>
            </w:r>
            <w:r w:rsidR="007F2092">
              <w:fldChar w:fldCharType="begin"/>
            </w:r>
            <w:r w:rsidR="007F2092">
              <w:instrText xml:space="preserve"> REF _Ref292702465 \h </w:instrText>
            </w:r>
            <w:r w:rsidR="007F2092">
              <w:fldChar w:fldCharType="separate"/>
            </w:r>
            <w:r w:rsidR="007F2092">
              <w:t>Homonym_Pair</w:t>
            </w:r>
            <w:r w:rsidR="007F2092">
              <w:fldChar w:fldCharType="end"/>
            </w:r>
            <w:r w:rsidR="007F2092">
              <w:t xml:space="preserve"> record is deleted.</w:t>
            </w:r>
            <w:r>
              <w:t xml:space="preserve"> For synonyms, then the concept linked to the node that is being removed from the list is assigned its own Meaning_Key.  If it is</w:t>
            </w:r>
            <w:r w:rsidR="00AD018D">
              <w:t xml:space="preserve"> a list synonym and is</w:t>
            </w:r>
            <w:r>
              <w:t xml:space="preserve"> not List_Preferred, then it is made List_Preferred and it is positioned in its concept group hierarchy at the same level and position as the concept's previous list preferred concept (i.e. it adopts the same position in the concept group as the node it was previuosly a synonym of).</w:t>
            </w:r>
          </w:p>
          <w:p w14:paraId="130B1C74" w14:textId="77777777" w:rsidR="00494FC9" w:rsidRDefault="00494FC9" w:rsidP="00637898">
            <w:pPr>
              <w:pStyle w:val="TableRow"/>
            </w:pPr>
            <w:r>
              <w:t>For other nodes, displays a message, 'Are you sure you want to delete the xxx yyy?' where xxx is the type of node (e.g. Relationship) and yyy is the caption of the node being deleted.  If the user selects Yes, then the node and its data are deleted.</w:t>
            </w:r>
          </w:p>
          <w:p w14:paraId="2C4F5985" w14:textId="77777777" w:rsidR="00494FC9" w:rsidRDefault="00494FC9" w:rsidP="00494FC9">
            <w:pPr>
              <w:pStyle w:val="TableRow"/>
            </w:pPr>
            <w:r>
              <w:lastRenderedPageBreak/>
              <w:t>If the This Term Version node is deleted, then the Concept.Term_Version_Key is nulled.  If this leaves a Term_Version record that is no longer linked to any concepts, then the Term_Version record is deleted.</w:t>
            </w:r>
          </w:p>
        </w:tc>
      </w:tr>
    </w:tbl>
    <w:p w14:paraId="1820AB0E" w14:textId="77777777" w:rsidR="007F7723" w:rsidRDefault="007F7723" w:rsidP="007F7723"/>
    <w:p w14:paraId="384EE45F" w14:textId="77777777" w:rsidR="007F7723" w:rsidRDefault="007F7723" w:rsidP="00840903">
      <w:pPr>
        <w:pStyle w:val="Heading5"/>
      </w:pPr>
      <w:r>
        <w:t>Diagram of tvHierarchy node classes</w:t>
      </w:r>
    </w:p>
    <w:p w14:paraId="459BD166" w14:textId="61EDAA7F" w:rsidR="007F7723" w:rsidRDefault="005550DB" w:rsidP="007F7723">
      <w:pPr>
        <w:pStyle w:val="NormalIndent"/>
        <w:jc w:val="center"/>
      </w:pPr>
      <w:r w:rsidRPr="007F7723">
        <w:rPr>
          <w:noProof/>
          <w:lang w:eastAsia="en-GB"/>
        </w:rPr>
        <w:drawing>
          <wp:inline distT="0" distB="0" distL="0" distR="0" wp14:anchorId="2B1F63C5" wp14:editId="0C883F36">
            <wp:extent cx="5267325" cy="4419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67325" cy="4419600"/>
                    </a:xfrm>
                    <a:prstGeom prst="rect">
                      <a:avLst/>
                    </a:prstGeom>
                    <a:noFill/>
                    <a:ln>
                      <a:noFill/>
                    </a:ln>
                  </pic:spPr>
                </pic:pic>
              </a:graphicData>
            </a:graphic>
          </wp:inline>
        </w:drawing>
      </w:r>
    </w:p>
    <w:p w14:paraId="05BD1B70" w14:textId="77777777" w:rsidR="005853E1" w:rsidRDefault="005853E1" w:rsidP="00CC6B4D">
      <w:pPr>
        <w:pStyle w:val="Heading4"/>
        <w:numPr>
          <w:ilvl w:val="3"/>
          <w:numId w:val="4"/>
        </w:numPr>
        <w:tabs>
          <w:tab w:val="left" w:pos="720"/>
        </w:tabs>
      </w:pPr>
      <w:bookmarkStart w:id="662" w:name="_Toc292878976"/>
      <w:bookmarkStart w:id="663" w:name="_Ref298419942"/>
      <w:r>
        <w:lastRenderedPageBreak/>
        <w:t>Concept details screen</w:t>
      </w:r>
      <w:bookmarkEnd w:id="662"/>
      <w:bookmarkEnd w:id="663"/>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738CBD7"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42D241F2" w14:textId="77777777" w:rsidR="005853E1" w:rsidRDefault="005853E1">
            <w:pPr>
              <w:pStyle w:val="TableTitle"/>
            </w:pPr>
            <w:r>
              <w:t>Window Name: TfraConcept</w:t>
            </w:r>
          </w:p>
        </w:tc>
      </w:tr>
      <w:tr w:rsidR="005853E1" w14:paraId="053A17A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8F0B24C"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4F4FA7B" w14:textId="77777777" w:rsidR="005853E1" w:rsidRDefault="005853E1">
            <w:pPr>
              <w:pStyle w:val="TableRow"/>
              <w:keepNext/>
              <w:jc w:val="both"/>
            </w:pPr>
            <w:r>
              <w:rPr>
                <w:b/>
              </w:rPr>
              <w:t>Unit File Name</w:t>
            </w:r>
            <w:r>
              <w:t>: Concept.pas</w:t>
            </w:r>
          </w:p>
        </w:tc>
      </w:tr>
      <w:tr w:rsidR="005853E1" w14:paraId="5F8E963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0AB1D45" w14:textId="77777777" w:rsidR="005853E1" w:rsidRDefault="005853E1">
            <w:pPr>
              <w:pStyle w:val="TableRow"/>
              <w:keepNext/>
            </w:pPr>
            <w:r>
              <w:rPr>
                <w:b/>
              </w:rPr>
              <w:t>Entities</w:t>
            </w:r>
            <w:r>
              <w:t>: Entities defined in embedded tabs</w:t>
            </w:r>
          </w:p>
        </w:tc>
      </w:tr>
      <w:tr w:rsidR="005853E1" w14:paraId="6D4FE81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C268882" w14:textId="77777777" w:rsidR="005853E1" w:rsidRDefault="005853E1">
            <w:pPr>
              <w:pStyle w:val="TableRow"/>
              <w:keepNext/>
            </w:pPr>
            <w:r>
              <w:rPr>
                <w:b/>
              </w:rPr>
              <w:t>Calls</w:t>
            </w:r>
            <w:r>
              <w:t>: Concept General tab control, Sources tab page control</w:t>
            </w:r>
          </w:p>
        </w:tc>
      </w:tr>
      <w:tr w:rsidR="005853E1" w14:paraId="2E98D96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D86FCB1" w14:textId="77777777" w:rsidR="005853E1" w:rsidRDefault="005853E1">
            <w:pPr>
              <w:pStyle w:val="TableRow"/>
              <w:keepNext/>
            </w:pPr>
            <w:r>
              <w:rPr>
                <w:b/>
              </w:rPr>
              <w:t>Returns</w:t>
            </w:r>
            <w:r>
              <w:t xml:space="preserve"> </w:t>
            </w:r>
            <w:r>
              <w:rPr>
                <w:b/>
              </w:rPr>
              <w:t>To</w:t>
            </w:r>
            <w:r>
              <w:t>: None</w:t>
            </w:r>
          </w:p>
        </w:tc>
      </w:tr>
      <w:tr w:rsidR="005853E1" w14:paraId="50CBA59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D95315" w14:textId="77777777" w:rsidR="005853E1" w:rsidRDefault="005853E1">
            <w:pPr>
              <w:pStyle w:val="TableRow"/>
              <w:keepNext/>
            </w:pPr>
            <w:r>
              <w:rPr>
                <w:b/>
              </w:rPr>
              <w:t>Description</w:t>
            </w:r>
            <w:r>
              <w:t xml:space="preserve">: Details page control for viewing and editing the core details of a concept.  This frame consists of an empty tab control onto which the following tabs are embedded in this order: TfraConceptGeneral, TfraMetadata, </w:t>
            </w:r>
            <w:r w:rsidR="00472C3D">
              <w:t xml:space="preserve">TfraSearchTerms, </w:t>
            </w:r>
            <w:r>
              <w:t>TfraSources.</w:t>
            </w:r>
          </w:p>
          <w:p w14:paraId="0455207A" w14:textId="77777777" w:rsidR="005853E1" w:rsidRDefault="005853E1">
            <w:pPr>
              <w:pStyle w:val="TableRow"/>
              <w:keepNext/>
            </w:pPr>
            <w:r>
              <w:t>TfraMetadata is linked to the Concept table.</w:t>
            </w:r>
          </w:p>
        </w:tc>
      </w:tr>
    </w:tbl>
    <w:p w14:paraId="2F9D41D7" w14:textId="77777777" w:rsidR="005853E1" w:rsidRDefault="005853E1" w:rsidP="005853E1"/>
    <w:p w14:paraId="3EF3ABB9" w14:textId="77777777" w:rsidR="005853E1" w:rsidRDefault="005853E1" w:rsidP="00CC6B4D">
      <w:pPr>
        <w:pStyle w:val="Heading4"/>
        <w:numPr>
          <w:ilvl w:val="3"/>
          <w:numId w:val="4"/>
        </w:numPr>
        <w:tabs>
          <w:tab w:val="left" w:pos="720"/>
        </w:tabs>
      </w:pPr>
      <w:bookmarkStart w:id="664" w:name="_Toc292878977"/>
      <w:bookmarkStart w:id="665" w:name="_Ref298406557"/>
      <w:r>
        <w:t>Concept General tab control</w:t>
      </w:r>
      <w:bookmarkEnd w:id="664"/>
      <w:bookmarkEnd w:id="665"/>
    </w:p>
    <w:p w14:paraId="250FB126" w14:textId="1CD50C73" w:rsidR="005853E1" w:rsidRDefault="005550DB" w:rsidP="005853E1">
      <w:pPr>
        <w:jc w:val="center"/>
      </w:pPr>
      <w:r>
        <w:rPr>
          <w:noProof/>
          <w:lang w:eastAsia="en-GB"/>
        </w:rPr>
        <w:drawing>
          <wp:inline distT="0" distB="0" distL="0" distR="0" wp14:anchorId="6E433476" wp14:editId="30B4A2C4">
            <wp:extent cx="4210050" cy="2762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10050" cy="27622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6D413D9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60BC995" w14:textId="77777777" w:rsidR="005853E1" w:rsidRDefault="005853E1">
            <w:pPr>
              <w:pStyle w:val="TableTitle"/>
            </w:pPr>
            <w:r>
              <w:lastRenderedPageBreak/>
              <w:t>Window Name: TfraConceptGeneral</w:t>
            </w:r>
          </w:p>
        </w:tc>
      </w:tr>
      <w:tr w:rsidR="005853E1" w14:paraId="5F01774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E55366"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ABD6611" w14:textId="77777777" w:rsidR="005853E1" w:rsidRDefault="005853E1">
            <w:pPr>
              <w:pStyle w:val="TableRow"/>
              <w:keepNext/>
              <w:jc w:val="both"/>
            </w:pPr>
            <w:r>
              <w:rPr>
                <w:b/>
              </w:rPr>
              <w:t>Unit File Name</w:t>
            </w:r>
            <w:r>
              <w:t>: ConceptGeneral.pas</w:t>
            </w:r>
          </w:p>
        </w:tc>
      </w:tr>
      <w:tr w:rsidR="005853E1" w:rsidRPr="00A512B1" w14:paraId="17B5CB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64B096F" w14:textId="77777777" w:rsidR="005853E1" w:rsidRPr="00A512B1" w:rsidRDefault="005853E1">
            <w:pPr>
              <w:pStyle w:val="TableRow"/>
              <w:keepNext/>
              <w:rPr>
                <w:lang w:val="fr-FR"/>
              </w:rPr>
            </w:pPr>
            <w:r w:rsidRPr="00A512B1">
              <w:rPr>
                <w:b/>
                <w:lang w:val="fr-FR"/>
              </w:rPr>
              <w:t>Entities</w:t>
            </w:r>
            <w:r w:rsidRPr="00A512B1">
              <w:rPr>
                <w:lang w:val="fr-FR"/>
              </w:rPr>
              <w:t>: Concept, Concept_Rank, Concept_Type</w:t>
            </w:r>
          </w:p>
        </w:tc>
      </w:tr>
      <w:tr w:rsidR="005853E1" w14:paraId="4C56A63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41689A" w14:textId="77777777" w:rsidR="005853E1" w:rsidRDefault="005853E1">
            <w:pPr>
              <w:pStyle w:val="TableRow"/>
              <w:keepNext/>
            </w:pPr>
            <w:r>
              <w:rPr>
                <w:b/>
              </w:rPr>
              <w:t>Calls</w:t>
            </w:r>
            <w:r>
              <w:t>: None</w:t>
            </w:r>
          </w:p>
        </w:tc>
      </w:tr>
      <w:tr w:rsidR="005853E1" w14:paraId="3EDFA36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332CC98" w14:textId="77777777" w:rsidR="005853E1" w:rsidRDefault="005853E1">
            <w:pPr>
              <w:pStyle w:val="TableRow"/>
              <w:keepNext/>
            </w:pPr>
            <w:r>
              <w:rPr>
                <w:b/>
              </w:rPr>
              <w:t>Returns</w:t>
            </w:r>
            <w:r>
              <w:t xml:space="preserve"> </w:t>
            </w:r>
            <w:r>
              <w:rPr>
                <w:b/>
              </w:rPr>
              <w:t>To</w:t>
            </w:r>
            <w:r>
              <w:t>: None</w:t>
            </w:r>
          </w:p>
        </w:tc>
      </w:tr>
      <w:tr w:rsidR="005853E1" w14:paraId="69339A0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48DA65A" w14:textId="77777777" w:rsidR="005853E1" w:rsidRDefault="005853E1">
            <w:pPr>
              <w:pStyle w:val="TableRow"/>
              <w:keepNext/>
            </w:pPr>
            <w:r>
              <w:rPr>
                <w:b/>
              </w:rPr>
              <w:t>Description</w:t>
            </w:r>
            <w:r>
              <w:t>: General details page for aspects of a concept that are not handled through other entities.  This is embedded onto TfraConceptDetails when required.</w:t>
            </w:r>
          </w:p>
        </w:tc>
      </w:tr>
    </w:tbl>
    <w:p w14:paraId="7BA97F8B"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77E99DF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08EF8C0" w14:textId="77777777" w:rsidR="005853E1" w:rsidRDefault="005853E1">
            <w:pPr>
              <w:pStyle w:val="TableTitle"/>
            </w:pPr>
            <w:r>
              <w:t>Menu Items</w:t>
            </w:r>
          </w:p>
        </w:tc>
      </w:tr>
      <w:tr w:rsidR="005853E1" w14:paraId="1A8139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85DD9C1"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77B6D4"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ADA434" w14:textId="77777777" w:rsidR="005853E1" w:rsidRDefault="005853E1">
            <w:pPr>
              <w:pStyle w:val="TableColumnTitles"/>
              <w:keepNext/>
            </w:pPr>
            <w:r>
              <w:rPr>
                <w:i/>
              </w:rPr>
              <w:t>Attribute</w:t>
            </w:r>
            <w:r>
              <w:t xml:space="preserve"> Action</w:t>
            </w:r>
          </w:p>
        </w:tc>
      </w:tr>
      <w:tr w:rsidR="005853E1" w14:paraId="4C5876D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A926DCB" w14:textId="77777777" w:rsidR="005853E1" w:rsidRDefault="005853E1">
            <w:pPr>
              <w:pStyle w:val="TableRow"/>
            </w:pPr>
            <w:r>
              <w:t>pmBotanicalNames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8AF12C" w14:textId="77777777" w:rsidR="005853E1" w:rsidRDefault="005853E1">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52D218" w14:textId="77777777" w:rsidR="005853E1" w:rsidRDefault="005853E1">
            <w:pPr>
              <w:pStyle w:val="TableRow"/>
            </w:pPr>
            <w:r>
              <w:t xml:space="preserve">This is populated with a menu item for each of the items loaded from the 'TermConstructs.xml' file in the same directory as the application.  The file format is described in the section Term Constructs in the TSD.  The caption displayed in the menu item is loaded from the Item_Name element, the text inserted is loaded from the Term element. </w:t>
            </w:r>
          </w:p>
          <w:p w14:paraId="1B52A389" w14:textId="77777777" w:rsidR="00E47162" w:rsidRPr="00E47162" w:rsidRDefault="005853E1" w:rsidP="00E47162">
            <w:pPr>
              <w:pStyle w:val="TableRow"/>
            </w:pPr>
            <w:r>
              <w:t>Selecting an item pastes the</w:t>
            </w:r>
            <w:r w:rsidR="00E47162">
              <w:t xml:space="preserve"> term into </w:t>
            </w:r>
            <w:r>
              <w:t>eTerm at the current caret position, in normal font (not italic).  If the force_italic attribute is set to 1 and the cursor insertion point is not within a region of italic text in the term, then the inserted text is wrapped by &lt;i&gt; and &lt;/i&gt;.  If the force_plaintext attribute is set to 1 and the cursor insertion point is not within a region of plain text in the term, then the inserted text is wrapped by &lt;/i&gt; and &lt;i&gt;.</w:t>
            </w:r>
          </w:p>
        </w:tc>
      </w:tr>
    </w:tbl>
    <w:p w14:paraId="78D31BAB"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12B5C7B6" w14:textId="77777777" w:rsidTr="00366C58">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5D976F7" w14:textId="77777777" w:rsidR="005853E1" w:rsidRDefault="005853E1">
            <w:pPr>
              <w:pStyle w:val="TableTitle"/>
            </w:pPr>
            <w:r>
              <w:t>Window Controls</w:t>
            </w:r>
          </w:p>
        </w:tc>
      </w:tr>
      <w:tr w:rsidR="005853E1" w14:paraId="223278AC"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2BB4CC2"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67C9ECB"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E4B64D" w14:textId="77777777" w:rsidR="005853E1" w:rsidRDefault="005853E1">
            <w:pPr>
              <w:pStyle w:val="TableColumnTitles"/>
              <w:keepNext/>
            </w:pPr>
            <w:r>
              <w:rPr>
                <w:i/>
              </w:rPr>
              <w:t>Attribute</w:t>
            </w:r>
            <w:r>
              <w:t xml:space="preserve"> Action</w:t>
            </w:r>
          </w:p>
        </w:tc>
      </w:tr>
      <w:tr w:rsidR="00643A7A" w14:paraId="5724567E" w14:textId="77777777" w:rsidTr="00366C58">
        <w:tc>
          <w:tcPr>
            <w:tcW w:w="1890" w:type="dxa"/>
            <w:tcBorders>
              <w:top w:val="single" w:sz="6" w:space="0" w:color="auto"/>
              <w:left w:val="single" w:sz="6" w:space="0" w:color="auto"/>
              <w:bottom w:val="single" w:sz="6" w:space="0" w:color="auto"/>
              <w:right w:val="single" w:sz="6" w:space="0" w:color="auto"/>
            </w:tcBorders>
            <w:shd w:val="clear" w:color="auto" w:fill="auto"/>
          </w:tcPr>
          <w:p w14:paraId="054C2A04" w14:textId="77777777" w:rsidR="00643A7A" w:rsidDel="007939DF" w:rsidRDefault="00643A7A">
            <w:pPr>
              <w:pStyle w:val="TableRow"/>
            </w:pPr>
            <w:r>
              <w:t>lblBasicTerm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F49286" w14:textId="77777777" w:rsidR="00643A7A" w:rsidRDefault="00643A7A">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A60BED" w14:textId="77777777" w:rsidR="00643A7A" w:rsidRPr="00643A7A" w:rsidRDefault="00643A7A">
            <w:pPr>
              <w:pStyle w:val="TableRow"/>
              <w:rPr>
                <w:i/>
              </w:rPr>
            </w:pPr>
            <w:r>
              <w:t>‘Basic Term:’</w:t>
            </w:r>
          </w:p>
        </w:tc>
      </w:tr>
      <w:tr w:rsidR="005853E1" w14:paraId="114440C2" w14:textId="77777777" w:rsidTr="00366C58">
        <w:tc>
          <w:tcPr>
            <w:tcW w:w="1890" w:type="dxa"/>
            <w:tcBorders>
              <w:top w:val="single" w:sz="6" w:space="0" w:color="auto"/>
              <w:left w:val="single" w:sz="6" w:space="0" w:color="auto"/>
              <w:bottom w:val="single" w:sz="6" w:space="0" w:color="auto"/>
              <w:right w:val="single" w:sz="6" w:space="0" w:color="auto"/>
            </w:tcBorders>
            <w:shd w:val="clear" w:color="auto" w:fill="auto"/>
          </w:tcPr>
          <w:p w14:paraId="2816FFFC" w14:textId="77777777" w:rsidR="005853E1" w:rsidRDefault="007939DF">
            <w:pPr>
              <w:pStyle w:val="TableRow"/>
            </w:pPr>
            <w:r>
              <w:t>eBasicTerm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6722B8" w14:textId="77777777" w:rsidR="005853E1" w:rsidRDefault="005853E1">
            <w:pPr>
              <w:pStyle w:val="TableRow"/>
            </w:pPr>
            <w:r>
              <w:t>TLinkedEdit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0AB9ADA" w14:textId="77777777" w:rsidR="005853E1" w:rsidRDefault="005853E1">
            <w:pPr>
              <w:pStyle w:val="TableRow"/>
              <w:rPr>
                <w:i/>
              </w:rPr>
            </w:pPr>
            <w:r>
              <w:rPr>
                <w:i/>
              </w:rPr>
              <w:t>Term.</w:t>
            </w:r>
            <w:r w:rsidR="007939DF">
              <w:rPr>
                <w:i/>
              </w:rPr>
              <w:t>Plaintext</w:t>
            </w:r>
          </w:p>
          <w:p w14:paraId="426064E7" w14:textId="77777777" w:rsidR="005853E1" w:rsidRDefault="005853E1">
            <w:pPr>
              <w:pStyle w:val="TableRow"/>
            </w:pPr>
            <w:r>
              <w:t>Allows the user to view and edit the root term.</w:t>
            </w:r>
          </w:p>
          <w:p w14:paraId="070BC53E" w14:textId="77777777" w:rsidR="005853E1" w:rsidRDefault="005853E1">
            <w:pPr>
              <w:pStyle w:val="TableRow"/>
            </w:pPr>
            <w:r>
              <w:lastRenderedPageBreak/>
              <w:t>When saving an existing concept, if the term or language has been changed then checks if there are other concepts linked to the term.  If there are, then displays a message 'There are &lt;n&gt; other concepts that are linked to this term.  Do you want to update them all to use the new term?' with 3 options, Yes, No and Cancel.  If the user selects Yes, then the existing Term record is updated.  If the user selects No, then a new Term record is created and the Concept is linked to it.</w:t>
            </w:r>
          </w:p>
          <w:p w14:paraId="699A8E66" w14:textId="77777777" w:rsidR="00FB1F3E" w:rsidRDefault="00FB1F3E">
            <w:pPr>
              <w:pStyle w:val="TableRow"/>
            </w:pPr>
          </w:p>
          <w:p w14:paraId="6955C5B4" w14:textId="77777777" w:rsidR="005853E1" w:rsidRDefault="005853E1" w:rsidP="00EB36F8">
            <w:pPr>
              <w:pStyle w:val="TableRow"/>
            </w:pPr>
            <w:r>
              <w:t xml:space="preserve">When saving a new concept or updating and existing one and changing the term or language, if an identical term exists in the Term table (same </w:t>
            </w:r>
            <w:r w:rsidR="007939DF">
              <w:t>Plaintext</w:t>
            </w:r>
            <w:r>
              <w:t xml:space="preserve"> and Language_Key) then the new Con</w:t>
            </w:r>
            <w:r w:rsidR="00EB36F8">
              <w:t>c</w:t>
            </w:r>
            <w:r>
              <w:t>ept is linked to the same Term record rather than creating a new one.</w:t>
            </w:r>
          </w:p>
          <w:p w14:paraId="1A8E84C0" w14:textId="77777777" w:rsidR="00F36D5B" w:rsidRPr="00F36D5B" w:rsidRDefault="00FB1F3E" w:rsidP="00EB36F8">
            <w:pPr>
              <w:pStyle w:val="TableRow"/>
            </w:pPr>
            <w:r>
              <w:t>Also when saving, if</w:t>
            </w:r>
            <w:r w:rsidR="00F36D5B" w:rsidRPr="00F36D5B">
              <w:t xml:space="preserve"> eBasicTerm is not equal to ePublishedTerm AND chkAutomaticPublishedTerm is unchecked then </w:t>
            </w:r>
            <w:r>
              <w:t>s</w:t>
            </w:r>
            <w:r w:rsidR="00F36D5B" w:rsidRPr="00F36D5B">
              <w:t>et Concept.AcknowledgeUpdate to false</w:t>
            </w:r>
            <w:r>
              <w:t xml:space="preserve"> (0)</w:t>
            </w:r>
            <w:r w:rsidR="00F36D5B" w:rsidRPr="00F36D5B">
              <w:t>.</w:t>
            </w:r>
          </w:p>
          <w:p w14:paraId="688784FA" w14:textId="77777777" w:rsidR="00F36D5B" w:rsidRDefault="00F36D5B" w:rsidP="00EB36F8">
            <w:pPr>
              <w:pStyle w:val="TableRow"/>
            </w:pPr>
          </w:p>
          <w:p w14:paraId="320552BF" w14:textId="77777777" w:rsidR="00E47162" w:rsidRDefault="005853E1" w:rsidP="005564C6">
            <w:pPr>
              <w:pStyle w:val="TableRow"/>
            </w:pPr>
            <w:r>
              <w:t>Linked edit, the Find dialog displays all terms in the Thesaurus.  The Return Data button is hidden.</w:t>
            </w:r>
          </w:p>
        </w:tc>
      </w:tr>
      <w:tr w:rsidR="00643A7A" w14:paraId="499FDAE0" w14:textId="77777777" w:rsidTr="0027206D">
        <w:tc>
          <w:tcPr>
            <w:tcW w:w="1890" w:type="dxa"/>
            <w:tcBorders>
              <w:top w:val="single" w:sz="6" w:space="0" w:color="auto"/>
              <w:left w:val="single" w:sz="6" w:space="0" w:color="auto"/>
              <w:bottom w:val="single" w:sz="6" w:space="0" w:color="auto"/>
              <w:right w:val="single" w:sz="6" w:space="0" w:color="auto"/>
            </w:tcBorders>
            <w:shd w:val="clear" w:color="auto" w:fill="auto"/>
          </w:tcPr>
          <w:p w14:paraId="0274FE04" w14:textId="77777777" w:rsidR="00643A7A" w:rsidDel="007939DF" w:rsidRDefault="00643A7A" w:rsidP="00643A7A">
            <w:pPr>
              <w:pStyle w:val="TableRow"/>
            </w:pPr>
            <w:r>
              <w:lastRenderedPageBreak/>
              <w:t>lblAuthorAndDate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D418105" w14:textId="77777777" w:rsidR="00643A7A" w:rsidRDefault="00643A7A"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FF850C" w14:textId="77777777" w:rsidR="00643A7A" w:rsidRPr="00643A7A" w:rsidRDefault="00643A7A" w:rsidP="00643A7A">
            <w:pPr>
              <w:pStyle w:val="TableRow"/>
              <w:rPr>
                <w:i/>
              </w:rPr>
            </w:pPr>
            <w:r>
              <w:t>‘Author &amp; Date:’</w:t>
            </w:r>
          </w:p>
        </w:tc>
      </w:tr>
      <w:tr w:rsidR="00366C58" w14:paraId="10A87897"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9CA216" w14:textId="77777777" w:rsidR="00366C58" w:rsidRDefault="00366C58">
            <w:pPr>
              <w:pStyle w:val="TableRow"/>
            </w:pPr>
            <w:r>
              <w:t>eAuthorAndDate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802F03F" w14:textId="77777777" w:rsidR="00366C58" w:rsidRDefault="00366C58">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3C77AF4" w14:textId="77777777" w:rsidR="00847383" w:rsidRDefault="00366C58" w:rsidP="00251A6C">
            <w:pPr>
              <w:pStyle w:val="TableRow"/>
              <w:rPr>
                <w:i/>
                <w:iCs/>
              </w:rPr>
            </w:pPr>
            <w:r>
              <w:rPr>
                <w:i/>
                <w:iCs/>
              </w:rPr>
              <w:t>Term_Version.Author_And_Date</w:t>
            </w:r>
          </w:p>
          <w:p w14:paraId="16C4A2DB" w14:textId="77777777" w:rsidR="004753E7" w:rsidRPr="004753E7" w:rsidRDefault="00847383" w:rsidP="00251A6C">
            <w:pPr>
              <w:pStyle w:val="TableRow"/>
              <w:rPr>
                <w:iCs/>
              </w:rPr>
            </w:pPr>
            <w:r>
              <w:rPr>
                <w:iCs/>
              </w:rPr>
              <w:t>See §</w:t>
            </w:r>
            <w:r>
              <w:rPr>
                <w:iCs/>
              </w:rPr>
              <w:fldChar w:fldCharType="begin"/>
            </w:r>
            <w:r>
              <w:rPr>
                <w:iCs/>
              </w:rPr>
              <w:instrText xml:space="preserve"> REF _Ref302035054 \r \p \h </w:instrText>
            </w:r>
            <w:r>
              <w:rPr>
                <w:iCs/>
              </w:rPr>
            </w:r>
            <w:r>
              <w:rPr>
                <w:iCs/>
              </w:rPr>
              <w:fldChar w:fldCharType="separate"/>
            </w:r>
            <w:r>
              <w:rPr>
                <w:iCs/>
              </w:rPr>
              <w:t>4.2.17.21.2 below</w:t>
            </w:r>
            <w:r>
              <w:rPr>
                <w:iCs/>
              </w:rPr>
              <w:fldChar w:fldCharType="end"/>
            </w:r>
            <w:r>
              <w:rPr>
                <w:iCs/>
              </w:rPr>
              <w:t>.</w:t>
            </w:r>
          </w:p>
        </w:tc>
      </w:tr>
      <w:tr w:rsidR="00643A7A" w14:paraId="09E564E0" w14:textId="77777777" w:rsidTr="0027206D">
        <w:tc>
          <w:tcPr>
            <w:tcW w:w="1890" w:type="dxa"/>
            <w:tcBorders>
              <w:top w:val="single" w:sz="6" w:space="0" w:color="auto"/>
              <w:left w:val="single" w:sz="6" w:space="0" w:color="auto"/>
              <w:bottom w:val="single" w:sz="6" w:space="0" w:color="auto"/>
              <w:right w:val="single" w:sz="6" w:space="0" w:color="auto"/>
            </w:tcBorders>
            <w:shd w:val="clear" w:color="auto" w:fill="auto"/>
          </w:tcPr>
          <w:p w14:paraId="2A26E1D8" w14:textId="77777777" w:rsidR="00643A7A" w:rsidDel="007939DF" w:rsidRDefault="00643A7A" w:rsidP="0027206D">
            <w:pPr>
              <w:pStyle w:val="TableRow"/>
            </w:pPr>
            <w:r>
              <w:t>lblAttributes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0B2DCA8" w14:textId="77777777" w:rsidR="00643A7A" w:rsidRDefault="00643A7A"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C7F3EB" w14:textId="77777777" w:rsidR="00643A7A" w:rsidRPr="00643A7A" w:rsidRDefault="00643A7A" w:rsidP="00643A7A">
            <w:pPr>
              <w:pStyle w:val="TableRow"/>
              <w:rPr>
                <w:i/>
              </w:rPr>
            </w:pPr>
            <w:r>
              <w:t>‘Attributes:’</w:t>
            </w:r>
          </w:p>
        </w:tc>
      </w:tr>
      <w:tr w:rsidR="00847383" w14:paraId="69AC722F"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05BAB6F" w14:textId="77777777" w:rsidR="00847383" w:rsidRDefault="00847383">
            <w:pPr>
              <w:pStyle w:val="TableRow"/>
            </w:pPr>
            <w:r>
              <w:t>eAttributes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CC94CC"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7516ED" w14:textId="77777777" w:rsidR="00847383" w:rsidRDefault="00847383" w:rsidP="009E3555">
            <w:pPr>
              <w:pStyle w:val="TableRow"/>
              <w:rPr>
                <w:i/>
                <w:iCs/>
              </w:rPr>
            </w:pPr>
            <w:r>
              <w:rPr>
                <w:i/>
                <w:iCs/>
              </w:rPr>
              <w:t>Term_Version.Author_And_Date</w:t>
            </w:r>
          </w:p>
          <w:p w14:paraId="0CFD3A26" w14:textId="77777777" w:rsidR="00847383" w:rsidRPr="005564C6" w:rsidRDefault="00847383">
            <w:pPr>
              <w:pStyle w:val="TableRow"/>
              <w:rPr>
                <w:iCs/>
              </w:rPr>
            </w:pPr>
            <w:r>
              <w:rPr>
                <w:iCs/>
              </w:rPr>
              <w:t>See §</w:t>
            </w:r>
            <w:r>
              <w:rPr>
                <w:iCs/>
              </w:rPr>
              <w:fldChar w:fldCharType="begin"/>
            </w:r>
            <w:r>
              <w:rPr>
                <w:iCs/>
              </w:rPr>
              <w:instrText xml:space="preserve"> REF _Ref302035054 \r \p \h </w:instrText>
            </w:r>
            <w:r>
              <w:rPr>
                <w:iCs/>
              </w:rPr>
            </w:r>
            <w:r>
              <w:rPr>
                <w:iCs/>
              </w:rPr>
              <w:fldChar w:fldCharType="separate"/>
            </w:r>
            <w:r>
              <w:rPr>
                <w:iCs/>
              </w:rPr>
              <w:t>4.2.17.21.2 below</w:t>
            </w:r>
            <w:r>
              <w:rPr>
                <w:iCs/>
              </w:rPr>
              <w:fldChar w:fldCharType="end"/>
            </w:r>
            <w:r>
              <w:rPr>
                <w:iCs/>
              </w:rPr>
              <w:t>.</w:t>
            </w:r>
          </w:p>
        </w:tc>
      </w:tr>
      <w:tr w:rsidR="00847383" w14:paraId="79657D18"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A55FA0" w14:textId="77777777" w:rsidR="00847383" w:rsidRDefault="00847383" w:rsidP="0027206D">
            <w:pPr>
              <w:pStyle w:val="TableRow"/>
            </w:pPr>
            <w:r>
              <w:t>lblPublishedTermRule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523BD7" w14:textId="77777777" w:rsidR="00847383" w:rsidRDefault="00847383"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CE8237" w14:textId="77777777" w:rsidR="00847383" w:rsidRDefault="00847383" w:rsidP="0027206D">
            <w:pPr>
              <w:pStyle w:val="TableRow"/>
            </w:pPr>
            <w:r>
              <w:t>‘Published term rule:’</w:t>
            </w:r>
          </w:p>
          <w:p w14:paraId="54667363" w14:textId="77777777" w:rsidR="00847383" w:rsidRPr="00ED7DC2" w:rsidRDefault="00847383" w:rsidP="0027206D">
            <w:pPr>
              <w:pStyle w:val="TableRow"/>
              <w:rPr>
                <w:i/>
              </w:rPr>
            </w:pPr>
            <w:r>
              <w:t xml:space="preserve">Only visible if the concept group is hierarchical (i.e. if </w:t>
            </w:r>
            <w:r>
              <w:rPr>
                <w:i/>
              </w:rPr>
              <w:t>Concept_Group.Hierarchy_Relation_Type_Key</w:t>
            </w:r>
            <w:r>
              <w:t xml:space="preserve"> is not null).</w:t>
            </w:r>
          </w:p>
        </w:tc>
      </w:tr>
      <w:tr w:rsidR="00847383" w14:paraId="175B334F"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7D03A5" w14:textId="77777777" w:rsidR="00847383" w:rsidRDefault="00847383" w:rsidP="0027206D">
            <w:pPr>
              <w:pStyle w:val="TableRow"/>
            </w:pPr>
            <w:r>
              <w:lastRenderedPageBreak/>
              <w:t>cmbPublishedTermRule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01A994" w14:textId="77777777" w:rsidR="00847383" w:rsidRDefault="00847383" w:rsidP="0027206D">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D38E66" w14:textId="77777777" w:rsidR="00847383" w:rsidRDefault="00847383" w:rsidP="0027206D">
            <w:pPr>
              <w:pStyle w:val="TableRow"/>
              <w:rPr>
                <w:i/>
              </w:rPr>
            </w:pPr>
            <w:r>
              <w:rPr>
                <w:i/>
              </w:rPr>
              <w:t>Concept.Term_Generator_Key</w:t>
            </w:r>
          </w:p>
          <w:p w14:paraId="290AADA8" w14:textId="77777777" w:rsidR="00847383" w:rsidRDefault="00847383" w:rsidP="0027206D">
            <w:pPr>
              <w:pStyle w:val="TableRow"/>
            </w:pPr>
            <w:r>
              <w:t xml:space="preserve">The drop-down list contains an item for each record in the </w:t>
            </w:r>
            <w:r>
              <w:rPr>
                <w:i/>
              </w:rPr>
              <w:t>Term_Generator</w:t>
            </w:r>
            <w:r>
              <w:t xml:space="preserve"> table, displaying </w:t>
            </w:r>
            <w:r>
              <w:rPr>
                <w:i/>
              </w:rPr>
              <w:t>Term_Generator.Item_Name</w:t>
            </w:r>
            <w:r>
              <w:t xml:space="preserve">, and with values from </w:t>
            </w:r>
            <w:r>
              <w:rPr>
                <w:i/>
              </w:rPr>
              <w:t>Term_Generator.Term_Generator_Key.</w:t>
            </w:r>
            <w:r>
              <w:t xml:space="preserve"> These items are listed in alphabetical order.</w:t>
            </w:r>
          </w:p>
          <w:p w14:paraId="19B4CE44" w14:textId="77777777" w:rsidR="00847383" w:rsidRDefault="00847383" w:rsidP="0027206D">
            <w:pPr>
              <w:pStyle w:val="TableRow"/>
            </w:pPr>
            <w:r>
              <w:t>There is an additional item at the top of the list with the text “&lt;inherited&gt;”, corresponding to a NULL key value; this item is selected by default for new concepts.</w:t>
            </w:r>
          </w:p>
          <w:p w14:paraId="4859BE13" w14:textId="77777777" w:rsidR="00847383" w:rsidRDefault="00847383" w:rsidP="0027206D">
            <w:pPr>
              <w:pStyle w:val="TableRow"/>
            </w:pPr>
            <w:r>
              <w:t xml:space="preserve">Only visible if the concept group is hierarchical (i.e. if </w:t>
            </w:r>
            <w:r>
              <w:rPr>
                <w:i/>
              </w:rPr>
              <w:t>Concept_Group.Hierarchy_Relation_Type_Key</w:t>
            </w:r>
            <w:r>
              <w:t xml:space="preserve"> is not null).</w:t>
            </w:r>
          </w:p>
          <w:p w14:paraId="35DDC1A9" w14:textId="77777777" w:rsidR="00847383" w:rsidRDefault="00847383" w:rsidP="00472C3D">
            <w:pPr>
              <w:pStyle w:val="TableRow"/>
            </w:pPr>
            <w:r>
              <w:t xml:space="preserve">When an existing concept is saved, if the selected rule has changed then the published terms and automatic search terms are recalculated for any descendants that have </w:t>
            </w:r>
            <w:r>
              <w:rPr>
                <w:i/>
              </w:rPr>
              <w:t>Concept.Automatic_Published_Term</w:t>
            </w:r>
            <w:r>
              <w:t xml:space="preserve"> = 1.</w:t>
            </w:r>
          </w:p>
        </w:tc>
      </w:tr>
      <w:tr w:rsidR="00847383" w14:paraId="18E86607" w14:textId="77777777" w:rsidTr="0027206D">
        <w:tc>
          <w:tcPr>
            <w:tcW w:w="1890" w:type="dxa"/>
            <w:tcBorders>
              <w:top w:val="single" w:sz="6" w:space="0" w:color="auto"/>
              <w:left w:val="single" w:sz="6" w:space="0" w:color="auto"/>
              <w:bottom w:val="single" w:sz="6" w:space="0" w:color="auto"/>
              <w:right w:val="single" w:sz="6" w:space="0" w:color="auto"/>
            </w:tcBorders>
            <w:shd w:val="clear" w:color="auto" w:fill="auto"/>
          </w:tcPr>
          <w:p w14:paraId="20CC190B" w14:textId="77777777" w:rsidR="00847383" w:rsidRDefault="00847383" w:rsidP="00643A7A">
            <w:pPr>
              <w:pStyle w:val="TableRow"/>
            </w:pPr>
            <w:r>
              <w:t>chkAutomaticPublishedTerm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0E98F71" w14:textId="77777777" w:rsidR="00847383" w:rsidRDefault="00847383" w:rsidP="0027206D">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B30B0BA" w14:textId="77777777" w:rsidR="00847383" w:rsidRDefault="00847383" w:rsidP="00643A7A">
            <w:pPr>
              <w:pStyle w:val="TableRow"/>
            </w:pPr>
            <w:r>
              <w:rPr>
                <w:i/>
              </w:rPr>
              <w:t>Concept.Automatic_Published_Term</w:t>
            </w:r>
          </w:p>
          <w:p w14:paraId="05F89EC6" w14:textId="77777777" w:rsidR="00847383" w:rsidRDefault="00847383" w:rsidP="00643A7A">
            <w:pPr>
              <w:pStyle w:val="TableRow"/>
            </w:pPr>
            <w:r>
              <w:t>Caption: ‘Published term is calculated automatically.’</w:t>
            </w:r>
          </w:p>
          <w:p w14:paraId="2DEFC52F" w14:textId="77777777" w:rsidR="00847383" w:rsidRDefault="00847383" w:rsidP="00643A7A">
            <w:pPr>
              <w:pStyle w:val="TableRow"/>
            </w:pPr>
            <w:r>
              <w:t>Checked by default for a new concept.</w:t>
            </w:r>
          </w:p>
          <w:p w14:paraId="626C58D7" w14:textId="77777777" w:rsidR="00401327" w:rsidRDefault="00401327" w:rsidP="00643A7A">
            <w:pPr>
              <w:pStyle w:val="TableRow"/>
            </w:pPr>
          </w:p>
          <w:p w14:paraId="719915DB" w14:textId="77777777" w:rsidR="00401327" w:rsidRPr="00CA2950" w:rsidRDefault="00401327" w:rsidP="00643A7A">
            <w:pPr>
              <w:pStyle w:val="TableRow"/>
            </w:pPr>
            <w:r>
              <w:t xml:space="preserve">When saving, if this is checked then </w:t>
            </w:r>
            <w:r w:rsidRPr="002A19F0">
              <w:rPr>
                <w:iCs/>
              </w:rPr>
              <w:t>Concept.AcknowledgeUpdate</w:t>
            </w:r>
            <w:r>
              <w:rPr>
                <w:iCs/>
              </w:rPr>
              <w:t xml:space="preserve"> is saved as true (1).</w:t>
            </w:r>
          </w:p>
        </w:tc>
      </w:tr>
      <w:tr w:rsidR="00847383" w14:paraId="1AA3C060" w14:textId="77777777" w:rsidTr="0027206D">
        <w:tc>
          <w:tcPr>
            <w:tcW w:w="1890" w:type="dxa"/>
            <w:tcBorders>
              <w:top w:val="single" w:sz="6" w:space="0" w:color="auto"/>
              <w:left w:val="single" w:sz="6" w:space="0" w:color="auto"/>
              <w:bottom w:val="single" w:sz="6" w:space="0" w:color="auto"/>
              <w:right w:val="single" w:sz="6" w:space="0" w:color="auto"/>
            </w:tcBorders>
            <w:shd w:val="clear" w:color="auto" w:fill="auto"/>
          </w:tcPr>
          <w:p w14:paraId="269ECA93" w14:textId="77777777" w:rsidR="00847383" w:rsidDel="007939DF" w:rsidRDefault="00847383" w:rsidP="00643A7A">
            <w:pPr>
              <w:pStyle w:val="TableRow"/>
            </w:pPr>
            <w:r>
              <w:t>lblPublishedTerm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4CE2D70" w14:textId="77777777" w:rsidR="00847383" w:rsidRDefault="00847383" w:rsidP="0027206D">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4B1F8D4" w14:textId="77777777" w:rsidR="00847383" w:rsidRPr="00643A7A" w:rsidRDefault="00847383" w:rsidP="00643A7A">
            <w:pPr>
              <w:pStyle w:val="TableRow"/>
              <w:rPr>
                <w:i/>
              </w:rPr>
            </w:pPr>
            <w:r>
              <w:t>‘Published Term:’</w:t>
            </w:r>
          </w:p>
        </w:tc>
      </w:tr>
      <w:tr w:rsidR="00847383" w14:paraId="7E828C7A"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717D0CF" w14:textId="77777777" w:rsidR="00847383" w:rsidRDefault="00847383">
            <w:pPr>
              <w:pStyle w:val="TableRow"/>
            </w:pPr>
            <w:r>
              <w:lastRenderedPageBreak/>
              <w:t>ePublishedTerm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7B255F1"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F97AFA1" w14:textId="77777777" w:rsidR="00847383" w:rsidRDefault="00847383" w:rsidP="00E937BD">
            <w:pPr>
              <w:pStyle w:val="TableRow"/>
              <w:rPr>
                <w:i/>
                <w:iCs/>
              </w:rPr>
            </w:pPr>
            <w:r>
              <w:rPr>
                <w:i/>
                <w:iCs/>
              </w:rPr>
              <w:t>Concept.Published_Term</w:t>
            </w:r>
          </w:p>
          <w:p w14:paraId="59398C5A" w14:textId="77777777" w:rsidR="00847383" w:rsidRDefault="00847383" w:rsidP="00992A8D">
            <w:pPr>
              <w:pStyle w:val="TableRow"/>
              <w:rPr>
                <w:iCs/>
              </w:rPr>
            </w:pPr>
            <w:r>
              <w:rPr>
                <w:iCs/>
              </w:rPr>
              <w:t>If chkAutomaticPublishedTerm is checked then the value in this text box is calculated from the parent concept (if any) and the values in eBasicTerm, eAuthorAndDate, eAttributes and cmbRank, and is updated whenever any of those values changes.</w:t>
            </w:r>
          </w:p>
          <w:p w14:paraId="0FCA42DF" w14:textId="77777777" w:rsidR="00847383" w:rsidRDefault="00847383" w:rsidP="00992A8D">
            <w:pPr>
              <w:pStyle w:val="TableRow"/>
              <w:rPr>
                <w:iCs/>
              </w:rPr>
            </w:pPr>
            <w:r>
              <w:rPr>
                <w:iCs/>
              </w:rPr>
              <w:t>Read-only if chkAutomaticPublishedTerm is checked; otherwise editable.</w:t>
            </w:r>
          </w:p>
          <w:p w14:paraId="5D74273F" w14:textId="77777777" w:rsidR="00847383" w:rsidRDefault="00847383" w:rsidP="00352D5D">
            <w:pPr>
              <w:pStyle w:val="TableRow"/>
              <w:rPr>
                <w:iCs/>
              </w:rPr>
            </w:pPr>
            <w:r>
              <w:rPr>
                <w:iCs/>
              </w:rPr>
              <w:t>Automatic calculation of published terms is described in §</w:t>
            </w:r>
            <w:r w:rsidRPr="00D6671D">
              <w:rPr>
                <w:iCs/>
              </w:rPr>
              <w:fldChar w:fldCharType="begin"/>
            </w:r>
            <w:r w:rsidRPr="00D6671D">
              <w:rPr>
                <w:iCs/>
              </w:rPr>
              <w:instrText xml:space="preserve"> REF _Ref298417867 \r \p \h </w:instrText>
            </w:r>
            <w:r>
              <w:rPr>
                <w:iCs/>
              </w:rPr>
              <w:instrText xml:space="preserve"> \* MERGEFORMAT </w:instrText>
            </w:r>
            <w:r w:rsidRPr="00D6671D">
              <w:rPr>
                <w:iCs/>
              </w:rPr>
            </w:r>
            <w:r w:rsidRPr="00D6671D">
              <w:rPr>
                <w:iCs/>
              </w:rPr>
              <w:fldChar w:fldCharType="separate"/>
            </w:r>
            <w:r w:rsidRPr="00D6671D">
              <w:rPr>
                <w:iCs/>
              </w:rPr>
              <w:t>4.2.17.21.1 below</w:t>
            </w:r>
            <w:r w:rsidRPr="00D6671D">
              <w:rPr>
                <w:iCs/>
              </w:rPr>
              <w:fldChar w:fldCharType="end"/>
            </w:r>
            <w:r>
              <w:rPr>
                <w:iCs/>
              </w:rPr>
              <w:t>.</w:t>
            </w:r>
          </w:p>
          <w:p w14:paraId="4C128B9B" w14:textId="77777777" w:rsidR="00847383" w:rsidRPr="004753E7" w:rsidRDefault="00847383" w:rsidP="00251A6C">
            <w:pPr>
              <w:pStyle w:val="TableRow"/>
              <w:rPr>
                <w:iCs/>
              </w:rPr>
            </w:pPr>
            <w:r>
              <w:rPr>
                <w:iCs/>
              </w:rPr>
              <w:t>The displayed value is uninterpreted – i.e. it includes the &lt;i&gt; and &lt;/i&gt; formatting tags that delimit regions of text that are to be italicized.</w:t>
            </w:r>
          </w:p>
        </w:tc>
      </w:tr>
      <w:tr w:rsidR="0009281F" w14:paraId="116A7278"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15415FC" w14:textId="77777777" w:rsidR="0009281F" w:rsidRDefault="0009281F">
            <w:pPr>
              <w:pStyle w:val="TableRow"/>
            </w:pPr>
            <w:r>
              <w:t>chkAcknowledgeUpdate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1DC5384" w14:textId="77777777" w:rsidR="0009281F" w:rsidRDefault="0009281F">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C7CC93E" w14:textId="77777777" w:rsidR="0009281F" w:rsidRDefault="0009281F">
            <w:pPr>
              <w:pStyle w:val="TableRow"/>
              <w:rPr>
                <w:i/>
              </w:rPr>
            </w:pPr>
            <w:r w:rsidRPr="0009281F">
              <w:rPr>
                <w:i/>
              </w:rPr>
              <w:t>Concept.A</w:t>
            </w:r>
            <w:r w:rsidR="00AA1711">
              <w:rPr>
                <w:i/>
              </w:rPr>
              <w:t>c</w:t>
            </w:r>
            <w:r w:rsidRPr="0009281F">
              <w:rPr>
                <w:i/>
              </w:rPr>
              <w:t>knowledgeUpdate</w:t>
            </w:r>
          </w:p>
          <w:p w14:paraId="1A4124A5" w14:textId="77777777" w:rsidR="0009281F" w:rsidRDefault="0009281F">
            <w:pPr>
              <w:pStyle w:val="TableRow"/>
              <w:rPr>
                <w:iCs/>
              </w:rPr>
            </w:pPr>
            <w:r w:rsidRPr="0009281F">
              <w:rPr>
                <w:iCs/>
              </w:rPr>
              <w:t>Displayed next to the ePublishedTerm field.</w:t>
            </w:r>
          </w:p>
          <w:p w14:paraId="50278E9B" w14:textId="77777777" w:rsidR="0009281F" w:rsidRDefault="0009281F">
            <w:pPr>
              <w:pStyle w:val="TableRow"/>
              <w:rPr>
                <w:iCs/>
              </w:rPr>
            </w:pPr>
          </w:p>
          <w:p w14:paraId="1896A0C9" w14:textId="77777777" w:rsidR="0009281F" w:rsidRDefault="0009281F" w:rsidP="0009281F">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r>
              <w:rPr>
                <w:rFonts w:cs="Arial"/>
              </w:rPr>
              <w:t xml:space="preserve">The tooltip for the checkbox is: </w:t>
            </w:r>
            <w:r w:rsidRPr="00FD56C6">
              <w:rPr>
                <w:rFonts w:cs="Arial"/>
              </w:rPr>
              <w:t xml:space="preserve">“The Basic Term has been updated so the Published Term could be out of date. Please tick this box to acknowledge or update the Published term.” </w:t>
            </w:r>
          </w:p>
          <w:p w14:paraId="65A2F5A4" w14:textId="77777777" w:rsidR="00151318" w:rsidRDefault="00151318" w:rsidP="0009281F">
            <w:pPr>
              <w:pStyle w:val="ListParagraph"/>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00" w:line="276" w:lineRule="auto"/>
              <w:ind w:left="0"/>
              <w:contextualSpacing/>
              <w:rPr>
                <w:rFonts w:cs="Arial"/>
              </w:rPr>
            </w:pPr>
          </w:p>
          <w:p w14:paraId="37B67E61" w14:textId="77777777" w:rsidR="002A19F0" w:rsidRDefault="002A19F0" w:rsidP="002A19F0">
            <w:pPr>
              <w:pStyle w:val="TableRow"/>
              <w:rPr>
                <w:rFonts w:cs="Arial"/>
              </w:rPr>
            </w:pPr>
            <w:r>
              <w:rPr>
                <w:rFonts w:cs="Arial"/>
              </w:rPr>
              <w:t>Only displayed when,</w:t>
            </w:r>
          </w:p>
          <w:p w14:paraId="6F1B14FE" w14:textId="77777777" w:rsidR="00151318" w:rsidRDefault="002A19F0" w:rsidP="002A19F0">
            <w:pPr>
              <w:pStyle w:val="TableRow"/>
              <w:rPr>
                <w:iCs/>
              </w:rPr>
            </w:pPr>
            <w:r w:rsidRPr="002A19F0">
              <w:rPr>
                <w:iCs/>
              </w:rPr>
              <w:t>Concept.AcknowledgeUpdate</w:t>
            </w:r>
            <w:r>
              <w:rPr>
                <w:iCs/>
              </w:rPr>
              <w:t xml:space="preserve"> is false (0) in the database</w:t>
            </w:r>
          </w:p>
          <w:p w14:paraId="7D015898" w14:textId="77777777" w:rsidR="002A19F0" w:rsidRDefault="002A19F0" w:rsidP="002A19F0">
            <w:pPr>
              <w:pStyle w:val="TableRow"/>
              <w:rPr>
                <w:iCs/>
              </w:rPr>
            </w:pPr>
            <w:r>
              <w:rPr>
                <w:iCs/>
              </w:rPr>
              <w:t>AND</w:t>
            </w:r>
          </w:p>
          <w:p w14:paraId="37B0B708" w14:textId="77777777" w:rsidR="002A19F0" w:rsidRPr="002A19F0" w:rsidRDefault="002A19F0" w:rsidP="002A19F0">
            <w:pPr>
              <w:pStyle w:val="TableRow"/>
              <w:rPr>
                <w:iCs/>
              </w:rPr>
            </w:pPr>
            <w:r w:rsidRPr="002A19F0">
              <w:rPr>
                <w:iCs/>
              </w:rPr>
              <w:t>Concept.Automatic_Published_Term</w:t>
            </w:r>
            <w:r>
              <w:rPr>
                <w:iCs/>
              </w:rPr>
              <w:t xml:space="preserve"> is false (0) in the database.</w:t>
            </w:r>
          </w:p>
        </w:tc>
      </w:tr>
      <w:tr w:rsidR="00847383" w14:paraId="19DC0DD7"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BB620CA" w14:textId="77777777" w:rsidR="00847383" w:rsidRDefault="00847383">
            <w:pPr>
              <w:pStyle w:val="TableRow"/>
            </w:pPr>
            <w:r>
              <w:t>btnInsertBotanical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14ABE4" w14:textId="77777777" w:rsidR="00847383" w:rsidRDefault="0084738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1320BF" w14:textId="77777777" w:rsidR="00847383" w:rsidRDefault="00847383">
            <w:pPr>
              <w:pStyle w:val="TableRow"/>
              <w:rPr>
                <w:iCs/>
              </w:rPr>
            </w:pPr>
            <w:r>
              <w:rPr>
                <w:iCs/>
              </w:rPr>
              <w:t>Displays popup menu pmBotanicalNames aligned with the bottom of the button.</w:t>
            </w:r>
          </w:p>
        </w:tc>
      </w:tr>
      <w:tr w:rsidR="00847383" w14:paraId="535A2DEC"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A0BAB67" w14:textId="77777777" w:rsidR="00847383" w:rsidRDefault="00847383">
            <w:pPr>
              <w:pStyle w:val="TableRow"/>
            </w:pPr>
            <w:r>
              <w:t>btnItalic</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CBB4E09" w14:textId="77777777" w:rsidR="00847383" w:rsidRDefault="00847383">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AD6AE9" w14:textId="77777777" w:rsidR="00847383" w:rsidRDefault="00847383">
            <w:pPr>
              <w:pStyle w:val="TableRow"/>
            </w:pPr>
            <w:r>
              <w:t>Toggles the selected text in ePublishedTerm to and from italic, by use of &lt;i&gt; and &lt;/i&gt; tags.  Subsequent text entered at the caret position is also toggled.</w:t>
            </w:r>
          </w:p>
          <w:p w14:paraId="0FEB5CF7" w14:textId="77777777" w:rsidR="00847383" w:rsidRDefault="00847383">
            <w:pPr>
              <w:pStyle w:val="TableRow"/>
            </w:pPr>
            <w:r>
              <w:t>This button is depressed when the text at the current caret position is italic.</w:t>
            </w:r>
          </w:p>
        </w:tc>
      </w:tr>
      <w:tr w:rsidR="00847383" w14:paraId="1E0DADBC"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5A0876F" w14:textId="77777777" w:rsidR="00847383" w:rsidRDefault="00847383">
            <w:pPr>
              <w:pStyle w:val="TableRow"/>
            </w:pPr>
            <w:r>
              <w:lastRenderedPageBreak/>
              <w:t>lblPreview</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A7878DA" w14:textId="77777777" w:rsidR="00847383" w:rsidRDefault="00847383">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C120A2" w14:textId="77777777" w:rsidR="00847383" w:rsidRDefault="00847383" w:rsidP="00352D5D">
            <w:pPr>
              <w:pStyle w:val="TableRow"/>
              <w:rPr>
                <w:iCs/>
              </w:rPr>
            </w:pPr>
            <w:r>
              <w:rPr>
                <w:iCs/>
              </w:rPr>
              <w:t>Displays a formatted version of the published term, updated immediately to reflect changes to ePublishedTerm.</w:t>
            </w:r>
          </w:p>
        </w:tc>
      </w:tr>
      <w:tr w:rsidR="00847383" w14:paraId="4C2DC274"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DCED8B2" w14:textId="77777777" w:rsidR="00847383" w:rsidRDefault="00847383">
            <w:pPr>
              <w:pStyle w:val="TableRow"/>
            </w:pPr>
            <w:r>
              <w:t>cmbLanguage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5BDE82" w14:textId="77777777" w:rsidR="00847383" w:rsidRDefault="0084738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67403C3" w14:textId="77777777" w:rsidR="00847383" w:rsidRDefault="00847383">
            <w:pPr>
              <w:pStyle w:val="TableRow"/>
              <w:rPr>
                <w:i/>
              </w:rPr>
            </w:pPr>
            <w:r>
              <w:rPr>
                <w:i/>
              </w:rPr>
              <w:t>Term.Language_Key, Language.Item_Name</w:t>
            </w:r>
          </w:p>
          <w:p w14:paraId="2BC0FDD9" w14:textId="77777777" w:rsidR="00847383" w:rsidRDefault="00847383">
            <w:pPr>
              <w:pStyle w:val="TableRow"/>
            </w:pPr>
            <w:r>
              <w:t>Lists all langauages known to the system (label is Language_Key + ' - ' + Item_Name).</w:t>
            </w:r>
          </w:p>
          <w:p w14:paraId="25D7358A" w14:textId="77777777" w:rsidR="00847383" w:rsidRDefault="00847383" w:rsidP="007C6BD2">
            <w:pPr>
              <w:pStyle w:val="TableRow"/>
            </w:pPr>
            <w:r>
              <w:t>Allows the user to view and edit the language for the term.  See notes in eBasicTerm regarding saving of this field.</w:t>
            </w:r>
          </w:p>
        </w:tc>
      </w:tr>
      <w:tr w:rsidR="00847383" w14:paraId="3AD322AA"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289B562" w14:textId="77777777" w:rsidR="00847383" w:rsidRDefault="00847383">
            <w:pPr>
              <w:pStyle w:val="TableRow"/>
            </w:pPr>
            <w:r>
              <w:t>cmbRank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80030E4" w14:textId="77777777" w:rsidR="00847383" w:rsidRDefault="00847383">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606ED3" w14:textId="77777777" w:rsidR="00847383" w:rsidRDefault="00847383">
            <w:pPr>
              <w:pStyle w:val="TableRow"/>
              <w:rPr>
                <w:i/>
              </w:rPr>
            </w:pPr>
            <w:r>
              <w:rPr>
                <w:i/>
              </w:rPr>
              <w:t>Concept.Concept_Rank_Key, Concept_Rank.Item_Name</w:t>
            </w:r>
          </w:p>
          <w:p w14:paraId="70885FE1" w14:textId="77777777" w:rsidR="00847383" w:rsidRDefault="00847383">
            <w:pPr>
              <w:pStyle w:val="TableRow"/>
            </w:pPr>
            <w:r>
              <w:t>Drop down list allowing the user to select the rank.  The ranks available are dependent on the current domain (identified through the Concept_Rank.Domain_Key field).</w:t>
            </w:r>
          </w:p>
        </w:tc>
      </w:tr>
      <w:tr w:rsidR="00847383" w14:paraId="1834ABCE"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E5AB33" w14:textId="77777777" w:rsidR="00847383" w:rsidRDefault="00847383">
            <w:pPr>
              <w:pStyle w:val="TableRow"/>
            </w:pPr>
            <w:r>
              <w:t>chkPreferred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5E59C65"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AD9281" w14:textId="77777777" w:rsidR="00847383" w:rsidRDefault="00847383">
            <w:pPr>
              <w:pStyle w:val="TableRow"/>
              <w:rPr>
                <w:i/>
              </w:rPr>
            </w:pPr>
            <w:r>
              <w:rPr>
                <w:i/>
              </w:rPr>
              <w:t>Concept.Preferred</w:t>
            </w:r>
          </w:p>
          <w:p w14:paraId="31DA211A" w14:textId="77777777" w:rsidR="00847383" w:rsidRDefault="00847383">
            <w:pPr>
              <w:pStyle w:val="TableRow"/>
              <w:rPr>
                <w:iCs/>
              </w:rPr>
            </w:pPr>
            <w:r>
              <w:rPr>
                <w:iCs/>
              </w:rPr>
              <w:t>Displays and allows editing of the concept's preferred status.</w:t>
            </w:r>
          </w:p>
        </w:tc>
      </w:tr>
      <w:tr w:rsidR="00847383" w14:paraId="4B30612B"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7AFAAA5" w14:textId="77777777" w:rsidR="00847383" w:rsidRDefault="00847383">
            <w:pPr>
              <w:pStyle w:val="TableRow"/>
            </w:pPr>
            <w:r>
              <w:t>cmbNameType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932473E"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8E4046B" w14:textId="77777777" w:rsidR="00847383" w:rsidRDefault="00847383">
            <w:pPr>
              <w:pStyle w:val="TableRow"/>
              <w:rPr>
                <w:i/>
              </w:rPr>
            </w:pPr>
            <w:r>
              <w:rPr>
                <w:i/>
              </w:rPr>
              <w:t>Concept.Name_Type_Concept_Key, Concept.Published_Term</w:t>
            </w:r>
          </w:p>
          <w:p w14:paraId="6E8A501D" w14:textId="77777777" w:rsidR="00847383" w:rsidRDefault="00847383">
            <w:pPr>
              <w:pStyle w:val="TableRow"/>
              <w:rPr>
                <w:iCs/>
              </w:rPr>
            </w:pPr>
            <w:r>
              <w:rPr>
                <w:iCs/>
              </w:rPr>
              <w:t>Populated with a list of all terms in the Thesaurus Name Types concept group.  Displays and allows the user to select the type of name that this concept refers to, for example formal or common.</w:t>
            </w:r>
          </w:p>
        </w:tc>
      </w:tr>
      <w:tr w:rsidR="00847383" w14:paraId="3079E109"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0C998C" w14:textId="77777777" w:rsidR="00847383" w:rsidRDefault="00847383">
            <w:pPr>
              <w:pStyle w:val="TableRow"/>
            </w:pPr>
            <w:r>
              <w:t>eListCode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06B4B0D"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F2B1E98" w14:textId="77777777" w:rsidR="00847383" w:rsidRDefault="00847383">
            <w:pPr>
              <w:pStyle w:val="TableRow"/>
              <w:rPr>
                <w:i/>
              </w:rPr>
            </w:pPr>
            <w:r>
              <w:rPr>
                <w:i/>
              </w:rPr>
              <w:t>Concept.List_Code</w:t>
            </w:r>
          </w:p>
          <w:p w14:paraId="14418437" w14:textId="77777777" w:rsidR="00847383" w:rsidRDefault="00847383">
            <w:pPr>
              <w:pStyle w:val="TableRow"/>
              <w:rPr>
                <w:iCs/>
              </w:rPr>
            </w:pPr>
            <w:r>
              <w:rPr>
                <w:iCs/>
              </w:rPr>
              <w:t>Displays and allows editing of the concept's list code.  This field's usage depends on the domain, for example in taxonomy it is used to hold the taxonomic code.</w:t>
            </w:r>
          </w:p>
        </w:tc>
      </w:tr>
      <w:tr w:rsidR="00847383" w14:paraId="3DAEC2B6" w14:textId="77777777" w:rsidTr="00366C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BAF2CE" w14:textId="77777777" w:rsidR="00847383" w:rsidRDefault="00847383">
            <w:pPr>
              <w:pStyle w:val="TableRow"/>
            </w:pPr>
            <w:r>
              <w:t>eSortCode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01AF2F" w14:textId="77777777" w:rsidR="00847383" w:rsidRDefault="00847383">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CAAA2EC" w14:textId="77777777" w:rsidR="00847383" w:rsidRDefault="00847383">
            <w:pPr>
              <w:pStyle w:val="TableRow"/>
              <w:rPr>
                <w:i/>
              </w:rPr>
            </w:pPr>
            <w:r>
              <w:rPr>
                <w:i/>
              </w:rPr>
              <w:t>Concept.Sort_Code</w:t>
            </w:r>
          </w:p>
          <w:p w14:paraId="19391386" w14:textId="77777777" w:rsidR="00847383" w:rsidRDefault="00847383">
            <w:pPr>
              <w:pStyle w:val="TableRow"/>
              <w:rPr>
                <w:iCs/>
              </w:rPr>
            </w:pPr>
            <w:r>
              <w:rPr>
                <w:iCs/>
              </w:rPr>
              <w:t>Displays and allows editing of the concept's sort code as a numerical value.  By default, concepts are sorted in this order when displaying the hierarchy.</w:t>
            </w:r>
          </w:p>
        </w:tc>
      </w:tr>
    </w:tbl>
    <w:p w14:paraId="7470A172" w14:textId="77777777" w:rsidR="005853E1" w:rsidRDefault="005853E1" w:rsidP="00D6671D"/>
    <w:p w14:paraId="1FEE90BF" w14:textId="77777777" w:rsidR="00DB32F8" w:rsidRDefault="00DB32F8" w:rsidP="00DB32F8">
      <w:pPr>
        <w:pStyle w:val="Heading5"/>
      </w:pPr>
      <w:bookmarkStart w:id="666" w:name="_Ref298417867"/>
      <w:bookmarkStart w:id="667" w:name="_Ref299005264"/>
      <w:r>
        <w:lastRenderedPageBreak/>
        <w:t>Calculation of published terms</w:t>
      </w:r>
      <w:bookmarkEnd w:id="666"/>
      <w:r w:rsidR="00CF556D">
        <w:t xml:space="preserve"> and search terms</w:t>
      </w:r>
      <w:bookmarkEnd w:id="667"/>
    </w:p>
    <w:p w14:paraId="1E33AC75" w14:textId="77777777" w:rsidR="00DB32F8" w:rsidRDefault="00DB32F8" w:rsidP="00DB32F8">
      <w:r>
        <w:t xml:space="preserve">Automatic generation of published terms is enabled for a </w:t>
      </w:r>
      <w:r w:rsidR="00E04989">
        <w:t xml:space="preserve">new </w:t>
      </w:r>
      <w:r>
        <w:t>concept by default.</w:t>
      </w:r>
      <w:r w:rsidR="00800EE3">
        <w:t xml:space="preserve"> Automatic generation of search terms is always enabled.</w:t>
      </w:r>
    </w:p>
    <w:p w14:paraId="3F6BB967" w14:textId="77777777" w:rsidR="00DB32F8" w:rsidRDefault="00DB32F8" w:rsidP="00DB32F8">
      <w:r>
        <w:t xml:space="preserve">The first step </w:t>
      </w:r>
      <w:r w:rsidR="00800EE3">
        <w:t xml:space="preserve">in both cases </w:t>
      </w:r>
      <w:r>
        <w:t xml:space="preserve">is to identify the </w:t>
      </w:r>
      <w:r w:rsidR="0016367E">
        <w:t>rule</w:t>
      </w:r>
      <w:r>
        <w:t xml:space="preserve"> that applies to the concept:</w:t>
      </w:r>
    </w:p>
    <w:p w14:paraId="22B48766" w14:textId="77777777" w:rsidR="00DB32F8" w:rsidRDefault="00DB32F8" w:rsidP="00DB32F8">
      <w:pPr>
        <w:numPr>
          <w:ilvl w:val="0"/>
          <w:numId w:val="62"/>
        </w:numPr>
      </w:pPr>
      <w:r>
        <w:t>If the concept group is hierarchical (</w:t>
      </w:r>
      <w:r>
        <w:rPr>
          <w:i/>
        </w:rPr>
        <w:t>Concept_Group.Hierarchy_Relation_Type_Key</w:t>
      </w:r>
      <w:r>
        <w:t xml:space="preserve"> is not null) and there are rules associated (via </w:t>
      </w:r>
      <w:r>
        <w:rPr>
          <w:i/>
        </w:rPr>
        <w:t>Concept.Term_Generator_Key</w:t>
      </w:r>
      <w:r>
        <w:t>) with ancestors of the concept (where “ancestors” is understood to include the concept itself) then the rule associated with the nearest such ancestor applies.</w:t>
      </w:r>
    </w:p>
    <w:p w14:paraId="02BB2BE0" w14:textId="77777777" w:rsidR="0016367E" w:rsidRDefault="0016367E" w:rsidP="0016367E">
      <w:pPr>
        <w:numPr>
          <w:ilvl w:val="0"/>
          <w:numId w:val="62"/>
        </w:numPr>
      </w:pPr>
      <w:r>
        <w:t xml:space="preserve">Otherwise if there is a rule associated with the concept group (via </w:t>
      </w:r>
      <w:r>
        <w:rPr>
          <w:i/>
        </w:rPr>
        <w:t>Concept_Group.Term_Generator_Key</w:t>
      </w:r>
      <w:r>
        <w:t>) then that rule applies.</w:t>
      </w:r>
    </w:p>
    <w:p w14:paraId="618EDF5A" w14:textId="77777777" w:rsidR="0016367E" w:rsidRDefault="0016367E" w:rsidP="0016367E">
      <w:pPr>
        <w:numPr>
          <w:ilvl w:val="0"/>
          <w:numId w:val="62"/>
        </w:numPr>
      </w:pPr>
      <w:r>
        <w:t xml:space="preserve">Otherwise if there is a rule associated with the local domain (via </w:t>
      </w:r>
      <w:r>
        <w:rPr>
          <w:i/>
        </w:rPr>
        <w:t>Local_Domain.Term_Generator_Key</w:t>
      </w:r>
      <w:r>
        <w:t>) then that rule applies.</w:t>
      </w:r>
    </w:p>
    <w:p w14:paraId="411B7BA1" w14:textId="77777777" w:rsidR="006B5D45" w:rsidRDefault="0016367E" w:rsidP="0016367E">
      <w:pPr>
        <w:numPr>
          <w:ilvl w:val="0"/>
          <w:numId w:val="62"/>
        </w:numPr>
      </w:pPr>
      <w:r>
        <w:t xml:space="preserve">Otherwise if there is a rule associated with the domain (via </w:t>
      </w:r>
      <w:r>
        <w:rPr>
          <w:i/>
        </w:rPr>
        <w:t>Domain.Term_Generator_Key</w:t>
      </w:r>
      <w:r>
        <w:t>) then that rule applies.</w:t>
      </w:r>
    </w:p>
    <w:p w14:paraId="5662AA9A" w14:textId="77777777" w:rsidR="006B5D45" w:rsidRPr="00AB70B8" w:rsidRDefault="0016367E" w:rsidP="006B5D45">
      <w:pPr>
        <w:numPr>
          <w:ilvl w:val="0"/>
          <w:numId w:val="62"/>
        </w:numPr>
      </w:pPr>
      <w:r>
        <w:t>Otherwise the default rule</w:t>
      </w:r>
      <w:r w:rsidR="00E67861">
        <w:rPr>
          <w:rFonts w:cs="Arial"/>
        </w:rPr>
        <w:t xml:space="preserve"> </w:t>
      </w:r>
      <w:r>
        <w:t>applies</w:t>
      </w:r>
      <w:r w:rsidR="006B5D45" w:rsidRPr="006B5D45">
        <w:rPr>
          <w:rFonts w:cs="Arial"/>
        </w:rPr>
        <w:t>.</w:t>
      </w:r>
    </w:p>
    <w:p w14:paraId="2237AAFE" w14:textId="77777777" w:rsidR="0016367E" w:rsidRDefault="0016367E" w:rsidP="006B5D45">
      <w:pPr>
        <w:ind w:left="720"/>
      </w:pPr>
    </w:p>
    <w:p w14:paraId="4CA78BF8" w14:textId="77777777" w:rsidR="00C83613" w:rsidRDefault="0016367E" w:rsidP="00DB32F8">
      <w:pPr>
        <w:rPr>
          <w:rFonts w:cs="Arial"/>
        </w:rPr>
      </w:pPr>
      <w:r>
        <w:t>If the default rule applies</w:t>
      </w:r>
      <w:r w:rsidR="00C83613">
        <w:t>,</w:t>
      </w:r>
      <w:r>
        <w:t xml:space="preserve"> then the </w:t>
      </w:r>
      <w:r w:rsidR="00586C90">
        <w:t xml:space="preserve">calculated </w:t>
      </w:r>
      <w:r>
        <w:t xml:space="preserve">published term </w:t>
      </w:r>
      <w:r w:rsidR="00586C90">
        <w:t xml:space="preserve">(if required) </w:t>
      </w:r>
      <w:r>
        <w:t>is equal to</w:t>
      </w:r>
      <w:r w:rsidR="00C83613">
        <w:t xml:space="preserve"> the</w:t>
      </w:r>
      <w:r w:rsidR="00C95234">
        <w:t xml:space="preserve"> </w:t>
      </w:r>
      <w:r w:rsidR="00C83613" w:rsidRPr="006B5D45">
        <w:rPr>
          <w:rFonts w:cs="Arial"/>
        </w:rPr>
        <w:t>Species Name</w:t>
      </w:r>
      <w:r w:rsidR="00C83613">
        <w:rPr>
          <w:rFonts w:cs="Arial"/>
        </w:rPr>
        <w:t xml:space="preserve"> (</w:t>
      </w:r>
      <w:r w:rsidR="00C479AA">
        <w:rPr>
          <w:rFonts w:cs="Arial"/>
        </w:rPr>
        <w:t>i.e.</w:t>
      </w:r>
      <w:r w:rsidR="00C83613">
        <w:rPr>
          <w:i/>
        </w:rPr>
        <w:t>Term.Plaintext)</w:t>
      </w:r>
      <w:r w:rsidR="00C83613" w:rsidRPr="006B5D45">
        <w:rPr>
          <w:rFonts w:cs="Arial"/>
        </w:rPr>
        <w:t xml:space="preserve"> </w:t>
      </w:r>
      <w:r w:rsidR="00C83613">
        <w:rPr>
          <w:rFonts w:cs="Arial"/>
        </w:rPr>
        <w:t xml:space="preserve">+ ‘ ‘ </w:t>
      </w:r>
      <w:r w:rsidR="00C83613" w:rsidRPr="006B5D45">
        <w:rPr>
          <w:rFonts w:cs="Arial"/>
        </w:rPr>
        <w:t>+ Attributes</w:t>
      </w:r>
      <w:r w:rsidR="00C83613">
        <w:rPr>
          <w:rFonts w:cs="Arial"/>
        </w:rPr>
        <w:t xml:space="preserve"> + ‘ ‘ + Author </w:t>
      </w:r>
    </w:p>
    <w:p w14:paraId="52B17DB0" w14:textId="77777777" w:rsidR="00DB32F8" w:rsidRDefault="00C83613" w:rsidP="00DB32F8">
      <w:r>
        <w:t>T</w:t>
      </w:r>
      <w:r w:rsidR="00800EE3">
        <w:t xml:space="preserve">he </w:t>
      </w:r>
      <w:r w:rsidR="00C479AA">
        <w:t>Search T</w:t>
      </w:r>
      <w:r w:rsidR="00800EE3">
        <w:t xml:space="preserve">erms </w:t>
      </w:r>
      <w:r>
        <w:t xml:space="preserve">in this case </w:t>
      </w:r>
      <w:r w:rsidR="00800EE3">
        <w:t>are:</w:t>
      </w:r>
    </w:p>
    <w:p w14:paraId="7E2FA58C" w14:textId="77777777" w:rsidR="00800EE3" w:rsidRDefault="00215651" w:rsidP="00800EE3">
      <w:pPr>
        <w:numPr>
          <w:ilvl w:val="0"/>
          <w:numId w:val="29"/>
        </w:numPr>
      </w:pPr>
      <w:r>
        <w:t>The base term;</w:t>
      </w:r>
    </w:p>
    <w:p w14:paraId="04EED92F" w14:textId="77777777" w:rsidR="00215651" w:rsidRDefault="00215651" w:rsidP="00800EE3">
      <w:pPr>
        <w:numPr>
          <w:ilvl w:val="0"/>
          <w:numId w:val="29"/>
        </w:numPr>
      </w:pPr>
      <w:r>
        <w:t>The published term</w:t>
      </w:r>
      <w:r w:rsidR="00586C90">
        <w:t xml:space="preserve"> (either calculated or user supplied depending on whether automatic generation of published terms is enabled)</w:t>
      </w:r>
      <w:r>
        <w:t xml:space="preserve"> with formatting removed;</w:t>
      </w:r>
    </w:p>
    <w:p w14:paraId="5A0E9426" w14:textId="77777777" w:rsidR="00215651" w:rsidRDefault="00215651" w:rsidP="00800EE3">
      <w:pPr>
        <w:numPr>
          <w:ilvl w:val="0"/>
          <w:numId w:val="29"/>
        </w:numPr>
      </w:pPr>
      <w:r>
        <w:t>The base term followed by the authority &amp; date (separated by a space)</w:t>
      </w:r>
    </w:p>
    <w:p w14:paraId="7C5658DB" w14:textId="77777777" w:rsidR="00215651" w:rsidRDefault="00215651" w:rsidP="00800EE3">
      <w:pPr>
        <w:numPr>
          <w:ilvl w:val="0"/>
          <w:numId w:val="29"/>
        </w:numPr>
      </w:pPr>
      <w:r>
        <w:t>The base term followed by the attributes (separated by a space)</w:t>
      </w:r>
    </w:p>
    <w:p w14:paraId="179BCEB5" w14:textId="77777777" w:rsidR="00215651" w:rsidRDefault="00215651" w:rsidP="00800EE3">
      <w:pPr>
        <w:numPr>
          <w:ilvl w:val="0"/>
          <w:numId w:val="29"/>
        </w:numPr>
      </w:pPr>
      <w:r>
        <w:t>The base term followed by the authority &amp; date and then the attributes (separated by spaces)</w:t>
      </w:r>
    </w:p>
    <w:p w14:paraId="4F55C70D" w14:textId="77777777" w:rsidR="00586C90" w:rsidRDefault="00C95234" w:rsidP="00DB32F8">
      <w:r>
        <w:t>Otherwise</w:t>
      </w:r>
      <w:r w:rsidR="00586C90">
        <w:t>:</w:t>
      </w:r>
      <w:r>
        <w:t xml:space="preserve"> </w:t>
      </w:r>
    </w:p>
    <w:p w14:paraId="28C21AA3" w14:textId="77777777" w:rsidR="00DB32F8" w:rsidRDefault="00586C90" w:rsidP="00586C90">
      <w:pPr>
        <w:numPr>
          <w:ilvl w:val="0"/>
          <w:numId w:val="29"/>
        </w:numPr>
      </w:pPr>
      <w:r>
        <w:t>T</w:t>
      </w:r>
      <w:r w:rsidR="00C95234">
        <w:t xml:space="preserve">he </w:t>
      </w:r>
      <w:r>
        <w:t xml:space="preserve">calculated </w:t>
      </w:r>
      <w:r w:rsidR="00C95234">
        <w:t xml:space="preserve">published term </w:t>
      </w:r>
      <w:r>
        <w:t xml:space="preserve">(if required) </w:t>
      </w:r>
      <w:r w:rsidR="00C95234">
        <w:t xml:space="preserve">is the result of calling the database function identified by </w:t>
      </w:r>
      <w:r w:rsidR="00C95234">
        <w:rPr>
          <w:i/>
        </w:rPr>
        <w:t>Term_Generator.Published_Term_Function</w:t>
      </w:r>
      <w:r w:rsidR="00C95234">
        <w:t>, passing the base term (</w:t>
      </w:r>
      <w:r w:rsidR="00C95234">
        <w:rPr>
          <w:i/>
        </w:rPr>
        <w:t>Term.Plaintext</w:t>
      </w:r>
      <w:r w:rsidR="00C95234">
        <w:t>), author &amp; date (</w:t>
      </w:r>
      <w:r w:rsidR="00C95234">
        <w:rPr>
          <w:i/>
        </w:rPr>
        <w:t>Term_Version.Author_And_Date</w:t>
      </w:r>
      <w:r w:rsidR="00C95234">
        <w:t>), attributes (</w:t>
      </w:r>
      <w:r w:rsidR="00C95234">
        <w:rPr>
          <w:i/>
        </w:rPr>
        <w:t>Term_Version.Version_Label</w:t>
      </w:r>
      <w:r w:rsidR="00C95234">
        <w:t>), rank (</w:t>
      </w:r>
      <w:r w:rsidR="00C95234">
        <w:rPr>
          <w:i/>
        </w:rPr>
        <w:t>Concept.Rank_Key</w:t>
      </w:r>
      <w:r w:rsidR="00C95234">
        <w:t>) and the key of the parent concept (if any) as arguments.</w:t>
      </w:r>
    </w:p>
    <w:p w14:paraId="39849BAF" w14:textId="77777777" w:rsidR="00586C90" w:rsidRDefault="00586C90" w:rsidP="00586C90">
      <w:pPr>
        <w:numPr>
          <w:ilvl w:val="0"/>
          <w:numId w:val="29"/>
        </w:numPr>
      </w:pPr>
      <w:r>
        <w:t xml:space="preserve">The calculated search terms are obtained by calling the stored procedure identified by </w:t>
      </w:r>
      <w:r>
        <w:rPr>
          <w:i/>
        </w:rPr>
        <w:t>Term_Generator.Search_Term_Procedure</w:t>
      </w:r>
      <w:r>
        <w:t xml:space="preserve"> with the same arguments plus the published term (either calculated or user supplied)</w:t>
      </w:r>
    </w:p>
    <w:p w14:paraId="2F555274" w14:textId="77777777" w:rsidR="00847383" w:rsidRDefault="00847383" w:rsidP="00847383">
      <w:pPr>
        <w:pStyle w:val="Heading5"/>
      </w:pPr>
      <w:bookmarkStart w:id="668" w:name="_Ref302035054"/>
      <w:r>
        <w:lastRenderedPageBreak/>
        <w:t>Term version creation and selection</w:t>
      </w:r>
      <w:bookmarkEnd w:id="668"/>
    </w:p>
    <w:p w14:paraId="774909B9" w14:textId="77777777" w:rsidR="00847383" w:rsidRDefault="00D30981" w:rsidP="00847383">
      <w:r>
        <w:t>When the concept is saved the term version fields (eAuthorAndDate and eAttributes) are handled as follows:</w:t>
      </w:r>
    </w:p>
    <w:p w14:paraId="4806F964" w14:textId="77777777" w:rsidR="00D30981" w:rsidRDefault="00D30981" w:rsidP="00D30981">
      <w:pPr>
        <w:numPr>
          <w:ilvl w:val="0"/>
          <w:numId w:val="13"/>
        </w:numPr>
      </w:pPr>
      <w:r>
        <w:t>If a new concept is being created, or an existing concept is being updated to refer to a different term:</w:t>
      </w:r>
    </w:p>
    <w:p w14:paraId="4E9A3C7B" w14:textId="77777777" w:rsidR="00D30981" w:rsidRDefault="00D30981" w:rsidP="00D30981">
      <w:pPr>
        <w:numPr>
          <w:ilvl w:val="1"/>
          <w:numId w:val="13"/>
        </w:numPr>
      </w:pPr>
      <w:r>
        <w:t xml:space="preserve">If there is an existing </w:t>
      </w:r>
      <w:r>
        <w:rPr>
          <w:i/>
        </w:rPr>
        <w:t>Term_Version</w:t>
      </w:r>
      <w:r>
        <w:t xml:space="preserve"> record for the term that has </w:t>
      </w:r>
      <w:r>
        <w:rPr>
          <w:i/>
        </w:rPr>
        <w:t>Author_And_Date</w:t>
      </w:r>
      <w:r>
        <w:t xml:space="preserve"> and </w:t>
      </w:r>
      <w:r>
        <w:softHyphen/>
      </w:r>
      <w:r>
        <w:rPr>
          <w:i/>
        </w:rPr>
        <w:t>Version_Label</w:t>
      </w:r>
      <w:r>
        <w:t xml:space="preserve"> equal to the values in eAuthorAndDate and eAttributes respectively</w:t>
      </w:r>
      <w:r w:rsidR="00575A45">
        <w:t xml:space="preserve"> (</w:t>
      </w:r>
      <w:r w:rsidR="000B1782">
        <w:t xml:space="preserve">where </w:t>
      </w:r>
      <w:r w:rsidR="00575A45">
        <w:t>empty values are taken to mean NULL)</w:t>
      </w:r>
      <w:r>
        <w:t xml:space="preserve">, then </w:t>
      </w:r>
      <w:r>
        <w:rPr>
          <w:i/>
        </w:rPr>
        <w:t>Concept.Term_Version_Key</w:t>
      </w:r>
      <w:r>
        <w:t xml:space="preserve"> is set to the key of that record.</w:t>
      </w:r>
    </w:p>
    <w:p w14:paraId="0E0F1BA5" w14:textId="77777777" w:rsidR="00D30981" w:rsidRDefault="00D30981" w:rsidP="00D30981">
      <w:pPr>
        <w:numPr>
          <w:ilvl w:val="1"/>
          <w:numId w:val="13"/>
        </w:numPr>
      </w:pPr>
      <w:r>
        <w:t xml:space="preserve">Otherwise a new </w:t>
      </w:r>
      <w:r>
        <w:rPr>
          <w:i/>
        </w:rPr>
        <w:t>Term_Version</w:t>
      </w:r>
      <w:r>
        <w:t xml:space="preserve"> record is created for the concept.</w:t>
      </w:r>
    </w:p>
    <w:p w14:paraId="74A43E10" w14:textId="77777777" w:rsidR="00D30981" w:rsidRDefault="00D30981" w:rsidP="00D30981">
      <w:pPr>
        <w:numPr>
          <w:ilvl w:val="0"/>
          <w:numId w:val="13"/>
        </w:numPr>
      </w:pPr>
      <w:r>
        <w:t>Otherwise (i.e. an existing concept is being updated, but it still refers to the same term)</w:t>
      </w:r>
      <w:r w:rsidR="001C7397">
        <w:t xml:space="preserve"> if the text in either eAuthorAndDate or eAttributes has been changed:</w:t>
      </w:r>
    </w:p>
    <w:p w14:paraId="5BEDE3B2" w14:textId="77777777" w:rsidR="00D30981" w:rsidRDefault="001C7397" w:rsidP="00D30981">
      <w:pPr>
        <w:numPr>
          <w:ilvl w:val="1"/>
          <w:numId w:val="13"/>
        </w:numPr>
      </w:pPr>
      <w:r>
        <w:t xml:space="preserve">If </w:t>
      </w:r>
      <w:r w:rsidR="00D30981">
        <w:t xml:space="preserve">the </w:t>
      </w:r>
      <w:r w:rsidR="00D30981">
        <w:rPr>
          <w:i/>
        </w:rPr>
        <w:t>Concept</w:t>
      </w:r>
      <w:r w:rsidR="00D30981">
        <w:t xml:space="preserve"> record refers to a </w:t>
      </w:r>
      <w:r w:rsidR="00D30981">
        <w:rPr>
          <w:i/>
        </w:rPr>
        <w:t>Term_Version</w:t>
      </w:r>
      <w:r w:rsidR="00D30981">
        <w:t xml:space="preserve"> record that is shared with other concepts then a confirmation dialog is displayed with the message:</w:t>
      </w:r>
    </w:p>
    <w:p w14:paraId="5045157B" w14:textId="77777777" w:rsidR="00D30981" w:rsidRDefault="00D30981" w:rsidP="00D30981">
      <w:pPr>
        <w:ind w:left="2160"/>
      </w:pPr>
      <w:r>
        <w:t>‘There are other concepts with the same term that currently have the same attributes, author, and date as this concept. Would you like to update the attributes, author and date of these concepts as well?’</w:t>
      </w:r>
    </w:p>
    <w:p w14:paraId="0555E628" w14:textId="77777777" w:rsidR="00D30981" w:rsidRDefault="00D30981" w:rsidP="00D30981">
      <w:pPr>
        <w:ind w:left="2160"/>
      </w:pPr>
      <w:r>
        <w:t>The options available are ‘Yes’, ‘No’ and ‘Cancel’.</w:t>
      </w:r>
    </w:p>
    <w:p w14:paraId="4B6B312C" w14:textId="77777777" w:rsidR="000B1782" w:rsidRDefault="00D30981" w:rsidP="00D30981">
      <w:pPr>
        <w:ind w:left="2160"/>
      </w:pPr>
      <w:r>
        <w:t>If the user selects ‘Yes’</w:t>
      </w:r>
      <w:r w:rsidR="000B1782">
        <w:t>:</w:t>
      </w:r>
    </w:p>
    <w:p w14:paraId="6A4A3801" w14:textId="77777777" w:rsidR="000B1782" w:rsidRPr="000B1782" w:rsidRDefault="000B1782" w:rsidP="000B1782">
      <w:pPr>
        <w:ind w:left="2592"/>
      </w:pPr>
      <w:r>
        <w:t xml:space="preserve">If the new details match an existing </w:t>
      </w:r>
      <w:r>
        <w:rPr>
          <w:i/>
        </w:rPr>
        <w:t>Term_Version</w:t>
      </w:r>
      <w:r>
        <w:t xml:space="preserve"> record for the term then all concepts that refer to the current version are updated to re</w:t>
      </w:r>
      <w:r w:rsidR="002B1C6D">
        <w:t>fer to the matching</w:t>
      </w:r>
      <w:r w:rsidR="00E20EF0">
        <w:t xml:space="preserve"> version, and the current version is deleted.</w:t>
      </w:r>
      <w:r>
        <w:t xml:space="preserve"> Otherwise the current </w:t>
      </w:r>
      <w:r>
        <w:rPr>
          <w:i/>
        </w:rPr>
        <w:t>Term_Version</w:t>
      </w:r>
      <w:r>
        <w:t xml:space="preserve"> record is updated.</w:t>
      </w:r>
    </w:p>
    <w:p w14:paraId="3C536218" w14:textId="77777777" w:rsidR="000B1782" w:rsidRDefault="000B1782" w:rsidP="00D30981">
      <w:pPr>
        <w:ind w:left="2160"/>
      </w:pPr>
      <w:r>
        <w:t>If they select ‘No’:</w:t>
      </w:r>
    </w:p>
    <w:p w14:paraId="65E7037D" w14:textId="77777777" w:rsidR="000B1782" w:rsidRPr="000B1782" w:rsidRDefault="000B1782" w:rsidP="000B1782">
      <w:pPr>
        <w:ind w:left="2592"/>
      </w:pPr>
      <w:r>
        <w:t xml:space="preserve">If the new details match an existing </w:t>
      </w:r>
      <w:r>
        <w:rPr>
          <w:i/>
        </w:rPr>
        <w:t>Term_Version</w:t>
      </w:r>
      <w:r>
        <w:t xml:space="preserve"> record for the term then the concept is updated to refer to that version. Otherwise a new </w:t>
      </w:r>
      <w:r>
        <w:rPr>
          <w:i/>
        </w:rPr>
        <w:t>Term_Version</w:t>
      </w:r>
      <w:r>
        <w:t xml:space="preserve"> record is created.</w:t>
      </w:r>
    </w:p>
    <w:p w14:paraId="6A7DCB44" w14:textId="77777777" w:rsidR="00D30981" w:rsidRPr="00D30981" w:rsidRDefault="00D30981" w:rsidP="00D30981">
      <w:pPr>
        <w:ind w:left="2160"/>
      </w:pPr>
      <w:r>
        <w:t xml:space="preserve">If they select ‘Cancel’ then none of the changes </w:t>
      </w:r>
      <w:r w:rsidR="005C283B">
        <w:t xml:space="preserve">that the user has </w:t>
      </w:r>
      <w:r>
        <w:t>made are saved</w:t>
      </w:r>
      <w:r w:rsidR="00C257FF">
        <w:t>,</w:t>
      </w:r>
      <w:r>
        <w:t xml:space="preserve"> and the </w:t>
      </w:r>
      <w:r w:rsidR="00B672C8">
        <w:t>screen remains in edit mode</w:t>
      </w:r>
      <w:r>
        <w:t>.</w:t>
      </w:r>
    </w:p>
    <w:p w14:paraId="76EBEF61" w14:textId="77777777" w:rsidR="00D30981" w:rsidRDefault="00D30981" w:rsidP="00D30981">
      <w:pPr>
        <w:numPr>
          <w:ilvl w:val="1"/>
          <w:numId w:val="13"/>
        </w:numPr>
      </w:pPr>
      <w:r>
        <w:t>Otherwise</w:t>
      </w:r>
      <w:r w:rsidR="000370D1">
        <w:t xml:space="preserve"> (i.e. the </w:t>
      </w:r>
      <w:r w:rsidR="000370D1">
        <w:rPr>
          <w:i/>
        </w:rPr>
        <w:t>Term_Version</w:t>
      </w:r>
      <w:r w:rsidR="000370D1">
        <w:t xml:space="preserve"> record is not shared)</w:t>
      </w:r>
      <w:r w:rsidR="001C7397">
        <w:t>:</w:t>
      </w:r>
    </w:p>
    <w:p w14:paraId="544B49DC" w14:textId="77777777" w:rsidR="001C7397" w:rsidRPr="00847383" w:rsidRDefault="001C7397" w:rsidP="001C7397">
      <w:pPr>
        <w:ind w:left="2160"/>
      </w:pPr>
      <w:r>
        <w:t xml:space="preserve">If the new details match an existing </w:t>
      </w:r>
      <w:r>
        <w:rPr>
          <w:i/>
        </w:rPr>
        <w:t>Term_Version</w:t>
      </w:r>
      <w:r>
        <w:t xml:space="preserve"> record for the term then the concept is updated to refer to that version</w:t>
      </w:r>
      <w:r w:rsidR="000370D1">
        <w:t xml:space="preserve">, and the current </w:t>
      </w:r>
      <w:r w:rsidR="000370D1">
        <w:rPr>
          <w:i/>
        </w:rPr>
        <w:t>Term_Version</w:t>
      </w:r>
      <w:r w:rsidR="000370D1">
        <w:t xml:space="preserve"> record is deleted</w:t>
      </w:r>
      <w:r>
        <w:t xml:space="preserve">. Otherwise </w:t>
      </w:r>
      <w:r w:rsidR="000370D1">
        <w:t xml:space="preserve">the current </w:t>
      </w:r>
      <w:r w:rsidR="000370D1">
        <w:rPr>
          <w:i/>
        </w:rPr>
        <w:t>Term_Version</w:t>
      </w:r>
      <w:r w:rsidR="000370D1">
        <w:t xml:space="preserve"> record is updated</w:t>
      </w:r>
      <w:r>
        <w:t>.</w:t>
      </w:r>
    </w:p>
    <w:p w14:paraId="675D4CDE" w14:textId="77777777" w:rsidR="005853E1" w:rsidRDefault="005853E1" w:rsidP="00CC6B4D">
      <w:pPr>
        <w:pStyle w:val="Heading4"/>
        <w:numPr>
          <w:ilvl w:val="3"/>
          <w:numId w:val="4"/>
        </w:numPr>
        <w:tabs>
          <w:tab w:val="left" w:pos="720"/>
        </w:tabs>
      </w:pPr>
      <w:bookmarkStart w:id="669" w:name="_Toc292878978"/>
      <w:r>
        <w:lastRenderedPageBreak/>
        <w:t>Synonym details screen</w:t>
      </w:r>
      <w:bookmarkEnd w:id="66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55A096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15AD996" w14:textId="77777777" w:rsidR="005853E1" w:rsidRDefault="005853E1">
            <w:pPr>
              <w:pStyle w:val="TableTitle"/>
            </w:pPr>
            <w:r>
              <w:t>Window Name: TfraSynonym</w:t>
            </w:r>
          </w:p>
        </w:tc>
      </w:tr>
      <w:tr w:rsidR="005853E1" w:rsidRPr="00A104CD" w14:paraId="43053811"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A27EAA5"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86197B1" w14:textId="77777777" w:rsidR="005853E1" w:rsidRPr="00A104CD" w:rsidRDefault="005853E1">
            <w:pPr>
              <w:pStyle w:val="TableRow"/>
              <w:keepNext/>
              <w:jc w:val="both"/>
              <w:rPr>
                <w:lang w:val="fr-FR"/>
              </w:rPr>
            </w:pPr>
            <w:r w:rsidRPr="00A104CD">
              <w:rPr>
                <w:b/>
                <w:lang w:val="fr-FR"/>
              </w:rPr>
              <w:t>Unit File Name</w:t>
            </w:r>
            <w:r w:rsidRPr="00A104CD">
              <w:rPr>
                <w:lang w:val="fr-FR"/>
              </w:rPr>
              <w:t>: Synonym.pas</w:t>
            </w:r>
          </w:p>
        </w:tc>
      </w:tr>
      <w:tr w:rsidR="005853E1" w14:paraId="7C2E9A9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A44CB0E" w14:textId="77777777" w:rsidR="005853E1" w:rsidRDefault="005853E1">
            <w:pPr>
              <w:pStyle w:val="TableRow"/>
              <w:keepNext/>
            </w:pPr>
            <w:r>
              <w:rPr>
                <w:b/>
              </w:rPr>
              <w:t>Entities</w:t>
            </w:r>
            <w:r>
              <w:t>: Entities defined in embedded tabs.</w:t>
            </w:r>
          </w:p>
        </w:tc>
      </w:tr>
      <w:tr w:rsidR="005853E1" w14:paraId="3922950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EEAAFE" w14:textId="77777777" w:rsidR="005853E1" w:rsidRDefault="005853E1">
            <w:pPr>
              <w:pStyle w:val="TableRow"/>
              <w:keepNext/>
            </w:pPr>
            <w:r>
              <w:rPr>
                <w:b/>
              </w:rPr>
              <w:t>Calls</w:t>
            </w:r>
            <w:r>
              <w:t>: Concept General tab control, Term version General tab control</w:t>
            </w:r>
          </w:p>
        </w:tc>
      </w:tr>
      <w:tr w:rsidR="005853E1" w14:paraId="190AB25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EBC4E09" w14:textId="77777777" w:rsidR="005853E1" w:rsidRDefault="005853E1">
            <w:pPr>
              <w:pStyle w:val="TableRow"/>
              <w:keepNext/>
            </w:pPr>
            <w:r>
              <w:rPr>
                <w:b/>
              </w:rPr>
              <w:t>Returns</w:t>
            </w:r>
            <w:r>
              <w:t xml:space="preserve"> </w:t>
            </w:r>
            <w:r>
              <w:rPr>
                <w:b/>
              </w:rPr>
              <w:t>To</w:t>
            </w:r>
            <w:r>
              <w:t>: None</w:t>
            </w:r>
          </w:p>
        </w:tc>
      </w:tr>
      <w:tr w:rsidR="005853E1" w14:paraId="64CE828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A67C1CA" w14:textId="77777777" w:rsidR="005853E1" w:rsidRDefault="005853E1">
            <w:pPr>
              <w:pStyle w:val="TableRow"/>
              <w:keepNext/>
            </w:pPr>
            <w:r>
              <w:rPr>
                <w:b/>
              </w:rPr>
              <w:t>Description</w:t>
            </w:r>
            <w:r>
              <w:t>: Details page control for viewing and editing the core details of a synonym on a list.  This frame consists of an empty tab control onto which the following tabs are embedded in this order: TfraConceptGeneral, TfraTermVersionGeneral.  TfraTermVersionGeneral is ommitted if the synonym concept has no term version information.  In this case the concept, term and term version that these tabs are bound to are those of the selected synonym, not the concept selected in the browser hierarchy.</w:t>
            </w:r>
          </w:p>
          <w:p w14:paraId="09823F99" w14:textId="77777777" w:rsidR="005853E1" w:rsidRDefault="005853E1">
            <w:pPr>
              <w:pStyle w:val="TableRow"/>
              <w:keepNext/>
            </w:pPr>
            <w:r>
              <w:t>This page control and its contents are always read only.  They cannot be used to edit the synonym details.</w:t>
            </w:r>
          </w:p>
        </w:tc>
      </w:tr>
    </w:tbl>
    <w:p w14:paraId="617387B5" w14:textId="77777777" w:rsidR="005853E1" w:rsidRDefault="005853E1" w:rsidP="005853E1"/>
    <w:p w14:paraId="282A09D7" w14:textId="77777777" w:rsidR="005853E1" w:rsidRDefault="005853E1" w:rsidP="00CC6B4D">
      <w:pPr>
        <w:pStyle w:val="Heading4"/>
        <w:numPr>
          <w:ilvl w:val="3"/>
          <w:numId w:val="4"/>
        </w:numPr>
        <w:tabs>
          <w:tab w:val="left" w:pos="720"/>
        </w:tabs>
      </w:pPr>
      <w:bookmarkStart w:id="670" w:name="_Toc292878979"/>
      <w:r>
        <w:lastRenderedPageBreak/>
        <w:t>Relationships details screen</w:t>
      </w:r>
      <w:bookmarkEnd w:id="670"/>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0DF5490"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FC843D6" w14:textId="77777777" w:rsidR="005853E1" w:rsidRDefault="005853E1">
            <w:pPr>
              <w:pStyle w:val="TableTitle"/>
            </w:pPr>
            <w:r>
              <w:t>Window Name: TfraRelationship</w:t>
            </w:r>
          </w:p>
        </w:tc>
      </w:tr>
      <w:tr w:rsidR="005853E1" w14:paraId="59316AE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2BC00D6"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178FA91" w14:textId="77777777" w:rsidR="005853E1" w:rsidRDefault="005853E1">
            <w:pPr>
              <w:pStyle w:val="TableRow"/>
              <w:keepNext/>
              <w:jc w:val="both"/>
            </w:pPr>
            <w:r>
              <w:rPr>
                <w:b/>
              </w:rPr>
              <w:t>Unit File Name</w:t>
            </w:r>
            <w:r>
              <w:t>: Relationship.pas</w:t>
            </w:r>
          </w:p>
        </w:tc>
      </w:tr>
      <w:tr w:rsidR="005853E1" w14:paraId="5103E61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7E03FFE" w14:textId="77777777" w:rsidR="005853E1" w:rsidRDefault="005853E1">
            <w:pPr>
              <w:pStyle w:val="TableRow"/>
              <w:keepNext/>
            </w:pPr>
            <w:r>
              <w:rPr>
                <w:b/>
              </w:rPr>
              <w:t>Entities</w:t>
            </w:r>
            <w:r>
              <w:t>: Entities defined in embedded tab controls</w:t>
            </w:r>
          </w:p>
        </w:tc>
      </w:tr>
      <w:tr w:rsidR="005853E1" w14:paraId="4B79BF3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D9DD825" w14:textId="77777777" w:rsidR="005853E1" w:rsidRDefault="005853E1">
            <w:pPr>
              <w:pStyle w:val="TableRow"/>
              <w:keepNext/>
            </w:pPr>
            <w:r>
              <w:rPr>
                <w:b/>
              </w:rPr>
              <w:t>Calls</w:t>
            </w:r>
            <w:r>
              <w:t>: Relationship details General tab control, Sources tab page control</w:t>
            </w:r>
          </w:p>
        </w:tc>
      </w:tr>
      <w:tr w:rsidR="005853E1" w14:paraId="554D944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8AA38B1" w14:textId="77777777" w:rsidR="005853E1" w:rsidRDefault="005853E1">
            <w:pPr>
              <w:pStyle w:val="TableRow"/>
              <w:keepNext/>
            </w:pPr>
            <w:r>
              <w:rPr>
                <w:b/>
              </w:rPr>
              <w:t>Returns</w:t>
            </w:r>
            <w:r>
              <w:t xml:space="preserve"> </w:t>
            </w:r>
            <w:r>
              <w:rPr>
                <w:b/>
              </w:rPr>
              <w:t>To</w:t>
            </w:r>
            <w:r>
              <w:t>: None</w:t>
            </w:r>
          </w:p>
        </w:tc>
      </w:tr>
      <w:tr w:rsidR="005853E1" w14:paraId="3F8D9EB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C3D2CB3" w14:textId="77777777" w:rsidR="005853E1" w:rsidRDefault="005853E1">
            <w:pPr>
              <w:pStyle w:val="TableRow"/>
              <w:keepNext/>
            </w:pPr>
            <w:r>
              <w:rPr>
                <w:b/>
              </w:rPr>
              <w:t>Description</w:t>
            </w:r>
            <w:r>
              <w:t>: Details page control for viewing and editing a relationship between 2 concepts or meanings.  This frame consists of an empty tab control onto which the following tabs are embedded in this order: TfraRelationshipGeneral, TfraSources.</w:t>
            </w:r>
          </w:p>
          <w:p w14:paraId="71E89382" w14:textId="77777777" w:rsidR="005853E1" w:rsidRDefault="005853E1">
            <w:pPr>
              <w:pStyle w:val="TableRow"/>
              <w:keepNext/>
            </w:pPr>
            <w:r>
              <w:t>When a relationship is saved that creates a new link between 2 meanings within a single concept group and the relationship indicates at least some overlap of meaning, if a there is a single term that is in both groups of terms associated with each meaning, then the action takes place as illustrated by the following example:</w:t>
            </w:r>
          </w:p>
          <w:p w14:paraId="026FE32F" w14:textId="77777777" w:rsidR="005853E1" w:rsidRDefault="005853E1">
            <w:pPr>
              <w:pStyle w:val="TableRow"/>
              <w:keepNext/>
            </w:pPr>
            <w:r>
              <w:t xml:space="preserve">-  A concept </w:t>
            </w:r>
            <w:smartTag w:uri="urn:schemas-microsoft-com:office:smarttags" w:element="place">
              <w:smartTag w:uri="urn:schemas-microsoft-com:office:smarttags" w:element="country-region">
                <w:r>
                  <w:t>Germany</w:t>
                </w:r>
              </w:smartTag>
            </w:smartTag>
            <w:r>
              <w:t xml:space="preserve"> (version pre-1918) and a concept Allemagne (version pre-1918) are created with the same meaning</w:t>
            </w:r>
          </w:p>
          <w:p w14:paraId="196B266B" w14:textId="77777777" w:rsidR="005853E1" w:rsidRDefault="005853E1">
            <w:pPr>
              <w:pStyle w:val="TableRow"/>
              <w:keepNext/>
            </w:pPr>
            <w:r>
              <w:t xml:space="preserve">-  The user creates a new concept for </w:t>
            </w:r>
            <w:smartTag w:uri="urn:schemas-microsoft-com:office:smarttags" w:element="place">
              <w:smartTag w:uri="urn:schemas-microsoft-com:office:smarttags" w:element="country-region">
                <w:r>
                  <w:t>Germany</w:t>
                </w:r>
              </w:smartTag>
            </w:smartTag>
            <w:r>
              <w:t xml:space="preserve"> (version 1918-1945)</w:t>
            </w:r>
          </w:p>
          <w:p w14:paraId="3EAD8E05" w14:textId="77777777" w:rsidR="005853E1" w:rsidRDefault="005853E1">
            <w:pPr>
              <w:pStyle w:val="TableRow"/>
              <w:keepNext/>
            </w:pPr>
            <w:r>
              <w:t xml:space="preserve">-  The user relates </w:t>
            </w:r>
            <w:smartTag w:uri="urn:schemas-microsoft-com:office:smarttags" w:element="country-region">
              <w:r>
                <w:t>Germany</w:t>
              </w:r>
            </w:smartTag>
            <w:r>
              <w:t xml:space="preserve"> (version 1918-1945) to </w:t>
            </w:r>
            <w:smartTag w:uri="urn:schemas-microsoft-com:office:smarttags" w:element="place">
              <w:smartTag w:uri="urn:schemas-microsoft-com:office:smarttags" w:element="country-region">
                <w:r>
                  <w:t>Germany</w:t>
                </w:r>
              </w:smartTag>
            </w:smartTag>
            <w:r>
              <w:t xml:space="preserve"> (pre-1918) using a meaning relationship indicating a new version.</w:t>
            </w:r>
          </w:p>
          <w:p w14:paraId="232E3AAC" w14:textId="77777777" w:rsidR="005853E1" w:rsidRDefault="005853E1">
            <w:pPr>
              <w:pStyle w:val="TableRow"/>
              <w:keepNext/>
            </w:pPr>
            <w:r>
              <w:t xml:space="preserve">-  The system displays a message 'You are creating a relationship between 2 meanings that share at least some terms.  Do you want to ensure that all terms are available at both ends of the relationship?' with Yes and No option buttons.  If the user selects Yes, then the system creates an additional concept Allemagne (version 1918-1945) as a synonym of </w:t>
            </w:r>
            <w:smartTag w:uri="urn:schemas-microsoft-com:office:smarttags" w:element="place">
              <w:smartTag w:uri="urn:schemas-microsoft-com:office:smarttags" w:element="country-region">
                <w:r>
                  <w:t>Germany</w:t>
                </w:r>
              </w:smartTag>
            </w:smartTag>
            <w:r>
              <w:t xml:space="preserve"> (1918-1945).  All terms available at each end of the meaning relationship are duplicated as concepts at the other end of the relationship where necessary.</w:t>
            </w:r>
          </w:p>
        </w:tc>
      </w:tr>
    </w:tbl>
    <w:p w14:paraId="370DCDB5" w14:textId="77777777" w:rsidR="005853E1" w:rsidRDefault="005853E1" w:rsidP="005853E1"/>
    <w:p w14:paraId="279977B1" w14:textId="77777777" w:rsidR="005853E1" w:rsidRDefault="005853E1" w:rsidP="00CC6B4D">
      <w:pPr>
        <w:pStyle w:val="Heading4"/>
        <w:numPr>
          <w:ilvl w:val="3"/>
          <w:numId w:val="4"/>
        </w:numPr>
        <w:tabs>
          <w:tab w:val="left" w:pos="720"/>
        </w:tabs>
      </w:pPr>
      <w:bookmarkStart w:id="671" w:name="_Toc292878980"/>
      <w:bookmarkStart w:id="672" w:name="_Ref298945158"/>
      <w:r>
        <w:lastRenderedPageBreak/>
        <w:t>Relationship details General tab control</w:t>
      </w:r>
      <w:bookmarkEnd w:id="671"/>
      <w:bookmarkEnd w:id="672"/>
    </w:p>
    <w:p w14:paraId="45917A19" w14:textId="46ED9923" w:rsidR="005853E1" w:rsidRDefault="005550DB" w:rsidP="005853E1">
      <w:pPr>
        <w:jc w:val="center"/>
      </w:pPr>
      <w:r>
        <w:rPr>
          <w:noProof/>
          <w:lang w:eastAsia="en-GB"/>
        </w:rPr>
        <w:drawing>
          <wp:inline distT="0" distB="0" distL="0" distR="0" wp14:anchorId="2340800A" wp14:editId="09D8381E">
            <wp:extent cx="3867150" cy="25908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67150" cy="25908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140865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905DEC8" w14:textId="77777777" w:rsidR="005853E1" w:rsidRDefault="005853E1">
            <w:pPr>
              <w:pStyle w:val="TableTitle"/>
            </w:pPr>
            <w:r>
              <w:t>Window Name: TfraRelationshipGeneral</w:t>
            </w:r>
          </w:p>
        </w:tc>
      </w:tr>
      <w:tr w:rsidR="005853E1" w14:paraId="1168A37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36F39E2"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D0C716F" w14:textId="77777777" w:rsidR="005853E1" w:rsidRDefault="005853E1">
            <w:pPr>
              <w:pStyle w:val="TableRow"/>
              <w:keepNext/>
              <w:jc w:val="both"/>
            </w:pPr>
            <w:r>
              <w:rPr>
                <w:b/>
              </w:rPr>
              <w:t>Unit File Name</w:t>
            </w:r>
            <w:r>
              <w:t>: RelationshipGeneral.pas</w:t>
            </w:r>
          </w:p>
        </w:tc>
      </w:tr>
      <w:tr w:rsidR="005853E1" w14:paraId="0913303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653D4AF" w14:textId="77777777" w:rsidR="005853E1" w:rsidRDefault="005853E1">
            <w:pPr>
              <w:pStyle w:val="TableRow"/>
              <w:keepNext/>
            </w:pPr>
            <w:r>
              <w:rPr>
                <w:b/>
              </w:rPr>
              <w:t>Entities</w:t>
            </w:r>
            <w:r>
              <w:t>: Concept_Relation or Meaning_Relation or Term_Version_Relation, Semantic_Relation_Type</w:t>
            </w:r>
          </w:p>
        </w:tc>
      </w:tr>
      <w:tr w:rsidR="005853E1" w14:paraId="2D41DAA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02D8486" w14:textId="77777777" w:rsidR="005853E1" w:rsidRDefault="005853E1">
            <w:pPr>
              <w:pStyle w:val="TableRow"/>
              <w:keepNext/>
            </w:pPr>
            <w:r>
              <w:rPr>
                <w:b/>
              </w:rPr>
              <w:t>Calls</w:t>
            </w:r>
            <w:r>
              <w:t>: None</w:t>
            </w:r>
          </w:p>
        </w:tc>
      </w:tr>
      <w:tr w:rsidR="005853E1" w14:paraId="622529C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26E0791" w14:textId="77777777" w:rsidR="005853E1" w:rsidRDefault="005853E1">
            <w:pPr>
              <w:pStyle w:val="TableRow"/>
              <w:keepNext/>
            </w:pPr>
            <w:r>
              <w:rPr>
                <w:b/>
              </w:rPr>
              <w:t>Returns</w:t>
            </w:r>
            <w:r>
              <w:t xml:space="preserve"> </w:t>
            </w:r>
            <w:r>
              <w:rPr>
                <w:b/>
              </w:rPr>
              <w:t>To</w:t>
            </w:r>
            <w:r>
              <w:t>: None</w:t>
            </w:r>
          </w:p>
        </w:tc>
      </w:tr>
      <w:tr w:rsidR="005853E1" w14:paraId="2F28E4F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6C0AAE8" w14:textId="77777777" w:rsidR="005853E1" w:rsidRDefault="005853E1">
            <w:pPr>
              <w:pStyle w:val="TableRow"/>
              <w:keepNext/>
            </w:pPr>
            <w:r>
              <w:rPr>
                <w:b/>
              </w:rPr>
              <w:t>Description</w:t>
            </w:r>
            <w:r>
              <w:t>: General tab page allowing the details of a relationship between 2 concepts, 2 meanings or 2 term versions to be viewed and edited.</w:t>
            </w:r>
          </w:p>
          <w:p w14:paraId="68696A88" w14:textId="77777777" w:rsidR="005853E1" w:rsidRDefault="005853E1">
            <w:pPr>
              <w:pStyle w:val="TableRow"/>
              <w:keepNext/>
            </w:pPr>
            <w:r>
              <w:t>Depending on the selection in cmbApplyTo, the details are loaded from and saved to either the Concept_Relation, Meaning_Relation or Term_Version_Relation table.  If the user changes the cmbApplyTo setting when editing an existing relationship, the relationship record is removed and a new one inserted into the appropriate table (this occurs when the relationship is saved).</w:t>
            </w:r>
          </w:p>
        </w:tc>
      </w:tr>
    </w:tbl>
    <w:p w14:paraId="4EE46704"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58BD314C"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2B50E064" w14:textId="77777777" w:rsidR="005853E1" w:rsidRDefault="005853E1">
            <w:pPr>
              <w:pStyle w:val="TableTitle"/>
            </w:pPr>
            <w:r>
              <w:lastRenderedPageBreak/>
              <w:t>Window Controls</w:t>
            </w:r>
          </w:p>
        </w:tc>
      </w:tr>
      <w:tr w:rsidR="005853E1" w14:paraId="67A225E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D1909B2"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495F0BD"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418543" w14:textId="77777777" w:rsidR="005853E1" w:rsidRDefault="005853E1">
            <w:pPr>
              <w:pStyle w:val="TableColumnTitles"/>
              <w:keepNext/>
            </w:pPr>
            <w:r>
              <w:rPr>
                <w:i/>
              </w:rPr>
              <w:t>Attribute</w:t>
            </w:r>
            <w:r>
              <w:t xml:space="preserve"> Action</w:t>
            </w:r>
          </w:p>
        </w:tc>
      </w:tr>
      <w:tr w:rsidR="005853E1" w14:paraId="0F5BA7C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29491C4" w14:textId="77777777" w:rsidR="005853E1" w:rsidRDefault="005853E1">
            <w:pPr>
              <w:pStyle w:val="TableRow"/>
            </w:pPr>
            <w:r>
              <w:t>eText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A8E24C"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1FE4C22" w14:textId="77777777" w:rsidR="005853E1" w:rsidRDefault="00C443D9">
            <w:pPr>
              <w:pStyle w:val="TableRow"/>
              <w:rPr>
                <w:i/>
              </w:rPr>
            </w:pPr>
            <w:r>
              <w:rPr>
                <w:i/>
              </w:rPr>
              <w:t>Concept.Published_Term</w:t>
            </w:r>
          </w:p>
          <w:p w14:paraId="43BB9BFA" w14:textId="77777777" w:rsidR="005853E1" w:rsidRDefault="005853E1" w:rsidP="00C443D9">
            <w:pPr>
              <w:pStyle w:val="TableRow"/>
            </w:pPr>
            <w:r>
              <w:t xml:space="preserve">Displays the </w:t>
            </w:r>
            <w:r w:rsidR="00C443D9">
              <w:t xml:space="preserve">published term of </w:t>
            </w:r>
            <w:r>
              <w:t>the concept identified by either the relationship table's To_Concept_Key (if the currently edited concept is the one identified by From_Concept_Key) or From_Concept_Key  (if the currently edited concept is the one identified by To_Concept_Key).</w:t>
            </w:r>
            <w:r w:rsidR="0048133B">
              <w:t xml:space="preserve">  Button is hidden.</w:t>
            </w:r>
          </w:p>
        </w:tc>
      </w:tr>
      <w:tr w:rsidR="005853E1" w14:paraId="72DC20B4"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4A3F5A19" w14:textId="77777777" w:rsidR="005853E1" w:rsidRDefault="005853E1">
            <w:pPr>
              <w:pStyle w:val="TableRow"/>
            </w:pPr>
            <w:r>
              <w:t>cmbRelationshipType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B7059C1" w14:textId="77777777" w:rsidR="005853E1" w:rsidRDefault="005853E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03037CD" w14:textId="77777777" w:rsidR="005853E1" w:rsidRDefault="005853E1">
            <w:pPr>
              <w:pStyle w:val="TableRow"/>
              <w:rPr>
                <w:i/>
              </w:rPr>
            </w:pPr>
            <w:r>
              <w:rPr>
                <w:i/>
              </w:rPr>
              <w:t>Thesaurus_Relation_Type.Forward_Term, Thesaurus_Relation_Type.Reverse_Term</w:t>
            </w:r>
          </w:p>
          <w:p w14:paraId="74D98285" w14:textId="77777777" w:rsidR="005853E1" w:rsidRDefault="005853E1">
            <w:pPr>
              <w:pStyle w:val="TableRow"/>
            </w:pPr>
            <w:r>
              <w:t>Displays and allows selection of the relationship type and direction.</w:t>
            </w:r>
          </w:p>
          <w:p w14:paraId="57711A5B" w14:textId="77777777" w:rsidR="005853E1" w:rsidRDefault="005853E1">
            <w:pPr>
              <w:pStyle w:val="TableRow"/>
            </w:pPr>
            <w:r>
              <w:t>Populated with the list of forward and reverse terms for relationship types where Thesaurus_Relation_Type usage indicates that the relation type is available.  When displaying details of an exisiting record, the selected item is the Forward_Term if the currently edited concept matches the relationship's From_Concept_Key, or the Reverse_Term if the currently edited concept matches the relationship's To_Concept_Key.</w:t>
            </w:r>
          </w:p>
          <w:p w14:paraId="290D0095" w14:textId="77777777" w:rsidR="005853E1" w:rsidRDefault="005853E1">
            <w:pPr>
              <w:pStyle w:val="TableRow"/>
            </w:pPr>
            <w:r>
              <w:t>If the user selects an item that is the Forward_Term, then the From_Concept_Key is populated by the currently edited concept's Concept_Key and the linked concept's Concept_Key is populated into To_Concept_Key.  The fields are reversed if a Reverse_Term is selected.</w:t>
            </w:r>
          </w:p>
        </w:tc>
      </w:tr>
      <w:tr w:rsidR="005853E1" w14:paraId="45B3D2BB"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01DF8BA9" w14:textId="77777777" w:rsidR="005853E1" w:rsidRDefault="005853E1">
            <w:pPr>
              <w:pStyle w:val="TableRow"/>
            </w:pPr>
            <w:r>
              <w:t>cmbApplyTo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7FD8604"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0B4D6D" w14:textId="77777777" w:rsidR="005853E1" w:rsidRDefault="005853E1">
            <w:pPr>
              <w:pStyle w:val="TableRow"/>
            </w:pPr>
            <w:r>
              <w:t>Displays and allows selection of the applicability of the relationship.</w:t>
            </w:r>
          </w:p>
          <w:p w14:paraId="50A636D2" w14:textId="77777777" w:rsidR="005853E1" w:rsidRDefault="005853E1">
            <w:pPr>
              <w:pStyle w:val="TableRow"/>
            </w:pPr>
            <w:r>
              <w:t>Contains the following options:</w:t>
            </w:r>
          </w:p>
          <w:p w14:paraId="13920988" w14:textId="77777777" w:rsidR="005853E1" w:rsidRDefault="005853E1">
            <w:pPr>
              <w:pStyle w:val="TableRow"/>
            </w:pPr>
            <w:r>
              <w:t>-  Concepts</w:t>
            </w:r>
          </w:p>
          <w:p w14:paraId="648467D1" w14:textId="77777777" w:rsidR="005853E1" w:rsidRDefault="005853E1">
            <w:pPr>
              <w:pStyle w:val="TableRow"/>
            </w:pPr>
            <w:r>
              <w:t>-  All concepts that share the same meaning</w:t>
            </w:r>
          </w:p>
          <w:p w14:paraId="468FACB8" w14:textId="77777777" w:rsidR="005853E1" w:rsidRDefault="005853E1">
            <w:pPr>
              <w:pStyle w:val="TableRow"/>
            </w:pPr>
            <w:r>
              <w:t>-  Term versions</w:t>
            </w:r>
          </w:p>
          <w:p w14:paraId="10E1E8FC" w14:textId="77777777" w:rsidR="005853E1" w:rsidRDefault="005853E1">
            <w:pPr>
              <w:pStyle w:val="TableRow"/>
            </w:pPr>
            <w:r>
              <w:lastRenderedPageBreak/>
              <w:t>If 'Concepts' is selected, then the relationship is loaded and saved from Concept_Relation.  If 'All concepts that share the same meaning' is selected then the relationship is loaded and saved from Meaning_Relation.  If 'Term versions' is selected, then the relationship is loaded and saved from Term_Version_Relation.</w:t>
            </w:r>
          </w:p>
        </w:tc>
      </w:tr>
      <w:tr w:rsidR="005853E1" w14:paraId="222EF1F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EA818D7" w14:textId="77777777" w:rsidR="005853E1" w:rsidRDefault="005853E1">
            <w:pPr>
              <w:pStyle w:val="TableRow"/>
            </w:pPr>
            <w:r>
              <w:lastRenderedPageBreak/>
              <w:t>mmComment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1CDBFD5" w14:textId="77777777" w:rsidR="005853E1" w:rsidRDefault="005853E1">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D450C0C" w14:textId="77777777" w:rsidR="005853E1" w:rsidRDefault="005853E1">
            <w:pPr>
              <w:pStyle w:val="TableRow"/>
              <w:rPr>
                <w:i/>
              </w:rPr>
            </w:pPr>
            <w:r>
              <w:rPr>
                <w:i/>
              </w:rPr>
              <w:t>Concept_Relation.Comment or Meaning_Relation.Comment or Term_Version_Relation.Comment</w:t>
            </w:r>
          </w:p>
          <w:p w14:paraId="1CEBEEA5" w14:textId="77777777" w:rsidR="005853E1" w:rsidRDefault="005853E1">
            <w:pPr>
              <w:pStyle w:val="TableRow"/>
            </w:pPr>
            <w:r>
              <w:t>Displays and allows editing of the relationship comment.</w:t>
            </w:r>
          </w:p>
        </w:tc>
      </w:tr>
      <w:tr w:rsidR="005853E1" w14:paraId="7B4630C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E04F873" w14:textId="77777777" w:rsidR="005853E1" w:rsidRDefault="005853E1">
            <w:pPr>
              <w:pStyle w:val="TableRow"/>
            </w:pPr>
            <w:r>
              <w:t>eMultiplicity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BC59AD"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7C90C1B" w14:textId="77777777" w:rsidR="005853E1" w:rsidRDefault="005853E1">
            <w:pPr>
              <w:pStyle w:val="TableRow"/>
              <w:rPr>
                <w:i/>
              </w:rPr>
            </w:pPr>
            <w:r>
              <w:rPr>
                <w:i/>
              </w:rPr>
              <w:t>Concept_Relation.Multiplicity or Meaning_Relation.Multiplicity or Term_Version_Relation.Multiplicity</w:t>
            </w:r>
          </w:p>
          <w:p w14:paraId="16E21B83" w14:textId="77777777" w:rsidR="005853E1" w:rsidRDefault="005853E1">
            <w:pPr>
              <w:pStyle w:val="TableRow"/>
            </w:pPr>
            <w:r>
              <w:t>For relationships where one related item is a multiple of the other, this field displays and allows editing of the multiplier.  Allows the Thesaurus to perform conversions between units held within it.</w:t>
            </w:r>
            <w:r w:rsidR="00BF39F3">
              <w:t xml:space="preserve">  Validated to ensure this value is null or a number.</w:t>
            </w:r>
          </w:p>
        </w:tc>
      </w:tr>
      <w:tr w:rsidR="005853E1" w14:paraId="3796F82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CB1BDD" w14:textId="77777777" w:rsidR="005853E1" w:rsidRDefault="005853E1">
            <w:pPr>
              <w:pStyle w:val="TableRow"/>
            </w:pPr>
            <w:r>
              <w:t>chkInherited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F8BCA2"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697A67" w14:textId="77777777" w:rsidR="005853E1" w:rsidRDefault="005853E1">
            <w:pPr>
              <w:pStyle w:val="TableRow"/>
              <w:rPr>
                <w:i/>
              </w:rPr>
            </w:pPr>
            <w:r>
              <w:rPr>
                <w:i/>
              </w:rPr>
              <w:t>Concept_Relation.Inherited or Meaning_Relation.Inherited</w:t>
            </w:r>
          </w:p>
          <w:p w14:paraId="06899C4F" w14:textId="77777777" w:rsidR="005853E1" w:rsidRDefault="005853E1">
            <w:pPr>
              <w:pStyle w:val="TableRow"/>
            </w:pPr>
            <w:r>
              <w:t>Displays and allows editing of the Inherited field.  When checked, this indicates that the relationship acts for all items beneath the concepts at each end of the relationship in the concept group hierarchy.</w:t>
            </w:r>
          </w:p>
          <w:p w14:paraId="683E42D6" w14:textId="77777777" w:rsidR="005853E1" w:rsidRDefault="005853E1">
            <w:pPr>
              <w:pStyle w:val="TableRow"/>
            </w:pPr>
            <w:r>
              <w:t>Disabled for term version relations.</w:t>
            </w:r>
          </w:p>
        </w:tc>
      </w:tr>
    </w:tbl>
    <w:p w14:paraId="35BB36BB" w14:textId="77777777" w:rsidR="005853E1" w:rsidRDefault="005853E1" w:rsidP="005853E1"/>
    <w:p w14:paraId="6A2F64BF" w14:textId="77777777" w:rsidR="005853E1" w:rsidRDefault="005853E1" w:rsidP="00CC6B4D">
      <w:pPr>
        <w:pStyle w:val="Heading4"/>
        <w:numPr>
          <w:ilvl w:val="3"/>
          <w:numId w:val="4"/>
        </w:numPr>
        <w:tabs>
          <w:tab w:val="left" w:pos="720"/>
        </w:tabs>
      </w:pPr>
      <w:bookmarkStart w:id="673" w:name="_Toc292878981"/>
      <w:r>
        <w:lastRenderedPageBreak/>
        <w:t>Fact details screen</w:t>
      </w:r>
      <w:bookmarkEnd w:id="673"/>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9D553DB"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738D1CC" w14:textId="77777777" w:rsidR="005853E1" w:rsidRDefault="005853E1">
            <w:pPr>
              <w:pStyle w:val="TableTitle"/>
            </w:pPr>
            <w:r>
              <w:t>Window Name: TfraFact</w:t>
            </w:r>
          </w:p>
        </w:tc>
      </w:tr>
      <w:tr w:rsidR="005853E1" w14:paraId="58D9828F"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7FEBCBF"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29BAA19" w14:textId="77777777" w:rsidR="005853E1" w:rsidRDefault="005853E1">
            <w:pPr>
              <w:pStyle w:val="TableRow"/>
              <w:keepNext/>
              <w:jc w:val="both"/>
            </w:pPr>
            <w:r>
              <w:rPr>
                <w:b/>
              </w:rPr>
              <w:t>Unit File Name</w:t>
            </w:r>
            <w:r>
              <w:t>: Fact.pas</w:t>
            </w:r>
          </w:p>
        </w:tc>
      </w:tr>
      <w:tr w:rsidR="005853E1" w14:paraId="6231FC5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B727CFF" w14:textId="77777777" w:rsidR="005853E1" w:rsidRDefault="005853E1">
            <w:pPr>
              <w:pStyle w:val="TableRow"/>
              <w:keepNext/>
            </w:pPr>
            <w:r>
              <w:rPr>
                <w:b/>
              </w:rPr>
              <w:t>Entities</w:t>
            </w:r>
            <w:r>
              <w:t>: Entities defined in embedded tab controls</w:t>
            </w:r>
          </w:p>
        </w:tc>
      </w:tr>
      <w:tr w:rsidR="005853E1" w14:paraId="4339879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AA1D79" w14:textId="77777777" w:rsidR="005853E1" w:rsidRDefault="005853E1">
            <w:pPr>
              <w:pStyle w:val="TableRow"/>
              <w:keepNext/>
            </w:pPr>
            <w:r>
              <w:rPr>
                <w:b/>
              </w:rPr>
              <w:t>Calls</w:t>
            </w:r>
            <w:r>
              <w:t>: Sources tab page control, Fact details General tab control</w:t>
            </w:r>
          </w:p>
        </w:tc>
      </w:tr>
      <w:tr w:rsidR="005853E1" w14:paraId="1569BB0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12B300" w14:textId="77777777" w:rsidR="005853E1" w:rsidRDefault="005853E1">
            <w:pPr>
              <w:pStyle w:val="TableRow"/>
              <w:keepNext/>
            </w:pPr>
            <w:r>
              <w:rPr>
                <w:b/>
              </w:rPr>
              <w:t>Returns</w:t>
            </w:r>
            <w:r>
              <w:t xml:space="preserve"> </w:t>
            </w:r>
            <w:r>
              <w:rPr>
                <w:b/>
              </w:rPr>
              <w:t>To</w:t>
            </w:r>
            <w:r>
              <w:t>: None</w:t>
            </w:r>
          </w:p>
        </w:tc>
      </w:tr>
      <w:tr w:rsidR="005853E1" w14:paraId="3B76EDE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437CB17" w14:textId="77777777" w:rsidR="005853E1" w:rsidRDefault="005853E1">
            <w:pPr>
              <w:pStyle w:val="TableRow"/>
              <w:keepNext/>
            </w:pPr>
            <w:r>
              <w:rPr>
                <w:b/>
              </w:rPr>
              <w:t>Description</w:t>
            </w:r>
            <w:r>
              <w:t>: Details page control for viewing and editing a thesaurus fact.  This frame consists of an empty tab control onto which the following tabs are embedded in this order: TfraFactGeneral, TfraSources.</w:t>
            </w:r>
          </w:p>
        </w:tc>
      </w:tr>
    </w:tbl>
    <w:p w14:paraId="5C916167" w14:textId="77777777" w:rsidR="005853E1" w:rsidRDefault="005853E1" w:rsidP="005853E1"/>
    <w:p w14:paraId="505285E2" w14:textId="77777777" w:rsidR="005853E1" w:rsidRDefault="005853E1" w:rsidP="00CC6B4D">
      <w:pPr>
        <w:pStyle w:val="Heading4"/>
        <w:numPr>
          <w:ilvl w:val="3"/>
          <w:numId w:val="4"/>
        </w:numPr>
        <w:tabs>
          <w:tab w:val="left" w:pos="720"/>
        </w:tabs>
      </w:pPr>
      <w:bookmarkStart w:id="674" w:name="_Toc292878982"/>
      <w:bookmarkStart w:id="675" w:name="_Ref298945461"/>
      <w:r>
        <w:t>Fact details General tab control</w:t>
      </w:r>
      <w:bookmarkEnd w:id="674"/>
      <w:bookmarkEnd w:id="675"/>
    </w:p>
    <w:p w14:paraId="08E7044C" w14:textId="7D19B0DC" w:rsidR="005853E1" w:rsidRDefault="005550DB" w:rsidP="005853E1">
      <w:pPr>
        <w:jc w:val="center"/>
      </w:pPr>
      <w:r>
        <w:rPr>
          <w:noProof/>
          <w:lang w:eastAsia="en-GB"/>
        </w:rPr>
        <w:drawing>
          <wp:inline distT="0" distB="0" distL="0" distR="0" wp14:anchorId="7C7CCC22" wp14:editId="230B21BA">
            <wp:extent cx="4095750" cy="27527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95750" cy="27527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095D9E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19C9F3E" w14:textId="77777777" w:rsidR="005853E1" w:rsidRDefault="005853E1">
            <w:pPr>
              <w:pStyle w:val="TableTitle"/>
            </w:pPr>
            <w:r>
              <w:lastRenderedPageBreak/>
              <w:t>Window Name: TfraFactGeneral</w:t>
            </w:r>
          </w:p>
        </w:tc>
      </w:tr>
      <w:tr w:rsidR="005853E1" w14:paraId="01DA03EC"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5FD443BC"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D376992" w14:textId="77777777" w:rsidR="005853E1" w:rsidRDefault="005853E1">
            <w:pPr>
              <w:pStyle w:val="TableRow"/>
              <w:keepNext/>
              <w:jc w:val="both"/>
            </w:pPr>
            <w:r>
              <w:rPr>
                <w:b/>
              </w:rPr>
              <w:t>Unit File Name</w:t>
            </w:r>
            <w:r>
              <w:t>: FactGeneral.pas</w:t>
            </w:r>
          </w:p>
        </w:tc>
      </w:tr>
      <w:tr w:rsidR="005853E1" w14:paraId="445A66F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3D52E35" w14:textId="77777777" w:rsidR="005853E1" w:rsidRDefault="005853E1">
            <w:pPr>
              <w:pStyle w:val="TableRow"/>
              <w:keepNext/>
            </w:pPr>
            <w:r>
              <w:rPr>
                <w:b/>
              </w:rPr>
              <w:t>Entities</w:t>
            </w:r>
            <w:r>
              <w:t>: Thesaurus_Fact, Term, Language</w:t>
            </w:r>
          </w:p>
        </w:tc>
      </w:tr>
      <w:tr w:rsidR="005853E1" w14:paraId="488EBD2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B2C2B87" w14:textId="77777777" w:rsidR="005853E1" w:rsidRDefault="005853E1">
            <w:pPr>
              <w:pStyle w:val="TableRow"/>
              <w:keepNext/>
            </w:pPr>
            <w:r>
              <w:rPr>
                <w:b/>
              </w:rPr>
              <w:t>Calls</w:t>
            </w:r>
            <w:r>
              <w:t>: None</w:t>
            </w:r>
          </w:p>
        </w:tc>
      </w:tr>
      <w:tr w:rsidR="005853E1" w14:paraId="3266EDC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6FC26BD" w14:textId="77777777" w:rsidR="005853E1" w:rsidRDefault="005853E1">
            <w:pPr>
              <w:pStyle w:val="TableRow"/>
              <w:keepNext/>
            </w:pPr>
            <w:r>
              <w:rPr>
                <w:b/>
              </w:rPr>
              <w:t>Returns</w:t>
            </w:r>
            <w:r>
              <w:t xml:space="preserve"> </w:t>
            </w:r>
            <w:r>
              <w:rPr>
                <w:b/>
              </w:rPr>
              <w:t>To</w:t>
            </w:r>
            <w:r>
              <w:t>: None</w:t>
            </w:r>
          </w:p>
        </w:tc>
      </w:tr>
      <w:tr w:rsidR="005853E1" w14:paraId="0CB6DDA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1BC2829" w14:textId="77777777" w:rsidR="005853E1" w:rsidRDefault="005853E1">
            <w:pPr>
              <w:pStyle w:val="TableRow"/>
              <w:keepNext/>
            </w:pPr>
            <w:r>
              <w:rPr>
                <w:b/>
              </w:rPr>
              <w:t>Description</w:t>
            </w:r>
            <w:r>
              <w:t>: General tab page allowing the details of a fact to be viewed and edited.</w:t>
            </w:r>
          </w:p>
          <w:p w14:paraId="1A5D69F7" w14:textId="77777777" w:rsidR="005853E1" w:rsidRDefault="005853E1">
            <w:pPr>
              <w:pStyle w:val="TableRow"/>
              <w:keepNext/>
            </w:pPr>
            <w:r>
              <w:t>Facts can be associated with all terms that share a meaning, a single concept, a single term version, or all related term versions (identified by using the relationships in Term_Version_Relation to find term versions that at least have some overlap with the selected term).</w:t>
            </w:r>
          </w:p>
        </w:tc>
      </w:tr>
    </w:tbl>
    <w:p w14:paraId="5E614C78"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C21E47D"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5BF6F69" w14:textId="77777777" w:rsidR="005853E1" w:rsidRDefault="005853E1">
            <w:pPr>
              <w:pStyle w:val="TableTitle"/>
            </w:pPr>
            <w:r>
              <w:t>Window Controls</w:t>
            </w:r>
          </w:p>
        </w:tc>
      </w:tr>
      <w:tr w:rsidR="005853E1" w14:paraId="7C8E6E4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4764FB"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CF9B54A"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ACDC5B" w14:textId="77777777" w:rsidR="005853E1" w:rsidRDefault="005853E1">
            <w:pPr>
              <w:pStyle w:val="TableColumnTitles"/>
              <w:keepNext/>
            </w:pPr>
            <w:r>
              <w:rPr>
                <w:i/>
              </w:rPr>
              <w:t>Attribute</w:t>
            </w:r>
            <w:r>
              <w:t xml:space="preserve"> Action</w:t>
            </w:r>
          </w:p>
        </w:tc>
      </w:tr>
      <w:tr w:rsidR="005853E1" w14:paraId="4631D57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F2A07E9" w14:textId="77777777" w:rsidR="005853E1" w:rsidRDefault="005853E1">
            <w:pPr>
              <w:pStyle w:val="TableRow"/>
            </w:pPr>
            <w:r>
              <w:t>eTitle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A7E7FBE"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1F74682" w14:textId="77777777" w:rsidR="005853E1" w:rsidRDefault="005853E1">
            <w:pPr>
              <w:pStyle w:val="TableRow"/>
              <w:rPr>
                <w:i/>
              </w:rPr>
            </w:pPr>
            <w:r>
              <w:rPr>
                <w:i/>
              </w:rPr>
              <w:t>Thesaurus_Fact.Item_Name</w:t>
            </w:r>
          </w:p>
          <w:p w14:paraId="7658C2B0" w14:textId="77777777" w:rsidR="005853E1" w:rsidRDefault="005853E1">
            <w:pPr>
              <w:pStyle w:val="TableRow"/>
            </w:pPr>
            <w:r>
              <w:t>Displays and allows editing of the title of the selected fact.  The control is read only unless the user is editing the fact.</w:t>
            </w:r>
          </w:p>
        </w:tc>
      </w:tr>
      <w:tr w:rsidR="005853E1" w14:paraId="21C9C4F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0D830D9" w14:textId="77777777" w:rsidR="005853E1" w:rsidRDefault="005853E1">
            <w:pPr>
              <w:pStyle w:val="TableRow"/>
            </w:pPr>
            <w:r>
              <w:t>cmbType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0D6A1CB"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5099BA0" w14:textId="77777777" w:rsidR="005853E1" w:rsidRDefault="005853E1">
            <w:pPr>
              <w:pStyle w:val="TableRow"/>
              <w:rPr>
                <w:i/>
              </w:rPr>
            </w:pPr>
            <w:r>
              <w:rPr>
                <w:i/>
              </w:rPr>
              <w:t xml:space="preserve">Thesaurus_Fact.Fact_Type_Concept_Key, </w:t>
            </w:r>
            <w:r w:rsidR="00C443D9">
              <w:rPr>
                <w:i/>
              </w:rPr>
              <w:t>Concept.Published_Term</w:t>
            </w:r>
          </w:p>
          <w:p w14:paraId="1CA414EA" w14:textId="77777777" w:rsidR="005853E1" w:rsidRDefault="005853E1">
            <w:pPr>
              <w:pStyle w:val="TableRow"/>
            </w:pPr>
            <w:r>
              <w:t>Displays and allows editing of the fact type.  Populated from the Thesaurus Fact Types concept group.  The control is read only unless the user is editing the fact.</w:t>
            </w:r>
          </w:p>
          <w:p w14:paraId="5DC320AF" w14:textId="77777777" w:rsidR="005853E1" w:rsidRDefault="005853E1">
            <w:pPr>
              <w:pStyle w:val="TableRow"/>
            </w:pPr>
            <w:r>
              <w:t>If the user selects Bitmap, JPEG or GIF (or any concept with the same meaning as these) then mmData is hidden, eDataFile and btnDataFileDialog are made visible.  Selecting a different concept ensures that eDataFile and btnDataFileDialog are hidden and mmData is visible.</w:t>
            </w:r>
          </w:p>
        </w:tc>
      </w:tr>
      <w:tr w:rsidR="005853E1" w14:paraId="0B12DDC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4955CEB" w14:textId="77777777" w:rsidR="005853E1" w:rsidRDefault="005853E1">
            <w:pPr>
              <w:pStyle w:val="TableRow"/>
            </w:pPr>
            <w:r>
              <w:lastRenderedPageBreak/>
              <w:t>mmData</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11A7785" w14:textId="77777777" w:rsidR="005853E1" w:rsidRDefault="005853E1">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67DC1D" w14:textId="77777777" w:rsidR="005853E1" w:rsidRDefault="005853E1">
            <w:pPr>
              <w:pStyle w:val="TableRow"/>
              <w:rPr>
                <w:i/>
              </w:rPr>
            </w:pPr>
            <w:r>
              <w:rPr>
                <w:i/>
              </w:rPr>
              <w:t>Thesaurus_Fact.Data</w:t>
            </w:r>
          </w:p>
          <w:p w14:paraId="7E744A94" w14:textId="77777777" w:rsidR="005853E1" w:rsidRDefault="005853E1">
            <w:pPr>
              <w:pStyle w:val="TableRow"/>
            </w:pPr>
            <w:r>
              <w:t>Displays and allows editing of the fact data.  The control is read only unless the user is editing the fact.</w:t>
            </w:r>
          </w:p>
          <w:p w14:paraId="4E5E19DC" w14:textId="77777777" w:rsidR="005853E1" w:rsidRDefault="005853E1">
            <w:pPr>
              <w:pStyle w:val="TableRow"/>
            </w:pPr>
            <w:r>
              <w:t>The text entered into this control is HTML format, without the HTML, HEAD and BODY tags.  This does not apply to BMP, JPG and GIF files which are selected using eDataFile and btnDataFileDialog.</w:t>
            </w:r>
          </w:p>
        </w:tc>
      </w:tr>
      <w:tr w:rsidR="005853E1" w14:paraId="350B3EF5"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DD2A807" w14:textId="77777777" w:rsidR="005853E1" w:rsidRDefault="005853E1">
            <w:pPr>
              <w:pStyle w:val="TableRow"/>
            </w:pPr>
            <w:r>
              <w:t>eDataFile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585101A"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C77D27" w14:textId="77777777" w:rsidR="005853E1" w:rsidRDefault="005853E1">
            <w:pPr>
              <w:pStyle w:val="TableRow"/>
              <w:rPr>
                <w:i/>
              </w:rPr>
            </w:pPr>
            <w:r>
              <w:rPr>
                <w:i/>
              </w:rPr>
              <w:t>Thesaurus_Fact.Data</w:t>
            </w:r>
          </w:p>
          <w:p w14:paraId="2C19147D" w14:textId="77777777" w:rsidR="005853E1" w:rsidRDefault="005853E1">
            <w:pPr>
              <w:pStyle w:val="TableRow"/>
            </w:pPr>
            <w:r>
              <w:t>Initially invisible, but displayed when the fact is of type BMP, JPG or GIF (or any concept with the same meaning).  Allows the user to enter the filename for the image file.  The control is read only unless the user is editing the fact.</w:t>
            </w:r>
          </w:p>
          <w:p w14:paraId="5933D8A6" w14:textId="77777777" w:rsidR="005853E1" w:rsidRDefault="005853E1">
            <w:pPr>
              <w:pStyle w:val="TableRow"/>
            </w:pPr>
            <w:r>
              <w:t>If the user enters a file that is within the path indicated by the Local Images File Path registry setting, then this part of the path is replaced by &lt;#LOCAL_IMAGES&gt;.  If the user enters a file that is within the path indicated by the Dict Images Path registry setting, then this part of the path is replaced by &lt;#IMAGES&gt;.  Replacements occur when the data is saved.  These paths are replaced dynamically in the Thesaurus Browser when the data is viewed.</w:t>
            </w:r>
          </w:p>
        </w:tc>
      </w:tr>
      <w:tr w:rsidR="005853E1" w14:paraId="08013E4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7B1101" w14:textId="77777777" w:rsidR="005853E1" w:rsidRDefault="005853E1">
            <w:pPr>
              <w:pStyle w:val="TableRow"/>
            </w:pPr>
            <w:r>
              <w:t>cmbLanguage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B47F83B"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0AB0FE" w14:textId="77777777" w:rsidR="005853E1" w:rsidRDefault="005853E1">
            <w:pPr>
              <w:pStyle w:val="TableRow"/>
              <w:rPr>
                <w:i/>
              </w:rPr>
            </w:pPr>
            <w:r>
              <w:rPr>
                <w:i/>
              </w:rPr>
              <w:t>Thesaurus_Fact.Language, Language.Language_Key, Language_Item_Name</w:t>
            </w:r>
          </w:p>
          <w:p w14:paraId="2C34FE01" w14:textId="77777777" w:rsidR="005853E1" w:rsidRDefault="005853E1">
            <w:pPr>
              <w:pStyle w:val="TableRow"/>
            </w:pPr>
            <w:r>
              <w:t>Populated with the list of languages.  The control is read only unless the user is editing the fact.  Allows the user to view and specify the language the fact is in.</w:t>
            </w:r>
          </w:p>
        </w:tc>
      </w:tr>
      <w:tr w:rsidR="005853E1" w14:paraId="454988EA"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32BE5846" w14:textId="77777777" w:rsidR="005853E1" w:rsidRDefault="005853E1">
            <w:pPr>
              <w:pStyle w:val="TableRow"/>
            </w:pPr>
            <w:r>
              <w:t>cmbAppliesTo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B4D374B"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C4F051F" w14:textId="77777777" w:rsidR="005853E1" w:rsidRDefault="005853E1">
            <w:pPr>
              <w:pStyle w:val="TableRow"/>
            </w:pPr>
            <w:r>
              <w:t>Populated with the following 4 options:</w:t>
            </w:r>
          </w:p>
          <w:p w14:paraId="2E845E0A" w14:textId="77777777" w:rsidR="005853E1" w:rsidRDefault="005853E1">
            <w:pPr>
              <w:pStyle w:val="TableRow"/>
            </w:pPr>
            <w:r>
              <w:t>All concepts that have the same meaning - the fact is selected for concepts by using the Meaning_Key, which is stored in Thesaurus_Fact.Meaning_Key.</w:t>
            </w:r>
          </w:p>
          <w:p w14:paraId="27186F24" w14:textId="77777777" w:rsidR="005853E1" w:rsidRDefault="005853E1">
            <w:pPr>
              <w:pStyle w:val="TableRow"/>
            </w:pPr>
            <w:r>
              <w:t>This concept only - the fact is selected for concepts by using the Concept_Key, which is stored in Thesaurus_Fact.Concept_Key.</w:t>
            </w:r>
          </w:p>
          <w:p w14:paraId="6F6C72D2" w14:textId="77777777" w:rsidR="005853E1" w:rsidRDefault="005853E1">
            <w:pPr>
              <w:pStyle w:val="TableRow"/>
            </w:pPr>
            <w:r>
              <w:t>This version of this term - the fact is selected for concepts by using the Term_Version_Key. which is stored in Thesaurus_Fact.Term_Version_Key.</w:t>
            </w:r>
          </w:p>
          <w:p w14:paraId="2E7DCBB7" w14:textId="77777777" w:rsidR="005853E1" w:rsidRDefault="005853E1">
            <w:pPr>
              <w:pStyle w:val="TableRow"/>
            </w:pPr>
            <w:r>
              <w:lastRenderedPageBreak/>
              <w:t>All related versions of this term - the fact is selected for concepts by using the Term_Version_Key, and recursing into the Term_Version_Relation table to find all the related term versions.  The key is stored in Thesaurus_Fact.Term_Version_Key and Thesaurus_Fact.Related_Term_Versions is set to 1.</w:t>
            </w:r>
          </w:p>
          <w:p w14:paraId="2AFCF4D6" w14:textId="77777777" w:rsidR="005853E1" w:rsidRDefault="005853E1">
            <w:pPr>
              <w:pStyle w:val="TableRow"/>
            </w:pPr>
            <w:r>
              <w:t>The options 'This version of this term' and 'All related versions of this term' are hidden if the concept does not have a term version (Concept.Term_Version_Key is null).</w:t>
            </w:r>
          </w:p>
        </w:tc>
      </w:tr>
      <w:tr w:rsidR="005853E1" w14:paraId="3EDD500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1164450" w14:textId="77777777" w:rsidR="005853E1" w:rsidRDefault="005853E1">
            <w:pPr>
              <w:pStyle w:val="TableRow"/>
            </w:pPr>
            <w:r>
              <w:lastRenderedPageBreak/>
              <w:t>chkInherited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E477998"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108F77" w14:textId="77777777" w:rsidR="005853E1" w:rsidRDefault="005853E1">
            <w:pPr>
              <w:pStyle w:val="TableRow"/>
              <w:rPr>
                <w:i/>
              </w:rPr>
            </w:pPr>
            <w:r>
              <w:rPr>
                <w:i/>
              </w:rPr>
              <w:t>Thesaurus_Fact.Inherited</w:t>
            </w:r>
          </w:p>
          <w:p w14:paraId="315C9A81" w14:textId="77777777" w:rsidR="005853E1" w:rsidRDefault="005853E1">
            <w:pPr>
              <w:pStyle w:val="TableRow"/>
            </w:pPr>
            <w:r>
              <w:t>Indicates that the Fact applies to this concept and all items below this concept in the concept group's hierarchy.</w:t>
            </w:r>
          </w:p>
          <w:p w14:paraId="48A00B46" w14:textId="77777777" w:rsidR="005853E1" w:rsidRDefault="005853E1">
            <w:pPr>
              <w:pStyle w:val="TableRow"/>
            </w:pPr>
            <w:r>
              <w:t>This option is always disabled if Concept_Group.Hierarchy_Relation_Type_Key is null since the concept group is not hierarchical.</w:t>
            </w:r>
          </w:p>
        </w:tc>
      </w:tr>
      <w:tr w:rsidR="005853E1" w14:paraId="3DB7AC6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54D179" w14:textId="77777777" w:rsidR="005853E1" w:rsidRDefault="005853E1">
            <w:pPr>
              <w:pStyle w:val="TableRow"/>
            </w:pPr>
            <w:r>
              <w:t>btnDataFileDialog</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F4E521"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106D21E" w14:textId="77777777" w:rsidR="005853E1" w:rsidRDefault="005853E1">
            <w:pPr>
              <w:pStyle w:val="TableRow"/>
            </w:pPr>
            <w:r>
              <w:t>Initially invisible, but displayed when the fact is of type BMP, JPG or GIF (or any concept with the same meaning).  Displays a File Open dialog allowing the user to select a file of type JPG, GIF or BMP.  If a file is selected, the file path an</w:t>
            </w:r>
            <w:r w:rsidR="003D1296">
              <w:t>d name is placed into eDataFile and wrapped inside an HTML IMG element (e.g. &lt;IMG src=”filename”/&gt;).</w:t>
            </w:r>
            <w:r>
              <w:t xml:space="preserve">  The control is disabled unless the user is editing the fact.</w:t>
            </w:r>
          </w:p>
        </w:tc>
      </w:tr>
    </w:tbl>
    <w:p w14:paraId="4A5DCDA6" w14:textId="77777777" w:rsidR="005853E1" w:rsidRDefault="005853E1" w:rsidP="005853E1"/>
    <w:p w14:paraId="0BA7382B" w14:textId="77777777" w:rsidR="005853E1" w:rsidRDefault="005853E1" w:rsidP="00CC6B4D">
      <w:pPr>
        <w:pStyle w:val="Heading4"/>
        <w:numPr>
          <w:ilvl w:val="3"/>
          <w:numId w:val="4"/>
        </w:numPr>
        <w:tabs>
          <w:tab w:val="left" w:pos="720"/>
        </w:tabs>
      </w:pPr>
      <w:bookmarkStart w:id="676" w:name="_Toc292878983"/>
      <w:r>
        <w:t>Designation details screen</w:t>
      </w:r>
      <w:bookmarkEnd w:id="676"/>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2AE6BC9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9227B73" w14:textId="77777777" w:rsidR="005853E1" w:rsidRDefault="005853E1">
            <w:pPr>
              <w:pStyle w:val="TableTitle"/>
            </w:pPr>
            <w:r>
              <w:t>Window Name: TfraDesignation</w:t>
            </w:r>
          </w:p>
        </w:tc>
      </w:tr>
      <w:tr w:rsidR="005853E1" w14:paraId="0B9EFD2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0DE20E8"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4A150A1" w14:textId="77777777" w:rsidR="005853E1" w:rsidRDefault="005853E1">
            <w:pPr>
              <w:pStyle w:val="TableRow"/>
              <w:keepNext/>
              <w:jc w:val="both"/>
            </w:pPr>
            <w:r>
              <w:rPr>
                <w:b/>
              </w:rPr>
              <w:t>Unit File Name</w:t>
            </w:r>
            <w:r>
              <w:t>: Designation.pas</w:t>
            </w:r>
          </w:p>
        </w:tc>
      </w:tr>
      <w:tr w:rsidR="005853E1" w14:paraId="6896E01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D6220F2" w14:textId="77777777" w:rsidR="005853E1" w:rsidRDefault="005853E1">
            <w:pPr>
              <w:pStyle w:val="TableRow"/>
              <w:keepNext/>
            </w:pPr>
            <w:r>
              <w:rPr>
                <w:b/>
              </w:rPr>
              <w:t>Entities</w:t>
            </w:r>
            <w:r>
              <w:t>: Entities defined in embedded tabs</w:t>
            </w:r>
          </w:p>
        </w:tc>
      </w:tr>
      <w:tr w:rsidR="005853E1" w14:paraId="6042583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F1EEBA0" w14:textId="77777777" w:rsidR="005853E1" w:rsidRDefault="005853E1">
            <w:pPr>
              <w:pStyle w:val="TableRow"/>
              <w:keepNext/>
            </w:pPr>
            <w:r>
              <w:rPr>
                <w:b/>
              </w:rPr>
              <w:t>Calls</w:t>
            </w:r>
            <w:r>
              <w:t>: Sources tab page control, Designation details General tab control, Metadata tab control</w:t>
            </w:r>
          </w:p>
        </w:tc>
      </w:tr>
      <w:tr w:rsidR="005853E1" w14:paraId="396B7F78"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3E9F20" w14:textId="77777777" w:rsidR="005853E1" w:rsidRDefault="005853E1">
            <w:pPr>
              <w:pStyle w:val="TableRow"/>
              <w:keepNext/>
            </w:pPr>
            <w:r>
              <w:rPr>
                <w:b/>
              </w:rPr>
              <w:t>Returns</w:t>
            </w:r>
            <w:r>
              <w:t xml:space="preserve"> </w:t>
            </w:r>
            <w:r>
              <w:rPr>
                <w:b/>
              </w:rPr>
              <w:t>To</w:t>
            </w:r>
            <w:r>
              <w:t>: None</w:t>
            </w:r>
          </w:p>
        </w:tc>
      </w:tr>
      <w:tr w:rsidR="005853E1" w14:paraId="3989297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C05E759" w14:textId="77777777" w:rsidR="005853E1" w:rsidRDefault="005853E1">
            <w:pPr>
              <w:pStyle w:val="TableRow"/>
              <w:keepNext/>
            </w:pPr>
            <w:r>
              <w:rPr>
                <w:b/>
              </w:rPr>
              <w:t>Description</w:t>
            </w:r>
            <w:r>
              <w:t>: Details page control for viewing and editing a designation.  This frame consists of an empty tab control onto which the following tabs are embedded in this order: TfraDesignationGeneral, TfraMetadata, TfraSources.</w:t>
            </w:r>
          </w:p>
        </w:tc>
      </w:tr>
    </w:tbl>
    <w:p w14:paraId="5E09401A" w14:textId="77777777" w:rsidR="005853E1" w:rsidRDefault="005853E1" w:rsidP="005853E1"/>
    <w:p w14:paraId="23ED1F48" w14:textId="77777777" w:rsidR="005853E1" w:rsidRDefault="005853E1" w:rsidP="00CC6B4D">
      <w:pPr>
        <w:pStyle w:val="Heading4"/>
        <w:numPr>
          <w:ilvl w:val="3"/>
          <w:numId w:val="4"/>
        </w:numPr>
        <w:tabs>
          <w:tab w:val="left" w:pos="720"/>
        </w:tabs>
      </w:pPr>
      <w:bookmarkStart w:id="677" w:name="_Toc292878984"/>
      <w:bookmarkStart w:id="678" w:name="_Ref298945494"/>
      <w:r>
        <w:lastRenderedPageBreak/>
        <w:t>Designation details General tab control</w:t>
      </w:r>
      <w:bookmarkEnd w:id="677"/>
      <w:bookmarkEnd w:id="678"/>
    </w:p>
    <w:p w14:paraId="5AD5CDF8" w14:textId="6990D370" w:rsidR="005853E1" w:rsidRDefault="005550DB" w:rsidP="005853E1">
      <w:pPr>
        <w:jc w:val="center"/>
      </w:pPr>
      <w:r>
        <w:rPr>
          <w:noProof/>
          <w:lang w:eastAsia="en-GB"/>
        </w:rPr>
        <w:drawing>
          <wp:inline distT="0" distB="0" distL="0" distR="0" wp14:anchorId="5AB01FA6" wp14:editId="08741D33">
            <wp:extent cx="3886200" cy="2609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86200" cy="2609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06B4069C"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574B8181" w14:textId="77777777" w:rsidR="005853E1" w:rsidRDefault="005853E1">
            <w:pPr>
              <w:pStyle w:val="TableTitle"/>
            </w:pPr>
            <w:r>
              <w:t>Window Name: TfraDesignationGeneral</w:t>
            </w:r>
          </w:p>
        </w:tc>
      </w:tr>
      <w:tr w:rsidR="005853E1" w14:paraId="55ECC85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36E52DB"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7A6D80A2" w14:textId="77777777" w:rsidR="005853E1" w:rsidRDefault="005853E1">
            <w:pPr>
              <w:pStyle w:val="TableRow"/>
              <w:keepNext/>
              <w:jc w:val="both"/>
            </w:pPr>
            <w:r>
              <w:rPr>
                <w:b/>
              </w:rPr>
              <w:t>Unit File Name</w:t>
            </w:r>
            <w:r>
              <w:t>: DesignationGeneral.pas</w:t>
            </w:r>
          </w:p>
        </w:tc>
      </w:tr>
      <w:tr w:rsidR="005853E1" w14:paraId="37D1350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7CE138E" w14:textId="77777777" w:rsidR="005853E1" w:rsidRDefault="005853E1">
            <w:pPr>
              <w:pStyle w:val="TableRow"/>
              <w:keepNext/>
            </w:pPr>
            <w:r>
              <w:rPr>
                <w:b/>
              </w:rPr>
              <w:t>Entities</w:t>
            </w:r>
            <w:r>
              <w:t>: Concept_Designation</w:t>
            </w:r>
          </w:p>
        </w:tc>
      </w:tr>
      <w:tr w:rsidR="005853E1" w14:paraId="342D802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FEB6278" w14:textId="77777777" w:rsidR="005853E1" w:rsidRDefault="005853E1">
            <w:pPr>
              <w:pStyle w:val="TableRow"/>
              <w:keepNext/>
            </w:pPr>
            <w:r>
              <w:rPr>
                <w:b/>
              </w:rPr>
              <w:t>Calls</w:t>
            </w:r>
            <w:r>
              <w:t>: None</w:t>
            </w:r>
          </w:p>
        </w:tc>
      </w:tr>
      <w:tr w:rsidR="005853E1" w14:paraId="36F2FB6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099CA4E" w14:textId="77777777" w:rsidR="005853E1" w:rsidRDefault="005853E1">
            <w:pPr>
              <w:pStyle w:val="TableRow"/>
              <w:keepNext/>
            </w:pPr>
            <w:r>
              <w:rPr>
                <w:b/>
              </w:rPr>
              <w:t>Returns</w:t>
            </w:r>
            <w:r>
              <w:t xml:space="preserve"> </w:t>
            </w:r>
            <w:r>
              <w:rPr>
                <w:b/>
              </w:rPr>
              <w:t>To</w:t>
            </w:r>
            <w:r>
              <w:t>: None</w:t>
            </w:r>
          </w:p>
        </w:tc>
      </w:tr>
      <w:tr w:rsidR="005853E1" w14:paraId="5B562D0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A2D1C5" w14:textId="77777777" w:rsidR="005853E1" w:rsidRDefault="005853E1">
            <w:pPr>
              <w:pStyle w:val="TableRow"/>
              <w:keepNext/>
            </w:pPr>
            <w:r>
              <w:rPr>
                <w:b/>
              </w:rPr>
              <w:t>Description</w:t>
            </w:r>
            <w:r>
              <w:t>: General tab page allowing the details of a concept's designation to be viewed and edited.  Note that many details of a designation are entered using the Metadata tab.</w:t>
            </w:r>
          </w:p>
        </w:tc>
      </w:tr>
    </w:tbl>
    <w:p w14:paraId="140999A5"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7E5EB4A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4F580257" w14:textId="77777777" w:rsidR="005853E1" w:rsidRDefault="005853E1">
            <w:pPr>
              <w:pStyle w:val="TableTitle"/>
            </w:pPr>
            <w:r>
              <w:t>Window Controls</w:t>
            </w:r>
          </w:p>
        </w:tc>
      </w:tr>
      <w:tr w:rsidR="005853E1" w14:paraId="7AF08327"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24607FF"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3AD8F7D"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667DAF" w14:textId="77777777" w:rsidR="005853E1" w:rsidRDefault="005853E1">
            <w:pPr>
              <w:pStyle w:val="TableColumnTitles"/>
              <w:keepNext/>
            </w:pPr>
            <w:r>
              <w:rPr>
                <w:i/>
              </w:rPr>
              <w:t>Attribute</w:t>
            </w:r>
            <w:r>
              <w:t xml:space="preserve"> Action</w:t>
            </w:r>
          </w:p>
        </w:tc>
      </w:tr>
      <w:tr w:rsidR="005853E1" w14:paraId="25A2EA9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E4748A" w14:textId="77777777" w:rsidR="005853E1" w:rsidRDefault="005853E1">
            <w:pPr>
              <w:pStyle w:val="TableRow"/>
            </w:pPr>
            <w:r>
              <w:t>eDateFrom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257B843"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44ABFE" w14:textId="77777777" w:rsidR="005853E1" w:rsidRPr="00A104CD" w:rsidRDefault="005853E1">
            <w:pPr>
              <w:pStyle w:val="TableRow"/>
              <w:rPr>
                <w:i/>
                <w:lang w:val="fr-FR"/>
              </w:rPr>
            </w:pPr>
            <w:r w:rsidRPr="00A104CD">
              <w:rPr>
                <w:i/>
                <w:lang w:val="fr-FR"/>
              </w:rPr>
              <w:t>Concept_Designation.From_Vague_Date_Start, Concept_Designation.From_Vague_Date_End, Concept_Designation.From_Vague_Date_Type</w:t>
            </w:r>
          </w:p>
          <w:p w14:paraId="47871E51" w14:textId="77777777" w:rsidR="005853E1" w:rsidRDefault="005853E1">
            <w:pPr>
              <w:pStyle w:val="TableRow"/>
            </w:pPr>
            <w:r>
              <w:t>Displays and allows editing of the start date of the designation.  Vague date, mandatory.</w:t>
            </w:r>
          </w:p>
        </w:tc>
      </w:tr>
      <w:tr w:rsidR="005853E1" w14:paraId="35B251A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60F2CB3" w14:textId="77777777" w:rsidR="005853E1" w:rsidRDefault="005853E1">
            <w:pPr>
              <w:pStyle w:val="TableRow"/>
            </w:pPr>
            <w:r>
              <w:t>eDateTo</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32BA8D"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2B7FE1" w14:textId="77777777" w:rsidR="005853E1" w:rsidRDefault="005853E1">
            <w:pPr>
              <w:pStyle w:val="TableRow"/>
              <w:rPr>
                <w:i/>
                <w:lang w:val="fr-FR"/>
              </w:rPr>
            </w:pPr>
            <w:r>
              <w:rPr>
                <w:i/>
                <w:lang w:val="fr-FR"/>
              </w:rPr>
              <w:t>Concept_Designation.To_Vague_Date_Start, Concept_Designation.To_Vague_Date_End, Concept_Designation.To_Vague_Date_Type</w:t>
            </w:r>
          </w:p>
          <w:p w14:paraId="57D5873F" w14:textId="77777777" w:rsidR="005853E1" w:rsidRDefault="005853E1">
            <w:pPr>
              <w:pStyle w:val="TableRow"/>
            </w:pPr>
            <w:r>
              <w:t>Displays and allows editing of the end date of the designation.  Vague date, not mandatory.</w:t>
            </w:r>
          </w:p>
        </w:tc>
      </w:tr>
      <w:tr w:rsidR="005853E1" w14:paraId="43498CF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4F4593B" w14:textId="77777777" w:rsidR="005853E1" w:rsidRDefault="005853E1">
            <w:pPr>
              <w:pStyle w:val="TableRow"/>
            </w:pPr>
            <w:r>
              <w:lastRenderedPageBreak/>
              <w:t>cmbStatus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0FD7D0"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D74D48" w14:textId="77777777" w:rsidR="005853E1" w:rsidRDefault="00C443D9">
            <w:pPr>
              <w:pStyle w:val="TableRow"/>
              <w:rPr>
                <w:i/>
              </w:rPr>
            </w:pPr>
            <w:r>
              <w:rPr>
                <w:i/>
              </w:rPr>
              <w:t>Concept.Published_Term</w:t>
            </w:r>
            <w:r w:rsidR="005853E1">
              <w:rPr>
                <w:i/>
              </w:rPr>
              <w:t>, Concept_Designation.Designation_Type_Concept_Key</w:t>
            </w:r>
          </w:p>
          <w:p w14:paraId="55BCB3C6" w14:textId="77777777" w:rsidR="005853E1" w:rsidRDefault="005853E1">
            <w:pPr>
              <w:pStyle w:val="TableRow"/>
            </w:pPr>
            <w:r>
              <w:t>Lists all terms that belong to the concept group called Concept Designation Types in the current domain.  The selected item is loaded from and saved to Concept_Status.Designation_Type_Concept_Key.</w:t>
            </w:r>
          </w:p>
        </w:tc>
      </w:tr>
    </w:tbl>
    <w:p w14:paraId="77B2D2D9" w14:textId="77777777" w:rsidR="005853E1" w:rsidRDefault="005853E1" w:rsidP="005853E1"/>
    <w:p w14:paraId="224FC239" w14:textId="77777777" w:rsidR="005853E1" w:rsidRDefault="005853E1" w:rsidP="00CC6B4D">
      <w:pPr>
        <w:pStyle w:val="Heading4"/>
        <w:numPr>
          <w:ilvl w:val="3"/>
          <w:numId w:val="4"/>
        </w:numPr>
        <w:tabs>
          <w:tab w:val="left" w:pos="720"/>
        </w:tabs>
      </w:pPr>
      <w:bookmarkStart w:id="679" w:name="_Toc292878985"/>
      <w:r>
        <w:t>Concept history details screen</w:t>
      </w:r>
      <w:bookmarkEnd w:id="679"/>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2E0604A3"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8DAD40E" w14:textId="77777777" w:rsidR="005853E1" w:rsidRDefault="005853E1">
            <w:pPr>
              <w:pStyle w:val="TableTitle"/>
            </w:pPr>
            <w:r>
              <w:t>Window Name: TfraConceptHistory</w:t>
            </w:r>
          </w:p>
        </w:tc>
      </w:tr>
      <w:tr w:rsidR="005853E1" w14:paraId="62188B55"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7ECBC1B"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FF917F3" w14:textId="77777777" w:rsidR="005853E1" w:rsidRDefault="005853E1">
            <w:pPr>
              <w:pStyle w:val="TableRow"/>
              <w:keepNext/>
              <w:jc w:val="both"/>
            </w:pPr>
            <w:r>
              <w:rPr>
                <w:b/>
              </w:rPr>
              <w:t>Unit File Name</w:t>
            </w:r>
            <w:r>
              <w:t>: ConceptHistory.pas</w:t>
            </w:r>
          </w:p>
        </w:tc>
      </w:tr>
      <w:tr w:rsidR="005853E1" w14:paraId="1D676E4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A635B6" w14:textId="77777777" w:rsidR="005853E1" w:rsidRDefault="005853E1">
            <w:pPr>
              <w:pStyle w:val="TableRow"/>
              <w:keepNext/>
            </w:pPr>
            <w:r>
              <w:rPr>
                <w:b/>
              </w:rPr>
              <w:t>Entities</w:t>
            </w:r>
            <w:r>
              <w:t>: Concept_History</w:t>
            </w:r>
          </w:p>
        </w:tc>
      </w:tr>
      <w:tr w:rsidR="005853E1" w14:paraId="0B552EC7"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3FF11A8" w14:textId="77777777" w:rsidR="005853E1" w:rsidRDefault="005853E1">
            <w:pPr>
              <w:pStyle w:val="TableRow"/>
              <w:keepNext/>
            </w:pPr>
            <w:r>
              <w:rPr>
                <w:b/>
              </w:rPr>
              <w:t>Calls</w:t>
            </w:r>
            <w:r>
              <w:t>: Concept history General tab control, Sources tab page control</w:t>
            </w:r>
          </w:p>
        </w:tc>
      </w:tr>
      <w:tr w:rsidR="005853E1" w14:paraId="66B2C96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DF04C7A" w14:textId="77777777" w:rsidR="005853E1" w:rsidRDefault="005853E1">
            <w:pPr>
              <w:pStyle w:val="TableRow"/>
              <w:keepNext/>
            </w:pPr>
            <w:r>
              <w:rPr>
                <w:b/>
              </w:rPr>
              <w:t>Returns</w:t>
            </w:r>
            <w:r>
              <w:t xml:space="preserve"> </w:t>
            </w:r>
            <w:r>
              <w:rPr>
                <w:b/>
              </w:rPr>
              <w:t>To</w:t>
            </w:r>
            <w:r>
              <w:t>: None</w:t>
            </w:r>
          </w:p>
        </w:tc>
      </w:tr>
      <w:tr w:rsidR="005853E1" w14:paraId="39692BA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3E5292A" w14:textId="77777777" w:rsidR="005853E1" w:rsidRDefault="005853E1">
            <w:pPr>
              <w:pStyle w:val="TableRow"/>
              <w:keepNext/>
            </w:pPr>
            <w:r>
              <w:rPr>
                <w:b/>
              </w:rPr>
              <w:t>Description</w:t>
            </w:r>
            <w:r>
              <w:t>: Concepts apply to one or more ranges of concept group versions within a concept group.  For example, a concept may apply from versions 1 to 3, and from 6 to 8, but not 4 to 5.  This frame allows the boundaries of a single range of versions that apply to the concept to be defined.  It is embedded into TfrmConcepts when the user is editing a version range.</w:t>
            </w:r>
          </w:p>
        </w:tc>
      </w:tr>
    </w:tbl>
    <w:p w14:paraId="12BCF8E5" w14:textId="77777777" w:rsidR="005853E1" w:rsidRDefault="005853E1" w:rsidP="005853E1"/>
    <w:p w14:paraId="76A51E63" w14:textId="77777777" w:rsidR="005853E1" w:rsidRDefault="005853E1" w:rsidP="00CC6B4D">
      <w:pPr>
        <w:pStyle w:val="Heading4"/>
        <w:numPr>
          <w:ilvl w:val="3"/>
          <w:numId w:val="4"/>
        </w:numPr>
        <w:tabs>
          <w:tab w:val="left" w:pos="720"/>
        </w:tabs>
      </w:pPr>
      <w:bookmarkStart w:id="680" w:name="_Toc292878986"/>
      <w:r>
        <w:t>Concept history General tab control</w:t>
      </w:r>
      <w:bookmarkEnd w:id="680"/>
    </w:p>
    <w:p w14:paraId="378BBAD2" w14:textId="1AEBBBF2" w:rsidR="005853E1" w:rsidRDefault="005550DB" w:rsidP="005853E1">
      <w:pPr>
        <w:jc w:val="center"/>
      </w:pPr>
      <w:r>
        <w:rPr>
          <w:noProof/>
          <w:lang w:eastAsia="en-GB"/>
        </w:rPr>
        <w:drawing>
          <wp:inline distT="0" distB="0" distL="0" distR="0" wp14:anchorId="31BB0157" wp14:editId="5C754BD9">
            <wp:extent cx="3429000" cy="2247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169B777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68AD1B3" w14:textId="77777777" w:rsidR="005853E1" w:rsidRDefault="005853E1">
            <w:pPr>
              <w:pStyle w:val="TableTitle"/>
            </w:pPr>
            <w:r>
              <w:lastRenderedPageBreak/>
              <w:t>Window Name: TfraConceptHistoryDetails</w:t>
            </w:r>
          </w:p>
        </w:tc>
      </w:tr>
      <w:tr w:rsidR="005853E1" w14:paraId="2792DFD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54346AE"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0FB665D" w14:textId="77777777" w:rsidR="005853E1" w:rsidRDefault="005853E1">
            <w:pPr>
              <w:pStyle w:val="TableRow"/>
              <w:keepNext/>
              <w:jc w:val="both"/>
            </w:pPr>
            <w:r>
              <w:rPr>
                <w:b/>
              </w:rPr>
              <w:t>Unit File Name</w:t>
            </w:r>
            <w:r>
              <w:t>: ConceptHistoryDetails.pas</w:t>
            </w:r>
          </w:p>
        </w:tc>
      </w:tr>
      <w:tr w:rsidR="005853E1" w14:paraId="33F2797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8A31892" w14:textId="77777777" w:rsidR="005853E1" w:rsidRDefault="005853E1">
            <w:pPr>
              <w:pStyle w:val="TableRow"/>
              <w:keepNext/>
            </w:pPr>
            <w:r>
              <w:rPr>
                <w:b/>
              </w:rPr>
              <w:t>Entities</w:t>
            </w:r>
            <w:r>
              <w:t>: Concept_History, Concept_Group_Version</w:t>
            </w:r>
          </w:p>
        </w:tc>
      </w:tr>
      <w:tr w:rsidR="005853E1" w14:paraId="211442E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82AE807" w14:textId="77777777" w:rsidR="005853E1" w:rsidRDefault="005853E1">
            <w:pPr>
              <w:pStyle w:val="TableRow"/>
              <w:keepNext/>
            </w:pPr>
            <w:r>
              <w:rPr>
                <w:b/>
              </w:rPr>
              <w:t>Calls</w:t>
            </w:r>
            <w:r>
              <w:t>: None</w:t>
            </w:r>
          </w:p>
        </w:tc>
      </w:tr>
      <w:tr w:rsidR="005853E1" w14:paraId="416987B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157D3EA" w14:textId="77777777" w:rsidR="005853E1" w:rsidRDefault="005853E1">
            <w:pPr>
              <w:pStyle w:val="TableRow"/>
              <w:keepNext/>
            </w:pPr>
            <w:r>
              <w:rPr>
                <w:b/>
              </w:rPr>
              <w:t>Returns</w:t>
            </w:r>
            <w:r>
              <w:t xml:space="preserve"> </w:t>
            </w:r>
            <w:r>
              <w:rPr>
                <w:b/>
              </w:rPr>
              <w:t>To</w:t>
            </w:r>
            <w:r>
              <w:t>: None</w:t>
            </w:r>
          </w:p>
        </w:tc>
      </w:tr>
      <w:tr w:rsidR="005853E1" w14:paraId="092A6E0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88F4F7" w14:textId="77777777" w:rsidR="005853E1" w:rsidRDefault="005853E1">
            <w:pPr>
              <w:pStyle w:val="TableRow"/>
              <w:keepNext/>
            </w:pPr>
            <w:r>
              <w:rPr>
                <w:b/>
              </w:rPr>
              <w:t>Description</w:t>
            </w:r>
            <w:r>
              <w:t>: Screen allowing a single range of concept group versions or dates that a concept is applicable for to be defined.</w:t>
            </w:r>
          </w:p>
        </w:tc>
      </w:tr>
    </w:tbl>
    <w:p w14:paraId="3BCB5177"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7FC40E87"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2011D0C" w14:textId="77777777" w:rsidR="005853E1" w:rsidRDefault="005853E1">
            <w:pPr>
              <w:pStyle w:val="TableTitle"/>
            </w:pPr>
            <w:r>
              <w:t>Window Controls</w:t>
            </w:r>
          </w:p>
        </w:tc>
      </w:tr>
      <w:tr w:rsidR="005853E1" w14:paraId="0924F5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6E4197"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3D701AA"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A67BF5B" w14:textId="77777777" w:rsidR="005853E1" w:rsidRDefault="005853E1">
            <w:pPr>
              <w:pStyle w:val="TableColumnTitles"/>
              <w:keepNext/>
            </w:pPr>
            <w:r>
              <w:rPr>
                <w:i/>
              </w:rPr>
              <w:t>Attribute</w:t>
            </w:r>
            <w:r>
              <w:t xml:space="preserve"> Action</w:t>
            </w:r>
          </w:p>
        </w:tc>
      </w:tr>
      <w:tr w:rsidR="005853E1" w14:paraId="11E4759E"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9F5A676" w14:textId="77777777" w:rsidR="005853E1" w:rsidRDefault="005853E1">
            <w:pPr>
              <w:pStyle w:val="TableRow"/>
            </w:pPr>
            <w:r>
              <w:t>eFromDate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FFFEE89" w14:textId="77777777" w:rsidR="005853E1" w:rsidRDefault="005853E1">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6EC64C" w14:textId="77777777" w:rsidR="005853E1" w:rsidRDefault="005853E1">
            <w:pPr>
              <w:pStyle w:val="TableRow"/>
              <w:rPr>
                <w:i/>
                <w:iCs/>
              </w:rPr>
            </w:pPr>
            <w:r>
              <w:rPr>
                <w:i/>
                <w:iCs/>
              </w:rPr>
              <w:t>Concept_History.From_Vague_Date_Start, Concept_History.From_Vague_Date_End, Concept_History.From_Vague_Date_Type</w:t>
            </w:r>
          </w:p>
          <w:p w14:paraId="7CBA4B37" w14:textId="77777777" w:rsidR="005853E1" w:rsidRDefault="005853E1">
            <w:pPr>
              <w:pStyle w:val="TableRow"/>
            </w:pPr>
            <w:r>
              <w:t>Allows the user to specify the start of the date range the concept is applicable for.</w:t>
            </w:r>
          </w:p>
        </w:tc>
      </w:tr>
      <w:tr w:rsidR="005853E1" w14:paraId="0FE1280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480F2F6" w14:textId="77777777" w:rsidR="005853E1" w:rsidRDefault="005853E1">
            <w:pPr>
              <w:pStyle w:val="TableRow"/>
            </w:pPr>
            <w:r>
              <w:t>cmbToVersion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1F5828F"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29E94D2" w14:textId="77777777" w:rsidR="005853E1" w:rsidRDefault="005853E1">
            <w:pPr>
              <w:pStyle w:val="TableRow"/>
              <w:rPr>
                <w:i/>
              </w:rPr>
            </w:pPr>
            <w:r>
              <w:rPr>
                <w:i/>
              </w:rPr>
              <w:t>Concept_Group_Version.From and To vague dates, Concept_Group_Version.Version</w:t>
            </w:r>
          </w:p>
          <w:p w14:paraId="38C01335" w14:textId="77777777" w:rsidR="005853E1" w:rsidRDefault="005853E1">
            <w:pPr>
              <w:pStyle w:val="TableRow"/>
            </w:pPr>
            <w:r>
              <w:t>Displays and allows selection of the concept group version in which this concept expired.  Item text is the Concept_Group_Version.Version + '(' + vague date string for the from and to dates + ')'.</w:t>
            </w:r>
          </w:p>
          <w:p w14:paraId="3BADA6B4" w14:textId="77777777" w:rsidR="005853E1" w:rsidRDefault="005853E1">
            <w:pPr>
              <w:pStyle w:val="TableRow"/>
            </w:pPr>
            <w:r>
              <w:t>On selection of an item, cmbFromVersion and eFromDate are cleared if they refer to a version after to the selected version (i.e. if the Sequence field is higher in the concept group version referred to by cmbFromVersion).  eToDate is set to the concept group versions To vague date.</w:t>
            </w:r>
          </w:p>
        </w:tc>
      </w:tr>
      <w:tr w:rsidR="005853E1" w14:paraId="32A2D51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BCA3A56" w14:textId="77777777" w:rsidR="005853E1" w:rsidRDefault="005853E1">
            <w:pPr>
              <w:pStyle w:val="TableRow"/>
            </w:pPr>
            <w:r>
              <w:t>eToDate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82CD740" w14:textId="77777777" w:rsidR="005853E1" w:rsidRDefault="005853E1">
            <w:pPr>
              <w:pStyle w:val="TableRow"/>
            </w:pPr>
            <w:r>
              <w:t>TVagueDateEdit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B4A7C34" w14:textId="77777777" w:rsidR="005853E1" w:rsidRDefault="005853E1">
            <w:pPr>
              <w:pStyle w:val="TableRow"/>
              <w:rPr>
                <w:i/>
                <w:iCs/>
              </w:rPr>
            </w:pPr>
            <w:r>
              <w:rPr>
                <w:i/>
                <w:iCs/>
              </w:rPr>
              <w:t>Concept_History.To_Vague_Date_Start, Concept_History.To_Vague_Date_End, Concept_History.To_Vague_Date_Type</w:t>
            </w:r>
          </w:p>
          <w:p w14:paraId="538BBB72" w14:textId="77777777" w:rsidR="005853E1" w:rsidRDefault="005853E1">
            <w:pPr>
              <w:pStyle w:val="TableRow"/>
            </w:pPr>
            <w:r>
              <w:t>Allows the user to specify the end of the date range the concept is applicable for.</w:t>
            </w:r>
          </w:p>
        </w:tc>
      </w:tr>
      <w:tr w:rsidR="005853E1" w14:paraId="0E30F9C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2BD68510" w14:textId="77777777" w:rsidR="005853E1" w:rsidRDefault="005853E1">
            <w:pPr>
              <w:pStyle w:val="TableRow"/>
            </w:pPr>
            <w:r>
              <w:lastRenderedPageBreak/>
              <w:t>cmbFromVersion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BB943F"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A332222" w14:textId="77777777" w:rsidR="005853E1" w:rsidRDefault="005853E1">
            <w:pPr>
              <w:pStyle w:val="TableRow"/>
              <w:rPr>
                <w:i/>
              </w:rPr>
            </w:pPr>
            <w:r>
              <w:rPr>
                <w:i/>
              </w:rPr>
              <w:t>Concept_Group_Version.From and To vague dates, Concept_Group_Version.Version</w:t>
            </w:r>
          </w:p>
          <w:p w14:paraId="56B145BF" w14:textId="77777777" w:rsidR="005853E1" w:rsidRDefault="005853E1">
            <w:pPr>
              <w:pStyle w:val="TableRow"/>
            </w:pPr>
            <w:r>
              <w:t>Displays and allows selection of the concept group version in which this concept was introduced or re-introduced.  Item text is the Concept_Group_Version.Version + '(' + vague date string for the from and to dates + ')'.</w:t>
            </w:r>
          </w:p>
          <w:p w14:paraId="69CD9098" w14:textId="77777777" w:rsidR="005853E1" w:rsidRDefault="005853E1">
            <w:pPr>
              <w:pStyle w:val="TableRow"/>
            </w:pPr>
            <w:r>
              <w:t>On selection of an item, cmbToVersion and eToDate are cleared if they refer to a version prior to the selected version (i.e. if the Sequence field is lower in the concept group version referred to by cmbToVersion).  eFromDate is set to the concept group versions From vague date.</w:t>
            </w:r>
          </w:p>
        </w:tc>
      </w:tr>
    </w:tbl>
    <w:p w14:paraId="07EA0F1F" w14:textId="77777777" w:rsidR="005853E1" w:rsidRDefault="005853E1" w:rsidP="005853E1"/>
    <w:p w14:paraId="3952DFF8" w14:textId="77777777" w:rsidR="005853E1" w:rsidRDefault="005853E1" w:rsidP="00CC6B4D">
      <w:pPr>
        <w:pStyle w:val="Heading4"/>
        <w:numPr>
          <w:ilvl w:val="3"/>
          <w:numId w:val="4"/>
        </w:numPr>
        <w:tabs>
          <w:tab w:val="left" w:pos="720"/>
        </w:tabs>
      </w:pPr>
      <w:bookmarkStart w:id="681" w:name="_Toc292878987"/>
      <w:bookmarkStart w:id="682" w:name="_Ref299008132"/>
      <w:r>
        <w:t>Term version details screen</w:t>
      </w:r>
      <w:bookmarkEnd w:id="681"/>
      <w:bookmarkEnd w:id="682"/>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987BBB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B67006A" w14:textId="77777777" w:rsidR="005853E1" w:rsidRDefault="005853E1">
            <w:pPr>
              <w:pStyle w:val="TableTitle"/>
            </w:pPr>
            <w:r>
              <w:t>Window Name: TfraTermVersion</w:t>
            </w:r>
          </w:p>
        </w:tc>
      </w:tr>
      <w:tr w:rsidR="005853E1" w14:paraId="0FF7AF76"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673A7509" w14:textId="77777777" w:rsidR="005853E1" w:rsidRDefault="005853E1">
            <w:pPr>
              <w:pStyle w:val="TableRow"/>
              <w:keepNext/>
              <w:jc w:val="both"/>
            </w:pPr>
            <w:r>
              <w:rPr>
                <w:b/>
              </w:rPr>
              <w:t>Inherits</w:t>
            </w:r>
            <w:r>
              <w:t>:  TBasePageControlFrame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8A8D4C7" w14:textId="77777777" w:rsidR="005853E1" w:rsidRDefault="005853E1">
            <w:pPr>
              <w:pStyle w:val="TableRow"/>
              <w:keepNext/>
              <w:jc w:val="both"/>
            </w:pPr>
            <w:r>
              <w:rPr>
                <w:b/>
              </w:rPr>
              <w:t>Unit File Name</w:t>
            </w:r>
            <w:r>
              <w:t>: TermVersion.pas</w:t>
            </w:r>
          </w:p>
        </w:tc>
      </w:tr>
      <w:tr w:rsidR="005853E1" w14:paraId="6F3B388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12FB30" w14:textId="77777777" w:rsidR="005853E1" w:rsidRDefault="005853E1">
            <w:pPr>
              <w:pStyle w:val="TableRow"/>
              <w:keepNext/>
            </w:pPr>
            <w:r>
              <w:rPr>
                <w:b/>
              </w:rPr>
              <w:t>Entities</w:t>
            </w:r>
            <w:r>
              <w:t>: Entities defined in embedded tab controls</w:t>
            </w:r>
          </w:p>
        </w:tc>
      </w:tr>
      <w:tr w:rsidR="005853E1" w14:paraId="5B01363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F56A70" w14:textId="77777777" w:rsidR="005853E1" w:rsidRDefault="005853E1">
            <w:pPr>
              <w:pStyle w:val="TableRow"/>
              <w:keepNext/>
            </w:pPr>
            <w:r>
              <w:rPr>
                <w:b/>
              </w:rPr>
              <w:t>Calls</w:t>
            </w:r>
            <w:r>
              <w:t>: Term version General tab control, Sources tab page control</w:t>
            </w:r>
          </w:p>
        </w:tc>
      </w:tr>
      <w:tr w:rsidR="005853E1" w14:paraId="2E54841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8898231" w14:textId="77777777" w:rsidR="005853E1" w:rsidRDefault="005853E1">
            <w:pPr>
              <w:pStyle w:val="TableRow"/>
              <w:keepNext/>
            </w:pPr>
            <w:r>
              <w:rPr>
                <w:b/>
              </w:rPr>
              <w:t>Returns</w:t>
            </w:r>
            <w:r>
              <w:t xml:space="preserve"> </w:t>
            </w:r>
            <w:r>
              <w:rPr>
                <w:b/>
              </w:rPr>
              <w:t>To</w:t>
            </w:r>
            <w:r>
              <w:t>: None</w:t>
            </w:r>
          </w:p>
        </w:tc>
      </w:tr>
      <w:tr w:rsidR="005853E1" w14:paraId="4D4597F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B5B5A16" w14:textId="77777777" w:rsidR="005853E1" w:rsidRDefault="005853E1">
            <w:pPr>
              <w:pStyle w:val="TableRow"/>
              <w:keepNext/>
            </w:pPr>
            <w:r>
              <w:rPr>
                <w:b/>
              </w:rPr>
              <w:t>Description</w:t>
            </w:r>
            <w:r>
              <w:t>: Details page control for viewing and editing a term version.  This frame consists of an empty tab control onto which the following tabs are embedded in this order: TfraTermVersionGeneral, TfraSources.</w:t>
            </w:r>
          </w:p>
          <w:p w14:paraId="7A9BFCFE" w14:textId="77777777" w:rsidR="005853E1" w:rsidRDefault="005853E1">
            <w:pPr>
              <w:pStyle w:val="TableRow"/>
              <w:keepNext/>
            </w:pPr>
            <w:r>
              <w:t>This is only editable for the term version linked to the current concept, if viewing other related term versions of the concept then the page control and its contents are always read only.</w:t>
            </w:r>
          </w:p>
        </w:tc>
      </w:tr>
    </w:tbl>
    <w:p w14:paraId="01E44DD5" w14:textId="77777777" w:rsidR="005853E1" w:rsidRDefault="005853E1" w:rsidP="005853E1"/>
    <w:p w14:paraId="2E8A8918" w14:textId="77777777" w:rsidR="005853E1" w:rsidRDefault="005853E1" w:rsidP="00CC6B4D">
      <w:pPr>
        <w:pStyle w:val="Heading4"/>
        <w:numPr>
          <w:ilvl w:val="3"/>
          <w:numId w:val="4"/>
        </w:numPr>
        <w:tabs>
          <w:tab w:val="left" w:pos="720"/>
        </w:tabs>
      </w:pPr>
      <w:bookmarkStart w:id="683" w:name="_Toc292878988"/>
      <w:bookmarkStart w:id="684" w:name="_Ref299007996"/>
      <w:r>
        <w:lastRenderedPageBreak/>
        <w:t>Term version General tab control</w:t>
      </w:r>
      <w:bookmarkEnd w:id="683"/>
      <w:bookmarkEnd w:id="684"/>
    </w:p>
    <w:p w14:paraId="13BA37B7" w14:textId="3385CB2D" w:rsidR="005853E1" w:rsidRDefault="005550DB" w:rsidP="005853E1">
      <w:pPr>
        <w:jc w:val="center"/>
      </w:pPr>
      <w:r>
        <w:rPr>
          <w:noProof/>
          <w:lang w:eastAsia="en-GB"/>
        </w:rPr>
        <w:drawing>
          <wp:inline distT="0" distB="0" distL="0" distR="0" wp14:anchorId="6E2F3EDE" wp14:editId="1EB226C3">
            <wp:extent cx="3962400" cy="24288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62400" cy="24288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6CBF0B3A"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9F8115D" w14:textId="77777777" w:rsidR="005853E1" w:rsidRDefault="005853E1">
            <w:pPr>
              <w:pStyle w:val="TableTitle"/>
            </w:pPr>
            <w:r>
              <w:t>Window Name: TfraTermVersionGeneral</w:t>
            </w:r>
          </w:p>
        </w:tc>
      </w:tr>
      <w:tr w:rsidR="005853E1" w14:paraId="7772146E"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81EA63B" w14:textId="77777777" w:rsidR="005853E1" w:rsidRDefault="005853E1">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ADC1081" w14:textId="77777777" w:rsidR="005853E1" w:rsidRDefault="005853E1">
            <w:pPr>
              <w:pStyle w:val="TableRow"/>
              <w:keepNext/>
              <w:jc w:val="both"/>
            </w:pPr>
            <w:r>
              <w:rPr>
                <w:b/>
              </w:rPr>
              <w:t>Unit File Name</w:t>
            </w:r>
            <w:r>
              <w:t>: TermVersionGeneral.pas</w:t>
            </w:r>
          </w:p>
        </w:tc>
      </w:tr>
      <w:tr w:rsidR="005853E1" w14:paraId="3F70607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E86AB8E" w14:textId="77777777" w:rsidR="005853E1" w:rsidRDefault="005853E1">
            <w:pPr>
              <w:pStyle w:val="TableRow"/>
              <w:keepNext/>
            </w:pPr>
            <w:r>
              <w:rPr>
                <w:b/>
              </w:rPr>
              <w:t>Entities</w:t>
            </w:r>
            <w:r>
              <w:t>: Term_Version</w:t>
            </w:r>
          </w:p>
        </w:tc>
      </w:tr>
      <w:tr w:rsidR="005853E1" w14:paraId="14968489"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532AFFE" w14:textId="77777777" w:rsidR="005853E1" w:rsidRDefault="005853E1">
            <w:pPr>
              <w:pStyle w:val="TableRow"/>
              <w:keepNext/>
            </w:pPr>
            <w:r>
              <w:rPr>
                <w:b/>
              </w:rPr>
              <w:t>Calls</w:t>
            </w:r>
            <w:r>
              <w:t>: None</w:t>
            </w:r>
          </w:p>
        </w:tc>
      </w:tr>
      <w:tr w:rsidR="005853E1" w14:paraId="293924D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D672667" w14:textId="77777777" w:rsidR="005853E1" w:rsidRDefault="005853E1">
            <w:pPr>
              <w:pStyle w:val="TableRow"/>
              <w:keepNext/>
            </w:pPr>
            <w:r>
              <w:rPr>
                <w:b/>
              </w:rPr>
              <w:t>Returns</w:t>
            </w:r>
            <w:r>
              <w:t xml:space="preserve"> </w:t>
            </w:r>
            <w:r>
              <w:rPr>
                <w:b/>
              </w:rPr>
              <w:t>To</w:t>
            </w:r>
            <w:r>
              <w:t>: None</w:t>
            </w:r>
          </w:p>
        </w:tc>
      </w:tr>
      <w:tr w:rsidR="005853E1" w14:paraId="222E071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046593E" w14:textId="77777777" w:rsidR="005853E1" w:rsidRDefault="005853E1">
            <w:pPr>
              <w:pStyle w:val="TableRow"/>
              <w:keepNext/>
            </w:pPr>
            <w:r>
              <w:rPr>
                <w:b/>
              </w:rPr>
              <w:t>Description</w:t>
            </w:r>
            <w:r>
              <w:t>: General tab page allowing the details of a term version to be viewed and edited.</w:t>
            </w:r>
          </w:p>
          <w:p w14:paraId="75DA67E7" w14:textId="77777777" w:rsidR="00EB48F5" w:rsidRDefault="00EB48F5" w:rsidP="00EB48F5">
            <w:pPr>
              <w:pStyle w:val="TableRow"/>
              <w:keepNext/>
            </w:pPr>
            <w:r>
              <w:t>When saving:</w:t>
            </w:r>
          </w:p>
          <w:p w14:paraId="56D0F497" w14:textId="77777777" w:rsidR="00EB48F5" w:rsidRDefault="00EB48F5" w:rsidP="00EB48F5">
            <w:pPr>
              <w:pStyle w:val="TableRow"/>
              <w:keepNext/>
              <w:numPr>
                <w:ilvl w:val="0"/>
                <w:numId w:val="66"/>
              </w:numPr>
            </w:pPr>
            <w:r>
              <w:t xml:space="preserve">If either a different term version has been selected, or the </w:t>
            </w:r>
            <w:r w:rsidRPr="003258C0">
              <w:rPr>
                <w:i/>
              </w:rPr>
              <w:t>Author_And_Date</w:t>
            </w:r>
            <w:r>
              <w:t xml:space="preserve"> of the selected term version has been edited, and </w:t>
            </w:r>
            <w:r>
              <w:rPr>
                <w:i/>
              </w:rPr>
              <w:t>Concept.Automatic_Published_Term</w:t>
            </w:r>
            <w:r>
              <w:t xml:space="preserve"> = 0 then a confirmation dialog is displayed with the message:</w:t>
            </w:r>
          </w:p>
          <w:p w14:paraId="29441F72" w14:textId="77777777" w:rsidR="00EB48F5" w:rsidRPr="00EB48F5" w:rsidRDefault="00EB48F5" w:rsidP="00EB48F5">
            <w:pPr>
              <w:pStyle w:val="TableRow"/>
              <w:keepNext/>
              <w:ind w:left="720"/>
            </w:pPr>
            <w:r>
              <w:rPr>
                <w:iCs/>
              </w:rPr>
              <w:t>“The published term for this concept has been overridden manually, and is therefore not updated automatically. Would you like to reinstate automatic calculation of the published term?”</w:t>
            </w:r>
          </w:p>
          <w:p w14:paraId="3577230B" w14:textId="77777777" w:rsidR="00EB48F5" w:rsidRPr="00EB48F5" w:rsidRDefault="00EB48F5" w:rsidP="00EB48F5">
            <w:pPr>
              <w:pStyle w:val="TableRow"/>
              <w:keepNext/>
              <w:ind w:left="720"/>
            </w:pPr>
            <w:r>
              <w:rPr>
                <w:iCs/>
              </w:rPr>
              <w:t xml:space="preserve">If the response is affirmative then </w:t>
            </w:r>
            <w:r>
              <w:rPr>
                <w:i/>
                <w:iCs/>
              </w:rPr>
              <w:t>Concept.Automatic_Published_Term</w:t>
            </w:r>
            <w:r>
              <w:rPr>
                <w:iCs/>
              </w:rPr>
              <w:t xml:space="preserve"> is set to 1.</w:t>
            </w:r>
          </w:p>
          <w:p w14:paraId="3688338A" w14:textId="77777777" w:rsidR="00EB48F5" w:rsidRPr="00EB48F5" w:rsidRDefault="00EB48F5" w:rsidP="003258C0">
            <w:pPr>
              <w:pStyle w:val="TableRow"/>
              <w:keepNext/>
              <w:numPr>
                <w:ilvl w:val="0"/>
                <w:numId w:val="66"/>
              </w:numPr>
            </w:pPr>
            <w:r>
              <w:t xml:space="preserve">If </w:t>
            </w:r>
            <w:r w:rsidRPr="00EB48F5">
              <w:rPr>
                <w:i/>
              </w:rPr>
              <w:t>Concept.Automatic_Published_Term</w:t>
            </w:r>
            <w:r>
              <w:t xml:space="preserve"> = 1 and any changes have been made on this page then </w:t>
            </w:r>
            <w:r w:rsidRPr="00EB48F5">
              <w:rPr>
                <w:i/>
              </w:rPr>
              <w:t>Concept.Published_Term</w:t>
            </w:r>
            <w:r>
              <w:t xml:space="preserve"> is recalculated as described in §</w:t>
            </w:r>
            <w:r>
              <w:fldChar w:fldCharType="begin"/>
            </w:r>
            <w:r>
              <w:instrText xml:space="preserve"> REF _Ref299005264 \r \h  \* MERGEFORMAT </w:instrText>
            </w:r>
            <w:r>
              <w:fldChar w:fldCharType="separate"/>
            </w:r>
            <w:r>
              <w:t>4.2.17.21.1</w:t>
            </w:r>
            <w:r>
              <w:fldChar w:fldCharType="end"/>
            </w:r>
            <w:r>
              <w:t>.</w:t>
            </w:r>
          </w:p>
        </w:tc>
      </w:tr>
    </w:tbl>
    <w:p w14:paraId="5AD365B5"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5B4292D"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AF1B4DB" w14:textId="77777777" w:rsidR="005853E1" w:rsidRDefault="005853E1">
            <w:pPr>
              <w:pStyle w:val="TableTitle"/>
            </w:pPr>
            <w:r>
              <w:lastRenderedPageBreak/>
              <w:t>Window Controls</w:t>
            </w:r>
          </w:p>
        </w:tc>
      </w:tr>
      <w:tr w:rsidR="005853E1" w14:paraId="75B4A21B"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9C6151"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94E1C39"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9D683D" w14:textId="77777777" w:rsidR="005853E1" w:rsidRDefault="005853E1">
            <w:pPr>
              <w:pStyle w:val="TableColumnTitles"/>
              <w:keepNext/>
            </w:pPr>
            <w:r>
              <w:rPr>
                <w:i/>
              </w:rPr>
              <w:t>Attribute</w:t>
            </w:r>
            <w:r>
              <w:t xml:space="preserve"> Action</w:t>
            </w:r>
          </w:p>
        </w:tc>
      </w:tr>
      <w:tr w:rsidR="004B437D" w14:paraId="37146306"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DBBDD9F" w14:textId="77777777" w:rsidR="004B437D" w:rsidRDefault="004B437D">
            <w:pPr>
              <w:pStyle w:val="TableRow"/>
            </w:pPr>
            <w:r>
              <w:t>cmbVersionSelection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31E153" w14:textId="77777777" w:rsidR="004B437D" w:rsidRDefault="004B437D">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9DE858" w14:textId="77777777" w:rsidR="00020FF8" w:rsidRPr="00020FF8" w:rsidRDefault="00020FF8" w:rsidP="00020FF8">
            <w:pPr>
              <w:pStyle w:val="TableRow"/>
              <w:rPr>
                <w:i/>
                <w:iCs/>
              </w:rPr>
            </w:pPr>
            <w:r>
              <w:rPr>
                <w:i/>
              </w:rPr>
              <w:t xml:space="preserve">Term_Version.Version_Label, </w:t>
            </w:r>
            <w:r>
              <w:rPr>
                <w:i/>
                <w:iCs/>
              </w:rPr>
              <w:t>Term_Version.Author_And_Date</w:t>
            </w:r>
          </w:p>
          <w:p w14:paraId="3BE764D7" w14:textId="77777777" w:rsidR="004B437D" w:rsidRPr="00020FF8" w:rsidRDefault="00EB48F5" w:rsidP="003258C0">
            <w:pPr>
              <w:pStyle w:val="TableRow"/>
              <w:rPr>
                <w:iCs/>
              </w:rPr>
            </w:pPr>
            <w:r>
              <w:t>Displays and allows selection of the term version associated with the concept</w:t>
            </w:r>
            <w:r w:rsidR="001C36E4">
              <w:t xml:space="preserve"> (</w:t>
            </w:r>
            <w:r w:rsidR="001C36E4">
              <w:rPr>
                <w:i/>
              </w:rPr>
              <w:t>Concept.Term_Version_Key</w:t>
            </w:r>
            <w:r w:rsidR="001C36E4" w:rsidRPr="001C36E4">
              <w:t>).</w:t>
            </w:r>
          </w:p>
        </w:tc>
      </w:tr>
      <w:tr w:rsidR="005853E1" w14:paraId="0B03DCB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427ABA2" w14:textId="77777777" w:rsidR="005853E1" w:rsidRDefault="005853E1">
            <w:pPr>
              <w:pStyle w:val="TableRow"/>
            </w:pPr>
            <w:r>
              <w:t>eLabel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F02026"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0E116B" w14:textId="77777777" w:rsidR="005853E1" w:rsidRDefault="005853E1">
            <w:pPr>
              <w:pStyle w:val="TableRow"/>
              <w:rPr>
                <w:i/>
              </w:rPr>
            </w:pPr>
            <w:r>
              <w:rPr>
                <w:i/>
              </w:rPr>
              <w:t>Term_Version.Version_Label</w:t>
            </w:r>
          </w:p>
          <w:p w14:paraId="31BF17E1" w14:textId="77777777" w:rsidR="005853E1" w:rsidRDefault="005853E1">
            <w:pPr>
              <w:pStyle w:val="TableRow"/>
            </w:pPr>
            <w:r>
              <w:t>Displays and allows editing of the Term Version Label field.</w:t>
            </w:r>
            <w:r w:rsidR="00E716E5">
              <w:t xml:space="preserve"> Has the caption “Attributes:”</w:t>
            </w:r>
          </w:p>
        </w:tc>
      </w:tr>
      <w:tr w:rsidR="005853E1" w14:paraId="5DA341D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E3656DB" w14:textId="77777777" w:rsidR="005853E1" w:rsidRDefault="005853E1">
            <w:pPr>
              <w:pStyle w:val="TableRow"/>
            </w:pPr>
            <w:r>
              <w:t>eAuthorityAndDate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AEE041"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0DE0F81" w14:textId="77777777" w:rsidR="00020FF8" w:rsidRPr="00020FF8" w:rsidRDefault="00020FF8">
            <w:pPr>
              <w:pStyle w:val="TableRow"/>
              <w:rPr>
                <w:i/>
                <w:iCs/>
              </w:rPr>
            </w:pPr>
            <w:r>
              <w:rPr>
                <w:i/>
                <w:iCs/>
              </w:rPr>
              <w:t>Term_Version.Author_And_Date</w:t>
            </w:r>
          </w:p>
          <w:p w14:paraId="7205A54C" w14:textId="77777777" w:rsidR="005853E1" w:rsidRDefault="005853E1">
            <w:pPr>
              <w:pStyle w:val="TableRow"/>
            </w:pPr>
            <w:r>
              <w:t>Displays and allows editing of the Authority and Date field (the citation).</w:t>
            </w:r>
          </w:p>
        </w:tc>
      </w:tr>
    </w:tbl>
    <w:p w14:paraId="5B22421A" w14:textId="77777777" w:rsidR="005853E1" w:rsidRDefault="005853E1" w:rsidP="005853E1"/>
    <w:p w14:paraId="4C4ECD97" w14:textId="77777777" w:rsidR="005853E1" w:rsidRDefault="005853E1" w:rsidP="00CC6B4D">
      <w:pPr>
        <w:pStyle w:val="Heading4"/>
        <w:numPr>
          <w:ilvl w:val="3"/>
          <w:numId w:val="4"/>
        </w:numPr>
        <w:tabs>
          <w:tab w:val="left" w:pos="720"/>
        </w:tabs>
      </w:pPr>
      <w:bookmarkStart w:id="685" w:name="_Toc292878989"/>
      <w:r>
        <w:t>Base class for Maintain Relationships details frames</w:t>
      </w:r>
      <w:bookmarkEnd w:id="685"/>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510"/>
        <w:gridCol w:w="5238"/>
      </w:tblGrid>
      <w:tr w:rsidR="005853E1" w14:paraId="4570048F" w14:textId="77777777" w:rsidTr="00183041">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631F426" w14:textId="77777777" w:rsidR="005853E1" w:rsidRDefault="005853E1">
            <w:pPr>
              <w:pStyle w:val="TableTitle"/>
            </w:pPr>
            <w:r>
              <w:t>Window Name: TfraBaseMaintainRelationships</w:t>
            </w:r>
          </w:p>
        </w:tc>
      </w:tr>
      <w:tr w:rsidR="005853E1" w14:paraId="6F2DED61" w14:textId="77777777" w:rsidTr="00183041">
        <w:trPr>
          <w:cantSplit/>
        </w:trPr>
        <w:tc>
          <w:tcPr>
            <w:tcW w:w="3510" w:type="dxa"/>
            <w:tcBorders>
              <w:top w:val="single" w:sz="6" w:space="0" w:color="auto"/>
              <w:left w:val="single" w:sz="6" w:space="0" w:color="auto"/>
              <w:bottom w:val="single" w:sz="6" w:space="0" w:color="auto"/>
              <w:right w:val="single" w:sz="6" w:space="0" w:color="auto"/>
            </w:tcBorders>
            <w:shd w:val="clear" w:color="auto" w:fill="auto"/>
          </w:tcPr>
          <w:p w14:paraId="756BC8F9" w14:textId="77777777" w:rsidR="005853E1" w:rsidRDefault="005853E1">
            <w:pPr>
              <w:pStyle w:val="TableRow"/>
              <w:keepNext/>
              <w:jc w:val="both"/>
            </w:pPr>
            <w:r>
              <w:rPr>
                <w:b/>
              </w:rPr>
              <w:t>Inherits</w:t>
            </w:r>
            <w:r>
              <w:t>:  TBaseDetailFrame</w:t>
            </w:r>
          </w:p>
        </w:tc>
        <w:tc>
          <w:tcPr>
            <w:tcW w:w="5238" w:type="dxa"/>
            <w:tcBorders>
              <w:top w:val="single" w:sz="6" w:space="0" w:color="auto"/>
              <w:left w:val="single" w:sz="6" w:space="0" w:color="auto"/>
              <w:bottom w:val="single" w:sz="6" w:space="0" w:color="auto"/>
              <w:right w:val="single" w:sz="6" w:space="0" w:color="auto"/>
            </w:tcBorders>
            <w:shd w:val="clear" w:color="auto" w:fill="auto"/>
          </w:tcPr>
          <w:p w14:paraId="4309EF4B" w14:textId="77777777" w:rsidR="005853E1" w:rsidRDefault="005853E1">
            <w:pPr>
              <w:pStyle w:val="TableRow"/>
              <w:keepNext/>
              <w:jc w:val="both"/>
            </w:pPr>
            <w:r>
              <w:rPr>
                <w:b/>
              </w:rPr>
              <w:t>Unit File Name</w:t>
            </w:r>
            <w:r>
              <w:t>: FrameBaseMaintainRelationships.pas</w:t>
            </w:r>
          </w:p>
        </w:tc>
      </w:tr>
      <w:tr w:rsidR="005853E1" w14:paraId="0F37C97D" w14:textId="77777777" w:rsidTr="0018304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FF899F9" w14:textId="77777777" w:rsidR="005853E1" w:rsidRDefault="005853E1">
            <w:pPr>
              <w:pStyle w:val="TableRow"/>
              <w:keepNext/>
            </w:pPr>
            <w:r>
              <w:rPr>
                <w:b/>
              </w:rPr>
              <w:t>Entities</w:t>
            </w:r>
            <w:r>
              <w:t>: Defined in inherited classes</w:t>
            </w:r>
          </w:p>
        </w:tc>
      </w:tr>
      <w:tr w:rsidR="005853E1" w14:paraId="3BF11CAD" w14:textId="77777777" w:rsidTr="0018304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A3986B1" w14:textId="77777777" w:rsidR="005853E1" w:rsidRDefault="005853E1">
            <w:pPr>
              <w:pStyle w:val="TableRow"/>
              <w:keepNext/>
            </w:pPr>
            <w:r>
              <w:rPr>
                <w:b/>
              </w:rPr>
              <w:t>Calls</w:t>
            </w:r>
            <w:r>
              <w:t>: None</w:t>
            </w:r>
          </w:p>
        </w:tc>
      </w:tr>
      <w:tr w:rsidR="005853E1" w14:paraId="2FC179EE" w14:textId="77777777" w:rsidTr="0018304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BE5F3AA" w14:textId="77777777" w:rsidR="005853E1" w:rsidRDefault="005853E1">
            <w:pPr>
              <w:pStyle w:val="TableRow"/>
              <w:keepNext/>
            </w:pPr>
            <w:r>
              <w:rPr>
                <w:b/>
              </w:rPr>
              <w:t>Returns</w:t>
            </w:r>
            <w:r>
              <w:t xml:space="preserve"> </w:t>
            </w:r>
            <w:r>
              <w:rPr>
                <w:b/>
              </w:rPr>
              <w:t>To</w:t>
            </w:r>
            <w:r>
              <w:t>: None</w:t>
            </w:r>
          </w:p>
        </w:tc>
      </w:tr>
      <w:tr w:rsidR="005853E1" w14:paraId="49348BAC" w14:textId="77777777" w:rsidTr="00183041">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6F69A4" w14:textId="77777777" w:rsidR="005853E1" w:rsidRDefault="005853E1">
            <w:pPr>
              <w:pStyle w:val="TableRow"/>
              <w:keepNext/>
            </w:pPr>
            <w:r>
              <w:rPr>
                <w:b/>
              </w:rPr>
              <w:t>Description</w:t>
            </w:r>
            <w:r>
              <w:t>: Base class for TfrmMaintainRelationshipTypes and TfrmMaintainSemantecRelationshipTypes.  Provides common functionality and components for the frames used to edit either Thesaurus_Relation_Type or Semantic_Relation_Type records.</w:t>
            </w:r>
          </w:p>
        </w:tc>
      </w:tr>
    </w:tbl>
    <w:p w14:paraId="7FDF302E"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5FF47D84"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304847BA" w14:textId="77777777" w:rsidR="005853E1" w:rsidRDefault="005853E1">
            <w:pPr>
              <w:pStyle w:val="TableTitle"/>
            </w:pPr>
            <w:r>
              <w:t>Window Controls</w:t>
            </w:r>
          </w:p>
        </w:tc>
      </w:tr>
      <w:tr w:rsidR="005853E1" w14:paraId="100D417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1800DB7"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89AFA5F"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840700" w14:textId="77777777" w:rsidR="005853E1" w:rsidRDefault="005853E1">
            <w:pPr>
              <w:pStyle w:val="TableColumnTitles"/>
              <w:keepNext/>
            </w:pPr>
            <w:r>
              <w:rPr>
                <w:i/>
              </w:rPr>
              <w:t>Attribute</w:t>
            </w:r>
            <w:r>
              <w:t xml:space="preserve"> Action</w:t>
            </w:r>
          </w:p>
        </w:tc>
      </w:tr>
      <w:tr w:rsidR="005853E1" w14:paraId="3466D835"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67959AD1" w14:textId="77777777" w:rsidR="005853E1" w:rsidRDefault="005853E1">
            <w:pPr>
              <w:pStyle w:val="TableRow"/>
            </w:pPr>
            <w:r>
              <w:t>eItemName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613849"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9B94C18" w14:textId="77777777" w:rsidR="005853E1" w:rsidRDefault="005853E1">
            <w:pPr>
              <w:pStyle w:val="TableRow"/>
              <w:rPr>
                <w:i/>
              </w:rPr>
            </w:pPr>
            <w:r>
              <w:rPr>
                <w:i/>
              </w:rPr>
              <w:t>Semantic_Relation.Item_Name or Thesaurus_Relation_Type.Item_Name</w:t>
            </w:r>
          </w:p>
          <w:p w14:paraId="14A90D10" w14:textId="77777777" w:rsidR="005853E1" w:rsidRDefault="005853E1">
            <w:pPr>
              <w:pStyle w:val="TableRow"/>
              <w:rPr>
                <w:rFonts w:eastAsia="SimSun"/>
                <w:iCs/>
              </w:rPr>
            </w:pPr>
            <w:r>
              <w:rPr>
                <w:rFonts w:eastAsia="SimSun"/>
                <w:iCs/>
              </w:rPr>
              <w:lastRenderedPageBreak/>
              <w:t>Edit box allowing the name of the relationship to be viewed and edited.</w:t>
            </w:r>
          </w:p>
        </w:tc>
      </w:tr>
    </w:tbl>
    <w:p w14:paraId="68814856" w14:textId="77777777" w:rsidR="005853E1" w:rsidRDefault="005853E1" w:rsidP="005853E1"/>
    <w:p w14:paraId="42C0F857" w14:textId="77777777" w:rsidR="005853E1" w:rsidRDefault="005853E1" w:rsidP="00CC6B4D">
      <w:pPr>
        <w:pStyle w:val="Heading4"/>
        <w:numPr>
          <w:ilvl w:val="3"/>
          <w:numId w:val="4"/>
        </w:numPr>
        <w:tabs>
          <w:tab w:val="left" w:pos="720"/>
        </w:tabs>
      </w:pPr>
      <w:bookmarkStart w:id="686" w:name="_Toc292878990"/>
      <w:r>
        <w:t>Maintain Thesaurus Relation Types details frame</w:t>
      </w:r>
      <w:bookmarkEnd w:id="686"/>
    </w:p>
    <w:p w14:paraId="0003E711" w14:textId="3E4FC1E3" w:rsidR="005853E1" w:rsidRDefault="005550DB" w:rsidP="005853E1">
      <w:pPr>
        <w:jc w:val="center"/>
      </w:pPr>
      <w:r>
        <w:rPr>
          <w:noProof/>
          <w:lang w:eastAsia="en-GB"/>
        </w:rPr>
        <w:drawing>
          <wp:inline distT="0" distB="0" distL="0" distR="0" wp14:anchorId="258BC9CE" wp14:editId="19E34160">
            <wp:extent cx="5267325" cy="29337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2D5A11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0C43944" w14:textId="77777777" w:rsidR="005853E1" w:rsidRDefault="005853E1">
            <w:pPr>
              <w:pStyle w:val="TableTitle"/>
            </w:pPr>
            <w:r>
              <w:t>Window Name: TfraMaintainRelationships</w:t>
            </w:r>
          </w:p>
        </w:tc>
      </w:tr>
      <w:tr w:rsidR="005853E1" w14:paraId="344BFFA0"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8930B81" w14:textId="77777777" w:rsidR="005853E1" w:rsidRDefault="005853E1">
            <w:pPr>
              <w:pStyle w:val="TableRow"/>
              <w:keepNext/>
              <w:jc w:val="both"/>
            </w:pPr>
            <w:r>
              <w:rPr>
                <w:b/>
              </w:rPr>
              <w:t>Inherits</w:t>
            </w:r>
            <w:r>
              <w:t>:  TfraBaseMaintainRelationships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C2CF8A8" w14:textId="77777777" w:rsidR="005853E1" w:rsidRDefault="005853E1">
            <w:pPr>
              <w:pStyle w:val="TableRow"/>
              <w:keepNext/>
              <w:jc w:val="both"/>
            </w:pPr>
            <w:r>
              <w:rPr>
                <w:b/>
              </w:rPr>
              <w:t>Unit File Name</w:t>
            </w:r>
            <w:r>
              <w:t>: FrameMaintainRelationships.pas</w:t>
            </w:r>
          </w:p>
        </w:tc>
      </w:tr>
      <w:tr w:rsidR="005853E1" w14:paraId="5B11F08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29A789C" w14:textId="77777777" w:rsidR="005853E1" w:rsidRDefault="005853E1">
            <w:pPr>
              <w:pStyle w:val="TableRow"/>
              <w:keepNext/>
            </w:pPr>
            <w:r>
              <w:rPr>
                <w:b/>
              </w:rPr>
              <w:t>Entities</w:t>
            </w:r>
            <w:r>
              <w:t>: Thesaurus_Relation_Type, Thesaurus_Relation_Type_Usage</w:t>
            </w:r>
          </w:p>
        </w:tc>
      </w:tr>
      <w:tr w:rsidR="005853E1" w14:paraId="5A466AE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466967" w14:textId="77777777" w:rsidR="005853E1" w:rsidRDefault="005853E1">
            <w:pPr>
              <w:pStyle w:val="TableRow"/>
              <w:keepNext/>
            </w:pPr>
            <w:r>
              <w:rPr>
                <w:b/>
              </w:rPr>
              <w:t>Calls</w:t>
            </w:r>
            <w:r>
              <w:t>: None</w:t>
            </w:r>
          </w:p>
        </w:tc>
      </w:tr>
      <w:tr w:rsidR="005853E1" w14:paraId="61653B9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A7F5177" w14:textId="77777777" w:rsidR="005853E1" w:rsidRDefault="005853E1">
            <w:pPr>
              <w:pStyle w:val="TableRow"/>
              <w:keepNext/>
            </w:pPr>
            <w:r>
              <w:rPr>
                <w:b/>
              </w:rPr>
              <w:t>Returns</w:t>
            </w:r>
            <w:r>
              <w:t xml:space="preserve"> </w:t>
            </w:r>
            <w:r>
              <w:rPr>
                <w:b/>
              </w:rPr>
              <w:t>To</w:t>
            </w:r>
            <w:r>
              <w:t>: None</w:t>
            </w:r>
          </w:p>
        </w:tc>
      </w:tr>
      <w:tr w:rsidR="005853E1" w14:paraId="226ABD52"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3ACD9C5" w14:textId="77777777" w:rsidR="005853E1" w:rsidRDefault="005853E1">
            <w:pPr>
              <w:pStyle w:val="TableRow"/>
              <w:keepNext/>
            </w:pPr>
            <w:r>
              <w:rPr>
                <w:b/>
              </w:rPr>
              <w:t>Description</w:t>
            </w:r>
            <w:r>
              <w:t>: Frame allowing a Thesaurus relation type to be edited.  Each relationship type describes the relationship between any number of concepts, meanings and term versions within the thesaurus.  Relationship types also describe the relationships between occurrences and collection units.</w:t>
            </w:r>
          </w:p>
          <w:p w14:paraId="192B04FB" w14:textId="77777777" w:rsidR="005853E1" w:rsidRDefault="005853E1">
            <w:pPr>
              <w:pStyle w:val="TableRow"/>
              <w:keepNext/>
            </w:pPr>
            <w:r>
              <w:t>The dialog operates in 2 modes - browse (default) and edit.</w:t>
            </w:r>
          </w:p>
        </w:tc>
      </w:tr>
    </w:tbl>
    <w:p w14:paraId="73EDA5BD"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BFB671B"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EFC3147" w14:textId="77777777" w:rsidR="005853E1" w:rsidRDefault="005853E1">
            <w:pPr>
              <w:pStyle w:val="TableTitle"/>
            </w:pPr>
            <w:r>
              <w:lastRenderedPageBreak/>
              <w:t>Window Controls</w:t>
            </w:r>
          </w:p>
        </w:tc>
      </w:tr>
      <w:tr w:rsidR="005853E1" w14:paraId="52CF6B7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6AF4974"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A1CE64"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77B7B4" w14:textId="77777777" w:rsidR="005853E1" w:rsidRDefault="005853E1">
            <w:pPr>
              <w:pStyle w:val="TableColumnTitles"/>
              <w:keepNext/>
            </w:pPr>
            <w:r>
              <w:rPr>
                <w:i/>
              </w:rPr>
              <w:t>Attribute</w:t>
            </w:r>
            <w:r>
              <w:t xml:space="preserve"> Action</w:t>
            </w:r>
          </w:p>
        </w:tc>
      </w:tr>
      <w:tr w:rsidR="005853E1" w14:paraId="3E425A6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A5A0CBD" w14:textId="77777777" w:rsidR="005853E1" w:rsidRDefault="005853E1">
            <w:pPr>
              <w:pStyle w:val="TableRow"/>
            </w:pPr>
            <w:r>
              <w:t>eForwardTerm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A7B96D"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8173B9" w14:textId="77777777" w:rsidR="005853E1" w:rsidRDefault="005853E1">
            <w:pPr>
              <w:pStyle w:val="TableRow"/>
              <w:rPr>
                <w:i/>
              </w:rPr>
            </w:pPr>
            <w:r>
              <w:rPr>
                <w:i/>
              </w:rPr>
              <w:t>Thesaurus_Relation_Type.Forward_Term</w:t>
            </w:r>
          </w:p>
          <w:p w14:paraId="2D41540E" w14:textId="77777777" w:rsidR="005853E1" w:rsidRDefault="005853E1">
            <w:pPr>
              <w:pStyle w:val="TableRow"/>
            </w:pPr>
            <w:r>
              <w:t>Displays and allows editing of the forward term of the relationship.  Mandatory, read only when in browse mode.</w:t>
            </w:r>
          </w:p>
        </w:tc>
      </w:tr>
      <w:tr w:rsidR="005853E1" w14:paraId="121E8710"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292050C" w14:textId="77777777" w:rsidR="005853E1" w:rsidRDefault="005853E1">
            <w:pPr>
              <w:pStyle w:val="TableRow"/>
            </w:pPr>
            <w:r>
              <w:t>eReverseTerm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D84D9E"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32658FA" w14:textId="77777777" w:rsidR="005853E1" w:rsidRDefault="005853E1">
            <w:pPr>
              <w:pStyle w:val="TableRow"/>
              <w:rPr>
                <w:i/>
              </w:rPr>
            </w:pPr>
            <w:r>
              <w:rPr>
                <w:i/>
              </w:rPr>
              <w:t>Thesaurus_Relation_Type.Reverse_Term</w:t>
            </w:r>
          </w:p>
          <w:p w14:paraId="61303999" w14:textId="77777777" w:rsidR="005853E1" w:rsidRDefault="005853E1">
            <w:pPr>
              <w:pStyle w:val="TableRow"/>
            </w:pPr>
            <w:r>
              <w:t>Displays and allows editing of the reverse term of the relationship.  Mandatory, read only when in browse mode, but disabled and not required if the linked Semantic_Relation record's Unidirectional flag is 1.</w:t>
            </w:r>
          </w:p>
        </w:tc>
      </w:tr>
      <w:tr w:rsidR="005853E1" w14:paraId="2D1591C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8303A8B" w14:textId="77777777" w:rsidR="005853E1" w:rsidRDefault="005853E1">
            <w:pPr>
              <w:pStyle w:val="TableRow"/>
            </w:pPr>
            <w:r>
              <w:t>cmbSemanticRelationship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D42B625" w14:textId="77777777" w:rsidR="005853E1" w:rsidRDefault="005853E1">
            <w:pPr>
              <w:pStyle w:val="TableRow"/>
            </w:pPr>
            <w:r>
              <w:t>TLuxIDComboBox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3528680" w14:textId="77777777" w:rsidR="005853E1" w:rsidRDefault="005853E1">
            <w:pPr>
              <w:pStyle w:val="TableRow"/>
              <w:rPr>
                <w:i/>
              </w:rPr>
            </w:pPr>
            <w:r>
              <w:rPr>
                <w:i/>
              </w:rPr>
              <w:t>Semantic_Relation.Item_Name</w:t>
            </w:r>
          </w:p>
          <w:p w14:paraId="3FFECD44" w14:textId="77777777" w:rsidR="005853E1" w:rsidRDefault="005853E1">
            <w:pPr>
              <w:pStyle w:val="TableRow"/>
            </w:pPr>
            <w:r>
              <w:t>Combo box populated with semantic relationships, which are the underlying entity that describes the logic for a thesaurus relationship.  Displays and allows the user to select this value.  Read only when in browse mode.</w:t>
            </w:r>
          </w:p>
        </w:tc>
      </w:tr>
      <w:tr w:rsidR="005853E1" w14:paraId="47AA4E28"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2F866499" w14:textId="77777777" w:rsidR="005853E1" w:rsidRDefault="005853E1">
            <w:pPr>
              <w:pStyle w:val="TableRow"/>
            </w:pPr>
            <w:r>
              <w:t>chklbAvailability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1CE0B3C" w14:textId="77777777" w:rsidR="005853E1" w:rsidRDefault="005853E1">
            <w:pPr>
              <w:pStyle w:val="TableRow"/>
            </w:pPr>
            <w:r>
              <w:t>TCheckListBox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891EBD7" w14:textId="77777777" w:rsidR="005853E1" w:rsidRPr="00A104CD" w:rsidRDefault="005853E1">
            <w:pPr>
              <w:pStyle w:val="TableRow"/>
              <w:rPr>
                <w:i/>
                <w:lang w:val="fr-FR"/>
              </w:rPr>
            </w:pPr>
            <w:r w:rsidRPr="00A104CD">
              <w:rPr>
                <w:i/>
                <w:lang w:val="fr-FR"/>
              </w:rPr>
              <w:t>Thesaurus_Relation_Type_Usage.Relation_Usage</w:t>
            </w:r>
          </w:p>
          <w:p w14:paraId="4111784A" w14:textId="77777777" w:rsidR="005853E1" w:rsidRDefault="005853E1">
            <w:pPr>
              <w:pStyle w:val="TableRow"/>
            </w:pPr>
            <w:r>
              <w:t>This control allows the user to configure the usages that this relationship is available for.  List box containing each of the 4 following items:</w:t>
            </w:r>
          </w:p>
          <w:p w14:paraId="564078E9" w14:textId="77777777" w:rsidR="005853E1" w:rsidRDefault="005853E1">
            <w:pPr>
              <w:pStyle w:val="TableRow"/>
            </w:pPr>
            <w:r>
              <w:t>Meaning Relations (value 1)</w:t>
            </w:r>
          </w:p>
          <w:p w14:paraId="026B6E2C" w14:textId="77777777" w:rsidR="005853E1" w:rsidRDefault="005853E1">
            <w:pPr>
              <w:pStyle w:val="TableRow"/>
            </w:pPr>
            <w:r>
              <w:t>Concept Relations (value 2)</w:t>
            </w:r>
          </w:p>
          <w:p w14:paraId="6E6E3432" w14:textId="77777777" w:rsidR="005853E1" w:rsidRDefault="005853E1">
            <w:pPr>
              <w:pStyle w:val="TableRow"/>
            </w:pPr>
            <w:r>
              <w:t>Term Version Relations (value 3)</w:t>
            </w:r>
          </w:p>
          <w:p w14:paraId="14D5546F" w14:textId="77777777" w:rsidR="005853E1" w:rsidRDefault="005853E1">
            <w:pPr>
              <w:pStyle w:val="TableRow"/>
            </w:pPr>
            <w:r>
              <w:t>Occurrence Relations (value 4)</w:t>
            </w:r>
          </w:p>
          <w:p w14:paraId="5714F0E0" w14:textId="77777777" w:rsidR="005853E1" w:rsidRDefault="005853E1">
            <w:pPr>
              <w:pStyle w:val="TableRow"/>
            </w:pPr>
            <w:r>
              <w:t>Collection Unit Relations (value 5)</w:t>
            </w:r>
          </w:p>
          <w:p w14:paraId="5969B750" w14:textId="77777777" w:rsidR="005853E1" w:rsidRDefault="005853E1">
            <w:pPr>
              <w:pStyle w:val="TableRow"/>
            </w:pPr>
            <w:r>
              <w:t>Disabled when in browse mode.  Selecting an item causes a record to be created in Thesaurus_Relation_Type_Usage with a Relation_Usage value set to match the value given above.  The Thesaurus_Relation_Type_Usage record is deleted if a box is unchecked and the record is saved.</w:t>
            </w:r>
          </w:p>
        </w:tc>
      </w:tr>
    </w:tbl>
    <w:p w14:paraId="6B85230E" w14:textId="77777777" w:rsidR="005853E1" w:rsidRDefault="005853E1" w:rsidP="005853E1"/>
    <w:p w14:paraId="6D9EB7B6" w14:textId="77777777" w:rsidR="005853E1" w:rsidRDefault="005853E1" w:rsidP="00CC6B4D">
      <w:pPr>
        <w:pStyle w:val="Heading4"/>
        <w:numPr>
          <w:ilvl w:val="3"/>
          <w:numId w:val="4"/>
        </w:numPr>
        <w:tabs>
          <w:tab w:val="left" w:pos="720"/>
        </w:tabs>
      </w:pPr>
      <w:bookmarkStart w:id="687" w:name="_Toc292878991"/>
      <w:r>
        <w:lastRenderedPageBreak/>
        <w:t>Maintain Semantic Types details frame</w:t>
      </w:r>
      <w:bookmarkEnd w:id="687"/>
    </w:p>
    <w:p w14:paraId="7CFAA30C" w14:textId="2568D386" w:rsidR="005853E1" w:rsidRDefault="005550DB" w:rsidP="005853E1">
      <w:r>
        <w:rPr>
          <w:noProof/>
          <w:lang w:eastAsia="en-GB"/>
        </w:rPr>
        <w:drawing>
          <wp:inline distT="0" distB="0" distL="0" distR="0" wp14:anchorId="7EC9A0C0" wp14:editId="42E9FBAC">
            <wp:extent cx="5267325" cy="2933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67325" cy="29337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6681A45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64DECC9" w14:textId="77777777" w:rsidR="005853E1" w:rsidRDefault="005853E1">
            <w:pPr>
              <w:pStyle w:val="TableTitle"/>
            </w:pPr>
            <w:r>
              <w:t>Window Name: TfraMaintainSemanticRelationships</w:t>
            </w:r>
          </w:p>
        </w:tc>
      </w:tr>
      <w:tr w:rsidR="005853E1" w14:paraId="37C0B74A"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68BCA0C" w14:textId="77777777" w:rsidR="005853E1" w:rsidRDefault="005853E1">
            <w:pPr>
              <w:pStyle w:val="TableRow"/>
              <w:keepNext/>
              <w:jc w:val="both"/>
            </w:pPr>
            <w:r>
              <w:rPr>
                <w:b/>
              </w:rPr>
              <w:t>Inherits</w:t>
            </w:r>
            <w:r>
              <w:t>:  TfraBaseMaintainRelationships</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0BD2F9AA" w14:textId="77777777" w:rsidR="005853E1" w:rsidRDefault="005853E1">
            <w:pPr>
              <w:pStyle w:val="TableRow"/>
              <w:keepNext/>
              <w:jc w:val="both"/>
            </w:pPr>
            <w:r>
              <w:rPr>
                <w:b/>
              </w:rPr>
              <w:t>Unit File Name</w:t>
            </w:r>
            <w:r>
              <w:t>: FrameMaintainSemanticRelationships.pas</w:t>
            </w:r>
          </w:p>
        </w:tc>
      </w:tr>
      <w:tr w:rsidR="005853E1" w14:paraId="15E8754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7446520" w14:textId="77777777" w:rsidR="005853E1" w:rsidRDefault="005853E1">
            <w:pPr>
              <w:pStyle w:val="TableRow"/>
              <w:keepNext/>
            </w:pPr>
            <w:r>
              <w:rPr>
                <w:b/>
              </w:rPr>
              <w:t>Entities</w:t>
            </w:r>
            <w:r>
              <w:t>: Semantic_Relation</w:t>
            </w:r>
          </w:p>
        </w:tc>
      </w:tr>
      <w:tr w:rsidR="005853E1" w14:paraId="71F10C1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1E74FE7" w14:textId="77777777" w:rsidR="005853E1" w:rsidRDefault="005853E1">
            <w:pPr>
              <w:pStyle w:val="TableRow"/>
              <w:keepNext/>
            </w:pPr>
            <w:r>
              <w:rPr>
                <w:b/>
              </w:rPr>
              <w:t>Calls</w:t>
            </w:r>
            <w:r>
              <w:t>: None</w:t>
            </w:r>
          </w:p>
        </w:tc>
      </w:tr>
      <w:tr w:rsidR="005853E1" w14:paraId="5AFF2BFD"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76A7B0B" w14:textId="77777777" w:rsidR="005853E1" w:rsidRDefault="005853E1">
            <w:pPr>
              <w:pStyle w:val="TableRow"/>
              <w:keepNext/>
            </w:pPr>
            <w:r>
              <w:rPr>
                <w:b/>
              </w:rPr>
              <w:t>Returns</w:t>
            </w:r>
            <w:r>
              <w:t xml:space="preserve"> </w:t>
            </w:r>
            <w:r>
              <w:rPr>
                <w:b/>
              </w:rPr>
              <w:t>To</w:t>
            </w:r>
            <w:r>
              <w:t>: None</w:t>
            </w:r>
          </w:p>
        </w:tc>
      </w:tr>
      <w:tr w:rsidR="005853E1" w14:paraId="1ECE6E1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A475E55" w14:textId="77777777" w:rsidR="005853E1" w:rsidRDefault="005853E1">
            <w:pPr>
              <w:pStyle w:val="TableRow"/>
              <w:keepNext/>
            </w:pPr>
            <w:r>
              <w:rPr>
                <w:b/>
              </w:rPr>
              <w:t>Description</w:t>
            </w:r>
            <w:r>
              <w:t>: Frame allowing a semantic relation's details to be viewed and edited.  Each semantic relation describes the underlying logic for any number of Thesaurus_Relation_Type records.</w:t>
            </w:r>
          </w:p>
          <w:p w14:paraId="6EFA990D" w14:textId="77777777" w:rsidR="005853E1" w:rsidRDefault="005853E1">
            <w:pPr>
              <w:pStyle w:val="TableRow"/>
              <w:keepNext/>
            </w:pPr>
            <w:r>
              <w:t>The frame operates in 2 modes - browse (default) and edit.</w:t>
            </w:r>
          </w:p>
        </w:tc>
      </w:tr>
    </w:tbl>
    <w:p w14:paraId="7061AD89"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5972C934"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E4B4A6A" w14:textId="77777777" w:rsidR="005853E1" w:rsidRDefault="005853E1">
            <w:pPr>
              <w:pStyle w:val="TableTitle"/>
            </w:pPr>
            <w:r>
              <w:t>Window Controls</w:t>
            </w:r>
          </w:p>
        </w:tc>
      </w:tr>
      <w:tr w:rsidR="005853E1" w14:paraId="66EAEBB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39DC41B"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790F14"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447937" w14:textId="77777777" w:rsidR="005853E1" w:rsidRDefault="005853E1">
            <w:pPr>
              <w:pStyle w:val="TableColumnTitles"/>
              <w:keepNext/>
            </w:pPr>
            <w:r>
              <w:rPr>
                <w:i/>
              </w:rPr>
              <w:t>Attribute</w:t>
            </w:r>
            <w:r>
              <w:t xml:space="preserve"> Action</w:t>
            </w:r>
          </w:p>
        </w:tc>
      </w:tr>
      <w:tr w:rsidR="005853E1" w14:paraId="375352E1"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5D611F1F" w14:textId="77777777" w:rsidR="005853E1" w:rsidRDefault="005853E1">
            <w:pPr>
              <w:pStyle w:val="TableRow"/>
            </w:pPr>
            <w:r>
              <w:t>cmbEquivalence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1F3D415" w14:textId="77777777" w:rsidR="005853E1" w:rsidRDefault="005853E1">
            <w:pPr>
              <w:pStyle w:val="TableRow"/>
            </w:pPr>
            <w:r>
              <w:t>TComboBoxEx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1C1215" w14:textId="77777777" w:rsidR="005853E1" w:rsidRDefault="005853E1">
            <w:pPr>
              <w:pStyle w:val="TableRow"/>
              <w:rPr>
                <w:i/>
              </w:rPr>
            </w:pPr>
            <w:r>
              <w:rPr>
                <w:i/>
              </w:rPr>
              <w:t>Semantic_Relation.Forward_Equivalence_Possible, Semantic_Relation.Forward_Equivalence_Definite, Semantic_Relation.Reverse_Equivalence_Possible, Semantic_Relation.Reverse_Equivalence_Definite, Semantic_Relation.Adjacent</w:t>
            </w:r>
          </w:p>
          <w:p w14:paraId="79EE6B32" w14:textId="77777777" w:rsidR="005853E1" w:rsidRDefault="005853E1">
            <w:pPr>
              <w:pStyle w:val="TableRow"/>
            </w:pPr>
            <w:r>
              <w:lastRenderedPageBreak/>
              <w:t>Displays and allows editing of the equivalence of the relationship, i.e. the logic underlying the relationship between the 2 items.  Read only when in Browse mode.  Contains 6 options which map onto the fields as follows (except for those stated, for each option all fields are set to 0):</w:t>
            </w:r>
          </w:p>
          <w:p w14:paraId="4A934683" w14:textId="77777777" w:rsidR="005853E1" w:rsidRDefault="005853E1">
            <w:pPr>
              <w:pStyle w:val="TableRow"/>
            </w:pPr>
            <w:r>
              <w:t>Items are not related</w:t>
            </w:r>
          </w:p>
          <w:p w14:paraId="0F04F86B" w14:textId="77777777" w:rsidR="005853E1" w:rsidRDefault="005853E1">
            <w:pPr>
              <w:pStyle w:val="TableRow"/>
            </w:pPr>
            <w:r>
              <w:t>Items are adjacent (Adjacent=1)</w:t>
            </w:r>
          </w:p>
          <w:p w14:paraId="4CBAD8C4" w14:textId="77777777" w:rsidR="005853E1" w:rsidRDefault="005853E1">
            <w:pPr>
              <w:pStyle w:val="TableRow"/>
            </w:pPr>
            <w:r>
              <w:t>Items are overlapping (Forward_Equivalence_Possible and Reverse_Equivalence_Possible set to 1).</w:t>
            </w:r>
          </w:p>
          <w:p w14:paraId="371AC460" w14:textId="77777777" w:rsidR="005853E1" w:rsidRDefault="005853E1">
            <w:pPr>
              <w:pStyle w:val="TableRow"/>
            </w:pPr>
            <w:r>
              <w:t>First item contains second item (Forward_Equivalence_Definite, Forward_Equivalence_Possible and Reverse_Equivalence_Possible set to 1)</w:t>
            </w:r>
          </w:p>
          <w:p w14:paraId="18EC634E" w14:textId="77777777" w:rsidR="005853E1" w:rsidRDefault="005853E1">
            <w:pPr>
              <w:pStyle w:val="TableRow"/>
            </w:pPr>
            <w:r>
              <w:t>Second item contains first item (Forward_Equivalence_Possible, Reverse_Equivalence_Definite and Reverse_Equivalence_Possible set to 1)</w:t>
            </w:r>
          </w:p>
          <w:p w14:paraId="3FAA654D" w14:textId="77777777" w:rsidR="005853E1" w:rsidRDefault="005853E1">
            <w:pPr>
              <w:pStyle w:val="TableRow"/>
            </w:pPr>
            <w:r>
              <w:t>Items are equal (Forward_Equivalence_Definite, Forward_Equivalence_Possible, Reverse_Equivalence_Definte and Reverse_Equivalence_Possible set to 1)</w:t>
            </w:r>
          </w:p>
          <w:p w14:paraId="06FD1D22" w14:textId="77777777" w:rsidR="005853E1" w:rsidRDefault="005853E1">
            <w:pPr>
              <w:pStyle w:val="TableRow"/>
            </w:pPr>
            <w:r>
              <w:t>Each item displays an image that pictorially describes the relationship.</w:t>
            </w:r>
          </w:p>
        </w:tc>
      </w:tr>
      <w:tr w:rsidR="005853E1" w14:paraId="12B7CFB8" w14:textId="77777777">
        <w:tc>
          <w:tcPr>
            <w:tcW w:w="1890" w:type="dxa"/>
            <w:tcBorders>
              <w:top w:val="single" w:sz="6" w:space="0" w:color="auto"/>
              <w:left w:val="single" w:sz="6" w:space="0" w:color="auto"/>
              <w:bottom w:val="single" w:sz="6" w:space="0" w:color="auto"/>
              <w:right w:val="single" w:sz="6" w:space="0" w:color="auto"/>
            </w:tcBorders>
            <w:shd w:val="clear" w:color="auto" w:fill="auto"/>
          </w:tcPr>
          <w:p w14:paraId="129F5E0E" w14:textId="77777777" w:rsidR="005853E1" w:rsidRDefault="005853E1">
            <w:pPr>
              <w:pStyle w:val="TableRow"/>
            </w:pPr>
            <w:r>
              <w:lastRenderedPageBreak/>
              <w:t>cmbChronology</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6E7EA2C"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0F5E79" w14:textId="77777777" w:rsidR="005853E1" w:rsidRDefault="005853E1">
            <w:pPr>
              <w:pStyle w:val="TableRow"/>
              <w:rPr>
                <w:i/>
              </w:rPr>
            </w:pPr>
            <w:r>
              <w:rPr>
                <w:i/>
              </w:rPr>
              <w:t>Semantic_Relation.Chronological_Overlap</w:t>
            </w:r>
          </w:p>
          <w:p w14:paraId="0AA7FC30" w14:textId="77777777" w:rsidR="005853E1" w:rsidRDefault="005853E1">
            <w:pPr>
              <w:pStyle w:val="TableRow"/>
            </w:pPr>
            <w:r>
              <w:t>Allows the user to view and specify the chronological significance of this type of relationship.</w:t>
            </w:r>
          </w:p>
          <w:p w14:paraId="698261B3" w14:textId="77777777" w:rsidR="005853E1" w:rsidRDefault="005853E1">
            <w:pPr>
              <w:pStyle w:val="TableRow"/>
            </w:pPr>
            <w:r>
              <w:t>Contains the following options:</w:t>
            </w:r>
          </w:p>
          <w:p w14:paraId="49EB0CEF" w14:textId="77777777" w:rsidR="005853E1" w:rsidRDefault="005853E1">
            <w:pPr>
              <w:pStyle w:val="TableRow"/>
            </w:pPr>
            <w:r>
              <w:t>1st item precedes the 2nd item.</w:t>
            </w:r>
          </w:p>
          <w:p w14:paraId="595BFECB" w14:textId="77777777" w:rsidR="005853E1" w:rsidRDefault="005853E1">
            <w:pPr>
              <w:pStyle w:val="TableRow"/>
            </w:pPr>
            <w:r>
              <w:t>1st item immediately precedes the 2nd item</w:t>
            </w:r>
          </w:p>
          <w:p w14:paraId="394AA702" w14:textId="77777777" w:rsidR="005853E1" w:rsidRDefault="005853E1">
            <w:pPr>
              <w:pStyle w:val="TableRow"/>
            </w:pPr>
            <w:r>
              <w:t>1st item overlaps and starts earlier than 2nd item</w:t>
            </w:r>
          </w:p>
          <w:p w14:paraId="7FF5DBD4" w14:textId="77777777" w:rsidR="005853E1" w:rsidRDefault="005853E1">
            <w:pPr>
              <w:pStyle w:val="TableRow"/>
            </w:pPr>
            <w:r>
              <w:t>Items identical in time.</w:t>
            </w:r>
          </w:p>
          <w:p w14:paraId="15FF47A2" w14:textId="77777777" w:rsidR="005853E1" w:rsidRDefault="005853E1">
            <w:pPr>
              <w:pStyle w:val="TableRow"/>
            </w:pPr>
            <w:r>
              <w:t>1st item chronologically contains the 2nd item</w:t>
            </w:r>
          </w:p>
          <w:p w14:paraId="7D6BCFD0" w14:textId="77777777" w:rsidR="005853E1" w:rsidRDefault="005853E1">
            <w:pPr>
              <w:pStyle w:val="TableRow"/>
            </w:pPr>
            <w:r>
              <w:t>2nd item chronologically contains the 2nd item</w:t>
            </w:r>
          </w:p>
          <w:p w14:paraId="2C106715" w14:textId="77777777" w:rsidR="005853E1" w:rsidRDefault="005853E1">
            <w:pPr>
              <w:pStyle w:val="TableRow"/>
            </w:pPr>
            <w:r>
              <w:lastRenderedPageBreak/>
              <w:t>1st item overlaps and starts later than 2nd item</w:t>
            </w:r>
          </w:p>
          <w:p w14:paraId="0C4F68AC" w14:textId="77777777" w:rsidR="005853E1" w:rsidRDefault="005853E1">
            <w:pPr>
              <w:pStyle w:val="TableRow"/>
            </w:pPr>
            <w:r>
              <w:t>1st item immediately succeeds the 2nd item</w:t>
            </w:r>
          </w:p>
          <w:p w14:paraId="5D6F525E" w14:textId="77777777" w:rsidR="005853E1" w:rsidRDefault="005853E1">
            <w:pPr>
              <w:pStyle w:val="TableRow"/>
            </w:pPr>
            <w:r>
              <w:t>1st item succeeds the 2nd item</w:t>
            </w:r>
          </w:p>
        </w:tc>
      </w:tr>
      <w:tr w:rsidR="005853E1" w14:paraId="48D6BB1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A88B14" w14:textId="77777777" w:rsidR="005853E1" w:rsidRDefault="005853E1">
            <w:pPr>
              <w:pStyle w:val="TableRow"/>
            </w:pPr>
            <w:r>
              <w:lastRenderedPageBreak/>
              <w:t>mmDescription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EC51CF" w14:textId="77777777" w:rsidR="005853E1" w:rsidRDefault="005853E1">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10B6059" w14:textId="77777777" w:rsidR="005853E1" w:rsidRDefault="005853E1">
            <w:pPr>
              <w:pStyle w:val="TableRow"/>
              <w:rPr>
                <w:i/>
              </w:rPr>
            </w:pPr>
            <w:r>
              <w:rPr>
                <w:i/>
              </w:rPr>
              <w:t>Semantic_Relation.Description</w:t>
            </w:r>
          </w:p>
          <w:p w14:paraId="4C7BEA42" w14:textId="77777777" w:rsidR="005853E1" w:rsidRDefault="005853E1">
            <w:pPr>
              <w:pStyle w:val="TableRow"/>
            </w:pPr>
            <w:r>
              <w:t>Displays and allows editing of the description of the semantic relationship.  Read only when in browse mode.</w:t>
            </w:r>
          </w:p>
        </w:tc>
      </w:tr>
      <w:tr w:rsidR="005853E1" w14:paraId="7D79622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D46EBE" w14:textId="77777777" w:rsidR="005853E1" w:rsidRDefault="005853E1">
            <w:pPr>
              <w:pStyle w:val="TableRow"/>
            </w:pPr>
            <w:r>
              <w:t>chkUnidirectional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0A965DD"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B5860F" w14:textId="77777777" w:rsidR="005853E1" w:rsidRDefault="005853E1">
            <w:pPr>
              <w:pStyle w:val="TableRow"/>
              <w:rPr>
                <w:i/>
              </w:rPr>
            </w:pPr>
            <w:r>
              <w:rPr>
                <w:i/>
              </w:rPr>
              <w:t>Semantic_Relation.Unidirectional</w:t>
            </w:r>
          </w:p>
          <w:p w14:paraId="57E4BED2" w14:textId="77777777" w:rsidR="005853E1" w:rsidRDefault="005853E1">
            <w:pPr>
              <w:pStyle w:val="TableRow"/>
            </w:pPr>
            <w:r>
              <w:t>Displays and allows editing of the directionality of the relationship.  When unchecked, the relationship is navigable in both directions.  When checked, the relationship is navigable in the forward direction only.  Disabled when in Browse mode.</w:t>
            </w:r>
          </w:p>
        </w:tc>
      </w:tr>
    </w:tbl>
    <w:p w14:paraId="34B7EA55" w14:textId="77777777" w:rsidR="005853E1" w:rsidRDefault="005853E1" w:rsidP="005853E1"/>
    <w:p w14:paraId="0EA58923" w14:textId="77777777" w:rsidR="005853E1" w:rsidRDefault="005853E1" w:rsidP="00CC6B4D">
      <w:pPr>
        <w:pStyle w:val="Heading4"/>
        <w:numPr>
          <w:ilvl w:val="3"/>
          <w:numId w:val="4"/>
        </w:numPr>
        <w:tabs>
          <w:tab w:val="left" w:pos="720"/>
        </w:tabs>
      </w:pPr>
      <w:bookmarkStart w:id="688" w:name="_Ref292697374"/>
      <w:bookmarkStart w:id="689" w:name="_Toc292878992"/>
      <w:r>
        <w:t>Import from spreadsheet screen</w:t>
      </w:r>
      <w:bookmarkEnd w:id="688"/>
      <w:bookmarkEnd w:id="689"/>
    </w:p>
    <w:p w14:paraId="7F8AB769" w14:textId="1F45F461" w:rsidR="005853E1" w:rsidRDefault="005550DB" w:rsidP="005853E1">
      <w:pPr>
        <w:jc w:val="center"/>
      </w:pPr>
      <w:r>
        <w:rPr>
          <w:noProof/>
          <w:lang w:eastAsia="en-GB"/>
        </w:rPr>
        <w:drawing>
          <wp:inline distT="0" distB="0" distL="0" distR="0" wp14:anchorId="1828D971" wp14:editId="4650A7E6">
            <wp:extent cx="4733925" cy="45434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33925" cy="454342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505FCD18"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7AB4417" w14:textId="77777777" w:rsidR="005853E1" w:rsidRDefault="005853E1">
            <w:pPr>
              <w:pStyle w:val="TableTitle"/>
            </w:pPr>
            <w:r>
              <w:lastRenderedPageBreak/>
              <w:t>Window Name: TdlgImportSpreadsheet</w:t>
            </w:r>
          </w:p>
        </w:tc>
      </w:tr>
      <w:tr w:rsidR="005853E1" w14:paraId="201CA24B"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64BE80A" w14:textId="77777777" w:rsidR="005853E1" w:rsidRDefault="005853E1">
            <w:pPr>
              <w:pStyle w:val="TableRow"/>
              <w:keepNext/>
              <w:jc w:val="both"/>
            </w:pPr>
            <w:r>
              <w:rPr>
                <w:b/>
              </w:rPr>
              <w:t>Inherits</w:t>
            </w:r>
            <w:r>
              <w:t>:  T</w:t>
            </w:r>
            <w:r w:rsidR="00BA1838">
              <w:t>f</w:t>
            </w:r>
            <w:r>
              <w:t>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291184B3" w14:textId="77777777" w:rsidR="005853E1" w:rsidRDefault="005853E1">
            <w:pPr>
              <w:pStyle w:val="TableRow"/>
              <w:keepNext/>
              <w:jc w:val="both"/>
            </w:pPr>
            <w:r>
              <w:rPr>
                <w:b/>
              </w:rPr>
              <w:t>Unit File Name</w:t>
            </w:r>
            <w:r>
              <w:t>: ImportSpreadsheet.pas</w:t>
            </w:r>
          </w:p>
        </w:tc>
      </w:tr>
      <w:tr w:rsidR="005853E1" w14:paraId="39EE9D1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58AD3DE" w14:textId="77777777" w:rsidR="005853E1" w:rsidRDefault="005853E1">
            <w:pPr>
              <w:pStyle w:val="TableRow"/>
              <w:keepNext/>
            </w:pPr>
            <w:r>
              <w:rPr>
                <w:b/>
              </w:rPr>
              <w:t>Entities</w:t>
            </w:r>
            <w:r>
              <w:t xml:space="preserve">: </w:t>
            </w:r>
          </w:p>
        </w:tc>
      </w:tr>
      <w:tr w:rsidR="005853E1" w14:paraId="351CF1F4"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20DC3CB" w14:textId="77777777" w:rsidR="005853E1" w:rsidRDefault="005853E1">
            <w:pPr>
              <w:pStyle w:val="TableRow"/>
              <w:keepNext/>
            </w:pPr>
            <w:r>
              <w:rPr>
                <w:b/>
              </w:rPr>
              <w:t>Calls</w:t>
            </w:r>
            <w:r>
              <w:t>: Resolve imported synonyms screen</w:t>
            </w:r>
          </w:p>
        </w:tc>
      </w:tr>
      <w:tr w:rsidR="005853E1" w14:paraId="2F3360D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27AE1C0" w14:textId="77777777" w:rsidR="005853E1" w:rsidRDefault="005853E1">
            <w:pPr>
              <w:pStyle w:val="TableRow"/>
              <w:keepNext/>
            </w:pPr>
            <w:r>
              <w:rPr>
                <w:b/>
              </w:rPr>
              <w:t>Returns</w:t>
            </w:r>
            <w:r>
              <w:t xml:space="preserve"> </w:t>
            </w:r>
            <w:r>
              <w:rPr>
                <w:b/>
              </w:rPr>
              <w:t>To</w:t>
            </w:r>
            <w:r>
              <w:t>: Thesaurus editor main screen</w:t>
            </w:r>
          </w:p>
        </w:tc>
      </w:tr>
      <w:tr w:rsidR="005853E1" w14:paraId="65DA4E3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117B727" w14:textId="77777777" w:rsidR="005853E1" w:rsidRDefault="005853E1">
            <w:pPr>
              <w:pStyle w:val="TableRow"/>
              <w:keepNext/>
            </w:pPr>
            <w:r>
              <w:rPr>
                <w:b/>
              </w:rPr>
              <w:t>Description</w:t>
            </w:r>
            <w:r>
              <w:t>: Dialog allowing the user to select a spreadsheet (csv or Microsoft Excel format) to import into the Thesaurus as a list of concepts in a concept group</w:t>
            </w:r>
          </w:p>
        </w:tc>
      </w:tr>
    </w:tbl>
    <w:p w14:paraId="02F6DE1C"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2C4E7678" w14:textId="77777777" w:rsidTr="00D81D3C">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3B39B02" w14:textId="77777777" w:rsidR="005853E1" w:rsidRDefault="005853E1">
            <w:pPr>
              <w:pStyle w:val="TableTitle"/>
            </w:pPr>
            <w:r>
              <w:t>Window Controls</w:t>
            </w:r>
          </w:p>
        </w:tc>
      </w:tr>
      <w:tr w:rsidR="005853E1" w14:paraId="345DE7C1"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923A2CC"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72957B5"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168E4D" w14:textId="77777777" w:rsidR="005853E1" w:rsidRDefault="005853E1">
            <w:pPr>
              <w:pStyle w:val="TableColumnTitles"/>
              <w:keepNext/>
            </w:pPr>
            <w:r>
              <w:rPr>
                <w:i/>
              </w:rPr>
              <w:t>Attribute</w:t>
            </w:r>
            <w:r>
              <w:t xml:space="preserve"> Action</w:t>
            </w:r>
          </w:p>
        </w:tc>
      </w:tr>
      <w:tr w:rsidR="005853E1" w14:paraId="152531A9"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190B168" w14:textId="77777777" w:rsidR="005853E1" w:rsidRDefault="005853E1">
            <w:pPr>
              <w:pStyle w:val="TableRow"/>
            </w:pPr>
            <w:r>
              <w:t>eFileName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6F29189" w14:textId="77777777" w:rsidR="005853E1" w:rsidRDefault="005853E1">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2C61BCC" w14:textId="77777777" w:rsidR="005853E1" w:rsidRDefault="005853E1">
            <w:pPr>
              <w:pStyle w:val="TableRow"/>
            </w:pPr>
            <w:r>
              <w:t>Edit box allowing the user to enter the file name to import. When a valid file is entered (type csv or xls) sgMap is populated.</w:t>
            </w:r>
          </w:p>
        </w:tc>
      </w:tr>
      <w:tr w:rsidR="005853E1" w14:paraId="4868E254"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EEEDDFC" w14:textId="77777777" w:rsidR="005853E1" w:rsidRDefault="005853E1">
            <w:pPr>
              <w:pStyle w:val="TableRow"/>
            </w:pPr>
            <w:r>
              <w:t>btnOpenFile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C6F23A"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476134" w14:textId="77777777" w:rsidR="005853E1" w:rsidRDefault="005853E1">
            <w:pPr>
              <w:pStyle w:val="TableRow"/>
            </w:pPr>
            <w:r>
              <w:t>Displays a File Open dialog allowing the user to select a file to import. The selected file path is populated into eFileName.</w:t>
            </w:r>
            <w:r w:rsidR="00951C2C">
              <w:t xml:space="preserve"> Files of type *.csv and *.xls are available (note that only the first worksheet of a spreadsheet workbook is read).</w:t>
            </w:r>
          </w:p>
        </w:tc>
      </w:tr>
      <w:tr w:rsidR="005853E1" w14:paraId="42B07030"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ABF9391" w14:textId="77777777" w:rsidR="005853E1" w:rsidRDefault="005853E1">
            <w:pPr>
              <w:pStyle w:val="TableRow"/>
            </w:pPr>
            <w:r>
              <w:t>chkColumnTitles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8D26D3" w14:textId="77777777" w:rsidR="005853E1" w:rsidRDefault="005853E1">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173DF4" w14:textId="77777777" w:rsidR="005853E1" w:rsidRDefault="005853E1">
            <w:pPr>
              <w:pStyle w:val="TableRow"/>
            </w:pPr>
            <w:r>
              <w:t>Default checked. Allows the user to specify if the first row of data in the file represents column titles or data.</w:t>
            </w:r>
          </w:p>
        </w:tc>
      </w:tr>
      <w:tr w:rsidR="005853E1" w14:paraId="20C6F452"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05CCC446" w14:textId="77777777" w:rsidR="005853E1" w:rsidRDefault="005853E1">
            <w:pPr>
              <w:pStyle w:val="TableRow"/>
            </w:pPr>
            <w:r>
              <w:t>sgMap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9254F3" w14:textId="77777777" w:rsidR="005853E1" w:rsidRDefault="005853E1">
            <w:pPr>
              <w:pStyle w:val="TableRow"/>
            </w:pPr>
            <w:r>
              <w:t>TDSSStringGrid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7D1A580" w14:textId="77777777" w:rsidR="005853E1" w:rsidRDefault="005853E1">
            <w:pPr>
              <w:pStyle w:val="TableRow"/>
            </w:pPr>
            <w:r>
              <w:t>Grid with 2 columns, 'Columns in file' and 'Fields in database'.  Allows the user to specify the mapping between columns in the import file and attributes in the Thesaurus.  When a file is selected, the first column is populated with the column titles read from the file (if chkColumnTitles is checked) or 'Column n' where n is the column index. When the user selects a cell in the second column, cmbFields is displayed over the cell allowing the user to select one of the available fields to map to.</w:t>
            </w:r>
          </w:p>
        </w:tc>
      </w:tr>
      <w:tr w:rsidR="005853E1" w14:paraId="1B6481CB"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B97B8F2" w14:textId="77777777" w:rsidR="005853E1" w:rsidRDefault="005853E1">
            <w:pPr>
              <w:pStyle w:val="TableRow"/>
            </w:pPr>
            <w:r>
              <w:lastRenderedPageBreak/>
              <w:t>cmbFields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9ED682"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69814B7" w14:textId="77777777" w:rsidR="005853E1" w:rsidRDefault="005853E1">
            <w:pPr>
              <w:pStyle w:val="TableRow"/>
            </w:pPr>
            <w:r>
              <w:t>Combo box, initially hidden, but displayed when the user is editing a cell in the grid. When the user selects an item, the underlying cell content is updated with the new text.</w:t>
            </w:r>
            <w:r w:rsidR="00164786">
              <w:t xml:space="preserve"> Ordered alphabetically.</w:t>
            </w:r>
          </w:p>
          <w:p w14:paraId="335F8201" w14:textId="77777777" w:rsidR="005853E1" w:rsidRDefault="005853E1">
            <w:pPr>
              <w:pStyle w:val="TableRow"/>
            </w:pPr>
            <w:r>
              <w:t>Contains the following options:</w:t>
            </w:r>
          </w:p>
          <w:p w14:paraId="720B2BD0" w14:textId="77777777" w:rsidR="005853E1" w:rsidRDefault="005853E1">
            <w:pPr>
              <w:pStyle w:val="TableRow"/>
            </w:pPr>
            <w:r>
              <w:t>Author</w:t>
            </w:r>
          </w:p>
          <w:p w14:paraId="319CC765" w14:textId="77777777" w:rsidR="005853E1" w:rsidRDefault="005853E1">
            <w:pPr>
              <w:pStyle w:val="TableRow"/>
            </w:pPr>
            <w:r>
              <w:t>Child Of</w:t>
            </w:r>
          </w:p>
          <w:p w14:paraId="669A38D8" w14:textId="77777777" w:rsidR="005853E1" w:rsidRDefault="005853E1">
            <w:pPr>
              <w:pStyle w:val="TableRow"/>
            </w:pPr>
            <w:r>
              <w:t>Citation Date</w:t>
            </w:r>
          </w:p>
          <w:p w14:paraId="4583976D" w14:textId="77777777" w:rsidR="00C1619F" w:rsidRDefault="00C1619F">
            <w:pPr>
              <w:pStyle w:val="TableRow"/>
            </w:pPr>
            <w:r>
              <w:t>Rank</w:t>
            </w:r>
          </w:p>
          <w:p w14:paraId="64550C15" w14:textId="77777777" w:rsidR="005853E1" w:rsidRDefault="00BA1838">
            <w:pPr>
              <w:pStyle w:val="TableRow"/>
            </w:pPr>
            <w:r>
              <w:t>F</w:t>
            </w:r>
            <w:r w:rsidR="005853E1">
              <w:t>act</w:t>
            </w:r>
            <w:r w:rsidR="008E3639">
              <w:t xml:space="preserve"> </w:t>
            </w:r>
            <w:r w:rsidR="00A77A29">
              <w:t>#</w:t>
            </w:r>
            <w:r w:rsidR="008E3639">
              <w:t>1</w:t>
            </w:r>
            <w:r w:rsidR="005853E1">
              <w:t xml:space="preserve"> Title</w:t>
            </w:r>
            <w:r w:rsidR="008E3639">
              <w:t xml:space="preserve"> (Repeated for 5 facts – Fact </w:t>
            </w:r>
            <w:r w:rsidR="001E759D">
              <w:t>#</w:t>
            </w:r>
            <w:r w:rsidR="008E3639">
              <w:t>2 … etc)</w:t>
            </w:r>
          </w:p>
          <w:p w14:paraId="2DBD7984" w14:textId="77777777" w:rsidR="005853E1" w:rsidRDefault="005853E1">
            <w:pPr>
              <w:pStyle w:val="TableRow"/>
            </w:pPr>
            <w:r>
              <w:t>Fact</w:t>
            </w:r>
            <w:r w:rsidR="0083551D">
              <w:t xml:space="preserve"> #</w:t>
            </w:r>
            <w:r w:rsidR="008E3639">
              <w:t>1</w:t>
            </w:r>
            <w:r>
              <w:t xml:space="preserve"> Type</w:t>
            </w:r>
            <w:r w:rsidR="008E3639">
              <w:t xml:space="preserve"> (as above)</w:t>
            </w:r>
          </w:p>
          <w:p w14:paraId="58EB8868" w14:textId="77777777" w:rsidR="005853E1" w:rsidRDefault="005853E1">
            <w:pPr>
              <w:pStyle w:val="TableRow"/>
            </w:pPr>
            <w:r>
              <w:t xml:space="preserve">Fact </w:t>
            </w:r>
            <w:r w:rsidR="008E3639">
              <w:t xml:space="preserve"> </w:t>
            </w:r>
            <w:r w:rsidR="0083551D">
              <w:t>#</w:t>
            </w:r>
            <w:r w:rsidR="008E3639">
              <w:t xml:space="preserve">1 </w:t>
            </w:r>
            <w:r>
              <w:t>Description</w:t>
            </w:r>
            <w:r w:rsidR="008E3639">
              <w:t xml:space="preserve"> (as above)</w:t>
            </w:r>
          </w:p>
          <w:p w14:paraId="5EDCD43F" w14:textId="77777777" w:rsidR="006D36BD" w:rsidRDefault="006D36BD">
            <w:pPr>
              <w:pStyle w:val="TableRow"/>
            </w:pPr>
            <w:r>
              <w:t xml:space="preserve">Designation </w:t>
            </w:r>
            <w:r w:rsidR="0083551D">
              <w:t>#</w:t>
            </w:r>
            <w:r>
              <w:t>1 Status ( Repeated for 2 designations)</w:t>
            </w:r>
          </w:p>
          <w:p w14:paraId="58C76641" w14:textId="77777777" w:rsidR="006D36BD" w:rsidRDefault="006D36BD">
            <w:pPr>
              <w:pStyle w:val="TableRow"/>
            </w:pPr>
            <w:r>
              <w:t xml:space="preserve">Designation </w:t>
            </w:r>
            <w:r w:rsidR="0083551D">
              <w:t>#</w:t>
            </w:r>
            <w:r>
              <w:t>1 Start Date (as above)</w:t>
            </w:r>
          </w:p>
          <w:p w14:paraId="74AA9EA2" w14:textId="77777777" w:rsidR="006D36BD" w:rsidRDefault="006D36BD">
            <w:pPr>
              <w:pStyle w:val="TableRow"/>
            </w:pPr>
            <w:r>
              <w:t xml:space="preserve">Designation </w:t>
            </w:r>
            <w:r w:rsidR="0083551D">
              <w:t>#</w:t>
            </w:r>
            <w:r>
              <w:t>1 End Date (as above)</w:t>
            </w:r>
          </w:p>
          <w:p w14:paraId="50949095" w14:textId="77777777" w:rsidR="005853E1" w:rsidRPr="0074144F" w:rsidRDefault="005853E1">
            <w:pPr>
              <w:pStyle w:val="TableRow"/>
              <w:rPr>
                <w:lang w:val="fr-FR"/>
              </w:rPr>
            </w:pPr>
            <w:r w:rsidRPr="0074144F">
              <w:rPr>
                <w:lang w:val="fr-FR"/>
              </w:rPr>
              <w:t>List Code</w:t>
            </w:r>
          </w:p>
          <w:p w14:paraId="6E7B74F9" w14:textId="77777777" w:rsidR="005853E1" w:rsidRPr="0074144F" w:rsidRDefault="005853E1">
            <w:pPr>
              <w:pStyle w:val="TableRow"/>
              <w:rPr>
                <w:lang w:val="fr-FR"/>
              </w:rPr>
            </w:pPr>
            <w:r w:rsidRPr="0074144F">
              <w:rPr>
                <w:lang w:val="fr-FR"/>
              </w:rPr>
              <w:t>Name Type</w:t>
            </w:r>
          </w:p>
          <w:p w14:paraId="1143744A" w14:textId="77777777" w:rsidR="005853E1" w:rsidRPr="0074144F" w:rsidRDefault="005853E1">
            <w:pPr>
              <w:pStyle w:val="TableRow"/>
              <w:rPr>
                <w:lang w:val="fr-FR"/>
              </w:rPr>
            </w:pPr>
            <w:r w:rsidRPr="0074144F">
              <w:rPr>
                <w:lang w:val="fr-FR"/>
              </w:rPr>
              <w:t>Sort Code</w:t>
            </w:r>
          </w:p>
          <w:p w14:paraId="63D0E9DC" w14:textId="77777777" w:rsidR="005853E1" w:rsidRDefault="005853E1">
            <w:pPr>
              <w:pStyle w:val="TableRow"/>
            </w:pPr>
            <w:r>
              <w:t>Synonym Of</w:t>
            </w:r>
          </w:p>
          <w:p w14:paraId="60A898DA" w14:textId="77777777" w:rsidR="005853E1" w:rsidRDefault="005853E1">
            <w:pPr>
              <w:pStyle w:val="TableRow"/>
            </w:pPr>
            <w:r>
              <w:t>Term Name</w:t>
            </w:r>
          </w:p>
          <w:p w14:paraId="3EFCCDAB" w14:textId="77777777" w:rsidR="00116C63" w:rsidRDefault="007277DF" w:rsidP="00A44539">
            <w:pPr>
              <w:pStyle w:val="TableRow"/>
            </w:pPr>
            <w:r>
              <w:t>Language</w:t>
            </w:r>
          </w:p>
          <w:p w14:paraId="036AF73C" w14:textId="77777777" w:rsidR="000B5EE1" w:rsidRDefault="000B5EE1" w:rsidP="00A44539">
            <w:pPr>
              <w:pStyle w:val="TableRow"/>
            </w:pPr>
            <w:r>
              <w:t>Language Key (maps to Language.Language_Key)</w:t>
            </w:r>
          </w:p>
          <w:p w14:paraId="399B71AB" w14:textId="77777777" w:rsidR="000B5EE1" w:rsidRDefault="000B5EE1" w:rsidP="00A44539">
            <w:pPr>
              <w:pStyle w:val="TableRow"/>
            </w:pPr>
            <w:r>
              <w:t>Language and Language_Key fields cannot be selected simultaneously as they may contradict.</w:t>
            </w:r>
          </w:p>
        </w:tc>
      </w:tr>
      <w:tr w:rsidR="005853E1" w14:paraId="10196B14"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D405F6" w14:textId="77777777" w:rsidR="005853E1" w:rsidRDefault="005853E1">
            <w:pPr>
              <w:pStyle w:val="TableRow"/>
            </w:pPr>
            <w:r>
              <w:t>pnlCover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F59791" w14:textId="77777777" w:rsidR="005853E1" w:rsidRDefault="005853E1">
            <w:pPr>
              <w:pStyle w:val="TableRow"/>
            </w:pPr>
            <w:r>
              <w:t>TPanel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9C4706A" w14:textId="77777777" w:rsidR="005853E1" w:rsidRDefault="005853E1">
            <w:pPr>
              <w:pStyle w:val="TableRow"/>
            </w:pPr>
            <w:r>
              <w:t>Grey panel used to hide the contents of sgMap until a file has been selected to import.</w:t>
            </w:r>
          </w:p>
        </w:tc>
      </w:tr>
      <w:tr w:rsidR="005853E1" w14:paraId="1E9F452A"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A2D8634" w14:textId="77777777" w:rsidR="005853E1" w:rsidRDefault="005853E1">
            <w:pPr>
              <w:pStyle w:val="TableRow"/>
            </w:pPr>
            <w:r>
              <w:t>fraDomainConceptGroupsSelector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824B9C" w14:textId="77777777" w:rsidR="005853E1" w:rsidRDefault="005853E1">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49B8DE4" w14:textId="77777777" w:rsidR="005853E1" w:rsidRDefault="005853E1">
            <w:pPr>
              <w:pStyle w:val="TableRow"/>
            </w:pPr>
            <w:r>
              <w:t xml:space="preserve">Frame containing combo boxes allowing the domain and concept group to be imported into to be selected. </w:t>
            </w:r>
          </w:p>
        </w:tc>
      </w:tr>
      <w:tr w:rsidR="00D81D3C" w14:paraId="453DC308"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5F2D0DDC" w14:textId="77777777" w:rsidR="00D81D3C" w:rsidRDefault="00D81D3C">
            <w:pPr>
              <w:pStyle w:val="TableRow"/>
            </w:pPr>
            <w:r>
              <w:lastRenderedPageBreak/>
              <w:t>chkConceptIntroducedVersion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E799433" w14:textId="77777777" w:rsidR="00D81D3C" w:rsidRDefault="00D81D3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375C37" w14:textId="77777777" w:rsidR="00B21650" w:rsidRDefault="00B21650">
            <w:pPr>
              <w:pStyle w:val="TableRow"/>
            </w:pPr>
            <w:r>
              <w:t>Caption: “</w:t>
            </w:r>
            <w:r w:rsidR="005B4199" w:rsidRPr="005B4199">
              <w:t>Concepts are introduced in version</w:t>
            </w:r>
            <w:r>
              <w:t>”</w:t>
            </w:r>
          </w:p>
          <w:p w14:paraId="5BD99534" w14:textId="77777777" w:rsidR="00D81D3C" w:rsidRDefault="00D81D3C">
            <w:pPr>
              <w:pStyle w:val="TableRow"/>
            </w:pPr>
            <w:r>
              <w:t>Default unchecked. Allows the user to specify history for imported concepts</w:t>
            </w:r>
            <w:r w:rsidR="003B065E">
              <w:t xml:space="preserve">. </w:t>
            </w:r>
            <w:r>
              <w:t>If checked then when importing data cmbStartConceptVersion must be specified.</w:t>
            </w:r>
          </w:p>
        </w:tc>
      </w:tr>
      <w:tr w:rsidR="00D81D3C" w14:paraId="74C33841"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6D6FED42" w14:textId="77777777" w:rsidR="00D81D3C" w:rsidRDefault="00D81D3C">
            <w:pPr>
              <w:pStyle w:val="TableRow"/>
            </w:pPr>
            <w:r>
              <w:t>cmb</w:t>
            </w:r>
            <w:r w:rsidR="002F15BC">
              <w:t>ConceptIntroducedVersion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9EDF7A2" w14:textId="77777777" w:rsidR="00D81D3C" w:rsidRDefault="00D81D3C">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941E907" w14:textId="77777777" w:rsidR="00D81D3C" w:rsidRDefault="00D81D3C">
            <w:pPr>
              <w:pStyle w:val="TableRow"/>
            </w:pPr>
            <w:r>
              <w:t xml:space="preserve">Populated </w:t>
            </w:r>
            <w:r w:rsidR="003B7FD9">
              <w:t>with list of concept group versions attributed to specified concept group.</w:t>
            </w:r>
            <w:r>
              <w:t xml:space="preserve"> </w:t>
            </w:r>
          </w:p>
          <w:p w14:paraId="30959007" w14:textId="77777777" w:rsidR="00DC4337" w:rsidRPr="00D55CB9" w:rsidRDefault="00D55CB9">
            <w:pPr>
              <w:pStyle w:val="TableRow"/>
            </w:pPr>
            <w:r>
              <w:t>Items formatted similar to historic concept group versions in TfraDomainConceptGroupsSelector</w:t>
            </w:r>
            <w:r w:rsidR="001A2AB7">
              <w:t xml:space="preserve"> (but omitting concept group item name)</w:t>
            </w:r>
            <w:r w:rsidRPr="00D55CB9">
              <w:t xml:space="preserve"> </w:t>
            </w:r>
          </w:p>
        </w:tc>
      </w:tr>
      <w:tr w:rsidR="00D81D3C" w14:paraId="421205C4"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0051FC0B" w14:textId="77777777" w:rsidR="00D81D3C" w:rsidRDefault="00D81D3C">
            <w:pPr>
              <w:pStyle w:val="TableRow"/>
            </w:pPr>
            <w:r>
              <w:t>chkConceptExpiredVersion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43EF129" w14:textId="77777777" w:rsidR="00D81D3C" w:rsidRDefault="00D81D3C">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DB69074" w14:textId="77777777" w:rsidR="009310DB" w:rsidRDefault="009310DB" w:rsidP="009310DB">
            <w:pPr>
              <w:pStyle w:val="TableRow"/>
            </w:pPr>
            <w:r>
              <w:t xml:space="preserve">Caption: </w:t>
            </w:r>
            <w:r w:rsidR="00B94578">
              <w:t>“Concepts expire after version”</w:t>
            </w:r>
          </w:p>
          <w:p w14:paraId="3FD0A335" w14:textId="77777777" w:rsidR="00D81D3C" w:rsidRDefault="00D81D3C">
            <w:pPr>
              <w:pStyle w:val="TableRow"/>
            </w:pPr>
            <w:r>
              <w:t xml:space="preserve">Default unchecked. Allows the user to specify history for imported concepts. If checked then when importing data </w:t>
            </w:r>
            <w:r w:rsidR="00B94578">
              <w:t>cmbConceptExpiredVersion</w:t>
            </w:r>
            <w:r>
              <w:t xml:space="preserve"> must be specified.</w:t>
            </w:r>
          </w:p>
        </w:tc>
      </w:tr>
      <w:tr w:rsidR="00D81D3C" w14:paraId="217453A4"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4873FE0E" w14:textId="77777777" w:rsidR="00D81D3C" w:rsidRDefault="00D81D3C">
            <w:pPr>
              <w:pStyle w:val="TableRow"/>
            </w:pPr>
            <w:r>
              <w:t>cmb</w:t>
            </w:r>
            <w:r w:rsidR="002F15BC">
              <w:t>ConceptExpiredVersion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4E62E5D" w14:textId="77777777" w:rsidR="00D81D3C" w:rsidRDefault="00D81D3C">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D8D6002" w14:textId="77777777" w:rsidR="001A2AB7" w:rsidRDefault="001A2AB7" w:rsidP="001A2AB7">
            <w:pPr>
              <w:pStyle w:val="TableRow"/>
            </w:pPr>
            <w:r>
              <w:t xml:space="preserve">Populated with list of concept group versions attributed to specified concept group. </w:t>
            </w:r>
          </w:p>
          <w:p w14:paraId="23A8E560" w14:textId="77777777" w:rsidR="00D81D3C" w:rsidRDefault="001A2AB7" w:rsidP="001A2AB7">
            <w:pPr>
              <w:pStyle w:val="TableRow"/>
            </w:pPr>
            <w:r>
              <w:t>Items formatted similar to historic concept group versions in TfraDomainConceptGroupsSelector (but omitting concept group item name)</w:t>
            </w:r>
          </w:p>
        </w:tc>
      </w:tr>
      <w:tr w:rsidR="007C027E" w14:paraId="0041BDB2"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06B98429" w14:textId="77777777" w:rsidR="007C027E" w:rsidRDefault="007C027E">
            <w:pPr>
              <w:pStyle w:val="TableRow"/>
            </w:pPr>
            <w:r>
              <w:t>fraSynonymDomainConceptGroupsSelector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60FDA9C" w14:textId="77777777" w:rsidR="007C027E" w:rsidRDefault="007C027E">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942519C" w14:textId="77777777" w:rsidR="007C027E" w:rsidRDefault="007C027E" w:rsidP="007C027E">
            <w:pPr>
              <w:pStyle w:val="TableRow"/>
            </w:pPr>
            <w:r>
              <w:t xml:space="preserve">Frame containing combo boxes allowing the domain and concept group of the primary synonym list to be selected. Sets the concept group that will be used as the primary source of synonyms – optional. </w:t>
            </w:r>
          </w:p>
        </w:tc>
      </w:tr>
      <w:tr w:rsidR="00D81D3C" w14:paraId="36CFFC45" w14:textId="77777777" w:rsidTr="00D81D3C">
        <w:tc>
          <w:tcPr>
            <w:tcW w:w="1890" w:type="dxa"/>
            <w:tcBorders>
              <w:top w:val="single" w:sz="6" w:space="0" w:color="auto"/>
              <w:left w:val="single" w:sz="6" w:space="0" w:color="auto"/>
              <w:bottom w:val="single" w:sz="6" w:space="0" w:color="auto"/>
              <w:right w:val="single" w:sz="6" w:space="0" w:color="auto"/>
            </w:tcBorders>
            <w:shd w:val="clear" w:color="auto" w:fill="auto"/>
          </w:tcPr>
          <w:p w14:paraId="7516F80E" w14:textId="77777777" w:rsidR="00D81D3C" w:rsidRDefault="00D81D3C">
            <w:pPr>
              <w:pStyle w:val="TableRow"/>
            </w:pPr>
            <w:r>
              <w:t>btnImport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37193E" w14:textId="77777777" w:rsidR="00D81D3C" w:rsidRDefault="00D81D3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D00D75" w14:textId="77777777" w:rsidR="00D81D3C" w:rsidRDefault="00D81D3C">
            <w:pPr>
              <w:pStyle w:val="TableRow"/>
            </w:pPr>
            <w:r>
              <w:t>Disabled until an import file has been selected and a concept group selected.</w:t>
            </w:r>
          </w:p>
          <w:p w14:paraId="69A1023D" w14:textId="77777777" w:rsidR="001A2AB7" w:rsidRDefault="001A2AB7">
            <w:pPr>
              <w:pStyle w:val="TableRow"/>
            </w:pPr>
            <w:r>
              <w:t>Validates that if either chkConceptExpiredVersion or chkConceptIntroducedVersion</w:t>
            </w:r>
            <w:r w:rsidR="000845BD">
              <w:t xml:space="preserve"> is checked</w:t>
            </w:r>
            <w:r>
              <w:t xml:space="preserve"> then </w:t>
            </w:r>
            <w:r w:rsidR="000845BD">
              <w:t xml:space="preserve">their corresponding drop down item is specifed.  </w:t>
            </w:r>
          </w:p>
          <w:p w14:paraId="60DFDBF7" w14:textId="77777777" w:rsidR="00D81D3C" w:rsidRDefault="00D81D3C">
            <w:pPr>
              <w:pStyle w:val="TableRow"/>
            </w:pPr>
            <w:r>
              <w:t xml:space="preserve">Initiates the import procedure. If the import contains potential synonyms with existing items in the </w:t>
            </w:r>
            <w:r w:rsidR="00281C01">
              <w:t xml:space="preserve">thesaurus </w:t>
            </w:r>
            <w:r>
              <w:t xml:space="preserve">(i.e. any term in the import is already in use within the </w:t>
            </w:r>
            <w:r w:rsidR="00281C01">
              <w:t>thesaurus</w:t>
            </w:r>
            <w:r>
              <w:t xml:space="preserve">) then </w:t>
            </w:r>
            <w:r w:rsidR="00281C01">
              <w:t xml:space="preserve">frmConceptGroupQualityChecker </w:t>
            </w:r>
            <w:r>
              <w:t xml:space="preserve">is displayed </w:t>
            </w:r>
            <w:r w:rsidR="00BE687D">
              <w:t xml:space="preserve">in “Potential Synonyms” mode </w:t>
            </w:r>
            <w:r w:rsidR="004F7D14">
              <w:t xml:space="preserve">for the imported concepts </w:t>
            </w:r>
            <w:r>
              <w:t>after the import is done.</w:t>
            </w:r>
            <w:r w:rsidR="007C027E">
              <w:t xml:space="preserve"> If a primary synonym list is specified, then any imported concepts which match an item in the ‘primary synoym list’ </w:t>
            </w:r>
            <w:r w:rsidR="00281C01">
              <w:t xml:space="preserve">are </w:t>
            </w:r>
            <w:r w:rsidR="007C027E">
              <w:t>set to ‘</w:t>
            </w:r>
            <w:r w:rsidR="00281C01">
              <w:t>Make synonym</w:t>
            </w:r>
            <w:r w:rsidR="007C027E">
              <w:t>’ by default.</w:t>
            </w:r>
          </w:p>
          <w:p w14:paraId="07066B99" w14:textId="77777777" w:rsidR="00D81D3C" w:rsidRDefault="00D81D3C">
            <w:pPr>
              <w:pStyle w:val="TableRow"/>
            </w:pPr>
            <w:r>
              <w:lastRenderedPageBreak/>
              <w:t>Whilst the import is running, a progress bar is displayed in the application's status bar. When the import completes, a message is displayed 'The import of file xxx is complete' then the dialog is closed.</w:t>
            </w:r>
          </w:p>
          <w:p w14:paraId="1C5A9065" w14:textId="77777777" w:rsidR="00D81D3C" w:rsidRDefault="00D81D3C">
            <w:pPr>
              <w:pStyle w:val="TableRow"/>
            </w:pPr>
            <w:r>
              <w:t>The import procedure imports each row in the spreadsheet to:</w:t>
            </w:r>
          </w:p>
          <w:p w14:paraId="596234ED" w14:textId="77777777" w:rsidR="00D81D3C" w:rsidRDefault="00D81D3C">
            <w:pPr>
              <w:pStyle w:val="TableRow"/>
            </w:pPr>
            <w:r>
              <w:t xml:space="preserve">- Create a new Concept in the Concept Group.  </w:t>
            </w:r>
          </w:p>
          <w:p w14:paraId="279557D1" w14:textId="77777777" w:rsidR="0035280C" w:rsidRDefault="0035280C">
            <w:pPr>
              <w:pStyle w:val="TableRow"/>
            </w:pPr>
            <w:r>
              <w:t xml:space="preserve">- If “Concept Introduced Version” or “Concept Expired Version” is </w:t>
            </w:r>
            <w:r w:rsidR="00617A93">
              <w:t>specified then a Concept_History record is created.</w:t>
            </w:r>
          </w:p>
          <w:p w14:paraId="2756C019" w14:textId="77777777" w:rsidR="00D81D3C" w:rsidRDefault="00D81D3C" w:rsidP="00A44539">
            <w:pPr>
              <w:pStyle w:val="TableRow"/>
            </w:pPr>
            <w:r>
              <w:t xml:space="preserve">- If the Term Name attributes is not already present, then a Term record is created otherwise the existing one is linked to.  </w:t>
            </w:r>
          </w:p>
          <w:p w14:paraId="46144A63" w14:textId="77777777" w:rsidR="00D81D3C" w:rsidRDefault="00D81D3C">
            <w:pPr>
              <w:pStyle w:val="TableRow"/>
            </w:pPr>
            <w:r>
              <w:t>- If the Author or Citation Date attribute is present, then a Term_Version record is created. The Citation Date is appended to the Author string and placed in the Author_And_Date field.</w:t>
            </w:r>
          </w:p>
          <w:p w14:paraId="13768080" w14:textId="77777777" w:rsidR="00D81D3C" w:rsidRDefault="00D81D3C">
            <w:pPr>
              <w:pStyle w:val="TableRow"/>
            </w:pPr>
            <w:r>
              <w:t>- The Concept has a new, unique, Meaning_Key (created in the Meaning table) unless the Synonym Of attribute is populated, in which case the Synonym Of attribute is used to look up the Meaning_Key. The term referred to by the attribute in Synonym Of must be present in the import file.</w:t>
            </w:r>
          </w:p>
          <w:p w14:paraId="442C5B62" w14:textId="77777777" w:rsidR="00D81D3C" w:rsidRDefault="00D81D3C">
            <w:pPr>
              <w:pStyle w:val="TableRow"/>
            </w:pPr>
            <w:r>
              <w:t>- If the Child Of attribute is populated, then a Concept_Relation record is created linking the indicated concept to this one. The Thesaurus_Relation_Type_Key is set to the one in Concept_Group.Hierarchy_Relation_Type_Key. The Child Of attribute must point to a concept imported in this spreadsheet.</w:t>
            </w:r>
          </w:p>
          <w:p w14:paraId="74BA90DF" w14:textId="77777777" w:rsidR="00D81D3C" w:rsidRDefault="00D81D3C">
            <w:pPr>
              <w:pStyle w:val="TableRow"/>
            </w:pPr>
            <w:r>
              <w:t>- The Name Type attribute is used to look up a Concept_Key from the Thesaurus Name Types concept group. If a match does not exist, then a new concept is created in the concept group.</w:t>
            </w:r>
          </w:p>
          <w:p w14:paraId="3454A5C9" w14:textId="77777777" w:rsidR="00D81D3C" w:rsidRDefault="00D81D3C">
            <w:pPr>
              <w:pStyle w:val="TableRow"/>
            </w:pPr>
            <w:r>
              <w:lastRenderedPageBreak/>
              <w:t>- If Fact information is present</w:t>
            </w:r>
            <w:r w:rsidR="0000544A">
              <w:t xml:space="preserve"> (any of the 5 fact fields specified)</w:t>
            </w:r>
            <w:r>
              <w:t>, then a Thesaurus_Fact record</w:t>
            </w:r>
            <w:r w:rsidR="0000544A">
              <w:t xml:space="preserve"> for each fact</w:t>
            </w:r>
            <w:r>
              <w:t xml:space="preserve"> is created linked using the Meaning_Key. The fact type is matched against the Thesaurus Fact Types concept group, if not found then a new concept is created. If the Fact Type is not specified, then the default is </w:t>
            </w:r>
            <w:r w:rsidR="00B86AAE">
              <w:t>HTML</w:t>
            </w:r>
            <w:r>
              <w:t>. If the Fact Title is not specified, then the default is 'Fact'. If the Fact Description is not specified, then the Thesaurus_Fact record is not created.</w:t>
            </w:r>
          </w:p>
          <w:p w14:paraId="2E68E3B7" w14:textId="77777777" w:rsidR="00051E84" w:rsidRDefault="00051E84">
            <w:pPr>
              <w:pStyle w:val="TableRow"/>
            </w:pPr>
            <w:r>
              <w:t xml:space="preserve">- If designation information is present, then a Designation record is created for </w:t>
            </w:r>
            <w:r w:rsidR="008256B8">
              <w:t xml:space="preserve">each </w:t>
            </w:r>
            <w:r>
              <w:t>designation on each concept.</w:t>
            </w:r>
            <w:r w:rsidR="008256B8">
              <w:t xml:space="preserve">  </w:t>
            </w:r>
            <w:r w:rsidR="00535560">
              <w:t>The designation type is matched against the Concept Designation Types concept group, if not found then a new concept is created.</w:t>
            </w:r>
          </w:p>
          <w:p w14:paraId="08F4B934" w14:textId="77777777" w:rsidR="00D81D3C" w:rsidRDefault="00D81D3C">
            <w:pPr>
              <w:pStyle w:val="TableRow"/>
            </w:pPr>
            <w:r>
              <w:t>Records that cannot be imported are saved to a file and a log of the errors is kept. If there are any errors then the user is notified of the error log location after import.</w:t>
            </w:r>
          </w:p>
          <w:p w14:paraId="2F71AB93" w14:textId="77777777" w:rsidR="00951172" w:rsidRDefault="00951172" w:rsidP="00951172">
            <w:pPr>
              <w:pStyle w:val="TableRow"/>
            </w:pPr>
            <w:r>
              <w:t>Any new Concept records that are created during the import have their Published_Term and Search_Term records calculated as described in §</w:t>
            </w:r>
            <w:r>
              <w:fldChar w:fldCharType="begin"/>
            </w:r>
            <w:r>
              <w:instrText xml:space="preserve"> REF _Ref299005264 \r \h </w:instrText>
            </w:r>
            <w:r>
              <w:fldChar w:fldCharType="separate"/>
            </w:r>
            <w:r>
              <w:t>4.2.17.21.1</w:t>
            </w:r>
            <w:r>
              <w:fldChar w:fldCharType="end"/>
            </w:r>
          </w:p>
        </w:tc>
      </w:tr>
      <w:tr w:rsidR="00D81D3C" w14:paraId="27B0DCD6" w14:textId="77777777" w:rsidTr="00D81D3C">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40DC30C" w14:textId="77777777" w:rsidR="00D81D3C" w:rsidRDefault="00D81D3C">
            <w:pPr>
              <w:pStyle w:val="TableRow"/>
            </w:pPr>
            <w:r>
              <w:lastRenderedPageBreak/>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F009758" w14:textId="77777777" w:rsidR="00D81D3C" w:rsidRDefault="00D81D3C">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4BB1210" w14:textId="77777777" w:rsidR="00D81D3C" w:rsidRDefault="00D81D3C">
            <w:pPr>
              <w:pStyle w:val="TableRow"/>
            </w:pPr>
            <w:r>
              <w:t>Closes the dialog with no further action.</w:t>
            </w:r>
          </w:p>
        </w:tc>
      </w:tr>
    </w:tbl>
    <w:p w14:paraId="4714BC3B" w14:textId="77777777" w:rsidR="005853E1" w:rsidRDefault="005853E1" w:rsidP="005853E1"/>
    <w:p w14:paraId="01861002" w14:textId="77777777" w:rsidR="005853E1" w:rsidRDefault="005853E1" w:rsidP="00CC6B4D">
      <w:pPr>
        <w:pStyle w:val="Heading4"/>
        <w:numPr>
          <w:ilvl w:val="3"/>
          <w:numId w:val="4"/>
        </w:numPr>
        <w:tabs>
          <w:tab w:val="left" w:pos="720"/>
        </w:tabs>
      </w:pPr>
      <w:bookmarkStart w:id="690" w:name="_Ref292722806"/>
      <w:bookmarkStart w:id="691" w:name="_Toc292878993"/>
      <w:r>
        <w:t>Export to Taxon Dictionary screen</w:t>
      </w:r>
      <w:bookmarkEnd w:id="690"/>
      <w:bookmarkEnd w:id="691"/>
    </w:p>
    <w:p w14:paraId="0F20D7C6" w14:textId="6B46B721" w:rsidR="005853E1" w:rsidRDefault="005550DB" w:rsidP="005853E1">
      <w:pPr>
        <w:jc w:val="center"/>
      </w:pPr>
      <w:r>
        <w:rPr>
          <w:noProof/>
          <w:lang w:eastAsia="en-GB"/>
        </w:rPr>
        <w:drawing>
          <wp:inline distT="0" distB="0" distL="0" distR="0" wp14:anchorId="722A88E8" wp14:editId="6871A7FE">
            <wp:extent cx="3562350" cy="2495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62350" cy="24955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4CE23C29"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A027F80" w14:textId="77777777" w:rsidR="005853E1" w:rsidRDefault="005853E1">
            <w:pPr>
              <w:pStyle w:val="TableTitle"/>
            </w:pPr>
            <w:r>
              <w:lastRenderedPageBreak/>
              <w:t>Window Name: TdlgExportToDict</w:t>
            </w:r>
          </w:p>
        </w:tc>
      </w:tr>
      <w:tr w:rsidR="005853E1" w14:paraId="30B896C4"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E2ACD49" w14:textId="77777777" w:rsidR="005853E1" w:rsidRDefault="005853E1">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6B121B92" w14:textId="77777777" w:rsidR="005853E1" w:rsidRDefault="005853E1">
            <w:pPr>
              <w:pStyle w:val="TableRow"/>
              <w:keepNext/>
              <w:jc w:val="both"/>
            </w:pPr>
            <w:r>
              <w:rPr>
                <w:b/>
              </w:rPr>
              <w:t>Unit File Name</w:t>
            </w:r>
            <w:r>
              <w:t>: ExportToDict.pas</w:t>
            </w:r>
          </w:p>
        </w:tc>
      </w:tr>
      <w:tr w:rsidR="005853E1" w14:paraId="2FB4F09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7CB83E" w14:textId="77777777" w:rsidR="005853E1" w:rsidRDefault="005853E1">
            <w:pPr>
              <w:pStyle w:val="TableRow"/>
              <w:keepNext/>
            </w:pPr>
            <w:r>
              <w:rPr>
                <w:b/>
              </w:rPr>
              <w:t>Entities</w:t>
            </w:r>
            <w:r>
              <w:t>: Taxon_List, Domain, Concept_Group</w:t>
            </w:r>
          </w:p>
        </w:tc>
      </w:tr>
      <w:tr w:rsidR="005853E1" w14:paraId="62736A0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B7F01C3" w14:textId="77777777" w:rsidR="005853E1" w:rsidRDefault="005853E1">
            <w:pPr>
              <w:pStyle w:val="TableRow"/>
              <w:keepNext/>
            </w:pPr>
            <w:r>
              <w:rPr>
                <w:b/>
              </w:rPr>
              <w:t>Calls</w:t>
            </w:r>
            <w:r>
              <w:t>: None</w:t>
            </w:r>
          </w:p>
        </w:tc>
      </w:tr>
      <w:tr w:rsidR="005853E1" w14:paraId="461BACB1"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B8A196" w14:textId="77777777" w:rsidR="005853E1" w:rsidRDefault="005853E1">
            <w:pPr>
              <w:pStyle w:val="TableRow"/>
              <w:keepNext/>
            </w:pPr>
            <w:r>
              <w:rPr>
                <w:b/>
              </w:rPr>
              <w:t>Returns</w:t>
            </w:r>
            <w:r>
              <w:t xml:space="preserve"> </w:t>
            </w:r>
            <w:r>
              <w:rPr>
                <w:b/>
              </w:rPr>
              <w:t>To</w:t>
            </w:r>
            <w:r>
              <w:t>: Thesaurus editor main screen</w:t>
            </w:r>
          </w:p>
        </w:tc>
      </w:tr>
      <w:tr w:rsidR="005853E1" w14:paraId="1E22708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BCDACB" w14:textId="77777777" w:rsidR="005853E1" w:rsidRDefault="005853E1">
            <w:pPr>
              <w:pStyle w:val="TableRow"/>
              <w:keepNext/>
            </w:pPr>
            <w:r>
              <w:rPr>
                <w:b/>
              </w:rPr>
              <w:t>Description</w:t>
            </w:r>
            <w:r>
              <w:t>: Dialog allowing the user to select a concept group in the Thesaurus to export to a checklist in the Taxon Dictionary.</w:t>
            </w:r>
          </w:p>
        </w:tc>
      </w:tr>
    </w:tbl>
    <w:p w14:paraId="2A445353" w14:textId="77777777" w:rsidR="005853E1" w:rsidRDefault="005853E1" w:rsidP="005853E1"/>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3CE34E78" w14:textId="77777777" w:rsidTr="000C615E">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A3D4DED" w14:textId="77777777" w:rsidR="005853E1" w:rsidRDefault="005853E1">
            <w:pPr>
              <w:pStyle w:val="TableTitle"/>
            </w:pPr>
            <w:r>
              <w:t>Window Controls</w:t>
            </w:r>
          </w:p>
        </w:tc>
      </w:tr>
      <w:tr w:rsidR="005853E1" w14:paraId="36E9C7F1"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7463578"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7E41AA"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AA0761" w14:textId="77777777" w:rsidR="005853E1" w:rsidRDefault="005853E1">
            <w:pPr>
              <w:pStyle w:val="TableColumnTitles"/>
              <w:keepNext/>
            </w:pPr>
            <w:r>
              <w:rPr>
                <w:i/>
              </w:rPr>
              <w:t>Attribute</w:t>
            </w:r>
            <w:r>
              <w:t xml:space="preserve"> Action</w:t>
            </w:r>
          </w:p>
        </w:tc>
      </w:tr>
      <w:tr w:rsidR="005853E1" w14:paraId="710BE603"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1A828C4" w14:textId="77777777" w:rsidR="005853E1" w:rsidRDefault="005853E1">
            <w:pPr>
              <w:pStyle w:val="TableRow"/>
            </w:pPr>
            <w:r>
              <w:t>fraDomainConceptGroupsSelector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B30B43A" w14:textId="77777777" w:rsidR="005853E1" w:rsidRDefault="005853E1">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67F0AC8" w14:textId="77777777" w:rsidR="005853E1" w:rsidRDefault="005853E1">
            <w:pPr>
              <w:pStyle w:val="TableRow"/>
              <w:rPr>
                <w:i/>
              </w:rPr>
            </w:pPr>
            <w:r>
              <w:rPr>
                <w:i/>
              </w:rPr>
              <w:t>Domain.Item_Name, Concept_Group.Item_Name</w:t>
            </w:r>
          </w:p>
          <w:p w14:paraId="12CD8249" w14:textId="77777777" w:rsidR="005853E1" w:rsidRDefault="005853E1">
            <w:pPr>
              <w:pStyle w:val="TableRow"/>
            </w:pPr>
            <w:r>
              <w:t>Frame containing combo boxes allowing the domain and concept group to be selected for export.  btnHistory is hidden since specific concept group versions cannot be selected.</w:t>
            </w:r>
          </w:p>
        </w:tc>
      </w:tr>
      <w:tr w:rsidR="005F5B14" w14:paraId="0AC6993A"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083E378" w14:textId="77777777" w:rsidR="005F5B14" w:rsidRDefault="005F5B14">
            <w:pPr>
              <w:pStyle w:val="TableRow"/>
            </w:pPr>
            <w:r>
              <w:t>lbPreferredLists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EBA5F78" w14:textId="77777777" w:rsidR="005F5B14" w:rsidRDefault="005F5B14">
            <w:pPr>
              <w:pStyle w:val="TableRow"/>
            </w:pPr>
            <w:r>
              <w:t>TListBox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EED2F39" w14:textId="77777777" w:rsidR="005F5B14" w:rsidRDefault="005F5B14">
            <w:pPr>
              <w:pStyle w:val="TableRow"/>
            </w:pPr>
            <w:r>
              <w:rPr>
                <w:i/>
              </w:rPr>
              <w:t>Taxon_List.Item_Name</w:t>
            </w:r>
          </w:p>
          <w:p w14:paraId="0C397321" w14:textId="77777777" w:rsidR="00D61216" w:rsidRPr="00D61216" w:rsidRDefault="00D61216" w:rsidP="000C615E">
            <w:pPr>
              <w:pStyle w:val="TableRow"/>
            </w:pPr>
            <w:r>
              <w:t xml:space="preserve">The taxon lists are taken from </w:t>
            </w:r>
            <w:r w:rsidRPr="00D61216">
              <w:rPr>
                <w:i/>
              </w:rPr>
              <w:fldChar w:fldCharType="begin"/>
            </w:r>
            <w:r w:rsidRPr="00D61216">
              <w:rPr>
                <w:i/>
              </w:rPr>
              <w:instrText xml:space="preserve"> REF _Ref292872674 \h </w:instrText>
            </w:r>
            <w:r>
              <w:rPr>
                <w:i/>
              </w:rPr>
              <w:instrText xml:space="preserve"> \* MERGEFORMAT </w:instrText>
            </w:r>
            <w:r w:rsidRPr="00D61216">
              <w:rPr>
                <w:i/>
              </w:rPr>
            </w:r>
            <w:r w:rsidRPr="00D61216">
              <w:rPr>
                <w:i/>
              </w:rPr>
              <w:fldChar w:fldCharType="separate"/>
            </w:r>
            <w:r w:rsidRPr="00D61216">
              <w:rPr>
                <w:i/>
              </w:rPr>
              <w:t>Concept_Group_Preferred_Taxon_List</w:t>
            </w:r>
            <w:r w:rsidRPr="00D61216">
              <w:rPr>
                <w:i/>
              </w:rPr>
              <w:fldChar w:fldCharType="end"/>
            </w:r>
            <w:r>
              <w:t xml:space="preserve"> for the selected concept group, in priority order.</w:t>
            </w:r>
          </w:p>
          <w:p w14:paraId="13026F2A" w14:textId="77777777" w:rsidR="005F5B14" w:rsidRDefault="005F5B14" w:rsidP="000C615E">
            <w:pPr>
              <w:pStyle w:val="TableRow"/>
            </w:pPr>
            <w:r>
              <w:t>Priority-ordered list of check lists from which preferred</w:t>
            </w:r>
            <w:r w:rsidR="000C615E">
              <w:t xml:space="preserve"> synonyms (</w:t>
            </w:r>
            <w:r w:rsidR="000C615E">
              <w:rPr>
                <w:i/>
              </w:rPr>
              <w:t>Nameserver.Recommended_Taxon_List_Item_Key</w:t>
            </w:r>
            <w:r w:rsidR="000C615E">
              <w:t xml:space="preserve"> and </w:t>
            </w:r>
            <w:r w:rsidR="000C615E">
              <w:rPr>
                <w:i/>
              </w:rPr>
              <w:t>Nameserver.Recommended_Taxon_Version_Key</w:t>
            </w:r>
            <w:r w:rsidR="000C615E">
              <w:t>) for the exported taxon versions are drawn</w:t>
            </w:r>
            <w:r w:rsidR="008F38E0">
              <w:t xml:space="preserve"> when populating the </w:t>
            </w:r>
            <w:r w:rsidR="008F38E0">
              <w:rPr>
                <w:i/>
              </w:rPr>
              <w:t>Nameserver</w:t>
            </w:r>
            <w:r w:rsidR="008F38E0">
              <w:t xml:space="preserve"> table as part of the export process</w:t>
            </w:r>
            <w:r w:rsidR="000C615E">
              <w:t>.</w:t>
            </w:r>
          </w:p>
          <w:p w14:paraId="5F6F5E3F" w14:textId="77777777" w:rsidR="000C615E" w:rsidRDefault="000C615E" w:rsidP="000C615E">
            <w:pPr>
              <w:pStyle w:val="TableRow"/>
            </w:pPr>
            <w:r>
              <w:t>If an exported item does not appear in any of these lists, then the version from the exported list is preferred.</w:t>
            </w:r>
          </w:p>
          <w:p w14:paraId="4E7F755F" w14:textId="77777777" w:rsidR="00D61216" w:rsidRPr="000C615E" w:rsidRDefault="005D515C" w:rsidP="000C615E">
            <w:pPr>
              <w:pStyle w:val="TableRow"/>
              <w:rPr>
                <w:i/>
              </w:rPr>
            </w:pPr>
            <w:r>
              <w:t>Disabled until a concept group is selected. Re-populated from the database when the selected concept group changes.</w:t>
            </w:r>
          </w:p>
        </w:tc>
      </w:tr>
      <w:tr w:rsidR="00565FDA" w14:paraId="7998140A" w14:textId="77777777" w:rsidTr="00D61216">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FF10621" w14:textId="77777777" w:rsidR="00565FDA" w:rsidRDefault="00565FDA" w:rsidP="00D61216">
            <w:pPr>
              <w:pStyle w:val="TableRow"/>
            </w:pPr>
            <w:r>
              <w:lastRenderedPageBreak/>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C852BCE" w14:textId="77777777" w:rsidR="00565FDA" w:rsidRDefault="00565FDA" w:rsidP="00D61216">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BEE5593" w14:textId="77777777" w:rsidR="00565FDA" w:rsidRDefault="00565FDA" w:rsidP="00D61216">
            <w:pPr>
              <w:pStyle w:val="TableRow"/>
            </w:pPr>
            <w:r>
              <w:t xml:space="preserve">Displays the </w:t>
            </w:r>
            <w:r>
              <w:fldChar w:fldCharType="begin"/>
            </w:r>
            <w:r>
              <w:instrText xml:space="preserve"> REF _Ref292871719 \h </w:instrText>
            </w:r>
            <w:r>
              <w:fldChar w:fldCharType="separate"/>
            </w:r>
            <w:r>
              <w:t>Select Taxon List dialog</w:t>
            </w:r>
            <w:r>
              <w:fldChar w:fldCharType="end"/>
            </w:r>
            <w:r>
              <w:t>, excluding any taxon lists that already appear in lbPreferredLists.</w:t>
            </w:r>
          </w:p>
          <w:p w14:paraId="0155DD25" w14:textId="77777777" w:rsidR="00565FDA" w:rsidRDefault="00565FDA" w:rsidP="00D61216">
            <w:pPr>
              <w:pStyle w:val="TableRow"/>
            </w:pPr>
            <w:r>
              <w:t>If the user selects a taxon list in the dialog, then adds it to the end of lbPreferredLists.</w:t>
            </w:r>
          </w:p>
          <w:p w14:paraId="561187EB" w14:textId="77777777" w:rsidR="00D61216" w:rsidRDefault="005D515C" w:rsidP="005D515C">
            <w:pPr>
              <w:pStyle w:val="TableRow"/>
            </w:pPr>
            <w:r>
              <w:t xml:space="preserve">Enabled if and only if </w:t>
            </w:r>
            <w:r w:rsidR="00D61216">
              <w:t>a concept group is selected.</w:t>
            </w:r>
          </w:p>
        </w:tc>
      </w:tr>
      <w:tr w:rsidR="00565FDA" w14:paraId="2FC8960F"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A45CED9" w14:textId="77777777" w:rsidR="00565FDA" w:rsidRDefault="00565FDA">
            <w:pPr>
              <w:pStyle w:val="TableRow"/>
            </w:pPr>
            <w:r>
              <w:t>btnDelete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31D478E" w14:textId="77777777" w:rsidR="00565FDA" w:rsidRDefault="00565FD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54EDB91" w14:textId="77777777" w:rsidR="00565FDA" w:rsidRDefault="00565FDA">
            <w:pPr>
              <w:pStyle w:val="TableRow"/>
            </w:pPr>
            <w:r>
              <w:t xml:space="preserve">Enabled </w:t>
            </w:r>
            <w:r w:rsidR="005D515C">
              <w:t xml:space="preserve">if and only if </w:t>
            </w:r>
            <w:r>
              <w:t>there is a selected item in lbPreferredLists.</w:t>
            </w:r>
          </w:p>
          <w:p w14:paraId="4D4A205E" w14:textId="77777777" w:rsidR="00565FDA" w:rsidRDefault="00565FDA">
            <w:pPr>
              <w:pStyle w:val="TableRow"/>
            </w:pPr>
            <w:r>
              <w:t>Removes the selected item from the list.</w:t>
            </w:r>
          </w:p>
        </w:tc>
      </w:tr>
      <w:tr w:rsidR="000C615E" w14:paraId="671839A6"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D31841B" w14:textId="77777777" w:rsidR="000C615E" w:rsidRDefault="000C615E">
            <w:pPr>
              <w:pStyle w:val="TableRow"/>
            </w:pPr>
            <w:r>
              <w:t>btnMoveUp</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FA5E4AA" w14:textId="77777777" w:rsidR="000C615E" w:rsidRDefault="000C615E">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4213F8" w14:textId="77777777" w:rsidR="000C615E" w:rsidRDefault="000C615E">
            <w:pPr>
              <w:pStyle w:val="TableRow"/>
            </w:pPr>
            <w:r>
              <w:t xml:space="preserve">Enabled </w:t>
            </w:r>
            <w:r w:rsidR="005D515C">
              <w:t xml:space="preserve">if and only if </w:t>
            </w:r>
            <w:r>
              <w:t>there is a selected item in lbPreferredLists, and it is not the top item.</w:t>
            </w:r>
          </w:p>
          <w:p w14:paraId="2404CC24" w14:textId="77777777" w:rsidR="000C615E" w:rsidRPr="000C615E" w:rsidRDefault="000C615E" w:rsidP="00565FDA">
            <w:pPr>
              <w:pStyle w:val="TableRow"/>
              <w:rPr>
                <w:i/>
              </w:rPr>
            </w:pPr>
            <w:r>
              <w:t>Moves the selected item up one position in the list</w:t>
            </w:r>
            <w:r w:rsidR="00565FDA">
              <w:t>, increasing its priority</w:t>
            </w:r>
            <w:r>
              <w:t>.</w:t>
            </w:r>
          </w:p>
        </w:tc>
      </w:tr>
      <w:tr w:rsidR="000C615E" w14:paraId="170AAA1B"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687477" w14:textId="77777777" w:rsidR="000C615E" w:rsidRDefault="000C615E">
            <w:pPr>
              <w:pStyle w:val="TableRow"/>
            </w:pPr>
            <w:r>
              <w:t>btnMoveDown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D48C6EE" w14:textId="77777777" w:rsidR="000C615E" w:rsidRDefault="000C615E">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C04802A" w14:textId="77777777" w:rsidR="000C615E" w:rsidRDefault="000C615E" w:rsidP="00D61216">
            <w:pPr>
              <w:pStyle w:val="TableRow"/>
            </w:pPr>
            <w:r>
              <w:t xml:space="preserve">Enabled </w:t>
            </w:r>
            <w:r w:rsidR="005D515C">
              <w:t xml:space="preserve">if and only if </w:t>
            </w:r>
            <w:r>
              <w:t>there is a selected item in lbPreferredLists, and it is not the last item.</w:t>
            </w:r>
          </w:p>
          <w:p w14:paraId="73B58DB7" w14:textId="77777777" w:rsidR="000C615E" w:rsidRDefault="000C615E" w:rsidP="000C615E">
            <w:pPr>
              <w:pStyle w:val="TableRow"/>
              <w:rPr>
                <w:i/>
              </w:rPr>
            </w:pPr>
            <w:r>
              <w:t>Moves the selected item down one position in the list</w:t>
            </w:r>
            <w:r w:rsidR="00565FDA">
              <w:t>, decreasing its priority</w:t>
            </w:r>
            <w:r>
              <w:t>.</w:t>
            </w:r>
          </w:p>
        </w:tc>
      </w:tr>
      <w:tr w:rsidR="000C615E" w14:paraId="28372089"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F2C94C5" w14:textId="77777777" w:rsidR="000C615E" w:rsidRDefault="000C615E">
            <w:pPr>
              <w:pStyle w:val="TableRow"/>
            </w:pPr>
            <w:r>
              <w:t>cmbChecklist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C53FD91" w14:textId="77777777" w:rsidR="000C615E" w:rsidRDefault="000C615E">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D337FC2" w14:textId="77777777" w:rsidR="000C615E" w:rsidRDefault="000C615E">
            <w:pPr>
              <w:pStyle w:val="TableRow"/>
              <w:rPr>
                <w:i/>
              </w:rPr>
            </w:pPr>
            <w:r>
              <w:rPr>
                <w:i/>
              </w:rPr>
              <w:t>Taxon_List.Item_Name</w:t>
            </w:r>
          </w:p>
          <w:p w14:paraId="3BB93EBF" w14:textId="77777777" w:rsidR="000C615E" w:rsidRDefault="000C615E">
            <w:pPr>
              <w:pStyle w:val="TableRow"/>
            </w:pPr>
            <w:r>
              <w:t>Lists checklists allowing the user to select the destination checklist within the taxon dictionary.</w:t>
            </w:r>
          </w:p>
          <w:p w14:paraId="4CA8F63C" w14:textId="77777777" w:rsidR="00123174" w:rsidRDefault="00123174">
            <w:pPr>
              <w:pStyle w:val="TableRow"/>
            </w:pPr>
            <w:r>
              <w:t>The first item in the list is the special item “&lt;Create new checklist&gt;”. If this item is selected then on export a new taxon list is created with the same name as the concept group, and the concept group is exported into this taxon list.</w:t>
            </w:r>
          </w:p>
          <w:p w14:paraId="08FB3544" w14:textId="77777777" w:rsidR="00123174" w:rsidRDefault="00123174">
            <w:pPr>
              <w:pStyle w:val="TableRow"/>
            </w:pPr>
            <w:r>
              <w:t xml:space="preserve">If the concept group that is to be exported is already mapped to a taxon list (via </w:t>
            </w:r>
            <w:r w:rsidRPr="00123174">
              <w:rPr>
                <w:i/>
              </w:rPr>
              <w:fldChar w:fldCharType="begin"/>
            </w:r>
            <w:r w:rsidRPr="00123174">
              <w:rPr>
                <w:i/>
              </w:rPr>
              <w:instrText xml:space="preserve"> REF _Ref292722040 \h </w:instrText>
            </w:r>
            <w:r>
              <w:rPr>
                <w:i/>
              </w:rPr>
              <w:instrText xml:space="preserve"> \* MERGEFORMAT </w:instrText>
            </w:r>
            <w:r w:rsidRPr="00123174">
              <w:rPr>
                <w:i/>
              </w:rPr>
            </w:r>
            <w:r w:rsidRPr="00123174">
              <w:rPr>
                <w:i/>
              </w:rPr>
              <w:fldChar w:fldCharType="separate"/>
            </w:r>
            <w:r w:rsidRPr="00123174">
              <w:rPr>
                <w:i/>
              </w:rPr>
              <w:t>Taxon_Dictionary_Concept_Group_Mapping</w:t>
            </w:r>
            <w:r w:rsidRPr="00123174">
              <w:rPr>
                <w:i/>
              </w:rPr>
              <w:fldChar w:fldCharType="end"/>
            </w:r>
            <w:r>
              <w:t>) then that checklist is automatically selected, and the control is disabled.</w:t>
            </w:r>
          </w:p>
        </w:tc>
      </w:tr>
      <w:tr w:rsidR="000C615E" w14:paraId="171B0261"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5E7EF66" w14:textId="77777777" w:rsidR="000C615E" w:rsidRDefault="000C615E">
            <w:pPr>
              <w:pStyle w:val="TableRow"/>
            </w:pPr>
            <w:r>
              <w:t>chkExportAllVersions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D80EC6" w14:textId="77777777" w:rsidR="000C615E" w:rsidRDefault="000C615E">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4BB78EE" w14:textId="77777777" w:rsidR="000C615E" w:rsidRPr="00F30CE3" w:rsidRDefault="000C615E">
            <w:pPr>
              <w:pStyle w:val="TableRow"/>
            </w:pPr>
            <w:r>
              <w:t xml:space="preserve">Identifies whether or not to import concept into all Taxon_List_Version records. Caption: “Export into all list versions”.  </w:t>
            </w:r>
            <w:r w:rsidRPr="0005070D">
              <w:rPr>
                <w:i/>
              </w:rPr>
              <w:t>Taxon_List_Item.Taxon_List_Version_To</w:t>
            </w:r>
            <w:r>
              <w:rPr>
                <w:i/>
              </w:rPr>
              <w:t xml:space="preserve"> </w:t>
            </w:r>
            <w:r>
              <w:t xml:space="preserve">is set to null for all taxon items present in the txon list specified in cmbChecklist. </w:t>
            </w:r>
          </w:p>
        </w:tc>
      </w:tr>
      <w:tr w:rsidR="000C615E" w14:paraId="1CCFBEF6"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236F465" w14:textId="77777777" w:rsidR="000C615E" w:rsidRDefault="000C615E">
            <w:pPr>
              <w:pStyle w:val="TableRow"/>
            </w:pPr>
            <w:r>
              <w:lastRenderedPageBreak/>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14A802A" w14:textId="77777777" w:rsidR="000C615E" w:rsidRDefault="000C615E">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238AF2" w14:textId="77777777" w:rsidR="000C615E" w:rsidRDefault="005D515C" w:rsidP="005D515C">
            <w:pPr>
              <w:pStyle w:val="TableRow"/>
            </w:pPr>
            <w:r>
              <w:t xml:space="preserve">Writes any changes from lbPreferredLists to </w:t>
            </w:r>
            <w:r w:rsidRPr="00D61216">
              <w:rPr>
                <w:i/>
              </w:rPr>
              <w:fldChar w:fldCharType="begin"/>
            </w:r>
            <w:r w:rsidRPr="00D61216">
              <w:rPr>
                <w:i/>
              </w:rPr>
              <w:instrText xml:space="preserve"> REF _Ref292872674 \h </w:instrText>
            </w:r>
            <w:r>
              <w:rPr>
                <w:i/>
              </w:rPr>
              <w:instrText xml:space="preserve"> \* MERGEFORMAT </w:instrText>
            </w:r>
            <w:r w:rsidRPr="00D61216">
              <w:rPr>
                <w:i/>
              </w:rPr>
            </w:r>
            <w:r w:rsidRPr="00D61216">
              <w:rPr>
                <w:i/>
              </w:rPr>
              <w:fldChar w:fldCharType="separate"/>
            </w:r>
            <w:r w:rsidRPr="00D61216">
              <w:rPr>
                <w:i/>
              </w:rPr>
              <w:t>Concept_Group_Preferred_Taxon_List</w:t>
            </w:r>
            <w:r w:rsidRPr="00D61216">
              <w:rPr>
                <w:i/>
              </w:rPr>
              <w:fldChar w:fldCharType="end"/>
            </w:r>
            <w:r>
              <w:t xml:space="preserve"> for the selected concept group, and then i</w:t>
            </w:r>
            <w:r w:rsidR="000C615E" w:rsidRPr="005D515C">
              <w:t>nitiates</w:t>
            </w:r>
            <w:r w:rsidR="000C615E">
              <w:t xml:space="preserve"> the export.  Whilst the export is running, a progress bar is displayed in the application's status bar.  When the export completes, a message is displayed 'The export of concept group xxx is complete' then the dialog is closed.</w:t>
            </w:r>
          </w:p>
          <w:p w14:paraId="589665E4" w14:textId="77777777" w:rsidR="00AD46A9" w:rsidRPr="00AD46A9" w:rsidRDefault="00AD46A9" w:rsidP="005D515C">
            <w:pPr>
              <w:pStyle w:val="TableRow"/>
            </w:pPr>
            <w:r>
              <w:t>When exporting term versions, the authority (</w:t>
            </w:r>
            <w:r w:rsidRPr="00AD46A9">
              <w:rPr>
                <w:i/>
              </w:rPr>
              <w:fldChar w:fldCharType="begin"/>
            </w:r>
            <w:r w:rsidRPr="00AD46A9">
              <w:rPr>
                <w:i/>
              </w:rPr>
              <w:instrText xml:space="preserve"> REF _Ref292877003 \h </w:instrText>
            </w:r>
            <w:r>
              <w:rPr>
                <w:i/>
              </w:rPr>
              <w:instrText xml:space="preserve"> \* MERGEFORMAT </w:instrText>
            </w:r>
            <w:r w:rsidRPr="00AD46A9">
              <w:rPr>
                <w:i/>
              </w:rPr>
            </w:r>
            <w:r w:rsidRPr="00AD46A9">
              <w:rPr>
                <w:i/>
              </w:rPr>
              <w:fldChar w:fldCharType="separate"/>
            </w:r>
            <w:r w:rsidRPr="00AD46A9">
              <w:rPr>
                <w:i/>
              </w:rPr>
              <w:t>Term_Version</w:t>
            </w:r>
            <w:r w:rsidRPr="00AD46A9">
              <w:rPr>
                <w:i/>
              </w:rPr>
              <w:fldChar w:fldCharType="end"/>
            </w:r>
            <w:r w:rsidRPr="00AD46A9">
              <w:rPr>
                <w:i/>
              </w:rPr>
              <w:t>.Author_And_Date</w:t>
            </w:r>
            <w:r>
              <w:t xml:space="preserve">) is written to both </w:t>
            </w:r>
            <w:r>
              <w:rPr>
                <w:i/>
              </w:rPr>
              <w:t>Taxon.Authority</w:t>
            </w:r>
            <w:r>
              <w:t xml:space="preserve"> and </w:t>
            </w:r>
            <w:r>
              <w:rPr>
                <w:i/>
              </w:rPr>
              <w:t>Taxon_Version.Authority.</w:t>
            </w:r>
          </w:p>
        </w:tc>
      </w:tr>
      <w:tr w:rsidR="000C615E" w14:paraId="00C7BE10" w14:textId="77777777" w:rsidTr="000C615E">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DDA2C1" w14:textId="77777777" w:rsidR="000C615E" w:rsidRDefault="000C615E">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9B9B995" w14:textId="77777777" w:rsidR="000C615E" w:rsidRDefault="000C615E">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5113916" w14:textId="77777777" w:rsidR="000C615E" w:rsidRDefault="000C615E">
            <w:pPr>
              <w:pStyle w:val="TableRow"/>
            </w:pPr>
            <w:r>
              <w:t>Closes the dialog with no further action.</w:t>
            </w:r>
          </w:p>
        </w:tc>
      </w:tr>
    </w:tbl>
    <w:p w14:paraId="09D320B7" w14:textId="77777777" w:rsidR="005853E1" w:rsidRDefault="005853E1" w:rsidP="005853E1"/>
    <w:p w14:paraId="039AC91A" w14:textId="77777777" w:rsidR="005853E1" w:rsidRDefault="005853E1" w:rsidP="00CC6B4D">
      <w:pPr>
        <w:pStyle w:val="Heading4"/>
        <w:numPr>
          <w:ilvl w:val="3"/>
          <w:numId w:val="4"/>
        </w:numPr>
        <w:tabs>
          <w:tab w:val="left" w:pos="720"/>
        </w:tabs>
      </w:pPr>
      <w:bookmarkStart w:id="692" w:name="_Ref292697378"/>
      <w:bookmarkStart w:id="693" w:name="_Toc292878994"/>
      <w:r>
        <w:t>Import from Taxon Dictionary screen</w:t>
      </w:r>
      <w:bookmarkEnd w:id="692"/>
      <w:bookmarkEnd w:id="693"/>
    </w:p>
    <w:p w14:paraId="6421A766" w14:textId="4283762F" w:rsidR="005853E1" w:rsidRDefault="005550DB" w:rsidP="005853E1">
      <w:pPr>
        <w:jc w:val="center"/>
      </w:pPr>
      <w:r>
        <w:rPr>
          <w:noProof/>
          <w:lang w:eastAsia="en-GB"/>
        </w:rPr>
        <w:drawing>
          <wp:inline distT="0" distB="0" distL="0" distR="0" wp14:anchorId="64D329B6" wp14:editId="1EB5E0F2">
            <wp:extent cx="3562350" cy="22383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62350" cy="2238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32B01A61"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7A1FD80B" w14:textId="77777777" w:rsidR="005853E1" w:rsidRDefault="005853E1">
            <w:pPr>
              <w:pStyle w:val="TableTitle"/>
            </w:pPr>
            <w:r>
              <w:t>Window Name: TdlgImportFromDict</w:t>
            </w:r>
          </w:p>
        </w:tc>
      </w:tr>
      <w:tr w:rsidR="005853E1" w14:paraId="0B0AB042"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28F0C2CC" w14:textId="77777777" w:rsidR="005853E1" w:rsidRDefault="005853E1">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76DD17E" w14:textId="77777777" w:rsidR="005853E1" w:rsidRDefault="005853E1">
            <w:pPr>
              <w:pStyle w:val="TableRow"/>
              <w:keepNext/>
              <w:jc w:val="both"/>
            </w:pPr>
            <w:r>
              <w:rPr>
                <w:b/>
              </w:rPr>
              <w:t>Unit File Name</w:t>
            </w:r>
            <w:r>
              <w:t>: ImportFromDict.pas</w:t>
            </w:r>
          </w:p>
        </w:tc>
      </w:tr>
      <w:tr w:rsidR="005853E1" w14:paraId="2DE009F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4189384" w14:textId="77777777" w:rsidR="005853E1" w:rsidRDefault="005853E1">
            <w:pPr>
              <w:pStyle w:val="TableRow"/>
              <w:keepNext/>
            </w:pPr>
            <w:r>
              <w:rPr>
                <w:b/>
              </w:rPr>
              <w:t>Entities</w:t>
            </w:r>
            <w:r>
              <w:t>: Taxon_List, Domain, Concept_Group</w:t>
            </w:r>
          </w:p>
        </w:tc>
      </w:tr>
      <w:tr w:rsidR="005853E1" w14:paraId="2C14F183"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6EC235A" w14:textId="77777777" w:rsidR="005853E1" w:rsidRDefault="005853E1">
            <w:pPr>
              <w:pStyle w:val="TableRow"/>
              <w:keepNext/>
            </w:pPr>
            <w:r>
              <w:rPr>
                <w:b/>
              </w:rPr>
              <w:t>Calls</w:t>
            </w:r>
            <w:r>
              <w:t>: Resolve imported synonyms screen</w:t>
            </w:r>
          </w:p>
        </w:tc>
      </w:tr>
      <w:tr w:rsidR="005853E1" w14:paraId="28B29F5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A8202CF" w14:textId="77777777" w:rsidR="005853E1" w:rsidRDefault="005853E1">
            <w:pPr>
              <w:pStyle w:val="TableRow"/>
              <w:keepNext/>
            </w:pPr>
            <w:r>
              <w:rPr>
                <w:b/>
              </w:rPr>
              <w:t>Returns</w:t>
            </w:r>
            <w:r>
              <w:t xml:space="preserve"> </w:t>
            </w:r>
            <w:r>
              <w:rPr>
                <w:b/>
              </w:rPr>
              <w:t>To</w:t>
            </w:r>
            <w:r>
              <w:t>: Thesaurus editor main screen</w:t>
            </w:r>
          </w:p>
        </w:tc>
      </w:tr>
      <w:tr w:rsidR="005853E1" w14:paraId="349BD68B"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975B70" w14:textId="77777777" w:rsidR="005853E1" w:rsidRDefault="005853E1">
            <w:pPr>
              <w:pStyle w:val="TableRow"/>
              <w:keepNext/>
            </w:pPr>
            <w:r>
              <w:rPr>
                <w:b/>
              </w:rPr>
              <w:t>Description</w:t>
            </w:r>
            <w:r>
              <w:t>: Dialog allowing the user to select a checklist in the Taxon Dictionary to import into a concept group in the Thesaurus.</w:t>
            </w:r>
          </w:p>
        </w:tc>
      </w:tr>
    </w:tbl>
    <w:p w14:paraId="598259D4"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0370EF68"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8BCF0DB" w14:textId="77777777" w:rsidR="005853E1" w:rsidRDefault="005853E1">
            <w:pPr>
              <w:pStyle w:val="TableTitle"/>
            </w:pPr>
            <w:r>
              <w:lastRenderedPageBreak/>
              <w:t>Window Controls</w:t>
            </w:r>
          </w:p>
        </w:tc>
      </w:tr>
      <w:tr w:rsidR="005853E1" w14:paraId="77D6B6E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E9D2759"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FB4E83"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CFFAE82" w14:textId="77777777" w:rsidR="005853E1" w:rsidRDefault="005853E1">
            <w:pPr>
              <w:pStyle w:val="TableColumnTitles"/>
              <w:keepNext/>
            </w:pPr>
            <w:r>
              <w:rPr>
                <w:i/>
              </w:rPr>
              <w:t>Attribute</w:t>
            </w:r>
            <w:r>
              <w:t xml:space="preserve"> Action</w:t>
            </w:r>
          </w:p>
        </w:tc>
      </w:tr>
      <w:tr w:rsidR="005853E1" w14:paraId="04165B12"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3337132" w14:textId="77777777" w:rsidR="005853E1" w:rsidRDefault="005853E1">
            <w:pPr>
              <w:pStyle w:val="TableRow"/>
            </w:pPr>
            <w:r>
              <w:t>cmbChecklist</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78A4455" w14:textId="77777777" w:rsidR="005853E1" w:rsidRDefault="005853E1">
            <w:pPr>
              <w:pStyle w:val="TableRow"/>
            </w:pPr>
            <w:r>
              <w:t>TComboBox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6C616D" w14:textId="77777777" w:rsidR="005853E1" w:rsidRDefault="005853E1">
            <w:pPr>
              <w:pStyle w:val="TableRow"/>
              <w:rPr>
                <w:i/>
              </w:rPr>
            </w:pPr>
            <w:r>
              <w:rPr>
                <w:i/>
              </w:rPr>
              <w:t>Taxon_List.Item_Name</w:t>
            </w:r>
          </w:p>
          <w:p w14:paraId="5EE25655" w14:textId="77777777" w:rsidR="005853E1" w:rsidRDefault="005853E1">
            <w:pPr>
              <w:pStyle w:val="TableRow"/>
            </w:pPr>
            <w:r>
              <w:t>Contains a list of all checklists in the dictionary.  Allows the user to select which checklist they are importing from.</w:t>
            </w:r>
          </w:p>
          <w:p w14:paraId="2C16DC83" w14:textId="77777777" w:rsidR="005853E1" w:rsidRDefault="005853E1">
            <w:pPr>
              <w:pStyle w:val="TableRow"/>
            </w:pPr>
            <w:r>
              <w:t>If the user selects a checklist that has already been imported, then the domain and concept group previously imported into are selected in fraDomainConceptGroupSelector and fraDomainConceptGroupSelector is disabled.  Selecting a different concept group re-enables the frame.</w:t>
            </w:r>
          </w:p>
        </w:tc>
      </w:tr>
      <w:tr w:rsidR="005853E1" w14:paraId="2AE95E4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B06DF8" w14:textId="77777777" w:rsidR="005853E1" w:rsidRDefault="005853E1">
            <w:pPr>
              <w:pStyle w:val="TableRow"/>
            </w:pPr>
            <w:r>
              <w:t>fraDomainConceptGroupsSelector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377B848" w14:textId="77777777" w:rsidR="005853E1" w:rsidRDefault="005853E1">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2E57F4B" w14:textId="77777777" w:rsidR="005853E1" w:rsidRDefault="005853E1">
            <w:pPr>
              <w:pStyle w:val="TableRow"/>
              <w:rPr>
                <w:i/>
              </w:rPr>
            </w:pPr>
            <w:r>
              <w:rPr>
                <w:i/>
              </w:rPr>
              <w:t>Domain.Item_Name, Concept_Group.Item_Name</w:t>
            </w:r>
          </w:p>
          <w:p w14:paraId="2951319F" w14:textId="77777777" w:rsidR="005853E1" w:rsidRDefault="005853E1">
            <w:pPr>
              <w:pStyle w:val="TableRow"/>
            </w:pPr>
            <w:r>
              <w:t>Frame containing combo boxes allowing the destination concept group to be identified.  The btnHistory control is hidden as specific concept group versions cannot be selected.</w:t>
            </w:r>
          </w:p>
        </w:tc>
      </w:tr>
      <w:tr w:rsidR="005853E1" w14:paraId="3D9E46C5"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5D2A880" w14:textId="77777777" w:rsidR="005853E1" w:rsidRDefault="005853E1">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0D97271F"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AC483F5" w14:textId="77777777" w:rsidR="005853E1" w:rsidRDefault="005853E1">
            <w:pPr>
              <w:pStyle w:val="TableRow"/>
            </w:pPr>
            <w:r>
              <w:t xml:space="preserve">Initiates the import.  If the import contains potential synonyms with existing items in the </w:t>
            </w:r>
            <w:r w:rsidR="00EC3BFB">
              <w:t xml:space="preserve">thesaurus </w:t>
            </w:r>
            <w:r>
              <w:t xml:space="preserve">(i.e. any term in the import is already in use within the </w:t>
            </w:r>
            <w:r w:rsidR="00EC3BFB">
              <w:t>thesaurus</w:t>
            </w:r>
            <w:r>
              <w:t xml:space="preserve">) then </w:t>
            </w:r>
            <w:r w:rsidR="00EC3BFB">
              <w:t xml:space="preserve">frmConceptGroupQualityChecker </w:t>
            </w:r>
            <w:r>
              <w:t xml:space="preserve">is displayed </w:t>
            </w:r>
            <w:r w:rsidR="00BE687D">
              <w:t xml:space="preserve">in “Potential Synonyms” mode </w:t>
            </w:r>
            <w:r w:rsidR="00EC3BFB">
              <w:t>for these concepts after the import is done</w:t>
            </w:r>
            <w:r>
              <w:t>.</w:t>
            </w:r>
          </w:p>
          <w:p w14:paraId="60075AF1" w14:textId="77777777" w:rsidR="005853E1" w:rsidRDefault="005853E1">
            <w:pPr>
              <w:pStyle w:val="TableRow"/>
            </w:pPr>
            <w:r>
              <w:t>Whilst the import is running, a progress bar is displayed in the application's status bar.  When the import completes, a message is displayed 'The import of checklist xxx is complete' then the dialog is closed.</w:t>
            </w:r>
          </w:p>
          <w:p w14:paraId="1538C305" w14:textId="77777777" w:rsidR="00B97C02" w:rsidRDefault="00B97C02">
            <w:pPr>
              <w:pStyle w:val="TableRow"/>
            </w:pPr>
            <w:r>
              <w:t>Any new Concept records that are created during the import have their Published_Term and Search_Term records calculated as described in §</w:t>
            </w:r>
            <w:r>
              <w:fldChar w:fldCharType="begin"/>
            </w:r>
            <w:r>
              <w:instrText xml:space="preserve"> REF _Ref299005264 \r \h </w:instrText>
            </w:r>
            <w:r>
              <w:fldChar w:fldCharType="separate"/>
            </w:r>
            <w:r>
              <w:t>4.2.17.21.1</w:t>
            </w:r>
            <w:r>
              <w:fldChar w:fldCharType="end"/>
            </w:r>
          </w:p>
        </w:tc>
      </w:tr>
      <w:tr w:rsidR="005853E1" w14:paraId="5DD15853"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C0DD6FE" w14:textId="77777777" w:rsidR="005853E1" w:rsidRDefault="005853E1">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9FDCFE6" w14:textId="77777777" w:rsidR="005853E1" w:rsidRDefault="005853E1">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91D8DAF" w14:textId="77777777" w:rsidR="005853E1" w:rsidRDefault="005853E1">
            <w:pPr>
              <w:pStyle w:val="TableRow"/>
            </w:pPr>
            <w:r>
              <w:t>Closes the dialog with no further action.</w:t>
            </w:r>
          </w:p>
        </w:tc>
      </w:tr>
    </w:tbl>
    <w:p w14:paraId="43365B9E" w14:textId="77777777" w:rsidR="005853E1" w:rsidRDefault="005853E1" w:rsidP="005853E1"/>
    <w:p w14:paraId="176592B8" w14:textId="77777777" w:rsidR="005853E1" w:rsidRDefault="005853E1" w:rsidP="00CC6B4D">
      <w:pPr>
        <w:pStyle w:val="Heading4"/>
        <w:numPr>
          <w:ilvl w:val="3"/>
          <w:numId w:val="4"/>
        </w:numPr>
        <w:tabs>
          <w:tab w:val="left" w:pos="720"/>
        </w:tabs>
      </w:pPr>
      <w:bookmarkStart w:id="694" w:name="_Ref292720263"/>
      <w:bookmarkStart w:id="695" w:name="_Toc292878995"/>
      <w:r>
        <w:t>Resolve imported synonyms screen</w:t>
      </w:r>
      <w:bookmarkEnd w:id="694"/>
      <w:bookmarkEnd w:id="695"/>
    </w:p>
    <w:p w14:paraId="2EBA59E9" w14:textId="77777777" w:rsidR="005853E1" w:rsidRDefault="00BE687D" w:rsidP="005853E1">
      <w:r>
        <w:t xml:space="preserve">This screen has been replaced with the </w:t>
      </w:r>
      <w:r>
        <w:fldChar w:fldCharType="begin"/>
      </w:r>
      <w:r>
        <w:instrText xml:space="preserve"> REF _Ref292718121 \h </w:instrText>
      </w:r>
      <w:r>
        <w:fldChar w:fldCharType="separate"/>
      </w:r>
      <w:r w:rsidRPr="00062B9F">
        <w:t>Concept Group Quality Checker MDI child screen</w:t>
      </w:r>
      <w:r>
        <w:fldChar w:fldCharType="end"/>
      </w:r>
      <w:r>
        <w:t>.</w:t>
      </w:r>
    </w:p>
    <w:p w14:paraId="3E181AE8" w14:textId="77777777" w:rsidR="005853E1" w:rsidRDefault="005853E1" w:rsidP="00CC6B4D">
      <w:pPr>
        <w:pStyle w:val="Heading4"/>
        <w:numPr>
          <w:ilvl w:val="3"/>
          <w:numId w:val="4"/>
        </w:numPr>
        <w:tabs>
          <w:tab w:val="left" w:pos="720"/>
        </w:tabs>
      </w:pPr>
      <w:bookmarkStart w:id="696" w:name="_Toc292878996"/>
      <w:r>
        <w:lastRenderedPageBreak/>
        <w:t>Thesaurus Editor About box screen</w:t>
      </w:r>
      <w:bookmarkEnd w:id="696"/>
    </w:p>
    <w:p w14:paraId="3DCD1943" w14:textId="7CDF3D8B" w:rsidR="005853E1" w:rsidRDefault="005550DB" w:rsidP="005853E1">
      <w:pPr>
        <w:jc w:val="center"/>
      </w:pPr>
      <w:r>
        <w:rPr>
          <w:noProof/>
          <w:lang w:eastAsia="en-GB"/>
        </w:rPr>
        <w:drawing>
          <wp:inline distT="0" distB="0" distL="0" distR="0" wp14:anchorId="13F407A8" wp14:editId="000C8F39">
            <wp:extent cx="3733800" cy="2228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33800" cy="2228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853E1" w14:paraId="706C8EDF"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004EF729" w14:textId="77777777" w:rsidR="005853E1" w:rsidRDefault="005853E1">
            <w:pPr>
              <w:pStyle w:val="TableTitle"/>
            </w:pPr>
            <w:r>
              <w:t>Window Name: TdlgAboutThesaurusEditor</w:t>
            </w:r>
          </w:p>
        </w:tc>
      </w:tr>
      <w:tr w:rsidR="005853E1" w14:paraId="03006F77"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FB1FCF3" w14:textId="77777777" w:rsidR="005853E1" w:rsidRDefault="005853E1">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3A41A269" w14:textId="77777777" w:rsidR="005853E1" w:rsidRDefault="005853E1">
            <w:pPr>
              <w:pStyle w:val="TableRow"/>
              <w:keepNext/>
              <w:jc w:val="both"/>
            </w:pPr>
            <w:r>
              <w:rPr>
                <w:b/>
              </w:rPr>
              <w:t>Unit File Name</w:t>
            </w:r>
            <w:r>
              <w:t>: About.pas</w:t>
            </w:r>
          </w:p>
        </w:tc>
      </w:tr>
      <w:tr w:rsidR="005853E1" w14:paraId="78F0A07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2C0C920" w14:textId="77777777" w:rsidR="005853E1" w:rsidRDefault="005853E1">
            <w:pPr>
              <w:pStyle w:val="TableRow"/>
              <w:keepNext/>
            </w:pPr>
            <w:r>
              <w:rPr>
                <w:b/>
              </w:rPr>
              <w:t>Entities</w:t>
            </w:r>
            <w:r>
              <w:t>: None</w:t>
            </w:r>
          </w:p>
        </w:tc>
      </w:tr>
      <w:tr w:rsidR="005853E1" w14:paraId="334AB426"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24A311B" w14:textId="77777777" w:rsidR="005853E1" w:rsidRDefault="005853E1">
            <w:pPr>
              <w:pStyle w:val="TableRow"/>
              <w:keepNext/>
            </w:pPr>
            <w:r>
              <w:rPr>
                <w:b/>
              </w:rPr>
              <w:t>Calls</w:t>
            </w:r>
            <w:r>
              <w:t>: None</w:t>
            </w:r>
          </w:p>
        </w:tc>
      </w:tr>
      <w:tr w:rsidR="005853E1" w14:paraId="66B9A505"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3EDD964" w14:textId="77777777" w:rsidR="005853E1" w:rsidRDefault="005853E1">
            <w:pPr>
              <w:pStyle w:val="TableRow"/>
              <w:keepNext/>
            </w:pPr>
            <w:r>
              <w:rPr>
                <w:b/>
              </w:rPr>
              <w:t>Returns</w:t>
            </w:r>
            <w:r>
              <w:t xml:space="preserve"> </w:t>
            </w:r>
            <w:r>
              <w:rPr>
                <w:b/>
              </w:rPr>
              <w:t>To</w:t>
            </w:r>
            <w:r>
              <w:t>: Thesaurus editor main screen</w:t>
            </w:r>
          </w:p>
        </w:tc>
      </w:tr>
      <w:tr w:rsidR="005853E1" w14:paraId="4A81C59A"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AFCACE5" w14:textId="77777777" w:rsidR="005853E1" w:rsidRDefault="005853E1">
            <w:pPr>
              <w:pStyle w:val="TableRow"/>
              <w:keepNext/>
            </w:pPr>
            <w:r>
              <w:rPr>
                <w:b/>
              </w:rPr>
              <w:t>Description</w:t>
            </w:r>
            <w:r>
              <w:t>: About box screen for the Thesaurus Editor.  Displays the application version information.</w:t>
            </w:r>
          </w:p>
        </w:tc>
      </w:tr>
    </w:tbl>
    <w:p w14:paraId="6F867AE3" w14:textId="77777777" w:rsidR="005853E1" w:rsidRDefault="005853E1" w:rsidP="005853E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853E1" w14:paraId="50B1FB86"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5253D6B" w14:textId="77777777" w:rsidR="005853E1" w:rsidRDefault="005853E1">
            <w:pPr>
              <w:pStyle w:val="TableTitle"/>
            </w:pPr>
            <w:r>
              <w:t>Window Controls</w:t>
            </w:r>
          </w:p>
        </w:tc>
      </w:tr>
      <w:tr w:rsidR="005853E1" w14:paraId="6E706094"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70B32B9" w14:textId="77777777" w:rsidR="005853E1" w:rsidRDefault="005853E1">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3A5C463" w14:textId="77777777" w:rsidR="005853E1" w:rsidRDefault="005853E1">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6BFA5B" w14:textId="77777777" w:rsidR="005853E1" w:rsidRDefault="005853E1">
            <w:pPr>
              <w:pStyle w:val="TableColumnTitles"/>
              <w:keepNext/>
            </w:pPr>
            <w:r>
              <w:rPr>
                <w:i/>
              </w:rPr>
              <w:t>Attribute</w:t>
            </w:r>
            <w:r>
              <w:t xml:space="preserve"> Action</w:t>
            </w:r>
          </w:p>
        </w:tc>
      </w:tr>
      <w:tr w:rsidR="005853E1" w14:paraId="5256A17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83600B4" w14:textId="77777777" w:rsidR="005853E1" w:rsidRDefault="005853E1">
            <w:pPr>
              <w:pStyle w:val="TableRow"/>
            </w:pPr>
            <w:r>
              <w:t>lblVersion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AC5EBCE" w14:textId="77777777" w:rsidR="005853E1" w:rsidRDefault="005853E1">
            <w:pPr>
              <w:pStyle w:val="TableRow"/>
            </w:pPr>
            <w:r>
              <w:t>TLabel</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F425B1" w14:textId="77777777" w:rsidR="005853E1" w:rsidRDefault="005853E1">
            <w:pPr>
              <w:pStyle w:val="TableRow"/>
            </w:pPr>
            <w:r>
              <w:t>Displays caption 'Version ' + the application version number.</w:t>
            </w:r>
          </w:p>
        </w:tc>
      </w:tr>
      <w:tr w:rsidR="005853E1" w14:paraId="66437A6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607DF600" w14:textId="77777777" w:rsidR="005853E1" w:rsidRDefault="005853E1">
            <w:pPr>
              <w:pStyle w:val="TableRow"/>
            </w:pPr>
            <w:r>
              <w:t>btnClose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B5343AD" w14:textId="77777777" w:rsidR="005853E1" w:rsidRDefault="005853E1">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4583059" w14:textId="77777777" w:rsidR="005853E1" w:rsidRDefault="005853E1">
            <w:pPr>
              <w:pStyle w:val="TableRow"/>
            </w:pPr>
            <w:r>
              <w:t>Closes the dialog.</w:t>
            </w:r>
          </w:p>
        </w:tc>
      </w:tr>
    </w:tbl>
    <w:p w14:paraId="45BBCAD6" w14:textId="77777777" w:rsidR="005853E1" w:rsidRDefault="005853E1" w:rsidP="005853E1"/>
    <w:p w14:paraId="50615287" w14:textId="77777777" w:rsidR="001E28AB" w:rsidRDefault="001E28AB" w:rsidP="001E28AB"/>
    <w:p w14:paraId="40A7D644" w14:textId="77777777" w:rsidR="00512EFF" w:rsidRDefault="00512EFF" w:rsidP="00CC6B4D">
      <w:pPr>
        <w:pStyle w:val="Heading4"/>
        <w:numPr>
          <w:ilvl w:val="3"/>
          <w:numId w:val="4"/>
        </w:numPr>
        <w:tabs>
          <w:tab w:val="left" w:pos="720"/>
        </w:tabs>
      </w:pPr>
      <w:bookmarkStart w:id="697" w:name="_Toc292878997"/>
      <w:r>
        <w:lastRenderedPageBreak/>
        <w:t>Thesaurus Deletion Options Screen</w:t>
      </w:r>
      <w:bookmarkEnd w:id="697"/>
    </w:p>
    <w:p w14:paraId="01D3C4A6" w14:textId="3CEEB2F5" w:rsidR="00512EFF" w:rsidRPr="00611F26" w:rsidRDefault="005550DB" w:rsidP="00512EFF">
      <w:pPr>
        <w:jc w:val="center"/>
      </w:pPr>
      <w:r w:rsidRPr="00611F26">
        <w:rPr>
          <w:noProof/>
          <w:lang w:eastAsia="en-GB"/>
        </w:rPr>
        <w:drawing>
          <wp:inline distT="0" distB="0" distL="0" distR="0" wp14:anchorId="13D67806" wp14:editId="568EBCD2">
            <wp:extent cx="4448175" cy="2162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48175" cy="21621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512EFF" w14:paraId="10931EB4" w14:textId="77777777">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42BD4E5" w14:textId="77777777" w:rsidR="00512EFF" w:rsidRDefault="00512EFF" w:rsidP="0009106A">
            <w:pPr>
              <w:pStyle w:val="TableTitle"/>
            </w:pPr>
            <w:r>
              <w:t>Window Name: TdlgDeletionOptions</w:t>
            </w:r>
          </w:p>
        </w:tc>
      </w:tr>
      <w:tr w:rsidR="00512EFF" w14:paraId="38D81723" w14:textId="77777777">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70D8AC5" w14:textId="77777777" w:rsidR="00512EFF" w:rsidRDefault="00512EFF" w:rsidP="0009106A">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D91AE49" w14:textId="77777777" w:rsidR="00512EFF" w:rsidRDefault="00512EFF" w:rsidP="0009106A">
            <w:pPr>
              <w:pStyle w:val="TableRow"/>
              <w:keepNext/>
              <w:jc w:val="both"/>
            </w:pPr>
            <w:r>
              <w:rPr>
                <w:b/>
              </w:rPr>
              <w:t>Unit File Name</w:t>
            </w:r>
            <w:r>
              <w:t>: DeletionOptions.pas</w:t>
            </w:r>
          </w:p>
        </w:tc>
      </w:tr>
      <w:tr w:rsidR="00512EFF" w14:paraId="73F27FDE"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54FC73C7" w14:textId="77777777" w:rsidR="00512EFF" w:rsidRDefault="00512EFF" w:rsidP="0009106A">
            <w:pPr>
              <w:pStyle w:val="TableRow"/>
              <w:keepNext/>
            </w:pPr>
            <w:r>
              <w:rPr>
                <w:b/>
              </w:rPr>
              <w:t>Entities</w:t>
            </w:r>
            <w:r>
              <w:t>: None</w:t>
            </w:r>
          </w:p>
        </w:tc>
      </w:tr>
      <w:tr w:rsidR="00512EFF" w14:paraId="29515DFC"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9205B0A" w14:textId="77777777" w:rsidR="00512EFF" w:rsidRDefault="00512EFF" w:rsidP="0009106A">
            <w:pPr>
              <w:pStyle w:val="TableRow"/>
              <w:keepNext/>
            </w:pPr>
            <w:r>
              <w:rPr>
                <w:b/>
              </w:rPr>
              <w:t>Calls</w:t>
            </w:r>
            <w:r>
              <w:t>: None</w:t>
            </w:r>
          </w:p>
        </w:tc>
      </w:tr>
      <w:tr w:rsidR="00512EFF" w14:paraId="61A6002F"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18F4DBC" w14:textId="77777777" w:rsidR="00512EFF" w:rsidRDefault="00512EFF" w:rsidP="0009106A">
            <w:pPr>
              <w:pStyle w:val="TableRow"/>
              <w:keepNext/>
            </w:pPr>
            <w:r>
              <w:rPr>
                <w:b/>
              </w:rPr>
              <w:t>Returns</w:t>
            </w:r>
            <w:r>
              <w:t xml:space="preserve"> </w:t>
            </w:r>
            <w:r>
              <w:rPr>
                <w:b/>
              </w:rPr>
              <w:t>To</w:t>
            </w:r>
            <w:r>
              <w:t>: Thesaurus editor main screen</w:t>
            </w:r>
          </w:p>
        </w:tc>
      </w:tr>
      <w:tr w:rsidR="00512EFF" w14:paraId="09C3F220" w14:textId="77777777">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861F194" w14:textId="77777777" w:rsidR="00512EFF" w:rsidRDefault="00512EFF" w:rsidP="0009106A">
            <w:pPr>
              <w:pStyle w:val="TableRow"/>
              <w:keepNext/>
            </w:pPr>
            <w:r>
              <w:rPr>
                <w:b/>
              </w:rPr>
              <w:t>Description</w:t>
            </w:r>
            <w:r>
              <w:t>: Options screen that allows the user to configure the behaviour of the Thesaurus Editor when deleting items.</w:t>
            </w:r>
          </w:p>
          <w:p w14:paraId="207D80D3" w14:textId="77777777" w:rsidR="00611F26" w:rsidRDefault="00611F26" w:rsidP="0009106A">
            <w:pPr>
              <w:pStyle w:val="TableRow"/>
              <w:keepNext/>
            </w:pPr>
            <w:r>
              <w:t>The settings in this dialog are saved to the user’s registry.</w:t>
            </w:r>
          </w:p>
        </w:tc>
      </w:tr>
    </w:tbl>
    <w:p w14:paraId="3D2C7670" w14:textId="77777777" w:rsidR="00512EFF" w:rsidRDefault="00512EFF" w:rsidP="00512EFF"/>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512EFF" w14:paraId="40A6E4D4" w14:textId="77777777">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6DC88518" w14:textId="77777777" w:rsidR="00512EFF" w:rsidRDefault="00512EFF" w:rsidP="0009106A">
            <w:pPr>
              <w:pStyle w:val="TableTitle"/>
            </w:pPr>
            <w:r>
              <w:lastRenderedPageBreak/>
              <w:t>Window Controls</w:t>
            </w:r>
          </w:p>
        </w:tc>
      </w:tr>
      <w:tr w:rsidR="00512EFF" w14:paraId="24CA577C"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DA55D46" w14:textId="77777777" w:rsidR="00512EFF" w:rsidRDefault="00512EFF" w:rsidP="0009106A">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BF8327A" w14:textId="77777777" w:rsidR="00512EFF" w:rsidRDefault="00512EFF" w:rsidP="0009106A">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BB5494F" w14:textId="77777777" w:rsidR="00512EFF" w:rsidRDefault="00512EFF" w:rsidP="0009106A">
            <w:pPr>
              <w:pStyle w:val="TableColumnTitles"/>
              <w:keepNext/>
            </w:pPr>
            <w:r>
              <w:rPr>
                <w:i/>
              </w:rPr>
              <w:t>Attribute</w:t>
            </w:r>
            <w:r>
              <w:t xml:space="preserve"> Action</w:t>
            </w:r>
          </w:p>
        </w:tc>
      </w:tr>
      <w:tr w:rsidR="00512EFF" w14:paraId="22C2107A"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18AE639" w14:textId="77777777" w:rsidR="00512EFF" w:rsidRDefault="00512EFF" w:rsidP="0009106A">
            <w:pPr>
              <w:pStyle w:val="TableRow"/>
            </w:pPr>
            <w:r>
              <w:t>chkSynchronise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8AED8B2" w14:textId="77777777" w:rsidR="00512EFF" w:rsidRDefault="00512EFF" w:rsidP="0009106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6BC0326" w14:textId="77777777" w:rsidR="00512EFF" w:rsidRDefault="00512EFF" w:rsidP="0009106A">
            <w:pPr>
              <w:pStyle w:val="TableRow"/>
            </w:pPr>
            <w:r>
              <w:t>When checked, deletions to the following entities are synchronised by also deleting the appropriate Taxon Dictionary and mapping entry from the database:</w:t>
            </w:r>
          </w:p>
          <w:p w14:paraId="25D1AFFC" w14:textId="77777777" w:rsidR="00512EFF" w:rsidRDefault="00512EFF" w:rsidP="0009106A">
            <w:pPr>
              <w:pStyle w:val="TableRow"/>
            </w:pPr>
            <w:r>
              <w:t>Concept deletions also delete Taxon_List_Item and associated records (mapped using Taxon_Dictionary_Concept_Mapping).</w:t>
            </w:r>
          </w:p>
          <w:p w14:paraId="78590EAA" w14:textId="77777777" w:rsidR="00512EFF" w:rsidRDefault="00512EFF" w:rsidP="00512EFF">
            <w:pPr>
              <w:pStyle w:val="TableRow"/>
            </w:pPr>
            <w:r>
              <w:t>Term_Version deletions also delete Taxon_Version and associated records (mapped using Taxon_Dictionary_Term_Version_Mapping).</w:t>
            </w:r>
          </w:p>
          <w:p w14:paraId="0B9491D6" w14:textId="77777777" w:rsidR="00611F26" w:rsidRDefault="00611F26" w:rsidP="00611F26">
            <w:pPr>
              <w:pStyle w:val="TableRow"/>
            </w:pPr>
            <w:r>
              <w:t>Thesaurus_Fact deletions also delete Taxon_Fact and associated records (mapped using Taxon_Dictionary_Thesaurus_Fact_Mapping).</w:t>
            </w:r>
          </w:p>
          <w:p w14:paraId="5DAB7ECE" w14:textId="77777777" w:rsidR="00611F26" w:rsidRDefault="00611F26" w:rsidP="00611F26">
            <w:pPr>
              <w:pStyle w:val="TableRow"/>
            </w:pPr>
            <w:r>
              <w:t>Concept_Group deletions also delete Taxon_List and associated records (mapped using Taxon_Dictionary_Concept_Group_Mapping).</w:t>
            </w:r>
          </w:p>
          <w:p w14:paraId="172C8A4B" w14:textId="77777777" w:rsidR="00611F26" w:rsidRDefault="00611F26" w:rsidP="00611F26">
            <w:pPr>
              <w:pStyle w:val="TableRow"/>
            </w:pPr>
            <w:r>
              <w:t>Concept_Group_Version deletions also delete Taxon_List_Version and associated records (mapped using Taxon_Dictionary_Concept_Group_Version_Mapping).</w:t>
            </w:r>
          </w:p>
        </w:tc>
      </w:tr>
      <w:tr w:rsidR="00512EFF" w14:paraId="79ABA7A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FED8C3" w14:textId="77777777" w:rsidR="00512EFF" w:rsidRDefault="00512EFF" w:rsidP="0009106A">
            <w:pPr>
              <w:pStyle w:val="TableRow"/>
            </w:pPr>
            <w:r>
              <w:t>chkLog</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CE6C69" w14:textId="77777777" w:rsidR="00512EFF" w:rsidRDefault="00512EFF" w:rsidP="0009106A">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A21BB21" w14:textId="77777777" w:rsidR="00611F26" w:rsidRDefault="00611F26" w:rsidP="00611F26">
            <w:pPr>
              <w:pStyle w:val="TableRow"/>
            </w:pPr>
            <w:r>
              <w:t>When checked, all delete operations are logged as SQL to the script file identified in eLog.  This includes those identified above, plus deletions of Subject_Area, Domain and Local_Domain records.  The delete script also deletes relevant Taxon Dictionary records if chkSynchronise is checked at the time of deletion.</w:t>
            </w:r>
          </w:p>
          <w:p w14:paraId="5B14C9A9" w14:textId="77777777" w:rsidR="00611F26" w:rsidRDefault="00611F26" w:rsidP="00611F26">
            <w:pPr>
              <w:pStyle w:val="TableRow"/>
            </w:pPr>
            <w:r>
              <w:t>The delete script also contains the SQL required for concept replacement if the deleted concept is being replaced with another.</w:t>
            </w:r>
          </w:p>
          <w:p w14:paraId="47894F15" w14:textId="77777777" w:rsidR="00611F26" w:rsidRDefault="00611F26" w:rsidP="00611F26">
            <w:pPr>
              <w:pStyle w:val="TableRow"/>
            </w:pPr>
            <w:r>
              <w:t>Note that the delete script generated is not specific to the machine on which it is generated.  For example, if a concept replacement is being scripted, then the script checks all tables that have referential integrity links to the concept to perform any necessary replacement, not just those which require replacement on the machine generating the script.  This makes the script appropriate for use as an upgrade script.</w:t>
            </w:r>
          </w:p>
        </w:tc>
      </w:tr>
      <w:tr w:rsidR="00512EFF" w14:paraId="7762F94F"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94C89E3" w14:textId="77777777" w:rsidR="00512EFF" w:rsidRDefault="00512EFF" w:rsidP="0009106A">
            <w:pPr>
              <w:pStyle w:val="TableRow"/>
            </w:pPr>
            <w:r>
              <w:lastRenderedPageBreak/>
              <w:t>eLog</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852B4FD" w14:textId="77777777" w:rsidR="00512EFF" w:rsidRDefault="00512EFF" w:rsidP="0009106A">
            <w:pPr>
              <w:pStyle w:val="TableRow"/>
            </w:pPr>
            <w:r>
              <w:t>TEdit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7F61A7D" w14:textId="77777777" w:rsidR="00512EFF" w:rsidRDefault="00611F26" w:rsidP="0009106A">
            <w:pPr>
              <w:pStyle w:val="TableRow"/>
            </w:pPr>
            <w:r>
              <w:t>Disabled unless chkLo</w:t>
            </w:r>
            <w:r w:rsidR="00E34C84">
              <w:t>g is checked.  Script file path, defaults to the installation path + ‘User Files\Deletion Log.sql’.</w:t>
            </w:r>
          </w:p>
        </w:tc>
      </w:tr>
      <w:tr w:rsidR="00611F26" w14:paraId="273B7F51"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034BFA" w14:textId="77777777" w:rsidR="00611F26" w:rsidRDefault="00611F26" w:rsidP="0009106A">
            <w:pPr>
              <w:pStyle w:val="TableRow"/>
            </w:pPr>
            <w:r>
              <w:t>btnLog</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8868E76" w14:textId="77777777" w:rsidR="00611F26" w:rsidRDefault="00611F26" w:rsidP="0009106A">
            <w:pPr>
              <w:pStyle w:val="TableRow"/>
            </w:pPr>
            <w:r>
              <w:t>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D141A23" w14:textId="77777777" w:rsidR="00611F26" w:rsidRDefault="00611F26" w:rsidP="0009106A">
            <w:pPr>
              <w:pStyle w:val="TableRow"/>
            </w:pPr>
            <w:r>
              <w:t>Disabled unless chkLog is checked.  Displays a file Save dialog allowing the user to specify the script to generate (extension is *.sql).</w:t>
            </w:r>
          </w:p>
        </w:tc>
      </w:tr>
      <w:tr w:rsidR="00E34C84" w14:paraId="23315D48"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0900EA8" w14:textId="77777777" w:rsidR="00E34C84" w:rsidRDefault="00E34C84" w:rsidP="0009106A">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18F20C5" w14:textId="77777777" w:rsidR="00E34C84" w:rsidRDefault="00E34C84" w:rsidP="0009106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AE8E1F6" w14:textId="77777777" w:rsidR="00E34C84" w:rsidRDefault="00E34C84" w:rsidP="0009106A">
            <w:pPr>
              <w:pStyle w:val="TableRow"/>
            </w:pPr>
            <w:r>
              <w:t>Closes the dialog and saves the changes.</w:t>
            </w:r>
          </w:p>
        </w:tc>
      </w:tr>
      <w:tr w:rsidR="00E34C84" w14:paraId="6E54120D" w14:textId="77777777">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7D44E80" w14:textId="77777777" w:rsidR="00E34C84" w:rsidRDefault="00E34C84" w:rsidP="0009106A">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6D458F1" w14:textId="77777777" w:rsidR="00E34C84" w:rsidRDefault="00E34C84" w:rsidP="0009106A">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B650A96" w14:textId="77777777" w:rsidR="00E34C84" w:rsidRDefault="00E34C84" w:rsidP="0009106A">
            <w:pPr>
              <w:pStyle w:val="TableRow"/>
            </w:pPr>
            <w:r>
              <w:t>Closes the dialog without saving the changes.</w:t>
            </w:r>
          </w:p>
        </w:tc>
      </w:tr>
    </w:tbl>
    <w:p w14:paraId="2A457CC7" w14:textId="77777777" w:rsidR="00512EFF" w:rsidRDefault="00512EFF" w:rsidP="00512EFF"/>
    <w:p w14:paraId="46D0A21A" w14:textId="77777777" w:rsidR="00814047" w:rsidRPr="00062B9F" w:rsidRDefault="00F0287E" w:rsidP="00062B9F">
      <w:pPr>
        <w:pStyle w:val="Heading4"/>
      </w:pPr>
      <w:bookmarkStart w:id="698" w:name="_Ref292697911"/>
      <w:bookmarkStart w:id="699" w:name="_Ref292715771"/>
      <w:bookmarkStart w:id="700" w:name="_Toc292878998"/>
      <w:r w:rsidRPr="00062B9F">
        <w:t xml:space="preserve">Concept Group Quality Checker </w:t>
      </w:r>
      <w:r w:rsidR="00814047" w:rsidRPr="00062B9F">
        <w:t xml:space="preserve">Options </w:t>
      </w:r>
      <w:r w:rsidR="00062B9F">
        <w:t>dialog</w:t>
      </w:r>
      <w:bookmarkEnd w:id="698"/>
      <w:bookmarkEnd w:id="699"/>
      <w:bookmarkEnd w:id="700"/>
    </w:p>
    <w:p w14:paraId="4CE7A80B" w14:textId="195FC050" w:rsidR="00814047" w:rsidRDefault="005550DB" w:rsidP="00814047">
      <w:pPr>
        <w:jc w:val="center"/>
      </w:pPr>
      <w:r>
        <w:rPr>
          <w:noProof/>
          <w:lang w:eastAsia="en-GB"/>
        </w:rPr>
        <w:drawing>
          <wp:inline distT="0" distB="0" distL="0" distR="0" wp14:anchorId="25C7364E" wp14:editId="35159E1E">
            <wp:extent cx="2924175" cy="26193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4175" cy="2619375"/>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14047" w14:paraId="5A7D48A6" w14:textId="77777777" w:rsidTr="005D0958">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6E269DB6" w14:textId="77777777" w:rsidR="00814047" w:rsidRDefault="00814047" w:rsidP="000157C5">
            <w:pPr>
              <w:pStyle w:val="TableTitle"/>
              <w:ind w:left="720" w:hanging="720"/>
            </w:pPr>
            <w:r>
              <w:t xml:space="preserve">Window Name: </w:t>
            </w:r>
            <w:r w:rsidR="000157C5">
              <w:t>TdlgConceptGroupQualityCheckerOptions</w:t>
            </w:r>
          </w:p>
        </w:tc>
      </w:tr>
      <w:tr w:rsidR="00814047" w14:paraId="7032C9EF" w14:textId="77777777" w:rsidTr="005D0958">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1358FA20" w14:textId="77777777" w:rsidR="00814047" w:rsidRDefault="00814047" w:rsidP="005D0958">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7804DBA" w14:textId="77777777" w:rsidR="00814047" w:rsidRDefault="00814047" w:rsidP="000157C5">
            <w:pPr>
              <w:pStyle w:val="TableRow"/>
              <w:keepNext/>
            </w:pPr>
            <w:r>
              <w:rPr>
                <w:b/>
              </w:rPr>
              <w:t>Unit File Name</w:t>
            </w:r>
            <w:r>
              <w:t xml:space="preserve">: </w:t>
            </w:r>
            <w:r w:rsidR="000157C5">
              <w:t>ConceptGroupQualityCheckerOptions</w:t>
            </w:r>
            <w:r>
              <w:t>.pas</w:t>
            </w:r>
          </w:p>
        </w:tc>
      </w:tr>
      <w:tr w:rsidR="00814047" w14:paraId="470F07FC"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79CF35" w14:textId="77777777" w:rsidR="00814047" w:rsidRDefault="00814047" w:rsidP="005D0958">
            <w:pPr>
              <w:pStyle w:val="TableRow"/>
              <w:keepNext/>
            </w:pPr>
            <w:r>
              <w:rPr>
                <w:b/>
              </w:rPr>
              <w:t>Entities</w:t>
            </w:r>
            <w:r>
              <w:t>: Domain, Concept_Group</w:t>
            </w:r>
          </w:p>
        </w:tc>
      </w:tr>
      <w:tr w:rsidR="00814047" w14:paraId="1A685F4A"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6B21F52" w14:textId="77777777" w:rsidR="00814047" w:rsidRDefault="00814047" w:rsidP="005D0958">
            <w:pPr>
              <w:pStyle w:val="TableRow"/>
              <w:keepNext/>
            </w:pPr>
            <w:r>
              <w:rPr>
                <w:b/>
              </w:rPr>
              <w:t>Calls</w:t>
            </w:r>
            <w:r>
              <w:t>: None</w:t>
            </w:r>
          </w:p>
        </w:tc>
      </w:tr>
      <w:tr w:rsidR="00814047" w14:paraId="25BC7500"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11C4CD6" w14:textId="77777777" w:rsidR="00814047" w:rsidRDefault="00814047" w:rsidP="005D0958">
            <w:pPr>
              <w:pStyle w:val="TableRow"/>
              <w:keepNext/>
            </w:pPr>
            <w:r>
              <w:rPr>
                <w:b/>
              </w:rPr>
              <w:t>Returns</w:t>
            </w:r>
            <w:r>
              <w:t xml:space="preserve"> </w:t>
            </w:r>
            <w:r>
              <w:rPr>
                <w:b/>
              </w:rPr>
              <w:t>To</w:t>
            </w:r>
            <w:r>
              <w:t>: Thesaurus editor main screen</w:t>
            </w:r>
          </w:p>
        </w:tc>
      </w:tr>
      <w:tr w:rsidR="00814047" w14:paraId="63E86CFA"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9E150E0" w14:textId="77777777" w:rsidR="00814047" w:rsidRDefault="00814047" w:rsidP="005D0958">
            <w:pPr>
              <w:pStyle w:val="TableRow"/>
              <w:keepNext/>
            </w:pPr>
            <w:r>
              <w:rPr>
                <w:b/>
              </w:rPr>
              <w:t>Description</w:t>
            </w:r>
            <w:r>
              <w:t>: Dialog allowing the user to select a concept group in the Thesaurus to scan for potential synonyms or duplicate terms, with the option to scan all domains and concept groups.</w:t>
            </w:r>
          </w:p>
        </w:tc>
      </w:tr>
    </w:tbl>
    <w:p w14:paraId="66A99739" w14:textId="77777777" w:rsidR="00814047" w:rsidRDefault="00814047" w:rsidP="00814047"/>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14047" w14:paraId="19AC1527" w14:textId="77777777" w:rsidTr="005D0958">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131B4ED6" w14:textId="77777777" w:rsidR="00814047" w:rsidRDefault="00814047" w:rsidP="005D0958">
            <w:pPr>
              <w:pStyle w:val="TableTitle"/>
            </w:pPr>
            <w:r>
              <w:lastRenderedPageBreak/>
              <w:t>Window Controls</w:t>
            </w:r>
          </w:p>
        </w:tc>
      </w:tr>
      <w:tr w:rsidR="00814047" w14:paraId="7EE5EA86"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B42F7D" w14:textId="77777777" w:rsidR="00814047" w:rsidRDefault="00814047" w:rsidP="005D0958">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08EC2B4" w14:textId="77777777" w:rsidR="00814047" w:rsidRDefault="00814047" w:rsidP="005D0958">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FD02345" w14:textId="77777777" w:rsidR="00814047" w:rsidRDefault="00814047" w:rsidP="005D0958">
            <w:pPr>
              <w:pStyle w:val="TableColumnTitles"/>
              <w:keepNext/>
            </w:pPr>
            <w:r>
              <w:rPr>
                <w:i/>
              </w:rPr>
              <w:t>Attribute</w:t>
            </w:r>
            <w:r>
              <w:t xml:space="preserve"> Action</w:t>
            </w:r>
          </w:p>
        </w:tc>
      </w:tr>
      <w:tr w:rsidR="00814047" w14:paraId="12B24AAE"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5631C6D" w14:textId="77777777" w:rsidR="00814047" w:rsidRDefault="00814047" w:rsidP="005D0958">
            <w:pPr>
              <w:pStyle w:val="TableRow"/>
            </w:pPr>
            <w:r>
              <w:t>fraDCGSelector</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6466447" w14:textId="77777777" w:rsidR="00814047" w:rsidRDefault="00814047" w:rsidP="005D0958">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81DA19" w14:textId="77777777" w:rsidR="00814047" w:rsidRDefault="00814047" w:rsidP="005D0958">
            <w:pPr>
              <w:pStyle w:val="TableRow"/>
              <w:rPr>
                <w:i/>
              </w:rPr>
            </w:pPr>
            <w:r>
              <w:rPr>
                <w:i/>
              </w:rPr>
              <w:t>Domain.Item_Name, Concept_Group.Item_Name</w:t>
            </w:r>
          </w:p>
          <w:p w14:paraId="4198D6E9" w14:textId="77777777" w:rsidR="00814047" w:rsidRDefault="00814047" w:rsidP="005D0958">
            <w:pPr>
              <w:pStyle w:val="TableRow"/>
            </w:pPr>
            <w:r>
              <w:t>Frame containing combo boxes allowing the domain and concept group to be selected for export.  btnHistory is hidden since specific concept group versions cannot be selected.</w:t>
            </w:r>
          </w:p>
          <w:p w14:paraId="1F797CB7" w14:textId="77777777" w:rsidR="00814047" w:rsidRDefault="00814047" w:rsidP="005D0958">
            <w:pPr>
              <w:pStyle w:val="TableRow"/>
            </w:pPr>
            <w:r>
              <w:t>An additional option “&lt;All&gt;” is available in the domains list to scan the entire thesaurus. When selected, the Concept Group combo box and label are disabled.</w:t>
            </w:r>
          </w:p>
        </w:tc>
      </w:tr>
      <w:tr w:rsidR="00814047" w14:paraId="7475227F"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CE7B2A7" w14:textId="77777777" w:rsidR="00814047" w:rsidRDefault="00814047" w:rsidP="005D0958">
            <w:pPr>
              <w:pStyle w:val="TableRow"/>
            </w:pPr>
            <w:r>
              <w:t>rgScanOptions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3FBD8869" w14:textId="77777777" w:rsidR="00814047" w:rsidRDefault="00814047" w:rsidP="005D0958">
            <w:pPr>
              <w:pStyle w:val="TableRow"/>
            </w:pPr>
            <w:r>
              <w:t>TRadioGroup</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26F285" w14:textId="77777777" w:rsidR="00814047" w:rsidRDefault="00814047" w:rsidP="005D0958">
            <w:pPr>
              <w:pStyle w:val="TableRow"/>
            </w:pPr>
            <w:r>
              <w:t>Has 2 options:</w:t>
            </w:r>
          </w:p>
          <w:p w14:paraId="2232B202" w14:textId="77777777" w:rsidR="00814047" w:rsidRDefault="00814047" w:rsidP="005D0958">
            <w:pPr>
              <w:pStyle w:val="TableRow"/>
            </w:pPr>
            <w:r>
              <w:t>Potential Synonyms</w:t>
            </w:r>
          </w:p>
          <w:p w14:paraId="0DE3BA77" w14:textId="77777777" w:rsidR="00814047" w:rsidRDefault="00814047" w:rsidP="005D0958">
            <w:pPr>
              <w:pStyle w:val="TableRow"/>
            </w:pPr>
            <w:r>
              <w:t>Duplicate Terms</w:t>
            </w:r>
          </w:p>
        </w:tc>
      </w:tr>
      <w:tr w:rsidR="000410E5" w14:paraId="6653095D"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4CB955FA" w14:textId="77777777" w:rsidR="000410E5" w:rsidRDefault="001E04D4" w:rsidP="005D0958">
            <w:pPr>
              <w:pStyle w:val="TableRow"/>
            </w:pPr>
            <w:r>
              <w:t>fraDCGWithin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D242AC3" w14:textId="77777777" w:rsidR="000410E5" w:rsidRDefault="001E04D4" w:rsidP="005D0958">
            <w:pPr>
              <w:pStyle w:val="TableRow"/>
            </w:pPr>
            <w:r>
              <w:t>TfraDomainConceptGroupsSelector</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F897DF6" w14:textId="77777777" w:rsidR="000410E5" w:rsidRDefault="001E04D4" w:rsidP="005D0958">
            <w:pPr>
              <w:pStyle w:val="TableRow"/>
            </w:pPr>
            <w:r>
              <w:rPr>
                <w:i/>
              </w:rPr>
              <w:t>Domain.Item_Name</w:t>
            </w:r>
            <w:r>
              <w:t xml:space="preserve">, </w:t>
            </w:r>
            <w:r w:rsidR="000410E5">
              <w:rPr>
                <w:i/>
              </w:rPr>
              <w:t>Concept_Group.Item_Name</w:t>
            </w:r>
          </w:p>
          <w:p w14:paraId="08B241C7" w14:textId="77777777" w:rsidR="001E04D4" w:rsidRDefault="001E04D4" w:rsidP="005D0958">
            <w:pPr>
              <w:pStyle w:val="TableRow"/>
            </w:pPr>
            <w:r>
              <w:t>Frame containing combo boxes allowing a concept group in which to search for synonyms to be specified. btnHistory is hidden since specific concept group versions cannot be selected.</w:t>
            </w:r>
          </w:p>
          <w:p w14:paraId="39922910" w14:textId="77777777" w:rsidR="001E04D4" w:rsidRDefault="001E04D4" w:rsidP="005D0958">
            <w:pPr>
              <w:pStyle w:val="TableRow"/>
            </w:pPr>
            <w:r>
              <w:t>An additional option “&lt;All&gt;” is available in the domains list to search within the entire thesaurus</w:t>
            </w:r>
            <w:r w:rsidR="0021371B">
              <w:t xml:space="preserve">; this option </w:t>
            </w:r>
            <w:r>
              <w:t xml:space="preserve">is selected by default. When selected, the </w:t>
            </w:r>
            <w:r w:rsidR="0021371B">
              <w:t>“</w:t>
            </w:r>
            <w:r>
              <w:t>Concept Group</w:t>
            </w:r>
            <w:r w:rsidR="0021371B">
              <w:t>”</w:t>
            </w:r>
            <w:r>
              <w:t xml:space="preserve"> combo box and </w:t>
            </w:r>
            <w:r w:rsidR="0021371B">
              <w:t xml:space="preserve">its </w:t>
            </w:r>
            <w:r>
              <w:t>label are disabled.</w:t>
            </w:r>
          </w:p>
          <w:p w14:paraId="373E2660" w14:textId="77777777" w:rsidR="001E04D4" w:rsidRPr="000410E5" w:rsidRDefault="000410E5" w:rsidP="005D0958">
            <w:pPr>
              <w:pStyle w:val="TableRow"/>
            </w:pPr>
            <w:r>
              <w:t>Only</w:t>
            </w:r>
            <w:r w:rsidR="001E04D4">
              <w:t xml:space="preserve"> enabled if “Potential Synonyms” is selected in rgScanOptions.</w:t>
            </w:r>
          </w:p>
        </w:tc>
      </w:tr>
      <w:tr w:rsidR="00814047" w14:paraId="76808A75"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A9B227C" w14:textId="77777777" w:rsidR="00814047" w:rsidRDefault="00814047" w:rsidP="005D0958">
            <w:pPr>
              <w:pStyle w:val="TableRow"/>
            </w:pPr>
            <w:r>
              <w:t>eMaxRecords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C869F86" w14:textId="77777777" w:rsidR="00814047" w:rsidRDefault="00814047" w:rsidP="005D0958">
            <w:pPr>
              <w:pStyle w:val="TableRow"/>
            </w:pPr>
            <w:r>
              <w:t>TNumberEdit</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3A2C586" w14:textId="77777777" w:rsidR="00814047" w:rsidRDefault="00814047" w:rsidP="005D0958">
            <w:pPr>
              <w:pStyle w:val="TableRow"/>
            </w:pPr>
            <w:r>
              <w:t>Allows the user to limit the number of results from the scan. Defaults to 1000 records.</w:t>
            </w:r>
          </w:p>
        </w:tc>
      </w:tr>
      <w:tr w:rsidR="00814047" w14:paraId="0565C128"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3C4C901B" w14:textId="77777777" w:rsidR="00814047" w:rsidRDefault="00814047" w:rsidP="005D0958">
            <w:pPr>
              <w:pStyle w:val="TableRow"/>
            </w:pPr>
            <w:r>
              <w:t>btnOk</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0414156" w14:textId="77777777" w:rsidR="00814047" w:rsidRDefault="00814047" w:rsidP="005D0958">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2745ECD" w14:textId="77777777" w:rsidR="00814047" w:rsidRDefault="00814047" w:rsidP="000157C5">
            <w:pPr>
              <w:pStyle w:val="TableRow"/>
            </w:pPr>
            <w:r>
              <w:t xml:space="preserve">Closes the dialog and calls </w:t>
            </w:r>
            <w:r w:rsidR="000157C5">
              <w:t xml:space="preserve">TfrmConceptGroupQualityChecker </w:t>
            </w:r>
            <w:r>
              <w:t>to perform the scan.</w:t>
            </w:r>
          </w:p>
        </w:tc>
      </w:tr>
      <w:tr w:rsidR="00814047" w14:paraId="35AB3D8E"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BAFD77A" w14:textId="77777777" w:rsidR="00814047" w:rsidRDefault="00814047" w:rsidP="005D0958">
            <w:pPr>
              <w:pStyle w:val="TableRow"/>
            </w:pPr>
            <w:r>
              <w:t>btnCancel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3EA22CA" w14:textId="77777777" w:rsidR="00814047" w:rsidRDefault="00814047" w:rsidP="005D0958">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8454D18" w14:textId="77777777" w:rsidR="00814047" w:rsidRDefault="00814047" w:rsidP="005D0958">
            <w:pPr>
              <w:pStyle w:val="TableRow"/>
            </w:pPr>
            <w:r>
              <w:t>Closes the dialog with no further action.</w:t>
            </w:r>
          </w:p>
        </w:tc>
      </w:tr>
    </w:tbl>
    <w:p w14:paraId="05652E08" w14:textId="77777777" w:rsidR="00814047" w:rsidRDefault="00814047" w:rsidP="00814047">
      <w:pPr>
        <w:rPr>
          <w:rFonts w:cs="Arial"/>
        </w:rPr>
      </w:pPr>
    </w:p>
    <w:p w14:paraId="15A39A49" w14:textId="77777777" w:rsidR="00814047" w:rsidRPr="00062B9F" w:rsidRDefault="00312390" w:rsidP="00062B9F">
      <w:pPr>
        <w:pStyle w:val="Heading4"/>
      </w:pPr>
      <w:bookmarkStart w:id="701" w:name="_Ref292697913"/>
      <w:bookmarkStart w:id="702" w:name="_Ref292718121"/>
      <w:bookmarkStart w:id="703" w:name="_Toc292878999"/>
      <w:r w:rsidRPr="00062B9F">
        <w:lastRenderedPageBreak/>
        <w:t>Concept Group Quality Checker</w:t>
      </w:r>
      <w:r w:rsidR="008616D5" w:rsidRPr="00062B9F">
        <w:t xml:space="preserve"> MDI child </w:t>
      </w:r>
      <w:r w:rsidR="00814047" w:rsidRPr="00062B9F">
        <w:t>screen</w:t>
      </w:r>
      <w:bookmarkEnd w:id="701"/>
      <w:bookmarkEnd w:id="702"/>
      <w:bookmarkEnd w:id="703"/>
    </w:p>
    <w:p w14:paraId="4062B0E5" w14:textId="4BCA6425" w:rsidR="00814047" w:rsidRDefault="005550DB" w:rsidP="00775E2E">
      <w:pPr>
        <w:jc w:val="center"/>
      </w:pPr>
      <w:r>
        <w:rPr>
          <w:noProof/>
          <w:lang w:eastAsia="en-GB"/>
        </w:rPr>
        <w:drawing>
          <wp:inline distT="0" distB="0" distL="0" distR="0" wp14:anchorId="667B03AF" wp14:editId="644F2850">
            <wp:extent cx="5267325" cy="2600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67325" cy="2600325"/>
                    </a:xfrm>
                    <a:prstGeom prst="rect">
                      <a:avLst/>
                    </a:prstGeom>
                    <a:noFill/>
                    <a:ln>
                      <a:noFill/>
                    </a:ln>
                  </pic:spPr>
                </pic:pic>
              </a:graphicData>
            </a:graphic>
          </wp:inline>
        </w:drawing>
      </w:r>
    </w:p>
    <w:p w14:paraId="25291AE2" w14:textId="1FB67AFD" w:rsidR="00814047" w:rsidRDefault="005550DB" w:rsidP="00775E2E">
      <w:pPr>
        <w:jc w:val="center"/>
      </w:pPr>
      <w:r>
        <w:rPr>
          <w:noProof/>
          <w:lang w:eastAsia="en-GB"/>
        </w:rPr>
        <w:drawing>
          <wp:inline distT="0" distB="0" distL="0" distR="0" wp14:anchorId="18493701" wp14:editId="7CA9F8B0">
            <wp:extent cx="5267325" cy="23241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14047" w14:paraId="527ADA5F" w14:textId="77777777" w:rsidTr="005D0958">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34F913D6" w14:textId="77777777" w:rsidR="00814047" w:rsidRDefault="00814047" w:rsidP="000157C5">
            <w:pPr>
              <w:pStyle w:val="TableTitle"/>
            </w:pPr>
            <w:r>
              <w:lastRenderedPageBreak/>
              <w:t xml:space="preserve">Window Name: </w:t>
            </w:r>
            <w:r w:rsidR="000157C5">
              <w:t>TfrmConceptGroupQualityChecker</w:t>
            </w:r>
          </w:p>
        </w:tc>
      </w:tr>
      <w:tr w:rsidR="00814047" w14:paraId="4AE75599" w14:textId="77777777" w:rsidTr="005D0958">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4E18625A" w14:textId="77777777" w:rsidR="00814047" w:rsidRDefault="00814047" w:rsidP="005D0958">
            <w:pPr>
              <w:pStyle w:val="TableRow"/>
              <w:keepNext/>
              <w:jc w:val="both"/>
            </w:pPr>
            <w:r>
              <w:rPr>
                <w:b/>
              </w:rPr>
              <w:t>Inherits</w:t>
            </w:r>
            <w:r>
              <w:t xml:space="preserve">:  </w:t>
            </w:r>
            <w:r w:rsidR="00775E2E">
              <w:t>TBaseMDIChild</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1881E97E" w14:textId="77777777" w:rsidR="00814047" w:rsidRDefault="00814047" w:rsidP="000157C5">
            <w:pPr>
              <w:pStyle w:val="TableRow"/>
              <w:keepNext/>
            </w:pPr>
            <w:r>
              <w:rPr>
                <w:b/>
              </w:rPr>
              <w:t>Unit File Name</w:t>
            </w:r>
            <w:r>
              <w:t xml:space="preserve">: </w:t>
            </w:r>
            <w:r w:rsidR="000157C5">
              <w:t>ConceptGroupQualityChecker</w:t>
            </w:r>
            <w:r>
              <w:t>.pas</w:t>
            </w:r>
          </w:p>
        </w:tc>
      </w:tr>
      <w:tr w:rsidR="00814047" w14:paraId="4B878337"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7CBABB8" w14:textId="77777777" w:rsidR="00814047" w:rsidRDefault="00814047" w:rsidP="005D0958">
            <w:pPr>
              <w:pStyle w:val="TableRow"/>
              <w:keepNext/>
            </w:pPr>
            <w:r>
              <w:rPr>
                <w:b/>
              </w:rPr>
              <w:t>Entities</w:t>
            </w:r>
            <w:r>
              <w:t>: Concept, Concept_Group, Term</w:t>
            </w:r>
          </w:p>
        </w:tc>
      </w:tr>
      <w:tr w:rsidR="00814047" w14:paraId="2ADDAEA2"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8C1B8DD" w14:textId="77777777" w:rsidR="00814047" w:rsidRDefault="00814047" w:rsidP="005D0958">
            <w:pPr>
              <w:pStyle w:val="TableRow"/>
              <w:keepNext/>
            </w:pPr>
            <w:r>
              <w:rPr>
                <w:b/>
              </w:rPr>
              <w:t>Calls</w:t>
            </w:r>
            <w:r>
              <w:t>: None</w:t>
            </w:r>
          </w:p>
        </w:tc>
      </w:tr>
      <w:tr w:rsidR="00814047" w14:paraId="1B91B0E0"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1581471C" w14:textId="77777777" w:rsidR="00814047" w:rsidRDefault="00814047" w:rsidP="005D0958">
            <w:pPr>
              <w:pStyle w:val="TableRow"/>
              <w:keepNext/>
            </w:pPr>
            <w:r>
              <w:rPr>
                <w:b/>
              </w:rPr>
              <w:t>Returns</w:t>
            </w:r>
            <w:r>
              <w:t xml:space="preserve"> </w:t>
            </w:r>
            <w:r>
              <w:rPr>
                <w:b/>
              </w:rPr>
              <w:t>To</w:t>
            </w:r>
            <w:r>
              <w:t>: Thesaurus editor main screen</w:t>
            </w:r>
          </w:p>
        </w:tc>
      </w:tr>
      <w:tr w:rsidR="00814047" w14:paraId="7E839E36" w14:textId="77777777" w:rsidTr="005D095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F3B4197" w14:textId="77777777" w:rsidR="00814047" w:rsidRDefault="00814047" w:rsidP="005D0958">
            <w:pPr>
              <w:pStyle w:val="TableRow"/>
              <w:keepNext/>
            </w:pPr>
            <w:r>
              <w:rPr>
                <w:b/>
              </w:rPr>
              <w:t>Description</w:t>
            </w:r>
            <w:r>
              <w:t>: Screen shown after the user clicked ok on the Concept Merger Options dialog. This screen operates in 2 modes, one for potential synonyms, the other for duplicate terms.</w:t>
            </w:r>
          </w:p>
          <w:p w14:paraId="5F500AE1" w14:textId="77777777" w:rsidR="00574AC6" w:rsidRDefault="00627363" w:rsidP="00627363">
            <w:pPr>
              <w:pStyle w:val="TableRow"/>
              <w:keepNext/>
            </w:pPr>
            <w:r>
              <w:t>In “Potential Synonyms”</w:t>
            </w:r>
            <w:r w:rsidR="00574AC6">
              <w:t xml:space="preserve"> mode:</w:t>
            </w:r>
          </w:p>
          <w:p w14:paraId="1CBE4F74" w14:textId="77777777" w:rsidR="00E01FBF" w:rsidRDefault="00E01FBF" w:rsidP="00EB48F5">
            <w:pPr>
              <w:pStyle w:val="TableRow"/>
              <w:keepNext/>
              <w:numPr>
                <w:ilvl w:val="0"/>
                <w:numId w:val="66"/>
              </w:numPr>
            </w:pPr>
            <w:r>
              <w:t>The screen may be invoked in two different ways:</w:t>
            </w:r>
          </w:p>
          <w:p w14:paraId="4BFAD654" w14:textId="77777777" w:rsidR="00E01FBF" w:rsidRDefault="00E01FBF" w:rsidP="00E01FBF">
            <w:pPr>
              <w:pStyle w:val="TableRow"/>
              <w:keepNext/>
              <w:numPr>
                <w:ilvl w:val="1"/>
                <w:numId w:val="29"/>
              </w:numPr>
            </w:pPr>
            <w:r>
              <w:t>For an entire concept group; in this case a second concept group may be provided in which to look for potential synonyms; if not, the entire thesaurus is considered</w:t>
            </w:r>
          </w:p>
          <w:p w14:paraId="70FD2F67" w14:textId="77777777" w:rsidR="00E01FBF" w:rsidRDefault="00E01FBF" w:rsidP="00E01FBF">
            <w:pPr>
              <w:pStyle w:val="TableRow"/>
              <w:keepNext/>
              <w:numPr>
                <w:ilvl w:val="1"/>
                <w:numId w:val="29"/>
              </w:numPr>
            </w:pPr>
            <w:r>
              <w:t>For the results of an import from a spreadsheet or the taxon dictionary; in this case, the entire thesaurus is always searched</w:t>
            </w:r>
          </w:p>
          <w:p w14:paraId="3C1068EC" w14:textId="77777777" w:rsidR="00574AC6" w:rsidRDefault="00574AC6" w:rsidP="00EB48F5">
            <w:pPr>
              <w:pStyle w:val="TableRow"/>
              <w:keepNext/>
              <w:numPr>
                <w:ilvl w:val="0"/>
                <w:numId w:val="66"/>
              </w:numPr>
            </w:pPr>
            <w:r>
              <w:t>P</w:t>
            </w:r>
            <w:r w:rsidR="00627363">
              <w:t xml:space="preserve">airs of concepts are excluded if they </w:t>
            </w:r>
            <w:r w:rsidR="00D165D4">
              <w:t xml:space="preserve">are already synonyms, or if they </w:t>
            </w:r>
            <w:r w:rsidR="00627363">
              <w:t xml:space="preserve">have previously been </w:t>
            </w:r>
            <w:r w:rsidR="00796439">
              <w:t xml:space="preserve">explicitly </w:t>
            </w:r>
            <w:r w:rsidR="00627363">
              <w:t xml:space="preserve">identified as homonyms—i.e. if they are related by a </w:t>
            </w:r>
            <w:r w:rsidR="00627363" w:rsidRPr="00627363">
              <w:rPr>
                <w:i/>
              </w:rPr>
              <w:fldChar w:fldCharType="begin"/>
            </w:r>
            <w:r w:rsidR="00627363" w:rsidRPr="00627363">
              <w:rPr>
                <w:i/>
              </w:rPr>
              <w:instrText xml:space="preserve"> REF _Ref292712004 \h </w:instrText>
            </w:r>
            <w:r w:rsidR="00627363">
              <w:rPr>
                <w:i/>
              </w:rPr>
              <w:instrText xml:space="preserve"> \* MERGEFORMAT </w:instrText>
            </w:r>
            <w:r w:rsidR="00627363" w:rsidRPr="00627363">
              <w:rPr>
                <w:i/>
              </w:rPr>
            </w:r>
            <w:r w:rsidR="00627363" w:rsidRPr="00627363">
              <w:rPr>
                <w:i/>
              </w:rPr>
              <w:fldChar w:fldCharType="separate"/>
            </w:r>
            <w:r w:rsidR="00627363" w:rsidRPr="00627363">
              <w:rPr>
                <w:i/>
              </w:rPr>
              <w:t>Homonym_Pair</w:t>
            </w:r>
            <w:r w:rsidR="00627363" w:rsidRPr="00627363">
              <w:rPr>
                <w:i/>
              </w:rPr>
              <w:fldChar w:fldCharType="end"/>
            </w:r>
            <w:r w:rsidR="00627363">
              <w:t xml:space="preserve"> record.</w:t>
            </w:r>
          </w:p>
          <w:p w14:paraId="5C95EBCA" w14:textId="77777777" w:rsidR="00574AC6" w:rsidRDefault="00574AC6" w:rsidP="00EB48F5">
            <w:pPr>
              <w:pStyle w:val="TableRow"/>
              <w:keepNext/>
              <w:numPr>
                <w:ilvl w:val="0"/>
                <w:numId w:val="66"/>
              </w:numPr>
            </w:pPr>
            <w:r>
              <w:t xml:space="preserve">When comparing terms to decide whether concepts are potential synonyms, formatting differences are ignored—i.e. the comparison is based on </w:t>
            </w:r>
            <w:r>
              <w:rPr>
                <w:i/>
              </w:rPr>
              <w:t>Term.Language_Key</w:t>
            </w:r>
            <w:r>
              <w:t xml:space="preserve"> and </w:t>
            </w:r>
            <w:r>
              <w:rPr>
                <w:i/>
              </w:rPr>
              <w:t>Term.Plaintext</w:t>
            </w:r>
            <w:r>
              <w:t xml:space="preserve"> only.</w:t>
            </w:r>
          </w:p>
        </w:tc>
      </w:tr>
    </w:tbl>
    <w:p w14:paraId="1A598B29" w14:textId="77777777" w:rsidR="00814047" w:rsidRDefault="00814047" w:rsidP="00814047"/>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14047" w14:paraId="3EA2E12A" w14:textId="77777777" w:rsidTr="005D0958">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783C5C03" w14:textId="77777777" w:rsidR="00814047" w:rsidRDefault="00814047" w:rsidP="005D0958">
            <w:pPr>
              <w:pStyle w:val="TableTitle"/>
            </w:pPr>
            <w:r>
              <w:t>Window Controls</w:t>
            </w:r>
          </w:p>
        </w:tc>
      </w:tr>
      <w:tr w:rsidR="00814047" w14:paraId="07B8D028"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A4EEB0" w14:textId="77777777" w:rsidR="00814047" w:rsidRDefault="00814047" w:rsidP="005D0958">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7659508" w14:textId="77777777" w:rsidR="00814047" w:rsidRDefault="00814047" w:rsidP="005D0958">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2F130523" w14:textId="77777777" w:rsidR="00814047" w:rsidRDefault="00814047" w:rsidP="005D0958">
            <w:pPr>
              <w:pStyle w:val="TableColumnTitles"/>
              <w:keepNext/>
            </w:pPr>
            <w:r>
              <w:rPr>
                <w:i/>
              </w:rPr>
              <w:t>Attribute</w:t>
            </w:r>
            <w:r>
              <w:t xml:space="preserve"> Action</w:t>
            </w:r>
          </w:p>
        </w:tc>
      </w:tr>
      <w:tr w:rsidR="00814047" w14:paraId="6E752F57" w14:textId="77777777" w:rsidTr="005D0958">
        <w:tc>
          <w:tcPr>
            <w:tcW w:w="1890" w:type="dxa"/>
            <w:tcBorders>
              <w:top w:val="single" w:sz="6" w:space="0" w:color="auto"/>
              <w:left w:val="single" w:sz="6" w:space="0" w:color="auto"/>
              <w:bottom w:val="single" w:sz="6" w:space="0" w:color="auto"/>
              <w:right w:val="single" w:sz="6" w:space="0" w:color="auto"/>
            </w:tcBorders>
            <w:shd w:val="clear" w:color="auto" w:fill="auto"/>
          </w:tcPr>
          <w:p w14:paraId="58164A19" w14:textId="77777777" w:rsidR="00814047" w:rsidRDefault="00814047" w:rsidP="005D0958">
            <w:pPr>
              <w:pStyle w:val="TableRow"/>
            </w:pPr>
            <w:r>
              <w:t>sgScanResults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6A258A6E" w14:textId="77777777" w:rsidR="00814047" w:rsidRDefault="00814047" w:rsidP="005D0958">
            <w:pPr>
              <w:pStyle w:val="TableRow"/>
            </w:pPr>
            <w:r>
              <w:t>TDSSStringGrid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D3C86A3" w14:textId="77777777" w:rsidR="00814047" w:rsidRPr="002C18A8" w:rsidRDefault="00814047" w:rsidP="005D0958">
            <w:pPr>
              <w:pStyle w:val="TableRow"/>
              <w:rPr>
                <w:i/>
              </w:rPr>
            </w:pPr>
            <w:r w:rsidRPr="002C18A8">
              <w:rPr>
                <w:i/>
              </w:rPr>
              <w:t>Concept, Concept_Group, Term</w:t>
            </w:r>
          </w:p>
          <w:p w14:paraId="5605EB89" w14:textId="77777777" w:rsidR="00814047" w:rsidRDefault="00814047" w:rsidP="005D0958">
            <w:pPr>
              <w:pStyle w:val="TableRow"/>
            </w:pPr>
            <w:r>
              <w:t xml:space="preserve">Grid containing </w:t>
            </w:r>
            <w:r w:rsidR="00870E12">
              <w:t xml:space="preserve">8 </w:t>
            </w:r>
            <w:r>
              <w:t>columns. In “Potential Synonyms” mode, the columns are:</w:t>
            </w:r>
          </w:p>
          <w:p w14:paraId="3C29DC2F" w14:textId="77777777" w:rsidR="00814047" w:rsidRDefault="00814047" w:rsidP="00520082">
            <w:pPr>
              <w:pStyle w:val="TableRow"/>
              <w:numPr>
                <w:ilvl w:val="0"/>
                <w:numId w:val="40"/>
              </w:numPr>
            </w:pPr>
            <w:r>
              <w:t>Concept: Displays the preferred term of the concept found to have potential synonyms.</w:t>
            </w:r>
          </w:p>
          <w:p w14:paraId="2CF0C2C1" w14:textId="77777777" w:rsidR="00870E12" w:rsidRDefault="00870E12" w:rsidP="00520082">
            <w:pPr>
              <w:pStyle w:val="TableRow"/>
              <w:numPr>
                <w:ilvl w:val="0"/>
                <w:numId w:val="40"/>
              </w:numPr>
            </w:pPr>
            <w:r>
              <w:t>Authority: Displays the authority of the concept group for which the concept in the first column is in.</w:t>
            </w:r>
          </w:p>
          <w:p w14:paraId="2B6C2B20" w14:textId="77777777" w:rsidR="00814047" w:rsidRDefault="00814047" w:rsidP="00520082">
            <w:pPr>
              <w:pStyle w:val="TableRow"/>
              <w:numPr>
                <w:ilvl w:val="0"/>
                <w:numId w:val="40"/>
              </w:numPr>
            </w:pPr>
            <w:r>
              <w:lastRenderedPageBreak/>
              <w:t>Concept Group: Displays the group of the concept in first column.</w:t>
            </w:r>
          </w:p>
          <w:p w14:paraId="6FBF2943" w14:textId="77777777" w:rsidR="00814047" w:rsidRDefault="00814047" w:rsidP="00520082">
            <w:pPr>
              <w:pStyle w:val="TableRow"/>
              <w:numPr>
                <w:ilvl w:val="0"/>
                <w:numId w:val="40"/>
              </w:numPr>
            </w:pPr>
            <w:r>
              <w:t>Potential Synonym: Displays the preferred term of the potential synonym to the concept in first column.</w:t>
            </w:r>
          </w:p>
          <w:p w14:paraId="139EE9DA" w14:textId="77777777" w:rsidR="00870E12" w:rsidRDefault="00870E12" w:rsidP="00520082">
            <w:pPr>
              <w:pStyle w:val="TableRow"/>
              <w:numPr>
                <w:ilvl w:val="0"/>
                <w:numId w:val="40"/>
              </w:numPr>
            </w:pPr>
            <w:r>
              <w:t>Authority: Displays the authority of the concept group for which the potential synoym is in.</w:t>
            </w:r>
          </w:p>
          <w:p w14:paraId="527E0312" w14:textId="77777777" w:rsidR="00814047" w:rsidRDefault="00814047" w:rsidP="00520082">
            <w:pPr>
              <w:pStyle w:val="TableRow"/>
              <w:numPr>
                <w:ilvl w:val="0"/>
                <w:numId w:val="40"/>
              </w:numPr>
            </w:pPr>
            <w:r>
              <w:t>Concept Group: Displays the concept group of the potential synonym.</w:t>
            </w:r>
          </w:p>
          <w:p w14:paraId="4748B031" w14:textId="77777777" w:rsidR="00814047" w:rsidRDefault="00814047" w:rsidP="00520082">
            <w:pPr>
              <w:pStyle w:val="TableRow"/>
              <w:numPr>
                <w:ilvl w:val="0"/>
                <w:numId w:val="40"/>
              </w:numPr>
            </w:pPr>
            <w:r>
              <w:t>Shared Term: Displays the term common to both concept and potential synonym.</w:t>
            </w:r>
          </w:p>
          <w:p w14:paraId="4A9C1BCC" w14:textId="77777777" w:rsidR="00814047" w:rsidRDefault="00DA4775" w:rsidP="00520082">
            <w:pPr>
              <w:pStyle w:val="TableRow"/>
              <w:numPr>
                <w:ilvl w:val="0"/>
                <w:numId w:val="40"/>
              </w:numPr>
            </w:pPr>
            <w:r>
              <w:t xml:space="preserve">Resolution: </w:t>
            </w:r>
            <w:r w:rsidR="00575B1F">
              <w:t>When it receives the input focus, each cell d</w:t>
            </w:r>
            <w:r>
              <w:t xml:space="preserve">isplays </w:t>
            </w:r>
            <w:r w:rsidR="00575B1F">
              <w:t xml:space="preserve">a </w:t>
            </w:r>
            <w:r>
              <w:t>drop-down list containing the items “To be processed” (selected by default), “Make synonym” and “Not a synonym”</w:t>
            </w:r>
            <w:r w:rsidR="00F71D32">
              <w:t>.</w:t>
            </w:r>
          </w:p>
          <w:p w14:paraId="61E32C56" w14:textId="77777777" w:rsidR="00F71D32" w:rsidRDefault="00F71D32" w:rsidP="00F71D32">
            <w:pPr>
              <w:pStyle w:val="TableRow"/>
              <w:ind w:left="360"/>
            </w:pPr>
            <w:r>
              <w:t>To the right of the column name is an arrow pointing down; if this is clicked, a pop-up menu is displayed containing the items “To be processed”, “Make synonym” and “Not a synonym” all of which may be checked, and are checked by default. Clearing the check mark next to one of these menu items hides the rows with that resolution selected in this grid.</w:t>
            </w:r>
          </w:p>
          <w:p w14:paraId="6328C72A" w14:textId="77777777" w:rsidR="00796439" w:rsidRDefault="00796439" w:rsidP="00F71D32">
            <w:pPr>
              <w:pStyle w:val="TableRow"/>
              <w:ind w:left="360"/>
            </w:pPr>
            <w:r>
              <w:t xml:space="preserve">When “Make synonym” or “Not a synonym” are selected and the grid lists other concepts that are synonyms of the potential synonym then a </w:t>
            </w:r>
            <w:r w:rsidR="00F35A1E">
              <w:t xml:space="preserve">message box </w:t>
            </w:r>
            <w:r>
              <w:t xml:space="preserve">is displayed </w:t>
            </w:r>
            <w:r w:rsidR="00F35A1E">
              <w:t xml:space="preserve">warning the user that this will set the resolution for all of these concepts and asking if they want to continue. If the user </w:t>
            </w:r>
            <w:r w:rsidR="00CB0673">
              <w:t xml:space="preserve">decides </w:t>
            </w:r>
            <w:r w:rsidR="00F35A1E">
              <w:t xml:space="preserve">not </w:t>
            </w:r>
            <w:r w:rsidR="00CB0673">
              <w:t>to</w:t>
            </w:r>
            <w:r w:rsidR="00F35A1E">
              <w:t xml:space="preserve"> continue then the resolution is reverted to its previous value; otherwise it is updated for all visible synonyms of the potential synonym.</w:t>
            </w:r>
          </w:p>
          <w:p w14:paraId="2E6D93FD" w14:textId="77777777" w:rsidR="00814047" w:rsidRDefault="00814047" w:rsidP="005D0958">
            <w:pPr>
              <w:pStyle w:val="TableRow"/>
            </w:pPr>
            <w:r>
              <w:t>In “Duplicate Terms” mode, the columns are:</w:t>
            </w:r>
          </w:p>
          <w:p w14:paraId="3CD322CF" w14:textId="77777777" w:rsidR="00814047" w:rsidRDefault="00814047" w:rsidP="00520082">
            <w:pPr>
              <w:pStyle w:val="TableRow"/>
              <w:numPr>
                <w:ilvl w:val="0"/>
                <w:numId w:val="41"/>
              </w:numPr>
            </w:pPr>
            <w:r>
              <w:t>Term: Displays the term found duplicated.</w:t>
            </w:r>
          </w:p>
          <w:p w14:paraId="0AEB2722" w14:textId="77777777" w:rsidR="00814047" w:rsidRDefault="00814047" w:rsidP="00520082">
            <w:pPr>
              <w:pStyle w:val="TableRow"/>
              <w:numPr>
                <w:ilvl w:val="0"/>
                <w:numId w:val="41"/>
              </w:numPr>
            </w:pPr>
            <w:r>
              <w:t>Used by Concept: Displays the preferred term of the first concept using the term.</w:t>
            </w:r>
          </w:p>
          <w:p w14:paraId="7A490536" w14:textId="77777777" w:rsidR="00870E12" w:rsidRDefault="00870E12" w:rsidP="00520082">
            <w:pPr>
              <w:pStyle w:val="TableRow"/>
              <w:numPr>
                <w:ilvl w:val="0"/>
                <w:numId w:val="40"/>
              </w:numPr>
            </w:pPr>
            <w:r>
              <w:lastRenderedPageBreak/>
              <w:t>Authority: Displays the authority of the concept group for which the first concept is in.</w:t>
            </w:r>
          </w:p>
          <w:p w14:paraId="5E59DBDB" w14:textId="77777777" w:rsidR="00814047" w:rsidRDefault="00814047" w:rsidP="00520082">
            <w:pPr>
              <w:pStyle w:val="TableRow"/>
              <w:numPr>
                <w:ilvl w:val="0"/>
                <w:numId w:val="41"/>
              </w:numPr>
            </w:pPr>
            <w:r>
              <w:t>Concept Group: Display the group of the first concept.</w:t>
            </w:r>
          </w:p>
          <w:p w14:paraId="3854487C" w14:textId="77777777" w:rsidR="00814047" w:rsidRDefault="00814047" w:rsidP="00520082">
            <w:pPr>
              <w:pStyle w:val="TableRow"/>
              <w:numPr>
                <w:ilvl w:val="0"/>
                <w:numId w:val="41"/>
              </w:numPr>
            </w:pPr>
            <w:r>
              <w:t>Duplicated by Concept: Displays the preferred term of the second concept using the term.</w:t>
            </w:r>
          </w:p>
          <w:p w14:paraId="146D946B" w14:textId="77777777" w:rsidR="00870E12" w:rsidRDefault="00870E12" w:rsidP="00520082">
            <w:pPr>
              <w:pStyle w:val="TableRow"/>
              <w:numPr>
                <w:ilvl w:val="0"/>
                <w:numId w:val="40"/>
              </w:numPr>
            </w:pPr>
            <w:r>
              <w:t>Authority: Displays the authority of the concept group for which the second concept is in.</w:t>
            </w:r>
          </w:p>
          <w:p w14:paraId="4AE37867" w14:textId="77777777" w:rsidR="00814047" w:rsidRDefault="00814047" w:rsidP="00520082">
            <w:pPr>
              <w:pStyle w:val="TableRow"/>
              <w:numPr>
                <w:ilvl w:val="0"/>
                <w:numId w:val="41"/>
              </w:numPr>
            </w:pPr>
            <w:r>
              <w:t>Concept Group: Displays the group of the second concept.</w:t>
            </w:r>
          </w:p>
          <w:p w14:paraId="138EF5B7" w14:textId="77777777" w:rsidR="00814047" w:rsidRDefault="00814047" w:rsidP="00520082">
            <w:pPr>
              <w:pStyle w:val="TableRow"/>
              <w:numPr>
                <w:ilvl w:val="0"/>
                <w:numId w:val="41"/>
              </w:numPr>
            </w:pPr>
            <w:r>
              <w:t>Resolve terms to single record: Displays checkboxes. Each row checked will be processed. All not checked will be ignored.</w:t>
            </w:r>
          </w:p>
        </w:tc>
      </w:tr>
      <w:tr w:rsidR="00814047" w14:paraId="12D03244"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A60FD9" w14:textId="77777777" w:rsidR="00814047" w:rsidRDefault="00814047" w:rsidP="005D0958">
            <w:pPr>
              <w:pStyle w:val="TableRow"/>
            </w:pPr>
            <w:r>
              <w:lastRenderedPageBreak/>
              <w:t>chkResolveDuplicates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DBAB966" w14:textId="77777777" w:rsidR="00814047" w:rsidRDefault="00814047" w:rsidP="005D0958">
            <w:pPr>
              <w:pStyle w:val="TableRow"/>
            </w:pPr>
            <w:r>
              <w:t>TCheckBox</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F672F0F" w14:textId="77777777" w:rsidR="00814047" w:rsidRDefault="00814047" w:rsidP="005D0958">
            <w:pPr>
              <w:pStyle w:val="TableRow"/>
            </w:pPr>
            <w:r>
              <w:t>Displayed only for Potential Synonyms.</w:t>
            </w:r>
          </w:p>
          <w:p w14:paraId="54852458" w14:textId="77777777" w:rsidR="00814047" w:rsidRDefault="00814047" w:rsidP="005D0958">
            <w:pPr>
              <w:pStyle w:val="TableRow"/>
            </w:pPr>
            <w:r>
              <w:t>When checked, all processed synonyms that have duplicated term records (same term and language) are resolved to a single term record and the other record discarded.</w:t>
            </w:r>
          </w:p>
        </w:tc>
      </w:tr>
      <w:tr w:rsidR="00814047" w14:paraId="022966EB"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8251C90" w14:textId="77777777" w:rsidR="00814047" w:rsidRDefault="00814047" w:rsidP="005D0958">
            <w:pPr>
              <w:pStyle w:val="TableRow"/>
            </w:pPr>
            <w:r>
              <w:lastRenderedPageBreak/>
              <w:t>sgSelectedItem</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2C5B38E" w14:textId="77777777" w:rsidR="00814047" w:rsidRDefault="00814047" w:rsidP="005D0958">
            <w:pPr>
              <w:pStyle w:val="TableRow"/>
            </w:pPr>
            <w:r>
              <w:t>TDSSStringGrid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5861000" w14:textId="77777777" w:rsidR="00814047" w:rsidRDefault="00814047" w:rsidP="005D0958">
            <w:pPr>
              <w:pStyle w:val="TableRow"/>
            </w:pPr>
            <w:r>
              <w:t xml:space="preserve">Grid containing </w:t>
            </w:r>
            <w:r w:rsidR="00870E12">
              <w:t xml:space="preserve">7 </w:t>
            </w:r>
            <w:r>
              <w:t>columns. The content of the first row (Preferred Term) is displayed in bold.</w:t>
            </w:r>
          </w:p>
          <w:p w14:paraId="5320996E" w14:textId="77777777" w:rsidR="00814047" w:rsidRDefault="00814047" w:rsidP="00520082">
            <w:pPr>
              <w:pStyle w:val="TableRow"/>
              <w:numPr>
                <w:ilvl w:val="0"/>
                <w:numId w:val="42"/>
              </w:numPr>
            </w:pPr>
            <w:r>
              <w:t>[Fixed column]: Displays “Preferred Term” on first cell. Subsequent cells are drawn as if merged and only the second cell displays “Synonyms”.</w:t>
            </w:r>
          </w:p>
          <w:p w14:paraId="24AAEB1A" w14:textId="77777777" w:rsidR="00814047" w:rsidRDefault="00814047" w:rsidP="00520082">
            <w:pPr>
              <w:pStyle w:val="TableRow"/>
              <w:numPr>
                <w:ilvl w:val="0"/>
                <w:numId w:val="42"/>
              </w:numPr>
            </w:pPr>
            <w:r>
              <w:t>Term: Displays the term for the concept selected in the top grid and its synonyms.</w:t>
            </w:r>
          </w:p>
          <w:p w14:paraId="4C0A0BA0" w14:textId="77777777" w:rsidR="00870E12" w:rsidRDefault="00870E12" w:rsidP="00520082">
            <w:pPr>
              <w:pStyle w:val="TableRow"/>
              <w:numPr>
                <w:ilvl w:val="0"/>
                <w:numId w:val="40"/>
              </w:numPr>
            </w:pPr>
            <w:bookmarkStart w:id="704" w:name="OLE_LINK1"/>
            <w:bookmarkStart w:id="705" w:name="OLE_LINK2"/>
            <w:r>
              <w:t>Authority: Displays the authority of the concept group for which the first concept is in.</w:t>
            </w:r>
          </w:p>
          <w:bookmarkEnd w:id="704"/>
          <w:bookmarkEnd w:id="705"/>
          <w:p w14:paraId="386CE865" w14:textId="77777777" w:rsidR="00814047" w:rsidRDefault="00814047" w:rsidP="00520082">
            <w:pPr>
              <w:pStyle w:val="TableRow"/>
              <w:numPr>
                <w:ilvl w:val="0"/>
                <w:numId w:val="42"/>
              </w:numPr>
            </w:pPr>
            <w:r>
              <w:t>Concept Group: Displays the group of the first concept.</w:t>
            </w:r>
          </w:p>
          <w:p w14:paraId="451C3A6A" w14:textId="77777777" w:rsidR="00814047" w:rsidRDefault="00814047" w:rsidP="00520082">
            <w:pPr>
              <w:pStyle w:val="TableRow"/>
              <w:numPr>
                <w:ilvl w:val="0"/>
                <w:numId w:val="42"/>
              </w:numPr>
            </w:pPr>
            <w:r>
              <w:t>[Links]: Displays arrows between matching terms from first and second concepts and their synonyms.</w:t>
            </w:r>
          </w:p>
          <w:p w14:paraId="66F9D889" w14:textId="77777777" w:rsidR="00814047" w:rsidRDefault="00814047" w:rsidP="00520082">
            <w:pPr>
              <w:pStyle w:val="TableRow"/>
              <w:numPr>
                <w:ilvl w:val="0"/>
                <w:numId w:val="42"/>
              </w:numPr>
            </w:pPr>
            <w:r>
              <w:t>Term: Displays the term for the second concept on the selected row in the top grid, and its own synonyms.</w:t>
            </w:r>
          </w:p>
          <w:p w14:paraId="19F4EC6B" w14:textId="77777777" w:rsidR="00870E12" w:rsidRDefault="00870E12" w:rsidP="00520082">
            <w:pPr>
              <w:pStyle w:val="TableRow"/>
              <w:numPr>
                <w:ilvl w:val="0"/>
                <w:numId w:val="40"/>
              </w:numPr>
            </w:pPr>
            <w:r>
              <w:t>Authority: Displays the authority of the concept group for which the second concept is in.</w:t>
            </w:r>
          </w:p>
          <w:p w14:paraId="641E86E2" w14:textId="77777777" w:rsidR="00814047" w:rsidRDefault="00814047" w:rsidP="00520082">
            <w:pPr>
              <w:pStyle w:val="TableRow"/>
              <w:numPr>
                <w:ilvl w:val="0"/>
                <w:numId w:val="42"/>
              </w:numPr>
            </w:pPr>
            <w:r>
              <w:t>Concept Group: Displays the group of the second concept.</w:t>
            </w:r>
          </w:p>
        </w:tc>
      </w:tr>
      <w:tr w:rsidR="00814047" w14:paraId="34618BAF"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95DFE8C" w14:textId="77777777" w:rsidR="00814047" w:rsidRDefault="00814047" w:rsidP="005D0958">
            <w:pPr>
              <w:pStyle w:val="TableRow"/>
            </w:pPr>
            <w:r>
              <w:t>btnSelection</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5FAE4AD" w14:textId="77777777" w:rsidR="00814047" w:rsidRDefault="00814047" w:rsidP="005D0958">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523AAF0" w14:textId="77777777" w:rsidR="00814047" w:rsidRDefault="00814047" w:rsidP="005D0958">
            <w:pPr>
              <w:pStyle w:val="TableRow"/>
            </w:pPr>
            <w:r>
              <w:t>Toggle selection in top grid. The caption alternates between “Unselect All” and “Select All” accordingly.</w:t>
            </w:r>
          </w:p>
        </w:tc>
      </w:tr>
      <w:tr w:rsidR="00814047" w14:paraId="2AF2032A" w14:textId="77777777" w:rsidTr="005D095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D3891E4" w14:textId="77777777" w:rsidR="00814047" w:rsidRDefault="00814047" w:rsidP="005D0958">
            <w:pPr>
              <w:pStyle w:val="TableRow"/>
            </w:pPr>
            <w:r>
              <w:lastRenderedPageBreak/>
              <w:t>btnProceed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E419F16" w14:textId="77777777" w:rsidR="00814047" w:rsidRDefault="00814047" w:rsidP="005D0958">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680DEDD" w14:textId="77777777" w:rsidR="00814047" w:rsidRDefault="00814047" w:rsidP="005D0958">
            <w:pPr>
              <w:pStyle w:val="TableRow"/>
            </w:pPr>
            <w:r>
              <w:t xml:space="preserve">If the mode </w:t>
            </w:r>
            <w:r w:rsidR="0011600B">
              <w:t xml:space="preserve">is </w:t>
            </w:r>
            <w:r>
              <w:t>Potential Synonyms, the selected concepts are made synonyms. Also processed duplicate terms if required.</w:t>
            </w:r>
          </w:p>
          <w:p w14:paraId="28F2B641" w14:textId="77777777" w:rsidR="00814047" w:rsidRDefault="00814047" w:rsidP="005D0958">
            <w:pPr>
              <w:pStyle w:val="TableRow"/>
            </w:pPr>
            <w:r>
              <w:t xml:space="preserve">If the mode is Duplicate Terms, the selected terms are resolved to a single term record and the other record discarded.  </w:t>
            </w:r>
          </w:p>
          <w:p w14:paraId="024699A8" w14:textId="77777777" w:rsidR="0011600B" w:rsidRDefault="0011600B" w:rsidP="005D0958">
            <w:pPr>
              <w:pStyle w:val="TableRow"/>
            </w:pPr>
            <w:r>
              <w:t>After the processing has finished, if all of the following are true:</w:t>
            </w:r>
          </w:p>
          <w:p w14:paraId="698184CA" w14:textId="77777777" w:rsidR="0011600B" w:rsidRDefault="0011600B" w:rsidP="0011600B">
            <w:pPr>
              <w:pStyle w:val="TableRow"/>
              <w:numPr>
                <w:ilvl w:val="0"/>
                <w:numId w:val="42"/>
              </w:numPr>
            </w:pPr>
            <w:r>
              <w:t>The mode is Potential Synonyms</w:t>
            </w:r>
          </w:p>
          <w:p w14:paraId="28D03385" w14:textId="77777777" w:rsidR="009E0779" w:rsidRDefault="0011600B" w:rsidP="0011600B">
            <w:pPr>
              <w:pStyle w:val="TableRow"/>
              <w:numPr>
                <w:ilvl w:val="0"/>
                <w:numId w:val="42"/>
              </w:numPr>
            </w:pPr>
            <w:r>
              <w:t>The checker was run for an entire concept group (i.e. not as the result of an import</w:t>
            </w:r>
            <w:r w:rsidR="000410E5">
              <w:t>, and not across all domains</w:t>
            </w:r>
            <w:r>
              <w:t>)</w:t>
            </w:r>
          </w:p>
          <w:p w14:paraId="565542A4" w14:textId="77777777" w:rsidR="0011600B" w:rsidRDefault="009E0779" w:rsidP="0011600B">
            <w:pPr>
              <w:pStyle w:val="TableRow"/>
              <w:numPr>
                <w:ilvl w:val="0"/>
                <w:numId w:val="42"/>
              </w:numPr>
            </w:pPr>
            <w:r>
              <w:t>T</w:t>
            </w:r>
            <w:r w:rsidR="007655B6">
              <w:t>he number of potential synonyms returned by the search is less than the limit specified by the user.</w:t>
            </w:r>
          </w:p>
          <w:p w14:paraId="1FEA78CE" w14:textId="77777777" w:rsidR="0011600B" w:rsidRDefault="0011600B" w:rsidP="0011600B">
            <w:pPr>
              <w:pStyle w:val="TableRow"/>
              <w:numPr>
                <w:ilvl w:val="0"/>
                <w:numId w:val="42"/>
              </w:numPr>
            </w:pPr>
            <w:r>
              <w:t xml:space="preserve">The checker was looking for synonyms </w:t>
            </w:r>
            <w:r w:rsidR="009E0779">
              <w:t xml:space="preserve">within all domains </w:t>
            </w:r>
            <w:r w:rsidR="0057534D">
              <w:t>(i.e. not only within a single concept group)</w:t>
            </w:r>
            <w:r w:rsidR="007655B6">
              <w:t>.</w:t>
            </w:r>
          </w:p>
          <w:p w14:paraId="0129278B" w14:textId="77777777" w:rsidR="0011600B" w:rsidRDefault="0011600B" w:rsidP="0011600B">
            <w:pPr>
              <w:pStyle w:val="TableRow"/>
              <w:numPr>
                <w:ilvl w:val="0"/>
                <w:numId w:val="42"/>
              </w:numPr>
            </w:pPr>
            <w:r>
              <w:t>A resolution was selected for all of the outstanding pairs (i.e. none of them was left with “To be processed” as the selected resolution)</w:t>
            </w:r>
          </w:p>
          <w:p w14:paraId="22DEB586" w14:textId="77777777" w:rsidR="0011600B" w:rsidRPr="0011600B" w:rsidRDefault="0011600B" w:rsidP="0011600B">
            <w:pPr>
              <w:pStyle w:val="TableRow"/>
            </w:pPr>
            <w:r>
              <w:t xml:space="preserve">...then displays the confirmation prompt: “Would you like to sign off the current state of this concept group?” with </w:t>
            </w:r>
            <w:r>
              <w:rPr>
                <w:b/>
              </w:rPr>
              <w:t>Yes</w:t>
            </w:r>
            <w:r>
              <w:t xml:space="preserve"> and </w:t>
            </w:r>
            <w:r>
              <w:rPr>
                <w:b/>
              </w:rPr>
              <w:t>No</w:t>
            </w:r>
            <w:r>
              <w:t xml:space="preserve"> buttons. If the user presses the </w:t>
            </w:r>
            <w:r>
              <w:rPr>
                <w:b/>
              </w:rPr>
              <w:t>Yes</w:t>
            </w:r>
            <w:r>
              <w:t xml:space="preserve"> button then inserts a </w:t>
            </w:r>
            <w:r w:rsidRPr="008B1223">
              <w:rPr>
                <w:i/>
              </w:rPr>
              <w:fldChar w:fldCharType="begin"/>
            </w:r>
            <w:r w:rsidRPr="008B1223">
              <w:rPr>
                <w:i/>
              </w:rPr>
              <w:instrText xml:space="preserve"> REF _Ref292703344 \h  \* MERGEFORMAT </w:instrText>
            </w:r>
            <w:r w:rsidRPr="008B1223">
              <w:rPr>
                <w:i/>
              </w:rPr>
            </w:r>
            <w:r w:rsidRPr="008B1223">
              <w:rPr>
                <w:i/>
              </w:rPr>
              <w:fldChar w:fldCharType="separate"/>
            </w:r>
            <w:r w:rsidRPr="008B1223">
              <w:rPr>
                <w:i/>
              </w:rPr>
              <w:t>Concept_Group_Quality_Check</w:t>
            </w:r>
            <w:r w:rsidRPr="008B1223">
              <w:rPr>
                <w:i/>
              </w:rPr>
              <w:fldChar w:fldCharType="end"/>
            </w:r>
            <w:r>
              <w:t xml:space="preserve"> for the concept, with </w:t>
            </w:r>
            <w:r>
              <w:rPr>
                <w:i/>
              </w:rPr>
              <w:t>Checked_Date_Time</w:t>
            </w:r>
            <w:r>
              <w:t xml:space="preserve"> equal to the current date and time, and </w:t>
            </w:r>
            <w:r>
              <w:rPr>
                <w:i/>
              </w:rPr>
              <w:t>Checked_By_User_Key</w:t>
            </w:r>
            <w:r>
              <w:t xml:space="preserve"> identifying the current user.</w:t>
            </w:r>
          </w:p>
          <w:p w14:paraId="54E687BB" w14:textId="77777777" w:rsidR="00814047" w:rsidRDefault="00814047" w:rsidP="005D0958">
            <w:pPr>
              <w:pStyle w:val="TableRow"/>
            </w:pPr>
            <w:r>
              <w:t>The screen closes after the processing has finished.</w:t>
            </w:r>
          </w:p>
        </w:tc>
      </w:tr>
    </w:tbl>
    <w:p w14:paraId="2170258C" w14:textId="77777777" w:rsidR="00AE7D26" w:rsidRDefault="00AE7D26" w:rsidP="00512EFF"/>
    <w:p w14:paraId="665D23AE" w14:textId="77777777" w:rsidR="00775E2E" w:rsidRDefault="00775E2E" w:rsidP="00183041">
      <w:pPr>
        <w:pStyle w:val="Heading4"/>
        <w:tabs>
          <w:tab w:val="num" w:pos="1080"/>
        </w:tabs>
      </w:pPr>
      <w:bookmarkStart w:id="706" w:name="_Toc292879000"/>
      <w:bookmarkStart w:id="707" w:name="_Toc138654039"/>
      <w:r>
        <w:lastRenderedPageBreak/>
        <w:t>Base MDI Child</w:t>
      </w:r>
      <w:bookmarkEnd w:id="706"/>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775E2E" w14:paraId="0032A30F" w14:textId="77777777" w:rsidTr="000677DD">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1E2EB06A" w14:textId="77777777" w:rsidR="00775E2E" w:rsidRDefault="00775E2E" w:rsidP="000677DD">
            <w:pPr>
              <w:pStyle w:val="TableTitle"/>
            </w:pPr>
            <w:r>
              <w:t>Window Name: TBaseMDIChildEditor</w:t>
            </w:r>
          </w:p>
        </w:tc>
      </w:tr>
      <w:tr w:rsidR="00775E2E" w14:paraId="0E345696" w14:textId="77777777" w:rsidTr="000677DD">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31A6340B" w14:textId="77777777" w:rsidR="00775E2E" w:rsidRDefault="00775E2E" w:rsidP="000677DD">
            <w:pPr>
              <w:pStyle w:val="TableRow"/>
              <w:keepNext/>
              <w:jc w:val="both"/>
            </w:pPr>
            <w:r>
              <w:rPr>
                <w:b/>
              </w:rPr>
              <w:t>Inherits</w:t>
            </w:r>
            <w:r>
              <w:t>:  TForm</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0274950" w14:textId="77777777" w:rsidR="00775E2E" w:rsidRDefault="00775E2E" w:rsidP="000677DD">
            <w:pPr>
              <w:pStyle w:val="TableRow"/>
              <w:keepNext/>
              <w:jc w:val="both"/>
            </w:pPr>
            <w:r>
              <w:rPr>
                <w:b/>
              </w:rPr>
              <w:t>Unit File Name</w:t>
            </w:r>
            <w:r>
              <w:t>: BaseMDIChildUnit.pas</w:t>
            </w:r>
          </w:p>
        </w:tc>
      </w:tr>
      <w:tr w:rsidR="00775E2E" w14:paraId="239BE203" w14:textId="77777777" w:rsidTr="000677D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8EA67C7" w14:textId="77777777" w:rsidR="00775E2E" w:rsidRDefault="00775E2E" w:rsidP="000677DD">
            <w:pPr>
              <w:pStyle w:val="TableRow"/>
              <w:keepNext/>
            </w:pPr>
            <w:r>
              <w:rPr>
                <w:b/>
              </w:rPr>
              <w:t>Entities</w:t>
            </w:r>
            <w:r>
              <w:t>: Defined in derived classes</w:t>
            </w:r>
          </w:p>
        </w:tc>
      </w:tr>
      <w:tr w:rsidR="00775E2E" w14:paraId="0BD18C18" w14:textId="77777777" w:rsidTr="000677D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E3A40B8" w14:textId="77777777" w:rsidR="00775E2E" w:rsidRDefault="00775E2E" w:rsidP="000677DD">
            <w:pPr>
              <w:pStyle w:val="TableRow"/>
              <w:keepNext/>
            </w:pPr>
            <w:r>
              <w:rPr>
                <w:b/>
              </w:rPr>
              <w:t>Calls</w:t>
            </w:r>
            <w:r>
              <w:t>: None</w:t>
            </w:r>
          </w:p>
        </w:tc>
      </w:tr>
      <w:tr w:rsidR="00775E2E" w14:paraId="49DD66D6" w14:textId="77777777" w:rsidTr="000677D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00F81F82" w14:textId="77777777" w:rsidR="00775E2E" w:rsidRDefault="00775E2E" w:rsidP="000677DD">
            <w:pPr>
              <w:pStyle w:val="TableRow"/>
              <w:keepNext/>
            </w:pPr>
            <w:r>
              <w:rPr>
                <w:b/>
              </w:rPr>
              <w:t>Returns</w:t>
            </w:r>
            <w:r>
              <w:t xml:space="preserve"> </w:t>
            </w:r>
            <w:r>
              <w:rPr>
                <w:b/>
              </w:rPr>
              <w:t>To</w:t>
            </w:r>
            <w:r>
              <w:t>: None</w:t>
            </w:r>
          </w:p>
        </w:tc>
      </w:tr>
      <w:tr w:rsidR="00775E2E" w14:paraId="350EC885" w14:textId="77777777" w:rsidTr="000677D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DBF0AD1" w14:textId="77777777" w:rsidR="00775E2E" w:rsidRPr="005C1110" w:rsidRDefault="00775E2E" w:rsidP="000677DD">
            <w:pPr>
              <w:pStyle w:val="TableRow"/>
              <w:keepNext/>
            </w:pPr>
            <w:r>
              <w:rPr>
                <w:b/>
              </w:rPr>
              <w:t>Description</w:t>
            </w:r>
            <w:r>
              <w:t xml:space="preserve">: Base class for MDI child screens in the Thesaurus Browser.  Provides support for MDI buttons when child screens are maximised. </w:t>
            </w:r>
          </w:p>
        </w:tc>
      </w:tr>
    </w:tbl>
    <w:p w14:paraId="132F72EE" w14:textId="77777777" w:rsidR="00775E2E" w:rsidRDefault="00775E2E" w:rsidP="00775E2E"/>
    <w:p w14:paraId="1E58DB6C" w14:textId="77777777" w:rsidR="00775E2E" w:rsidRPr="00775E2E" w:rsidRDefault="00775E2E" w:rsidP="00775E2E"/>
    <w:p w14:paraId="51E6723C" w14:textId="77777777" w:rsidR="00183041" w:rsidRDefault="00183041" w:rsidP="00183041">
      <w:pPr>
        <w:pStyle w:val="Heading4"/>
        <w:tabs>
          <w:tab w:val="num" w:pos="1080"/>
        </w:tabs>
      </w:pPr>
      <w:bookmarkStart w:id="708" w:name="_Toc292879001"/>
      <w:r>
        <w:t>Merge Data Items</w:t>
      </w:r>
      <w:r w:rsidR="008616D5">
        <w:t xml:space="preserve"> MDI child s</w:t>
      </w:r>
      <w:r>
        <w:t>creen</w:t>
      </w:r>
      <w:bookmarkEnd w:id="707"/>
      <w:bookmarkEnd w:id="708"/>
    </w:p>
    <w:p w14:paraId="10B943E3" w14:textId="4719D97B" w:rsidR="00775E2E" w:rsidRPr="00775E2E" w:rsidRDefault="005550DB" w:rsidP="00775E2E">
      <w:pPr>
        <w:jc w:val="center"/>
      </w:pPr>
      <w:r>
        <w:rPr>
          <w:noProof/>
          <w:lang w:eastAsia="en-GB"/>
        </w:rPr>
        <w:drawing>
          <wp:inline distT="0" distB="0" distL="0" distR="0" wp14:anchorId="4BCFE074" wp14:editId="1C000057">
            <wp:extent cx="5172075" cy="4133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72075" cy="4133850"/>
                    </a:xfrm>
                    <a:prstGeom prst="rect">
                      <a:avLst/>
                    </a:prstGeom>
                    <a:noFill/>
                    <a:ln>
                      <a:noFill/>
                    </a:ln>
                  </pic:spPr>
                </pic:pic>
              </a:graphicData>
            </a:graphic>
          </wp:inline>
        </w:drawing>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982"/>
        <w:gridCol w:w="4983"/>
      </w:tblGrid>
      <w:tr w:rsidR="00183041" w14:paraId="509BD593" w14:textId="77777777" w:rsidTr="000677DD">
        <w:tc>
          <w:tcPr>
            <w:tcW w:w="9965" w:type="dxa"/>
            <w:gridSpan w:val="2"/>
            <w:tcBorders>
              <w:top w:val="single" w:sz="12" w:space="0" w:color="auto"/>
              <w:bottom w:val="single" w:sz="12" w:space="0" w:color="auto"/>
            </w:tcBorders>
            <w:shd w:val="clear" w:color="auto" w:fill="C0C0C0"/>
          </w:tcPr>
          <w:p w14:paraId="2E6E1802" w14:textId="77777777" w:rsidR="00183041" w:rsidRDefault="00183041" w:rsidP="000677DD">
            <w:pPr>
              <w:pStyle w:val="TableTitle"/>
            </w:pPr>
            <w:r>
              <w:t>Window Name: frmMergeData</w:t>
            </w:r>
          </w:p>
        </w:tc>
      </w:tr>
      <w:tr w:rsidR="00183041" w14:paraId="60D74419" w14:textId="77777777" w:rsidTr="000677DD">
        <w:trPr>
          <w:cantSplit/>
        </w:trPr>
        <w:tc>
          <w:tcPr>
            <w:tcW w:w="4982" w:type="dxa"/>
            <w:tcBorders>
              <w:top w:val="single" w:sz="6" w:space="0" w:color="auto"/>
              <w:left w:val="single" w:sz="6" w:space="0" w:color="auto"/>
              <w:bottom w:val="single" w:sz="6" w:space="0" w:color="auto"/>
              <w:right w:val="single" w:sz="6" w:space="0" w:color="auto"/>
            </w:tcBorders>
          </w:tcPr>
          <w:p w14:paraId="055D41DF" w14:textId="77777777" w:rsidR="00183041" w:rsidRDefault="00183041" w:rsidP="000677DD">
            <w:pPr>
              <w:pStyle w:val="TableRow"/>
            </w:pPr>
            <w:r>
              <w:rPr>
                <w:b/>
              </w:rPr>
              <w:t>Inherites</w:t>
            </w:r>
            <w:r>
              <w:t>: T</w:t>
            </w:r>
            <w:r w:rsidR="00775E2E">
              <w:t>BaseMDIChild</w:t>
            </w:r>
          </w:p>
        </w:tc>
        <w:tc>
          <w:tcPr>
            <w:tcW w:w="4983" w:type="dxa"/>
            <w:tcBorders>
              <w:top w:val="single" w:sz="6" w:space="0" w:color="auto"/>
              <w:left w:val="single" w:sz="6" w:space="0" w:color="auto"/>
              <w:bottom w:val="single" w:sz="6" w:space="0" w:color="auto"/>
              <w:right w:val="single" w:sz="6" w:space="0" w:color="auto"/>
            </w:tcBorders>
          </w:tcPr>
          <w:p w14:paraId="65B4B6D7" w14:textId="77777777" w:rsidR="00183041" w:rsidRDefault="00183041" w:rsidP="000677DD">
            <w:pPr>
              <w:pStyle w:val="TableRow"/>
            </w:pPr>
            <w:r>
              <w:rPr>
                <w:b/>
              </w:rPr>
              <w:t>Unit File Name</w:t>
            </w:r>
            <w:r>
              <w:t>: MergeData</w:t>
            </w:r>
            <w:r w:rsidR="00775E2E">
              <w:t>.pas</w:t>
            </w:r>
          </w:p>
        </w:tc>
      </w:tr>
      <w:tr w:rsidR="00183041" w14:paraId="1CBA2079" w14:textId="77777777" w:rsidTr="000677DD">
        <w:tc>
          <w:tcPr>
            <w:tcW w:w="9965" w:type="dxa"/>
            <w:gridSpan w:val="2"/>
            <w:tcBorders>
              <w:top w:val="single" w:sz="6" w:space="0" w:color="auto"/>
              <w:left w:val="single" w:sz="6" w:space="0" w:color="auto"/>
              <w:bottom w:val="single" w:sz="6" w:space="0" w:color="auto"/>
              <w:right w:val="single" w:sz="6" w:space="0" w:color="auto"/>
            </w:tcBorders>
          </w:tcPr>
          <w:p w14:paraId="3D5C65CC" w14:textId="77777777" w:rsidR="00183041" w:rsidRDefault="00183041" w:rsidP="000677DD">
            <w:pPr>
              <w:pStyle w:val="TableRow"/>
            </w:pPr>
            <w:r>
              <w:rPr>
                <w:b/>
              </w:rPr>
              <w:t>Entities</w:t>
            </w:r>
            <w:r>
              <w:t>: Full Database</w:t>
            </w:r>
          </w:p>
        </w:tc>
      </w:tr>
      <w:tr w:rsidR="00183041" w14:paraId="628F1F87" w14:textId="77777777" w:rsidTr="000677DD">
        <w:tc>
          <w:tcPr>
            <w:tcW w:w="9965" w:type="dxa"/>
            <w:gridSpan w:val="2"/>
            <w:tcBorders>
              <w:top w:val="single" w:sz="6" w:space="0" w:color="auto"/>
              <w:left w:val="single" w:sz="6" w:space="0" w:color="auto"/>
              <w:bottom w:val="single" w:sz="6" w:space="0" w:color="auto"/>
              <w:right w:val="single" w:sz="6" w:space="0" w:color="auto"/>
            </w:tcBorders>
          </w:tcPr>
          <w:p w14:paraId="2B7C81DF" w14:textId="77777777" w:rsidR="00183041" w:rsidRDefault="00183041" w:rsidP="000677DD">
            <w:pPr>
              <w:pStyle w:val="TableRow"/>
            </w:pPr>
            <w:r>
              <w:rPr>
                <w:b/>
              </w:rPr>
              <w:lastRenderedPageBreak/>
              <w:t>Calls</w:t>
            </w:r>
            <w:r>
              <w:t>: None</w:t>
            </w:r>
          </w:p>
        </w:tc>
      </w:tr>
      <w:tr w:rsidR="00183041" w14:paraId="0D53406E" w14:textId="77777777" w:rsidTr="000677DD">
        <w:tc>
          <w:tcPr>
            <w:tcW w:w="9965" w:type="dxa"/>
            <w:gridSpan w:val="2"/>
            <w:tcBorders>
              <w:top w:val="single" w:sz="6" w:space="0" w:color="auto"/>
              <w:left w:val="single" w:sz="6" w:space="0" w:color="auto"/>
              <w:bottom w:val="single" w:sz="6" w:space="0" w:color="auto"/>
              <w:right w:val="single" w:sz="6" w:space="0" w:color="auto"/>
            </w:tcBorders>
          </w:tcPr>
          <w:p w14:paraId="27B95DE1" w14:textId="77777777" w:rsidR="00183041" w:rsidRDefault="00183041" w:rsidP="000677DD">
            <w:pPr>
              <w:pStyle w:val="TableRow"/>
            </w:pPr>
            <w:r>
              <w:rPr>
                <w:b/>
              </w:rPr>
              <w:t>Returns</w:t>
            </w:r>
            <w:r>
              <w:t xml:space="preserve"> </w:t>
            </w:r>
            <w:r>
              <w:rPr>
                <w:b/>
              </w:rPr>
              <w:t>To</w:t>
            </w:r>
            <w:r>
              <w:t xml:space="preserve">: </w:t>
            </w:r>
            <w:r w:rsidR="00775E2E">
              <w:t>Thesaurus editor main screen</w:t>
            </w:r>
          </w:p>
        </w:tc>
      </w:tr>
      <w:tr w:rsidR="00183041" w14:paraId="7893933B" w14:textId="77777777" w:rsidTr="000677DD">
        <w:tc>
          <w:tcPr>
            <w:tcW w:w="9965" w:type="dxa"/>
            <w:gridSpan w:val="2"/>
            <w:tcBorders>
              <w:top w:val="single" w:sz="6" w:space="0" w:color="auto"/>
              <w:left w:val="single" w:sz="6" w:space="0" w:color="auto"/>
              <w:bottom w:val="single" w:sz="6" w:space="0" w:color="auto"/>
              <w:right w:val="single" w:sz="6" w:space="0" w:color="auto"/>
            </w:tcBorders>
          </w:tcPr>
          <w:p w14:paraId="4DDB7E92" w14:textId="77777777" w:rsidR="00183041" w:rsidRDefault="00183041" w:rsidP="000677DD">
            <w:pPr>
              <w:pStyle w:val="TableRow"/>
            </w:pPr>
            <w:r>
              <w:rPr>
                <w:b/>
              </w:rPr>
              <w:t>Description</w:t>
            </w:r>
            <w:r>
              <w:t xml:space="preserve">: Allows </w:t>
            </w:r>
            <w:r w:rsidR="008616D5">
              <w:t>S</w:t>
            </w:r>
            <w:r>
              <w:t xml:space="preserve">ystem </w:t>
            </w:r>
            <w:r w:rsidR="008616D5">
              <w:t>M</w:t>
            </w:r>
            <w:r>
              <w:t>anager users to merge two records from the same table together and cause all records linked to the merged record to have their key fields updated accordingly.</w:t>
            </w:r>
          </w:p>
        </w:tc>
      </w:tr>
    </w:tbl>
    <w:p w14:paraId="508449B9" w14:textId="77777777" w:rsidR="00183041" w:rsidRDefault="00183041" w:rsidP="00183041"/>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6437"/>
      </w:tblGrid>
      <w:tr w:rsidR="00183041" w14:paraId="5B3D298B" w14:textId="77777777" w:rsidTr="000677DD">
        <w:tc>
          <w:tcPr>
            <w:tcW w:w="9947" w:type="dxa"/>
            <w:gridSpan w:val="3"/>
            <w:tcBorders>
              <w:top w:val="single" w:sz="12" w:space="0" w:color="auto"/>
              <w:left w:val="single" w:sz="12" w:space="0" w:color="auto"/>
              <w:bottom w:val="single" w:sz="12" w:space="0" w:color="auto"/>
              <w:right w:val="single" w:sz="12" w:space="0" w:color="auto"/>
            </w:tcBorders>
          </w:tcPr>
          <w:p w14:paraId="7E0D31D1" w14:textId="77777777" w:rsidR="00183041" w:rsidRDefault="00183041" w:rsidP="000677DD">
            <w:pPr>
              <w:pStyle w:val="TableTitle"/>
            </w:pPr>
            <w:r>
              <w:t>Window Controls</w:t>
            </w:r>
          </w:p>
        </w:tc>
      </w:tr>
      <w:tr w:rsidR="00183041" w14:paraId="614E9055" w14:textId="77777777" w:rsidTr="000677DD">
        <w:trPr>
          <w:cantSplit/>
        </w:trPr>
        <w:tc>
          <w:tcPr>
            <w:tcW w:w="1890" w:type="dxa"/>
            <w:tcBorders>
              <w:top w:val="single" w:sz="6" w:space="0" w:color="auto"/>
              <w:left w:val="single" w:sz="6" w:space="0" w:color="auto"/>
              <w:bottom w:val="single" w:sz="6" w:space="0" w:color="auto"/>
            </w:tcBorders>
          </w:tcPr>
          <w:p w14:paraId="546F94D5" w14:textId="77777777" w:rsidR="00183041" w:rsidRDefault="00183041" w:rsidP="000677DD">
            <w:pPr>
              <w:pStyle w:val="TableColumnTitles"/>
              <w:keepNext/>
            </w:pPr>
            <w:r>
              <w:t>Name</w:t>
            </w:r>
          </w:p>
        </w:tc>
        <w:tc>
          <w:tcPr>
            <w:tcW w:w="1620" w:type="dxa"/>
            <w:tcBorders>
              <w:top w:val="single" w:sz="6" w:space="0" w:color="auto"/>
              <w:bottom w:val="single" w:sz="6" w:space="0" w:color="auto"/>
            </w:tcBorders>
          </w:tcPr>
          <w:p w14:paraId="57AD9954" w14:textId="77777777" w:rsidR="00183041" w:rsidRDefault="00183041" w:rsidP="000677DD">
            <w:pPr>
              <w:pStyle w:val="TableColumnTitles"/>
              <w:keepNext/>
              <w:rPr>
                <w:lang w:val="fr-FR"/>
              </w:rPr>
            </w:pPr>
            <w:r>
              <w:rPr>
                <w:lang w:val="fr-FR"/>
              </w:rPr>
              <w:t>Type</w:t>
            </w:r>
          </w:p>
        </w:tc>
        <w:tc>
          <w:tcPr>
            <w:tcW w:w="6437" w:type="dxa"/>
            <w:tcBorders>
              <w:top w:val="single" w:sz="6" w:space="0" w:color="auto"/>
              <w:bottom w:val="single" w:sz="6" w:space="0" w:color="auto"/>
              <w:right w:val="single" w:sz="6" w:space="0" w:color="auto"/>
            </w:tcBorders>
          </w:tcPr>
          <w:p w14:paraId="39DFFF36" w14:textId="77777777" w:rsidR="00183041" w:rsidRDefault="00183041" w:rsidP="000677DD">
            <w:pPr>
              <w:pStyle w:val="TableColumnTitles"/>
              <w:keepNext/>
              <w:rPr>
                <w:lang w:val="fr-FR"/>
              </w:rPr>
            </w:pPr>
            <w:r>
              <w:rPr>
                <w:i/>
                <w:lang w:val="fr-FR"/>
              </w:rPr>
              <w:t>Attribute</w:t>
            </w:r>
            <w:r>
              <w:rPr>
                <w:lang w:val="fr-FR"/>
              </w:rPr>
              <w:t xml:space="preserve"> Action</w:t>
            </w:r>
          </w:p>
        </w:tc>
      </w:tr>
      <w:tr w:rsidR="00183041" w14:paraId="03C84FED" w14:textId="77777777" w:rsidTr="000677DD">
        <w:trPr>
          <w:cantSplit/>
        </w:trPr>
        <w:tc>
          <w:tcPr>
            <w:tcW w:w="1890" w:type="dxa"/>
            <w:tcBorders>
              <w:top w:val="single" w:sz="6" w:space="0" w:color="auto"/>
              <w:left w:val="single" w:sz="6" w:space="0" w:color="auto"/>
              <w:bottom w:val="single" w:sz="6" w:space="0" w:color="auto"/>
            </w:tcBorders>
          </w:tcPr>
          <w:p w14:paraId="1E04054B" w14:textId="77777777" w:rsidR="00183041" w:rsidRDefault="00183041" w:rsidP="000677DD">
            <w:pPr>
              <w:pStyle w:val="TableRow"/>
            </w:pPr>
            <w:r>
              <w:t>pnlInstruct</w:t>
            </w:r>
          </w:p>
        </w:tc>
        <w:tc>
          <w:tcPr>
            <w:tcW w:w="1620" w:type="dxa"/>
            <w:tcBorders>
              <w:top w:val="single" w:sz="6" w:space="0" w:color="auto"/>
              <w:bottom w:val="single" w:sz="6" w:space="0" w:color="auto"/>
            </w:tcBorders>
          </w:tcPr>
          <w:p w14:paraId="1B4BBDC1" w14:textId="77777777" w:rsidR="00183041" w:rsidRDefault="00183041" w:rsidP="000677DD">
            <w:pPr>
              <w:pStyle w:val="TableRow"/>
            </w:pPr>
            <w:r>
              <w:t>TPanel</w:t>
            </w:r>
          </w:p>
        </w:tc>
        <w:tc>
          <w:tcPr>
            <w:tcW w:w="6437" w:type="dxa"/>
            <w:tcBorders>
              <w:top w:val="single" w:sz="6" w:space="0" w:color="auto"/>
              <w:bottom w:val="single" w:sz="6" w:space="0" w:color="auto"/>
              <w:right w:val="single" w:sz="6" w:space="0" w:color="auto"/>
            </w:tcBorders>
          </w:tcPr>
          <w:p w14:paraId="43BB4EBC" w14:textId="77777777" w:rsidR="00183041" w:rsidRDefault="00183041" w:rsidP="000677DD">
            <w:pPr>
              <w:pStyle w:val="TableRow"/>
            </w:pPr>
            <w:r>
              <w:t>Contains labels: lblInstruct, lblInstruct2, Label1, lblDestItem.</w:t>
            </w:r>
          </w:p>
        </w:tc>
      </w:tr>
      <w:tr w:rsidR="00183041" w14:paraId="79707B33" w14:textId="77777777" w:rsidTr="000677DD">
        <w:trPr>
          <w:cantSplit/>
        </w:trPr>
        <w:tc>
          <w:tcPr>
            <w:tcW w:w="1890" w:type="dxa"/>
            <w:tcBorders>
              <w:top w:val="single" w:sz="6" w:space="0" w:color="auto"/>
              <w:left w:val="single" w:sz="6" w:space="0" w:color="auto"/>
              <w:bottom w:val="single" w:sz="6" w:space="0" w:color="auto"/>
            </w:tcBorders>
          </w:tcPr>
          <w:p w14:paraId="36AEF178" w14:textId="77777777" w:rsidR="00183041" w:rsidRDefault="00775E2E" w:rsidP="000677DD">
            <w:pPr>
              <w:pStyle w:val="TableRow"/>
            </w:pPr>
            <w:r>
              <w:t>pnlSource</w:t>
            </w:r>
          </w:p>
        </w:tc>
        <w:tc>
          <w:tcPr>
            <w:tcW w:w="1620" w:type="dxa"/>
            <w:tcBorders>
              <w:top w:val="single" w:sz="6" w:space="0" w:color="auto"/>
              <w:bottom w:val="single" w:sz="6" w:space="0" w:color="auto"/>
            </w:tcBorders>
          </w:tcPr>
          <w:p w14:paraId="70724F2C" w14:textId="77777777" w:rsidR="00183041" w:rsidRDefault="00183041" w:rsidP="000677DD">
            <w:pPr>
              <w:pStyle w:val="TableRow"/>
            </w:pPr>
            <w:r>
              <w:t>TPanel</w:t>
            </w:r>
          </w:p>
        </w:tc>
        <w:tc>
          <w:tcPr>
            <w:tcW w:w="6437" w:type="dxa"/>
            <w:tcBorders>
              <w:top w:val="single" w:sz="6" w:space="0" w:color="auto"/>
              <w:bottom w:val="single" w:sz="6" w:space="0" w:color="auto"/>
              <w:right w:val="single" w:sz="6" w:space="0" w:color="auto"/>
            </w:tcBorders>
          </w:tcPr>
          <w:p w14:paraId="6C544F3B" w14:textId="77777777" w:rsidR="00183041" w:rsidRDefault="00183041" w:rsidP="000677DD">
            <w:pPr>
              <w:pStyle w:val="TableRow"/>
            </w:pPr>
            <w:r>
              <w:t>Contains tree view: tvSourceItem.</w:t>
            </w:r>
          </w:p>
        </w:tc>
      </w:tr>
      <w:tr w:rsidR="00183041" w14:paraId="17055EBA" w14:textId="77777777" w:rsidTr="000677DD">
        <w:trPr>
          <w:cantSplit/>
        </w:trPr>
        <w:tc>
          <w:tcPr>
            <w:tcW w:w="1890" w:type="dxa"/>
            <w:tcBorders>
              <w:top w:val="single" w:sz="6" w:space="0" w:color="auto"/>
              <w:left w:val="single" w:sz="6" w:space="0" w:color="auto"/>
              <w:bottom w:val="single" w:sz="6" w:space="0" w:color="auto"/>
            </w:tcBorders>
          </w:tcPr>
          <w:p w14:paraId="6B333B9A" w14:textId="77777777" w:rsidR="00183041" w:rsidRDefault="00183041" w:rsidP="000677DD">
            <w:pPr>
              <w:pStyle w:val="TableRow"/>
            </w:pPr>
            <w:r>
              <w:t>pnlDest</w:t>
            </w:r>
          </w:p>
        </w:tc>
        <w:tc>
          <w:tcPr>
            <w:tcW w:w="1620" w:type="dxa"/>
            <w:tcBorders>
              <w:top w:val="single" w:sz="6" w:space="0" w:color="auto"/>
              <w:bottom w:val="single" w:sz="6" w:space="0" w:color="auto"/>
            </w:tcBorders>
          </w:tcPr>
          <w:p w14:paraId="27826853" w14:textId="77777777" w:rsidR="00183041" w:rsidRDefault="00183041" w:rsidP="000677DD">
            <w:pPr>
              <w:pStyle w:val="TableRow"/>
            </w:pPr>
            <w:r>
              <w:t>TPanel</w:t>
            </w:r>
          </w:p>
        </w:tc>
        <w:tc>
          <w:tcPr>
            <w:tcW w:w="6437" w:type="dxa"/>
            <w:tcBorders>
              <w:top w:val="single" w:sz="6" w:space="0" w:color="auto"/>
              <w:bottom w:val="single" w:sz="6" w:space="0" w:color="auto"/>
              <w:right w:val="single" w:sz="6" w:space="0" w:color="auto"/>
            </w:tcBorders>
          </w:tcPr>
          <w:p w14:paraId="50E908D9" w14:textId="77777777" w:rsidR="00183041" w:rsidRDefault="00183041" w:rsidP="000677DD">
            <w:pPr>
              <w:pStyle w:val="TableRow"/>
            </w:pPr>
            <w:r>
              <w:t>Contains tree view: tvTargetItem.</w:t>
            </w:r>
          </w:p>
        </w:tc>
      </w:tr>
      <w:tr w:rsidR="00183041" w14:paraId="26404292" w14:textId="77777777" w:rsidTr="000677DD">
        <w:trPr>
          <w:cantSplit/>
        </w:trPr>
        <w:tc>
          <w:tcPr>
            <w:tcW w:w="1890" w:type="dxa"/>
            <w:tcBorders>
              <w:top w:val="single" w:sz="6" w:space="0" w:color="auto"/>
              <w:left w:val="single" w:sz="6" w:space="0" w:color="auto"/>
              <w:bottom w:val="single" w:sz="6" w:space="0" w:color="auto"/>
            </w:tcBorders>
          </w:tcPr>
          <w:p w14:paraId="440FBCA5" w14:textId="77777777" w:rsidR="00183041" w:rsidRDefault="00183041" w:rsidP="000677DD">
            <w:pPr>
              <w:pStyle w:val="TableRow"/>
            </w:pPr>
            <w:r>
              <w:t>pnlButtons</w:t>
            </w:r>
          </w:p>
        </w:tc>
        <w:tc>
          <w:tcPr>
            <w:tcW w:w="1620" w:type="dxa"/>
            <w:tcBorders>
              <w:top w:val="single" w:sz="6" w:space="0" w:color="auto"/>
              <w:bottom w:val="single" w:sz="6" w:space="0" w:color="auto"/>
            </w:tcBorders>
          </w:tcPr>
          <w:p w14:paraId="2AC4CCD3" w14:textId="77777777" w:rsidR="00183041" w:rsidRDefault="00183041" w:rsidP="000677DD">
            <w:pPr>
              <w:pStyle w:val="TableRow"/>
            </w:pPr>
            <w:r>
              <w:t>TPanel</w:t>
            </w:r>
          </w:p>
        </w:tc>
        <w:tc>
          <w:tcPr>
            <w:tcW w:w="6437" w:type="dxa"/>
            <w:tcBorders>
              <w:top w:val="single" w:sz="6" w:space="0" w:color="auto"/>
              <w:bottom w:val="single" w:sz="6" w:space="0" w:color="auto"/>
              <w:right w:val="single" w:sz="6" w:space="0" w:color="auto"/>
            </w:tcBorders>
          </w:tcPr>
          <w:p w14:paraId="5AF28E0C" w14:textId="77777777" w:rsidR="00183041" w:rsidRDefault="00183041" w:rsidP="000677DD">
            <w:pPr>
              <w:pStyle w:val="TableRow"/>
            </w:pPr>
            <w:r>
              <w:t>Contains buttons: btnMerge, btnCancel.</w:t>
            </w:r>
          </w:p>
        </w:tc>
      </w:tr>
      <w:tr w:rsidR="00183041" w14:paraId="4E457BB3" w14:textId="77777777" w:rsidTr="000677DD">
        <w:trPr>
          <w:cantSplit/>
        </w:trPr>
        <w:tc>
          <w:tcPr>
            <w:tcW w:w="1890" w:type="dxa"/>
            <w:tcBorders>
              <w:top w:val="single" w:sz="6" w:space="0" w:color="auto"/>
              <w:left w:val="single" w:sz="6" w:space="0" w:color="auto"/>
              <w:bottom w:val="single" w:sz="6" w:space="0" w:color="auto"/>
            </w:tcBorders>
          </w:tcPr>
          <w:p w14:paraId="0A469736" w14:textId="77777777" w:rsidR="00183041" w:rsidRDefault="00183041" w:rsidP="000677DD">
            <w:pPr>
              <w:pStyle w:val="TableRow"/>
            </w:pPr>
            <w:r>
              <w:t>lblInstruct</w:t>
            </w:r>
          </w:p>
        </w:tc>
        <w:tc>
          <w:tcPr>
            <w:tcW w:w="1620" w:type="dxa"/>
            <w:tcBorders>
              <w:top w:val="single" w:sz="6" w:space="0" w:color="auto"/>
              <w:bottom w:val="single" w:sz="6" w:space="0" w:color="auto"/>
            </w:tcBorders>
          </w:tcPr>
          <w:p w14:paraId="5123A09F" w14:textId="77777777" w:rsidR="00183041" w:rsidRDefault="00183041" w:rsidP="000677DD">
            <w:pPr>
              <w:pStyle w:val="TableRow"/>
            </w:pPr>
            <w:r>
              <w:t>TLabel</w:t>
            </w:r>
          </w:p>
        </w:tc>
        <w:tc>
          <w:tcPr>
            <w:tcW w:w="6437" w:type="dxa"/>
            <w:tcBorders>
              <w:top w:val="single" w:sz="6" w:space="0" w:color="auto"/>
              <w:bottom w:val="single" w:sz="6" w:space="0" w:color="auto"/>
              <w:right w:val="single" w:sz="6" w:space="0" w:color="auto"/>
            </w:tcBorders>
          </w:tcPr>
          <w:p w14:paraId="5ED5E1D4" w14:textId="77777777" w:rsidR="00183041" w:rsidRDefault="00183041" w:rsidP="000677DD">
            <w:pPr>
              <w:pStyle w:val="TableRow"/>
            </w:pPr>
            <w:r>
              <w:t>Displays text “First, drag or copy the item you wish to reallocate into the source item box on the left. After the merge is complete, this item is deleted and all data referring to the item is reallocated to the item you drag or copy to the second box.”</w:t>
            </w:r>
          </w:p>
        </w:tc>
      </w:tr>
      <w:tr w:rsidR="00183041" w14:paraId="60CEF550" w14:textId="77777777" w:rsidTr="000677DD">
        <w:trPr>
          <w:cantSplit/>
        </w:trPr>
        <w:tc>
          <w:tcPr>
            <w:tcW w:w="1890" w:type="dxa"/>
            <w:tcBorders>
              <w:top w:val="single" w:sz="6" w:space="0" w:color="auto"/>
              <w:left w:val="single" w:sz="6" w:space="0" w:color="auto"/>
              <w:bottom w:val="single" w:sz="6" w:space="0" w:color="auto"/>
            </w:tcBorders>
          </w:tcPr>
          <w:p w14:paraId="5AA75B44" w14:textId="77777777" w:rsidR="00183041" w:rsidRDefault="00183041" w:rsidP="000677DD">
            <w:pPr>
              <w:pStyle w:val="TableRow"/>
            </w:pPr>
            <w:r>
              <w:t>lblInstruct2</w:t>
            </w:r>
          </w:p>
        </w:tc>
        <w:tc>
          <w:tcPr>
            <w:tcW w:w="1620" w:type="dxa"/>
            <w:tcBorders>
              <w:top w:val="single" w:sz="6" w:space="0" w:color="auto"/>
              <w:bottom w:val="single" w:sz="6" w:space="0" w:color="auto"/>
            </w:tcBorders>
          </w:tcPr>
          <w:p w14:paraId="6165265A" w14:textId="77777777" w:rsidR="00183041" w:rsidRDefault="00183041" w:rsidP="000677DD">
            <w:pPr>
              <w:pStyle w:val="TableRow"/>
            </w:pPr>
            <w:r>
              <w:t>TLabel</w:t>
            </w:r>
          </w:p>
        </w:tc>
        <w:tc>
          <w:tcPr>
            <w:tcW w:w="6437" w:type="dxa"/>
            <w:tcBorders>
              <w:top w:val="single" w:sz="6" w:space="0" w:color="auto"/>
              <w:bottom w:val="single" w:sz="6" w:space="0" w:color="auto"/>
              <w:right w:val="single" w:sz="6" w:space="0" w:color="auto"/>
            </w:tcBorders>
          </w:tcPr>
          <w:p w14:paraId="007D450F" w14:textId="77777777" w:rsidR="00183041" w:rsidRDefault="00183041" w:rsidP="000677DD">
            <w:pPr>
              <w:pStyle w:val="TableRow"/>
            </w:pPr>
            <w:r>
              <w:t>Displays text “Once selected, check that the data items you have chosen are correct by double clicking on items to see the data they contain.  Double click foreign key data to view the record which the key links to.  If correct, click Merge to perform the merge.”</w:t>
            </w:r>
          </w:p>
        </w:tc>
      </w:tr>
      <w:tr w:rsidR="00183041" w14:paraId="7B9EFA5F" w14:textId="77777777" w:rsidTr="000677DD">
        <w:trPr>
          <w:cantSplit/>
        </w:trPr>
        <w:tc>
          <w:tcPr>
            <w:tcW w:w="1890" w:type="dxa"/>
            <w:tcBorders>
              <w:top w:val="single" w:sz="6" w:space="0" w:color="auto"/>
              <w:left w:val="single" w:sz="6" w:space="0" w:color="auto"/>
              <w:bottom w:val="single" w:sz="6" w:space="0" w:color="auto"/>
            </w:tcBorders>
          </w:tcPr>
          <w:p w14:paraId="7EA5E5FC" w14:textId="77777777" w:rsidR="00183041" w:rsidRDefault="00183041" w:rsidP="000677DD">
            <w:pPr>
              <w:pStyle w:val="TableRow"/>
            </w:pPr>
            <w:r>
              <w:t>Label1</w:t>
            </w:r>
          </w:p>
        </w:tc>
        <w:tc>
          <w:tcPr>
            <w:tcW w:w="1620" w:type="dxa"/>
            <w:tcBorders>
              <w:top w:val="single" w:sz="6" w:space="0" w:color="auto"/>
              <w:bottom w:val="single" w:sz="6" w:space="0" w:color="auto"/>
            </w:tcBorders>
          </w:tcPr>
          <w:p w14:paraId="3D74FDBE" w14:textId="77777777" w:rsidR="00183041" w:rsidRDefault="00183041" w:rsidP="000677DD">
            <w:pPr>
              <w:pStyle w:val="TableRow"/>
            </w:pPr>
            <w:r>
              <w:t>TLabel</w:t>
            </w:r>
          </w:p>
        </w:tc>
        <w:tc>
          <w:tcPr>
            <w:tcW w:w="6437" w:type="dxa"/>
            <w:tcBorders>
              <w:top w:val="single" w:sz="6" w:space="0" w:color="auto"/>
              <w:bottom w:val="single" w:sz="6" w:space="0" w:color="auto"/>
              <w:right w:val="single" w:sz="6" w:space="0" w:color="auto"/>
            </w:tcBorders>
          </w:tcPr>
          <w:p w14:paraId="4C372BFA" w14:textId="77777777" w:rsidR="00183041" w:rsidRDefault="00183041" w:rsidP="000677DD">
            <w:pPr>
              <w:pStyle w:val="TableRow"/>
            </w:pPr>
            <w:r>
              <w:t>Displays text “Source Item:”.</w:t>
            </w:r>
          </w:p>
        </w:tc>
      </w:tr>
      <w:tr w:rsidR="00183041" w14:paraId="4341AE54" w14:textId="77777777" w:rsidTr="000677DD">
        <w:trPr>
          <w:cantSplit/>
        </w:trPr>
        <w:tc>
          <w:tcPr>
            <w:tcW w:w="1890" w:type="dxa"/>
            <w:tcBorders>
              <w:top w:val="single" w:sz="6" w:space="0" w:color="auto"/>
              <w:left w:val="single" w:sz="6" w:space="0" w:color="auto"/>
              <w:bottom w:val="single" w:sz="6" w:space="0" w:color="auto"/>
            </w:tcBorders>
          </w:tcPr>
          <w:p w14:paraId="1CF80593" w14:textId="77777777" w:rsidR="00183041" w:rsidRDefault="00183041" w:rsidP="000677DD">
            <w:pPr>
              <w:pStyle w:val="TableRow"/>
            </w:pPr>
            <w:r>
              <w:t>lblDestItem</w:t>
            </w:r>
          </w:p>
        </w:tc>
        <w:tc>
          <w:tcPr>
            <w:tcW w:w="1620" w:type="dxa"/>
            <w:tcBorders>
              <w:top w:val="single" w:sz="6" w:space="0" w:color="auto"/>
              <w:bottom w:val="single" w:sz="6" w:space="0" w:color="auto"/>
            </w:tcBorders>
          </w:tcPr>
          <w:p w14:paraId="71FAA401" w14:textId="77777777" w:rsidR="00183041" w:rsidRDefault="00183041" w:rsidP="000677DD">
            <w:pPr>
              <w:pStyle w:val="TableRow"/>
            </w:pPr>
            <w:r>
              <w:t>TLabel</w:t>
            </w:r>
          </w:p>
        </w:tc>
        <w:tc>
          <w:tcPr>
            <w:tcW w:w="6437" w:type="dxa"/>
            <w:tcBorders>
              <w:top w:val="single" w:sz="6" w:space="0" w:color="auto"/>
              <w:bottom w:val="single" w:sz="6" w:space="0" w:color="auto"/>
              <w:right w:val="single" w:sz="6" w:space="0" w:color="auto"/>
            </w:tcBorders>
          </w:tcPr>
          <w:p w14:paraId="37729EC5" w14:textId="77777777" w:rsidR="00183041" w:rsidRDefault="00183041" w:rsidP="000677DD">
            <w:pPr>
              <w:pStyle w:val="TableRow"/>
            </w:pPr>
            <w:r>
              <w:t>Displays text “Destination Item:”.</w:t>
            </w:r>
          </w:p>
        </w:tc>
      </w:tr>
      <w:tr w:rsidR="00183041" w14:paraId="37646A9F" w14:textId="77777777" w:rsidTr="000677DD">
        <w:trPr>
          <w:cantSplit/>
        </w:trPr>
        <w:tc>
          <w:tcPr>
            <w:tcW w:w="1890" w:type="dxa"/>
            <w:tcBorders>
              <w:top w:val="single" w:sz="6" w:space="0" w:color="auto"/>
              <w:left w:val="single" w:sz="6" w:space="0" w:color="auto"/>
              <w:bottom w:val="single" w:sz="6" w:space="0" w:color="auto"/>
            </w:tcBorders>
          </w:tcPr>
          <w:p w14:paraId="49C9A049" w14:textId="77777777" w:rsidR="00183041" w:rsidRDefault="00183041" w:rsidP="000677DD">
            <w:pPr>
              <w:pStyle w:val="TableRow"/>
            </w:pPr>
            <w:r>
              <w:lastRenderedPageBreak/>
              <w:t>tvSourceItem</w:t>
            </w:r>
          </w:p>
        </w:tc>
        <w:tc>
          <w:tcPr>
            <w:tcW w:w="1620" w:type="dxa"/>
            <w:tcBorders>
              <w:top w:val="single" w:sz="6" w:space="0" w:color="auto"/>
              <w:bottom w:val="single" w:sz="6" w:space="0" w:color="auto"/>
            </w:tcBorders>
          </w:tcPr>
          <w:p w14:paraId="5716ED34" w14:textId="77777777" w:rsidR="00183041" w:rsidRDefault="00183041" w:rsidP="000677DD">
            <w:pPr>
              <w:pStyle w:val="TableRow"/>
            </w:pPr>
            <w:r>
              <w:t>TTreeView</w:t>
            </w:r>
          </w:p>
        </w:tc>
        <w:tc>
          <w:tcPr>
            <w:tcW w:w="6437" w:type="dxa"/>
            <w:tcBorders>
              <w:top w:val="single" w:sz="6" w:space="0" w:color="auto"/>
              <w:bottom w:val="single" w:sz="6" w:space="0" w:color="auto"/>
              <w:right w:val="single" w:sz="6" w:space="0" w:color="auto"/>
            </w:tcBorders>
          </w:tcPr>
          <w:p w14:paraId="2596D82E" w14:textId="77777777" w:rsidR="00183041" w:rsidRDefault="00183041" w:rsidP="000677DD">
            <w:pPr>
              <w:pStyle w:val="TableRow"/>
            </w:pPr>
            <w:r>
              <w:t>Accepts drag/clipboard data for all tables except join tables within the data model. Allows the user to ‘browse’ data records to confirm the data contained within. Identifies the item which is to be merged into another and deleted.</w:t>
            </w:r>
          </w:p>
          <w:p w14:paraId="26F032F5" w14:textId="77777777" w:rsidR="00183041" w:rsidRDefault="00183041" w:rsidP="000677DD">
            <w:pPr>
              <w:pStyle w:val="TableRow"/>
            </w:pPr>
            <w:r>
              <w:t xml:space="preserve">When data is added, the first item in the list of key values is located.  A node is added to represent the table, and underneath that nodes are added to represent the fields in the record. Child nodes of each field node display the data for the field.  </w:t>
            </w:r>
          </w:p>
          <w:p w14:paraId="67DF971A" w14:textId="77777777" w:rsidR="00183041" w:rsidRDefault="00183041" w:rsidP="000677DD">
            <w:pPr>
              <w:pStyle w:val="TableRow"/>
            </w:pPr>
            <w:r>
              <w:t>If data is dropped or pasted and data is already present in tvTargetItem, then the tvTargetItem tree view is cleared unless the table names match.</w:t>
            </w:r>
          </w:p>
          <w:p w14:paraId="07B49FD5" w14:textId="77777777" w:rsidR="00183041" w:rsidRDefault="00183041" w:rsidP="000677DD">
            <w:pPr>
              <w:pStyle w:val="TableRow"/>
            </w:pPr>
            <w:r>
              <w:t>If a data node is clicked on which contains a foreign key, then the master table is identified and populated within the data node.</w:t>
            </w:r>
          </w:p>
        </w:tc>
      </w:tr>
      <w:tr w:rsidR="00183041" w14:paraId="7509BDA9" w14:textId="77777777" w:rsidTr="000677DD">
        <w:trPr>
          <w:cantSplit/>
        </w:trPr>
        <w:tc>
          <w:tcPr>
            <w:tcW w:w="1890" w:type="dxa"/>
            <w:tcBorders>
              <w:top w:val="single" w:sz="6" w:space="0" w:color="auto"/>
              <w:left w:val="single" w:sz="6" w:space="0" w:color="auto"/>
              <w:bottom w:val="single" w:sz="6" w:space="0" w:color="auto"/>
            </w:tcBorders>
          </w:tcPr>
          <w:p w14:paraId="225B311A" w14:textId="77777777" w:rsidR="00183041" w:rsidRDefault="00183041" w:rsidP="000677DD">
            <w:pPr>
              <w:pStyle w:val="TableRow"/>
            </w:pPr>
            <w:r>
              <w:t>tvTargetItem</w:t>
            </w:r>
          </w:p>
        </w:tc>
        <w:tc>
          <w:tcPr>
            <w:tcW w:w="1620" w:type="dxa"/>
            <w:tcBorders>
              <w:top w:val="single" w:sz="6" w:space="0" w:color="auto"/>
              <w:bottom w:val="single" w:sz="6" w:space="0" w:color="auto"/>
            </w:tcBorders>
          </w:tcPr>
          <w:p w14:paraId="1F777608" w14:textId="77777777" w:rsidR="00183041" w:rsidRDefault="00183041" w:rsidP="000677DD">
            <w:pPr>
              <w:pStyle w:val="TableRow"/>
            </w:pPr>
            <w:r>
              <w:t>TTreeView</w:t>
            </w:r>
          </w:p>
        </w:tc>
        <w:tc>
          <w:tcPr>
            <w:tcW w:w="6437" w:type="dxa"/>
            <w:tcBorders>
              <w:top w:val="single" w:sz="6" w:space="0" w:color="auto"/>
              <w:bottom w:val="single" w:sz="6" w:space="0" w:color="auto"/>
              <w:right w:val="single" w:sz="6" w:space="0" w:color="auto"/>
            </w:tcBorders>
          </w:tcPr>
          <w:p w14:paraId="44F7E49A" w14:textId="77777777" w:rsidR="00183041" w:rsidRDefault="00183041" w:rsidP="000677DD">
            <w:pPr>
              <w:pStyle w:val="TableRow"/>
            </w:pPr>
            <w:r>
              <w:t>As tvSourceItem, except identifies the destination item into which the source item is merged.  If data is dropped/pasted, then it is only accepted if the table is the same as the table dropped into tvSourceItem.</w:t>
            </w:r>
          </w:p>
        </w:tc>
      </w:tr>
      <w:tr w:rsidR="00183041" w14:paraId="16A5E870" w14:textId="77777777" w:rsidTr="000677DD">
        <w:trPr>
          <w:cantSplit/>
        </w:trPr>
        <w:tc>
          <w:tcPr>
            <w:tcW w:w="1890" w:type="dxa"/>
            <w:tcBorders>
              <w:top w:val="single" w:sz="6" w:space="0" w:color="auto"/>
              <w:left w:val="single" w:sz="6" w:space="0" w:color="auto"/>
              <w:bottom w:val="single" w:sz="6" w:space="0" w:color="auto"/>
            </w:tcBorders>
          </w:tcPr>
          <w:p w14:paraId="11BDF4CF" w14:textId="77777777" w:rsidR="00183041" w:rsidRDefault="00183041" w:rsidP="000677DD">
            <w:pPr>
              <w:pStyle w:val="TableRow"/>
            </w:pPr>
            <w:r>
              <w:t>btnMerge</w:t>
            </w:r>
          </w:p>
        </w:tc>
        <w:tc>
          <w:tcPr>
            <w:tcW w:w="1620" w:type="dxa"/>
            <w:tcBorders>
              <w:top w:val="single" w:sz="6" w:space="0" w:color="auto"/>
              <w:bottom w:val="single" w:sz="6" w:space="0" w:color="auto"/>
            </w:tcBorders>
          </w:tcPr>
          <w:p w14:paraId="3F6558C7" w14:textId="77777777" w:rsidR="00183041" w:rsidRDefault="00183041" w:rsidP="000677DD">
            <w:pPr>
              <w:pStyle w:val="TableRow"/>
            </w:pPr>
            <w:r>
              <w:t>T</w:t>
            </w:r>
            <w:r w:rsidR="008616D5">
              <w:t>ImageListButton</w:t>
            </w:r>
          </w:p>
        </w:tc>
        <w:tc>
          <w:tcPr>
            <w:tcW w:w="6437" w:type="dxa"/>
            <w:tcBorders>
              <w:top w:val="single" w:sz="6" w:space="0" w:color="auto"/>
              <w:bottom w:val="single" w:sz="6" w:space="0" w:color="auto"/>
              <w:right w:val="single" w:sz="6" w:space="0" w:color="auto"/>
            </w:tcBorders>
          </w:tcPr>
          <w:p w14:paraId="2E0BB13F" w14:textId="77777777" w:rsidR="00183041" w:rsidRDefault="00183041" w:rsidP="000677DD">
            <w:pPr>
              <w:pStyle w:val="TableRow"/>
            </w:pPr>
            <w:r>
              <w:t>Only enabled when a valid source item and destination item are selected.</w:t>
            </w:r>
          </w:p>
          <w:p w14:paraId="119B8765" w14:textId="77777777" w:rsidR="00183041" w:rsidRDefault="00183041" w:rsidP="000677DD">
            <w:pPr>
              <w:pStyle w:val="TableRow"/>
            </w:pPr>
            <w:r>
              <w:t>Displays a message requesting confirmation that the merge is to proceed.  If accepted, executes a merge of the 2 items identified.</w:t>
            </w:r>
          </w:p>
        </w:tc>
      </w:tr>
      <w:tr w:rsidR="00183041" w14:paraId="2130CA57" w14:textId="77777777" w:rsidTr="000677DD">
        <w:trPr>
          <w:cantSplit/>
        </w:trPr>
        <w:tc>
          <w:tcPr>
            <w:tcW w:w="1890" w:type="dxa"/>
            <w:tcBorders>
              <w:top w:val="single" w:sz="6" w:space="0" w:color="auto"/>
              <w:left w:val="single" w:sz="6" w:space="0" w:color="auto"/>
              <w:bottom w:val="single" w:sz="6" w:space="0" w:color="auto"/>
            </w:tcBorders>
          </w:tcPr>
          <w:p w14:paraId="75D2D3BF" w14:textId="77777777" w:rsidR="00183041" w:rsidRDefault="00183041" w:rsidP="000677DD">
            <w:pPr>
              <w:pStyle w:val="TableRow"/>
            </w:pPr>
            <w:r>
              <w:t>btnClear</w:t>
            </w:r>
          </w:p>
        </w:tc>
        <w:tc>
          <w:tcPr>
            <w:tcW w:w="1620" w:type="dxa"/>
            <w:tcBorders>
              <w:top w:val="single" w:sz="6" w:space="0" w:color="auto"/>
              <w:bottom w:val="single" w:sz="6" w:space="0" w:color="auto"/>
            </w:tcBorders>
          </w:tcPr>
          <w:p w14:paraId="34123608" w14:textId="77777777" w:rsidR="00183041" w:rsidRDefault="00183041" w:rsidP="000677DD">
            <w:pPr>
              <w:pStyle w:val="TableRow"/>
            </w:pPr>
            <w:r>
              <w:t>T</w:t>
            </w:r>
            <w:r w:rsidR="008616D5">
              <w:t>ImageListButton</w:t>
            </w:r>
          </w:p>
        </w:tc>
        <w:tc>
          <w:tcPr>
            <w:tcW w:w="6437" w:type="dxa"/>
            <w:tcBorders>
              <w:top w:val="single" w:sz="6" w:space="0" w:color="auto"/>
              <w:bottom w:val="single" w:sz="6" w:space="0" w:color="auto"/>
              <w:right w:val="single" w:sz="6" w:space="0" w:color="auto"/>
            </w:tcBorders>
          </w:tcPr>
          <w:p w14:paraId="39AF9D42" w14:textId="77777777" w:rsidR="00183041" w:rsidRDefault="00183041" w:rsidP="000677DD">
            <w:pPr>
              <w:pStyle w:val="TableRow"/>
            </w:pPr>
            <w:r>
              <w:t>Clears the contents of tvSourceItem and tvTargetItem.  Disables the btnMerge button.</w:t>
            </w:r>
          </w:p>
        </w:tc>
      </w:tr>
    </w:tbl>
    <w:p w14:paraId="67CF2B84" w14:textId="77777777" w:rsidR="00183041" w:rsidRDefault="00183041" w:rsidP="00512EFF"/>
    <w:p w14:paraId="11C564D6" w14:textId="77777777" w:rsidR="00555C43" w:rsidRDefault="00555C43" w:rsidP="00555C43">
      <w:pPr>
        <w:pStyle w:val="Heading4"/>
        <w:tabs>
          <w:tab w:val="num" w:pos="1080"/>
        </w:tabs>
      </w:pPr>
      <w:bookmarkStart w:id="709" w:name="_Ref292718698"/>
      <w:bookmarkStart w:id="710" w:name="_Toc292879002"/>
      <w:r>
        <w:lastRenderedPageBreak/>
        <w:t>Concept Group Quality Check History dialog</w:t>
      </w:r>
      <w:bookmarkEnd w:id="709"/>
      <w:bookmarkEnd w:id="710"/>
    </w:p>
    <w:tbl>
      <w:tblPr>
        <w:tblW w:w="9965"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982"/>
        <w:gridCol w:w="4983"/>
      </w:tblGrid>
      <w:tr w:rsidR="00555C43" w14:paraId="6B4C40AB" w14:textId="77777777" w:rsidTr="00555C43">
        <w:tc>
          <w:tcPr>
            <w:tcW w:w="9965" w:type="dxa"/>
            <w:gridSpan w:val="2"/>
            <w:tcBorders>
              <w:top w:val="single" w:sz="12" w:space="0" w:color="auto"/>
              <w:bottom w:val="single" w:sz="12" w:space="0" w:color="auto"/>
            </w:tcBorders>
            <w:shd w:val="clear" w:color="auto" w:fill="C0C0C0"/>
          </w:tcPr>
          <w:p w14:paraId="5CBA1F36" w14:textId="77777777" w:rsidR="00555C43" w:rsidRDefault="00555C43" w:rsidP="00555C43">
            <w:pPr>
              <w:pStyle w:val="TableTitle"/>
            </w:pPr>
            <w:r>
              <w:t>Window Name: dlgConceptGroupQualityCheckHistory</w:t>
            </w:r>
          </w:p>
        </w:tc>
      </w:tr>
      <w:tr w:rsidR="00555C43" w14:paraId="49AE9ACE" w14:textId="77777777" w:rsidTr="00555C43">
        <w:trPr>
          <w:cantSplit/>
        </w:trPr>
        <w:tc>
          <w:tcPr>
            <w:tcW w:w="4982" w:type="dxa"/>
            <w:tcBorders>
              <w:top w:val="single" w:sz="6" w:space="0" w:color="auto"/>
              <w:left w:val="single" w:sz="6" w:space="0" w:color="auto"/>
              <w:bottom w:val="single" w:sz="6" w:space="0" w:color="auto"/>
              <w:right w:val="single" w:sz="6" w:space="0" w:color="auto"/>
            </w:tcBorders>
          </w:tcPr>
          <w:p w14:paraId="6759C918" w14:textId="77777777" w:rsidR="00555C43" w:rsidRDefault="00555C43" w:rsidP="00555C43">
            <w:pPr>
              <w:pStyle w:val="TableRow"/>
              <w:keepNext/>
            </w:pPr>
            <w:r>
              <w:rPr>
                <w:b/>
              </w:rPr>
              <w:t>Inherites</w:t>
            </w:r>
            <w:r>
              <w:t>: TForm</w:t>
            </w:r>
          </w:p>
        </w:tc>
        <w:tc>
          <w:tcPr>
            <w:tcW w:w="4983" w:type="dxa"/>
            <w:tcBorders>
              <w:top w:val="single" w:sz="6" w:space="0" w:color="auto"/>
              <w:left w:val="single" w:sz="6" w:space="0" w:color="auto"/>
              <w:bottom w:val="single" w:sz="6" w:space="0" w:color="auto"/>
              <w:right w:val="single" w:sz="6" w:space="0" w:color="auto"/>
            </w:tcBorders>
          </w:tcPr>
          <w:p w14:paraId="7A8489FD" w14:textId="77777777" w:rsidR="00555C43" w:rsidRDefault="00555C43" w:rsidP="00555C43">
            <w:pPr>
              <w:pStyle w:val="TableRow"/>
              <w:keepNext/>
            </w:pPr>
            <w:r>
              <w:rPr>
                <w:b/>
              </w:rPr>
              <w:t>Unit File Name</w:t>
            </w:r>
            <w:r>
              <w:t>: ConceptGroupQualityCheckHistory.pas</w:t>
            </w:r>
          </w:p>
        </w:tc>
      </w:tr>
      <w:tr w:rsidR="00555C43" w14:paraId="225D5B47" w14:textId="77777777" w:rsidTr="00555C43">
        <w:tc>
          <w:tcPr>
            <w:tcW w:w="9965" w:type="dxa"/>
            <w:gridSpan w:val="2"/>
            <w:tcBorders>
              <w:top w:val="single" w:sz="6" w:space="0" w:color="auto"/>
              <w:left w:val="single" w:sz="6" w:space="0" w:color="auto"/>
              <w:bottom w:val="single" w:sz="6" w:space="0" w:color="auto"/>
              <w:right w:val="single" w:sz="6" w:space="0" w:color="auto"/>
            </w:tcBorders>
          </w:tcPr>
          <w:p w14:paraId="4A75C041" w14:textId="77777777" w:rsidR="00555C43" w:rsidRDefault="00555C43" w:rsidP="00555C43">
            <w:pPr>
              <w:pStyle w:val="TableRow"/>
              <w:keepNext/>
            </w:pPr>
            <w:r>
              <w:rPr>
                <w:b/>
              </w:rPr>
              <w:t>Entities</w:t>
            </w:r>
            <w:r>
              <w:t xml:space="preserve">: </w:t>
            </w:r>
            <w:r>
              <w:fldChar w:fldCharType="begin"/>
            </w:r>
            <w:r>
              <w:instrText xml:space="preserve"> REF _Ref292718913 \h </w:instrText>
            </w:r>
            <w:r>
              <w:fldChar w:fldCharType="separate"/>
            </w:r>
            <w:r>
              <w:t>Concept_Group_Quality_Check</w:t>
            </w:r>
            <w:r>
              <w:fldChar w:fldCharType="end"/>
            </w:r>
            <w:r>
              <w:t xml:space="preserve">, Name, </w:t>
            </w:r>
            <w:r>
              <w:fldChar w:fldCharType="begin"/>
            </w:r>
            <w:r>
              <w:instrText xml:space="preserve"> REF _Ref292718945 \h </w:instrText>
            </w:r>
            <w:r>
              <w:fldChar w:fldCharType="separate"/>
            </w:r>
            <w:r>
              <w:t>Individual</w:t>
            </w:r>
            <w:r>
              <w:fldChar w:fldCharType="end"/>
            </w:r>
          </w:p>
        </w:tc>
      </w:tr>
      <w:tr w:rsidR="00555C43" w14:paraId="3641F360" w14:textId="77777777" w:rsidTr="00555C43">
        <w:tc>
          <w:tcPr>
            <w:tcW w:w="9965" w:type="dxa"/>
            <w:gridSpan w:val="2"/>
            <w:tcBorders>
              <w:top w:val="single" w:sz="6" w:space="0" w:color="auto"/>
              <w:left w:val="single" w:sz="6" w:space="0" w:color="auto"/>
              <w:bottom w:val="single" w:sz="6" w:space="0" w:color="auto"/>
              <w:right w:val="single" w:sz="6" w:space="0" w:color="auto"/>
            </w:tcBorders>
          </w:tcPr>
          <w:p w14:paraId="72836837" w14:textId="77777777" w:rsidR="00555C43" w:rsidRDefault="00555C43" w:rsidP="00555C43">
            <w:pPr>
              <w:pStyle w:val="TableRow"/>
              <w:keepNext/>
            </w:pPr>
            <w:r>
              <w:rPr>
                <w:b/>
              </w:rPr>
              <w:t>Calls</w:t>
            </w:r>
            <w:r>
              <w:t>: None</w:t>
            </w:r>
          </w:p>
        </w:tc>
      </w:tr>
      <w:tr w:rsidR="00555C43" w14:paraId="17434839" w14:textId="77777777" w:rsidTr="00555C43">
        <w:tc>
          <w:tcPr>
            <w:tcW w:w="9965" w:type="dxa"/>
            <w:gridSpan w:val="2"/>
            <w:tcBorders>
              <w:top w:val="single" w:sz="6" w:space="0" w:color="auto"/>
              <w:left w:val="single" w:sz="6" w:space="0" w:color="auto"/>
              <w:bottom w:val="single" w:sz="6" w:space="0" w:color="auto"/>
              <w:right w:val="single" w:sz="6" w:space="0" w:color="auto"/>
            </w:tcBorders>
          </w:tcPr>
          <w:p w14:paraId="1B228B36" w14:textId="77777777" w:rsidR="00555C43" w:rsidRDefault="00555C43" w:rsidP="00555C43">
            <w:pPr>
              <w:pStyle w:val="TableRow"/>
              <w:keepNext/>
            </w:pPr>
            <w:r>
              <w:rPr>
                <w:b/>
              </w:rPr>
              <w:t>Returns</w:t>
            </w:r>
            <w:r>
              <w:t xml:space="preserve"> </w:t>
            </w:r>
            <w:r>
              <w:rPr>
                <w:b/>
              </w:rPr>
              <w:t>To</w:t>
            </w:r>
            <w:r>
              <w:t>: Caller</w:t>
            </w:r>
          </w:p>
        </w:tc>
      </w:tr>
      <w:tr w:rsidR="00555C43" w14:paraId="42651A74" w14:textId="77777777" w:rsidTr="00555C43">
        <w:tc>
          <w:tcPr>
            <w:tcW w:w="9965" w:type="dxa"/>
            <w:gridSpan w:val="2"/>
            <w:tcBorders>
              <w:top w:val="single" w:sz="6" w:space="0" w:color="auto"/>
              <w:left w:val="single" w:sz="6" w:space="0" w:color="auto"/>
              <w:bottom w:val="single" w:sz="6" w:space="0" w:color="auto"/>
              <w:right w:val="single" w:sz="6" w:space="0" w:color="auto"/>
            </w:tcBorders>
          </w:tcPr>
          <w:p w14:paraId="0B366FA1" w14:textId="77777777" w:rsidR="00555C43" w:rsidRDefault="00555C43" w:rsidP="00555C43">
            <w:pPr>
              <w:pStyle w:val="TableRow"/>
              <w:keepNext/>
            </w:pPr>
            <w:r>
              <w:rPr>
                <w:b/>
              </w:rPr>
              <w:t>Description</w:t>
            </w:r>
            <w:r>
              <w:t>: Displays the history of the times that a specified concept group has been signed off.</w:t>
            </w:r>
          </w:p>
        </w:tc>
      </w:tr>
    </w:tbl>
    <w:p w14:paraId="3BB49900" w14:textId="77777777" w:rsidR="00555C43" w:rsidRDefault="00555C43" w:rsidP="00555C43">
      <w:pPr>
        <w:keepNext/>
      </w:pPr>
    </w:p>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6437"/>
      </w:tblGrid>
      <w:tr w:rsidR="00555C43" w14:paraId="3364A490" w14:textId="77777777" w:rsidTr="001B17C3">
        <w:tc>
          <w:tcPr>
            <w:tcW w:w="9947" w:type="dxa"/>
            <w:gridSpan w:val="3"/>
            <w:tcBorders>
              <w:top w:val="single" w:sz="12" w:space="0" w:color="auto"/>
              <w:left w:val="single" w:sz="12" w:space="0" w:color="auto"/>
              <w:bottom w:val="single" w:sz="12" w:space="0" w:color="auto"/>
              <w:right w:val="single" w:sz="12" w:space="0" w:color="auto"/>
            </w:tcBorders>
          </w:tcPr>
          <w:p w14:paraId="1A5E6C12" w14:textId="77777777" w:rsidR="00555C43" w:rsidRDefault="00555C43" w:rsidP="00555C43">
            <w:pPr>
              <w:pStyle w:val="TableTitle"/>
            </w:pPr>
            <w:r>
              <w:t>Window Controls</w:t>
            </w:r>
          </w:p>
        </w:tc>
      </w:tr>
      <w:tr w:rsidR="00555C43" w14:paraId="1688CA83" w14:textId="77777777" w:rsidTr="001B17C3">
        <w:trPr>
          <w:cantSplit/>
        </w:trPr>
        <w:tc>
          <w:tcPr>
            <w:tcW w:w="1890" w:type="dxa"/>
            <w:tcBorders>
              <w:top w:val="single" w:sz="6" w:space="0" w:color="auto"/>
              <w:left w:val="single" w:sz="6" w:space="0" w:color="auto"/>
              <w:bottom w:val="single" w:sz="6" w:space="0" w:color="auto"/>
            </w:tcBorders>
          </w:tcPr>
          <w:p w14:paraId="370A00BB" w14:textId="77777777" w:rsidR="00555C43" w:rsidRDefault="00555C43" w:rsidP="00555C43">
            <w:pPr>
              <w:pStyle w:val="TableColumnTitles"/>
              <w:keepNext/>
            </w:pPr>
            <w:r>
              <w:t>Name</w:t>
            </w:r>
          </w:p>
        </w:tc>
        <w:tc>
          <w:tcPr>
            <w:tcW w:w="1620" w:type="dxa"/>
            <w:tcBorders>
              <w:top w:val="single" w:sz="6" w:space="0" w:color="auto"/>
              <w:bottom w:val="single" w:sz="6" w:space="0" w:color="auto"/>
            </w:tcBorders>
          </w:tcPr>
          <w:p w14:paraId="15CAC64D" w14:textId="77777777" w:rsidR="00555C43" w:rsidRDefault="00555C43" w:rsidP="00555C43">
            <w:pPr>
              <w:pStyle w:val="TableColumnTitles"/>
              <w:keepNext/>
              <w:rPr>
                <w:lang w:val="fr-FR"/>
              </w:rPr>
            </w:pPr>
            <w:r>
              <w:rPr>
                <w:lang w:val="fr-FR"/>
              </w:rPr>
              <w:t>Type</w:t>
            </w:r>
          </w:p>
        </w:tc>
        <w:tc>
          <w:tcPr>
            <w:tcW w:w="6437" w:type="dxa"/>
            <w:tcBorders>
              <w:top w:val="single" w:sz="6" w:space="0" w:color="auto"/>
              <w:bottom w:val="single" w:sz="6" w:space="0" w:color="auto"/>
              <w:right w:val="single" w:sz="6" w:space="0" w:color="auto"/>
            </w:tcBorders>
          </w:tcPr>
          <w:p w14:paraId="1F262C93" w14:textId="77777777" w:rsidR="00555C43" w:rsidRDefault="00555C43" w:rsidP="00555C43">
            <w:pPr>
              <w:pStyle w:val="TableColumnTitles"/>
              <w:keepNext/>
              <w:rPr>
                <w:lang w:val="fr-FR"/>
              </w:rPr>
            </w:pPr>
            <w:r>
              <w:rPr>
                <w:i/>
                <w:lang w:val="fr-FR"/>
              </w:rPr>
              <w:t>Attribute</w:t>
            </w:r>
            <w:r>
              <w:rPr>
                <w:lang w:val="fr-FR"/>
              </w:rPr>
              <w:t xml:space="preserve"> Action</w:t>
            </w:r>
          </w:p>
        </w:tc>
      </w:tr>
      <w:tr w:rsidR="00555C43" w14:paraId="26D0F8CB" w14:textId="77777777" w:rsidTr="001B17C3">
        <w:trPr>
          <w:cantSplit/>
        </w:trPr>
        <w:tc>
          <w:tcPr>
            <w:tcW w:w="1890" w:type="dxa"/>
            <w:tcBorders>
              <w:top w:val="single" w:sz="6" w:space="0" w:color="auto"/>
              <w:left w:val="single" w:sz="6" w:space="0" w:color="auto"/>
              <w:bottom w:val="single" w:sz="6" w:space="0" w:color="auto"/>
            </w:tcBorders>
          </w:tcPr>
          <w:p w14:paraId="18CDC588" w14:textId="77777777" w:rsidR="00555C43" w:rsidRDefault="0011411E" w:rsidP="001B17C3">
            <w:pPr>
              <w:pStyle w:val="TableRow"/>
            </w:pPr>
            <w:r>
              <w:t>sgHistory</w:t>
            </w:r>
          </w:p>
        </w:tc>
        <w:tc>
          <w:tcPr>
            <w:tcW w:w="1620" w:type="dxa"/>
            <w:tcBorders>
              <w:top w:val="single" w:sz="6" w:space="0" w:color="auto"/>
              <w:bottom w:val="single" w:sz="6" w:space="0" w:color="auto"/>
            </w:tcBorders>
          </w:tcPr>
          <w:p w14:paraId="291F9FE4" w14:textId="77777777" w:rsidR="00555C43" w:rsidRDefault="0011411E" w:rsidP="001B17C3">
            <w:pPr>
              <w:pStyle w:val="TableRow"/>
            </w:pPr>
            <w:r>
              <w:t>TStringGrid</w:t>
            </w:r>
          </w:p>
        </w:tc>
        <w:tc>
          <w:tcPr>
            <w:tcW w:w="6437" w:type="dxa"/>
            <w:tcBorders>
              <w:top w:val="single" w:sz="6" w:space="0" w:color="auto"/>
              <w:bottom w:val="single" w:sz="6" w:space="0" w:color="auto"/>
              <w:right w:val="single" w:sz="6" w:space="0" w:color="auto"/>
            </w:tcBorders>
          </w:tcPr>
          <w:p w14:paraId="3D45AB1F" w14:textId="77777777" w:rsidR="00555C43" w:rsidRDefault="0011411E" w:rsidP="002464C8">
            <w:pPr>
              <w:pStyle w:val="TableRow"/>
            </w:pPr>
            <w:r w:rsidRPr="0011411E">
              <w:rPr>
                <w:i/>
              </w:rPr>
              <w:fldChar w:fldCharType="begin"/>
            </w:r>
            <w:r w:rsidRPr="0011411E">
              <w:rPr>
                <w:i/>
              </w:rPr>
              <w:instrText xml:space="preserve"> REF _Ref292718913 \h </w:instrText>
            </w:r>
            <w:r w:rsidRPr="0011411E">
              <w:rPr>
                <w:i/>
              </w:rPr>
            </w:r>
            <w:r w:rsidRPr="0011411E">
              <w:rPr>
                <w:i/>
              </w:rPr>
              <w:fldChar w:fldCharType="separate"/>
            </w:r>
            <w:r w:rsidRPr="0011411E">
              <w:rPr>
                <w:i/>
              </w:rPr>
              <w:t>Concept_Group_Quality_Check</w:t>
            </w:r>
            <w:r w:rsidRPr="0011411E">
              <w:rPr>
                <w:i/>
              </w:rPr>
              <w:fldChar w:fldCharType="end"/>
            </w:r>
            <w:r>
              <w:rPr>
                <w:i/>
              </w:rPr>
              <w:t xml:space="preserve">.Checked_Date_Time, </w:t>
            </w:r>
            <w:r w:rsidRPr="0011411E">
              <w:rPr>
                <w:i/>
              </w:rPr>
              <w:fldChar w:fldCharType="begin"/>
            </w:r>
            <w:r w:rsidRPr="0011411E">
              <w:rPr>
                <w:i/>
              </w:rPr>
              <w:instrText xml:space="preserve"> REF _Ref292718945 \h </w:instrText>
            </w:r>
            <w:r w:rsidRPr="0011411E">
              <w:rPr>
                <w:i/>
              </w:rPr>
            </w:r>
            <w:r w:rsidRPr="0011411E">
              <w:rPr>
                <w:i/>
              </w:rPr>
              <w:fldChar w:fldCharType="separate"/>
            </w:r>
            <w:r w:rsidRPr="0011411E">
              <w:rPr>
                <w:i/>
              </w:rPr>
              <w:t>Individual</w:t>
            </w:r>
            <w:r w:rsidRPr="0011411E">
              <w:rPr>
                <w:i/>
              </w:rPr>
              <w:fldChar w:fldCharType="end"/>
            </w:r>
            <w:r>
              <w:rPr>
                <w:i/>
              </w:rPr>
              <w:t>.</w:t>
            </w:r>
            <w:r>
              <w:t>(</w:t>
            </w:r>
            <w:r w:rsidR="002464C8">
              <w:rPr>
                <w:i/>
              </w:rPr>
              <w:t xml:space="preserve">Forename </w:t>
            </w:r>
            <w:r>
              <w:t>|</w:t>
            </w:r>
            <w:r w:rsidR="002464C8">
              <w:t xml:space="preserve"> </w:t>
            </w:r>
            <w:r w:rsidR="002464C8">
              <w:rPr>
                <w:i/>
              </w:rPr>
              <w:t>Initials</w:t>
            </w:r>
            <w:r>
              <w:t>)</w:t>
            </w:r>
            <w:r w:rsidR="002464C8">
              <w:t xml:space="preserve"> + </w:t>
            </w:r>
            <w:r w:rsidR="002464C8" w:rsidRPr="0011411E">
              <w:rPr>
                <w:i/>
              </w:rPr>
              <w:fldChar w:fldCharType="begin"/>
            </w:r>
            <w:r w:rsidR="002464C8" w:rsidRPr="0011411E">
              <w:rPr>
                <w:i/>
              </w:rPr>
              <w:instrText xml:space="preserve"> REF _Ref292718945 \h </w:instrText>
            </w:r>
            <w:r w:rsidR="002464C8" w:rsidRPr="0011411E">
              <w:rPr>
                <w:i/>
              </w:rPr>
            </w:r>
            <w:r w:rsidR="002464C8" w:rsidRPr="0011411E">
              <w:rPr>
                <w:i/>
              </w:rPr>
              <w:fldChar w:fldCharType="separate"/>
            </w:r>
            <w:r w:rsidR="002464C8" w:rsidRPr="0011411E">
              <w:rPr>
                <w:i/>
              </w:rPr>
              <w:t>Individual</w:t>
            </w:r>
            <w:r w:rsidR="002464C8" w:rsidRPr="0011411E">
              <w:rPr>
                <w:i/>
              </w:rPr>
              <w:fldChar w:fldCharType="end"/>
            </w:r>
            <w:r w:rsidR="002464C8">
              <w:rPr>
                <w:i/>
              </w:rPr>
              <w:t>.Surname</w:t>
            </w:r>
          </w:p>
          <w:p w14:paraId="34C28E11" w14:textId="77777777" w:rsidR="002464C8" w:rsidRPr="002464C8" w:rsidRDefault="002464C8" w:rsidP="002464C8">
            <w:pPr>
              <w:pStyle w:val="TableRow"/>
            </w:pPr>
            <w:r>
              <w:t>Lists the sign off events for the specified concept group, in reverse chronological order.</w:t>
            </w:r>
          </w:p>
        </w:tc>
      </w:tr>
      <w:tr w:rsidR="00555C43" w14:paraId="2BD37D19" w14:textId="77777777" w:rsidTr="001B17C3">
        <w:trPr>
          <w:cantSplit/>
        </w:trPr>
        <w:tc>
          <w:tcPr>
            <w:tcW w:w="1890" w:type="dxa"/>
            <w:tcBorders>
              <w:top w:val="single" w:sz="6" w:space="0" w:color="auto"/>
              <w:left w:val="single" w:sz="6" w:space="0" w:color="auto"/>
              <w:bottom w:val="single" w:sz="6" w:space="0" w:color="auto"/>
            </w:tcBorders>
          </w:tcPr>
          <w:p w14:paraId="39E55CB0" w14:textId="77777777" w:rsidR="00555C43" w:rsidRDefault="00555C43" w:rsidP="001B17C3">
            <w:pPr>
              <w:pStyle w:val="TableRow"/>
            </w:pPr>
            <w:r>
              <w:t>btnClose</w:t>
            </w:r>
          </w:p>
        </w:tc>
        <w:tc>
          <w:tcPr>
            <w:tcW w:w="1620" w:type="dxa"/>
            <w:tcBorders>
              <w:top w:val="single" w:sz="6" w:space="0" w:color="auto"/>
              <w:bottom w:val="single" w:sz="6" w:space="0" w:color="auto"/>
            </w:tcBorders>
          </w:tcPr>
          <w:p w14:paraId="2F2196B8" w14:textId="77777777" w:rsidR="00555C43" w:rsidRDefault="00E53F90" w:rsidP="001B17C3">
            <w:pPr>
              <w:pStyle w:val="TableRow"/>
            </w:pPr>
            <w:r>
              <w:t>T</w:t>
            </w:r>
            <w:r w:rsidR="00555C43">
              <w:t>Button</w:t>
            </w:r>
          </w:p>
        </w:tc>
        <w:tc>
          <w:tcPr>
            <w:tcW w:w="6437" w:type="dxa"/>
            <w:tcBorders>
              <w:top w:val="single" w:sz="6" w:space="0" w:color="auto"/>
              <w:bottom w:val="single" w:sz="6" w:space="0" w:color="auto"/>
              <w:right w:val="single" w:sz="6" w:space="0" w:color="auto"/>
            </w:tcBorders>
          </w:tcPr>
          <w:p w14:paraId="369FCEF6" w14:textId="77777777" w:rsidR="00555C43" w:rsidRDefault="00555C43" w:rsidP="001B17C3">
            <w:pPr>
              <w:pStyle w:val="TableRow"/>
            </w:pPr>
            <w:r>
              <w:t>Closes the dialog.</w:t>
            </w:r>
          </w:p>
        </w:tc>
      </w:tr>
    </w:tbl>
    <w:p w14:paraId="6B72F7BA" w14:textId="77777777" w:rsidR="00555C43" w:rsidRDefault="00555C43" w:rsidP="00512EFF"/>
    <w:p w14:paraId="34969DFF" w14:textId="77777777" w:rsidR="000C615E" w:rsidRDefault="00E53F90" w:rsidP="000C615E">
      <w:pPr>
        <w:pStyle w:val="Heading4"/>
        <w:tabs>
          <w:tab w:val="num" w:pos="1080"/>
        </w:tabs>
      </w:pPr>
      <w:bookmarkStart w:id="711" w:name="_Ref292871719"/>
      <w:bookmarkStart w:id="712" w:name="_Toc292879003"/>
      <w:r>
        <w:lastRenderedPageBreak/>
        <w:t xml:space="preserve">Select </w:t>
      </w:r>
      <w:r w:rsidR="00565FDA">
        <w:t>T</w:t>
      </w:r>
      <w:r>
        <w:t xml:space="preserve">axon </w:t>
      </w:r>
      <w:r w:rsidR="00565FDA">
        <w:t>L</w:t>
      </w:r>
      <w:r>
        <w:t>ist</w:t>
      </w:r>
      <w:r w:rsidR="000C615E">
        <w:t xml:space="preserve"> dialog</w:t>
      </w:r>
      <w:bookmarkEnd w:id="711"/>
      <w:bookmarkEnd w:id="712"/>
    </w:p>
    <w:tbl>
      <w:tblPr>
        <w:tblW w:w="9965"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982"/>
        <w:gridCol w:w="4983"/>
      </w:tblGrid>
      <w:tr w:rsidR="000C615E" w14:paraId="2DEBC960" w14:textId="77777777" w:rsidTr="00D61216">
        <w:tc>
          <w:tcPr>
            <w:tcW w:w="9965" w:type="dxa"/>
            <w:gridSpan w:val="2"/>
            <w:tcBorders>
              <w:top w:val="single" w:sz="12" w:space="0" w:color="auto"/>
              <w:bottom w:val="single" w:sz="12" w:space="0" w:color="auto"/>
            </w:tcBorders>
            <w:shd w:val="clear" w:color="auto" w:fill="C0C0C0"/>
          </w:tcPr>
          <w:p w14:paraId="11380A32" w14:textId="77777777" w:rsidR="000C615E" w:rsidRDefault="000C615E" w:rsidP="00E53F90">
            <w:pPr>
              <w:pStyle w:val="TableTitle"/>
            </w:pPr>
            <w:r>
              <w:t>Window Name: dlg</w:t>
            </w:r>
            <w:r w:rsidR="00E53F90">
              <w:t>SelectTaxonList</w:t>
            </w:r>
          </w:p>
        </w:tc>
      </w:tr>
      <w:tr w:rsidR="000C615E" w14:paraId="55759206" w14:textId="77777777" w:rsidTr="00D61216">
        <w:trPr>
          <w:cantSplit/>
        </w:trPr>
        <w:tc>
          <w:tcPr>
            <w:tcW w:w="4982" w:type="dxa"/>
            <w:tcBorders>
              <w:top w:val="single" w:sz="6" w:space="0" w:color="auto"/>
              <w:left w:val="single" w:sz="6" w:space="0" w:color="auto"/>
              <w:bottom w:val="single" w:sz="6" w:space="0" w:color="auto"/>
              <w:right w:val="single" w:sz="6" w:space="0" w:color="auto"/>
            </w:tcBorders>
          </w:tcPr>
          <w:p w14:paraId="49993DF8" w14:textId="77777777" w:rsidR="000C615E" w:rsidRDefault="000C615E" w:rsidP="00D61216">
            <w:pPr>
              <w:pStyle w:val="TableRow"/>
              <w:keepNext/>
            </w:pPr>
            <w:r>
              <w:rPr>
                <w:b/>
              </w:rPr>
              <w:t>Inherites</w:t>
            </w:r>
            <w:r>
              <w:t>: TForm</w:t>
            </w:r>
          </w:p>
        </w:tc>
        <w:tc>
          <w:tcPr>
            <w:tcW w:w="4983" w:type="dxa"/>
            <w:tcBorders>
              <w:top w:val="single" w:sz="6" w:space="0" w:color="auto"/>
              <w:left w:val="single" w:sz="6" w:space="0" w:color="auto"/>
              <w:bottom w:val="single" w:sz="6" w:space="0" w:color="auto"/>
              <w:right w:val="single" w:sz="6" w:space="0" w:color="auto"/>
            </w:tcBorders>
          </w:tcPr>
          <w:p w14:paraId="16EB219F" w14:textId="77777777" w:rsidR="000C615E" w:rsidRDefault="000C615E" w:rsidP="00E53F90">
            <w:pPr>
              <w:pStyle w:val="TableRow"/>
              <w:keepNext/>
            </w:pPr>
            <w:r>
              <w:rPr>
                <w:b/>
              </w:rPr>
              <w:t>Unit File Name</w:t>
            </w:r>
            <w:r>
              <w:t xml:space="preserve">: </w:t>
            </w:r>
            <w:r w:rsidR="00E53F90">
              <w:t>SelectTaxonList</w:t>
            </w:r>
            <w:r>
              <w:t>.pas</w:t>
            </w:r>
          </w:p>
        </w:tc>
      </w:tr>
      <w:tr w:rsidR="000C615E" w14:paraId="4ED985A6" w14:textId="77777777" w:rsidTr="00D61216">
        <w:tc>
          <w:tcPr>
            <w:tcW w:w="9965" w:type="dxa"/>
            <w:gridSpan w:val="2"/>
            <w:tcBorders>
              <w:top w:val="single" w:sz="6" w:space="0" w:color="auto"/>
              <w:left w:val="single" w:sz="6" w:space="0" w:color="auto"/>
              <w:bottom w:val="single" w:sz="6" w:space="0" w:color="auto"/>
              <w:right w:val="single" w:sz="6" w:space="0" w:color="auto"/>
            </w:tcBorders>
          </w:tcPr>
          <w:p w14:paraId="1A6FD20A" w14:textId="77777777" w:rsidR="000C615E" w:rsidRDefault="000C615E" w:rsidP="00E53F90">
            <w:pPr>
              <w:pStyle w:val="TableRow"/>
              <w:keepNext/>
            </w:pPr>
            <w:r>
              <w:rPr>
                <w:b/>
              </w:rPr>
              <w:t>Entities</w:t>
            </w:r>
            <w:r>
              <w:t xml:space="preserve">: </w:t>
            </w:r>
            <w:r w:rsidR="00E53F90">
              <w:t>Taxon_List</w:t>
            </w:r>
          </w:p>
        </w:tc>
      </w:tr>
      <w:tr w:rsidR="000C615E" w14:paraId="4F349B65" w14:textId="77777777" w:rsidTr="00D61216">
        <w:tc>
          <w:tcPr>
            <w:tcW w:w="9965" w:type="dxa"/>
            <w:gridSpan w:val="2"/>
            <w:tcBorders>
              <w:top w:val="single" w:sz="6" w:space="0" w:color="auto"/>
              <w:left w:val="single" w:sz="6" w:space="0" w:color="auto"/>
              <w:bottom w:val="single" w:sz="6" w:space="0" w:color="auto"/>
              <w:right w:val="single" w:sz="6" w:space="0" w:color="auto"/>
            </w:tcBorders>
          </w:tcPr>
          <w:p w14:paraId="09E91E1B" w14:textId="77777777" w:rsidR="000C615E" w:rsidRDefault="000C615E" w:rsidP="00D61216">
            <w:pPr>
              <w:pStyle w:val="TableRow"/>
              <w:keepNext/>
            </w:pPr>
            <w:r>
              <w:rPr>
                <w:b/>
              </w:rPr>
              <w:t>Calls</w:t>
            </w:r>
            <w:r>
              <w:t>: None</w:t>
            </w:r>
          </w:p>
        </w:tc>
      </w:tr>
      <w:tr w:rsidR="000C615E" w14:paraId="46599E9F" w14:textId="77777777" w:rsidTr="00D61216">
        <w:tc>
          <w:tcPr>
            <w:tcW w:w="9965" w:type="dxa"/>
            <w:gridSpan w:val="2"/>
            <w:tcBorders>
              <w:top w:val="single" w:sz="6" w:space="0" w:color="auto"/>
              <w:left w:val="single" w:sz="6" w:space="0" w:color="auto"/>
              <w:bottom w:val="single" w:sz="6" w:space="0" w:color="auto"/>
              <w:right w:val="single" w:sz="6" w:space="0" w:color="auto"/>
            </w:tcBorders>
          </w:tcPr>
          <w:p w14:paraId="303A4444" w14:textId="77777777" w:rsidR="000C615E" w:rsidRDefault="000C615E" w:rsidP="00D61216">
            <w:pPr>
              <w:pStyle w:val="TableRow"/>
              <w:keepNext/>
            </w:pPr>
            <w:r>
              <w:rPr>
                <w:b/>
              </w:rPr>
              <w:t>Returns</w:t>
            </w:r>
            <w:r>
              <w:t xml:space="preserve"> </w:t>
            </w:r>
            <w:r>
              <w:rPr>
                <w:b/>
              </w:rPr>
              <w:t>To</w:t>
            </w:r>
            <w:r>
              <w:t>: Caller</w:t>
            </w:r>
          </w:p>
        </w:tc>
      </w:tr>
      <w:tr w:rsidR="000C615E" w14:paraId="665E1602" w14:textId="77777777" w:rsidTr="00D61216">
        <w:tc>
          <w:tcPr>
            <w:tcW w:w="9965" w:type="dxa"/>
            <w:gridSpan w:val="2"/>
            <w:tcBorders>
              <w:top w:val="single" w:sz="6" w:space="0" w:color="auto"/>
              <w:left w:val="single" w:sz="6" w:space="0" w:color="auto"/>
              <w:bottom w:val="single" w:sz="6" w:space="0" w:color="auto"/>
              <w:right w:val="single" w:sz="6" w:space="0" w:color="auto"/>
            </w:tcBorders>
          </w:tcPr>
          <w:p w14:paraId="77272342" w14:textId="77777777" w:rsidR="000C615E" w:rsidRDefault="000C615E" w:rsidP="00E53F90">
            <w:pPr>
              <w:pStyle w:val="TableRow"/>
              <w:keepNext/>
            </w:pPr>
            <w:r>
              <w:rPr>
                <w:b/>
              </w:rPr>
              <w:t>Description</w:t>
            </w:r>
            <w:r>
              <w:t xml:space="preserve">: </w:t>
            </w:r>
            <w:r w:rsidR="00E53F90">
              <w:t>Allows the user to select a taxon list</w:t>
            </w:r>
            <w:r>
              <w:t>.</w:t>
            </w:r>
          </w:p>
          <w:p w14:paraId="33809197" w14:textId="77777777" w:rsidR="00E53F90" w:rsidRDefault="00E53F90" w:rsidP="00E53F90">
            <w:pPr>
              <w:pStyle w:val="TableRow"/>
              <w:keepNext/>
            </w:pPr>
            <w:r>
              <w:t>The caller may specify a number of taxon lists that should be excluded from the dialog.</w:t>
            </w:r>
          </w:p>
        </w:tc>
      </w:tr>
    </w:tbl>
    <w:p w14:paraId="427F47DB" w14:textId="77777777" w:rsidR="000C615E" w:rsidRDefault="000C615E" w:rsidP="000C615E">
      <w:pPr>
        <w:keepNext/>
      </w:pPr>
    </w:p>
    <w:tbl>
      <w:tblPr>
        <w:tblW w:w="0" w:type="auto"/>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6437"/>
      </w:tblGrid>
      <w:tr w:rsidR="000C615E" w14:paraId="6A632239" w14:textId="77777777" w:rsidTr="00D61216">
        <w:tc>
          <w:tcPr>
            <w:tcW w:w="9947" w:type="dxa"/>
            <w:gridSpan w:val="3"/>
            <w:tcBorders>
              <w:top w:val="single" w:sz="12" w:space="0" w:color="auto"/>
              <w:left w:val="single" w:sz="12" w:space="0" w:color="auto"/>
              <w:bottom w:val="single" w:sz="12" w:space="0" w:color="auto"/>
              <w:right w:val="single" w:sz="12" w:space="0" w:color="auto"/>
            </w:tcBorders>
          </w:tcPr>
          <w:p w14:paraId="27F48370" w14:textId="77777777" w:rsidR="000C615E" w:rsidRDefault="000C615E" w:rsidP="00D61216">
            <w:pPr>
              <w:pStyle w:val="TableTitle"/>
            </w:pPr>
            <w:r>
              <w:t>Window Controls</w:t>
            </w:r>
          </w:p>
        </w:tc>
      </w:tr>
      <w:tr w:rsidR="000C615E" w14:paraId="767BB2E5" w14:textId="77777777" w:rsidTr="00D61216">
        <w:trPr>
          <w:cantSplit/>
        </w:trPr>
        <w:tc>
          <w:tcPr>
            <w:tcW w:w="1890" w:type="dxa"/>
            <w:tcBorders>
              <w:top w:val="single" w:sz="6" w:space="0" w:color="auto"/>
              <w:left w:val="single" w:sz="6" w:space="0" w:color="auto"/>
              <w:bottom w:val="single" w:sz="6" w:space="0" w:color="auto"/>
            </w:tcBorders>
          </w:tcPr>
          <w:p w14:paraId="7824C9EF" w14:textId="77777777" w:rsidR="000C615E" w:rsidRDefault="000C615E" w:rsidP="00D61216">
            <w:pPr>
              <w:pStyle w:val="TableColumnTitles"/>
              <w:keepNext/>
            </w:pPr>
            <w:r>
              <w:t>Name</w:t>
            </w:r>
          </w:p>
        </w:tc>
        <w:tc>
          <w:tcPr>
            <w:tcW w:w="1620" w:type="dxa"/>
            <w:tcBorders>
              <w:top w:val="single" w:sz="6" w:space="0" w:color="auto"/>
              <w:bottom w:val="single" w:sz="6" w:space="0" w:color="auto"/>
            </w:tcBorders>
          </w:tcPr>
          <w:p w14:paraId="3663BEE0" w14:textId="77777777" w:rsidR="000C615E" w:rsidRDefault="000C615E" w:rsidP="00D61216">
            <w:pPr>
              <w:pStyle w:val="TableColumnTitles"/>
              <w:keepNext/>
              <w:rPr>
                <w:lang w:val="fr-FR"/>
              </w:rPr>
            </w:pPr>
            <w:r>
              <w:rPr>
                <w:lang w:val="fr-FR"/>
              </w:rPr>
              <w:t>Type</w:t>
            </w:r>
          </w:p>
        </w:tc>
        <w:tc>
          <w:tcPr>
            <w:tcW w:w="6437" w:type="dxa"/>
            <w:tcBorders>
              <w:top w:val="single" w:sz="6" w:space="0" w:color="auto"/>
              <w:bottom w:val="single" w:sz="6" w:space="0" w:color="auto"/>
              <w:right w:val="single" w:sz="6" w:space="0" w:color="auto"/>
            </w:tcBorders>
          </w:tcPr>
          <w:p w14:paraId="2B9E6454" w14:textId="77777777" w:rsidR="000C615E" w:rsidRDefault="000C615E" w:rsidP="00D61216">
            <w:pPr>
              <w:pStyle w:val="TableColumnTitles"/>
              <w:keepNext/>
              <w:rPr>
                <w:lang w:val="fr-FR"/>
              </w:rPr>
            </w:pPr>
            <w:r>
              <w:rPr>
                <w:i/>
                <w:lang w:val="fr-FR"/>
              </w:rPr>
              <w:t>Attribute</w:t>
            </w:r>
            <w:r>
              <w:rPr>
                <w:lang w:val="fr-FR"/>
              </w:rPr>
              <w:t xml:space="preserve"> Action</w:t>
            </w:r>
          </w:p>
        </w:tc>
      </w:tr>
      <w:tr w:rsidR="000C615E" w14:paraId="24A974B4" w14:textId="77777777" w:rsidTr="00D61216">
        <w:trPr>
          <w:cantSplit/>
        </w:trPr>
        <w:tc>
          <w:tcPr>
            <w:tcW w:w="1890" w:type="dxa"/>
            <w:tcBorders>
              <w:top w:val="single" w:sz="6" w:space="0" w:color="auto"/>
              <w:left w:val="single" w:sz="6" w:space="0" w:color="auto"/>
              <w:bottom w:val="single" w:sz="6" w:space="0" w:color="auto"/>
            </w:tcBorders>
          </w:tcPr>
          <w:p w14:paraId="028AE6DE" w14:textId="77777777" w:rsidR="000C615E" w:rsidRDefault="00E53F90" w:rsidP="00D61216">
            <w:pPr>
              <w:pStyle w:val="TableRow"/>
            </w:pPr>
            <w:r>
              <w:t>cmbTaxonList</w:t>
            </w:r>
          </w:p>
        </w:tc>
        <w:tc>
          <w:tcPr>
            <w:tcW w:w="1620" w:type="dxa"/>
            <w:tcBorders>
              <w:top w:val="single" w:sz="6" w:space="0" w:color="auto"/>
              <w:bottom w:val="single" w:sz="6" w:space="0" w:color="auto"/>
            </w:tcBorders>
          </w:tcPr>
          <w:p w14:paraId="25C786E0" w14:textId="77777777" w:rsidR="000C615E" w:rsidRDefault="00E53F90" w:rsidP="00D61216">
            <w:pPr>
              <w:pStyle w:val="TableRow"/>
            </w:pPr>
            <w:r>
              <w:t>TComboBox</w:t>
            </w:r>
          </w:p>
        </w:tc>
        <w:tc>
          <w:tcPr>
            <w:tcW w:w="6437" w:type="dxa"/>
            <w:tcBorders>
              <w:top w:val="single" w:sz="6" w:space="0" w:color="auto"/>
              <w:bottom w:val="single" w:sz="6" w:space="0" w:color="auto"/>
              <w:right w:val="single" w:sz="6" w:space="0" w:color="auto"/>
            </w:tcBorders>
          </w:tcPr>
          <w:p w14:paraId="728E0A01" w14:textId="77777777" w:rsidR="000C615E" w:rsidRDefault="00E53F90" w:rsidP="00D61216">
            <w:pPr>
              <w:pStyle w:val="TableRow"/>
            </w:pPr>
            <w:r>
              <w:rPr>
                <w:i/>
              </w:rPr>
              <w:t>Taxon_List.Item_Name</w:t>
            </w:r>
          </w:p>
          <w:p w14:paraId="4E22B5E8" w14:textId="77777777" w:rsidR="000C615E" w:rsidRPr="002464C8" w:rsidRDefault="00E53F90" w:rsidP="00D61216">
            <w:pPr>
              <w:pStyle w:val="TableRow"/>
            </w:pPr>
            <w:r>
              <w:t>Lists the available taxon lists in alphabetical order, excluding any that were specified by the caller.</w:t>
            </w:r>
          </w:p>
        </w:tc>
      </w:tr>
      <w:tr w:rsidR="000C615E" w14:paraId="29210DD6" w14:textId="77777777" w:rsidTr="00D61216">
        <w:trPr>
          <w:cantSplit/>
        </w:trPr>
        <w:tc>
          <w:tcPr>
            <w:tcW w:w="1890" w:type="dxa"/>
            <w:tcBorders>
              <w:top w:val="single" w:sz="6" w:space="0" w:color="auto"/>
              <w:left w:val="single" w:sz="6" w:space="0" w:color="auto"/>
              <w:bottom w:val="single" w:sz="6" w:space="0" w:color="auto"/>
            </w:tcBorders>
          </w:tcPr>
          <w:p w14:paraId="13EED4B1" w14:textId="77777777" w:rsidR="000C615E" w:rsidRDefault="00E53F90" w:rsidP="00D61216">
            <w:pPr>
              <w:pStyle w:val="TableRow"/>
            </w:pPr>
            <w:r>
              <w:t>btnOK</w:t>
            </w:r>
          </w:p>
        </w:tc>
        <w:tc>
          <w:tcPr>
            <w:tcW w:w="1620" w:type="dxa"/>
            <w:tcBorders>
              <w:top w:val="single" w:sz="6" w:space="0" w:color="auto"/>
              <w:bottom w:val="single" w:sz="6" w:space="0" w:color="auto"/>
            </w:tcBorders>
          </w:tcPr>
          <w:p w14:paraId="4C623FB9" w14:textId="77777777" w:rsidR="000C615E" w:rsidRDefault="00E53F90" w:rsidP="00D61216">
            <w:pPr>
              <w:pStyle w:val="TableRow"/>
            </w:pPr>
            <w:r>
              <w:t>TButton</w:t>
            </w:r>
          </w:p>
        </w:tc>
        <w:tc>
          <w:tcPr>
            <w:tcW w:w="6437" w:type="dxa"/>
            <w:tcBorders>
              <w:top w:val="single" w:sz="6" w:space="0" w:color="auto"/>
              <w:bottom w:val="single" w:sz="6" w:space="0" w:color="auto"/>
              <w:right w:val="single" w:sz="6" w:space="0" w:color="auto"/>
            </w:tcBorders>
          </w:tcPr>
          <w:p w14:paraId="7033899A" w14:textId="77777777" w:rsidR="000C615E" w:rsidRDefault="00E53F90" w:rsidP="00D61216">
            <w:pPr>
              <w:pStyle w:val="TableRow"/>
            </w:pPr>
            <w:r>
              <w:t>Closes the dialog, returning the selected taxon list to the caller.</w:t>
            </w:r>
          </w:p>
          <w:p w14:paraId="0432BA48" w14:textId="77777777" w:rsidR="00E53F90" w:rsidRDefault="00E53F90" w:rsidP="00D61216">
            <w:pPr>
              <w:pStyle w:val="TableRow"/>
            </w:pPr>
            <w:r>
              <w:t>Only enabled if there is a list selected in cmbTaxonList.</w:t>
            </w:r>
          </w:p>
        </w:tc>
      </w:tr>
      <w:tr w:rsidR="00E53F90" w14:paraId="57CAEEF8" w14:textId="77777777" w:rsidTr="00D61216">
        <w:trPr>
          <w:cantSplit/>
        </w:trPr>
        <w:tc>
          <w:tcPr>
            <w:tcW w:w="1890" w:type="dxa"/>
            <w:tcBorders>
              <w:top w:val="single" w:sz="6" w:space="0" w:color="auto"/>
              <w:left w:val="single" w:sz="6" w:space="0" w:color="auto"/>
              <w:bottom w:val="single" w:sz="6" w:space="0" w:color="auto"/>
            </w:tcBorders>
          </w:tcPr>
          <w:p w14:paraId="741C8EA0" w14:textId="77777777" w:rsidR="00E53F90" w:rsidRDefault="00E53F90" w:rsidP="00D61216">
            <w:pPr>
              <w:pStyle w:val="TableRow"/>
            </w:pPr>
            <w:r>
              <w:t>btnCancel</w:t>
            </w:r>
          </w:p>
        </w:tc>
        <w:tc>
          <w:tcPr>
            <w:tcW w:w="1620" w:type="dxa"/>
            <w:tcBorders>
              <w:top w:val="single" w:sz="6" w:space="0" w:color="auto"/>
              <w:bottom w:val="single" w:sz="6" w:space="0" w:color="auto"/>
            </w:tcBorders>
          </w:tcPr>
          <w:p w14:paraId="06987FB2" w14:textId="77777777" w:rsidR="00E53F90" w:rsidRDefault="00E53F90" w:rsidP="00D61216">
            <w:pPr>
              <w:pStyle w:val="TableRow"/>
            </w:pPr>
            <w:r>
              <w:t>TButton</w:t>
            </w:r>
          </w:p>
        </w:tc>
        <w:tc>
          <w:tcPr>
            <w:tcW w:w="6437" w:type="dxa"/>
            <w:tcBorders>
              <w:top w:val="single" w:sz="6" w:space="0" w:color="auto"/>
              <w:bottom w:val="single" w:sz="6" w:space="0" w:color="auto"/>
              <w:right w:val="single" w:sz="6" w:space="0" w:color="auto"/>
            </w:tcBorders>
          </w:tcPr>
          <w:p w14:paraId="236794FA" w14:textId="77777777" w:rsidR="00E53F90" w:rsidRDefault="00E53F90" w:rsidP="00D61216">
            <w:pPr>
              <w:pStyle w:val="TableRow"/>
            </w:pPr>
            <w:r>
              <w:t>Closes the dialog, returning no taxon list to the caller.</w:t>
            </w:r>
          </w:p>
        </w:tc>
      </w:tr>
    </w:tbl>
    <w:p w14:paraId="1F3E8A1F" w14:textId="77777777" w:rsidR="000C615E" w:rsidRDefault="000C615E" w:rsidP="000C615E"/>
    <w:p w14:paraId="3D457B90" w14:textId="77777777" w:rsidR="00887218" w:rsidRDefault="00887218" w:rsidP="00887218">
      <w:pPr>
        <w:pStyle w:val="Heading4"/>
      </w:pPr>
      <w:bookmarkStart w:id="713" w:name="_Toc292879004"/>
      <w:bookmarkStart w:id="714" w:name="_Ref292879243"/>
      <w:bookmarkStart w:id="715" w:name="_Ref292879244"/>
      <w:r>
        <w:lastRenderedPageBreak/>
        <w:t>Editable Thesaurus Navigator frame</w:t>
      </w:r>
      <w:bookmarkEnd w:id="713"/>
      <w:bookmarkEnd w:id="714"/>
      <w:bookmarkEnd w:id="715"/>
    </w:p>
    <w:tbl>
      <w:tblPr>
        <w:tblW w:w="874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887218" w14:paraId="3E090111" w14:textId="77777777" w:rsidTr="00887218">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DA214E9" w14:textId="77777777" w:rsidR="00887218" w:rsidRDefault="00887218" w:rsidP="00887218">
            <w:pPr>
              <w:pStyle w:val="TableTitle"/>
            </w:pPr>
            <w:r>
              <w:t>Window Name: TfraThesaurusNavigatorEditable</w:t>
            </w:r>
          </w:p>
        </w:tc>
      </w:tr>
      <w:tr w:rsidR="00887218" w14:paraId="22AC421A" w14:textId="77777777" w:rsidTr="00887218">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7A7ABB85" w14:textId="77777777" w:rsidR="00887218" w:rsidRDefault="00887218" w:rsidP="00957493">
            <w:pPr>
              <w:pStyle w:val="TableRow"/>
              <w:keepNext/>
            </w:pPr>
            <w:r>
              <w:rPr>
                <w:b/>
              </w:rPr>
              <w:t>Inherits</w:t>
            </w:r>
            <w:r>
              <w:t xml:space="preserve">:  </w:t>
            </w:r>
            <w:r w:rsidR="00957493">
              <w:t>TfraThesaurusNavigator</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5178CF0F" w14:textId="77777777" w:rsidR="00887218" w:rsidRDefault="00887218" w:rsidP="00887218">
            <w:pPr>
              <w:pStyle w:val="TableRow"/>
              <w:keepNext/>
            </w:pPr>
            <w:r>
              <w:rPr>
                <w:b/>
              </w:rPr>
              <w:t>Unit File Name</w:t>
            </w:r>
            <w:r>
              <w:t>: ThesaurusNavigatorEditable.pas</w:t>
            </w:r>
          </w:p>
        </w:tc>
      </w:tr>
      <w:tr w:rsidR="00887218" w14:paraId="0B3CD3D9" w14:textId="77777777" w:rsidTr="0088721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45709625" w14:textId="77777777" w:rsidR="00887218" w:rsidRDefault="00887218" w:rsidP="00887218">
            <w:pPr>
              <w:pStyle w:val="TableRow"/>
              <w:keepNext/>
            </w:pPr>
            <w:r>
              <w:rPr>
                <w:b/>
              </w:rPr>
              <w:t>Entities</w:t>
            </w:r>
            <w:r>
              <w:t>: Subject_Area, Domain, Local_Domain, Concept_Group, Concept_Group_Version, Term, Concept_Rank.Abbreviation, Concept_Rank.Color_R, Concept_Rank.Color_G, Concept_Rank.Color_B</w:t>
            </w:r>
          </w:p>
        </w:tc>
      </w:tr>
      <w:tr w:rsidR="00887218" w14:paraId="5A7DF2ED" w14:textId="77777777" w:rsidTr="0088721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797ED78" w14:textId="77777777" w:rsidR="00887218" w:rsidRDefault="00887218" w:rsidP="00887218">
            <w:pPr>
              <w:pStyle w:val="TableRow"/>
              <w:keepNext/>
            </w:pPr>
            <w:r>
              <w:rPr>
                <w:b/>
              </w:rPr>
              <w:t>Calls</w:t>
            </w:r>
            <w:r>
              <w:t>: None</w:t>
            </w:r>
          </w:p>
        </w:tc>
      </w:tr>
      <w:tr w:rsidR="00887218" w14:paraId="440E8677" w14:textId="77777777" w:rsidTr="0088721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CDD623D" w14:textId="77777777" w:rsidR="00887218" w:rsidRDefault="00887218" w:rsidP="00887218">
            <w:pPr>
              <w:pStyle w:val="TableRow"/>
              <w:keepNext/>
            </w:pPr>
            <w:r>
              <w:rPr>
                <w:b/>
              </w:rPr>
              <w:t>Returns</w:t>
            </w:r>
            <w:r>
              <w:t xml:space="preserve"> </w:t>
            </w:r>
            <w:r>
              <w:rPr>
                <w:b/>
              </w:rPr>
              <w:t>To</w:t>
            </w:r>
            <w:r>
              <w:t>: None</w:t>
            </w:r>
          </w:p>
        </w:tc>
      </w:tr>
      <w:tr w:rsidR="00887218" w14:paraId="27251A76" w14:textId="77777777" w:rsidTr="00887218">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7C4967EE" w14:textId="77777777" w:rsidR="00887218" w:rsidRPr="00340A1C" w:rsidRDefault="00887218" w:rsidP="00B34CDE">
            <w:pPr>
              <w:pStyle w:val="TableRow"/>
              <w:keepNext/>
            </w:pPr>
            <w:r>
              <w:rPr>
                <w:b/>
              </w:rPr>
              <w:t>Description</w:t>
            </w:r>
            <w:r>
              <w:t xml:space="preserve">: Specialisation of the </w:t>
            </w:r>
            <w:r>
              <w:fldChar w:fldCharType="begin"/>
            </w:r>
            <w:r>
              <w:instrText xml:space="preserve"> REF _Ref292879171 \h </w:instrText>
            </w:r>
            <w:r>
              <w:fldChar w:fldCharType="separate"/>
            </w:r>
            <w:r>
              <w:t>Thesaurus navigator frame</w:t>
            </w:r>
            <w:r>
              <w:fldChar w:fldCharType="end"/>
            </w:r>
            <w:r>
              <w:t xml:space="preserve"> for use in the Thesaurus Editor, adding support for </w:t>
            </w:r>
            <w:r w:rsidR="00B34CDE">
              <w:t>the editing operations of the Concept Organiser (</w:t>
            </w:r>
            <w:r w:rsidR="00B34CDE">
              <w:fldChar w:fldCharType="begin"/>
            </w:r>
            <w:r w:rsidR="00B34CDE">
              <w:instrText xml:space="preserve"> REF _Ref270597110 \h </w:instrText>
            </w:r>
            <w:r w:rsidR="00B34CDE">
              <w:fldChar w:fldCharType="separate"/>
            </w:r>
            <w:r w:rsidR="00B34CDE">
              <w:t>Concepts MDI child screen</w:t>
            </w:r>
            <w:r w:rsidR="00B34CDE">
              <w:fldChar w:fldCharType="end"/>
            </w:r>
            <w:r w:rsidR="00B34CDE">
              <w:t xml:space="preserve">). </w:t>
            </w:r>
          </w:p>
        </w:tc>
      </w:tr>
    </w:tbl>
    <w:p w14:paraId="5574E43A" w14:textId="77777777" w:rsidR="00887218" w:rsidRDefault="00887218" w:rsidP="00887218"/>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887218" w14:paraId="274BEECA" w14:textId="77777777" w:rsidTr="00887218">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00646A3A" w14:textId="77777777" w:rsidR="00887218" w:rsidRDefault="00887218" w:rsidP="00887218">
            <w:pPr>
              <w:pStyle w:val="TableTitle"/>
            </w:pPr>
            <w:r>
              <w:t>Menu Items</w:t>
            </w:r>
          </w:p>
        </w:tc>
      </w:tr>
      <w:tr w:rsidR="00887218" w14:paraId="0479D098" w14:textId="77777777" w:rsidTr="0088721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7148C4F" w14:textId="77777777" w:rsidR="00887218" w:rsidRDefault="00887218" w:rsidP="00887218">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A577B27" w14:textId="77777777" w:rsidR="00887218" w:rsidRDefault="00887218" w:rsidP="00887218">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91C79CE" w14:textId="77777777" w:rsidR="00887218" w:rsidRDefault="00887218" w:rsidP="00887218">
            <w:pPr>
              <w:pStyle w:val="TableColumnTitles"/>
              <w:keepNext/>
            </w:pPr>
            <w:r>
              <w:rPr>
                <w:i/>
              </w:rPr>
              <w:t>Attribute</w:t>
            </w:r>
            <w:r>
              <w:t xml:space="preserve"> Action</w:t>
            </w:r>
          </w:p>
        </w:tc>
      </w:tr>
      <w:tr w:rsidR="00887218" w14:paraId="1173BDE4" w14:textId="77777777" w:rsidTr="0088721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0441B41" w14:textId="77777777" w:rsidR="00887218" w:rsidRDefault="00B34CDE" w:rsidP="00887218">
            <w:pPr>
              <w:pStyle w:val="TableRow"/>
            </w:pPr>
            <w:r>
              <w:t>pmSearchMode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FD663C1" w14:textId="77777777" w:rsidR="00887218" w:rsidRDefault="00887218" w:rsidP="00887218">
            <w:pPr>
              <w:pStyle w:val="TableRow"/>
            </w:pPr>
            <w:r>
              <w:t>TPopupMenu</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EBDC678" w14:textId="77777777" w:rsidR="00887218" w:rsidRDefault="00887218" w:rsidP="00B34CDE">
            <w:pPr>
              <w:pStyle w:val="TableRow"/>
            </w:pPr>
            <w:r>
              <w:t>Popup menu linked to tvHierarchy</w:t>
            </w:r>
            <w:r w:rsidR="00B34CDE">
              <w:t>, inherited from TfraThesaurusNavigator, but extended to also contain pmSearchModeUniqueConcepts and pmSearchModeNonSynchronisedConcepts.</w:t>
            </w:r>
          </w:p>
        </w:tc>
      </w:tr>
      <w:tr w:rsidR="00B34CDE" w14:paraId="165A4404" w14:textId="77777777" w:rsidTr="0088721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20489492" w14:textId="77777777" w:rsidR="00B34CDE" w:rsidRDefault="00B34CDE" w:rsidP="00887218">
            <w:pPr>
              <w:pStyle w:val="TableRow"/>
            </w:pPr>
            <w:r>
              <w:t>pmSearchModeUniqueConcepts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B78561F" w14:textId="77777777" w:rsidR="00B34CDE" w:rsidRDefault="00B34CDE" w:rsidP="00887218">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728C95C3" w14:textId="77777777" w:rsidR="00B34CDE" w:rsidRPr="00B34CDE" w:rsidRDefault="00B34CDE" w:rsidP="00B34CDE">
            <w:pPr>
              <w:pStyle w:val="TableRow"/>
            </w:pPr>
            <w:r>
              <w:t xml:space="preserve">Clears tvHierarchy and populates it with all concepts from the selected list that do not have synonyms in other lists (i.e.those for which there exist no </w:t>
            </w:r>
            <w:r>
              <w:rPr>
                <w:i/>
              </w:rPr>
              <w:t>Concept</w:t>
            </w:r>
            <w:r>
              <w:t xml:space="preserve"> records with the same </w:t>
            </w:r>
            <w:r>
              <w:rPr>
                <w:i/>
              </w:rPr>
              <w:t>Concept.Meaning_Key</w:t>
            </w:r>
            <w:r>
              <w:t xml:space="preserve"> but different </w:t>
            </w:r>
            <w:r>
              <w:rPr>
                <w:i/>
              </w:rPr>
              <w:t>Concept.Concept_Group_Key</w:t>
            </w:r>
            <w:r>
              <w:t>).</w:t>
            </w:r>
          </w:p>
        </w:tc>
      </w:tr>
      <w:tr w:rsidR="00B34CDE" w14:paraId="6FC73865" w14:textId="77777777" w:rsidTr="00887218">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FF00FC4" w14:textId="77777777" w:rsidR="00B34CDE" w:rsidRDefault="00B34CDE" w:rsidP="00887218">
            <w:pPr>
              <w:pStyle w:val="TableRow"/>
            </w:pPr>
            <w:r>
              <w:t>pmSearchModeNonSynchronisedConcepts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99A286" w14:textId="77777777" w:rsidR="00B34CDE" w:rsidRDefault="00B34CDE" w:rsidP="00887218">
            <w:pPr>
              <w:pStyle w:val="TableRow"/>
            </w:pPr>
            <w:r>
              <w:t>TMenuItem</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3BFCE418" w14:textId="77777777" w:rsidR="00B34CDE" w:rsidRDefault="00B34CDE" w:rsidP="00B34CDE">
            <w:pPr>
              <w:pStyle w:val="TableRow"/>
            </w:pPr>
            <w:r>
              <w:t xml:space="preserve">Clears tvHierarchy and populates it with all concepts from the selected list that do not correspond to list items in the taxon dictionary (i.e. those for which there exists no </w:t>
            </w:r>
            <w:r>
              <w:rPr>
                <w:i/>
              </w:rPr>
              <w:t>Taxon_Dictionary_Concept_Mapping</w:t>
            </w:r>
            <w:r>
              <w:t xml:space="preserve"> record).</w:t>
            </w:r>
          </w:p>
        </w:tc>
      </w:tr>
    </w:tbl>
    <w:p w14:paraId="48CB6610" w14:textId="77777777" w:rsidR="00887218" w:rsidRDefault="00887218" w:rsidP="000C615E"/>
    <w:p w14:paraId="3E1758E4" w14:textId="77777777" w:rsidR="00472C3D" w:rsidRDefault="00472C3D" w:rsidP="00472C3D">
      <w:pPr>
        <w:pStyle w:val="Heading4"/>
      </w:pPr>
      <w:bookmarkStart w:id="716" w:name="_Ref298420078"/>
      <w:r>
        <w:lastRenderedPageBreak/>
        <w:t>Concept Search Terms Tab</w:t>
      </w:r>
      <w:bookmarkEnd w:id="716"/>
      <w:r>
        <w:t xml:space="preserve"> Control</w:t>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68"/>
        <w:gridCol w:w="4680"/>
      </w:tblGrid>
      <w:tr w:rsidR="00472C3D" w14:paraId="1A4FDB99" w14:textId="77777777" w:rsidTr="0027206D">
        <w:tc>
          <w:tcPr>
            <w:tcW w:w="8748" w:type="dxa"/>
            <w:gridSpan w:val="2"/>
            <w:tcBorders>
              <w:top w:val="single" w:sz="12" w:space="0" w:color="auto"/>
              <w:left w:val="single" w:sz="12" w:space="0" w:color="auto"/>
              <w:bottom w:val="single" w:sz="12" w:space="0" w:color="auto"/>
              <w:right w:val="single" w:sz="12" w:space="0" w:color="auto"/>
            </w:tcBorders>
            <w:shd w:val="clear" w:color="auto" w:fill="C0C0C0"/>
          </w:tcPr>
          <w:p w14:paraId="20B9FDF1" w14:textId="77777777" w:rsidR="00472C3D" w:rsidRDefault="00472C3D" w:rsidP="00472C3D">
            <w:pPr>
              <w:pStyle w:val="TableTitle"/>
            </w:pPr>
            <w:r>
              <w:t>Window Name: TfraSearchTerms</w:t>
            </w:r>
          </w:p>
        </w:tc>
      </w:tr>
      <w:tr w:rsidR="00472C3D" w14:paraId="1062B094" w14:textId="77777777" w:rsidTr="0027206D">
        <w:trPr>
          <w:cantSplit/>
        </w:trPr>
        <w:tc>
          <w:tcPr>
            <w:tcW w:w="4068" w:type="dxa"/>
            <w:tcBorders>
              <w:top w:val="single" w:sz="6" w:space="0" w:color="auto"/>
              <w:left w:val="single" w:sz="6" w:space="0" w:color="auto"/>
              <w:bottom w:val="single" w:sz="6" w:space="0" w:color="auto"/>
              <w:right w:val="single" w:sz="6" w:space="0" w:color="auto"/>
            </w:tcBorders>
            <w:shd w:val="clear" w:color="auto" w:fill="auto"/>
          </w:tcPr>
          <w:p w14:paraId="04A83648" w14:textId="77777777" w:rsidR="00472C3D" w:rsidRDefault="00472C3D" w:rsidP="0027206D">
            <w:pPr>
              <w:pStyle w:val="TableRow"/>
              <w:keepNext/>
              <w:jc w:val="both"/>
            </w:pPr>
            <w:r>
              <w:rPr>
                <w:b/>
              </w:rPr>
              <w:t>Inherits</w:t>
            </w:r>
            <w:r>
              <w:t>:  TBaseTabSheetFrame</w:t>
            </w:r>
          </w:p>
        </w:tc>
        <w:tc>
          <w:tcPr>
            <w:tcW w:w="4680" w:type="dxa"/>
            <w:tcBorders>
              <w:top w:val="single" w:sz="6" w:space="0" w:color="auto"/>
              <w:left w:val="single" w:sz="6" w:space="0" w:color="auto"/>
              <w:bottom w:val="single" w:sz="6" w:space="0" w:color="auto"/>
              <w:right w:val="single" w:sz="6" w:space="0" w:color="auto"/>
            </w:tcBorders>
            <w:shd w:val="clear" w:color="auto" w:fill="auto"/>
          </w:tcPr>
          <w:p w14:paraId="44371663" w14:textId="77777777" w:rsidR="00472C3D" w:rsidRDefault="00472C3D" w:rsidP="00472C3D">
            <w:pPr>
              <w:pStyle w:val="TableRow"/>
              <w:keepNext/>
              <w:jc w:val="both"/>
            </w:pPr>
            <w:r>
              <w:rPr>
                <w:b/>
              </w:rPr>
              <w:t>Unit File Name</w:t>
            </w:r>
            <w:r>
              <w:t>: SearchTerms.pas</w:t>
            </w:r>
          </w:p>
        </w:tc>
      </w:tr>
      <w:tr w:rsidR="00472C3D" w14:paraId="307F6792" w14:textId="77777777" w:rsidTr="0027206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351CE4B9" w14:textId="77777777" w:rsidR="00472C3D" w:rsidRDefault="00472C3D" w:rsidP="00472C3D">
            <w:pPr>
              <w:pStyle w:val="TableRow"/>
              <w:keepNext/>
            </w:pPr>
            <w:r>
              <w:rPr>
                <w:b/>
              </w:rPr>
              <w:t>Entities</w:t>
            </w:r>
            <w:r>
              <w:t xml:space="preserve">: </w:t>
            </w:r>
            <w:r>
              <w:fldChar w:fldCharType="begin"/>
            </w:r>
            <w:r>
              <w:instrText xml:space="preserve"> REF _Ref298403149 \h </w:instrText>
            </w:r>
            <w:r>
              <w:fldChar w:fldCharType="separate"/>
            </w:r>
            <w:r>
              <w:t>Search_Term</w:t>
            </w:r>
            <w:r>
              <w:fldChar w:fldCharType="end"/>
            </w:r>
          </w:p>
        </w:tc>
      </w:tr>
      <w:tr w:rsidR="00472C3D" w14:paraId="1AD13688" w14:textId="77777777" w:rsidTr="0027206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22B52821" w14:textId="77777777" w:rsidR="00472C3D" w:rsidRDefault="00472C3D" w:rsidP="0027206D">
            <w:pPr>
              <w:pStyle w:val="TableRow"/>
              <w:keepNext/>
            </w:pPr>
            <w:r>
              <w:rPr>
                <w:b/>
              </w:rPr>
              <w:t>Calls</w:t>
            </w:r>
            <w:r>
              <w:t>: None</w:t>
            </w:r>
          </w:p>
        </w:tc>
      </w:tr>
      <w:tr w:rsidR="00472C3D" w14:paraId="30B32714" w14:textId="77777777" w:rsidTr="0027206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725D040" w14:textId="77777777" w:rsidR="00472C3D" w:rsidRDefault="00472C3D" w:rsidP="0027206D">
            <w:pPr>
              <w:pStyle w:val="TableRow"/>
              <w:keepNext/>
            </w:pPr>
            <w:r>
              <w:rPr>
                <w:b/>
              </w:rPr>
              <w:t>Returns</w:t>
            </w:r>
            <w:r>
              <w:t xml:space="preserve"> </w:t>
            </w:r>
            <w:r>
              <w:rPr>
                <w:b/>
              </w:rPr>
              <w:t>To</w:t>
            </w:r>
            <w:r>
              <w:t>: None</w:t>
            </w:r>
          </w:p>
        </w:tc>
      </w:tr>
      <w:tr w:rsidR="00472C3D" w14:paraId="62CB197F" w14:textId="77777777" w:rsidTr="0027206D">
        <w:tc>
          <w:tcPr>
            <w:tcW w:w="8748" w:type="dxa"/>
            <w:gridSpan w:val="2"/>
            <w:tcBorders>
              <w:top w:val="single" w:sz="6" w:space="0" w:color="auto"/>
              <w:left w:val="single" w:sz="6" w:space="0" w:color="auto"/>
              <w:bottom w:val="single" w:sz="6" w:space="0" w:color="auto"/>
              <w:right w:val="single" w:sz="6" w:space="0" w:color="auto"/>
            </w:tcBorders>
            <w:shd w:val="clear" w:color="auto" w:fill="auto"/>
          </w:tcPr>
          <w:p w14:paraId="63EEFF75" w14:textId="77777777" w:rsidR="00472C3D" w:rsidRDefault="00472C3D" w:rsidP="00472C3D">
            <w:pPr>
              <w:pStyle w:val="TableRow"/>
              <w:keepNext/>
            </w:pPr>
            <w:r>
              <w:rPr>
                <w:b/>
              </w:rPr>
              <w:t>Description</w:t>
            </w:r>
            <w:r>
              <w:t>: General tab page allowing the search terms for a concept to be viewed and edited.</w:t>
            </w:r>
          </w:p>
        </w:tc>
      </w:tr>
    </w:tbl>
    <w:p w14:paraId="249E0FDB" w14:textId="77777777" w:rsidR="00472C3D" w:rsidRDefault="00472C3D" w:rsidP="00472C3D"/>
    <w:tbl>
      <w:tblPr>
        <w:tblW w:w="87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0"/>
        <w:gridCol w:w="1620"/>
        <w:gridCol w:w="5220"/>
      </w:tblGrid>
      <w:tr w:rsidR="00472C3D" w14:paraId="5F095CDD" w14:textId="77777777" w:rsidTr="0027206D">
        <w:tc>
          <w:tcPr>
            <w:tcW w:w="8730" w:type="dxa"/>
            <w:gridSpan w:val="3"/>
            <w:tcBorders>
              <w:top w:val="single" w:sz="12" w:space="0" w:color="auto"/>
              <w:left w:val="single" w:sz="12" w:space="0" w:color="auto"/>
              <w:bottom w:val="single" w:sz="12" w:space="0" w:color="auto"/>
              <w:right w:val="single" w:sz="12" w:space="0" w:color="auto"/>
            </w:tcBorders>
            <w:shd w:val="clear" w:color="auto" w:fill="auto"/>
          </w:tcPr>
          <w:p w14:paraId="5ED2FB8E" w14:textId="77777777" w:rsidR="00472C3D" w:rsidRDefault="00472C3D" w:rsidP="0027206D">
            <w:pPr>
              <w:pStyle w:val="TableTitle"/>
            </w:pPr>
            <w:r>
              <w:t>Window Controls</w:t>
            </w:r>
          </w:p>
        </w:tc>
      </w:tr>
      <w:tr w:rsidR="00472C3D" w14:paraId="3EB67A17"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053C61CE" w14:textId="77777777" w:rsidR="00472C3D" w:rsidRDefault="00472C3D" w:rsidP="0027206D">
            <w:pPr>
              <w:pStyle w:val="TableColumnTitles"/>
              <w:keepNext/>
            </w:pPr>
            <w:r>
              <w:t>Name</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7880D54E" w14:textId="77777777" w:rsidR="00472C3D" w:rsidRDefault="00472C3D" w:rsidP="0027206D">
            <w:pPr>
              <w:pStyle w:val="TableColumnTitles"/>
              <w:keepNext/>
            </w:pPr>
            <w:r>
              <w:t>Type</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0183F764" w14:textId="77777777" w:rsidR="00472C3D" w:rsidRDefault="00472C3D" w:rsidP="0027206D">
            <w:pPr>
              <w:pStyle w:val="TableColumnTitles"/>
              <w:keepNext/>
            </w:pPr>
            <w:r>
              <w:rPr>
                <w:i/>
              </w:rPr>
              <w:t>Attribute</w:t>
            </w:r>
            <w:r>
              <w:t xml:space="preserve"> Action</w:t>
            </w:r>
          </w:p>
        </w:tc>
      </w:tr>
      <w:tr w:rsidR="00472C3D" w14:paraId="38B34DCF"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79769820" w14:textId="77777777" w:rsidR="00472C3D" w:rsidRDefault="0027206D" w:rsidP="0027206D">
            <w:pPr>
              <w:pStyle w:val="TableRow"/>
            </w:pPr>
            <w:r>
              <w:t>mmAutomaticTerms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B6EBC6" w14:textId="77777777" w:rsidR="00472C3D" w:rsidRDefault="0027206D" w:rsidP="0027206D">
            <w:pPr>
              <w:pStyle w:val="TableRow"/>
            </w:pPr>
            <w:r>
              <w:t>TMemo</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657FF759" w14:textId="77777777" w:rsidR="0027206D" w:rsidRDefault="0027206D" w:rsidP="0027206D">
            <w:pPr>
              <w:pStyle w:val="TableRow"/>
              <w:rPr>
                <w:i/>
              </w:rPr>
            </w:pPr>
            <w:r>
              <w:rPr>
                <w:i/>
              </w:rPr>
              <w:t>Search_Term.Plaintext</w:t>
            </w:r>
          </w:p>
          <w:p w14:paraId="79410B2A" w14:textId="77777777" w:rsidR="0027206D" w:rsidRDefault="0027206D" w:rsidP="0027206D">
            <w:pPr>
              <w:pStyle w:val="TableRow"/>
            </w:pPr>
            <w:r>
              <w:t>Read-only memo control listing the automatically generated (</w:t>
            </w:r>
            <w:r>
              <w:rPr>
                <w:i/>
              </w:rPr>
              <w:t xml:space="preserve">Search_Term.System_Generated </w:t>
            </w:r>
            <w:r>
              <w:t>= 1) search terms for this concept, with each term on a separate line.</w:t>
            </w:r>
          </w:p>
          <w:p w14:paraId="4F56316F" w14:textId="77777777" w:rsidR="0027206D" w:rsidRPr="0027206D" w:rsidRDefault="0027206D" w:rsidP="00800EE3">
            <w:pPr>
              <w:pStyle w:val="TableRow"/>
            </w:pPr>
            <w:r>
              <w:t>This list is refreshed</w:t>
            </w:r>
            <w:r w:rsidR="00D958F8">
              <w:t xml:space="preserve"> whenever the values in any of the </w:t>
            </w:r>
            <w:r w:rsidR="00D958F8">
              <w:rPr>
                <w:iCs/>
              </w:rPr>
              <w:t>eBasicTerm, eAuthorAndDate, eAttributes</w:t>
            </w:r>
            <w:r w:rsidR="00800EE3">
              <w:rPr>
                <w:iCs/>
              </w:rPr>
              <w:t xml:space="preserve">, </w:t>
            </w:r>
            <w:r w:rsidR="00D958F8">
              <w:rPr>
                <w:iCs/>
              </w:rPr>
              <w:t xml:space="preserve">cmbRank </w:t>
            </w:r>
            <w:r w:rsidR="00800EE3">
              <w:rPr>
                <w:iCs/>
              </w:rPr>
              <w:t xml:space="preserve">and ePublishedTerm </w:t>
            </w:r>
            <w:r w:rsidR="00D958F8">
              <w:rPr>
                <w:iCs/>
              </w:rPr>
              <w:t>controls on the general tab are changed. See §</w:t>
            </w:r>
            <w:r w:rsidR="00D958F8" w:rsidRPr="00D6671D">
              <w:rPr>
                <w:iCs/>
              </w:rPr>
              <w:fldChar w:fldCharType="begin"/>
            </w:r>
            <w:r w:rsidR="00D958F8" w:rsidRPr="00D6671D">
              <w:rPr>
                <w:iCs/>
              </w:rPr>
              <w:instrText xml:space="preserve"> REF _Ref298417867 \r \p \h </w:instrText>
            </w:r>
            <w:r w:rsidR="00D958F8">
              <w:rPr>
                <w:iCs/>
              </w:rPr>
              <w:instrText xml:space="preserve"> \* MERGEFORMAT </w:instrText>
            </w:r>
            <w:r w:rsidR="00D958F8" w:rsidRPr="00D6671D">
              <w:rPr>
                <w:iCs/>
              </w:rPr>
            </w:r>
            <w:r w:rsidR="00D958F8" w:rsidRPr="00D6671D">
              <w:rPr>
                <w:iCs/>
              </w:rPr>
              <w:fldChar w:fldCharType="separate"/>
            </w:r>
            <w:r w:rsidR="00D958F8">
              <w:rPr>
                <w:iCs/>
              </w:rPr>
              <w:t>4.2.17.21.1 above</w:t>
            </w:r>
            <w:r w:rsidR="00D958F8" w:rsidRPr="00D6671D">
              <w:rPr>
                <w:iCs/>
              </w:rPr>
              <w:fldChar w:fldCharType="end"/>
            </w:r>
            <w:r w:rsidR="00D958F8">
              <w:rPr>
                <w:iCs/>
              </w:rPr>
              <w:t xml:space="preserve"> for details of the automatic calculation of terms.</w:t>
            </w:r>
          </w:p>
        </w:tc>
      </w:tr>
      <w:tr w:rsidR="00D958F8" w14:paraId="2A9FD6ED"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BCD9E9" w14:textId="77777777" w:rsidR="00D958F8" w:rsidRDefault="00D958F8" w:rsidP="0027206D">
            <w:pPr>
              <w:pStyle w:val="TableRow"/>
            </w:pPr>
            <w:r>
              <w:t>sgAdditionalTerms</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500A612" w14:textId="77777777" w:rsidR="00D958F8" w:rsidRDefault="00D958F8" w:rsidP="0027206D">
            <w:pPr>
              <w:pStyle w:val="TableRow"/>
            </w:pPr>
            <w:r>
              <w:t>TStringGrid</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14EFE5FF" w14:textId="77777777" w:rsidR="00D958F8" w:rsidRDefault="00D958F8" w:rsidP="0027206D">
            <w:pPr>
              <w:pStyle w:val="TableRow"/>
              <w:rPr>
                <w:i/>
              </w:rPr>
            </w:pPr>
            <w:r>
              <w:rPr>
                <w:i/>
              </w:rPr>
              <w:t>Search_Term.Plaintext</w:t>
            </w:r>
          </w:p>
          <w:p w14:paraId="525718DD" w14:textId="77777777" w:rsidR="00D958F8" w:rsidRDefault="00D958F8" w:rsidP="0027206D">
            <w:pPr>
              <w:pStyle w:val="TableRow"/>
              <w:rPr>
                <w:i/>
              </w:rPr>
            </w:pPr>
            <w:r>
              <w:t>Grid displaying and allowing editing of the manually entered (</w:t>
            </w:r>
            <w:r>
              <w:rPr>
                <w:i/>
              </w:rPr>
              <w:t xml:space="preserve">Search_Term.System_Generated </w:t>
            </w:r>
            <w:r>
              <w:t>= 0) search terms for this concept.</w:t>
            </w:r>
          </w:p>
          <w:p w14:paraId="7261BD16" w14:textId="77777777" w:rsidR="00D958F8" w:rsidRPr="00D958F8" w:rsidRDefault="00D958F8" w:rsidP="0027206D">
            <w:pPr>
              <w:pStyle w:val="TableRow"/>
              <w:rPr>
                <w:i/>
              </w:rPr>
            </w:pPr>
            <w:r>
              <w:t>The terms must be non-empty; validation is applied when the user attempts to save the screen.</w:t>
            </w:r>
          </w:p>
        </w:tc>
      </w:tr>
      <w:tr w:rsidR="00D958F8" w14:paraId="6ABDED75"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51050528" w14:textId="77777777" w:rsidR="00D958F8" w:rsidRDefault="00D958F8" w:rsidP="0027206D">
            <w:pPr>
              <w:pStyle w:val="TableRow"/>
            </w:pPr>
            <w:r>
              <w:t>btnDel</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48A3BF2D" w14:textId="77777777" w:rsidR="00D958F8" w:rsidRDefault="00D958F8" w:rsidP="0027206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4CE9ED8D" w14:textId="77777777" w:rsidR="00D958F8" w:rsidRDefault="00D958F8" w:rsidP="00D958F8">
            <w:pPr>
              <w:pStyle w:val="TableRow"/>
            </w:pPr>
            <w:r>
              <w:t>Disabled unless there is a row with the input focus in sgAdditionalTerms.</w:t>
            </w:r>
          </w:p>
          <w:p w14:paraId="454B09A6" w14:textId="77777777" w:rsidR="00D958F8" w:rsidRDefault="00D9796D" w:rsidP="00D9796D">
            <w:pPr>
              <w:pStyle w:val="TableRow"/>
              <w:rPr>
                <w:i/>
              </w:rPr>
            </w:pPr>
            <w:r>
              <w:t>Deletes the row with the input focus.</w:t>
            </w:r>
          </w:p>
        </w:tc>
      </w:tr>
      <w:tr w:rsidR="00D9796D" w14:paraId="09F2F3D3" w14:textId="77777777" w:rsidTr="0027206D">
        <w:trPr>
          <w:cantSplit/>
        </w:trPr>
        <w:tc>
          <w:tcPr>
            <w:tcW w:w="1890" w:type="dxa"/>
            <w:tcBorders>
              <w:top w:val="single" w:sz="6" w:space="0" w:color="auto"/>
              <w:left w:val="single" w:sz="6" w:space="0" w:color="auto"/>
              <w:bottom w:val="single" w:sz="6" w:space="0" w:color="auto"/>
              <w:right w:val="single" w:sz="6" w:space="0" w:color="auto"/>
            </w:tcBorders>
            <w:shd w:val="clear" w:color="auto" w:fill="auto"/>
          </w:tcPr>
          <w:p w14:paraId="134B9EA3" w14:textId="77777777" w:rsidR="00D9796D" w:rsidRDefault="00D9796D" w:rsidP="0027206D">
            <w:pPr>
              <w:pStyle w:val="TableRow"/>
            </w:pPr>
            <w:r>
              <w:t>btnAdd</w:t>
            </w: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571193BA" w14:textId="77777777" w:rsidR="00D9796D" w:rsidRDefault="00D9796D" w:rsidP="0027206D">
            <w:pPr>
              <w:pStyle w:val="TableRow"/>
            </w:pPr>
            <w:r>
              <w:t>TImageListButton</w:t>
            </w:r>
          </w:p>
        </w:tc>
        <w:tc>
          <w:tcPr>
            <w:tcW w:w="5220" w:type="dxa"/>
            <w:tcBorders>
              <w:top w:val="single" w:sz="6" w:space="0" w:color="auto"/>
              <w:left w:val="single" w:sz="6" w:space="0" w:color="auto"/>
              <w:bottom w:val="single" w:sz="6" w:space="0" w:color="auto"/>
              <w:right w:val="single" w:sz="6" w:space="0" w:color="auto"/>
            </w:tcBorders>
            <w:shd w:val="clear" w:color="auto" w:fill="auto"/>
          </w:tcPr>
          <w:p w14:paraId="585D2F78" w14:textId="77777777" w:rsidR="00D9796D" w:rsidRDefault="00D9796D" w:rsidP="00D9796D">
            <w:pPr>
              <w:pStyle w:val="TableRow"/>
            </w:pPr>
            <w:r>
              <w:t>Adds a row to the bottom of sgAdditionalTerms, and sets the input focus to its plaintext field.</w:t>
            </w:r>
          </w:p>
        </w:tc>
      </w:tr>
    </w:tbl>
    <w:p w14:paraId="4880A857" w14:textId="77777777" w:rsidR="00472C3D" w:rsidRDefault="00472C3D" w:rsidP="00472C3D"/>
    <w:p w14:paraId="0AC6DE69" w14:textId="77777777" w:rsidR="00472C3D" w:rsidRPr="00472C3D" w:rsidRDefault="00472C3D" w:rsidP="00472C3D"/>
    <w:p w14:paraId="0A4F1C98" w14:textId="77777777" w:rsidR="00472C3D" w:rsidRPr="00472C3D" w:rsidRDefault="00472C3D" w:rsidP="00472C3D">
      <w:pPr>
        <w:sectPr w:rsidR="00472C3D" w:rsidRPr="00472C3D" w:rsidSect="00692B84">
          <w:headerReference w:type="even" r:id="rId157"/>
          <w:headerReference w:type="default" r:id="rId158"/>
          <w:footerReference w:type="even" r:id="rId159"/>
          <w:footerReference w:type="default" r:id="rId160"/>
          <w:headerReference w:type="first" r:id="rId161"/>
          <w:footerReference w:type="first" r:id="rId162"/>
          <w:pgSz w:w="11906" w:h="16838"/>
          <w:pgMar w:top="1384" w:right="1800" w:bottom="1440" w:left="1800" w:header="708" w:footer="708" w:gutter="0"/>
          <w:cols w:space="708"/>
          <w:docGrid w:linePitch="360"/>
        </w:sectPr>
      </w:pPr>
    </w:p>
    <w:p w14:paraId="18089A69" w14:textId="77777777" w:rsidR="001E28AB" w:rsidRDefault="001E28AB" w:rsidP="00840903">
      <w:pPr>
        <w:pStyle w:val="Heading1"/>
      </w:pPr>
      <w:bookmarkStart w:id="717" w:name="DataDetails"/>
      <w:bookmarkStart w:id="718" w:name="_Toc403527567"/>
      <w:bookmarkStart w:id="719" w:name="_Toc292879005"/>
      <w:r>
        <w:lastRenderedPageBreak/>
        <w:t>Data Details</w:t>
      </w:r>
      <w:bookmarkEnd w:id="717"/>
      <w:bookmarkEnd w:id="718"/>
      <w:bookmarkEnd w:id="719"/>
    </w:p>
    <w:p w14:paraId="1D18618C" w14:textId="77777777" w:rsidR="00C522E4" w:rsidRDefault="00C522E4" w:rsidP="00840903">
      <w:pPr>
        <w:pStyle w:val="Heading2"/>
      </w:pPr>
      <w:bookmarkStart w:id="720" w:name="_Toc292879006"/>
      <w:bookmarkStart w:id="721" w:name="_Toc403527568"/>
      <w:r>
        <w:t>Database Overview</w:t>
      </w:r>
      <w:bookmarkEnd w:id="720"/>
    </w:p>
    <w:p w14:paraId="4B630290" w14:textId="77777777" w:rsidR="00C522E4" w:rsidRDefault="00C522E4" w:rsidP="00C522E4">
      <w:pPr>
        <w:pStyle w:val="NormalIndent"/>
      </w:pPr>
      <w:r>
        <w:t>The database is a SQL Server 2000 database designed to be integrated into the database installed by Recorder 2000.</w:t>
      </w:r>
    </w:p>
    <w:p w14:paraId="30662BD3" w14:textId="77777777" w:rsidR="00C522E4" w:rsidRPr="00C522E4" w:rsidRDefault="00C522E4" w:rsidP="00C522E4">
      <w:pPr>
        <w:pStyle w:val="NormalIndent"/>
      </w:pPr>
      <w:r>
        <w:t xml:space="preserve">The collation sequence used is </w:t>
      </w:r>
      <w:r w:rsidRPr="00C522E4">
        <w:t>SQL_Latin1_General_CP1_CI_AS</w:t>
      </w:r>
      <w:r>
        <w:t xml:space="preserve"> in order to maintain compatibility with the Recorder database.</w:t>
      </w:r>
    </w:p>
    <w:p w14:paraId="5AAC0B80" w14:textId="77777777" w:rsidR="001E28AB" w:rsidRDefault="001E28AB" w:rsidP="00840903">
      <w:pPr>
        <w:pStyle w:val="Heading2"/>
      </w:pPr>
      <w:bookmarkStart w:id="722" w:name="_Toc292879007"/>
      <w:r>
        <w:t>Entity Relationship Diagram</w:t>
      </w:r>
      <w:bookmarkEnd w:id="721"/>
      <w:r>
        <w:t>s</w:t>
      </w:r>
      <w:bookmarkEnd w:id="722"/>
    </w:p>
    <w:p w14:paraId="15422324" w14:textId="77777777" w:rsidR="00723010" w:rsidRDefault="00723010" w:rsidP="00840903">
      <w:pPr>
        <w:pStyle w:val="Heading3"/>
      </w:pPr>
      <w:bookmarkStart w:id="723" w:name="_Toc292879008"/>
      <w:r>
        <w:t>Overview</w:t>
      </w:r>
      <w:bookmarkEnd w:id="723"/>
    </w:p>
    <w:p w14:paraId="254AD64D" w14:textId="77777777" w:rsidR="00723010" w:rsidRDefault="00723010" w:rsidP="00723010">
      <w:pPr>
        <w:pStyle w:val="NormalIndent"/>
      </w:pPr>
      <w:r>
        <w:t>Due to the complexity of the model, the entity relationship diagram is divided into a number of smaller ERDs representing distinct concepts within the overall model.</w:t>
      </w:r>
      <w:r w:rsidR="0091668A">
        <w:t xml:space="preserve">  The following ERDs are detailed below:</w:t>
      </w:r>
    </w:p>
    <w:p w14:paraId="430C009E" w14:textId="77777777" w:rsidR="0091668A" w:rsidRDefault="0091668A" w:rsidP="0091668A">
      <w:pPr>
        <w:pStyle w:val="NormalIndent"/>
        <w:numPr>
          <w:ilvl w:val="0"/>
          <w:numId w:val="5"/>
        </w:numPr>
      </w:pPr>
      <w:r>
        <w:t>Collection Units</w:t>
      </w:r>
    </w:p>
    <w:p w14:paraId="3E809387" w14:textId="77777777" w:rsidR="0091668A" w:rsidRDefault="0091668A" w:rsidP="0091668A">
      <w:pPr>
        <w:pStyle w:val="NormalIndent"/>
        <w:numPr>
          <w:ilvl w:val="0"/>
          <w:numId w:val="5"/>
        </w:numPr>
      </w:pPr>
      <w:r>
        <w:t>Specimens Field Data</w:t>
      </w:r>
    </w:p>
    <w:p w14:paraId="65A86B9F" w14:textId="77777777" w:rsidR="0091668A" w:rsidRDefault="0091668A" w:rsidP="0091668A">
      <w:pPr>
        <w:pStyle w:val="NormalIndent"/>
        <w:numPr>
          <w:ilvl w:val="0"/>
          <w:numId w:val="5"/>
        </w:numPr>
      </w:pPr>
      <w:r>
        <w:t>Movements</w:t>
      </w:r>
    </w:p>
    <w:p w14:paraId="09359AD7" w14:textId="77777777" w:rsidR="0091668A" w:rsidRDefault="0091668A" w:rsidP="0091668A">
      <w:pPr>
        <w:pStyle w:val="NormalIndent"/>
        <w:numPr>
          <w:ilvl w:val="0"/>
          <w:numId w:val="5"/>
        </w:numPr>
      </w:pPr>
      <w:r>
        <w:t>Conservation</w:t>
      </w:r>
    </w:p>
    <w:p w14:paraId="6881E90B" w14:textId="77777777" w:rsidR="0091668A" w:rsidRDefault="0091668A" w:rsidP="0091668A">
      <w:pPr>
        <w:pStyle w:val="NormalIndent"/>
        <w:numPr>
          <w:ilvl w:val="0"/>
          <w:numId w:val="5"/>
        </w:numPr>
      </w:pPr>
      <w:r>
        <w:t>Organisation Departments</w:t>
      </w:r>
    </w:p>
    <w:p w14:paraId="5AD63B03" w14:textId="77777777" w:rsidR="0091668A" w:rsidRDefault="0091668A" w:rsidP="0091668A">
      <w:pPr>
        <w:pStyle w:val="NormalIndent"/>
        <w:numPr>
          <w:ilvl w:val="0"/>
          <w:numId w:val="5"/>
        </w:numPr>
      </w:pPr>
      <w:r>
        <w:t>Reports</w:t>
      </w:r>
    </w:p>
    <w:p w14:paraId="67A2D122" w14:textId="77777777" w:rsidR="0091668A" w:rsidRDefault="0091668A" w:rsidP="0091668A">
      <w:pPr>
        <w:pStyle w:val="NormalIndent"/>
        <w:numPr>
          <w:ilvl w:val="0"/>
          <w:numId w:val="5"/>
        </w:numPr>
      </w:pPr>
      <w:r>
        <w:t>Quick Entry</w:t>
      </w:r>
    </w:p>
    <w:p w14:paraId="6C3DE688" w14:textId="77777777" w:rsidR="00F07466" w:rsidRDefault="00F07466" w:rsidP="0091668A">
      <w:pPr>
        <w:pStyle w:val="NormalIndent"/>
        <w:numPr>
          <w:ilvl w:val="0"/>
          <w:numId w:val="5"/>
        </w:numPr>
      </w:pPr>
      <w:r>
        <w:t>Thesaurus Lists</w:t>
      </w:r>
    </w:p>
    <w:p w14:paraId="1DC1DFCD" w14:textId="77777777" w:rsidR="00F07466" w:rsidRDefault="00F07466" w:rsidP="0091668A">
      <w:pPr>
        <w:pStyle w:val="NormalIndent"/>
        <w:numPr>
          <w:ilvl w:val="0"/>
          <w:numId w:val="5"/>
        </w:numPr>
      </w:pPr>
      <w:r>
        <w:t>Thesaurus Concepts</w:t>
      </w:r>
    </w:p>
    <w:p w14:paraId="31B380A2" w14:textId="77777777" w:rsidR="00F07466" w:rsidRPr="00723010" w:rsidRDefault="00F07466" w:rsidP="0091668A">
      <w:pPr>
        <w:pStyle w:val="NormalIndent"/>
        <w:numPr>
          <w:ilvl w:val="0"/>
          <w:numId w:val="5"/>
        </w:numPr>
      </w:pPr>
      <w:r>
        <w:t>Thesaurus Terms and Meanings</w:t>
      </w:r>
    </w:p>
    <w:p w14:paraId="4E5A936D" w14:textId="77777777" w:rsidR="00723010" w:rsidRDefault="0091668A" w:rsidP="00840903">
      <w:pPr>
        <w:pStyle w:val="Heading3"/>
      </w:pPr>
      <w:r>
        <w:br w:type="page"/>
      </w:r>
      <w:bookmarkStart w:id="724" w:name="_Toc292879009"/>
      <w:r w:rsidR="00723010">
        <w:lastRenderedPageBreak/>
        <w:t>Collection Units</w:t>
      </w:r>
      <w:bookmarkEnd w:id="724"/>
    </w:p>
    <w:p w14:paraId="03D6AEDE" w14:textId="77777777" w:rsidR="0091668A" w:rsidRDefault="00723010" w:rsidP="0091668A">
      <w:pPr>
        <w:pStyle w:val="NormalIndent"/>
      </w:pPr>
      <w:r>
        <w:t xml:space="preserve">A collection unit is a generic term for a collection, store or specimen.  </w:t>
      </w:r>
      <w:r w:rsidR="0091668A">
        <w:t>Normally a collection unit is represented by a record in Collection_Unit and a record in Specimen, Store or Collection.</w:t>
      </w:r>
    </w:p>
    <w:p w14:paraId="5DFF2E33" w14:textId="77777777" w:rsidR="00723010" w:rsidRDefault="00723010" w:rsidP="0091668A">
      <w:pPr>
        <w:pStyle w:val="NormalIndent"/>
      </w:pPr>
      <w:r>
        <w:t xml:space="preserve">Collection units are contained within other collection units in several ways.  A specimen or a collection can be logically placed within a collection, representing the specimens and subcollections within a collection.  This data gives no information about the phyical locality of a collection unit.  All collection units can be physically located within a store.  Additionally, specimens can be located within a specimen (for example a fossil specimen may be located within a rock specimen).  </w:t>
      </w:r>
      <w:r w:rsidR="0091668A">
        <w:t>Specimens can also be considered stores, in which case there are Specimen and Store records present in the database for a single Collection_Unit_Key.  This applies where the store itself is of interest to the museum, for example a cabinet historically used to hold natural history specimens.  In this instance the specimen may hold stores and collections as well as specimens, but only because the specimen is simultaneously considered as a store.</w:t>
      </w:r>
    </w:p>
    <w:p w14:paraId="219C332B" w14:textId="77777777" w:rsidR="0091668A" w:rsidRDefault="0091668A" w:rsidP="0091668A">
      <w:pPr>
        <w:pStyle w:val="NormalIndent"/>
      </w:pPr>
      <w:r>
        <w:t>Collection units have a number of associated data elements and can also be related to one another.</w:t>
      </w:r>
    </w:p>
    <w:p w14:paraId="0063CDE5" w14:textId="77777777" w:rsidR="001E28AB" w:rsidRPr="00876B7D" w:rsidRDefault="00C17703" w:rsidP="00FA3A98">
      <w:pPr>
        <w:jc w:val="center"/>
      </w:pPr>
      <w:r>
        <w:object w:dxaOrig="13422" w:dyaOrig="13795" w14:anchorId="00E299BC">
          <v:shape id="_x0000_i1028" type="#_x0000_t75" style="width:489.75pt;height:7in" o:ole="">
            <v:imagedata r:id="rId163" o:title=""/>
          </v:shape>
          <o:OLEObject Type="Embed" ProgID="Visio.Drawing.11" ShapeID="_x0000_i1028" DrawAspect="Content" ObjectID="_1569161440" r:id="rId164"/>
        </w:object>
      </w:r>
    </w:p>
    <w:p w14:paraId="0FDE726E" w14:textId="77777777" w:rsidR="001F3E4E" w:rsidRDefault="00651454" w:rsidP="00840903">
      <w:pPr>
        <w:pStyle w:val="Heading3"/>
      </w:pPr>
      <w:r>
        <w:br w:type="page"/>
      </w:r>
      <w:bookmarkStart w:id="725" w:name="_Toc292879010"/>
      <w:r w:rsidR="001F3E4E">
        <w:lastRenderedPageBreak/>
        <w:t>Specimens Field Data</w:t>
      </w:r>
      <w:bookmarkEnd w:id="725"/>
    </w:p>
    <w:p w14:paraId="63D8AE31" w14:textId="77777777" w:rsidR="00651454" w:rsidRPr="00651454" w:rsidRDefault="00651454" w:rsidP="00651454">
      <w:pPr>
        <w:pStyle w:val="NormalIndent"/>
      </w:pPr>
      <w:r>
        <w:t>The following entity relationship diagram illustrates the relationships between the Collections Module Specimen data and the Observations data.  2 types of occurrences and determinations are required, for existing Taxon data and for new Thesaurus related data.  Determinations relate to occurrences and/or specimens and specimens relate directly to occurrences through the Specimen Field Data table.  The ERD illustrates the new relationships and entities and does not detail unaffected parts of the Recorder Observations model.</w:t>
      </w:r>
    </w:p>
    <w:p w14:paraId="0A9F79E8" w14:textId="77777777" w:rsidR="001F3E4E" w:rsidRPr="001F3E4E" w:rsidRDefault="006C422D" w:rsidP="001F3E4E">
      <w:pPr>
        <w:jc w:val="center"/>
      </w:pPr>
      <w:r>
        <w:object w:dxaOrig="11447" w:dyaOrig="8755" w14:anchorId="103081BD">
          <v:shape id="_x0000_i1029" type="#_x0000_t75" style="width:489pt;height:374.25pt" o:ole="">
            <v:imagedata r:id="rId165" o:title=""/>
          </v:shape>
          <o:OLEObject Type="Embed" ProgID="Visio.Drawing.11" ShapeID="_x0000_i1029" DrawAspect="Content" ObjectID="_1569161441" r:id="rId166"/>
        </w:object>
      </w:r>
    </w:p>
    <w:p w14:paraId="231478BF" w14:textId="77777777" w:rsidR="006826B8" w:rsidRDefault="00651454" w:rsidP="00840903">
      <w:pPr>
        <w:pStyle w:val="Heading3"/>
      </w:pPr>
      <w:r>
        <w:br w:type="page"/>
      </w:r>
      <w:bookmarkStart w:id="726" w:name="_Toc292879011"/>
      <w:r w:rsidR="006826B8">
        <w:lastRenderedPageBreak/>
        <w:t>Movements</w:t>
      </w:r>
      <w:bookmarkEnd w:id="726"/>
    </w:p>
    <w:p w14:paraId="63690B74" w14:textId="77777777" w:rsidR="00651454" w:rsidRDefault="00F07466" w:rsidP="00651454">
      <w:pPr>
        <w:pStyle w:val="NormalIndent"/>
      </w:pPr>
      <w:r>
        <w:t>A movement describes a single action or a group of actions related to the transfer of ownership or physical location or any number of collection units.  The Movements entities do not record the phyiscal movements of collection units within a department, an item must move at least between departments for it to be recorded.  A movement has an associated list of communications that took place in relation to it.</w:t>
      </w:r>
    </w:p>
    <w:p w14:paraId="4FE959B3" w14:textId="77777777" w:rsidR="00F07466" w:rsidRDefault="00F07466" w:rsidP="00F07466">
      <w:pPr>
        <w:pStyle w:val="NormalIndent"/>
      </w:pPr>
      <w:r>
        <w:t>Each movement has at least one direction and no more than 2 (normally into the museum and/or out of the museum).  Within each direction there are movements of ownership (considered accessions if the ownership moves into the museum) and physical movements of material (considered acquisitions if the material moves into the museum, disposal if it moves out of the museum).  A Movement_Direction record is joined to the total list of collection units moved in that direction by the Movement_Collection_Unit table.  A Movement_Of_Material or Movement_Of_Ownership can specify colleciton units from this list that were not moved by that particular record by specifying the collection unit in the Movement_Of_Ownership_Exclusion or Movement_Of_Material_Exclusion table.  For example, in a typical accession with acquisition, the accession (Movement_Of_Ownership) and acquisition (Movement_Of_Material) will both refer to the entire list of collection units involved in the inbound movement.  Therefore no records are present in the Movement_Of_Ownership_Exclusion or Movement_Of_Material_Exclusion tables.  If the movement includes 2 acquisitions (e.g. if material is received in 2 different shipments but accessioned together) then the Movement_Of_Material_Exclusion table is populated to reflect the items that are not included in a particular acquisition.</w:t>
      </w:r>
    </w:p>
    <w:p w14:paraId="46230BD5" w14:textId="77777777" w:rsidR="003C0292" w:rsidRDefault="003C0292" w:rsidP="00F07466">
      <w:pPr>
        <w:pStyle w:val="NormalIndent"/>
      </w:pPr>
      <w:r>
        <w:t>The nature of the movement is identified by the Movement.Movement_Type field.  This determines the other movement records that exist for the movement.  The following table describes the records created by default for each movement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0"/>
        <w:gridCol w:w="5807"/>
      </w:tblGrid>
      <w:tr w:rsidR="003C0292" w14:paraId="36F15FE8" w14:textId="77777777" w:rsidTr="00D87EF4">
        <w:trPr>
          <w:cantSplit/>
          <w:jc w:val="center"/>
        </w:trPr>
        <w:tc>
          <w:tcPr>
            <w:tcW w:w="3330" w:type="dxa"/>
          </w:tcPr>
          <w:p w14:paraId="4989C21F" w14:textId="77777777" w:rsidR="003C0292" w:rsidRDefault="003C0292" w:rsidP="00062006">
            <w:pPr>
              <w:pStyle w:val="TableColumnTitle"/>
            </w:pPr>
            <w:r>
              <w:t>Movement Type</w:t>
            </w:r>
          </w:p>
        </w:tc>
        <w:tc>
          <w:tcPr>
            <w:tcW w:w="5807" w:type="dxa"/>
          </w:tcPr>
          <w:p w14:paraId="44E8EDA3" w14:textId="77777777" w:rsidR="003C0292" w:rsidRDefault="003C0292" w:rsidP="00062006">
            <w:pPr>
              <w:pStyle w:val="TableColumnTitle"/>
            </w:pPr>
            <w:r>
              <w:t>Records Created</w:t>
            </w:r>
          </w:p>
        </w:tc>
      </w:tr>
      <w:tr w:rsidR="003C0292" w14:paraId="4413A427" w14:textId="77777777" w:rsidTr="00D87EF4">
        <w:trPr>
          <w:cantSplit/>
          <w:jc w:val="center"/>
        </w:trPr>
        <w:tc>
          <w:tcPr>
            <w:tcW w:w="3330" w:type="dxa"/>
          </w:tcPr>
          <w:p w14:paraId="64F90B04" w14:textId="77777777" w:rsidR="003C0292" w:rsidRDefault="003C0292" w:rsidP="00062006">
            <w:pPr>
              <w:pStyle w:val="TableRow"/>
            </w:pPr>
            <w:r>
              <w:t>Accession</w:t>
            </w:r>
          </w:p>
        </w:tc>
        <w:tc>
          <w:tcPr>
            <w:tcW w:w="5807" w:type="dxa"/>
          </w:tcPr>
          <w:p w14:paraId="41287A16" w14:textId="77777777" w:rsidR="003C0292" w:rsidRDefault="00062006" w:rsidP="00062006">
            <w:pPr>
              <w:pStyle w:val="TableRow"/>
            </w:pPr>
            <w:r>
              <w:t>Movement</w:t>
            </w:r>
          </w:p>
          <w:p w14:paraId="48E06B78" w14:textId="77777777" w:rsidR="00062006" w:rsidRDefault="00062006" w:rsidP="00D87EF4">
            <w:pPr>
              <w:pStyle w:val="TableRow"/>
              <w:ind w:left="432"/>
            </w:pPr>
            <w:r>
              <w:t>Movement_Direction (Receiver_Name_Key=organisation holding the installation)</w:t>
            </w:r>
          </w:p>
          <w:p w14:paraId="6487AD63" w14:textId="77777777" w:rsidR="00062006" w:rsidRDefault="00062006" w:rsidP="00D87EF4">
            <w:pPr>
              <w:pStyle w:val="TableRow"/>
              <w:ind w:left="864"/>
            </w:pPr>
            <w:r>
              <w:t>Movement_Of_Ownership</w:t>
            </w:r>
          </w:p>
        </w:tc>
      </w:tr>
      <w:tr w:rsidR="003C0292" w14:paraId="687EBCBD" w14:textId="77777777" w:rsidTr="00D87EF4">
        <w:trPr>
          <w:cantSplit/>
          <w:jc w:val="center"/>
        </w:trPr>
        <w:tc>
          <w:tcPr>
            <w:tcW w:w="3330" w:type="dxa"/>
          </w:tcPr>
          <w:p w14:paraId="408D494E" w14:textId="77777777" w:rsidR="003C0292" w:rsidRPr="00D87EF4" w:rsidRDefault="003C0292" w:rsidP="00062006">
            <w:pPr>
              <w:pStyle w:val="TableRow"/>
              <w:rPr>
                <w:rFonts w:eastAsia="Batang"/>
                <w:lang w:eastAsia="ko-KR" w:bidi="he-IL"/>
              </w:rPr>
            </w:pPr>
            <w:r w:rsidRPr="00D87EF4">
              <w:rPr>
                <w:rFonts w:eastAsia="SimSun"/>
                <w:lang w:eastAsia="zh-CN" w:bidi="he-IL"/>
              </w:rPr>
              <w:t>Accession with Acquisition</w:t>
            </w:r>
          </w:p>
        </w:tc>
        <w:tc>
          <w:tcPr>
            <w:tcW w:w="5807" w:type="dxa"/>
          </w:tcPr>
          <w:p w14:paraId="074206B6" w14:textId="77777777" w:rsidR="00062006" w:rsidRDefault="00062006" w:rsidP="00062006">
            <w:pPr>
              <w:pStyle w:val="TableRow"/>
            </w:pPr>
            <w:r>
              <w:t>Movement</w:t>
            </w:r>
          </w:p>
          <w:p w14:paraId="0B0831A3" w14:textId="77777777" w:rsidR="00062006" w:rsidRDefault="00062006" w:rsidP="00D87EF4">
            <w:pPr>
              <w:pStyle w:val="TableRow"/>
              <w:ind w:left="432"/>
            </w:pPr>
            <w:r>
              <w:t>Movement_Direction (Receiver_Name_Key=organisation holding the installation)</w:t>
            </w:r>
          </w:p>
          <w:p w14:paraId="5464F28F" w14:textId="77777777" w:rsidR="003C0292" w:rsidRDefault="00062006" w:rsidP="00D87EF4">
            <w:pPr>
              <w:pStyle w:val="TableRow"/>
              <w:ind w:left="864"/>
            </w:pPr>
            <w:r>
              <w:t>Movement_Of_Ownership</w:t>
            </w:r>
          </w:p>
          <w:p w14:paraId="3FBA4891" w14:textId="77777777" w:rsidR="00062006" w:rsidRDefault="00062006" w:rsidP="00D87EF4">
            <w:pPr>
              <w:pStyle w:val="TableRow"/>
              <w:ind w:left="864"/>
            </w:pPr>
            <w:r>
              <w:t>Movement_Of_Material</w:t>
            </w:r>
          </w:p>
        </w:tc>
      </w:tr>
      <w:tr w:rsidR="00062006" w14:paraId="0F3540D5" w14:textId="77777777" w:rsidTr="00D87EF4">
        <w:trPr>
          <w:cantSplit/>
          <w:jc w:val="center"/>
        </w:trPr>
        <w:tc>
          <w:tcPr>
            <w:tcW w:w="3330" w:type="dxa"/>
          </w:tcPr>
          <w:p w14:paraId="611B853C" w14:textId="77777777" w:rsidR="00062006" w:rsidRPr="00D87EF4" w:rsidRDefault="00062006" w:rsidP="00062006">
            <w:pPr>
              <w:pStyle w:val="TableRow"/>
              <w:rPr>
                <w:rFonts w:eastAsia="SimSun"/>
                <w:lang w:eastAsia="zh-CN" w:bidi="he-IL"/>
              </w:rPr>
            </w:pPr>
            <w:r w:rsidRPr="00D87EF4">
              <w:rPr>
                <w:rFonts w:eastAsia="SimSun"/>
                <w:lang w:eastAsia="zh-CN" w:bidi="he-IL"/>
              </w:rPr>
              <w:lastRenderedPageBreak/>
              <w:t>Exchange</w:t>
            </w:r>
          </w:p>
        </w:tc>
        <w:tc>
          <w:tcPr>
            <w:tcW w:w="5807" w:type="dxa"/>
          </w:tcPr>
          <w:p w14:paraId="77D3422F" w14:textId="77777777" w:rsidR="00062006" w:rsidRDefault="00062006" w:rsidP="00062006">
            <w:pPr>
              <w:pStyle w:val="TableRow"/>
            </w:pPr>
            <w:r>
              <w:t>Movement</w:t>
            </w:r>
          </w:p>
          <w:p w14:paraId="7E9EFAC8" w14:textId="77777777" w:rsidR="00062006" w:rsidRDefault="00062006" w:rsidP="00D87EF4">
            <w:pPr>
              <w:pStyle w:val="TableRow"/>
              <w:ind w:left="432"/>
            </w:pPr>
            <w:r>
              <w:t>Movement_Direction (Receiver_Name_Key=organisation holding the installation)</w:t>
            </w:r>
          </w:p>
          <w:p w14:paraId="3407D8A5" w14:textId="77777777" w:rsidR="00062006" w:rsidRDefault="00062006" w:rsidP="00D87EF4">
            <w:pPr>
              <w:pStyle w:val="TableRow"/>
              <w:ind w:left="864"/>
            </w:pPr>
            <w:r>
              <w:t>Movement_Of_Ownership</w:t>
            </w:r>
          </w:p>
          <w:p w14:paraId="2C0F13E0" w14:textId="77777777" w:rsidR="00062006" w:rsidRDefault="00062006" w:rsidP="00D87EF4">
            <w:pPr>
              <w:pStyle w:val="TableRow"/>
              <w:ind w:left="864"/>
            </w:pPr>
            <w:r>
              <w:t>Movement_Of_Material</w:t>
            </w:r>
          </w:p>
          <w:p w14:paraId="597A3B5C" w14:textId="77777777" w:rsidR="00062006" w:rsidRDefault="00062006" w:rsidP="00D87EF4">
            <w:pPr>
              <w:pStyle w:val="TableRow"/>
              <w:ind w:left="432"/>
            </w:pPr>
            <w:r>
              <w:t>Movement_Direction (Receiver_Name_Key=other party)</w:t>
            </w:r>
          </w:p>
          <w:p w14:paraId="41442119" w14:textId="77777777" w:rsidR="00062006" w:rsidRDefault="00062006" w:rsidP="00D87EF4">
            <w:pPr>
              <w:pStyle w:val="TableRow"/>
              <w:ind w:left="864"/>
            </w:pPr>
            <w:r>
              <w:t>Movement_Of_Ownership</w:t>
            </w:r>
          </w:p>
          <w:p w14:paraId="6DB68C67" w14:textId="77777777" w:rsidR="00062006" w:rsidRDefault="00062006" w:rsidP="00D87EF4">
            <w:pPr>
              <w:pStyle w:val="TableRow"/>
              <w:ind w:left="864"/>
            </w:pPr>
            <w:r>
              <w:t>Movement_Of_Material</w:t>
            </w:r>
          </w:p>
        </w:tc>
      </w:tr>
      <w:tr w:rsidR="00062006" w14:paraId="06B94F80" w14:textId="77777777" w:rsidTr="00D87EF4">
        <w:trPr>
          <w:cantSplit/>
          <w:jc w:val="center"/>
        </w:trPr>
        <w:tc>
          <w:tcPr>
            <w:tcW w:w="3330" w:type="dxa"/>
          </w:tcPr>
          <w:p w14:paraId="0904F723" w14:textId="77777777" w:rsidR="00062006" w:rsidRPr="00D87EF4" w:rsidRDefault="00062006" w:rsidP="00062006">
            <w:pPr>
              <w:pStyle w:val="TableRow"/>
              <w:rPr>
                <w:rFonts w:eastAsia="SimSun"/>
                <w:lang w:eastAsia="zh-CN" w:bidi="he-IL"/>
              </w:rPr>
            </w:pPr>
            <w:r w:rsidRPr="00D87EF4">
              <w:rPr>
                <w:rFonts w:eastAsia="SimSun"/>
                <w:lang w:eastAsia="zh-CN" w:bidi="he-IL"/>
              </w:rPr>
              <w:t>Loan In</w:t>
            </w:r>
          </w:p>
        </w:tc>
        <w:tc>
          <w:tcPr>
            <w:tcW w:w="5807" w:type="dxa"/>
          </w:tcPr>
          <w:p w14:paraId="1E899F55" w14:textId="77777777" w:rsidR="00062006" w:rsidRDefault="00062006" w:rsidP="00062006">
            <w:pPr>
              <w:pStyle w:val="TableRow"/>
            </w:pPr>
            <w:r>
              <w:t>Movement</w:t>
            </w:r>
          </w:p>
          <w:p w14:paraId="20B23A66" w14:textId="77777777" w:rsidR="00062006" w:rsidRDefault="00062006" w:rsidP="00D87EF4">
            <w:pPr>
              <w:pStyle w:val="TableRow"/>
              <w:ind w:left="432"/>
            </w:pPr>
            <w:r>
              <w:t>Movement_Direction (Receiver_Name_Key=organisation holding the installation)</w:t>
            </w:r>
          </w:p>
          <w:p w14:paraId="70772F92" w14:textId="77777777" w:rsidR="00062006" w:rsidRDefault="00062006" w:rsidP="00D87EF4">
            <w:pPr>
              <w:pStyle w:val="TableRow"/>
              <w:ind w:left="864"/>
            </w:pPr>
            <w:r>
              <w:t>Movement_Of_Material</w:t>
            </w:r>
          </w:p>
          <w:p w14:paraId="2768F00C" w14:textId="77777777" w:rsidR="00062006" w:rsidRDefault="00062006" w:rsidP="00D87EF4">
            <w:pPr>
              <w:pStyle w:val="TableRow"/>
              <w:ind w:left="432"/>
            </w:pPr>
            <w:r>
              <w:t>Movement_Direction (Receiver_Name_Key=other party)</w:t>
            </w:r>
          </w:p>
          <w:p w14:paraId="7FCDC782" w14:textId="77777777" w:rsidR="00062006" w:rsidRDefault="00062006" w:rsidP="00D87EF4">
            <w:pPr>
              <w:pStyle w:val="TableRow"/>
              <w:ind w:left="864"/>
            </w:pPr>
            <w:r>
              <w:t>Movement_Of_Material</w:t>
            </w:r>
          </w:p>
          <w:p w14:paraId="146BCD8D" w14:textId="77777777" w:rsidR="00673CDC" w:rsidRDefault="00673CDC" w:rsidP="00673CDC">
            <w:pPr>
              <w:pStyle w:val="TableRow"/>
            </w:pPr>
            <w:r>
              <w:t>Loan In movements require a Movement_Of_Ownership record to be created. The ownership iis identified as the other party. This allows the system to know where the item is owned so it can deduce that it is a loan in and generate the appropriate status caption. Without this Movement_Of_Ownership record there is no way of knowing the object is owned by someone else.</w:t>
            </w:r>
          </w:p>
        </w:tc>
      </w:tr>
      <w:tr w:rsidR="00062006" w14:paraId="125C6A23" w14:textId="77777777" w:rsidTr="00D87EF4">
        <w:trPr>
          <w:cantSplit/>
          <w:jc w:val="center"/>
        </w:trPr>
        <w:tc>
          <w:tcPr>
            <w:tcW w:w="3330" w:type="dxa"/>
          </w:tcPr>
          <w:p w14:paraId="0E2B9A99" w14:textId="77777777" w:rsidR="00062006" w:rsidRPr="00D87EF4" w:rsidRDefault="00062006" w:rsidP="00062006">
            <w:pPr>
              <w:pStyle w:val="TableRow"/>
              <w:rPr>
                <w:rFonts w:eastAsia="SimSun"/>
                <w:lang w:eastAsia="zh-CN" w:bidi="he-IL"/>
              </w:rPr>
            </w:pPr>
            <w:r w:rsidRPr="00D87EF4">
              <w:rPr>
                <w:rFonts w:eastAsia="SimSun"/>
                <w:lang w:eastAsia="zh-CN" w:bidi="he-IL"/>
              </w:rPr>
              <w:t>Loan Out</w:t>
            </w:r>
          </w:p>
        </w:tc>
        <w:tc>
          <w:tcPr>
            <w:tcW w:w="5807" w:type="dxa"/>
          </w:tcPr>
          <w:p w14:paraId="39D6A2CB" w14:textId="77777777" w:rsidR="00062006" w:rsidRDefault="00062006" w:rsidP="00062006">
            <w:pPr>
              <w:pStyle w:val="TableRow"/>
            </w:pPr>
            <w:r>
              <w:t>Movement</w:t>
            </w:r>
          </w:p>
          <w:p w14:paraId="7A301CF6" w14:textId="77777777" w:rsidR="00062006" w:rsidRDefault="00062006" w:rsidP="00D87EF4">
            <w:pPr>
              <w:pStyle w:val="TableRow"/>
              <w:ind w:left="432"/>
            </w:pPr>
            <w:r>
              <w:t>Movement_Direction (Receiver_Name_Key=organisation holding the installation)</w:t>
            </w:r>
          </w:p>
          <w:p w14:paraId="22D3F3B1" w14:textId="77777777" w:rsidR="00062006" w:rsidRDefault="00062006" w:rsidP="00D87EF4">
            <w:pPr>
              <w:pStyle w:val="TableRow"/>
              <w:ind w:left="864"/>
            </w:pPr>
            <w:r>
              <w:t>Movement_Of_Material</w:t>
            </w:r>
          </w:p>
          <w:p w14:paraId="38389D8D" w14:textId="77777777" w:rsidR="00062006" w:rsidRDefault="00062006" w:rsidP="00D87EF4">
            <w:pPr>
              <w:pStyle w:val="TableRow"/>
              <w:ind w:left="432"/>
            </w:pPr>
            <w:r>
              <w:t>Movement_Direction (Receiver_Name_Key=other party)</w:t>
            </w:r>
          </w:p>
          <w:p w14:paraId="6F00F24D" w14:textId="77777777" w:rsidR="00062006" w:rsidRDefault="00062006" w:rsidP="00D87EF4">
            <w:pPr>
              <w:pStyle w:val="TableRow"/>
              <w:ind w:left="864"/>
            </w:pPr>
            <w:r>
              <w:t>Movement_Of_Material</w:t>
            </w:r>
          </w:p>
        </w:tc>
      </w:tr>
      <w:tr w:rsidR="00062006" w14:paraId="46F460B8" w14:textId="77777777" w:rsidTr="00D87EF4">
        <w:trPr>
          <w:cantSplit/>
          <w:jc w:val="center"/>
        </w:trPr>
        <w:tc>
          <w:tcPr>
            <w:tcW w:w="3330" w:type="dxa"/>
          </w:tcPr>
          <w:p w14:paraId="7E60856C" w14:textId="77777777" w:rsidR="00062006" w:rsidRPr="00D87EF4" w:rsidRDefault="00062006" w:rsidP="00062006">
            <w:pPr>
              <w:pStyle w:val="TableRow"/>
              <w:rPr>
                <w:rFonts w:eastAsia="SimSun"/>
                <w:lang w:eastAsia="zh-CN" w:bidi="he-IL"/>
              </w:rPr>
            </w:pPr>
            <w:r w:rsidRPr="00D87EF4">
              <w:rPr>
                <w:rFonts w:eastAsia="SimSun"/>
                <w:lang w:eastAsia="zh-CN" w:bidi="he-IL"/>
              </w:rPr>
              <w:t>Destroyed</w:t>
            </w:r>
          </w:p>
        </w:tc>
        <w:tc>
          <w:tcPr>
            <w:tcW w:w="5807" w:type="dxa"/>
          </w:tcPr>
          <w:p w14:paraId="57EB6FBA" w14:textId="77777777" w:rsidR="00062006" w:rsidRDefault="00062006" w:rsidP="00062006">
            <w:pPr>
              <w:pStyle w:val="TableRow"/>
            </w:pPr>
            <w:r>
              <w:t>Movement</w:t>
            </w:r>
          </w:p>
          <w:p w14:paraId="7E2A1732" w14:textId="77777777" w:rsidR="00062006" w:rsidRDefault="00062006" w:rsidP="00D87EF4">
            <w:pPr>
              <w:pStyle w:val="TableRow"/>
              <w:ind w:left="432"/>
            </w:pPr>
            <w:r>
              <w:t>Movement_Direction (Receiver_Name_Key=null)</w:t>
            </w:r>
          </w:p>
          <w:p w14:paraId="2FC8D732" w14:textId="77777777" w:rsidR="00062006" w:rsidRDefault="00062006" w:rsidP="00D87EF4">
            <w:pPr>
              <w:pStyle w:val="TableRow"/>
              <w:ind w:left="864"/>
            </w:pPr>
            <w:r>
              <w:t>Movement_Of_Material</w:t>
            </w:r>
          </w:p>
        </w:tc>
      </w:tr>
      <w:tr w:rsidR="00062006" w14:paraId="72E0EDA7" w14:textId="77777777" w:rsidTr="00D87EF4">
        <w:trPr>
          <w:cantSplit/>
          <w:jc w:val="center"/>
        </w:trPr>
        <w:tc>
          <w:tcPr>
            <w:tcW w:w="3330" w:type="dxa"/>
          </w:tcPr>
          <w:p w14:paraId="282F5E98" w14:textId="77777777" w:rsidR="00062006" w:rsidRPr="00D87EF4" w:rsidRDefault="00062006" w:rsidP="00062006">
            <w:pPr>
              <w:pStyle w:val="TableRow"/>
              <w:rPr>
                <w:rFonts w:eastAsia="SimSun"/>
                <w:lang w:eastAsia="zh-CN" w:bidi="he-IL"/>
              </w:rPr>
            </w:pPr>
            <w:r w:rsidRPr="00D87EF4">
              <w:rPr>
                <w:rFonts w:eastAsia="SimSun"/>
                <w:lang w:eastAsia="zh-CN" w:bidi="he-IL"/>
              </w:rPr>
              <w:lastRenderedPageBreak/>
              <w:t>Disposed</w:t>
            </w:r>
          </w:p>
        </w:tc>
        <w:tc>
          <w:tcPr>
            <w:tcW w:w="5807" w:type="dxa"/>
          </w:tcPr>
          <w:p w14:paraId="3C4CA856" w14:textId="77777777" w:rsidR="00062006" w:rsidRDefault="00062006" w:rsidP="00062006">
            <w:pPr>
              <w:pStyle w:val="TableRow"/>
            </w:pPr>
            <w:r>
              <w:t>Movement</w:t>
            </w:r>
          </w:p>
          <w:p w14:paraId="63E2D125" w14:textId="77777777" w:rsidR="00062006" w:rsidRDefault="00062006" w:rsidP="00D87EF4">
            <w:pPr>
              <w:pStyle w:val="TableRow"/>
              <w:ind w:left="432"/>
            </w:pPr>
            <w:r>
              <w:t>Movement_Direction (Receiver_Name_Key=null)</w:t>
            </w:r>
          </w:p>
          <w:p w14:paraId="0F7E537C" w14:textId="77777777" w:rsidR="00062006" w:rsidRDefault="00062006" w:rsidP="00D87EF4">
            <w:pPr>
              <w:pStyle w:val="TableRow"/>
              <w:ind w:left="864"/>
            </w:pPr>
            <w:r>
              <w:t>Movement_Of_Material</w:t>
            </w:r>
          </w:p>
          <w:p w14:paraId="7C5563C1" w14:textId="77777777" w:rsidR="00062006" w:rsidRDefault="00062006" w:rsidP="00D87EF4">
            <w:pPr>
              <w:pStyle w:val="TableRow"/>
              <w:ind w:left="864"/>
            </w:pPr>
            <w:r>
              <w:t>Movement_Of_Ownership</w:t>
            </w:r>
          </w:p>
        </w:tc>
      </w:tr>
      <w:tr w:rsidR="00062006" w14:paraId="01991BA8" w14:textId="77777777" w:rsidTr="00D87EF4">
        <w:trPr>
          <w:cantSplit/>
          <w:jc w:val="center"/>
        </w:trPr>
        <w:tc>
          <w:tcPr>
            <w:tcW w:w="3330" w:type="dxa"/>
          </w:tcPr>
          <w:p w14:paraId="3A0A1A54" w14:textId="77777777" w:rsidR="00062006" w:rsidRPr="00D87EF4" w:rsidRDefault="00062006" w:rsidP="00062006">
            <w:pPr>
              <w:pStyle w:val="TableRow"/>
              <w:rPr>
                <w:rFonts w:eastAsia="SimSun"/>
                <w:lang w:eastAsia="zh-CN" w:bidi="he-IL"/>
              </w:rPr>
            </w:pPr>
            <w:r w:rsidRPr="00D87EF4">
              <w:rPr>
                <w:rFonts w:eastAsia="SimSun"/>
                <w:lang w:eastAsia="zh-CN" w:bidi="he-IL"/>
              </w:rPr>
              <w:t>Internal Transfer</w:t>
            </w:r>
          </w:p>
        </w:tc>
        <w:tc>
          <w:tcPr>
            <w:tcW w:w="5807" w:type="dxa"/>
          </w:tcPr>
          <w:p w14:paraId="30A0C954" w14:textId="77777777" w:rsidR="00062006" w:rsidRDefault="00062006" w:rsidP="00062006">
            <w:pPr>
              <w:pStyle w:val="TableRow"/>
            </w:pPr>
            <w:r>
              <w:t>Movement</w:t>
            </w:r>
          </w:p>
          <w:p w14:paraId="235879ED" w14:textId="77777777" w:rsidR="00062006" w:rsidRDefault="00062006" w:rsidP="00D87EF4">
            <w:pPr>
              <w:pStyle w:val="TableRow"/>
              <w:ind w:left="432"/>
            </w:pPr>
            <w:r>
              <w:t>Movement_Direction (Receiver_Name_Key= organisation holding the installation)</w:t>
            </w:r>
          </w:p>
          <w:p w14:paraId="144A4DD8" w14:textId="77777777" w:rsidR="00062006" w:rsidRDefault="00062006" w:rsidP="00D87EF4">
            <w:pPr>
              <w:pStyle w:val="TableRow"/>
              <w:ind w:left="864"/>
            </w:pPr>
            <w:r>
              <w:t>Movement_Of_Material</w:t>
            </w:r>
          </w:p>
        </w:tc>
      </w:tr>
      <w:tr w:rsidR="00062006" w14:paraId="17BA6074" w14:textId="77777777" w:rsidTr="00D87EF4">
        <w:trPr>
          <w:cantSplit/>
          <w:jc w:val="center"/>
        </w:trPr>
        <w:tc>
          <w:tcPr>
            <w:tcW w:w="3330" w:type="dxa"/>
          </w:tcPr>
          <w:p w14:paraId="69C6BABE" w14:textId="77777777" w:rsidR="00062006" w:rsidRPr="00D87EF4" w:rsidRDefault="00062006" w:rsidP="00062006">
            <w:pPr>
              <w:pStyle w:val="TableRow"/>
              <w:rPr>
                <w:rFonts w:eastAsia="SimSun"/>
                <w:lang w:eastAsia="zh-CN" w:bidi="he-IL"/>
              </w:rPr>
            </w:pPr>
            <w:r w:rsidRPr="00D87EF4">
              <w:rPr>
                <w:rFonts w:eastAsia="SimSun"/>
                <w:lang w:eastAsia="zh-CN" w:bidi="he-IL"/>
              </w:rPr>
              <w:t>Lost</w:t>
            </w:r>
          </w:p>
        </w:tc>
        <w:tc>
          <w:tcPr>
            <w:tcW w:w="5807" w:type="dxa"/>
          </w:tcPr>
          <w:p w14:paraId="07F70C81" w14:textId="77777777" w:rsidR="00062006" w:rsidRDefault="00062006" w:rsidP="00062006">
            <w:pPr>
              <w:pStyle w:val="TableRow"/>
            </w:pPr>
            <w:r>
              <w:t>Movement</w:t>
            </w:r>
          </w:p>
          <w:p w14:paraId="2BA76B02" w14:textId="77777777" w:rsidR="00062006" w:rsidRDefault="00062006" w:rsidP="00D87EF4">
            <w:pPr>
              <w:pStyle w:val="TableRow"/>
              <w:ind w:left="432"/>
            </w:pPr>
            <w:r>
              <w:t>Movement_Direction (Receiver_Name_Key=null)</w:t>
            </w:r>
          </w:p>
          <w:p w14:paraId="50C103C4" w14:textId="77777777" w:rsidR="00062006" w:rsidRDefault="00062006" w:rsidP="00D87EF4">
            <w:pPr>
              <w:pStyle w:val="TableRow"/>
              <w:ind w:left="864"/>
            </w:pPr>
            <w:r>
              <w:t>Movement_Of_Material</w:t>
            </w:r>
          </w:p>
        </w:tc>
      </w:tr>
      <w:tr w:rsidR="00062006" w14:paraId="02852B26" w14:textId="77777777" w:rsidTr="00D87EF4">
        <w:trPr>
          <w:cantSplit/>
          <w:jc w:val="center"/>
        </w:trPr>
        <w:tc>
          <w:tcPr>
            <w:tcW w:w="3330" w:type="dxa"/>
          </w:tcPr>
          <w:p w14:paraId="64130B58" w14:textId="77777777" w:rsidR="00062006" w:rsidRPr="00D87EF4" w:rsidRDefault="00062006" w:rsidP="00062006">
            <w:pPr>
              <w:pStyle w:val="TableRow"/>
              <w:rPr>
                <w:rFonts w:eastAsia="SimSun"/>
                <w:lang w:eastAsia="zh-CN" w:bidi="he-IL"/>
              </w:rPr>
            </w:pPr>
            <w:r w:rsidRPr="00D87EF4">
              <w:rPr>
                <w:rFonts w:eastAsia="SimSun"/>
                <w:lang w:eastAsia="zh-CN" w:bidi="he-IL"/>
              </w:rPr>
              <w:t>Sold</w:t>
            </w:r>
          </w:p>
        </w:tc>
        <w:tc>
          <w:tcPr>
            <w:tcW w:w="5807" w:type="dxa"/>
          </w:tcPr>
          <w:p w14:paraId="49A71A91" w14:textId="77777777" w:rsidR="00062006" w:rsidRDefault="00062006" w:rsidP="00062006">
            <w:pPr>
              <w:pStyle w:val="TableRow"/>
            </w:pPr>
            <w:r>
              <w:t>Movement</w:t>
            </w:r>
          </w:p>
          <w:p w14:paraId="2AB30039" w14:textId="77777777" w:rsidR="00062006" w:rsidRDefault="00062006" w:rsidP="00D87EF4">
            <w:pPr>
              <w:pStyle w:val="TableRow"/>
              <w:ind w:left="432"/>
            </w:pPr>
            <w:r>
              <w:t>Movement_Direction (Receiver_Name_Key=other party)</w:t>
            </w:r>
          </w:p>
          <w:p w14:paraId="301C527D" w14:textId="77777777" w:rsidR="00062006" w:rsidRDefault="00062006" w:rsidP="00D87EF4">
            <w:pPr>
              <w:pStyle w:val="TableRow"/>
              <w:ind w:left="864"/>
            </w:pPr>
            <w:r>
              <w:t>Movement_Of_Material</w:t>
            </w:r>
          </w:p>
          <w:p w14:paraId="49955FB3" w14:textId="77777777" w:rsidR="00062006" w:rsidRDefault="00062006" w:rsidP="00D87EF4">
            <w:pPr>
              <w:pStyle w:val="TableRow"/>
              <w:ind w:left="864"/>
            </w:pPr>
            <w:r>
              <w:t>Movement_Of_Ownership</w:t>
            </w:r>
          </w:p>
        </w:tc>
      </w:tr>
      <w:tr w:rsidR="00062006" w14:paraId="55FAD2EE" w14:textId="77777777" w:rsidTr="00D87EF4">
        <w:trPr>
          <w:cantSplit/>
          <w:jc w:val="center"/>
        </w:trPr>
        <w:tc>
          <w:tcPr>
            <w:tcW w:w="3330" w:type="dxa"/>
          </w:tcPr>
          <w:p w14:paraId="49D51178" w14:textId="77777777" w:rsidR="00062006" w:rsidRPr="00D87EF4" w:rsidRDefault="00510512" w:rsidP="00062006">
            <w:pPr>
              <w:pStyle w:val="TableRow"/>
              <w:rPr>
                <w:rFonts w:eastAsia="SimSun"/>
                <w:lang w:eastAsia="zh-CN" w:bidi="he-IL"/>
              </w:rPr>
            </w:pPr>
            <w:r w:rsidRPr="00D87EF4">
              <w:rPr>
                <w:rFonts w:eastAsia="SimSun"/>
                <w:lang w:eastAsia="zh-CN" w:bidi="he-IL"/>
              </w:rPr>
              <w:t>Hosted Material</w:t>
            </w:r>
          </w:p>
        </w:tc>
        <w:tc>
          <w:tcPr>
            <w:tcW w:w="5807" w:type="dxa"/>
          </w:tcPr>
          <w:p w14:paraId="0E0BF913" w14:textId="77777777" w:rsidR="00062006" w:rsidRDefault="00062006" w:rsidP="00062006">
            <w:pPr>
              <w:pStyle w:val="TableRow"/>
            </w:pPr>
            <w:r>
              <w:t>Movement</w:t>
            </w:r>
          </w:p>
          <w:p w14:paraId="7C5EF529" w14:textId="77777777" w:rsidR="00062006" w:rsidRDefault="00062006" w:rsidP="00D87EF4">
            <w:pPr>
              <w:pStyle w:val="TableRow"/>
              <w:ind w:left="432"/>
            </w:pPr>
            <w:r>
              <w:t>Movement_Direction (Receiver_Name_Key=other party)</w:t>
            </w:r>
          </w:p>
          <w:p w14:paraId="61F02CFD" w14:textId="77777777" w:rsidR="00062006" w:rsidRDefault="00062006" w:rsidP="00D87EF4">
            <w:pPr>
              <w:pStyle w:val="TableRow"/>
              <w:ind w:left="864"/>
            </w:pPr>
            <w:r>
              <w:t>Movement_Of_Ownership</w:t>
            </w:r>
          </w:p>
        </w:tc>
      </w:tr>
    </w:tbl>
    <w:p w14:paraId="127AD951" w14:textId="77777777" w:rsidR="003C0292" w:rsidRDefault="003C0292" w:rsidP="00F07466">
      <w:pPr>
        <w:pStyle w:val="NormalIndent"/>
      </w:pPr>
      <w:r>
        <w:br w:type="textWrapping" w:clear="all"/>
      </w:r>
    </w:p>
    <w:p w14:paraId="0DEFBEA3" w14:textId="77777777" w:rsidR="006826B8" w:rsidRPr="006826B8" w:rsidRDefault="004E566D" w:rsidP="006826B8">
      <w:pPr>
        <w:jc w:val="center"/>
      </w:pPr>
      <w:r>
        <w:object w:dxaOrig="16253" w:dyaOrig="10354" w14:anchorId="2FEDEB3B">
          <v:shape id="_x0000_i1030" type="#_x0000_t75" style="width:489pt;height:309pt" o:ole="">
            <v:imagedata r:id="rId167" o:title=""/>
          </v:shape>
          <o:OLEObject Type="Embed" ProgID="Visio.Drawing.11" ShapeID="_x0000_i1030" DrawAspect="Content" ObjectID="_1569161442" r:id="rId168"/>
        </w:object>
      </w:r>
    </w:p>
    <w:p w14:paraId="41712E42" w14:textId="77777777" w:rsidR="009A0954" w:rsidRDefault="00651454" w:rsidP="00840903">
      <w:pPr>
        <w:pStyle w:val="Heading3"/>
      </w:pPr>
      <w:r>
        <w:br w:type="page"/>
      </w:r>
      <w:bookmarkStart w:id="727" w:name="_Toc292879012"/>
      <w:r w:rsidR="009A0954">
        <w:lastRenderedPageBreak/>
        <w:t>Conservation</w:t>
      </w:r>
      <w:bookmarkEnd w:id="727"/>
    </w:p>
    <w:p w14:paraId="2E0878EA" w14:textId="77777777" w:rsidR="009A0954" w:rsidRPr="009A0954" w:rsidRDefault="009A0954" w:rsidP="009A0954">
      <w:pPr>
        <w:pStyle w:val="NormalIndent"/>
      </w:pPr>
      <w:r>
        <w:t>A conservation check (condition check) is performed on any number of collections, stores and specimens.  The condition check gives rise to a number of tasks being identified.  A job is performed which implements a number of tasks identified by a condition check.  A job has funding, materials and staff associated with it.</w:t>
      </w:r>
    </w:p>
    <w:p w14:paraId="161361CE" w14:textId="77777777" w:rsidR="009A0954" w:rsidRPr="009A0954" w:rsidRDefault="003D0D81" w:rsidP="00A72495">
      <w:pPr>
        <w:jc w:val="center"/>
      </w:pPr>
      <w:r>
        <w:object w:dxaOrig="11666" w:dyaOrig="7834" w14:anchorId="556604EC">
          <v:shape id="_x0000_i1031" type="#_x0000_t75" style="width:489.75pt;height:323.25pt" o:ole="">
            <v:imagedata r:id="rId169" o:title=""/>
          </v:shape>
          <o:OLEObject Type="Embed" ProgID="Visio.Drawing.11" ShapeID="_x0000_i1031" DrawAspect="Content" ObjectID="_1569161443" r:id="rId170"/>
        </w:object>
      </w:r>
    </w:p>
    <w:p w14:paraId="009BE98A" w14:textId="77777777" w:rsidR="00495F18" w:rsidRDefault="009A0954" w:rsidP="00840903">
      <w:pPr>
        <w:pStyle w:val="Heading3"/>
      </w:pPr>
      <w:r>
        <w:br w:type="page"/>
      </w:r>
      <w:bookmarkStart w:id="728" w:name="_Toc292879013"/>
      <w:r w:rsidR="00495F18">
        <w:lastRenderedPageBreak/>
        <w:t>Organisation Departments</w:t>
      </w:r>
      <w:bookmarkEnd w:id="728"/>
    </w:p>
    <w:p w14:paraId="785B1478" w14:textId="77777777" w:rsidR="00495F18" w:rsidRDefault="00495F18" w:rsidP="00495F18">
      <w:pPr>
        <w:pStyle w:val="NormalIndent"/>
      </w:pPr>
      <w:r>
        <w:t>Each name is either an individual or an organisation.  Organisations contain zero or more departments.  Individuals belong to one primary department.</w:t>
      </w:r>
    </w:p>
    <w:p w14:paraId="592D286B" w14:textId="77777777" w:rsidR="00495F18" w:rsidRPr="00495F18" w:rsidRDefault="00495F18" w:rsidP="00495F18">
      <w:pPr>
        <w:jc w:val="center"/>
      </w:pPr>
      <w:r>
        <w:object w:dxaOrig="6932" w:dyaOrig="3334" w14:anchorId="45D7A2B2">
          <v:shape id="_x0000_i1032" type="#_x0000_t75" style="width:345.75pt;height:165.75pt" o:ole="">
            <v:imagedata r:id="rId171" o:title=""/>
          </v:shape>
          <o:OLEObject Type="Embed" ProgID="Visio.Drawing.11" ShapeID="_x0000_i1032" DrawAspect="Content" ObjectID="_1569161444" r:id="rId172"/>
        </w:object>
      </w:r>
    </w:p>
    <w:p w14:paraId="34747ABF" w14:textId="77777777" w:rsidR="00137F4A" w:rsidRDefault="00495F18" w:rsidP="00840903">
      <w:pPr>
        <w:pStyle w:val="Heading3"/>
      </w:pPr>
      <w:r>
        <w:br w:type="page"/>
      </w:r>
      <w:bookmarkStart w:id="729" w:name="_Toc292879014"/>
      <w:r w:rsidR="00137F4A">
        <w:lastRenderedPageBreak/>
        <w:t>Reports</w:t>
      </w:r>
      <w:bookmarkEnd w:id="729"/>
    </w:p>
    <w:p w14:paraId="7395BE1C" w14:textId="77777777" w:rsidR="00137F4A" w:rsidRDefault="00137F4A" w:rsidP="00137F4A">
      <w:pPr>
        <w:pStyle w:val="NormalIndent"/>
      </w:pPr>
      <w:r>
        <w:t>Each report is either a details report or a list report.  A list report consists of a single report block, which is a table listing records appropriate to the report.  A details report consists of a specific header, plus a number of report blocks which may or may not be grouped into sections.  A report block has a number of ordering options associated with it specified by Report_Block_Order.</w:t>
      </w:r>
    </w:p>
    <w:p w14:paraId="52AB3860" w14:textId="77777777" w:rsidR="00137F4A" w:rsidRDefault="002F60C2" w:rsidP="00355DE3">
      <w:pPr>
        <w:jc w:val="center"/>
      </w:pPr>
      <w:r>
        <w:object w:dxaOrig="7487" w:dyaOrig="8194" w14:anchorId="7C89576F">
          <v:shape id="_x0000_i1033" type="#_x0000_t75" style="width:374.25pt;height:410.25pt" o:ole="">
            <v:imagedata r:id="rId173" o:title=""/>
          </v:shape>
          <o:OLEObject Type="Embed" ProgID="Visio.Drawing.11" ShapeID="_x0000_i1033" DrawAspect="Content" ObjectID="_1569161445" r:id="rId174"/>
        </w:object>
      </w:r>
    </w:p>
    <w:p w14:paraId="0D9E8CA0" w14:textId="77777777" w:rsidR="00651454" w:rsidRDefault="00137F4A" w:rsidP="00840903">
      <w:pPr>
        <w:pStyle w:val="Heading3"/>
      </w:pPr>
      <w:r>
        <w:br w:type="page"/>
      </w:r>
      <w:bookmarkStart w:id="730" w:name="_Toc292879015"/>
      <w:r w:rsidR="00651454">
        <w:lastRenderedPageBreak/>
        <w:t>Quick Entry</w:t>
      </w:r>
      <w:bookmarkEnd w:id="730"/>
    </w:p>
    <w:p w14:paraId="1685901F" w14:textId="77777777" w:rsidR="00651454" w:rsidRPr="00651454" w:rsidRDefault="00651454" w:rsidP="00651454">
      <w:pPr>
        <w:pStyle w:val="NormalIndent"/>
      </w:pPr>
      <w:r>
        <w:t>Quick Entry data is entered in a session.  Each session is associated with a template and consists of a number of entered rows of data.  Each template identifies a number of fields available for entry during the session and each row of data contains a number of data items (inputted data elements) associated with fields in the template.</w:t>
      </w:r>
    </w:p>
    <w:p w14:paraId="1CF6BF5E" w14:textId="77777777" w:rsidR="00651454" w:rsidRPr="00651454" w:rsidRDefault="00651454" w:rsidP="00651454">
      <w:pPr>
        <w:jc w:val="center"/>
      </w:pPr>
      <w:r>
        <w:object w:dxaOrig="6821" w:dyaOrig="6034" w14:anchorId="3BEC362F">
          <v:shape id="_x0000_i1034" type="#_x0000_t75" style="width:338.25pt;height:302.25pt" o:ole="">
            <v:imagedata r:id="rId175" o:title=""/>
          </v:shape>
          <o:OLEObject Type="Embed" ProgID="Visio.Drawing.11" ShapeID="_x0000_i1034" DrawAspect="Content" ObjectID="_1569161446" r:id="rId176"/>
        </w:object>
      </w:r>
    </w:p>
    <w:p w14:paraId="41184547" w14:textId="77777777" w:rsidR="00722899" w:rsidRDefault="00651454" w:rsidP="00840903">
      <w:pPr>
        <w:pStyle w:val="Heading3"/>
      </w:pPr>
      <w:r>
        <w:br w:type="page"/>
      </w:r>
      <w:bookmarkStart w:id="731" w:name="_Toc292879016"/>
      <w:r w:rsidR="00722899">
        <w:lastRenderedPageBreak/>
        <w:t>Thesaurus</w:t>
      </w:r>
      <w:bookmarkEnd w:id="731"/>
    </w:p>
    <w:p w14:paraId="5B267D3F" w14:textId="77777777" w:rsidR="00722899" w:rsidRDefault="00722899" w:rsidP="00722899">
      <w:pPr>
        <w:pStyle w:val="NormalIndent"/>
      </w:pPr>
      <w:r>
        <w:t>The Thesaurus model is described in each of the following 3 sections.  The ERD below overviews the entire model.</w:t>
      </w:r>
    </w:p>
    <w:p w14:paraId="6E9FCC86" w14:textId="77777777" w:rsidR="00722899" w:rsidRPr="00722899" w:rsidRDefault="00722899" w:rsidP="001E7F48">
      <w:pPr>
        <w:pStyle w:val="NormalIndent"/>
        <w:jc w:val="center"/>
      </w:pPr>
      <w:r>
        <w:object w:dxaOrig="14531" w:dyaOrig="16194" w14:anchorId="6FE78276">
          <v:shape id="_x0000_i1035" type="#_x0000_t75" style="width:489.75pt;height:540pt" o:ole="">
            <v:imagedata r:id="rId177" o:title=""/>
          </v:shape>
          <o:OLEObject Type="Embed" ProgID="Visio.Drawing.11" ShapeID="_x0000_i1035" DrawAspect="Content" ObjectID="_1569161447" r:id="rId178"/>
        </w:object>
      </w:r>
    </w:p>
    <w:p w14:paraId="03762D70" w14:textId="77777777" w:rsidR="00FA3A98" w:rsidRDefault="001E7F48" w:rsidP="00840903">
      <w:pPr>
        <w:pStyle w:val="Heading3"/>
      </w:pPr>
      <w:r>
        <w:br w:type="page"/>
      </w:r>
      <w:bookmarkStart w:id="732" w:name="_Toc292879017"/>
      <w:r w:rsidR="00FA3A98">
        <w:lastRenderedPageBreak/>
        <w:t>Thesaurus Lists</w:t>
      </w:r>
      <w:bookmarkEnd w:id="732"/>
    </w:p>
    <w:p w14:paraId="67B9E5CC" w14:textId="77777777" w:rsidR="00FA3A98" w:rsidRDefault="006E769F" w:rsidP="00FA3A98">
      <w:pPr>
        <w:pStyle w:val="NormalIndent"/>
      </w:pPr>
      <w:r>
        <w:t xml:space="preserve">The Thesaurus is primarily divided into domains of terms, such as taxonomy, chronostratigraphy, fossil taxa etc.  The Subject_Area groups domains into higher level categories solely to assist in organisation of the domains when they are presented to the user.  Each domain contains local domains which define the geogpraphic and lingual scope of the data present on the system for that domain.  For example, within the Biotopes domain there is a </w:t>
      </w:r>
      <w:smartTag w:uri="urn:schemas-microsoft-com:office:smarttags" w:element="country-region">
        <w:r>
          <w:t>UK</w:t>
        </w:r>
      </w:smartTag>
      <w:r>
        <w:t xml:space="preserve"> (English) local domain and a </w:t>
      </w:r>
      <w:smartTag w:uri="urn:schemas-microsoft-com:office:smarttags" w:element="country-region">
        <w:r>
          <w:t>Luxembourg</w:t>
        </w:r>
      </w:smartTag>
      <w:r>
        <w:t xml:space="preserve"> (English) local domain, indicating that lists are available for biotopes in the </w:t>
      </w:r>
      <w:smartTag w:uri="urn:schemas-microsoft-com:office:smarttags" w:element="country-region">
        <w:r>
          <w:t>UK</w:t>
        </w:r>
      </w:smartTag>
      <w:r>
        <w:t xml:space="preserve"> and </w:t>
      </w:r>
      <w:smartTag w:uri="urn:schemas-microsoft-com:office:smarttags" w:element="place">
        <w:smartTag w:uri="urn:schemas-microsoft-com:office:smarttags" w:element="country-region">
          <w:r>
            <w:t>Luxembourg</w:t>
          </w:r>
        </w:smartTag>
      </w:smartTag>
      <w:r>
        <w:t>, all in English.  Local domains define hyperlinks used to build search URLs for submission to web portals relevant to that domain.</w:t>
      </w:r>
    </w:p>
    <w:p w14:paraId="61B1A138" w14:textId="77777777" w:rsidR="006E769F" w:rsidRDefault="006E769F" w:rsidP="006E769F">
      <w:pPr>
        <w:pStyle w:val="NormalIndent"/>
      </w:pPr>
      <w:r>
        <w:t>Domains contain concept groups; each concept group organises a number of concepts into single list or a hierarchy.  Concept groups have versions that reflect published amendments made to the list or hierarchy.</w:t>
      </w:r>
    </w:p>
    <w:p w14:paraId="7682C093" w14:textId="77777777" w:rsidR="006E769F" w:rsidRDefault="006E769F" w:rsidP="006E769F">
      <w:pPr>
        <w:pStyle w:val="NormalIndent"/>
      </w:pPr>
      <w:r>
        <w:t>Domains also define a number of ranks that are available for attachment to concepts within the domain.  Ranks supply information regarding the ranking of the concept within the group’s hierarchy, for example taxonomic ranks in the taxonomy domain.</w:t>
      </w:r>
    </w:p>
    <w:p w14:paraId="1122C270" w14:textId="77777777" w:rsidR="00FA3A98" w:rsidRDefault="00FA3A98" w:rsidP="00FA3A98">
      <w:pPr>
        <w:jc w:val="center"/>
      </w:pPr>
      <w:r>
        <w:object w:dxaOrig="10154" w:dyaOrig="5334" w14:anchorId="1F84DD75">
          <v:shape id="_x0000_i1036" type="#_x0000_t75" style="width:490.5pt;height:259.5pt" o:ole="">
            <v:imagedata r:id="rId179" o:title=""/>
          </v:shape>
          <o:OLEObject Type="Embed" ProgID="Visio.Drawing.11" ShapeID="_x0000_i1036" DrawAspect="Content" ObjectID="_1569161448" r:id="rId180"/>
        </w:object>
      </w:r>
    </w:p>
    <w:p w14:paraId="7D8A000D" w14:textId="77777777" w:rsidR="00FA3A98" w:rsidRDefault="00FA3A98" w:rsidP="00840903">
      <w:pPr>
        <w:pStyle w:val="Heading3"/>
      </w:pPr>
      <w:r>
        <w:br w:type="page"/>
      </w:r>
      <w:bookmarkStart w:id="733" w:name="_Toc292879018"/>
      <w:r>
        <w:lastRenderedPageBreak/>
        <w:t>Thesaurus Concepts</w:t>
      </w:r>
      <w:bookmarkEnd w:id="733"/>
    </w:p>
    <w:p w14:paraId="3230E9DC" w14:textId="77777777" w:rsidR="00FA3A98" w:rsidRDefault="00687454" w:rsidP="00347519">
      <w:pPr>
        <w:pStyle w:val="NormalIndent"/>
      </w:pPr>
      <w:r>
        <w:t>The Concept entity is the primary point through which other systems are linked to the Thesaurus.  It defines the term used</w:t>
      </w:r>
      <w:r w:rsidR="00347519">
        <w:t>, the meaning of the term used, and the concept group that the concept was looked up within.  This information is required to provide complete information about the usage of a term.  The ERD below details entities directly pertaining to the Concept table; further relationships regarding the meaning of the concept and the term used are detailed in the Thesaurus Terms and Meanings ERD.</w:t>
      </w:r>
    </w:p>
    <w:p w14:paraId="19886F92" w14:textId="77777777" w:rsidR="00347519" w:rsidRDefault="00347519" w:rsidP="00347519">
      <w:pPr>
        <w:pStyle w:val="NormalIndent"/>
      </w:pPr>
      <w:r>
        <w:t>Each concept is related to any number of other concepts.  The relationship type has semantic information that provides information to the system about the relationship.  Concepts have a rank and a type, and concepts can have any number of designations (for example inclusion on CITES lists) and facts.</w:t>
      </w:r>
    </w:p>
    <w:p w14:paraId="222CF4EE" w14:textId="77777777" w:rsidR="00347519" w:rsidRDefault="00347519" w:rsidP="00347519">
      <w:pPr>
        <w:pStyle w:val="NormalIndent"/>
      </w:pPr>
      <w:r>
        <w:t>The Concept_History table defined the concept group versions that the concept applies to within the concept group.  The Concept_Lineage table defines the ancestry of the concept when viewed within the concept group hierarchy.  The Concept_Lineage table contains more than one record for a concept if it, or any of its ancestors, have more than one parent in the hierarchy.</w:t>
      </w:r>
    </w:p>
    <w:p w14:paraId="31BD0D7A" w14:textId="77777777" w:rsidR="00FA3A98" w:rsidRDefault="003D0D81" w:rsidP="00FA3A98">
      <w:pPr>
        <w:jc w:val="center"/>
      </w:pPr>
      <w:r>
        <w:object w:dxaOrig="10518" w:dyaOrig="11957" w14:anchorId="47309D42">
          <v:shape id="_x0000_i1037" type="#_x0000_t75" style="width:6in;height:489.75pt" o:ole="">
            <v:imagedata r:id="rId181" o:title=""/>
          </v:shape>
          <o:OLEObject Type="Embed" ProgID="Visio.Drawing.11" ShapeID="_x0000_i1037" DrawAspect="Content" ObjectID="_1569161449" r:id="rId182"/>
        </w:object>
      </w:r>
    </w:p>
    <w:p w14:paraId="3CBAD1F2" w14:textId="77777777" w:rsidR="00A51409" w:rsidRDefault="00A51409" w:rsidP="00840903">
      <w:pPr>
        <w:pStyle w:val="Heading3"/>
      </w:pPr>
      <w:bookmarkStart w:id="734" w:name="_Toc292879019"/>
      <w:r>
        <w:t>Thesaurus Terms and Meanings</w:t>
      </w:r>
      <w:bookmarkEnd w:id="734"/>
    </w:p>
    <w:p w14:paraId="6614F579" w14:textId="77777777" w:rsidR="00A51409" w:rsidRDefault="00347519" w:rsidP="00347519">
      <w:pPr>
        <w:pStyle w:val="NormalIndent"/>
      </w:pPr>
      <w:r>
        <w:t>Each concept refers directly to a single term.  Every concept that has exactly the same meaning is related to the same record in the Meaning table.  Therefore it is possible to list all synonyms for a concept by listing those that share the same meaning; subsequent translations either into other lists or by language are then possible by selecting from the list of terms with the same meaning.</w:t>
      </w:r>
    </w:p>
    <w:p w14:paraId="4D1A0483" w14:textId="77777777" w:rsidR="00347519" w:rsidRDefault="00347519" w:rsidP="00347519">
      <w:pPr>
        <w:pStyle w:val="NormalIndent"/>
      </w:pPr>
      <w:r>
        <w:t>Meanings are related to other meanings and the relationships have semantic information understood by the system.  This allows groups of synonyms to be related to each other with a single record; when the user views a concept the relationships listed are those related directly to the concept plus those related to the group of synonyms that share the same meaning.</w:t>
      </w:r>
    </w:p>
    <w:p w14:paraId="7A2C0275" w14:textId="77777777" w:rsidR="00347519" w:rsidRDefault="00125244" w:rsidP="00347519">
      <w:pPr>
        <w:pStyle w:val="NormalIndent"/>
      </w:pPr>
      <w:r>
        <w:t>Information regarding the authority and date of a term is maintained in the Term_Version table.  A term version is considered as the unique use of a term within a single meaning.</w:t>
      </w:r>
    </w:p>
    <w:p w14:paraId="05673FCA" w14:textId="77777777" w:rsidR="00F07466" w:rsidRDefault="00722899" w:rsidP="00F07466">
      <w:pPr>
        <w:jc w:val="center"/>
      </w:pPr>
      <w:r>
        <w:object w:dxaOrig="9748" w:dyaOrig="9475" w14:anchorId="2F0DB8F5">
          <v:shape id="_x0000_i1038" type="#_x0000_t75" style="width:489.75pt;height:475.5pt" o:ole="">
            <v:imagedata r:id="rId183" o:title=""/>
          </v:shape>
          <o:OLEObject Type="Embed" ProgID="Visio.Drawing.11" ShapeID="_x0000_i1038" DrawAspect="Content" ObjectID="_1569161450" r:id="rId184"/>
        </w:object>
      </w:r>
    </w:p>
    <w:p w14:paraId="6506D078" w14:textId="77777777" w:rsidR="001E28AB" w:rsidRDefault="00FA3A98" w:rsidP="00840903">
      <w:pPr>
        <w:pStyle w:val="Heading2"/>
      </w:pPr>
      <w:r>
        <w:br w:type="page"/>
      </w:r>
      <w:bookmarkStart w:id="735" w:name="_Toc292879020"/>
      <w:r w:rsidR="001E28AB">
        <w:lastRenderedPageBreak/>
        <w:t>Table Descriptions</w:t>
      </w:r>
      <w:bookmarkEnd w:id="735"/>
    </w:p>
    <w:p w14:paraId="51786C40" w14:textId="77777777" w:rsidR="00FD39B6" w:rsidRPr="00FD39B6" w:rsidRDefault="00FD39B6" w:rsidP="00840903">
      <w:pPr>
        <w:pStyle w:val="Heading3"/>
      </w:pPr>
      <w:bookmarkStart w:id="736" w:name="_Toc292879021"/>
      <w:r>
        <w:t>Thesaurus Table Descriptions</w:t>
      </w:r>
      <w:bookmarkEnd w:id="736"/>
    </w:p>
    <w:p w14:paraId="13DDB93B" w14:textId="77777777" w:rsidR="00F50F2D" w:rsidRDefault="00F50F2D" w:rsidP="00840903">
      <w:pPr>
        <w:pStyle w:val="Heading4"/>
      </w:pPr>
      <w:bookmarkStart w:id="737" w:name="_Concept"/>
      <w:bookmarkStart w:id="738" w:name="_Ref292701802"/>
      <w:bookmarkStart w:id="739" w:name="_Ref292701803"/>
      <w:bookmarkStart w:id="740" w:name="_Ref292721908"/>
      <w:bookmarkStart w:id="741" w:name="_Ref292722103"/>
      <w:bookmarkStart w:id="742" w:name="_Toc292879022"/>
      <w:bookmarkStart w:id="743" w:name="_Toc403527571"/>
      <w:bookmarkStart w:id="744" w:name="DevelSolutions"/>
      <w:bookmarkEnd w:id="737"/>
      <w:r>
        <w:t>Concept</w:t>
      </w:r>
      <w:bookmarkEnd w:id="738"/>
      <w:bookmarkEnd w:id="739"/>
      <w:bookmarkEnd w:id="740"/>
      <w:bookmarkEnd w:id="741"/>
      <w:bookmarkEnd w:id="742"/>
    </w:p>
    <w:p w14:paraId="3C17C814" w14:textId="77777777" w:rsidR="00F50F2D" w:rsidRDefault="00B3649E" w:rsidP="00F50F2D">
      <w:pPr>
        <w:pStyle w:val="NormalIndent"/>
      </w:pPr>
      <w:r>
        <w:t>A concept record is an abstract device for conveying the position of a term and its meaning within a concept group</w:t>
      </w:r>
      <w:r w:rsidR="00F50F2D">
        <w:t>.  This uniquely implies the usage of the term, i.e. it identifies the exact term, the author of the term, the group of concepts the term was looked up from, and the meaning of the term.</w:t>
      </w:r>
    </w:p>
    <w:p w14:paraId="77637137" w14:textId="77777777" w:rsidR="00B3649E" w:rsidRDefault="00B3649E" w:rsidP="00F50F2D">
      <w:pPr>
        <w:pStyle w:val="NormalIndent"/>
      </w:pPr>
      <w:r>
        <w:t>The Concept entity is typically the point of entry of records made against the thesaurus.</w:t>
      </w:r>
    </w:p>
    <w:p w14:paraId="3CFB55E6" w14:textId="77777777" w:rsidR="00B10FFD" w:rsidRDefault="00B10FFD" w:rsidP="00F50F2D">
      <w:pPr>
        <w:pStyle w:val="NormalIndent"/>
      </w:pPr>
      <w:r>
        <w:t>Note that the Concept table is typically accessed through an indexed view such as VW_ConceptTerm for performance and to simplify query structure.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648A21E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11B2968"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A102DE2"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9BD0C4C"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48D873E" w14:textId="77777777" w:rsidR="00F50F2D" w:rsidRDefault="00F50F2D" w:rsidP="00F50F2D">
            <w:pPr>
              <w:pStyle w:val="TableColumnTitles"/>
              <w:keepNext/>
            </w:pPr>
            <w:r>
              <w:t>Size</w:t>
            </w:r>
          </w:p>
        </w:tc>
      </w:tr>
      <w:tr w:rsidR="00F50F2D" w14:paraId="52610EF1" w14:textId="77777777">
        <w:tc>
          <w:tcPr>
            <w:tcW w:w="2802" w:type="dxa"/>
            <w:tcBorders>
              <w:top w:val="nil"/>
              <w:left w:val="single" w:sz="6" w:space="0" w:color="auto"/>
              <w:bottom w:val="nil"/>
              <w:right w:val="single" w:sz="6" w:space="0" w:color="auto"/>
            </w:tcBorders>
            <w:shd w:val="clear" w:color="auto" w:fill="auto"/>
          </w:tcPr>
          <w:p w14:paraId="22426BBD" w14:textId="77777777" w:rsidR="00F50F2D" w:rsidRDefault="00F50F2D" w:rsidP="00F50F2D">
            <w:pPr>
              <w:pStyle w:val="TableRow"/>
              <w:rPr>
                <w:u w:val="single"/>
              </w:rPr>
            </w:pPr>
            <w:r>
              <w:rPr>
                <w:u w:val="single"/>
              </w:rPr>
              <w:t>Concept_Key</w:t>
            </w:r>
          </w:p>
        </w:tc>
        <w:tc>
          <w:tcPr>
            <w:tcW w:w="4536" w:type="dxa"/>
            <w:tcBorders>
              <w:top w:val="nil"/>
              <w:left w:val="single" w:sz="6" w:space="0" w:color="auto"/>
              <w:bottom w:val="nil"/>
              <w:right w:val="single" w:sz="6" w:space="0" w:color="auto"/>
            </w:tcBorders>
            <w:shd w:val="clear" w:color="auto" w:fill="auto"/>
          </w:tcPr>
          <w:p w14:paraId="692BF192" w14:textId="77777777" w:rsidR="00F50F2D" w:rsidRDefault="00F50F2D" w:rsidP="00F50F2D">
            <w:pPr>
              <w:pStyle w:val="TableRow"/>
            </w:pPr>
            <w:r>
              <w:t>Unique identifier for the Concept table</w:t>
            </w:r>
          </w:p>
        </w:tc>
        <w:tc>
          <w:tcPr>
            <w:tcW w:w="1500" w:type="dxa"/>
            <w:tcBorders>
              <w:top w:val="nil"/>
              <w:left w:val="single" w:sz="6" w:space="0" w:color="auto"/>
              <w:bottom w:val="nil"/>
              <w:right w:val="single" w:sz="6" w:space="0" w:color="auto"/>
            </w:tcBorders>
            <w:shd w:val="clear" w:color="auto" w:fill="auto"/>
          </w:tcPr>
          <w:p w14:paraId="55DF6BEB"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73BF634" w14:textId="77777777" w:rsidR="00F50F2D" w:rsidRDefault="00F50F2D" w:rsidP="00F50F2D">
            <w:pPr>
              <w:pStyle w:val="TableRow"/>
            </w:pPr>
            <w:r>
              <w:t>16</w:t>
            </w:r>
          </w:p>
        </w:tc>
      </w:tr>
      <w:tr w:rsidR="00F50F2D" w14:paraId="3831EC65" w14:textId="77777777">
        <w:tc>
          <w:tcPr>
            <w:tcW w:w="2802" w:type="dxa"/>
            <w:tcBorders>
              <w:top w:val="nil"/>
              <w:left w:val="single" w:sz="6" w:space="0" w:color="auto"/>
              <w:bottom w:val="nil"/>
              <w:right w:val="single" w:sz="6" w:space="0" w:color="auto"/>
            </w:tcBorders>
            <w:shd w:val="clear" w:color="auto" w:fill="auto"/>
          </w:tcPr>
          <w:p w14:paraId="70871CAC" w14:textId="77777777" w:rsidR="00F50F2D" w:rsidRDefault="00F50F2D" w:rsidP="00F50F2D">
            <w:pPr>
              <w:pStyle w:val="TableRow"/>
            </w:pPr>
            <w:r>
              <w:t>Term_Key</w:t>
            </w:r>
          </w:p>
        </w:tc>
        <w:tc>
          <w:tcPr>
            <w:tcW w:w="4536" w:type="dxa"/>
            <w:tcBorders>
              <w:top w:val="nil"/>
              <w:left w:val="single" w:sz="6" w:space="0" w:color="auto"/>
              <w:bottom w:val="nil"/>
              <w:right w:val="single" w:sz="6" w:space="0" w:color="auto"/>
            </w:tcBorders>
            <w:shd w:val="clear" w:color="auto" w:fill="auto"/>
          </w:tcPr>
          <w:p w14:paraId="0A63EC9F" w14:textId="77777777" w:rsidR="00F50F2D" w:rsidRDefault="00F50F2D" w:rsidP="00F50F2D">
            <w:pPr>
              <w:pStyle w:val="TableRow"/>
            </w:pPr>
            <w:r>
              <w:t>Identifies the term the concept refers to directly.  Other terms may be refered to as synonyms or relations through the Meaning_Key, Concept_Relation and Meaning_Relation tables.</w:t>
            </w:r>
          </w:p>
        </w:tc>
        <w:tc>
          <w:tcPr>
            <w:tcW w:w="1500" w:type="dxa"/>
            <w:tcBorders>
              <w:top w:val="nil"/>
              <w:left w:val="single" w:sz="6" w:space="0" w:color="auto"/>
              <w:bottom w:val="nil"/>
              <w:right w:val="single" w:sz="6" w:space="0" w:color="auto"/>
            </w:tcBorders>
            <w:shd w:val="clear" w:color="auto" w:fill="auto"/>
          </w:tcPr>
          <w:p w14:paraId="3679463C"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58847A8" w14:textId="77777777" w:rsidR="00F50F2D" w:rsidRDefault="00F50F2D" w:rsidP="00F50F2D">
            <w:pPr>
              <w:pStyle w:val="TableRow"/>
            </w:pPr>
            <w:r>
              <w:t>16</w:t>
            </w:r>
          </w:p>
        </w:tc>
      </w:tr>
      <w:tr w:rsidR="00F50F2D" w14:paraId="49DBF339" w14:textId="77777777">
        <w:tc>
          <w:tcPr>
            <w:tcW w:w="2802" w:type="dxa"/>
            <w:tcBorders>
              <w:top w:val="nil"/>
              <w:left w:val="single" w:sz="6" w:space="0" w:color="auto"/>
              <w:bottom w:val="nil"/>
              <w:right w:val="single" w:sz="6" w:space="0" w:color="auto"/>
            </w:tcBorders>
            <w:shd w:val="clear" w:color="auto" w:fill="auto"/>
          </w:tcPr>
          <w:p w14:paraId="6E46BBE6" w14:textId="77777777" w:rsidR="00F50F2D" w:rsidRDefault="00F50F2D" w:rsidP="00F50F2D">
            <w:pPr>
              <w:pStyle w:val="TableRow"/>
            </w:pPr>
            <w:r>
              <w:t>Concept_Group_Key</w:t>
            </w:r>
          </w:p>
        </w:tc>
        <w:tc>
          <w:tcPr>
            <w:tcW w:w="4536" w:type="dxa"/>
            <w:tcBorders>
              <w:top w:val="nil"/>
              <w:left w:val="single" w:sz="6" w:space="0" w:color="auto"/>
              <w:bottom w:val="nil"/>
              <w:right w:val="single" w:sz="6" w:space="0" w:color="auto"/>
            </w:tcBorders>
            <w:shd w:val="clear" w:color="auto" w:fill="auto"/>
          </w:tcPr>
          <w:p w14:paraId="2AA36543" w14:textId="77777777" w:rsidR="00F50F2D" w:rsidRDefault="00F50F2D" w:rsidP="00F50F2D">
            <w:pPr>
              <w:pStyle w:val="TableRow"/>
            </w:pPr>
            <w:r>
              <w:t>Concept group the concept belongs to.</w:t>
            </w:r>
          </w:p>
        </w:tc>
        <w:tc>
          <w:tcPr>
            <w:tcW w:w="1500" w:type="dxa"/>
            <w:tcBorders>
              <w:top w:val="nil"/>
              <w:left w:val="single" w:sz="6" w:space="0" w:color="auto"/>
              <w:bottom w:val="nil"/>
              <w:right w:val="single" w:sz="6" w:space="0" w:color="auto"/>
            </w:tcBorders>
            <w:shd w:val="clear" w:color="auto" w:fill="auto"/>
          </w:tcPr>
          <w:p w14:paraId="597074CF"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A3E0F40" w14:textId="77777777" w:rsidR="00F50F2D" w:rsidRDefault="00F50F2D" w:rsidP="00F50F2D">
            <w:pPr>
              <w:pStyle w:val="TableRow"/>
            </w:pPr>
            <w:r>
              <w:t>16</w:t>
            </w:r>
          </w:p>
        </w:tc>
      </w:tr>
      <w:tr w:rsidR="00F50F2D" w14:paraId="38C1CD66" w14:textId="77777777">
        <w:tc>
          <w:tcPr>
            <w:tcW w:w="2802" w:type="dxa"/>
            <w:tcBorders>
              <w:top w:val="nil"/>
              <w:left w:val="single" w:sz="6" w:space="0" w:color="auto"/>
              <w:bottom w:val="nil"/>
              <w:right w:val="single" w:sz="6" w:space="0" w:color="auto"/>
            </w:tcBorders>
            <w:shd w:val="clear" w:color="auto" w:fill="auto"/>
          </w:tcPr>
          <w:p w14:paraId="160EBDE8" w14:textId="77777777" w:rsidR="00F50F2D" w:rsidRDefault="001C3DCE" w:rsidP="00F50F2D">
            <w:pPr>
              <w:pStyle w:val="TableRow"/>
            </w:pPr>
            <w:r>
              <w:t>Term</w:t>
            </w:r>
            <w:r w:rsidR="00F50F2D">
              <w:t>_Version_Key</w:t>
            </w:r>
          </w:p>
        </w:tc>
        <w:tc>
          <w:tcPr>
            <w:tcW w:w="4536" w:type="dxa"/>
            <w:tcBorders>
              <w:top w:val="nil"/>
              <w:left w:val="single" w:sz="6" w:space="0" w:color="auto"/>
              <w:bottom w:val="nil"/>
              <w:right w:val="single" w:sz="6" w:space="0" w:color="auto"/>
            </w:tcBorders>
            <w:shd w:val="clear" w:color="auto" w:fill="auto"/>
          </w:tcPr>
          <w:p w14:paraId="4E982BD9" w14:textId="77777777" w:rsidR="00F50F2D" w:rsidRDefault="00F50F2D" w:rsidP="00021BE9">
            <w:pPr>
              <w:pStyle w:val="TableRow"/>
            </w:pPr>
            <w:r>
              <w:t xml:space="preserve">Identifies the authority and versioning information for this usage of the term.  For example, a concept may refer to a term </w:t>
            </w:r>
            <w:r>
              <w:rPr>
                <w:i/>
                <w:iCs/>
              </w:rPr>
              <w:t xml:space="preserve">Parus </w:t>
            </w:r>
            <w:r w:rsidRPr="00A65AEB">
              <w:rPr>
                <w:i/>
                <w:iCs/>
              </w:rPr>
              <w:t>ater</w:t>
            </w:r>
            <w:r>
              <w:rPr>
                <w:i/>
                <w:iCs/>
              </w:rPr>
              <w:t xml:space="preserve"> </w:t>
            </w:r>
            <w:r>
              <w:t xml:space="preserve"> and </w:t>
            </w:r>
            <w:r w:rsidR="001C3DCE">
              <w:t>the</w:t>
            </w:r>
            <w:r>
              <w:t xml:space="preserve"> authority </w:t>
            </w:r>
            <w:r w:rsidRPr="00A65AEB">
              <w:t>Linnaeus</w:t>
            </w:r>
            <w:r w:rsidR="001C3DCE">
              <w:t xml:space="preserve"> is described through a reference to the Term_Version</w:t>
            </w:r>
            <w:r>
              <w:t xml:space="preserve">.  </w:t>
            </w:r>
          </w:p>
        </w:tc>
        <w:tc>
          <w:tcPr>
            <w:tcW w:w="1500" w:type="dxa"/>
            <w:tcBorders>
              <w:top w:val="nil"/>
              <w:left w:val="single" w:sz="6" w:space="0" w:color="auto"/>
              <w:bottom w:val="nil"/>
              <w:right w:val="single" w:sz="6" w:space="0" w:color="auto"/>
            </w:tcBorders>
            <w:shd w:val="clear" w:color="auto" w:fill="auto"/>
          </w:tcPr>
          <w:p w14:paraId="3ED6F102" w14:textId="77777777" w:rsidR="00F50F2D" w:rsidRDefault="00F50F2D" w:rsidP="00021BE9">
            <w:pPr>
              <w:pStyle w:val="TableRow"/>
            </w:pPr>
            <w:r>
              <w:t xml:space="preserve">char </w:t>
            </w:r>
            <w:r w:rsidR="00021BE9">
              <w:t>not null</w:t>
            </w:r>
          </w:p>
        </w:tc>
        <w:tc>
          <w:tcPr>
            <w:tcW w:w="1127" w:type="dxa"/>
            <w:tcBorders>
              <w:top w:val="nil"/>
              <w:left w:val="single" w:sz="6" w:space="0" w:color="auto"/>
              <w:bottom w:val="nil"/>
              <w:right w:val="single" w:sz="6" w:space="0" w:color="auto"/>
            </w:tcBorders>
            <w:shd w:val="clear" w:color="auto" w:fill="auto"/>
          </w:tcPr>
          <w:p w14:paraId="56E8B703" w14:textId="77777777" w:rsidR="00F50F2D" w:rsidRDefault="00F50F2D" w:rsidP="00F50F2D">
            <w:pPr>
              <w:pStyle w:val="TableRow"/>
            </w:pPr>
            <w:r>
              <w:t>16</w:t>
            </w:r>
          </w:p>
        </w:tc>
      </w:tr>
      <w:tr w:rsidR="00F50F2D" w14:paraId="0B0EBC4C" w14:textId="77777777">
        <w:tc>
          <w:tcPr>
            <w:tcW w:w="2802" w:type="dxa"/>
            <w:tcBorders>
              <w:top w:val="nil"/>
              <w:left w:val="single" w:sz="6" w:space="0" w:color="auto"/>
              <w:bottom w:val="nil"/>
              <w:right w:val="single" w:sz="6" w:space="0" w:color="auto"/>
            </w:tcBorders>
            <w:shd w:val="clear" w:color="auto" w:fill="auto"/>
          </w:tcPr>
          <w:p w14:paraId="7DF19DB0" w14:textId="77777777" w:rsidR="00F50F2D" w:rsidRDefault="00F50F2D" w:rsidP="00F50F2D">
            <w:pPr>
              <w:pStyle w:val="TableRow"/>
            </w:pPr>
            <w:r>
              <w:t>List_Preferred</w:t>
            </w:r>
          </w:p>
        </w:tc>
        <w:tc>
          <w:tcPr>
            <w:tcW w:w="4536" w:type="dxa"/>
            <w:tcBorders>
              <w:top w:val="nil"/>
              <w:left w:val="single" w:sz="6" w:space="0" w:color="auto"/>
              <w:bottom w:val="nil"/>
              <w:right w:val="single" w:sz="6" w:space="0" w:color="auto"/>
            </w:tcBorders>
            <w:shd w:val="clear" w:color="auto" w:fill="auto"/>
          </w:tcPr>
          <w:p w14:paraId="393B6EC3" w14:textId="77777777" w:rsidR="00F50F2D" w:rsidRDefault="00F50F2D" w:rsidP="00F50F2D">
            <w:pPr>
              <w:pStyle w:val="TableRow"/>
            </w:pPr>
            <w:r>
              <w:t>Flag indicating that the concept is the default name used on the list (i.e. the one that is stored within the concept group's hierarchy).  Concepts that have List_Preferred=1 but no parent relationships in Concept_Relation (where Concept_Relation.Semantic_Relation_Type_Key=Domain.Hierarchy_Relation_Type_Key and Concept_Relation.To_Concept_Key=Concept_Key) are considered 'top level' nodes within the concept group hierarchy.</w:t>
            </w:r>
          </w:p>
        </w:tc>
        <w:tc>
          <w:tcPr>
            <w:tcW w:w="1500" w:type="dxa"/>
            <w:tcBorders>
              <w:top w:val="nil"/>
              <w:left w:val="single" w:sz="6" w:space="0" w:color="auto"/>
              <w:bottom w:val="nil"/>
              <w:right w:val="single" w:sz="6" w:space="0" w:color="auto"/>
            </w:tcBorders>
            <w:shd w:val="clear" w:color="auto" w:fill="auto"/>
          </w:tcPr>
          <w:p w14:paraId="3814F234" w14:textId="77777777" w:rsidR="00F50F2D" w:rsidRDefault="00F50F2D" w:rsidP="00F50F2D">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169C73AF" w14:textId="77777777" w:rsidR="00F50F2D" w:rsidRDefault="00F50F2D" w:rsidP="00F50F2D">
            <w:pPr>
              <w:pStyle w:val="TableRow"/>
            </w:pPr>
          </w:p>
        </w:tc>
      </w:tr>
      <w:tr w:rsidR="001C3DCE" w14:paraId="7C3B9E5F" w14:textId="77777777">
        <w:tc>
          <w:tcPr>
            <w:tcW w:w="2802" w:type="dxa"/>
            <w:tcBorders>
              <w:top w:val="nil"/>
              <w:left w:val="single" w:sz="6" w:space="0" w:color="auto"/>
              <w:bottom w:val="nil"/>
              <w:right w:val="single" w:sz="6" w:space="0" w:color="auto"/>
            </w:tcBorders>
            <w:shd w:val="clear" w:color="auto" w:fill="auto"/>
          </w:tcPr>
          <w:p w14:paraId="4F5A5A2B" w14:textId="77777777" w:rsidR="001C3DCE" w:rsidRDefault="001C3DCE" w:rsidP="006D10DC">
            <w:pPr>
              <w:pStyle w:val="TableRow"/>
            </w:pPr>
            <w:r>
              <w:t>Is_Current</w:t>
            </w:r>
          </w:p>
        </w:tc>
        <w:tc>
          <w:tcPr>
            <w:tcW w:w="4536" w:type="dxa"/>
            <w:tcBorders>
              <w:top w:val="nil"/>
              <w:left w:val="single" w:sz="6" w:space="0" w:color="auto"/>
              <w:bottom w:val="nil"/>
              <w:right w:val="single" w:sz="6" w:space="0" w:color="auto"/>
            </w:tcBorders>
            <w:shd w:val="clear" w:color="auto" w:fill="auto"/>
          </w:tcPr>
          <w:p w14:paraId="5842040D" w14:textId="77777777" w:rsidR="001C3DCE" w:rsidRDefault="001C3DCE" w:rsidP="006D10DC">
            <w:pPr>
              <w:pStyle w:val="TableRow"/>
            </w:pPr>
            <w:r>
              <w:t>Flag indicating the concept is present in the latest version of the concept group (1) or not (0).</w:t>
            </w:r>
          </w:p>
          <w:p w14:paraId="77A25E28" w14:textId="77777777" w:rsidR="001C3DCE" w:rsidRDefault="001C3DCE" w:rsidP="006D10DC">
            <w:pPr>
              <w:pStyle w:val="TableRow"/>
            </w:pPr>
            <w:r>
              <w:lastRenderedPageBreak/>
              <w:t>This flag is populated automatically to reflect the status of the concept as described by its Cocnept_History records.  If no Concept_History records are present for the concept, then this flag is set to 1.</w:t>
            </w:r>
          </w:p>
        </w:tc>
        <w:tc>
          <w:tcPr>
            <w:tcW w:w="1500" w:type="dxa"/>
            <w:tcBorders>
              <w:top w:val="nil"/>
              <w:left w:val="single" w:sz="6" w:space="0" w:color="auto"/>
              <w:bottom w:val="nil"/>
              <w:right w:val="single" w:sz="6" w:space="0" w:color="auto"/>
            </w:tcBorders>
            <w:shd w:val="clear" w:color="auto" w:fill="auto"/>
          </w:tcPr>
          <w:p w14:paraId="2B0312E7" w14:textId="77777777" w:rsidR="001C3DCE" w:rsidRDefault="001C3DCE" w:rsidP="006D10DC">
            <w:pPr>
              <w:pStyle w:val="TableRow"/>
            </w:pPr>
            <w:r>
              <w:lastRenderedPageBreak/>
              <w:t>bit Not Null default (1)</w:t>
            </w:r>
          </w:p>
        </w:tc>
        <w:tc>
          <w:tcPr>
            <w:tcW w:w="1127" w:type="dxa"/>
            <w:tcBorders>
              <w:top w:val="nil"/>
              <w:left w:val="single" w:sz="6" w:space="0" w:color="auto"/>
              <w:bottom w:val="nil"/>
              <w:right w:val="single" w:sz="6" w:space="0" w:color="auto"/>
            </w:tcBorders>
            <w:shd w:val="clear" w:color="auto" w:fill="auto"/>
          </w:tcPr>
          <w:p w14:paraId="2FF8F0D3" w14:textId="77777777" w:rsidR="001C3DCE" w:rsidRDefault="001C3DCE" w:rsidP="006D10DC">
            <w:pPr>
              <w:pStyle w:val="TableRow"/>
            </w:pPr>
          </w:p>
        </w:tc>
      </w:tr>
      <w:tr w:rsidR="00F50F2D" w14:paraId="095C413B" w14:textId="77777777">
        <w:tc>
          <w:tcPr>
            <w:tcW w:w="2802" w:type="dxa"/>
            <w:tcBorders>
              <w:top w:val="nil"/>
              <w:left w:val="single" w:sz="6" w:space="0" w:color="auto"/>
              <w:bottom w:val="nil"/>
              <w:right w:val="single" w:sz="6" w:space="0" w:color="auto"/>
            </w:tcBorders>
            <w:shd w:val="clear" w:color="auto" w:fill="auto"/>
          </w:tcPr>
          <w:p w14:paraId="1637ACE8" w14:textId="77777777" w:rsidR="00F50F2D" w:rsidRDefault="00F50F2D" w:rsidP="00F50F2D">
            <w:pPr>
              <w:pStyle w:val="TableRow"/>
            </w:pPr>
            <w:r>
              <w:t>Preferred</w:t>
            </w:r>
          </w:p>
        </w:tc>
        <w:tc>
          <w:tcPr>
            <w:tcW w:w="4536" w:type="dxa"/>
            <w:tcBorders>
              <w:top w:val="nil"/>
              <w:left w:val="single" w:sz="6" w:space="0" w:color="auto"/>
              <w:bottom w:val="nil"/>
              <w:right w:val="single" w:sz="6" w:space="0" w:color="auto"/>
            </w:tcBorders>
            <w:shd w:val="clear" w:color="auto" w:fill="auto"/>
          </w:tcPr>
          <w:p w14:paraId="70F106A3" w14:textId="77777777" w:rsidR="00F50F2D" w:rsidRDefault="00F50F2D" w:rsidP="00F50F2D">
            <w:pPr>
              <w:pStyle w:val="TableRow"/>
            </w:pPr>
            <w:r>
              <w:t xml:space="preserve">Flag identifying the concept's term as preferred.  There can be more than one </w:t>
            </w:r>
            <w:r w:rsidR="001C3DCE">
              <w:t>preferred term within a meaning, for example there can be both an English and a French preferred common name.</w:t>
            </w:r>
          </w:p>
        </w:tc>
        <w:tc>
          <w:tcPr>
            <w:tcW w:w="1500" w:type="dxa"/>
            <w:tcBorders>
              <w:top w:val="nil"/>
              <w:left w:val="single" w:sz="6" w:space="0" w:color="auto"/>
              <w:bottom w:val="nil"/>
              <w:right w:val="single" w:sz="6" w:space="0" w:color="auto"/>
            </w:tcBorders>
            <w:shd w:val="clear" w:color="auto" w:fill="auto"/>
          </w:tcPr>
          <w:p w14:paraId="69988A8E"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C0866CB" w14:textId="77777777" w:rsidR="00F50F2D" w:rsidRDefault="00F50F2D" w:rsidP="00F50F2D">
            <w:pPr>
              <w:pStyle w:val="TableRow"/>
            </w:pPr>
          </w:p>
        </w:tc>
      </w:tr>
      <w:tr w:rsidR="00F50F2D" w14:paraId="714D76F1" w14:textId="77777777">
        <w:tc>
          <w:tcPr>
            <w:tcW w:w="2802" w:type="dxa"/>
            <w:tcBorders>
              <w:top w:val="nil"/>
              <w:left w:val="single" w:sz="6" w:space="0" w:color="auto"/>
              <w:bottom w:val="nil"/>
              <w:right w:val="single" w:sz="6" w:space="0" w:color="auto"/>
            </w:tcBorders>
            <w:shd w:val="clear" w:color="auto" w:fill="auto"/>
          </w:tcPr>
          <w:p w14:paraId="333F32DA" w14:textId="77777777" w:rsidR="00F50F2D" w:rsidRDefault="00F50F2D" w:rsidP="00F50F2D">
            <w:pPr>
              <w:pStyle w:val="TableRow"/>
            </w:pPr>
            <w:r>
              <w:t>Concept_Rank_Key</w:t>
            </w:r>
          </w:p>
        </w:tc>
        <w:tc>
          <w:tcPr>
            <w:tcW w:w="4536" w:type="dxa"/>
            <w:tcBorders>
              <w:top w:val="nil"/>
              <w:left w:val="single" w:sz="6" w:space="0" w:color="auto"/>
              <w:bottom w:val="nil"/>
              <w:right w:val="single" w:sz="6" w:space="0" w:color="auto"/>
            </w:tcBorders>
            <w:shd w:val="clear" w:color="auto" w:fill="auto"/>
          </w:tcPr>
          <w:p w14:paraId="1A8E9470" w14:textId="77777777" w:rsidR="00F50F2D" w:rsidRDefault="00F50F2D" w:rsidP="00F50F2D">
            <w:pPr>
              <w:pStyle w:val="TableRow"/>
            </w:pPr>
            <w:r>
              <w:t>Rank of the concept within the list (e.g. taxonomic level within the taxonomy domain).  Concept_Rank_Key is null if the concept group is not hierarchical or the rank is not relevant.</w:t>
            </w:r>
          </w:p>
        </w:tc>
        <w:tc>
          <w:tcPr>
            <w:tcW w:w="1500" w:type="dxa"/>
            <w:tcBorders>
              <w:top w:val="nil"/>
              <w:left w:val="single" w:sz="6" w:space="0" w:color="auto"/>
              <w:bottom w:val="nil"/>
              <w:right w:val="single" w:sz="6" w:space="0" w:color="auto"/>
            </w:tcBorders>
            <w:shd w:val="clear" w:color="auto" w:fill="auto"/>
          </w:tcPr>
          <w:p w14:paraId="6AE14BDA"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6027C8C1" w14:textId="77777777" w:rsidR="00F50F2D" w:rsidRDefault="00F50F2D" w:rsidP="00F50F2D">
            <w:pPr>
              <w:pStyle w:val="TableRow"/>
            </w:pPr>
            <w:r>
              <w:t>16</w:t>
            </w:r>
          </w:p>
        </w:tc>
      </w:tr>
      <w:tr w:rsidR="00F50F2D" w14:paraId="51059A21" w14:textId="77777777">
        <w:tc>
          <w:tcPr>
            <w:tcW w:w="2802" w:type="dxa"/>
            <w:tcBorders>
              <w:top w:val="nil"/>
              <w:left w:val="single" w:sz="6" w:space="0" w:color="auto"/>
              <w:bottom w:val="nil"/>
              <w:right w:val="single" w:sz="6" w:space="0" w:color="auto"/>
            </w:tcBorders>
            <w:shd w:val="clear" w:color="auto" w:fill="auto"/>
          </w:tcPr>
          <w:p w14:paraId="43D8EBCB" w14:textId="77777777" w:rsidR="00F50F2D" w:rsidRDefault="00F50F2D" w:rsidP="00F50F2D">
            <w:pPr>
              <w:pStyle w:val="TableRow"/>
            </w:pPr>
            <w:r>
              <w:t>Name_Type_Concept_Key</w:t>
            </w:r>
          </w:p>
        </w:tc>
        <w:tc>
          <w:tcPr>
            <w:tcW w:w="4536" w:type="dxa"/>
            <w:tcBorders>
              <w:top w:val="nil"/>
              <w:left w:val="single" w:sz="6" w:space="0" w:color="auto"/>
              <w:bottom w:val="nil"/>
              <w:right w:val="single" w:sz="6" w:space="0" w:color="auto"/>
            </w:tcBorders>
            <w:shd w:val="clear" w:color="auto" w:fill="auto"/>
          </w:tcPr>
          <w:p w14:paraId="73DAA87B" w14:textId="77777777" w:rsidR="00F50F2D" w:rsidRDefault="00F50F2D" w:rsidP="00F50F2D">
            <w:pPr>
              <w:pStyle w:val="TableRow"/>
            </w:pPr>
            <w:r>
              <w:t>Identifies the nature of the term that this concept refers to.  For example, a concept can be the formal use of a term, the common use of a term, or a spelling variation within a number of translated terms.</w:t>
            </w:r>
          </w:p>
          <w:p w14:paraId="267E5971" w14:textId="77777777" w:rsidR="00F50F2D" w:rsidRDefault="00F50F2D" w:rsidP="00F50F2D">
            <w:pPr>
              <w:pStyle w:val="TableRow"/>
            </w:pPr>
            <w:r>
              <w:t>This key is always linked to a concept in the Thesaurus Name Types concept group.</w:t>
            </w:r>
          </w:p>
        </w:tc>
        <w:tc>
          <w:tcPr>
            <w:tcW w:w="1500" w:type="dxa"/>
            <w:tcBorders>
              <w:top w:val="nil"/>
              <w:left w:val="single" w:sz="6" w:space="0" w:color="auto"/>
              <w:bottom w:val="nil"/>
              <w:right w:val="single" w:sz="6" w:space="0" w:color="auto"/>
            </w:tcBorders>
            <w:shd w:val="clear" w:color="auto" w:fill="auto"/>
          </w:tcPr>
          <w:p w14:paraId="583A071C"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52FACD1" w14:textId="77777777" w:rsidR="00F50F2D" w:rsidRDefault="00F50F2D" w:rsidP="00F50F2D">
            <w:pPr>
              <w:pStyle w:val="TableRow"/>
            </w:pPr>
            <w:r>
              <w:t>16</w:t>
            </w:r>
          </w:p>
        </w:tc>
      </w:tr>
      <w:tr w:rsidR="00F50F2D" w14:paraId="154DE65F" w14:textId="77777777">
        <w:tc>
          <w:tcPr>
            <w:tcW w:w="2802" w:type="dxa"/>
            <w:tcBorders>
              <w:top w:val="nil"/>
              <w:left w:val="single" w:sz="6" w:space="0" w:color="auto"/>
              <w:bottom w:val="nil"/>
              <w:right w:val="single" w:sz="6" w:space="0" w:color="auto"/>
            </w:tcBorders>
            <w:shd w:val="clear" w:color="auto" w:fill="auto"/>
          </w:tcPr>
          <w:p w14:paraId="5EF6B369" w14:textId="77777777" w:rsidR="00F50F2D" w:rsidRDefault="00F50F2D" w:rsidP="00F50F2D">
            <w:pPr>
              <w:pStyle w:val="TableRow"/>
            </w:pPr>
            <w:r>
              <w:t>Meaning_Key</w:t>
            </w:r>
          </w:p>
        </w:tc>
        <w:tc>
          <w:tcPr>
            <w:tcW w:w="4536" w:type="dxa"/>
            <w:tcBorders>
              <w:top w:val="nil"/>
              <w:left w:val="single" w:sz="6" w:space="0" w:color="auto"/>
              <w:bottom w:val="nil"/>
              <w:right w:val="single" w:sz="6" w:space="0" w:color="auto"/>
            </w:tcBorders>
            <w:shd w:val="clear" w:color="auto" w:fill="auto"/>
          </w:tcPr>
          <w:p w14:paraId="394DB1AA" w14:textId="77777777" w:rsidR="0013783E" w:rsidRDefault="0013783E" w:rsidP="00F50F2D">
            <w:pPr>
              <w:pStyle w:val="TableRow"/>
            </w:pPr>
            <w:r>
              <w:t>Foreign key to the Meaning table.</w:t>
            </w:r>
          </w:p>
          <w:p w14:paraId="74A59D86" w14:textId="77777777" w:rsidR="00F50F2D" w:rsidRDefault="00F50F2D" w:rsidP="00F50F2D">
            <w:pPr>
              <w:pStyle w:val="TableRow"/>
            </w:pPr>
            <w:r>
              <w:t>Identifies all other concepts that share the same Meaning_Key as being identical in meaning.  Those within the same concept group are considered list synonyms.</w:t>
            </w:r>
          </w:p>
          <w:p w14:paraId="1099048F" w14:textId="77777777" w:rsidR="00F50F2D" w:rsidRDefault="00F50F2D" w:rsidP="00F50F2D">
            <w:pPr>
              <w:pStyle w:val="TableRow"/>
            </w:pPr>
            <w:r>
              <w:t>A list of all terms that share the same meaning can be obtained by self-joining on the Meaning_Key.  This makes translation between lists and languages straightforward.</w:t>
            </w:r>
          </w:p>
        </w:tc>
        <w:tc>
          <w:tcPr>
            <w:tcW w:w="1500" w:type="dxa"/>
            <w:tcBorders>
              <w:top w:val="nil"/>
              <w:left w:val="single" w:sz="6" w:space="0" w:color="auto"/>
              <w:bottom w:val="nil"/>
              <w:right w:val="single" w:sz="6" w:space="0" w:color="auto"/>
            </w:tcBorders>
            <w:shd w:val="clear" w:color="auto" w:fill="auto"/>
          </w:tcPr>
          <w:p w14:paraId="5950A48F"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5C5EE26" w14:textId="77777777" w:rsidR="00F50F2D" w:rsidRDefault="00F50F2D" w:rsidP="00F50F2D">
            <w:pPr>
              <w:pStyle w:val="TableRow"/>
            </w:pPr>
            <w:r>
              <w:t>16</w:t>
            </w:r>
          </w:p>
        </w:tc>
      </w:tr>
      <w:tr w:rsidR="00F50F2D" w14:paraId="76FF0949" w14:textId="77777777">
        <w:tc>
          <w:tcPr>
            <w:tcW w:w="2802" w:type="dxa"/>
            <w:tcBorders>
              <w:top w:val="nil"/>
              <w:left w:val="single" w:sz="6" w:space="0" w:color="auto"/>
              <w:bottom w:val="nil"/>
              <w:right w:val="single" w:sz="6" w:space="0" w:color="auto"/>
            </w:tcBorders>
            <w:shd w:val="clear" w:color="auto" w:fill="auto"/>
          </w:tcPr>
          <w:p w14:paraId="688B97B0" w14:textId="77777777" w:rsidR="00F50F2D" w:rsidRDefault="00F50F2D" w:rsidP="00F50F2D">
            <w:pPr>
              <w:pStyle w:val="TableRow"/>
            </w:pPr>
            <w:r>
              <w:t>Author_Copy</w:t>
            </w:r>
          </w:p>
        </w:tc>
        <w:tc>
          <w:tcPr>
            <w:tcW w:w="4536" w:type="dxa"/>
            <w:tcBorders>
              <w:top w:val="nil"/>
              <w:left w:val="single" w:sz="6" w:space="0" w:color="auto"/>
              <w:bottom w:val="nil"/>
              <w:right w:val="single" w:sz="6" w:space="0" w:color="auto"/>
            </w:tcBorders>
            <w:shd w:val="clear" w:color="auto" w:fill="auto"/>
          </w:tcPr>
          <w:p w14:paraId="4E471839" w14:textId="77777777" w:rsidR="00F50F2D" w:rsidRDefault="00F50F2D" w:rsidP="00F50F2D">
            <w:pPr>
              <w:pStyle w:val="TableRow"/>
            </w:pPr>
            <w:r>
              <w:t>Copy of the author string as entered for the Author_And_Version record that has the same Author_And_Version_Key.  This is populated by a trigger on the Author_And_Version_Key and Concept tables.</w:t>
            </w:r>
          </w:p>
          <w:p w14:paraId="18792205" w14:textId="77777777" w:rsidR="00F50F2D" w:rsidRDefault="00F50F2D" w:rsidP="00F50F2D">
            <w:pPr>
              <w:pStyle w:val="TableRow"/>
            </w:pPr>
            <w:r>
              <w:t>This field is maintained in order to simplify queries that require a term from a Concept_Key to a single join.</w:t>
            </w:r>
          </w:p>
        </w:tc>
        <w:tc>
          <w:tcPr>
            <w:tcW w:w="1500" w:type="dxa"/>
            <w:tcBorders>
              <w:top w:val="nil"/>
              <w:left w:val="single" w:sz="6" w:space="0" w:color="auto"/>
              <w:bottom w:val="nil"/>
              <w:right w:val="single" w:sz="6" w:space="0" w:color="auto"/>
            </w:tcBorders>
            <w:shd w:val="clear" w:color="auto" w:fill="auto"/>
          </w:tcPr>
          <w:p w14:paraId="7A1ACF16"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18784D0" w14:textId="77777777" w:rsidR="00F50F2D" w:rsidRDefault="00F50F2D" w:rsidP="00F50F2D">
            <w:pPr>
              <w:pStyle w:val="TableRow"/>
            </w:pPr>
            <w:r>
              <w:t>100</w:t>
            </w:r>
          </w:p>
        </w:tc>
      </w:tr>
      <w:tr w:rsidR="00F50F2D" w14:paraId="7034CCD6" w14:textId="77777777">
        <w:tc>
          <w:tcPr>
            <w:tcW w:w="2802" w:type="dxa"/>
            <w:tcBorders>
              <w:top w:val="nil"/>
              <w:left w:val="single" w:sz="6" w:space="0" w:color="auto"/>
              <w:bottom w:val="nil"/>
              <w:right w:val="single" w:sz="6" w:space="0" w:color="auto"/>
            </w:tcBorders>
            <w:shd w:val="clear" w:color="auto" w:fill="auto"/>
          </w:tcPr>
          <w:p w14:paraId="31141AC0" w14:textId="77777777" w:rsidR="00F50F2D" w:rsidRDefault="00F50F2D" w:rsidP="00F50F2D">
            <w:pPr>
              <w:pStyle w:val="TableRow"/>
            </w:pPr>
            <w:r>
              <w:lastRenderedPageBreak/>
              <w:t>Sort_Code</w:t>
            </w:r>
          </w:p>
        </w:tc>
        <w:tc>
          <w:tcPr>
            <w:tcW w:w="4536" w:type="dxa"/>
            <w:tcBorders>
              <w:top w:val="nil"/>
              <w:left w:val="single" w:sz="6" w:space="0" w:color="auto"/>
              <w:bottom w:val="nil"/>
              <w:right w:val="single" w:sz="6" w:space="0" w:color="auto"/>
            </w:tcBorders>
            <w:shd w:val="clear" w:color="auto" w:fill="auto"/>
          </w:tcPr>
          <w:p w14:paraId="6B52FA82" w14:textId="77777777" w:rsidR="00F50F2D" w:rsidRDefault="00F50F2D" w:rsidP="00F50F2D">
            <w:pPr>
              <w:pStyle w:val="TableRow"/>
            </w:pPr>
            <w:r>
              <w:t>Code that identifies the sorting behaviour of the concept when displayed within a concept group (either as a flat list or in a hierarchy).  The sort code identifies the relative position of the node within the list of all its siblings in the hierarchy (in ascending order).</w:t>
            </w:r>
          </w:p>
        </w:tc>
        <w:tc>
          <w:tcPr>
            <w:tcW w:w="1500" w:type="dxa"/>
            <w:tcBorders>
              <w:top w:val="nil"/>
              <w:left w:val="single" w:sz="6" w:space="0" w:color="auto"/>
              <w:bottom w:val="nil"/>
              <w:right w:val="single" w:sz="6" w:space="0" w:color="auto"/>
            </w:tcBorders>
            <w:shd w:val="clear" w:color="auto" w:fill="auto"/>
          </w:tcPr>
          <w:p w14:paraId="6961475C"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53FB7142" w14:textId="77777777" w:rsidR="00F50F2D" w:rsidRDefault="00F50F2D" w:rsidP="00F50F2D">
            <w:pPr>
              <w:pStyle w:val="TableRow"/>
            </w:pPr>
          </w:p>
        </w:tc>
      </w:tr>
      <w:tr w:rsidR="00F50F2D" w14:paraId="1450932C" w14:textId="77777777">
        <w:tc>
          <w:tcPr>
            <w:tcW w:w="2802" w:type="dxa"/>
            <w:tcBorders>
              <w:top w:val="nil"/>
              <w:left w:val="single" w:sz="6" w:space="0" w:color="auto"/>
              <w:bottom w:val="nil"/>
              <w:right w:val="single" w:sz="6" w:space="0" w:color="auto"/>
            </w:tcBorders>
            <w:shd w:val="clear" w:color="auto" w:fill="auto"/>
          </w:tcPr>
          <w:p w14:paraId="34A3221B" w14:textId="77777777" w:rsidR="00F50F2D" w:rsidRDefault="00F50F2D" w:rsidP="00F50F2D">
            <w:pPr>
              <w:pStyle w:val="TableRow"/>
            </w:pPr>
            <w:r>
              <w:t>List_Code</w:t>
            </w:r>
          </w:p>
        </w:tc>
        <w:tc>
          <w:tcPr>
            <w:tcW w:w="4536" w:type="dxa"/>
            <w:tcBorders>
              <w:top w:val="nil"/>
              <w:left w:val="single" w:sz="6" w:space="0" w:color="auto"/>
              <w:bottom w:val="nil"/>
              <w:right w:val="single" w:sz="6" w:space="0" w:color="auto"/>
            </w:tcBorders>
            <w:shd w:val="clear" w:color="auto" w:fill="auto"/>
          </w:tcPr>
          <w:p w14:paraId="71604317" w14:textId="77777777" w:rsidR="00F50F2D" w:rsidRDefault="00F50F2D" w:rsidP="00F50F2D">
            <w:pPr>
              <w:pStyle w:val="TableRow"/>
            </w:pPr>
            <w:r>
              <w:t>Arbitrary code of the concept within the list.  For example</w:t>
            </w:r>
            <w:r w:rsidR="001C3DCE">
              <w:t>,</w:t>
            </w:r>
            <w:r>
              <w:t xml:space="preserve"> this field contains taxonomic codes.</w:t>
            </w:r>
          </w:p>
        </w:tc>
        <w:tc>
          <w:tcPr>
            <w:tcW w:w="1500" w:type="dxa"/>
            <w:tcBorders>
              <w:top w:val="nil"/>
              <w:left w:val="single" w:sz="6" w:space="0" w:color="auto"/>
              <w:bottom w:val="nil"/>
              <w:right w:val="single" w:sz="6" w:space="0" w:color="auto"/>
            </w:tcBorders>
            <w:shd w:val="clear" w:color="auto" w:fill="auto"/>
          </w:tcPr>
          <w:p w14:paraId="14FACF08"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4E51B2D" w14:textId="77777777" w:rsidR="00F50F2D" w:rsidRDefault="00F50F2D" w:rsidP="00F50F2D">
            <w:pPr>
              <w:pStyle w:val="TableRow"/>
            </w:pPr>
            <w:r>
              <w:t>50</w:t>
            </w:r>
          </w:p>
        </w:tc>
      </w:tr>
      <w:tr w:rsidR="00F50F2D" w14:paraId="767F88E9" w14:textId="77777777">
        <w:tc>
          <w:tcPr>
            <w:tcW w:w="2802" w:type="dxa"/>
            <w:tcBorders>
              <w:top w:val="nil"/>
              <w:left w:val="single" w:sz="6" w:space="0" w:color="auto"/>
              <w:bottom w:val="nil"/>
              <w:right w:val="single" w:sz="6" w:space="0" w:color="auto"/>
            </w:tcBorders>
            <w:shd w:val="clear" w:color="auto" w:fill="auto"/>
          </w:tcPr>
          <w:p w14:paraId="722AC258"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D6E8F1F"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5757A7E"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6E912B5" w14:textId="77777777" w:rsidR="00F50F2D" w:rsidRDefault="00F50F2D" w:rsidP="00F50F2D">
            <w:pPr>
              <w:pStyle w:val="TableRow"/>
            </w:pPr>
            <w:r>
              <w:t>16</w:t>
            </w:r>
          </w:p>
        </w:tc>
      </w:tr>
      <w:tr w:rsidR="00F50F2D" w14:paraId="57054748" w14:textId="77777777">
        <w:tc>
          <w:tcPr>
            <w:tcW w:w="2802" w:type="dxa"/>
            <w:tcBorders>
              <w:top w:val="nil"/>
              <w:left w:val="single" w:sz="6" w:space="0" w:color="auto"/>
              <w:bottom w:val="nil"/>
              <w:right w:val="single" w:sz="6" w:space="0" w:color="auto"/>
            </w:tcBorders>
            <w:shd w:val="clear" w:color="auto" w:fill="auto"/>
          </w:tcPr>
          <w:p w14:paraId="15B446B6"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0097588"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5EEABD6"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70430AE1" w14:textId="77777777" w:rsidR="00F50F2D" w:rsidRDefault="00F50F2D" w:rsidP="00F50F2D">
            <w:pPr>
              <w:pStyle w:val="TableRow"/>
            </w:pPr>
            <w:r>
              <w:t>16</w:t>
            </w:r>
          </w:p>
        </w:tc>
      </w:tr>
      <w:tr w:rsidR="00F50F2D" w14:paraId="51AF0C43" w14:textId="77777777">
        <w:tc>
          <w:tcPr>
            <w:tcW w:w="2802" w:type="dxa"/>
            <w:tcBorders>
              <w:top w:val="nil"/>
              <w:left w:val="single" w:sz="6" w:space="0" w:color="auto"/>
              <w:bottom w:val="nil"/>
              <w:right w:val="single" w:sz="6" w:space="0" w:color="auto"/>
            </w:tcBorders>
            <w:shd w:val="clear" w:color="auto" w:fill="auto"/>
          </w:tcPr>
          <w:p w14:paraId="008C8494"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29C6D910"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C82169A"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5A9E47B" w14:textId="77777777" w:rsidR="00F50F2D" w:rsidRDefault="00F50F2D" w:rsidP="00F50F2D">
            <w:pPr>
              <w:pStyle w:val="TableRow"/>
            </w:pPr>
          </w:p>
        </w:tc>
      </w:tr>
      <w:tr w:rsidR="00F50F2D" w14:paraId="1FD10E5D" w14:textId="77777777">
        <w:tc>
          <w:tcPr>
            <w:tcW w:w="2802" w:type="dxa"/>
            <w:tcBorders>
              <w:top w:val="nil"/>
              <w:left w:val="single" w:sz="6" w:space="0" w:color="auto"/>
              <w:bottom w:val="nil"/>
              <w:right w:val="single" w:sz="6" w:space="0" w:color="auto"/>
            </w:tcBorders>
            <w:shd w:val="clear" w:color="auto" w:fill="auto"/>
          </w:tcPr>
          <w:p w14:paraId="43764E6A"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2CAB1DD0"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BA37E38"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2DF307" w14:textId="77777777" w:rsidR="00F50F2D" w:rsidRDefault="00F50F2D" w:rsidP="00F50F2D">
            <w:pPr>
              <w:pStyle w:val="TableRow"/>
            </w:pPr>
            <w:r>
              <w:t>8</w:t>
            </w:r>
          </w:p>
        </w:tc>
      </w:tr>
      <w:tr w:rsidR="00F50F2D" w14:paraId="1492BD78" w14:textId="77777777" w:rsidTr="00E74FA1">
        <w:tc>
          <w:tcPr>
            <w:tcW w:w="2802" w:type="dxa"/>
            <w:tcBorders>
              <w:top w:val="nil"/>
              <w:left w:val="single" w:sz="6" w:space="0" w:color="auto"/>
              <w:bottom w:val="nil"/>
              <w:right w:val="single" w:sz="6" w:space="0" w:color="auto"/>
            </w:tcBorders>
            <w:shd w:val="clear" w:color="auto" w:fill="auto"/>
          </w:tcPr>
          <w:p w14:paraId="3220CFD1" w14:textId="77777777" w:rsidR="00F50F2D" w:rsidRDefault="00F50F2D" w:rsidP="00F50F2D">
            <w:pPr>
              <w:pStyle w:val="TableRow"/>
            </w:pPr>
            <w:r>
              <w:t>Timestamp</w:t>
            </w:r>
          </w:p>
        </w:tc>
        <w:tc>
          <w:tcPr>
            <w:tcW w:w="4536" w:type="dxa"/>
            <w:tcBorders>
              <w:top w:val="nil"/>
              <w:left w:val="single" w:sz="6" w:space="0" w:color="auto"/>
              <w:bottom w:val="nil"/>
              <w:right w:val="single" w:sz="6" w:space="0" w:color="auto"/>
            </w:tcBorders>
            <w:shd w:val="clear" w:color="auto" w:fill="auto"/>
          </w:tcPr>
          <w:p w14:paraId="2FD14A16"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0B13FA93" w14:textId="77777777" w:rsidR="00F50F2D" w:rsidRDefault="00F50F2D" w:rsidP="00F50F2D">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18807EF2" w14:textId="77777777" w:rsidR="00F50F2D" w:rsidRDefault="00F50F2D" w:rsidP="00F50F2D">
            <w:pPr>
              <w:pStyle w:val="TableRow"/>
            </w:pPr>
            <w:r>
              <w:t>8</w:t>
            </w:r>
          </w:p>
        </w:tc>
      </w:tr>
      <w:tr w:rsidR="00E74FA1" w14:paraId="12A9147F" w14:textId="77777777" w:rsidTr="001F646D">
        <w:tc>
          <w:tcPr>
            <w:tcW w:w="2802" w:type="dxa"/>
            <w:tcBorders>
              <w:top w:val="nil"/>
              <w:left w:val="single" w:sz="6" w:space="0" w:color="auto"/>
              <w:bottom w:val="nil"/>
              <w:right w:val="single" w:sz="6" w:space="0" w:color="auto"/>
            </w:tcBorders>
            <w:shd w:val="clear" w:color="auto" w:fill="auto"/>
          </w:tcPr>
          <w:p w14:paraId="5C7B56DF" w14:textId="77777777" w:rsidR="00E74FA1" w:rsidRDefault="00E74FA1" w:rsidP="00F50F2D">
            <w:pPr>
              <w:pStyle w:val="TableRow"/>
            </w:pPr>
            <w:r>
              <w:t>Published_Term</w:t>
            </w:r>
          </w:p>
        </w:tc>
        <w:tc>
          <w:tcPr>
            <w:tcW w:w="4536" w:type="dxa"/>
            <w:tcBorders>
              <w:top w:val="nil"/>
              <w:left w:val="single" w:sz="6" w:space="0" w:color="auto"/>
              <w:bottom w:val="nil"/>
              <w:right w:val="single" w:sz="6" w:space="0" w:color="auto"/>
            </w:tcBorders>
            <w:shd w:val="clear" w:color="auto" w:fill="auto"/>
          </w:tcPr>
          <w:p w14:paraId="02C07E49" w14:textId="77777777" w:rsidR="00E74FA1" w:rsidRDefault="00E74FA1" w:rsidP="00F50F2D">
            <w:pPr>
              <w:pStyle w:val="TableRow"/>
            </w:pPr>
            <w:r>
              <w:t>The fully qualified, formatted name that is displayed for this concept</w:t>
            </w:r>
          </w:p>
        </w:tc>
        <w:tc>
          <w:tcPr>
            <w:tcW w:w="1500" w:type="dxa"/>
            <w:tcBorders>
              <w:top w:val="nil"/>
              <w:left w:val="single" w:sz="6" w:space="0" w:color="auto"/>
              <w:bottom w:val="nil"/>
              <w:right w:val="single" w:sz="6" w:space="0" w:color="auto"/>
            </w:tcBorders>
            <w:shd w:val="clear" w:color="auto" w:fill="auto"/>
          </w:tcPr>
          <w:p w14:paraId="2DB95EC2" w14:textId="77777777" w:rsidR="00E74FA1" w:rsidRDefault="00E74FA1" w:rsidP="00F50F2D">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3B7500B6" w14:textId="77777777" w:rsidR="00E74FA1" w:rsidRDefault="00604A57" w:rsidP="00F50F2D">
            <w:pPr>
              <w:pStyle w:val="TableRow"/>
            </w:pPr>
            <w:r>
              <w:t>500</w:t>
            </w:r>
          </w:p>
        </w:tc>
      </w:tr>
      <w:tr w:rsidR="001F646D" w14:paraId="7FCE7A22" w14:textId="77777777" w:rsidTr="00D0059A">
        <w:tc>
          <w:tcPr>
            <w:tcW w:w="2802" w:type="dxa"/>
            <w:tcBorders>
              <w:top w:val="nil"/>
              <w:left w:val="single" w:sz="6" w:space="0" w:color="auto"/>
              <w:bottom w:val="nil"/>
              <w:right w:val="single" w:sz="6" w:space="0" w:color="auto"/>
            </w:tcBorders>
            <w:shd w:val="clear" w:color="auto" w:fill="auto"/>
          </w:tcPr>
          <w:p w14:paraId="7B83FF76" w14:textId="77777777" w:rsidR="001F646D" w:rsidRDefault="001F646D" w:rsidP="00992A8D">
            <w:pPr>
              <w:pStyle w:val="TableRow"/>
            </w:pPr>
            <w:r>
              <w:t>Automatic_Published_Term</w:t>
            </w:r>
          </w:p>
        </w:tc>
        <w:tc>
          <w:tcPr>
            <w:tcW w:w="4536" w:type="dxa"/>
            <w:tcBorders>
              <w:top w:val="nil"/>
              <w:left w:val="single" w:sz="6" w:space="0" w:color="auto"/>
              <w:bottom w:val="nil"/>
              <w:right w:val="single" w:sz="6" w:space="0" w:color="auto"/>
            </w:tcBorders>
            <w:shd w:val="clear" w:color="auto" w:fill="auto"/>
          </w:tcPr>
          <w:p w14:paraId="11EC3BF8" w14:textId="77777777" w:rsidR="001F646D" w:rsidRDefault="001F646D" w:rsidP="00F50F2D">
            <w:pPr>
              <w:pStyle w:val="TableRow"/>
            </w:pPr>
            <w:r>
              <w:t>Indicates whether the full published term for this concept is calculated automatically (as opposed to having been overridden manually by a user)</w:t>
            </w:r>
          </w:p>
        </w:tc>
        <w:tc>
          <w:tcPr>
            <w:tcW w:w="1500" w:type="dxa"/>
            <w:tcBorders>
              <w:top w:val="nil"/>
              <w:left w:val="single" w:sz="6" w:space="0" w:color="auto"/>
              <w:bottom w:val="nil"/>
              <w:right w:val="single" w:sz="6" w:space="0" w:color="auto"/>
            </w:tcBorders>
            <w:shd w:val="clear" w:color="auto" w:fill="auto"/>
          </w:tcPr>
          <w:p w14:paraId="2EC5545D" w14:textId="77777777" w:rsidR="001F646D" w:rsidRDefault="001F646D" w:rsidP="00F50F2D">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63424142" w14:textId="77777777" w:rsidR="001F646D" w:rsidRPr="00E74FA1" w:rsidRDefault="001F646D" w:rsidP="00F50F2D">
            <w:pPr>
              <w:pStyle w:val="TableRow"/>
              <w:rPr>
                <w:highlight w:val="yellow"/>
              </w:rPr>
            </w:pPr>
          </w:p>
        </w:tc>
      </w:tr>
      <w:tr w:rsidR="00D0059A" w14:paraId="3C248321" w14:textId="77777777" w:rsidTr="00AA1711">
        <w:tc>
          <w:tcPr>
            <w:tcW w:w="2802" w:type="dxa"/>
            <w:tcBorders>
              <w:top w:val="nil"/>
              <w:left w:val="single" w:sz="6" w:space="0" w:color="auto"/>
              <w:bottom w:val="nil"/>
              <w:right w:val="single" w:sz="6" w:space="0" w:color="auto"/>
            </w:tcBorders>
            <w:shd w:val="clear" w:color="auto" w:fill="auto"/>
          </w:tcPr>
          <w:p w14:paraId="2F305F8A" w14:textId="77777777" w:rsidR="00D0059A" w:rsidRDefault="00D0059A" w:rsidP="00992A8D">
            <w:pPr>
              <w:pStyle w:val="TableRow"/>
            </w:pPr>
            <w:r>
              <w:t>Term_Generator_Key</w:t>
            </w:r>
          </w:p>
        </w:tc>
        <w:tc>
          <w:tcPr>
            <w:tcW w:w="4536" w:type="dxa"/>
            <w:tcBorders>
              <w:top w:val="nil"/>
              <w:left w:val="single" w:sz="6" w:space="0" w:color="auto"/>
              <w:bottom w:val="nil"/>
              <w:right w:val="single" w:sz="6" w:space="0" w:color="auto"/>
            </w:tcBorders>
            <w:shd w:val="clear" w:color="auto" w:fill="auto"/>
          </w:tcPr>
          <w:p w14:paraId="6DCE0E44" w14:textId="77777777" w:rsidR="00D0059A" w:rsidRPr="00D0059A" w:rsidRDefault="00D0059A" w:rsidP="00F50F2D">
            <w:pPr>
              <w:pStyle w:val="TableRow"/>
            </w:pPr>
            <w:r>
              <w:t xml:space="preserve">Identifies a term generator that applies to this concept and its descendants. Not applicable if the concept group is not hierarchical (i.e. if </w:t>
            </w:r>
            <w:r>
              <w:rPr>
                <w:i/>
              </w:rPr>
              <w:t>Concept_Group.Hierarchy_Relation_Type_Key</w:t>
            </w:r>
            <w:r>
              <w:t xml:space="preserve"> is null)</w:t>
            </w:r>
            <w:r w:rsidR="00D6671D">
              <w:t>.</w:t>
            </w:r>
          </w:p>
        </w:tc>
        <w:tc>
          <w:tcPr>
            <w:tcW w:w="1500" w:type="dxa"/>
            <w:tcBorders>
              <w:top w:val="nil"/>
              <w:left w:val="single" w:sz="6" w:space="0" w:color="auto"/>
              <w:bottom w:val="nil"/>
              <w:right w:val="single" w:sz="6" w:space="0" w:color="auto"/>
            </w:tcBorders>
            <w:shd w:val="clear" w:color="auto" w:fill="auto"/>
          </w:tcPr>
          <w:p w14:paraId="15063E71" w14:textId="77777777" w:rsidR="00D0059A" w:rsidRDefault="00D0059A"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2B9632B8" w14:textId="77777777" w:rsidR="00D0059A" w:rsidRPr="00E74FA1" w:rsidRDefault="00D0059A" w:rsidP="00F50F2D">
            <w:pPr>
              <w:pStyle w:val="TableRow"/>
              <w:rPr>
                <w:highlight w:val="yellow"/>
              </w:rPr>
            </w:pPr>
            <w:r w:rsidRPr="00D0059A">
              <w:t>16</w:t>
            </w:r>
          </w:p>
        </w:tc>
      </w:tr>
      <w:tr w:rsidR="00AA1711" w14:paraId="74DD70E9" w14:textId="77777777">
        <w:tc>
          <w:tcPr>
            <w:tcW w:w="2802" w:type="dxa"/>
            <w:tcBorders>
              <w:top w:val="nil"/>
              <w:left w:val="single" w:sz="6" w:space="0" w:color="auto"/>
              <w:bottom w:val="single" w:sz="6" w:space="0" w:color="auto"/>
              <w:right w:val="single" w:sz="6" w:space="0" w:color="auto"/>
            </w:tcBorders>
            <w:shd w:val="clear" w:color="auto" w:fill="auto"/>
          </w:tcPr>
          <w:p w14:paraId="5FC74B00" w14:textId="77777777" w:rsidR="00AA1711" w:rsidRPr="00AA1711" w:rsidRDefault="00AA1711" w:rsidP="00AA1711">
            <w:pPr>
              <w:pStyle w:val="TableRow"/>
              <w:rPr>
                <w:iCs/>
              </w:rPr>
            </w:pPr>
            <w:r w:rsidRPr="00AA1711">
              <w:rPr>
                <w:iCs/>
              </w:rPr>
              <w:t>AcknowledgeUpdate</w:t>
            </w:r>
          </w:p>
          <w:p w14:paraId="7B9519CF" w14:textId="77777777" w:rsidR="00AA1711" w:rsidRDefault="00AA1711" w:rsidP="00992A8D">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220C2019" w14:textId="77777777" w:rsidR="00AA1711" w:rsidRDefault="00AA1711" w:rsidP="00A61E18">
            <w:pPr>
              <w:pStyle w:val="TableRow"/>
            </w:pPr>
            <w:r>
              <w:t>If the Basic Term is update</w:t>
            </w:r>
            <w:r w:rsidR="00A61E18">
              <w:t>d</w:t>
            </w:r>
            <w:r>
              <w:t>, then</w:t>
            </w:r>
            <w:r w:rsidRPr="00AA1711">
              <w:rPr>
                <w:rFonts w:cs="Arial"/>
              </w:rPr>
              <w:t xml:space="preserve"> the Published Term </w:t>
            </w:r>
            <w:r>
              <w:rPr>
                <w:rFonts w:cs="Arial"/>
              </w:rPr>
              <w:t>might be</w:t>
            </w:r>
            <w:r w:rsidRPr="00AA1711">
              <w:rPr>
                <w:rFonts w:cs="Arial"/>
              </w:rPr>
              <w:t xml:space="preserve"> out of date. </w:t>
            </w:r>
            <w:r>
              <w:rPr>
                <w:rFonts w:cs="Arial"/>
              </w:rPr>
              <w:t>This box allows the user to</w:t>
            </w:r>
            <w:r w:rsidR="00A61E18">
              <w:rPr>
                <w:rFonts w:cs="Arial"/>
              </w:rPr>
              <w:t xml:space="preserve"> indicate</w:t>
            </w:r>
            <w:r>
              <w:rPr>
                <w:rFonts w:cs="Arial"/>
              </w:rPr>
              <w:t xml:space="preserve"> the Published Term</w:t>
            </w:r>
            <w:r w:rsidR="00A61E18">
              <w:rPr>
                <w:rFonts w:cs="Arial"/>
              </w:rPr>
              <w:t xml:space="preserve"> has been acknowledged</w:t>
            </w:r>
            <w:r w:rsidRPr="00AA1711">
              <w:rPr>
                <w:rFonts w:cs="Arial"/>
              </w:rPr>
              <w:t>.</w:t>
            </w:r>
          </w:p>
        </w:tc>
        <w:tc>
          <w:tcPr>
            <w:tcW w:w="1500" w:type="dxa"/>
            <w:tcBorders>
              <w:top w:val="nil"/>
              <w:left w:val="single" w:sz="6" w:space="0" w:color="auto"/>
              <w:bottom w:val="single" w:sz="6" w:space="0" w:color="auto"/>
              <w:right w:val="single" w:sz="6" w:space="0" w:color="auto"/>
            </w:tcBorders>
            <w:shd w:val="clear" w:color="auto" w:fill="auto"/>
          </w:tcPr>
          <w:p w14:paraId="46382956" w14:textId="77777777" w:rsidR="00AA1711" w:rsidRDefault="00AA1711" w:rsidP="00DA4F02">
            <w:pPr>
              <w:pStyle w:val="TableRow"/>
            </w:pPr>
            <w:r>
              <w:t>bit Not Null default (</w:t>
            </w:r>
            <w:r w:rsidR="00DA4F02">
              <w:t>1</w:t>
            </w:r>
            <w:r>
              <w:t>)</w:t>
            </w:r>
          </w:p>
        </w:tc>
        <w:tc>
          <w:tcPr>
            <w:tcW w:w="1127" w:type="dxa"/>
            <w:tcBorders>
              <w:top w:val="nil"/>
              <w:left w:val="single" w:sz="6" w:space="0" w:color="auto"/>
              <w:bottom w:val="single" w:sz="6" w:space="0" w:color="auto"/>
              <w:right w:val="single" w:sz="6" w:space="0" w:color="auto"/>
            </w:tcBorders>
            <w:shd w:val="clear" w:color="auto" w:fill="auto"/>
          </w:tcPr>
          <w:p w14:paraId="7396A24E" w14:textId="77777777" w:rsidR="00AA1711" w:rsidRPr="00D0059A" w:rsidRDefault="00AA1711" w:rsidP="00F50F2D">
            <w:pPr>
              <w:pStyle w:val="TableRow"/>
            </w:pPr>
          </w:p>
        </w:tc>
      </w:tr>
    </w:tbl>
    <w:p w14:paraId="6E418E1B" w14:textId="77777777" w:rsidR="00F50F2D" w:rsidRDefault="001C3DCE" w:rsidP="00F50F2D">
      <w:pPr>
        <w:pStyle w:val="NormalIndent"/>
      </w:pPr>
      <w:r>
        <w:tab/>
      </w: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3394BE3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3F59E90" w14:textId="77777777" w:rsidR="00F50F2D" w:rsidRDefault="00F50F2D" w:rsidP="00F50F2D">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0D0E4C9"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8E5D121" w14:textId="77777777" w:rsidR="00F50F2D" w:rsidRDefault="00F50F2D" w:rsidP="00F50F2D">
            <w:pPr>
              <w:pStyle w:val="TableColumnTitles"/>
              <w:keepNext/>
            </w:pPr>
            <w:r>
              <w:t>Options</w:t>
            </w:r>
          </w:p>
        </w:tc>
      </w:tr>
      <w:tr w:rsidR="00F50F2D" w14:paraId="54DBF237" w14:textId="77777777">
        <w:tc>
          <w:tcPr>
            <w:tcW w:w="2801" w:type="dxa"/>
            <w:tcBorders>
              <w:top w:val="nil"/>
              <w:left w:val="single" w:sz="6" w:space="0" w:color="auto"/>
              <w:bottom w:val="nil"/>
              <w:right w:val="single" w:sz="6" w:space="0" w:color="auto"/>
            </w:tcBorders>
            <w:shd w:val="clear" w:color="auto" w:fill="auto"/>
          </w:tcPr>
          <w:p w14:paraId="6C526560" w14:textId="77777777" w:rsidR="00F50F2D" w:rsidRDefault="00F50F2D" w:rsidP="00F50F2D">
            <w:pPr>
              <w:pStyle w:val="TableRow"/>
            </w:pPr>
            <w:r>
              <w:t>IX_Term_Key</w:t>
            </w:r>
          </w:p>
        </w:tc>
        <w:tc>
          <w:tcPr>
            <w:tcW w:w="3543" w:type="dxa"/>
            <w:tcBorders>
              <w:top w:val="nil"/>
              <w:left w:val="single" w:sz="6" w:space="0" w:color="auto"/>
              <w:bottom w:val="nil"/>
              <w:right w:val="single" w:sz="6" w:space="0" w:color="auto"/>
            </w:tcBorders>
            <w:shd w:val="clear" w:color="auto" w:fill="auto"/>
          </w:tcPr>
          <w:p w14:paraId="3007F775" w14:textId="77777777" w:rsidR="00F50F2D" w:rsidRDefault="00F50F2D" w:rsidP="00F50F2D">
            <w:pPr>
              <w:pStyle w:val="TableRow"/>
            </w:pPr>
            <w:r>
              <w:t>Term_Key</w:t>
            </w:r>
          </w:p>
        </w:tc>
        <w:tc>
          <w:tcPr>
            <w:tcW w:w="3624" w:type="dxa"/>
            <w:tcBorders>
              <w:top w:val="nil"/>
              <w:left w:val="single" w:sz="6" w:space="0" w:color="auto"/>
              <w:bottom w:val="nil"/>
              <w:right w:val="single" w:sz="6" w:space="0" w:color="auto"/>
            </w:tcBorders>
            <w:shd w:val="clear" w:color="auto" w:fill="auto"/>
          </w:tcPr>
          <w:p w14:paraId="3CAD066A" w14:textId="77777777" w:rsidR="00F50F2D" w:rsidRDefault="00F50F2D" w:rsidP="00F50F2D">
            <w:pPr>
              <w:pStyle w:val="TableRow"/>
            </w:pPr>
            <w:r>
              <w:t>nonclustered located on PRIMARY</w:t>
            </w:r>
          </w:p>
        </w:tc>
      </w:tr>
      <w:tr w:rsidR="00F50F2D" w14:paraId="6AC0C61A" w14:textId="77777777">
        <w:tc>
          <w:tcPr>
            <w:tcW w:w="2801" w:type="dxa"/>
            <w:tcBorders>
              <w:top w:val="nil"/>
              <w:left w:val="single" w:sz="6" w:space="0" w:color="auto"/>
              <w:bottom w:val="nil"/>
              <w:right w:val="single" w:sz="6" w:space="0" w:color="auto"/>
            </w:tcBorders>
            <w:shd w:val="clear" w:color="auto" w:fill="auto"/>
          </w:tcPr>
          <w:p w14:paraId="14E7FC6D" w14:textId="77777777" w:rsidR="00F50F2D" w:rsidRDefault="00F50F2D" w:rsidP="00F50F2D">
            <w:pPr>
              <w:pStyle w:val="TableRow"/>
            </w:pPr>
            <w:r>
              <w:t>IX_Meaning_Key</w:t>
            </w:r>
          </w:p>
        </w:tc>
        <w:tc>
          <w:tcPr>
            <w:tcW w:w="3543" w:type="dxa"/>
            <w:tcBorders>
              <w:top w:val="nil"/>
              <w:left w:val="single" w:sz="6" w:space="0" w:color="auto"/>
              <w:bottom w:val="nil"/>
              <w:right w:val="single" w:sz="6" w:space="0" w:color="auto"/>
            </w:tcBorders>
            <w:shd w:val="clear" w:color="auto" w:fill="auto"/>
          </w:tcPr>
          <w:p w14:paraId="22CBB046" w14:textId="77777777" w:rsidR="00F50F2D" w:rsidRDefault="00F50F2D" w:rsidP="00F50F2D">
            <w:pPr>
              <w:pStyle w:val="TableRow"/>
            </w:pPr>
            <w:r>
              <w:t>Meaning_Key</w:t>
            </w:r>
          </w:p>
        </w:tc>
        <w:tc>
          <w:tcPr>
            <w:tcW w:w="3624" w:type="dxa"/>
            <w:tcBorders>
              <w:top w:val="nil"/>
              <w:left w:val="single" w:sz="6" w:space="0" w:color="auto"/>
              <w:bottom w:val="nil"/>
              <w:right w:val="single" w:sz="6" w:space="0" w:color="auto"/>
            </w:tcBorders>
            <w:shd w:val="clear" w:color="auto" w:fill="auto"/>
          </w:tcPr>
          <w:p w14:paraId="7B363CA0" w14:textId="77777777" w:rsidR="00F50F2D" w:rsidRDefault="00F50F2D" w:rsidP="00F50F2D">
            <w:pPr>
              <w:pStyle w:val="TableRow"/>
            </w:pPr>
            <w:r>
              <w:t>nonclustered located on PRIMARY</w:t>
            </w:r>
          </w:p>
        </w:tc>
      </w:tr>
      <w:tr w:rsidR="00DC2270" w14:paraId="181F8AA3" w14:textId="77777777">
        <w:tc>
          <w:tcPr>
            <w:tcW w:w="2801" w:type="dxa"/>
            <w:tcBorders>
              <w:top w:val="nil"/>
              <w:left w:val="single" w:sz="6" w:space="0" w:color="auto"/>
              <w:bottom w:val="single" w:sz="6" w:space="0" w:color="auto"/>
              <w:right w:val="single" w:sz="6" w:space="0" w:color="auto"/>
            </w:tcBorders>
            <w:shd w:val="clear" w:color="auto" w:fill="auto"/>
          </w:tcPr>
          <w:p w14:paraId="007CB694" w14:textId="77777777" w:rsidR="00DC2270" w:rsidRDefault="00DC2270" w:rsidP="00F50F2D">
            <w:pPr>
              <w:pStyle w:val="TableRow"/>
            </w:pPr>
            <w:r>
              <w:rPr>
                <w:rFonts w:ascii="Courier New" w:eastAsia="SimSun" w:hAnsi="Courier New" w:cs="Courier New"/>
                <w:lang w:eastAsia="zh-CN" w:bidi="he-IL"/>
              </w:rPr>
              <w:t>IX_Term_Version_Key</w:t>
            </w:r>
          </w:p>
        </w:tc>
        <w:tc>
          <w:tcPr>
            <w:tcW w:w="3543" w:type="dxa"/>
            <w:tcBorders>
              <w:top w:val="nil"/>
              <w:left w:val="single" w:sz="6" w:space="0" w:color="auto"/>
              <w:bottom w:val="single" w:sz="6" w:space="0" w:color="auto"/>
              <w:right w:val="single" w:sz="6" w:space="0" w:color="auto"/>
            </w:tcBorders>
            <w:shd w:val="clear" w:color="auto" w:fill="auto"/>
          </w:tcPr>
          <w:p w14:paraId="4B750B28" w14:textId="77777777" w:rsidR="00DC2270" w:rsidRDefault="00DC2270" w:rsidP="00F50F2D">
            <w:pPr>
              <w:pStyle w:val="TableRow"/>
            </w:pPr>
            <w:r>
              <w:t>Term_Version_Key</w:t>
            </w:r>
          </w:p>
        </w:tc>
        <w:tc>
          <w:tcPr>
            <w:tcW w:w="3624" w:type="dxa"/>
            <w:tcBorders>
              <w:top w:val="nil"/>
              <w:left w:val="single" w:sz="6" w:space="0" w:color="auto"/>
              <w:bottom w:val="single" w:sz="6" w:space="0" w:color="auto"/>
              <w:right w:val="single" w:sz="6" w:space="0" w:color="auto"/>
            </w:tcBorders>
            <w:shd w:val="clear" w:color="auto" w:fill="auto"/>
          </w:tcPr>
          <w:p w14:paraId="6439CAA2" w14:textId="77777777" w:rsidR="00DC2270" w:rsidRDefault="00DC2270" w:rsidP="0023253A">
            <w:pPr>
              <w:pStyle w:val="TableRow"/>
            </w:pPr>
            <w:r>
              <w:t>nonclustered located on PRIMARY</w:t>
            </w:r>
          </w:p>
        </w:tc>
      </w:tr>
    </w:tbl>
    <w:p w14:paraId="0D164444"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4E61468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A45AF42" w14:textId="77777777" w:rsidR="00F50F2D" w:rsidRDefault="00F50F2D" w:rsidP="00F50F2D">
            <w:pPr>
              <w:pStyle w:val="TableTitle"/>
              <w:rPr>
                <w:color w:val="FF0000"/>
              </w:rPr>
            </w:pPr>
            <w:r>
              <w:t>Constraint : FK_Concept_Concept_Group</w:t>
            </w:r>
          </w:p>
        </w:tc>
      </w:tr>
      <w:tr w:rsidR="00F50F2D" w14:paraId="09A32BE8" w14:textId="77777777">
        <w:tc>
          <w:tcPr>
            <w:tcW w:w="1548" w:type="dxa"/>
            <w:tcBorders>
              <w:top w:val="nil"/>
              <w:left w:val="single" w:sz="4" w:space="0" w:color="auto"/>
              <w:bottom w:val="single" w:sz="4" w:space="0" w:color="auto"/>
              <w:right w:val="single" w:sz="4" w:space="0" w:color="auto"/>
            </w:tcBorders>
            <w:shd w:val="clear" w:color="auto" w:fill="auto"/>
          </w:tcPr>
          <w:p w14:paraId="04DC6552"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627A2F4" w14:textId="77777777" w:rsidR="00F50F2D" w:rsidRDefault="00F50F2D" w:rsidP="00F50F2D">
            <w:pPr>
              <w:pStyle w:val="TableRow"/>
            </w:pPr>
            <w:r>
              <w:t>Each concept is organised within one concept group.  Each concept group contains zero or more concepts.</w:t>
            </w:r>
          </w:p>
        </w:tc>
      </w:tr>
      <w:tr w:rsidR="00F50F2D" w14:paraId="0F77E78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3D81EC6"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5217450" w14:textId="77777777" w:rsidR="00F50F2D" w:rsidRDefault="00F50F2D" w:rsidP="00575C3D">
            <w:pPr>
              <w:pStyle w:val="CodeSamples"/>
              <w:spacing w:before="120" w:after="120"/>
            </w:pPr>
            <w:r>
              <w:t>FK_Concept_Concept_Group (Concept_Group_Key) references Concept_Group(Concept_Group_Key)</w:t>
            </w:r>
          </w:p>
        </w:tc>
      </w:tr>
    </w:tbl>
    <w:p w14:paraId="05F8C317"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29B9759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360F590" w14:textId="77777777" w:rsidR="00F50F2D" w:rsidRDefault="00F50F2D" w:rsidP="00F50F2D">
            <w:pPr>
              <w:pStyle w:val="TableTitle"/>
              <w:rPr>
                <w:color w:val="FF0000"/>
              </w:rPr>
            </w:pPr>
            <w:r>
              <w:t>Constraint : FK_Concept_Concept_Name_Type</w:t>
            </w:r>
          </w:p>
        </w:tc>
      </w:tr>
      <w:tr w:rsidR="00F50F2D" w14:paraId="126AD0CE" w14:textId="77777777">
        <w:tc>
          <w:tcPr>
            <w:tcW w:w="1548" w:type="dxa"/>
            <w:tcBorders>
              <w:top w:val="nil"/>
              <w:left w:val="single" w:sz="4" w:space="0" w:color="auto"/>
              <w:bottom w:val="single" w:sz="4" w:space="0" w:color="auto"/>
              <w:right w:val="single" w:sz="4" w:space="0" w:color="auto"/>
            </w:tcBorders>
            <w:shd w:val="clear" w:color="auto" w:fill="auto"/>
          </w:tcPr>
          <w:p w14:paraId="4AE131B8"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C3D3018" w14:textId="77777777" w:rsidR="00F50F2D" w:rsidRDefault="00F50F2D" w:rsidP="00F50F2D">
            <w:pPr>
              <w:pStyle w:val="TableRow"/>
            </w:pPr>
            <w:r>
              <w:t>Each concept's term is one type of name.</w:t>
            </w:r>
          </w:p>
        </w:tc>
      </w:tr>
      <w:tr w:rsidR="00F50F2D" w14:paraId="157A205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6D91846"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184FA10" w14:textId="77777777" w:rsidR="00F50F2D" w:rsidRDefault="00F50F2D" w:rsidP="00575C3D">
            <w:pPr>
              <w:pStyle w:val="CodeSamples"/>
              <w:spacing w:before="120" w:after="120"/>
            </w:pPr>
            <w:r>
              <w:t>FK_Concept_Concept_Name_Type (Name_Type_Concept_Key) references Concept(Concept_Key)</w:t>
            </w:r>
          </w:p>
        </w:tc>
      </w:tr>
    </w:tbl>
    <w:p w14:paraId="09376C12"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74B2DD7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E39A670" w14:textId="77777777" w:rsidR="00F50F2D" w:rsidRDefault="00F50F2D" w:rsidP="00F50F2D">
            <w:pPr>
              <w:pStyle w:val="TableTitle"/>
              <w:rPr>
                <w:color w:val="FF0000"/>
              </w:rPr>
            </w:pPr>
            <w:r>
              <w:t>Constraint : FK_Concept_Term</w:t>
            </w:r>
          </w:p>
        </w:tc>
      </w:tr>
      <w:tr w:rsidR="00F50F2D" w14:paraId="3722D2BC" w14:textId="77777777">
        <w:tc>
          <w:tcPr>
            <w:tcW w:w="1548" w:type="dxa"/>
            <w:tcBorders>
              <w:top w:val="nil"/>
              <w:left w:val="single" w:sz="4" w:space="0" w:color="auto"/>
              <w:bottom w:val="single" w:sz="4" w:space="0" w:color="auto"/>
              <w:right w:val="single" w:sz="4" w:space="0" w:color="auto"/>
            </w:tcBorders>
            <w:shd w:val="clear" w:color="auto" w:fill="auto"/>
          </w:tcPr>
          <w:p w14:paraId="0CE81D91"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FC301A4" w14:textId="77777777" w:rsidR="00F50F2D" w:rsidRDefault="00F50F2D" w:rsidP="00F50F2D">
            <w:pPr>
              <w:pStyle w:val="TableRow"/>
            </w:pPr>
            <w:r>
              <w:t>Each concept is directly associated with a single term.  Each term is associated with zero or more concepts.</w:t>
            </w:r>
          </w:p>
        </w:tc>
      </w:tr>
      <w:tr w:rsidR="00F50F2D" w14:paraId="60468E3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DFB4E30"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CF363C0" w14:textId="77777777" w:rsidR="00F50F2D" w:rsidRDefault="00F50F2D" w:rsidP="00575C3D">
            <w:pPr>
              <w:pStyle w:val="CodeSamples"/>
              <w:spacing w:before="120" w:after="120"/>
            </w:pPr>
            <w:r>
              <w:t>FK_Concept_Term (Term_Key) references Term(Term_Key)</w:t>
            </w:r>
          </w:p>
        </w:tc>
      </w:tr>
    </w:tbl>
    <w:p w14:paraId="0DC9FF04"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575C3D" w14:paraId="1E460DD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948F0AE" w14:textId="77777777" w:rsidR="00575C3D" w:rsidRDefault="00575C3D" w:rsidP="006D10DC">
            <w:pPr>
              <w:pStyle w:val="TableTitle"/>
              <w:rPr>
                <w:color w:val="FF0000"/>
              </w:rPr>
            </w:pPr>
            <w:r>
              <w:t>Constraint : FK_Concept_Term_Version</w:t>
            </w:r>
          </w:p>
        </w:tc>
      </w:tr>
      <w:tr w:rsidR="00575C3D" w14:paraId="24715BB2" w14:textId="77777777">
        <w:tc>
          <w:tcPr>
            <w:tcW w:w="1548" w:type="dxa"/>
            <w:tcBorders>
              <w:top w:val="nil"/>
              <w:left w:val="single" w:sz="4" w:space="0" w:color="auto"/>
              <w:bottom w:val="single" w:sz="4" w:space="0" w:color="auto"/>
              <w:right w:val="single" w:sz="4" w:space="0" w:color="auto"/>
            </w:tcBorders>
            <w:shd w:val="clear" w:color="auto" w:fill="auto"/>
          </w:tcPr>
          <w:p w14:paraId="008DC7A7" w14:textId="77777777" w:rsidR="00575C3D" w:rsidRDefault="00575C3D" w:rsidP="006D10DC">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A30FD46" w14:textId="77777777" w:rsidR="00575C3D" w:rsidRDefault="00575C3D" w:rsidP="006D10DC">
            <w:pPr>
              <w:pStyle w:val="TableRow"/>
            </w:pPr>
            <w:r>
              <w:t>Each concept refers to zero or one versions of a term.  Each term version describes the version of the term for zero or more concepts.</w:t>
            </w:r>
          </w:p>
        </w:tc>
      </w:tr>
      <w:tr w:rsidR="00575C3D" w14:paraId="5AA8586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BD784DF" w14:textId="77777777" w:rsidR="00575C3D" w:rsidRDefault="00575C3D" w:rsidP="006D10DC">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6112440" w14:textId="77777777" w:rsidR="00575C3D" w:rsidRDefault="00575C3D" w:rsidP="00575C3D">
            <w:pPr>
              <w:pStyle w:val="CodeSamples"/>
              <w:spacing w:before="120" w:after="120"/>
            </w:pPr>
            <w:r>
              <w:t>FK_Concept_Term_Version (Term_Version_Key) references Term_Version (Term_Version_Key_Key)</w:t>
            </w:r>
          </w:p>
        </w:tc>
      </w:tr>
    </w:tbl>
    <w:p w14:paraId="0755621C" w14:textId="77777777" w:rsidR="00575C3D" w:rsidRDefault="00575C3D" w:rsidP="00575C3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5BBC143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A18018" w14:textId="77777777" w:rsidR="00F50F2D" w:rsidRDefault="00F50F2D" w:rsidP="00F50F2D">
            <w:pPr>
              <w:pStyle w:val="TableTitle"/>
              <w:rPr>
                <w:color w:val="FF0000"/>
              </w:rPr>
            </w:pPr>
            <w:r>
              <w:t>Constraint : FK_Concept_Meaning</w:t>
            </w:r>
          </w:p>
        </w:tc>
      </w:tr>
      <w:tr w:rsidR="00F50F2D" w14:paraId="5F0E5B6F" w14:textId="77777777">
        <w:tc>
          <w:tcPr>
            <w:tcW w:w="1548" w:type="dxa"/>
            <w:tcBorders>
              <w:top w:val="nil"/>
              <w:left w:val="single" w:sz="4" w:space="0" w:color="auto"/>
              <w:bottom w:val="single" w:sz="4" w:space="0" w:color="auto"/>
              <w:right w:val="single" w:sz="4" w:space="0" w:color="auto"/>
            </w:tcBorders>
            <w:shd w:val="clear" w:color="auto" w:fill="auto"/>
          </w:tcPr>
          <w:p w14:paraId="595FCF8D"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BAA4B0F" w14:textId="77777777" w:rsidR="00F50F2D" w:rsidRDefault="00F50F2D" w:rsidP="00F50F2D">
            <w:pPr>
              <w:pStyle w:val="TableRow"/>
            </w:pPr>
            <w:r>
              <w:t>Each concept has one meaning.  Each meaning has zero or more concepts.</w:t>
            </w:r>
          </w:p>
        </w:tc>
      </w:tr>
      <w:tr w:rsidR="00F50F2D" w14:paraId="2DF1ED9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4D69B1F" w14:textId="77777777" w:rsidR="00F50F2D" w:rsidRDefault="00F50F2D" w:rsidP="00F50F2D">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809E061" w14:textId="77777777" w:rsidR="00F50F2D" w:rsidRDefault="00F50F2D" w:rsidP="00575C3D">
            <w:pPr>
              <w:pStyle w:val="CodeSamples"/>
              <w:spacing w:before="120" w:after="120"/>
            </w:pPr>
            <w:r>
              <w:t>FK_Concept_Meaning (Meaning_Key) references Meaning(Meaning_Key)</w:t>
            </w:r>
          </w:p>
        </w:tc>
      </w:tr>
    </w:tbl>
    <w:p w14:paraId="35337EC3"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575C3D" w:rsidRPr="00734B4C" w14:paraId="005C21B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392C354" w14:textId="77777777" w:rsidR="00575C3D" w:rsidRPr="00734B4C" w:rsidRDefault="00575C3D" w:rsidP="006D10DC">
            <w:pPr>
              <w:pStyle w:val="TableTitle"/>
              <w:rPr>
                <w:color w:val="FF0000"/>
                <w:lang w:val="fr-FR"/>
              </w:rPr>
            </w:pPr>
            <w:r w:rsidRPr="00734B4C">
              <w:rPr>
                <w:lang w:val="fr-FR"/>
              </w:rPr>
              <w:t>Constraint : FK_Concept_Concept_Rank</w:t>
            </w:r>
          </w:p>
        </w:tc>
      </w:tr>
      <w:tr w:rsidR="00575C3D" w14:paraId="0C1580FA" w14:textId="77777777">
        <w:tc>
          <w:tcPr>
            <w:tcW w:w="1548" w:type="dxa"/>
            <w:tcBorders>
              <w:top w:val="nil"/>
              <w:left w:val="single" w:sz="4" w:space="0" w:color="auto"/>
              <w:bottom w:val="single" w:sz="4" w:space="0" w:color="auto"/>
              <w:right w:val="single" w:sz="4" w:space="0" w:color="auto"/>
            </w:tcBorders>
            <w:shd w:val="clear" w:color="auto" w:fill="auto"/>
          </w:tcPr>
          <w:p w14:paraId="698740A6" w14:textId="77777777" w:rsidR="00575C3D" w:rsidRDefault="00575C3D" w:rsidP="006D10DC">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4C81D37" w14:textId="77777777" w:rsidR="00575C3D" w:rsidRDefault="00575C3D" w:rsidP="006D10DC">
            <w:pPr>
              <w:pStyle w:val="TableRow"/>
            </w:pPr>
            <w:r>
              <w:t>Each concept has zero or one ranks.  Each rank decribes zero or more concepts.</w:t>
            </w:r>
          </w:p>
        </w:tc>
      </w:tr>
      <w:tr w:rsidR="00575C3D" w14:paraId="63A2498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001C0ED" w14:textId="77777777" w:rsidR="00575C3D" w:rsidRDefault="00575C3D" w:rsidP="006D10DC">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E531039" w14:textId="77777777" w:rsidR="00575C3D" w:rsidRDefault="00575C3D" w:rsidP="00575C3D">
            <w:pPr>
              <w:pStyle w:val="CodeSamples"/>
              <w:spacing w:before="120" w:after="120"/>
            </w:pPr>
            <w:r>
              <w:t>FK_Concept_Concept_Rank (Concept_Rank_Key) references Concept_Rank (Concept_Rank_Key)</w:t>
            </w:r>
          </w:p>
        </w:tc>
      </w:tr>
    </w:tbl>
    <w:p w14:paraId="63EB8C51" w14:textId="77777777" w:rsidR="00575C3D" w:rsidRDefault="00575C3D" w:rsidP="00575C3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D6671D" w:rsidRPr="00A104CD" w14:paraId="7C415B1B"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E72FC2E" w14:textId="77777777" w:rsidR="00D6671D" w:rsidRPr="00A104CD" w:rsidRDefault="00D6671D" w:rsidP="00D6671D">
            <w:pPr>
              <w:pStyle w:val="TableTitle"/>
              <w:rPr>
                <w:color w:val="FF0000"/>
              </w:rPr>
            </w:pPr>
            <w:r w:rsidRPr="00A104CD">
              <w:t>Constraint : FK_Concept_Term_Generator</w:t>
            </w:r>
          </w:p>
        </w:tc>
      </w:tr>
      <w:tr w:rsidR="00D6671D" w14:paraId="2CCCF51D"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72511850" w14:textId="77777777" w:rsidR="00D6671D" w:rsidRDefault="00D6671D" w:rsidP="0027206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C1E987E" w14:textId="77777777" w:rsidR="00D6671D" w:rsidRDefault="00D6671D" w:rsidP="00D6671D">
            <w:pPr>
              <w:pStyle w:val="TableRow"/>
            </w:pPr>
            <w:r>
              <w:t>A concept may be associated with a term generator.</w:t>
            </w:r>
          </w:p>
        </w:tc>
      </w:tr>
      <w:tr w:rsidR="00D6671D" w14:paraId="73B4037A"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4DE41D1F" w14:textId="77777777" w:rsidR="00D6671D" w:rsidRDefault="00D6671D"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33E01F5" w14:textId="77777777" w:rsidR="00D6671D" w:rsidRDefault="00D6671D" w:rsidP="00D6671D">
            <w:pPr>
              <w:pStyle w:val="CodeSamples"/>
              <w:spacing w:before="120"/>
            </w:pPr>
            <w:r>
              <w:t>CONSTRAINT      FK_Concept_Term_Generator</w:t>
            </w:r>
          </w:p>
          <w:p w14:paraId="3CDDE9B9" w14:textId="77777777" w:rsidR="00D6671D" w:rsidRDefault="00D6671D" w:rsidP="00D6671D">
            <w:pPr>
              <w:pStyle w:val="CodeSamples"/>
            </w:pPr>
            <w:r>
              <w:t>FOREIGN KEY     (Term_Generator_Key)</w:t>
            </w:r>
          </w:p>
          <w:p w14:paraId="285C3041" w14:textId="77777777" w:rsidR="00D6671D" w:rsidRDefault="00D6671D" w:rsidP="00D6671D">
            <w:pPr>
              <w:pStyle w:val="CodeSamples"/>
              <w:spacing w:after="120"/>
            </w:pPr>
            <w:r>
              <w:t>REFERENCES      dbo.Term_Generator</w:t>
            </w:r>
          </w:p>
        </w:tc>
      </w:tr>
    </w:tbl>
    <w:p w14:paraId="5BF665AA" w14:textId="77777777" w:rsidR="00D6671D" w:rsidRDefault="00D6671D" w:rsidP="00575C3D">
      <w:pPr>
        <w:pStyle w:val="NormalIndent"/>
      </w:pPr>
    </w:p>
    <w:p w14:paraId="16A71ED3" w14:textId="77777777" w:rsidR="00F50F2D" w:rsidRDefault="00F50F2D" w:rsidP="00840903">
      <w:pPr>
        <w:pStyle w:val="Heading4"/>
      </w:pPr>
      <w:bookmarkStart w:id="745" w:name="_Toc292879023"/>
      <w:r>
        <w:t>Concept_Designation</w:t>
      </w:r>
      <w:bookmarkEnd w:id="745"/>
    </w:p>
    <w:p w14:paraId="245645FE" w14:textId="77777777" w:rsidR="00F50F2D" w:rsidRDefault="00F50F2D" w:rsidP="00F50F2D">
      <w:pPr>
        <w:pStyle w:val="NormalIndent"/>
      </w:pPr>
      <w:r>
        <w:t>Identifies designations that apply to a concept.  For example, in taxonomy the regional statuses such as RGB codes are stored.  In the location gazetteer the administrative designation of a location is stored.</w:t>
      </w:r>
    </w:p>
    <w:p w14:paraId="1CC7E3BD" w14:textId="77777777" w:rsidR="00937545" w:rsidRDefault="00937545" w:rsidP="00F50F2D">
      <w:pPr>
        <w:pStyle w:val="NormalIndent"/>
      </w:pPr>
      <w:r>
        <w:t>Additional comments, geographic constraints and other information is stored in the Metadata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2CFD301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B78818F"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90F11C2"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2290BE7"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BBA8140" w14:textId="77777777" w:rsidR="00F50F2D" w:rsidRDefault="00F50F2D" w:rsidP="00F50F2D">
            <w:pPr>
              <w:pStyle w:val="TableColumnTitles"/>
              <w:keepNext/>
            </w:pPr>
            <w:r>
              <w:t>Size</w:t>
            </w:r>
          </w:p>
        </w:tc>
      </w:tr>
      <w:tr w:rsidR="00F50F2D" w14:paraId="540F99B8" w14:textId="77777777">
        <w:tc>
          <w:tcPr>
            <w:tcW w:w="2802" w:type="dxa"/>
            <w:tcBorders>
              <w:top w:val="nil"/>
              <w:left w:val="single" w:sz="6" w:space="0" w:color="auto"/>
              <w:bottom w:val="nil"/>
              <w:right w:val="single" w:sz="6" w:space="0" w:color="auto"/>
            </w:tcBorders>
            <w:shd w:val="clear" w:color="auto" w:fill="auto"/>
          </w:tcPr>
          <w:p w14:paraId="082BCDC3" w14:textId="77777777" w:rsidR="00F50F2D" w:rsidRDefault="00F50F2D" w:rsidP="00F50F2D">
            <w:pPr>
              <w:pStyle w:val="TableRow"/>
              <w:rPr>
                <w:u w:val="single"/>
              </w:rPr>
            </w:pPr>
            <w:r>
              <w:rPr>
                <w:u w:val="single"/>
              </w:rPr>
              <w:t>Concept_Designation_Key</w:t>
            </w:r>
          </w:p>
        </w:tc>
        <w:tc>
          <w:tcPr>
            <w:tcW w:w="4536" w:type="dxa"/>
            <w:tcBorders>
              <w:top w:val="nil"/>
              <w:left w:val="single" w:sz="6" w:space="0" w:color="auto"/>
              <w:bottom w:val="nil"/>
              <w:right w:val="single" w:sz="6" w:space="0" w:color="auto"/>
            </w:tcBorders>
            <w:shd w:val="clear" w:color="auto" w:fill="auto"/>
          </w:tcPr>
          <w:p w14:paraId="138163AC" w14:textId="77777777" w:rsidR="00F50F2D" w:rsidRDefault="00F50F2D" w:rsidP="00F50F2D">
            <w:pPr>
              <w:pStyle w:val="TableRow"/>
            </w:pPr>
            <w:r>
              <w:t>Unique identifier for the Concept_Designation table</w:t>
            </w:r>
          </w:p>
        </w:tc>
        <w:tc>
          <w:tcPr>
            <w:tcW w:w="1500" w:type="dxa"/>
            <w:tcBorders>
              <w:top w:val="nil"/>
              <w:left w:val="single" w:sz="6" w:space="0" w:color="auto"/>
              <w:bottom w:val="nil"/>
              <w:right w:val="single" w:sz="6" w:space="0" w:color="auto"/>
            </w:tcBorders>
            <w:shd w:val="clear" w:color="auto" w:fill="auto"/>
          </w:tcPr>
          <w:p w14:paraId="65D968F1"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09BCCE0" w14:textId="77777777" w:rsidR="00F50F2D" w:rsidRDefault="00F50F2D" w:rsidP="00F50F2D">
            <w:pPr>
              <w:pStyle w:val="TableRow"/>
            </w:pPr>
            <w:r>
              <w:t>16</w:t>
            </w:r>
          </w:p>
        </w:tc>
      </w:tr>
      <w:tr w:rsidR="00F50F2D" w14:paraId="501514D0" w14:textId="77777777">
        <w:tc>
          <w:tcPr>
            <w:tcW w:w="2802" w:type="dxa"/>
            <w:tcBorders>
              <w:top w:val="nil"/>
              <w:left w:val="single" w:sz="6" w:space="0" w:color="auto"/>
              <w:bottom w:val="nil"/>
              <w:right w:val="single" w:sz="6" w:space="0" w:color="auto"/>
            </w:tcBorders>
            <w:shd w:val="clear" w:color="auto" w:fill="auto"/>
          </w:tcPr>
          <w:p w14:paraId="75891AB5" w14:textId="77777777" w:rsidR="00F50F2D" w:rsidRDefault="00F50F2D" w:rsidP="00F50F2D">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27D27D0E" w14:textId="77777777" w:rsidR="00F50F2D" w:rsidRDefault="00F50F2D" w:rsidP="00F50F2D">
            <w:pPr>
              <w:pStyle w:val="TableRow"/>
            </w:pPr>
            <w:r>
              <w:t>Concept the designation applies to.</w:t>
            </w:r>
          </w:p>
        </w:tc>
        <w:tc>
          <w:tcPr>
            <w:tcW w:w="1500" w:type="dxa"/>
            <w:tcBorders>
              <w:top w:val="nil"/>
              <w:left w:val="single" w:sz="6" w:space="0" w:color="auto"/>
              <w:bottom w:val="nil"/>
              <w:right w:val="single" w:sz="6" w:space="0" w:color="auto"/>
            </w:tcBorders>
            <w:shd w:val="clear" w:color="auto" w:fill="auto"/>
          </w:tcPr>
          <w:p w14:paraId="511439C2"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FF89FBF" w14:textId="77777777" w:rsidR="00F50F2D" w:rsidRDefault="00F50F2D" w:rsidP="00F50F2D">
            <w:pPr>
              <w:pStyle w:val="TableRow"/>
            </w:pPr>
            <w:r>
              <w:t>16</w:t>
            </w:r>
          </w:p>
        </w:tc>
      </w:tr>
      <w:tr w:rsidR="00F50F2D" w14:paraId="008DD5EB" w14:textId="77777777">
        <w:tc>
          <w:tcPr>
            <w:tcW w:w="2802" w:type="dxa"/>
            <w:tcBorders>
              <w:top w:val="nil"/>
              <w:left w:val="single" w:sz="6" w:space="0" w:color="auto"/>
              <w:bottom w:val="nil"/>
              <w:right w:val="single" w:sz="6" w:space="0" w:color="auto"/>
            </w:tcBorders>
            <w:shd w:val="clear" w:color="auto" w:fill="auto"/>
          </w:tcPr>
          <w:p w14:paraId="53CC52C4" w14:textId="77777777" w:rsidR="00F50F2D" w:rsidRDefault="00F50F2D" w:rsidP="00F50F2D">
            <w:pPr>
              <w:pStyle w:val="TableRow"/>
            </w:pPr>
            <w:r>
              <w:t>Designation_Type_Concept_Key</w:t>
            </w:r>
          </w:p>
        </w:tc>
        <w:tc>
          <w:tcPr>
            <w:tcW w:w="4536" w:type="dxa"/>
            <w:tcBorders>
              <w:top w:val="nil"/>
              <w:left w:val="single" w:sz="6" w:space="0" w:color="auto"/>
              <w:bottom w:val="nil"/>
              <w:right w:val="single" w:sz="6" w:space="0" w:color="auto"/>
            </w:tcBorders>
            <w:shd w:val="clear" w:color="auto" w:fill="auto"/>
          </w:tcPr>
          <w:p w14:paraId="609015EC" w14:textId="77777777" w:rsidR="00F50F2D" w:rsidRDefault="00F50F2D" w:rsidP="00F50F2D">
            <w:pPr>
              <w:pStyle w:val="TableRow"/>
            </w:pPr>
            <w:r>
              <w:t>Identifies the designation type that applies.</w:t>
            </w:r>
          </w:p>
        </w:tc>
        <w:tc>
          <w:tcPr>
            <w:tcW w:w="1500" w:type="dxa"/>
            <w:tcBorders>
              <w:top w:val="nil"/>
              <w:left w:val="single" w:sz="6" w:space="0" w:color="auto"/>
              <w:bottom w:val="nil"/>
              <w:right w:val="single" w:sz="6" w:space="0" w:color="auto"/>
            </w:tcBorders>
            <w:shd w:val="clear" w:color="auto" w:fill="auto"/>
          </w:tcPr>
          <w:p w14:paraId="12A5EE15"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2AB4BF6" w14:textId="77777777" w:rsidR="00F50F2D" w:rsidRDefault="00F50F2D" w:rsidP="00F50F2D">
            <w:pPr>
              <w:pStyle w:val="TableRow"/>
            </w:pPr>
            <w:r>
              <w:t>16</w:t>
            </w:r>
          </w:p>
        </w:tc>
      </w:tr>
      <w:tr w:rsidR="00F50F2D" w14:paraId="1A001782" w14:textId="77777777">
        <w:tc>
          <w:tcPr>
            <w:tcW w:w="2802" w:type="dxa"/>
            <w:tcBorders>
              <w:top w:val="nil"/>
              <w:left w:val="single" w:sz="6" w:space="0" w:color="auto"/>
              <w:bottom w:val="nil"/>
              <w:right w:val="single" w:sz="6" w:space="0" w:color="auto"/>
            </w:tcBorders>
            <w:shd w:val="clear" w:color="auto" w:fill="auto"/>
          </w:tcPr>
          <w:p w14:paraId="5C5438AB" w14:textId="77777777" w:rsidR="00F50F2D" w:rsidRDefault="00F50F2D" w:rsidP="00F50F2D">
            <w:pPr>
              <w:pStyle w:val="TableRow"/>
            </w:pPr>
            <w:r>
              <w:t>From_Vague_Date_Start</w:t>
            </w:r>
          </w:p>
        </w:tc>
        <w:tc>
          <w:tcPr>
            <w:tcW w:w="4536" w:type="dxa"/>
            <w:tcBorders>
              <w:top w:val="nil"/>
              <w:left w:val="single" w:sz="6" w:space="0" w:color="auto"/>
              <w:bottom w:val="nil"/>
              <w:right w:val="single" w:sz="6" w:space="0" w:color="auto"/>
            </w:tcBorders>
            <w:shd w:val="clear" w:color="auto" w:fill="auto"/>
          </w:tcPr>
          <w:p w14:paraId="260ECD9C" w14:textId="77777777" w:rsidR="00F50F2D" w:rsidRDefault="00F50F2D" w:rsidP="00F50F2D">
            <w:pPr>
              <w:pStyle w:val="TableRow"/>
            </w:pPr>
            <w:r>
              <w:t xml:space="preserve">Vague date start field for the designation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20F2AA12"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18734A8F" w14:textId="77777777" w:rsidR="00F50F2D" w:rsidRDefault="00F50F2D" w:rsidP="00F50F2D">
            <w:pPr>
              <w:pStyle w:val="TableRow"/>
            </w:pPr>
          </w:p>
        </w:tc>
      </w:tr>
      <w:tr w:rsidR="00F50F2D" w14:paraId="3E0737D7" w14:textId="77777777">
        <w:tc>
          <w:tcPr>
            <w:tcW w:w="2802" w:type="dxa"/>
            <w:tcBorders>
              <w:top w:val="nil"/>
              <w:left w:val="single" w:sz="6" w:space="0" w:color="auto"/>
              <w:bottom w:val="nil"/>
              <w:right w:val="single" w:sz="6" w:space="0" w:color="auto"/>
            </w:tcBorders>
            <w:shd w:val="clear" w:color="auto" w:fill="auto"/>
          </w:tcPr>
          <w:p w14:paraId="10929B9D" w14:textId="77777777" w:rsidR="00F50F2D" w:rsidRDefault="00F50F2D" w:rsidP="00F50F2D">
            <w:pPr>
              <w:pStyle w:val="TableRow"/>
            </w:pPr>
            <w:r>
              <w:t>From_Vague_Date_End</w:t>
            </w:r>
          </w:p>
        </w:tc>
        <w:tc>
          <w:tcPr>
            <w:tcW w:w="4536" w:type="dxa"/>
            <w:tcBorders>
              <w:top w:val="nil"/>
              <w:left w:val="single" w:sz="6" w:space="0" w:color="auto"/>
              <w:bottom w:val="nil"/>
              <w:right w:val="single" w:sz="6" w:space="0" w:color="auto"/>
            </w:tcBorders>
            <w:shd w:val="clear" w:color="auto" w:fill="auto"/>
          </w:tcPr>
          <w:p w14:paraId="63689127" w14:textId="77777777" w:rsidR="00F50F2D" w:rsidRDefault="00F50F2D" w:rsidP="00F50F2D">
            <w:pPr>
              <w:pStyle w:val="TableRow"/>
            </w:pPr>
            <w:r>
              <w:t xml:space="preserve">Vague date end field for the designation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D956B12"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28396C94" w14:textId="77777777" w:rsidR="00F50F2D" w:rsidRDefault="00F50F2D" w:rsidP="00F50F2D">
            <w:pPr>
              <w:pStyle w:val="TableRow"/>
            </w:pPr>
          </w:p>
        </w:tc>
      </w:tr>
      <w:tr w:rsidR="00F50F2D" w14:paraId="075E5731" w14:textId="77777777">
        <w:tc>
          <w:tcPr>
            <w:tcW w:w="2802" w:type="dxa"/>
            <w:tcBorders>
              <w:top w:val="nil"/>
              <w:left w:val="single" w:sz="6" w:space="0" w:color="auto"/>
              <w:bottom w:val="nil"/>
              <w:right w:val="single" w:sz="6" w:space="0" w:color="auto"/>
            </w:tcBorders>
            <w:shd w:val="clear" w:color="auto" w:fill="auto"/>
          </w:tcPr>
          <w:p w14:paraId="35F61749" w14:textId="77777777" w:rsidR="00F50F2D" w:rsidRDefault="00F50F2D" w:rsidP="00F50F2D">
            <w:pPr>
              <w:pStyle w:val="TableRow"/>
            </w:pPr>
            <w:r>
              <w:lastRenderedPageBreak/>
              <w:t>From_Vague_Date_Type</w:t>
            </w:r>
          </w:p>
        </w:tc>
        <w:tc>
          <w:tcPr>
            <w:tcW w:w="4536" w:type="dxa"/>
            <w:tcBorders>
              <w:top w:val="nil"/>
              <w:left w:val="single" w:sz="6" w:space="0" w:color="auto"/>
              <w:bottom w:val="nil"/>
              <w:right w:val="single" w:sz="6" w:space="0" w:color="auto"/>
            </w:tcBorders>
            <w:shd w:val="clear" w:color="auto" w:fill="auto"/>
          </w:tcPr>
          <w:p w14:paraId="3CE81FBD" w14:textId="77777777" w:rsidR="00F50F2D" w:rsidRDefault="00F50F2D" w:rsidP="00F50F2D">
            <w:pPr>
              <w:pStyle w:val="TableRow"/>
            </w:pPr>
            <w:r>
              <w:t>Vague date type field for the designation period start date.  The designation period start date is required.</w:t>
            </w:r>
          </w:p>
        </w:tc>
        <w:tc>
          <w:tcPr>
            <w:tcW w:w="1500" w:type="dxa"/>
            <w:tcBorders>
              <w:top w:val="nil"/>
              <w:left w:val="single" w:sz="6" w:space="0" w:color="auto"/>
              <w:bottom w:val="nil"/>
              <w:right w:val="single" w:sz="6" w:space="0" w:color="auto"/>
            </w:tcBorders>
            <w:shd w:val="clear" w:color="auto" w:fill="auto"/>
          </w:tcPr>
          <w:p w14:paraId="301675CB"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8B1C84E" w14:textId="77777777" w:rsidR="00F50F2D" w:rsidRDefault="00F50F2D" w:rsidP="00F50F2D">
            <w:pPr>
              <w:pStyle w:val="TableRow"/>
            </w:pPr>
            <w:r>
              <w:t>2</w:t>
            </w:r>
          </w:p>
        </w:tc>
      </w:tr>
      <w:tr w:rsidR="00F50F2D" w14:paraId="19549073" w14:textId="77777777">
        <w:tc>
          <w:tcPr>
            <w:tcW w:w="2802" w:type="dxa"/>
            <w:tcBorders>
              <w:top w:val="nil"/>
              <w:left w:val="single" w:sz="6" w:space="0" w:color="auto"/>
              <w:bottom w:val="nil"/>
              <w:right w:val="single" w:sz="6" w:space="0" w:color="auto"/>
            </w:tcBorders>
            <w:shd w:val="clear" w:color="auto" w:fill="auto"/>
          </w:tcPr>
          <w:p w14:paraId="4943BA22" w14:textId="77777777" w:rsidR="00F50F2D" w:rsidRDefault="00F50F2D" w:rsidP="00F50F2D">
            <w:pPr>
              <w:pStyle w:val="TableRow"/>
            </w:pPr>
            <w:r>
              <w:t>To_Vague_Date_Start</w:t>
            </w:r>
          </w:p>
        </w:tc>
        <w:tc>
          <w:tcPr>
            <w:tcW w:w="4536" w:type="dxa"/>
            <w:tcBorders>
              <w:top w:val="nil"/>
              <w:left w:val="single" w:sz="6" w:space="0" w:color="auto"/>
              <w:bottom w:val="nil"/>
              <w:right w:val="single" w:sz="6" w:space="0" w:color="auto"/>
            </w:tcBorders>
            <w:shd w:val="clear" w:color="auto" w:fill="auto"/>
          </w:tcPr>
          <w:p w14:paraId="46488132" w14:textId="77777777" w:rsidR="00F50F2D" w:rsidRDefault="00F50F2D" w:rsidP="00F50F2D">
            <w:pPr>
              <w:pStyle w:val="TableRow"/>
            </w:pPr>
            <w:r>
              <w:t xml:space="preserve">Vague date start field for the designation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69122A5"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68EAF8B8" w14:textId="77777777" w:rsidR="00F50F2D" w:rsidRDefault="00F50F2D" w:rsidP="00F50F2D">
            <w:pPr>
              <w:pStyle w:val="TableRow"/>
            </w:pPr>
          </w:p>
        </w:tc>
      </w:tr>
      <w:tr w:rsidR="00F50F2D" w14:paraId="66B45753" w14:textId="77777777">
        <w:tc>
          <w:tcPr>
            <w:tcW w:w="2802" w:type="dxa"/>
            <w:tcBorders>
              <w:top w:val="nil"/>
              <w:left w:val="single" w:sz="6" w:space="0" w:color="auto"/>
              <w:bottom w:val="nil"/>
              <w:right w:val="single" w:sz="6" w:space="0" w:color="auto"/>
            </w:tcBorders>
            <w:shd w:val="clear" w:color="auto" w:fill="auto"/>
          </w:tcPr>
          <w:p w14:paraId="5C364AF1" w14:textId="77777777" w:rsidR="00F50F2D" w:rsidRDefault="00F50F2D" w:rsidP="00F50F2D">
            <w:pPr>
              <w:pStyle w:val="TableRow"/>
            </w:pPr>
            <w:r>
              <w:t>To_Vague_Date_End</w:t>
            </w:r>
          </w:p>
        </w:tc>
        <w:tc>
          <w:tcPr>
            <w:tcW w:w="4536" w:type="dxa"/>
            <w:tcBorders>
              <w:top w:val="nil"/>
              <w:left w:val="single" w:sz="6" w:space="0" w:color="auto"/>
              <w:bottom w:val="nil"/>
              <w:right w:val="single" w:sz="6" w:space="0" w:color="auto"/>
            </w:tcBorders>
            <w:shd w:val="clear" w:color="auto" w:fill="auto"/>
          </w:tcPr>
          <w:p w14:paraId="29E5DE1D" w14:textId="77777777" w:rsidR="00F50F2D" w:rsidRDefault="00F50F2D" w:rsidP="00F50F2D">
            <w:pPr>
              <w:pStyle w:val="TableRow"/>
            </w:pPr>
            <w:r>
              <w:t xml:space="preserve">Vague date end field for the designation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286BADA"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35BB1F81" w14:textId="77777777" w:rsidR="00F50F2D" w:rsidRDefault="00F50F2D" w:rsidP="00F50F2D">
            <w:pPr>
              <w:pStyle w:val="TableRow"/>
            </w:pPr>
          </w:p>
        </w:tc>
      </w:tr>
      <w:tr w:rsidR="00F50F2D" w14:paraId="65A569A7" w14:textId="77777777">
        <w:tc>
          <w:tcPr>
            <w:tcW w:w="2802" w:type="dxa"/>
            <w:tcBorders>
              <w:top w:val="nil"/>
              <w:left w:val="single" w:sz="6" w:space="0" w:color="auto"/>
              <w:bottom w:val="nil"/>
              <w:right w:val="single" w:sz="6" w:space="0" w:color="auto"/>
            </w:tcBorders>
            <w:shd w:val="clear" w:color="auto" w:fill="auto"/>
          </w:tcPr>
          <w:p w14:paraId="2F870596" w14:textId="77777777" w:rsidR="00F50F2D" w:rsidRDefault="00F50F2D" w:rsidP="00F50F2D">
            <w:pPr>
              <w:pStyle w:val="TableRow"/>
            </w:pPr>
            <w:r>
              <w:t>To_Vague_Date_Type</w:t>
            </w:r>
          </w:p>
        </w:tc>
        <w:tc>
          <w:tcPr>
            <w:tcW w:w="4536" w:type="dxa"/>
            <w:tcBorders>
              <w:top w:val="nil"/>
              <w:left w:val="single" w:sz="6" w:space="0" w:color="auto"/>
              <w:bottom w:val="nil"/>
              <w:right w:val="single" w:sz="6" w:space="0" w:color="auto"/>
            </w:tcBorders>
            <w:shd w:val="clear" w:color="auto" w:fill="auto"/>
          </w:tcPr>
          <w:p w14:paraId="69EE1DB0" w14:textId="77777777" w:rsidR="00F50F2D" w:rsidRDefault="00F50F2D" w:rsidP="00F50F2D">
            <w:pPr>
              <w:pStyle w:val="TableRow"/>
            </w:pPr>
            <w:r>
              <w:t>Vague date type field for the designation period end date.</w:t>
            </w:r>
          </w:p>
        </w:tc>
        <w:tc>
          <w:tcPr>
            <w:tcW w:w="1500" w:type="dxa"/>
            <w:tcBorders>
              <w:top w:val="nil"/>
              <w:left w:val="single" w:sz="6" w:space="0" w:color="auto"/>
              <w:bottom w:val="nil"/>
              <w:right w:val="single" w:sz="6" w:space="0" w:color="auto"/>
            </w:tcBorders>
            <w:shd w:val="clear" w:color="auto" w:fill="auto"/>
          </w:tcPr>
          <w:p w14:paraId="6EF5CCBD"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6BC6CC3" w14:textId="77777777" w:rsidR="00F50F2D" w:rsidRDefault="00F50F2D" w:rsidP="00F50F2D">
            <w:pPr>
              <w:pStyle w:val="TableRow"/>
            </w:pPr>
            <w:r>
              <w:t>2</w:t>
            </w:r>
          </w:p>
        </w:tc>
      </w:tr>
      <w:tr w:rsidR="00F50F2D" w14:paraId="553FAA69" w14:textId="77777777">
        <w:tc>
          <w:tcPr>
            <w:tcW w:w="2802" w:type="dxa"/>
            <w:tcBorders>
              <w:top w:val="nil"/>
              <w:left w:val="single" w:sz="6" w:space="0" w:color="auto"/>
              <w:bottom w:val="nil"/>
              <w:right w:val="single" w:sz="6" w:space="0" w:color="auto"/>
            </w:tcBorders>
            <w:shd w:val="clear" w:color="auto" w:fill="auto"/>
          </w:tcPr>
          <w:p w14:paraId="15D30C54"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C8CB221"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C9A7DFF"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E06997" w14:textId="77777777" w:rsidR="00F50F2D" w:rsidRDefault="00F50F2D" w:rsidP="00F50F2D">
            <w:pPr>
              <w:pStyle w:val="TableRow"/>
            </w:pPr>
            <w:r>
              <w:t>16</w:t>
            </w:r>
          </w:p>
        </w:tc>
      </w:tr>
      <w:tr w:rsidR="00F50F2D" w14:paraId="3DE97306" w14:textId="77777777">
        <w:tc>
          <w:tcPr>
            <w:tcW w:w="2802" w:type="dxa"/>
            <w:tcBorders>
              <w:top w:val="nil"/>
              <w:left w:val="single" w:sz="6" w:space="0" w:color="auto"/>
              <w:bottom w:val="nil"/>
              <w:right w:val="single" w:sz="6" w:space="0" w:color="auto"/>
            </w:tcBorders>
            <w:shd w:val="clear" w:color="auto" w:fill="auto"/>
          </w:tcPr>
          <w:p w14:paraId="06794EFF"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76D83FBC"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1120ADA"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C373B45" w14:textId="77777777" w:rsidR="00F50F2D" w:rsidRDefault="00F50F2D" w:rsidP="00F50F2D">
            <w:pPr>
              <w:pStyle w:val="TableRow"/>
            </w:pPr>
            <w:r>
              <w:t>16</w:t>
            </w:r>
          </w:p>
        </w:tc>
      </w:tr>
      <w:tr w:rsidR="00F50F2D" w14:paraId="707CD1D3" w14:textId="77777777">
        <w:tc>
          <w:tcPr>
            <w:tcW w:w="2802" w:type="dxa"/>
            <w:tcBorders>
              <w:top w:val="nil"/>
              <w:left w:val="single" w:sz="6" w:space="0" w:color="auto"/>
              <w:bottom w:val="nil"/>
              <w:right w:val="single" w:sz="6" w:space="0" w:color="auto"/>
            </w:tcBorders>
            <w:shd w:val="clear" w:color="auto" w:fill="auto"/>
          </w:tcPr>
          <w:p w14:paraId="3FEE866B"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3CA79D86"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0552F1AE"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A0E4513" w14:textId="77777777" w:rsidR="00F50F2D" w:rsidRDefault="00F50F2D" w:rsidP="00F50F2D">
            <w:pPr>
              <w:pStyle w:val="TableRow"/>
            </w:pPr>
          </w:p>
        </w:tc>
      </w:tr>
      <w:tr w:rsidR="00F50F2D" w14:paraId="09B8EC1E" w14:textId="77777777">
        <w:tc>
          <w:tcPr>
            <w:tcW w:w="2802" w:type="dxa"/>
            <w:tcBorders>
              <w:top w:val="nil"/>
              <w:left w:val="single" w:sz="6" w:space="0" w:color="auto"/>
              <w:bottom w:val="nil"/>
              <w:right w:val="single" w:sz="6" w:space="0" w:color="auto"/>
            </w:tcBorders>
            <w:shd w:val="clear" w:color="auto" w:fill="auto"/>
          </w:tcPr>
          <w:p w14:paraId="7F8A8961"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00C546A7"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B342440"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5F6BD8" w14:textId="77777777" w:rsidR="00F50F2D" w:rsidRDefault="00F50F2D" w:rsidP="00F50F2D">
            <w:pPr>
              <w:pStyle w:val="TableRow"/>
            </w:pPr>
            <w:r>
              <w:t>8</w:t>
            </w:r>
          </w:p>
        </w:tc>
      </w:tr>
      <w:tr w:rsidR="00F50F2D" w14:paraId="273B71A5" w14:textId="77777777">
        <w:tc>
          <w:tcPr>
            <w:tcW w:w="2802" w:type="dxa"/>
            <w:tcBorders>
              <w:top w:val="nil"/>
              <w:left w:val="single" w:sz="6" w:space="0" w:color="auto"/>
              <w:bottom w:val="single" w:sz="6" w:space="0" w:color="auto"/>
              <w:right w:val="single" w:sz="6" w:space="0" w:color="auto"/>
            </w:tcBorders>
            <w:shd w:val="clear" w:color="auto" w:fill="auto"/>
          </w:tcPr>
          <w:p w14:paraId="1646DDEE" w14:textId="77777777" w:rsidR="00F50F2D" w:rsidRDefault="00F50F2D" w:rsidP="00F50F2D">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7BCB6EF"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DC2CB3F" w14:textId="77777777" w:rsidR="00F50F2D" w:rsidRDefault="00F50F2D" w:rsidP="00F50F2D">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4FC1EEF" w14:textId="77777777" w:rsidR="00F50F2D" w:rsidRDefault="00F50F2D" w:rsidP="00F50F2D">
            <w:pPr>
              <w:pStyle w:val="TableRow"/>
            </w:pPr>
            <w:r>
              <w:t>8</w:t>
            </w:r>
          </w:p>
        </w:tc>
      </w:tr>
    </w:tbl>
    <w:p w14:paraId="2E8390F9"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55E9871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85D659F" w14:textId="77777777" w:rsidR="00F50F2D" w:rsidRDefault="00F50F2D" w:rsidP="00F50F2D">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2102AFB"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14D84B9" w14:textId="77777777" w:rsidR="00F50F2D" w:rsidRDefault="00F50F2D" w:rsidP="00F50F2D">
            <w:pPr>
              <w:pStyle w:val="TableColumnTitles"/>
              <w:keepNext/>
            </w:pPr>
            <w:r>
              <w:t>Options</w:t>
            </w:r>
          </w:p>
        </w:tc>
      </w:tr>
      <w:tr w:rsidR="00F50F2D" w14:paraId="3BF948FC" w14:textId="77777777">
        <w:tc>
          <w:tcPr>
            <w:tcW w:w="2801" w:type="dxa"/>
            <w:tcBorders>
              <w:top w:val="nil"/>
              <w:left w:val="single" w:sz="6" w:space="0" w:color="auto"/>
              <w:bottom w:val="single" w:sz="6" w:space="0" w:color="auto"/>
              <w:right w:val="single" w:sz="6" w:space="0" w:color="auto"/>
            </w:tcBorders>
            <w:shd w:val="clear" w:color="auto" w:fill="auto"/>
          </w:tcPr>
          <w:p w14:paraId="7AF19FE7" w14:textId="77777777" w:rsidR="00F50F2D" w:rsidRDefault="00937545" w:rsidP="00F50F2D">
            <w:pPr>
              <w:pStyle w:val="TableRow"/>
            </w:pPr>
            <w:r>
              <w:t>IX_Concept_Key</w:t>
            </w:r>
          </w:p>
        </w:tc>
        <w:tc>
          <w:tcPr>
            <w:tcW w:w="3543" w:type="dxa"/>
            <w:tcBorders>
              <w:top w:val="nil"/>
              <w:left w:val="single" w:sz="6" w:space="0" w:color="auto"/>
              <w:bottom w:val="single" w:sz="6" w:space="0" w:color="auto"/>
              <w:right w:val="single" w:sz="6" w:space="0" w:color="auto"/>
            </w:tcBorders>
            <w:shd w:val="clear" w:color="auto" w:fill="auto"/>
          </w:tcPr>
          <w:p w14:paraId="2290537C" w14:textId="77777777" w:rsidR="00F50F2D" w:rsidRDefault="00937545" w:rsidP="00F50F2D">
            <w:pPr>
              <w:pStyle w:val="TableRow"/>
            </w:pPr>
            <w:r>
              <w:t>Concept_Key</w:t>
            </w:r>
          </w:p>
        </w:tc>
        <w:tc>
          <w:tcPr>
            <w:tcW w:w="3624" w:type="dxa"/>
            <w:tcBorders>
              <w:top w:val="nil"/>
              <w:left w:val="single" w:sz="6" w:space="0" w:color="auto"/>
              <w:bottom w:val="single" w:sz="6" w:space="0" w:color="auto"/>
              <w:right w:val="single" w:sz="6" w:space="0" w:color="auto"/>
            </w:tcBorders>
            <w:shd w:val="clear" w:color="auto" w:fill="auto"/>
          </w:tcPr>
          <w:p w14:paraId="15DF8B8C" w14:textId="77777777" w:rsidR="00F50F2D" w:rsidRDefault="00937545" w:rsidP="00F50F2D">
            <w:pPr>
              <w:pStyle w:val="TableRow"/>
            </w:pPr>
            <w:r>
              <w:t>nonclustered located on PRIMARY</w:t>
            </w:r>
          </w:p>
        </w:tc>
      </w:tr>
    </w:tbl>
    <w:p w14:paraId="6571BE31"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rsidRPr="008708FA" w14:paraId="5457E91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79A450D" w14:textId="77777777" w:rsidR="00F50F2D" w:rsidRDefault="00F50F2D" w:rsidP="00F50F2D">
            <w:pPr>
              <w:pStyle w:val="TableTitle"/>
              <w:rPr>
                <w:color w:val="FF0000"/>
                <w:lang w:val="fr-FR"/>
              </w:rPr>
            </w:pPr>
            <w:r>
              <w:rPr>
                <w:lang w:val="fr-FR"/>
              </w:rPr>
              <w:t>Constraint : FK_Concept_Designation_Concept</w:t>
            </w:r>
          </w:p>
        </w:tc>
      </w:tr>
      <w:tr w:rsidR="00F50F2D" w14:paraId="7A954EA3" w14:textId="77777777">
        <w:tc>
          <w:tcPr>
            <w:tcW w:w="1548" w:type="dxa"/>
            <w:tcBorders>
              <w:top w:val="nil"/>
              <w:left w:val="single" w:sz="4" w:space="0" w:color="auto"/>
              <w:bottom w:val="single" w:sz="4" w:space="0" w:color="auto"/>
              <w:right w:val="single" w:sz="4" w:space="0" w:color="auto"/>
            </w:tcBorders>
            <w:shd w:val="clear" w:color="auto" w:fill="auto"/>
          </w:tcPr>
          <w:p w14:paraId="4B965B11"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2308619" w14:textId="77777777" w:rsidR="00F50F2D" w:rsidRDefault="00F50F2D" w:rsidP="00F50F2D">
            <w:pPr>
              <w:pStyle w:val="TableRow"/>
            </w:pPr>
            <w:r>
              <w:t>Each designation applies to one concept.  Each concept has zero or more designations.</w:t>
            </w:r>
          </w:p>
        </w:tc>
      </w:tr>
      <w:tr w:rsidR="00F50F2D" w14:paraId="32BB22F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CF6B016"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ECE12FC" w14:textId="77777777" w:rsidR="00F50F2D" w:rsidRDefault="00F50F2D" w:rsidP="00575C3D">
            <w:pPr>
              <w:pStyle w:val="CodeSamples"/>
              <w:spacing w:before="120" w:after="120"/>
            </w:pPr>
            <w:r>
              <w:t>FK_Concept_Designation_Concept (Concept_Key) references Concept(Concept_Key)</w:t>
            </w:r>
          </w:p>
        </w:tc>
      </w:tr>
    </w:tbl>
    <w:p w14:paraId="50393A44"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rsidRPr="008708FA" w14:paraId="629CDC9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E7D290E" w14:textId="77777777" w:rsidR="00F50F2D" w:rsidRDefault="00F50F2D" w:rsidP="00F50F2D">
            <w:pPr>
              <w:pStyle w:val="TableTitle"/>
              <w:rPr>
                <w:color w:val="FF0000"/>
                <w:lang w:val="fr-FR"/>
              </w:rPr>
            </w:pPr>
            <w:r>
              <w:rPr>
                <w:lang w:val="fr-FR"/>
              </w:rPr>
              <w:lastRenderedPageBreak/>
              <w:t>Constraint : FK_Concept_Designation_Type</w:t>
            </w:r>
          </w:p>
        </w:tc>
      </w:tr>
      <w:tr w:rsidR="00F50F2D" w14:paraId="2CC107CD" w14:textId="77777777">
        <w:tc>
          <w:tcPr>
            <w:tcW w:w="1548" w:type="dxa"/>
            <w:tcBorders>
              <w:top w:val="nil"/>
              <w:left w:val="single" w:sz="4" w:space="0" w:color="auto"/>
              <w:bottom w:val="single" w:sz="4" w:space="0" w:color="auto"/>
              <w:right w:val="single" w:sz="4" w:space="0" w:color="auto"/>
            </w:tcBorders>
            <w:shd w:val="clear" w:color="auto" w:fill="auto"/>
          </w:tcPr>
          <w:p w14:paraId="36C6A8C1"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E44B42C" w14:textId="77777777" w:rsidR="00F50F2D" w:rsidRDefault="00F50F2D" w:rsidP="00F50F2D">
            <w:pPr>
              <w:pStyle w:val="TableRow"/>
            </w:pPr>
            <w:r>
              <w:t>Each designation has a designation type.</w:t>
            </w:r>
          </w:p>
        </w:tc>
      </w:tr>
      <w:tr w:rsidR="00F50F2D" w14:paraId="72490BB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4551B38"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001DB5B" w14:textId="77777777" w:rsidR="00F50F2D" w:rsidRDefault="00F50F2D" w:rsidP="00575C3D">
            <w:pPr>
              <w:pStyle w:val="CodeSamples"/>
              <w:spacing w:before="120" w:after="120"/>
            </w:pPr>
            <w:r>
              <w:t>FK_Concept_Designation_Type (Designation_Type_Concept_Key) references Concept(Concept_Key)</w:t>
            </w:r>
          </w:p>
        </w:tc>
      </w:tr>
    </w:tbl>
    <w:p w14:paraId="7754887B" w14:textId="77777777" w:rsidR="00F50F2D" w:rsidRDefault="00F50F2D" w:rsidP="00F50F2D">
      <w:pPr>
        <w:pStyle w:val="NormalIndent"/>
      </w:pPr>
    </w:p>
    <w:p w14:paraId="0104DEAF" w14:textId="77777777" w:rsidR="00F50F2D" w:rsidRDefault="00F50F2D" w:rsidP="00840903">
      <w:pPr>
        <w:pStyle w:val="Heading4"/>
      </w:pPr>
      <w:bookmarkStart w:id="746" w:name="_Ref292699332"/>
      <w:bookmarkStart w:id="747" w:name="_Toc292879024"/>
      <w:r>
        <w:t>Concept_Group</w:t>
      </w:r>
      <w:bookmarkEnd w:id="746"/>
      <w:bookmarkEnd w:id="747"/>
    </w:p>
    <w:p w14:paraId="32DF86C3" w14:textId="77777777" w:rsidR="00F50F2D" w:rsidRDefault="00F50F2D" w:rsidP="00DD017A">
      <w:pPr>
        <w:pStyle w:val="NormalIndent"/>
      </w:pPr>
      <w:r>
        <w:t xml:space="preserve">Identifies each hierarchy or list of concepts that is described within a local domain.  A concept group's meaning is domain dependant.  In taxonomy the concept group can be considered a checklist, for biotopes it is a classification etc.  This meaning is </w:t>
      </w:r>
      <w:r w:rsidR="00DD017A">
        <w:t>described</w:t>
      </w:r>
      <w:r>
        <w:t xml:space="preserve"> by </w:t>
      </w:r>
      <w:r w:rsidR="00DD017A">
        <w:t>Local_</w:t>
      </w:r>
      <w:r>
        <w:t>Domain.Concept_Group_Label.</w:t>
      </w:r>
    </w:p>
    <w:p w14:paraId="4441C09B" w14:textId="77777777" w:rsidR="007505C6" w:rsidRDefault="007505C6" w:rsidP="00DD017A">
      <w:pPr>
        <w:pStyle w:val="NormalIndent"/>
      </w:pPr>
      <w:r>
        <w:t>All concepts exist within a concept group in order that the domain of a concept may be identified.  Concepts that do not naturally belong to a specific list are recorded against an arbitrary list otherwise the concept cannot be browsed to and the domain is not known.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6EB0266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986D084"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3FA1DCA"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D558CF3"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60D1373" w14:textId="77777777" w:rsidR="00F50F2D" w:rsidRDefault="00F50F2D" w:rsidP="00F50F2D">
            <w:pPr>
              <w:pStyle w:val="TableColumnTitles"/>
              <w:keepNext/>
            </w:pPr>
            <w:r>
              <w:t>Size</w:t>
            </w:r>
          </w:p>
        </w:tc>
      </w:tr>
      <w:tr w:rsidR="00F50F2D" w14:paraId="2C4A4289" w14:textId="77777777">
        <w:tc>
          <w:tcPr>
            <w:tcW w:w="2802" w:type="dxa"/>
            <w:tcBorders>
              <w:top w:val="nil"/>
              <w:left w:val="single" w:sz="6" w:space="0" w:color="auto"/>
              <w:bottom w:val="nil"/>
              <w:right w:val="single" w:sz="6" w:space="0" w:color="auto"/>
            </w:tcBorders>
            <w:shd w:val="clear" w:color="auto" w:fill="auto"/>
          </w:tcPr>
          <w:p w14:paraId="76BF02FA" w14:textId="77777777" w:rsidR="00F50F2D" w:rsidRDefault="00F50F2D" w:rsidP="00F50F2D">
            <w:pPr>
              <w:pStyle w:val="TableRow"/>
              <w:rPr>
                <w:u w:val="single"/>
              </w:rPr>
            </w:pPr>
            <w:r>
              <w:rPr>
                <w:u w:val="single"/>
              </w:rPr>
              <w:t>Concept_Group_Key</w:t>
            </w:r>
          </w:p>
        </w:tc>
        <w:tc>
          <w:tcPr>
            <w:tcW w:w="4536" w:type="dxa"/>
            <w:tcBorders>
              <w:top w:val="nil"/>
              <w:left w:val="single" w:sz="6" w:space="0" w:color="auto"/>
              <w:bottom w:val="nil"/>
              <w:right w:val="single" w:sz="6" w:space="0" w:color="auto"/>
            </w:tcBorders>
            <w:shd w:val="clear" w:color="auto" w:fill="auto"/>
          </w:tcPr>
          <w:p w14:paraId="18E239DE" w14:textId="77777777" w:rsidR="00F50F2D" w:rsidRDefault="00F50F2D" w:rsidP="00F50F2D">
            <w:pPr>
              <w:pStyle w:val="TableRow"/>
            </w:pPr>
            <w:r>
              <w:t>Unique identifier for the Concept_Group table</w:t>
            </w:r>
          </w:p>
        </w:tc>
        <w:tc>
          <w:tcPr>
            <w:tcW w:w="1500" w:type="dxa"/>
            <w:tcBorders>
              <w:top w:val="nil"/>
              <w:left w:val="single" w:sz="6" w:space="0" w:color="auto"/>
              <w:bottom w:val="nil"/>
              <w:right w:val="single" w:sz="6" w:space="0" w:color="auto"/>
            </w:tcBorders>
            <w:shd w:val="clear" w:color="auto" w:fill="auto"/>
          </w:tcPr>
          <w:p w14:paraId="39D2B5AB"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390278D" w14:textId="77777777" w:rsidR="00F50F2D" w:rsidRDefault="00F50F2D" w:rsidP="00F50F2D">
            <w:pPr>
              <w:pStyle w:val="TableRow"/>
            </w:pPr>
            <w:r>
              <w:t>16</w:t>
            </w:r>
          </w:p>
        </w:tc>
      </w:tr>
      <w:tr w:rsidR="00F50F2D" w14:paraId="38A04244" w14:textId="77777777">
        <w:tc>
          <w:tcPr>
            <w:tcW w:w="2802" w:type="dxa"/>
            <w:tcBorders>
              <w:top w:val="nil"/>
              <w:left w:val="single" w:sz="6" w:space="0" w:color="auto"/>
              <w:bottom w:val="nil"/>
              <w:right w:val="single" w:sz="6" w:space="0" w:color="auto"/>
            </w:tcBorders>
            <w:shd w:val="clear" w:color="auto" w:fill="auto"/>
          </w:tcPr>
          <w:p w14:paraId="37E75457" w14:textId="77777777" w:rsidR="00F50F2D" w:rsidRDefault="00F50F2D" w:rsidP="00F50F2D">
            <w:pPr>
              <w:pStyle w:val="TableRow"/>
            </w:pPr>
            <w:r>
              <w:t>Local_Domain_Key</w:t>
            </w:r>
          </w:p>
        </w:tc>
        <w:tc>
          <w:tcPr>
            <w:tcW w:w="4536" w:type="dxa"/>
            <w:tcBorders>
              <w:top w:val="nil"/>
              <w:left w:val="single" w:sz="6" w:space="0" w:color="auto"/>
              <w:bottom w:val="nil"/>
              <w:right w:val="single" w:sz="6" w:space="0" w:color="auto"/>
            </w:tcBorders>
            <w:shd w:val="clear" w:color="auto" w:fill="auto"/>
          </w:tcPr>
          <w:p w14:paraId="409B6DE3" w14:textId="77777777" w:rsidR="00F50F2D" w:rsidRDefault="00F50F2D" w:rsidP="00F50F2D">
            <w:pPr>
              <w:pStyle w:val="TableRow"/>
            </w:pPr>
            <w:r>
              <w:t>Local domain that contains the concept group.</w:t>
            </w:r>
          </w:p>
        </w:tc>
        <w:tc>
          <w:tcPr>
            <w:tcW w:w="1500" w:type="dxa"/>
            <w:tcBorders>
              <w:top w:val="nil"/>
              <w:left w:val="single" w:sz="6" w:space="0" w:color="auto"/>
              <w:bottom w:val="nil"/>
              <w:right w:val="single" w:sz="6" w:space="0" w:color="auto"/>
            </w:tcBorders>
            <w:shd w:val="clear" w:color="auto" w:fill="auto"/>
          </w:tcPr>
          <w:p w14:paraId="25D386F7"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EED81FB" w14:textId="77777777" w:rsidR="00F50F2D" w:rsidRDefault="00F50F2D" w:rsidP="00F50F2D">
            <w:pPr>
              <w:pStyle w:val="TableRow"/>
            </w:pPr>
            <w:r>
              <w:t>16</w:t>
            </w:r>
          </w:p>
        </w:tc>
      </w:tr>
      <w:tr w:rsidR="00F50F2D" w14:paraId="22E635BC" w14:textId="77777777">
        <w:tc>
          <w:tcPr>
            <w:tcW w:w="2802" w:type="dxa"/>
            <w:tcBorders>
              <w:top w:val="nil"/>
              <w:left w:val="single" w:sz="6" w:space="0" w:color="auto"/>
              <w:bottom w:val="nil"/>
              <w:right w:val="single" w:sz="6" w:space="0" w:color="auto"/>
            </w:tcBorders>
            <w:shd w:val="clear" w:color="auto" w:fill="auto"/>
          </w:tcPr>
          <w:p w14:paraId="771AFA80" w14:textId="77777777" w:rsidR="00F50F2D" w:rsidRDefault="00F50F2D" w:rsidP="00F50F2D">
            <w:pPr>
              <w:pStyle w:val="TableRow"/>
            </w:pPr>
            <w:r>
              <w:t>Item_Name</w:t>
            </w:r>
          </w:p>
        </w:tc>
        <w:tc>
          <w:tcPr>
            <w:tcW w:w="4536" w:type="dxa"/>
            <w:tcBorders>
              <w:top w:val="nil"/>
              <w:left w:val="single" w:sz="6" w:space="0" w:color="auto"/>
              <w:bottom w:val="nil"/>
              <w:right w:val="single" w:sz="6" w:space="0" w:color="auto"/>
            </w:tcBorders>
            <w:shd w:val="clear" w:color="auto" w:fill="auto"/>
          </w:tcPr>
          <w:p w14:paraId="6108EB7F" w14:textId="77777777" w:rsidR="00F50F2D" w:rsidRDefault="00F50F2D" w:rsidP="00F50F2D">
            <w:pPr>
              <w:pStyle w:val="TableRow"/>
            </w:pPr>
            <w:r>
              <w:t>Name of the concept group.</w:t>
            </w:r>
          </w:p>
        </w:tc>
        <w:tc>
          <w:tcPr>
            <w:tcW w:w="1500" w:type="dxa"/>
            <w:tcBorders>
              <w:top w:val="nil"/>
              <w:left w:val="single" w:sz="6" w:space="0" w:color="auto"/>
              <w:bottom w:val="nil"/>
              <w:right w:val="single" w:sz="6" w:space="0" w:color="auto"/>
            </w:tcBorders>
            <w:shd w:val="clear" w:color="auto" w:fill="auto"/>
          </w:tcPr>
          <w:p w14:paraId="2E3F4FAA"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DDFEF25" w14:textId="77777777" w:rsidR="00F50F2D" w:rsidRDefault="00F50F2D" w:rsidP="00F50F2D">
            <w:pPr>
              <w:pStyle w:val="TableRow"/>
            </w:pPr>
            <w:r>
              <w:t>100</w:t>
            </w:r>
          </w:p>
        </w:tc>
      </w:tr>
      <w:tr w:rsidR="00F50F2D" w14:paraId="1777569B" w14:textId="77777777">
        <w:tc>
          <w:tcPr>
            <w:tcW w:w="2802" w:type="dxa"/>
            <w:tcBorders>
              <w:top w:val="nil"/>
              <w:left w:val="single" w:sz="6" w:space="0" w:color="auto"/>
              <w:bottom w:val="nil"/>
              <w:right w:val="single" w:sz="6" w:space="0" w:color="auto"/>
            </w:tcBorders>
            <w:shd w:val="clear" w:color="auto" w:fill="auto"/>
          </w:tcPr>
          <w:p w14:paraId="74A83839" w14:textId="77777777" w:rsidR="00F50F2D" w:rsidRDefault="00F50F2D" w:rsidP="00F50F2D">
            <w:pPr>
              <w:pStyle w:val="TableRow"/>
            </w:pPr>
            <w:r>
              <w:t>Authority</w:t>
            </w:r>
          </w:p>
        </w:tc>
        <w:tc>
          <w:tcPr>
            <w:tcW w:w="4536" w:type="dxa"/>
            <w:tcBorders>
              <w:top w:val="nil"/>
              <w:left w:val="single" w:sz="6" w:space="0" w:color="auto"/>
              <w:bottom w:val="nil"/>
              <w:right w:val="single" w:sz="6" w:space="0" w:color="auto"/>
            </w:tcBorders>
            <w:shd w:val="clear" w:color="auto" w:fill="auto"/>
          </w:tcPr>
          <w:p w14:paraId="7481D51F" w14:textId="77777777" w:rsidR="00F50F2D" w:rsidRDefault="00F50F2D" w:rsidP="00F50F2D">
            <w:pPr>
              <w:pStyle w:val="TableRow"/>
            </w:pPr>
            <w:r>
              <w:t>Free text, author of the concept group.</w:t>
            </w:r>
          </w:p>
        </w:tc>
        <w:tc>
          <w:tcPr>
            <w:tcW w:w="1500" w:type="dxa"/>
            <w:tcBorders>
              <w:top w:val="nil"/>
              <w:left w:val="single" w:sz="6" w:space="0" w:color="auto"/>
              <w:bottom w:val="nil"/>
              <w:right w:val="single" w:sz="6" w:space="0" w:color="auto"/>
            </w:tcBorders>
            <w:shd w:val="clear" w:color="auto" w:fill="auto"/>
          </w:tcPr>
          <w:p w14:paraId="33D9EE30"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4A937EE1" w14:textId="77777777" w:rsidR="00F50F2D" w:rsidRDefault="00F50F2D" w:rsidP="00F50F2D">
            <w:pPr>
              <w:pStyle w:val="TableRow"/>
            </w:pPr>
            <w:r>
              <w:t>10</w:t>
            </w:r>
          </w:p>
        </w:tc>
      </w:tr>
      <w:tr w:rsidR="00F50F2D" w14:paraId="288F6106" w14:textId="77777777">
        <w:tc>
          <w:tcPr>
            <w:tcW w:w="2802" w:type="dxa"/>
            <w:tcBorders>
              <w:top w:val="nil"/>
              <w:left w:val="single" w:sz="6" w:space="0" w:color="auto"/>
              <w:bottom w:val="nil"/>
              <w:right w:val="single" w:sz="6" w:space="0" w:color="auto"/>
            </w:tcBorders>
            <w:shd w:val="clear" w:color="auto" w:fill="auto"/>
          </w:tcPr>
          <w:p w14:paraId="58423C1E" w14:textId="77777777" w:rsidR="00F50F2D" w:rsidRDefault="00F50F2D" w:rsidP="00F50F2D">
            <w:pPr>
              <w:pStyle w:val="TableRow"/>
            </w:pPr>
            <w:r>
              <w:t>Url</w:t>
            </w:r>
          </w:p>
        </w:tc>
        <w:tc>
          <w:tcPr>
            <w:tcW w:w="4536" w:type="dxa"/>
            <w:tcBorders>
              <w:top w:val="nil"/>
              <w:left w:val="single" w:sz="6" w:space="0" w:color="auto"/>
              <w:bottom w:val="nil"/>
              <w:right w:val="single" w:sz="6" w:space="0" w:color="auto"/>
            </w:tcBorders>
            <w:shd w:val="clear" w:color="auto" w:fill="auto"/>
          </w:tcPr>
          <w:p w14:paraId="00093381" w14:textId="77777777" w:rsidR="00F50F2D" w:rsidRDefault="00F50F2D" w:rsidP="00F50F2D">
            <w:pPr>
              <w:pStyle w:val="TableRow"/>
            </w:pPr>
            <w:r>
              <w:t>Url related to the concept group.</w:t>
            </w:r>
          </w:p>
        </w:tc>
        <w:tc>
          <w:tcPr>
            <w:tcW w:w="1500" w:type="dxa"/>
            <w:tcBorders>
              <w:top w:val="nil"/>
              <w:left w:val="single" w:sz="6" w:space="0" w:color="auto"/>
              <w:bottom w:val="nil"/>
              <w:right w:val="single" w:sz="6" w:space="0" w:color="auto"/>
            </w:tcBorders>
            <w:shd w:val="clear" w:color="auto" w:fill="auto"/>
          </w:tcPr>
          <w:p w14:paraId="7C097EDA"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3546ABC" w14:textId="77777777" w:rsidR="00F50F2D" w:rsidRDefault="00F50F2D" w:rsidP="00F50F2D">
            <w:pPr>
              <w:pStyle w:val="TableRow"/>
            </w:pPr>
            <w:r>
              <w:t>255</w:t>
            </w:r>
          </w:p>
        </w:tc>
      </w:tr>
      <w:tr w:rsidR="00F50F2D" w14:paraId="6652F309" w14:textId="77777777">
        <w:tc>
          <w:tcPr>
            <w:tcW w:w="2802" w:type="dxa"/>
            <w:tcBorders>
              <w:top w:val="nil"/>
              <w:left w:val="single" w:sz="6" w:space="0" w:color="auto"/>
              <w:bottom w:val="nil"/>
              <w:right w:val="single" w:sz="6" w:space="0" w:color="auto"/>
            </w:tcBorders>
            <w:shd w:val="clear" w:color="auto" w:fill="auto"/>
          </w:tcPr>
          <w:p w14:paraId="1F89FBE6" w14:textId="77777777" w:rsidR="00F50F2D" w:rsidRDefault="00F50F2D" w:rsidP="00F50F2D">
            <w:pPr>
              <w:pStyle w:val="TableRow"/>
            </w:pPr>
            <w:r>
              <w:t>Hierarchy_Relation_Type_Key</w:t>
            </w:r>
          </w:p>
        </w:tc>
        <w:tc>
          <w:tcPr>
            <w:tcW w:w="4536" w:type="dxa"/>
            <w:tcBorders>
              <w:top w:val="nil"/>
              <w:left w:val="single" w:sz="6" w:space="0" w:color="auto"/>
              <w:bottom w:val="nil"/>
              <w:right w:val="single" w:sz="6" w:space="0" w:color="auto"/>
            </w:tcBorders>
            <w:shd w:val="clear" w:color="auto" w:fill="auto"/>
          </w:tcPr>
          <w:p w14:paraId="0B915C6F" w14:textId="77777777" w:rsidR="00F50F2D" w:rsidRDefault="00F50F2D" w:rsidP="00F50F2D">
            <w:pPr>
              <w:pStyle w:val="TableRow"/>
            </w:pPr>
            <w:r>
              <w:t>Identifies the relationship type that is used to build the hierarchy when displaying the concept group.  This relation type is also used to build the Concept_Lineage table.</w:t>
            </w:r>
          </w:p>
          <w:p w14:paraId="6293B270" w14:textId="77777777" w:rsidR="007505C6" w:rsidRDefault="007505C6" w:rsidP="00F50F2D">
            <w:pPr>
              <w:pStyle w:val="TableRow"/>
            </w:pPr>
            <w:r>
              <w:t>If Null, then the concept group is not hierarchical.  The Concept_Lineage table is not populated for concepts in such a list.</w:t>
            </w:r>
          </w:p>
        </w:tc>
        <w:tc>
          <w:tcPr>
            <w:tcW w:w="1500" w:type="dxa"/>
            <w:tcBorders>
              <w:top w:val="nil"/>
              <w:left w:val="single" w:sz="6" w:space="0" w:color="auto"/>
              <w:bottom w:val="nil"/>
              <w:right w:val="single" w:sz="6" w:space="0" w:color="auto"/>
            </w:tcBorders>
            <w:shd w:val="clear" w:color="auto" w:fill="auto"/>
          </w:tcPr>
          <w:p w14:paraId="573161A8"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1C7C443F" w14:textId="77777777" w:rsidR="00F50F2D" w:rsidRDefault="00F50F2D" w:rsidP="00F50F2D">
            <w:pPr>
              <w:pStyle w:val="TableRow"/>
            </w:pPr>
            <w:r>
              <w:t>16</w:t>
            </w:r>
          </w:p>
        </w:tc>
      </w:tr>
      <w:tr w:rsidR="00FE4763" w14:paraId="495D99CC" w14:textId="77777777">
        <w:tc>
          <w:tcPr>
            <w:tcW w:w="2802" w:type="dxa"/>
            <w:tcBorders>
              <w:top w:val="nil"/>
              <w:left w:val="single" w:sz="6" w:space="0" w:color="auto"/>
              <w:bottom w:val="nil"/>
              <w:right w:val="single" w:sz="6" w:space="0" w:color="auto"/>
            </w:tcBorders>
            <w:shd w:val="clear" w:color="auto" w:fill="auto"/>
          </w:tcPr>
          <w:p w14:paraId="17428B6B" w14:textId="77777777" w:rsidR="00FE4763" w:rsidRDefault="00FE4763" w:rsidP="00F50F2D">
            <w:pPr>
              <w:pStyle w:val="TableRow"/>
            </w:pPr>
            <w:r>
              <w:t>Last_Sequence_Number</w:t>
            </w:r>
          </w:p>
        </w:tc>
        <w:tc>
          <w:tcPr>
            <w:tcW w:w="4536" w:type="dxa"/>
            <w:tcBorders>
              <w:top w:val="nil"/>
              <w:left w:val="single" w:sz="6" w:space="0" w:color="auto"/>
              <w:bottom w:val="nil"/>
              <w:right w:val="single" w:sz="6" w:space="0" w:color="auto"/>
            </w:tcBorders>
            <w:shd w:val="clear" w:color="auto" w:fill="auto"/>
          </w:tcPr>
          <w:p w14:paraId="6EEB57F8" w14:textId="77777777" w:rsidR="00FE4763" w:rsidRDefault="00FE4763" w:rsidP="00F50F2D">
            <w:pPr>
              <w:pStyle w:val="TableRow"/>
            </w:pPr>
            <w:r>
              <w:t>Tracks the last sequence number used for lineage at the top level in this concept group.  This optimises the generation of the next required sequence number.</w:t>
            </w:r>
          </w:p>
        </w:tc>
        <w:tc>
          <w:tcPr>
            <w:tcW w:w="1500" w:type="dxa"/>
            <w:tcBorders>
              <w:top w:val="nil"/>
              <w:left w:val="single" w:sz="6" w:space="0" w:color="auto"/>
              <w:bottom w:val="nil"/>
              <w:right w:val="single" w:sz="6" w:space="0" w:color="auto"/>
            </w:tcBorders>
            <w:shd w:val="clear" w:color="auto" w:fill="auto"/>
          </w:tcPr>
          <w:p w14:paraId="559AA59A" w14:textId="77777777" w:rsidR="00FE4763" w:rsidRDefault="00FE4763"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28CFDCFD" w14:textId="77777777" w:rsidR="00FE4763" w:rsidRDefault="00FE4763" w:rsidP="00F50F2D">
            <w:pPr>
              <w:pStyle w:val="TableRow"/>
            </w:pPr>
            <w:r>
              <w:t>8</w:t>
            </w:r>
          </w:p>
        </w:tc>
      </w:tr>
      <w:tr w:rsidR="00F50F2D" w14:paraId="6D9E162A" w14:textId="77777777">
        <w:tc>
          <w:tcPr>
            <w:tcW w:w="2802" w:type="dxa"/>
            <w:tcBorders>
              <w:top w:val="nil"/>
              <w:left w:val="single" w:sz="6" w:space="0" w:color="auto"/>
              <w:bottom w:val="nil"/>
              <w:right w:val="single" w:sz="6" w:space="0" w:color="auto"/>
            </w:tcBorders>
            <w:shd w:val="clear" w:color="auto" w:fill="auto"/>
          </w:tcPr>
          <w:p w14:paraId="26E1F051"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4CD18A9"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B37DEF1"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9708B54" w14:textId="77777777" w:rsidR="00F50F2D" w:rsidRDefault="00F50F2D" w:rsidP="00F50F2D">
            <w:pPr>
              <w:pStyle w:val="TableRow"/>
            </w:pPr>
            <w:r>
              <w:t>16</w:t>
            </w:r>
          </w:p>
        </w:tc>
      </w:tr>
      <w:tr w:rsidR="00F50F2D" w14:paraId="280BE95C" w14:textId="77777777">
        <w:tc>
          <w:tcPr>
            <w:tcW w:w="2802" w:type="dxa"/>
            <w:tcBorders>
              <w:top w:val="nil"/>
              <w:left w:val="single" w:sz="6" w:space="0" w:color="auto"/>
              <w:bottom w:val="nil"/>
              <w:right w:val="single" w:sz="6" w:space="0" w:color="auto"/>
            </w:tcBorders>
            <w:shd w:val="clear" w:color="auto" w:fill="auto"/>
          </w:tcPr>
          <w:p w14:paraId="64C544D0" w14:textId="77777777" w:rsidR="00F50F2D" w:rsidRDefault="00F50F2D" w:rsidP="00F50F2D">
            <w:pPr>
              <w:pStyle w:val="TableRow"/>
            </w:pPr>
            <w:r>
              <w:lastRenderedPageBreak/>
              <w:t>Changed_Session_ID</w:t>
            </w:r>
          </w:p>
        </w:tc>
        <w:tc>
          <w:tcPr>
            <w:tcW w:w="4536" w:type="dxa"/>
            <w:tcBorders>
              <w:top w:val="nil"/>
              <w:left w:val="single" w:sz="6" w:space="0" w:color="auto"/>
              <w:bottom w:val="nil"/>
              <w:right w:val="single" w:sz="6" w:space="0" w:color="auto"/>
            </w:tcBorders>
            <w:shd w:val="clear" w:color="auto" w:fill="auto"/>
          </w:tcPr>
          <w:p w14:paraId="7EEDCDA1"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3F6932D"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2578D83A" w14:textId="77777777" w:rsidR="00F50F2D" w:rsidRDefault="00F50F2D" w:rsidP="00F50F2D">
            <w:pPr>
              <w:pStyle w:val="TableRow"/>
            </w:pPr>
            <w:r>
              <w:t>16</w:t>
            </w:r>
          </w:p>
        </w:tc>
      </w:tr>
      <w:tr w:rsidR="00F50F2D" w14:paraId="75C7838F" w14:textId="77777777">
        <w:tc>
          <w:tcPr>
            <w:tcW w:w="2802" w:type="dxa"/>
            <w:tcBorders>
              <w:top w:val="nil"/>
              <w:left w:val="single" w:sz="6" w:space="0" w:color="auto"/>
              <w:bottom w:val="nil"/>
              <w:right w:val="single" w:sz="6" w:space="0" w:color="auto"/>
            </w:tcBorders>
            <w:shd w:val="clear" w:color="auto" w:fill="auto"/>
          </w:tcPr>
          <w:p w14:paraId="6C04426A"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A74CE19"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6E137D01"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7CAF8D2A" w14:textId="77777777" w:rsidR="00F50F2D" w:rsidRDefault="00F50F2D" w:rsidP="00F50F2D">
            <w:pPr>
              <w:pStyle w:val="TableRow"/>
            </w:pPr>
          </w:p>
        </w:tc>
      </w:tr>
      <w:tr w:rsidR="00F50F2D" w14:paraId="1320BB3E" w14:textId="77777777">
        <w:tc>
          <w:tcPr>
            <w:tcW w:w="2802" w:type="dxa"/>
            <w:tcBorders>
              <w:top w:val="nil"/>
              <w:left w:val="single" w:sz="6" w:space="0" w:color="auto"/>
              <w:bottom w:val="nil"/>
              <w:right w:val="single" w:sz="6" w:space="0" w:color="auto"/>
            </w:tcBorders>
            <w:shd w:val="clear" w:color="auto" w:fill="auto"/>
          </w:tcPr>
          <w:p w14:paraId="020EF62C"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130694C8"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E86893B"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4BA5B5" w14:textId="77777777" w:rsidR="00F50F2D" w:rsidRDefault="00F50F2D" w:rsidP="00F50F2D">
            <w:pPr>
              <w:pStyle w:val="TableRow"/>
            </w:pPr>
            <w:r>
              <w:t>8</w:t>
            </w:r>
          </w:p>
        </w:tc>
      </w:tr>
      <w:tr w:rsidR="00F50F2D" w14:paraId="0DF796DB" w14:textId="77777777" w:rsidTr="00D6671D">
        <w:tc>
          <w:tcPr>
            <w:tcW w:w="2802" w:type="dxa"/>
            <w:tcBorders>
              <w:top w:val="nil"/>
              <w:left w:val="single" w:sz="6" w:space="0" w:color="auto"/>
              <w:bottom w:val="nil"/>
              <w:right w:val="single" w:sz="6" w:space="0" w:color="auto"/>
            </w:tcBorders>
            <w:shd w:val="clear" w:color="auto" w:fill="auto"/>
          </w:tcPr>
          <w:p w14:paraId="69BBEC9F" w14:textId="77777777" w:rsidR="00F50F2D" w:rsidRDefault="00F50F2D" w:rsidP="00F50F2D">
            <w:pPr>
              <w:pStyle w:val="TableRow"/>
            </w:pPr>
            <w:r>
              <w:t>Timestamp</w:t>
            </w:r>
          </w:p>
        </w:tc>
        <w:tc>
          <w:tcPr>
            <w:tcW w:w="4536" w:type="dxa"/>
            <w:tcBorders>
              <w:top w:val="nil"/>
              <w:left w:val="single" w:sz="6" w:space="0" w:color="auto"/>
              <w:bottom w:val="nil"/>
              <w:right w:val="single" w:sz="6" w:space="0" w:color="auto"/>
            </w:tcBorders>
            <w:shd w:val="clear" w:color="auto" w:fill="auto"/>
          </w:tcPr>
          <w:p w14:paraId="69718B51"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43FA906C" w14:textId="77777777" w:rsidR="00F50F2D" w:rsidRDefault="00F50F2D" w:rsidP="00F50F2D">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7E834B95" w14:textId="77777777" w:rsidR="00F50F2D" w:rsidRDefault="00F50F2D" w:rsidP="00F50F2D">
            <w:pPr>
              <w:pStyle w:val="TableRow"/>
            </w:pPr>
            <w:r>
              <w:t>8</w:t>
            </w:r>
          </w:p>
        </w:tc>
      </w:tr>
      <w:tr w:rsidR="00F508D6" w14:paraId="091C91D2" w14:textId="77777777">
        <w:tc>
          <w:tcPr>
            <w:tcW w:w="2802" w:type="dxa"/>
            <w:tcBorders>
              <w:top w:val="nil"/>
              <w:left w:val="single" w:sz="6" w:space="0" w:color="auto"/>
              <w:bottom w:val="single" w:sz="6" w:space="0" w:color="auto"/>
              <w:right w:val="single" w:sz="6" w:space="0" w:color="auto"/>
            </w:tcBorders>
            <w:shd w:val="clear" w:color="auto" w:fill="auto"/>
          </w:tcPr>
          <w:p w14:paraId="6E630F9F" w14:textId="77777777" w:rsidR="00F508D6" w:rsidRDefault="00F508D6" w:rsidP="00F50F2D">
            <w:pPr>
              <w:pStyle w:val="TableRow"/>
            </w:pPr>
            <w:r>
              <w:t>Term_Generator_Key</w:t>
            </w:r>
          </w:p>
        </w:tc>
        <w:tc>
          <w:tcPr>
            <w:tcW w:w="4536" w:type="dxa"/>
            <w:tcBorders>
              <w:top w:val="nil"/>
              <w:left w:val="single" w:sz="6" w:space="0" w:color="auto"/>
              <w:bottom w:val="single" w:sz="6" w:space="0" w:color="auto"/>
              <w:right w:val="single" w:sz="6" w:space="0" w:color="auto"/>
            </w:tcBorders>
            <w:shd w:val="clear" w:color="auto" w:fill="auto"/>
          </w:tcPr>
          <w:p w14:paraId="695B2C36" w14:textId="77777777" w:rsidR="00F508D6" w:rsidRDefault="00F508D6" w:rsidP="00F508D6">
            <w:pPr>
              <w:pStyle w:val="TableRow"/>
            </w:pPr>
            <w:r>
              <w:t>Identifies a term generator that applies to this concept group.</w:t>
            </w:r>
          </w:p>
        </w:tc>
        <w:tc>
          <w:tcPr>
            <w:tcW w:w="1500" w:type="dxa"/>
            <w:tcBorders>
              <w:top w:val="nil"/>
              <w:left w:val="single" w:sz="6" w:space="0" w:color="auto"/>
              <w:bottom w:val="single" w:sz="6" w:space="0" w:color="auto"/>
              <w:right w:val="single" w:sz="6" w:space="0" w:color="auto"/>
            </w:tcBorders>
            <w:shd w:val="clear" w:color="auto" w:fill="auto"/>
          </w:tcPr>
          <w:p w14:paraId="69BC11B8" w14:textId="77777777" w:rsidR="00F508D6" w:rsidRDefault="00F508D6" w:rsidP="00F50F2D">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6F00B494" w14:textId="77777777" w:rsidR="00F508D6" w:rsidRDefault="00F508D6" w:rsidP="00F50F2D">
            <w:pPr>
              <w:pStyle w:val="TableRow"/>
            </w:pPr>
            <w:r w:rsidRPr="00D0059A">
              <w:t>16</w:t>
            </w:r>
          </w:p>
        </w:tc>
      </w:tr>
    </w:tbl>
    <w:p w14:paraId="2812E91A"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6C686906"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8854CAE" w14:textId="77777777" w:rsidR="00F50F2D" w:rsidRDefault="00F50F2D" w:rsidP="00F50F2D">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CDB9EEE"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06CE3B6" w14:textId="77777777" w:rsidR="00F50F2D" w:rsidRDefault="00F50F2D" w:rsidP="00F50F2D">
            <w:pPr>
              <w:pStyle w:val="TableColumnTitles"/>
              <w:keepNext/>
            </w:pPr>
            <w:r>
              <w:t>Options</w:t>
            </w:r>
          </w:p>
        </w:tc>
      </w:tr>
      <w:tr w:rsidR="00F50F2D" w14:paraId="6D156772" w14:textId="77777777">
        <w:tc>
          <w:tcPr>
            <w:tcW w:w="2801" w:type="dxa"/>
            <w:tcBorders>
              <w:top w:val="nil"/>
              <w:left w:val="single" w:sz="6" w:space="0" w:color="auto"/>
              <w:bottom w:val="single" w:sz="6" w:space="0" w:color="auto"/>
              <w:right w:val="single" w:sz="6" w:space="0" w:color="auto"/>
            </w:tcBorders>
            <w:shd w:val="clear" w:color="auto" w:fill="auto"/>
          </w:tcPr>
          <w:p w14:paraId="7C91F5F3" w14:textId="77777777" w:rsidR="00F50F2D" w:rsidRDefault="00B226EC" w:rsidP="00F50F2D">
            <w:pPr>
              <w:pStyle w:val="TableRow"/>
            </w:pPr>
            <w:r>
              <w:t>IX_Local_Domain_Key</w:t>
            </w:r>
          </w:p>
        </w:tc>
        <w:tc>
          <w:tcPr>
            <w:tcW w:w="3543" w:type="dxa"/>
            <w:tcBorders>
              <w:top w:val="nil"/>
              <w:left w:val="single" w:sz="6" w:space="0" w:color="auto"/>
              <w:bottom w:val="single" w:sz="6" w:space="0" w:color="auto"/>
              <w:right w:val="single" w:sz="6" w:space="0" w:color="auto"/>
            </w:tcBorders>
            <w:shd w:val="clear" w:color="auto" w:fill="auto"/>
          </w:tcPr>
          <w:p w14:paraId="069570E1" w14:textId="77777777" w:rsidR="00F50F2D" w:rsidRDefault="00B226EC" w:rsidP="00F50F2D">
            <w:pPr>
              <w:pStyle w:val="TableRow"/>
            </w:pPr>
            <w:r>
              <w:t>Local_Domain_Key</w:t>
            </w:r>
          </w:p>
        </w:tc>
        <w:tc>
          <w:tcPr>
            <w:tcW w:w="3624" w:type="dxa"/>
            <w:tcBorders>
              <w:top w:val="nil"/>
              <w:left w:val="single" w:sz="6" w:space="0" w:color="auto"/>
              <w:bottom w:val="single" w:sz="6" w:space="0" w:color="auto"/>
              <w:right w:val="single" w:sz="6" w:space="0" w:color="auto"/>
            </w:tcBorders>
            <w:shd w:val="clear" w:color="auto" w:fill="auto"/>
          </w:tcPr>
          <w:p w14:paraId="2E18161F" w14:textId="77777777" w:rsidR="00F50F2D" w:rsidRDefault="00B226EC" w:rsidP="00F50F2D">
            <w:pPr>
              <w:pStyle w:val="TableRow"/>
            </w:pPr>
            <w:r>
              <w:t>nonclustered located on PRIMARY</w:t>
            </w:r>
          </w:p>
        </w:tc>
      </w:tr>
    </w:tbl>
    <w:p w14:paraId="692E657D"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5C9F526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3F86DF6" w14:textId="77777777" w:rsidR="00F50F2D" w:rsidRDefault="00F50F2D" w:rsidP="00F50F2D">
            <w:pPr>
              <w:pStyle w:val="TableTitle"/>
              <w:rPr>
                <w:color w:val="FF0000"/>
              </w:rPr>
            </w:pPr>
            <w:r>
              <w:t>Constraint : FK_Concept_Group_Local_Domain</w:t>
            </w:r>
          </w:p>
        </w:tc>
      </w:tr>
      <w:tr w:rsidR="00F50F2D" w14:paraId="13474A85" w14:textId="77777777">
        <w:tc>
          <w:tcPr>
            <w:tcW w:w="1548" w:type="dxa"/>
            <w:tcBorders>
              <w:top w:val="nil"/>
              <w:left w:val="single" w:sz="4" w:space="0" w:color="auto"/>
              <w:bottom w:val="single" w:sz="4" w:space="0" w:color="auto"/>
              <w:right w:val="single" w:sz="4" w:space="0" w:color="auto"/>
            </w:tcBorders>
            <w:shd w:val="clear" w:color="auto" w:fill="auto"/>
          </w:tcPr>
          <w:p w14:paraId="67282F2C"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BA6A652" w14:textId="77777777" w:rsidR="00F50F2D" w:rsidRDefault="00F50F2D" w:rsidP="00F50F2D">
            <w:pPr>
              <w:pStyle w:val="TableRow"/>
            </w:pPr>
            <w:r>
              <w:t>Each concept group exists within one local domain.  Each local domain contains zero or more concept groups.</w:t>
            </w:r>
          </w:p>
        </w:tc>
      </w:tr>
      <w:tr w:rsidR="00F50F2D" w14:paraId="016FB1E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10282AB"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85BB65C" w14:textId="77777777" w:rsidR="00F50F2D" w:rsidRDefault="00F50F2D" w:rsidP="00575C3D">
            <w:pPr>
              <w:pStyle w:val="CodeSamples"/>
              <w:spacing w:before="120" w:after="120"/>
            </w:pPr>
            <w:r>
              <w:t>FK_Concept_Group_Local_Domain (Local_Domain_Key) references Local_Domain</w:t>
            </w:r>
            <w:r w:rsidR="00B226EC">
              <w:t xml:space="preserve"> </w:t>
            </w:r>
            <w:r>
              <w:t>(Local_Domain_Key)</w:t>
            </w:r>
          </w:p>
        </w:tc>
      </w:tr>
    </w:tbl>
    <w:p w14:paraId="3508B386"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505C6" w14:paraId="76752BD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9DBF5E5" w14:textId="77777777" w:rsidR="007505C6" w:rsidRDefault="007505C6" w:rsidP="006D10DC">
            <w:pPr>
              <w:pStyle w:val="TableTitle"/>
              <w:rPr>
                <w:color w:val="FF0000"/>
              </w:rPr>
            </w:pPr>
            <w:r>
              <w:t>Constraint : FK_Concept_Group_</w:t>
            </w:r>
            <w:r w:rsidR="00B226EC">
              <w:t>Thesaurus_Relation_Type</w:t>
            </w:r>
          </w:p>
        </w:tc>
      </w:tr>
      <w:tr w:rsidR="007505C6" w14:paraId="1337FF30" w14:textId="77777777">
        <w:tc>
          <w:tcPr>
            <w:tcW w:w="1548" w:type="dxa"/>
            <w:tcBorders>
              <w:top w:val="nil"/>
              <w:left w:val="single" w:sz="4" w:space="0" w:color="auto"/>
              <w:bottom w:val="single" w:sz="4" w:space="0" w:color="auto"/>
              <w:right w:val="single" w:sz="4" w:space="0" w:color="auto"/>
            </w:tcBorders>
            <w:shd w:val="clear" w:color="auto" w:fill="auto"/>
          </w:tcPr>
          <w:p w14:paraId="081FD0E8" w14:textId="77777777" w:rsidR="007505C6" w:rsidRDefault="007505C6" w:rsidP="006D10DC">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79DFE77" w14:textId="77777777" w:rsidR="007505C6" w:rsidRDefault="007505C6" w:rsidP="006D10DC">
            <w:pPr>
              <w:pStyle w:val="TableRow"/>
            </w:pPr>
            <w:r>
              <w:t xml:space="preserve">Each concept group </w:t>
            </w:r>
            <w:r w:rsidR="00B226EC">
              <w:t xml:space="preserve">identifies a single type of relationship that describes the hierarchy of the concept group.  </w:t>
            </w:r>
          </w:p>
        </w:tc>
      </w:tr>
      <w:tr w:rsidR="007505C6" w14:paraId="00CF605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64593C0" w14:textId="77777777" w:rsidR="007505C6" w:rsidRDefault="007505C6" w:rsidP="006D10DC">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6421940" w14:textId="77777777" w:rsidR="007505C6" w:rsidRDefault="007505C6" w:rsidP="006D10DC">
            <w:pPr>
              <w:pStyle w:val="CodeSamples"/>
              <w:spacing w:before="120" w:after="120"/>
            </w:pPr>
            <w:r>
              <w:t>FK_Concept_Group_</w:t>
            </w:r>
            <w:r w:rsidR="00B226EC">
              <w:t>Thesaurus_Relation_Type</w:t>
            </w:r>
            <w:r>
              <w:t xml:space="preserve"> (</w:t>
            </w:r>
            <w:r w:rsidR="00B226EC">
              <w:t>Hierarchy_Relation_Type</w:t>
            </w:r>
            <w:r>
              <w:t xml:space="preserve">_Key) references </w:t>
            </w:r>
            <w:r w:rsidR="00B226EC">
              <w:t xml:space="preserve">Thesaurus_Relation_Type </w:t>
            </w:r>
            <w:r>
              <w:t>(</w:t>
            </w:r>
            <w:r w:rsidR="00B226EC">
              <w:t>Thesaurus_Relation_Type</w:t>
            </w:r>
            <w:r>
              <w:t>_Key)</w:t>
            </w:r>
          </w:p>
        </w:tc>
      </w:tr>
    </w:tbl>
    <w:p w14:paraId="2EAF3335" w14:textId="77777777" w:rsidR="00F508D6" w:rsidRDefault="00F508D6" w:rsidP="00F508D6">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8D6" w:rsidRPr="00A104CD" w14:paraId="15B3F75C"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24C570B" w14:textId="77777777" w:rsidR="00F508D6" w:rsidRPr="00A104CD" w:rsidRDefault="00F508D6" w:rsidP="0027206D">
            <w:pPr>
              <w:pStyle w:val="TableTitle"/>
              <w:rPr>
                <w:color w:val="FF0000"/>
              </w:rPr>
            </w:pPr>
            <w:r w:rsidRPr="00A104CD">
              <w:lastRenderedPageBreak/>
              <w:t>Constraint : FK_Concept_Group_Term_Generator</w:t>
            </w:r>
          </w:p>
        </w:tc>
      </w:tr>
      <w:tr w:rsidR="00F508D6" w14:paraId="446499C5"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342542A7" w14:textId="77777777" w:rsidR="00F508D6" w:rsidRDefault="00F508D6" w:rsidP="0027206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47AC1AC" w14:textId="77777777" w:rsidR="00F508D6" w:rsidRDefault="00F508D6" w:rsidP="0027206D">
            <w:pPr>
              <w:pStyle w:val="TableRow"/>
            </w:pPr>
            <w:r>
              <w:t>A concept group may be associated with a term generator.</w:t>
            </w:r>
          </w:p>
        </w:tc>
      </w:tr>
      <w:tr w:rsidR="00F508D6" w14:paraId="77E103A2"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626BF830" w14:textId="77777777" w:rsidR="00F508D6" w:rsidRDefault="00F508D6"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31D34E2" w14:textId="77777777" w:rsidR="00F508D6" w:rsidRDefault="00F508D6" w:rsidP="0027206D">
            <w:pPr>
              <w:pStyle w:val="CodeSamples"/>
              <w:spacing w:before="120"/>
            </w:pPr>
            <w:r>
              <w:t>CONSTRAINT      FK_Concept_Group_Term_Generator</w:t>
            </w:r>
          </w:p>
          <w:p w14:paraId="7282AE12" w14:textId="77777777" w:rsidR="00F508D6" w:rsidRDefault="00F508D6" w:rsidP="0027206D">
            <w:pPr>
              <w:pStyle w:val="CodeSamples"/>
            </w:pPr>
            <w:r>
              <w:t>FOREIGN KEY     (Term_Generator_Key)</w:t>
            </w:r>
          </w:p>
          <w:p w14:paraId="1A5CDEEE" w14:textId="77777777" w:rsidR="00F508D6" w:rsidRDefault="00F508D6" w:rsidP="0027206D">
            <w:pPr>
              <w:pStyle w:val="CodeSamples"/>
              <w:spacing w:after="120"/>
            </w:pPr>
            <w:r>
              <w:t>REFERENCES      dbo.Term_Generator</w:t>
            </w:r>
          </w:p>
        </w:tc>
      </w:tr>
    </w:tbl>
    <w:p w14:paraId="0E556061"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E02FCB" w14:paraId="6A4A4E3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5F2CE5" w14:textId="77777777" w:rsidR="00E02FCB" w:rsidRPr="00DE0D7D" w:rsidRDefault="00E02FCB" w:rsidP="006D10DC">
            <w:pPr>
              <w:pStyle w:val="TableTitle"/>
            </w:pPr>
            <w:r>
              <w:t>Trigger : tr_ConceptGroup_HierarchyRelationshipChange</w:t>
            </w:r>
          </w:p>
        </w:tc>
      </w:tr>
      <w:tr w:rsidR="00E02FCB" w14:paraId="7D2AEC95" w14:textId="77777777">
        <w:tc>
          <w:tcPr>
            <w:tcW w:w="1548" w:type="dxa"/>
            <w:tcBorders>
              <w:top w:val="nil"/>
              <w:left w:val="single" w:sz="4" w:space="0" w:color="auto"/>
              <w:bottom w:val="single" w:sz="6" w:space="0" w:color="auto"/>
              <w:right w:val="single" w:sz="6" w:space="0" w:color="auto"/>
            </w:tcBorders>
            <w:shd w:val="clear" w:color="auto" w:fill="auto"/>
          </w:tcPr>
          <w:p w14:paraId="3FA78C17" w14:textId="77777777" w:rsidR="00E02FCB" w:rsidRDefault="00E02FCB" w:rsidP="006D10DC">
            <w:pPr>
              <w:pStyle w:val="TableColumnTitle"/>
            </w:pPr>
            <w:r>
              <w:t>For</w:t>
            </w:r>
          </w:p>
        </w:tc>
        <w:tc>
          <w:tcPr>
            <w:tcW w:w="8400" w:type="dxa"/>
            <w:tcBorders>
              <w:top w:val="nil"/>
              <w:left w:val="single" w:sz="6" w:space="0" w:color="auto"/>
              <w:bottom w:val="single" w:sz="6" w:space="0" w:color="auto"/>
              <w:right w:val="single" w:sz="4" w:space="0" w:color="auto"/>
            </w:tcBorders>
            <w:shd w:val="clear" w:color="auto" w:fill="auto"/>
          </w:tcPr>
          <w:p w14:paraId="19B62EB7" w14:textId="77777777" w:rsidR="00E02FCB" w:rsidRPr="00DE0D7D" w:rsidRDefault="00E02FCB" w:rsidP="006D10DC">
            <w:pPr>
              <w:pStyle w:val="TableRow"/>
            </w:pPr>
            <w:r>
              <w:t>Update</w:t>
            </w:r>
          </w:p>
        </w:tc>
      </w:tr>
      <w:tr w:rsidR="00E02FCB" w14:paraId="78206EB1" w14:textId="77777777">
        <w:tc>
          <w:tcPr>
            <w:tcW w:w="1548" w:type="dxa"/>
            <w:tcBorders>
              <w:top w:val="nil"/>
              <w:left w:val="single" w:sz="4" w:space="0" w:color="auto"/>
              <w:bottom w:val="single" w:sz="6" w:space="0" w:color="auto"/>
              <w:right w:val="single" w:sz="6" w:space="0" w:color="auto"/>
            </w:tcBorders>
            <w:shd w:val="clear" w:color="auto" w:fill="auto"/>
          </w:tcPr>
          <w:p w14:paraId="72C3029E" w14:textId="77777777" w:rsidR="00E02FCB" w:rsidRDefault="00E02FCB" w:rsidP="006D10DC">
            <w:pPr>
              <w:pStyle w:val="TableColumnTitle"/>
            </w:pPr>
            <w:r>
              <w:t>Description</w:t>
            </w:r>
          </w:p>
        </w:tc>
        <w:tc>
          <w:tcPr>
            <w:tcW w:w="8400" w:type="dxa"/>
            <w:tcBorders>
              <w:top w:val="nil"/>
              <w:left w:val="single" w:sz="6" w:space="0" w:color="auto"/>
              <w:bottom w:val="single" w:sz="6" w:space="0" w:color="auto"/>
              <w:right w:val="single" w:sz="4" w:space="0" w:color="auto"/>
            </w:tcBorders>
            <w:shd w:val="clear" w:color="auto" w:fill="auto"/>
          </w:tcPr>
          <w:p w14:paraId="3E485638" w14:textId="77777777" w:rsidR="00E02FCB" w:rsidRPr="00DE0D7D" w:rsidRDefault="00E02FCB" w:rsidP="006D10DC">
            <w:pPr>
              <w:pStyle w:val="TableRow"/>
            </w:pPr>
            <w:r>
              <w:t>When the relationship type used to construct the hierarchy of a concept group is changed, the Concept_Lineage records for the concept group are deleted and repopulated.  If the relationship type is set to null, then the concept lineage records for the concept group are cleared.</w:t>
            </w:r>
          </w:p>
        </w:tc>
      </w:tr>
    </w:tbl>
    <w:p w14:paraId="0F438007" w14:textId="77777777" w:rsidR="00F50F2D" w:rsidRDefault="00F50F2D" w:rsidP="00F50F2D">
      <w:pPr>
        <w:pStyle w:val="NormalIndent"/>
      </w:pPr>
    </w:p>
    <w:p w14:paraId="2B934C9C" w14:textId="77777777" w:rsidR="00F50F2D" w:rsidRDefault="00F50F2D" w:rsidP="00840903">
      <w:pPr>
        <w:pStyle w:val="Heading4"/>
      </w:pPr>
      <w:bookmarkStart w:id="748" w:name="_Toc292879025"/>
      <w:r>
        <w:t>Concept_Group_Version</w:t>
      </w:r>
      <w:bookmarkEnd w:id="748"/>
    </w:p>
    <w:p w14:paraId="4CEEBBC3" w14:textId="77777777" w:rsidR="00F50F2D" w:rsidRDefault="00F50F2D" w:rsidP="00F50F2D">
      <w:pPr>
        <w:pStyle w:val="NormalIndent"/>
      </w:pPr>
      <w:r>
        <w:t xml:space="preserve">Identifies each version of a concept group that exists.  </w:t>
      </w:r>
      <w:r w:rsidR="00E02FCB">
        <w:t>A simple concept group is able to exist without any version information and no records in Concept_Group_Version.  This table is used when the concept group exists in distinct versions that require documentation.</w:t>
      </w:r>
    </w:p>
    <w:p w14:paraId="7DA5FF6D" w14:textId="77777777" w:rsidR="00F50F2D" w:rsidRDefault="00F50F2D" w:rsidP="00F50F2D">
      <w:pPr>
        <w:pStyle w:val="NormalIndent"/>
      </w:pPr>
      <w:r>
        <w:t>Each concept group version applies to one concept gr</w:t>
      </w:r>
      <w:r w:rsidR="00E02FCB">
        <w:t>oup.  Each concept group has zero</w:t>
      </w:r>
      <w:r>
        <w:t xml:space="preserve"> or more versions.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6F8F73E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44505C3"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6FAEBC5"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333CDEB"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56F72B0" w14:textId="77777777" w:rsidR="00F50F2D" w:rsidRDefault="00F50F2D" w:rsidP="00F50F2D">
            <w:pPr>
              <w:pStyle w:val="TableColumnTitles"/>
              <w:keepNext/>
            </w:pPr>
            <w:r>
              <w:t>Size</w:t>
            </w:r>
          </w:p>
        </w:tc>
      </w:tr>
      <w:tr w:rsidR="00F50F2D" w14:paraId="3430711D" w14:textId="77777777">
        <w:tc>
          <w:tcPr>
            <w:tcW w:w="2802" w:type="dxa"/>
            <w:tcBorders>
              <w:top w:val="nil"/>
              <w:left w:val="single" w:sz="6" w:space="0" w:color="auto"/>
              <w:bottom w:val="nil"/>
              <w:right w:val="single" w:sz="6" w:space="0" w:color="auto"/>
            </w:tcBorders>
            <w:shd w:val="clear" w:color="auto" w:fill="auto"/>
          </w:tcPr>
          <w:p w14:paraId="6D5E0D9A" w14:textId="77777777" w:rsidR="00F50F2D" w:rsidRDefault="00F50F2D" w:rsidP="00F50F2D">
            <w:pPr>
              <w:pStyle w:val="TableRow"/>
              <w:rPr>
                <w:u w:val="single"/>
              </w:rPr>
            </w:pPr>
            <w:r>
              <w:rPr>
                <w:u w:val="single"/>
              </w:rPr>
              <w:t>Concept_Group_Version_Key</w:t>
            </w:r>
          </w:p>
        </w:tc>
        <w:tc>
          <w:tcPr>
            <w:tcW w:w="4536" w:type="dxa"/>
            <w:tcBorders>
              <w:top w:val="nil"/>
              <w:left w:val="single" w:sz="6" w:space="0" w:color="auto"/>
              <w:bottom w:val="nil"/>
              <w:right w:val="single" w:sz="6" w:space="0" w:color="auto"/>
            </w:tcBorders>
            <w:shd w:val="clear" w:color="auto" w:fill="auto"/>
          </w:tcPr>
          <w:p w14:paraId="4C3CBF10" w14:textId="77777777" w:rsidR="00F50F2D" w:rsidRDefault="00F50F2D" w:rsidP="00F50F2D">
            <w:pPr>
              <w:pStyle w:val="TableRow"/>
            </w:pPr>
            <w:r>
              <w:t>Unique identifier for the Concept_Group_Version table</w:t>
            </w:r>
          </w:p>
        </w:tc>
        <w:tc>
          <w:tcPr>
            <w:tcW w:w="1500" w:type="dxa"/>
            <w:tcBorders>
              <w:top w:val="nil"/>
              <w:left w:val="single" w:sz="6" w:space="0" w:color="auto"/>
              <w:bottom w:val="nil"/>
              <w:right w:val="single" w:sz="6" w:space="0" w:color="auto"/>
            </w:tcBorders>
            <w:shd w:val="clear" w:color="auto" w:fill="auto"/>
          </w:tcPr>
          <w:p w14:paraId="517A94DD"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6ADCA22" w14:textId="77777777" w:rsidR="00F50F2D" w:rsidRDefault="00F50F2D" w:rsidP="00F50F2D">
            <w:pPr>
              <w:pStyle w:val="TableRow"/>
            </w:pPr>
            <w:r>
              <w:t>16</w:t>
            </w:r>
          </w:p>
        </w:tc>
      </w:tr>
      <w:tr w:rsidR="00F50F2D" w14:paraId="006CC442" w14:textId="77777777">
        <w:tc>
          <w:tcPr>
            <w:tcW w:w="2802" w:type="dxa"/>
            <w:tcBorders>
              <w:top w:val="nil"/>
              <w:left w:val="single" w:sz="6" w:space="0" w:color="auto"/>
              <w:bottom w:val="nil"/>
              <w:right w:val="single" w:sz="6" w:space="0" w:color="auto"/>
            </w:tcBorders>
            <w:shd w:val="clear" w:color="auto" w:fill="auto"/>
          </w:tcPr>
          <w:p w14:paraId="41703B8E" w14:textId="77777777" w:rsidR="00F50F2D" w:rsidRDefault="00F50F2D" w:rsidP="00F50F2D">
            <w:pPr>
              <w:pStyle w:val="TableRow"/>
            </w:pPr>
            <w:r>
              <w:t>Concept_Group_Key</w:t>
            </w:r>
          </w:p>
        </w:tc>
        <w:tc>
          <w:tcPr>
            <w:tcW w:w="4536" w:type="dxa"/>
            <w:tcBorders>
              <w:top w:val="nil"/>
              <w:left w:val="single" w:sz="6" w:space="0" w:color="auto"/>
              <w:bottom w:val="nil"/>
              <w:right w:val="single" w:sz="6" w:space="0" w:color="auto"/>
            </w:tcBorders>
            <w:shd w:val="clear" w:color="auto" w:fill="auto"/>
          </w:tcPr>
          <w:p w14:paraId="09A97E25" w14:textId="77777777" w:rsidR="00F50F2D" w:rsidRDefault="00F50F2D" w:rsidP="00F50F2D">
            <w:pPr>
              <w:pStyle w:val="TableRow"/>
            </w:pPr>
            <w:r>
              <w:t>Concept group the version applies to.</w:t>
            </w:r>
          </w:p>
        </w:tc>
        <w:tc>
          <w:tcPr>
            <w:tcW w:w="1500" w:type="dxa"/>
            <w:tcBorders>
              <w:top w:val="nil"/>
              <w:left w:val="single" w:sz="6" w:space="0" w:color="auto"/>
              <w:bottom w:val="nil"/>
              <w:right w:val="single" w:sz="6" w:space="0" w:color="auto"/>
            </w:tcBorders>
            <w:shd w:val="clear" w:color="auto" w:fill="auto"/>
          </w:tcPr>
          <w:p w14:paraId="465916D3"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2CD7E22" w14:textId="77777777" w:rsidR="00F50F2D" w:rsidRDefault="00F50F2D" w:rsidP="00F50F2D">
            <w:pPr>
              <w:pStyle w:val="TableRow"/>
            </w:pPr>
            <w:r>
              <w:t>16</w:t>
            </w:r>
          </w:p>
        </w:tc>
      </w:tr>
      <w:tr w:rsidR="00F50F2D" w14:paraId="2BF9D3A7" w14:textId="77777777">
        <w:tc>
          <w:tcPr>
            <w:tcW w:w="2802" w:type="dxa"/>
            <w:tcBorders>
              <w:top w:val="nil"/>
              <w:left w:val="single" w:sz="6" w:space="0" w:color="auto"/>
              <w:bottom w:val="nil"/>
              <w:right w:val="single" w:sz="6" w:space="0" w:color="auto"/>
            </w:tcBorders>
            <w:shd w:val="clear" w:color="auto" w:fill="auto"/>
          </w:tcPr>
          <w:p w14:paraId="67B1CCA6" w14:textId="77777777" w:rsidR="00F50F2D" w:rsidRDefault="00F50F2D" w:rsidP="00F50F2D">
            <w:pPr>
              <w:pStyle w:val="TableRow"/>
            </w:pPr>
            <w:r>
              <w:t>Version</w:t>
            </w:r>
          </w:p>
        </w:tc>
        <w:tc>
          <w:tcPr>
            <w:tcW w:w="4536" w:type="dxa"/>
            <w:tcBorders>
              <w:top w:val="nil"/>
              <w:left w:val="single" w:sz="6" w:space="0" w:color="auto"/>
              <w:bottom w:val="nil"/>
              <w:right w:val="single" w:sz="6" w:space="0" w:color="auto"/>
            </w:tcBorders>
            <w:shd w:val="clear" w:color="auto" w:fill="auto"/>
          </w:tcPr>
          <w:p w14:paraId="2B04F0BF" w14:textId="77777777" w:rsidR="00F50F2D" w:rsidRDefault="00F50F2D" w:rsidP="00F50F2D">
            <w:pPr>
              <w:pStyle w:val="TableRow"/>
            </w:pPr>
            <w:r>
              <w:t>Free text for version number or alphanumeric text.</w:t>
            </w:r>
          </w:p>
        </w:tc>
        <w:tc>
          <w:tcPr>
            <w:tcW w:w="1500" w:type="dxa"/>
            <w:tcBorders>
              <w:top w:val="nil"/>
              <w:left w:val="single" w:sz="6" w:space="0" w:color="auto"/>
              <w:bottom w:val="nil"/>
              <w:right w:val="single" w:sz="6" w:space="0" w:color="auto"/>
            </w:tcBorders>
            <w:shd w:val="clear" w:color="auto" w:fill="auto"/>
          </w:tcPr>
          <w:p w14:paraId="779498AA"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AB1A453" w14:textId="77777777" w:rsidR="00F50F2D" w:rsidRDefault="008E0931" w:rsidP="00F50F2D">
            <w:pPr>
              <w:pStyle w:val="TableRow"/>
            </w:pPr>
            <w:r>
              <w:t>100</w:t>
            </w:r>
          </w:p>
        </w:tc>
      </w:tr>
      <w:tr w:rsidR="00E02FCB" w14:paraId="6C3EAFCE" w14:textId="77777777">
        <w:tc>
          <w:tcPr>
            <w:tcW w:w="2802" w:type="dxa"/>
            <w:tcBorders>
              <w:top w:val="nil"/>
              <w:left w:val="single" w:sz="6" w:space="0" w:color="auto"/>
              <w:bottom w:val="nil"/>
              <w:right w:val="single" w:sz="6" w:space="0" w:color="auto"/>
            </w:tcBorders>
            <w:shd w:val="clear" w:color="auto" w:fill="auto"/>
          </w:tcPr>
          <w:p w14:paraId="2A397CCB" w14:textId="77777777" w:rsidR="00E02FCB" w:rsidRDefault="00E02FCB" w:rsidP="00F50F2D">
            <w:pPr>
              <w:pStyle w:val="TableRow"/>
            </w:pPr>
            <w:r>
              <w:t>Sequence</w:t>
            </w:r>
          </w:p>
        </w:tc>
        <w:tc>
          <w:tcPr>
            <w:tcW w:w="4536" w:type="dxa"/>
            <w:tcBorders>
              <w:top w:val="nil"/>
              <w:left w:val="single" w:sz="6" w:space="0" w:color="auto"/>
              <w:bottom w:val="nil"/>
              <w:right w:val="single" w:sz="6" w:space="0" w:color="auto"/>
            </w:tcBorders>
            <w:shd w:val="clear" w:color="auto" w:fill="auto"/>
          </w:tcPr>
          <w:p w14:paraId="7A754A64" w14:textId="77777777" w:rsidR="00E02FCB" w:rsidRDefault="00E02FCB" w:rsidP="00F50F2D">
            <w:pPr>
              <w:pStyle w:val="TableRow"/>
            </w:pPr>
            <w:r>
              <w:t>Sequence of the concept group version with respect to other versions of the concept group.  This is required because the Version field itself is free-text and not suitable for ORDER BY operations.</w:t>
            </w:r>
          </w:p>
        </w:tc>
        <w:tc>
          <w:tcPr>
            <w:tcW w:w="1500" w:type="dxa"/>
            <w:tcBorders>
              <w:top w:val="nil"/>
              <w:left w:val="single" w:sz="6" w:space="0" w:color="auto"/>
              <w:bottom w:val="nil"/>
              <w:right w:val="single" w:sz="6" w:space="0" w:color="auto"/>
            </w:tcBorders>
            <w:shd w:val="clear" w:color="auto" w:fill="auto"/>
          </w:tcPr>
          <w:p w14:paraId="00B3C595" w14:textId="77777777" w:rsidR="00E02FCB" w:rsidRDefault="00E02FCB" w:rsidP="00F50F2D">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0BAFA44C" w14:textId="77777777" w:rsidR="00E02FCB" w:rsidRDefault="00E02FCB" w:rsidP="00F50F2D">
            <w:pPr>
              <w:pStyle w:val="TableRow"/>
            </w:pPr>
          </w:p>
        </w:tc>
      </w:tr>
      <w:tr w:rsidR="00F50F2D" w14:paraId="078692ED" w14:textId="77777777">
        <w:tc>
          <w:tcPr>
            <w:tcW w:w="2802" w:type="dxa"/>
            <w:tcBorders>
              <w:top w:val="nil"/>
              <w:left w:val="single" w:sz="6" w:space="0" w:color="auto"/>
              <w:bottom w:val="nil"/>
              <w:right w:val="single" w:sz="6" w:space="0" w:color="auto"/>
            </w:tcBorders>
            <w:shd w:val="clear" w:color="auto" w:fill="auto"/>
          </w:tcPr>
          <w:p w14:paraId="3BEB6005" w14:textId="77777777" w:rsidR="00F50F2D" w:rsidRDefault="00F50F2D" w:rsidP="00F50F2D">
            <w:pPr>
              <w:pStyle w:val="TableRow"/>
            </w:pPr>
            <w:r>
              <w:t>From_Vague_Date_Start</w:t>
            </w:r>
          </w:p>
        </w:tc>
        <w:tc>
          <w:tcPr>
            <w:tcW w:w="4536" w:type="dxa"/>
            <w:tcBorders>
              <w:top w:val="nil"/>
              <w:left w:val="single" w:sz="6" w:space="0" w:color="auto"/>
              <w:bottom w:val="nil"/>
              <w:right w:val="single" w:sz="6" w:space="0" w:color="auto"/>
            </w:tcBorders>
            <w:shd w:val="clear" w:color="auto" w:fill="auto"/>
          </w:tcPr>
          <w:p w14:paraId="4FCF6A85" w14:textId="77777777" w:rsidR="00F50F2D" w:rsidRDefault="00F50F2D" w:rsidP="00F50F2D">
            <w:pPr>
              <w:pStyle w:val="TableRow"/>
            </w:pPr>
            <w:r>
              <w:t xml:space="preserve">Vague date start field for the concept group version's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3364DD3"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35548BDE" w14:textId="77777777" w:rsidR="00F50F2D" w:rsidRDefault="00F50F2D" w:rsidP="00F50F2D">
            <w:pPr>
              <w:pStyle w:val="TableRow"/>
            </w:pPr>
          </w:p>
        </w:tc>
      </w:tr>
      <w:tr w:rsidR="00F50F2D" w14:paraId="1846B412" w14:textId="77777777">
        <w:tc>
          <w:tcPr>
            <w:tcW w:w="2802" w:type="dxa"/>
            <w:tcBorders>
              <w:top w:val="nil"/>
              <w:left w:val="single" w:sz="6" w:space="0" w:color="auto"/>
              <w:bottom w:val="nil"/>
              <w:right w:val="single" w:sz="6" w:space="0" w:color="auto"/>
            </w:tcBorders>
            <w:shd w:val="clear" w:color="auto" w:fill="auto"/>
          </w:tcPr>
          <w:p w14:paraId="50BF4851" w14:textId="77777777" w:rsidR="00F50F2D" w:rsidRDefault="00F50F2D" w:rsidP="00F50F2D">
            <w:pPr>
              <w:pStyle w:val="TableRow"/>
            </w:pPr>
            <w:r>
              <w:lastRenderedPageBreak/>
              <w:t>From_Vague_Date_End</w:t>
            </w:r>
          </w:p>
        </w:tc>
        <w:tc>
          <w:tcPr>
            <w:tcW w:w="4536" w:type="dxa"/>
            <w:tcBorders>
              <w:top w:val="nil"/>
              <w:left w:val="single" w:sz="6" w:space="0" w:color="auto"/>
              <w:bottom w:val="nil"/>
              <w:right w:val="single" w:sz="6" w:space="0" w:color="auto"/>
            </w:tcBorders>
            <w:shd w:val="clear" w:color="auto" w:fill="auto"/>
          </w:tcPr>
          <w:p w14:paraId="55462A6F" w14:textId="77777777" w:rsidR="00F50F2D" w:rsidRDefault="00F50F2D" w:rsidP="00F50F2D">
            <w:pPr>
              <w:pStyle w:val="TableRow"/>
            </w:pPr>
            <w:r>
              <w:t xml:space="preserve">Vague date end field for the concept group version's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FD6CA73"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6E218DB8" w14:textId="77777777" w:rsidR="00F50F2D" w:rsidRDefault="00F50F2D" w:rsidP="00F50F2D">
            <w:pPr>
              <w:pStyle w:val="TableRow"/>
            </w:pPr>
          </w:p>
        </w:tc>
      </w:tr>
      <w:tr w:rsidR="00F50F2D" w14:paraId="7441B533" w14:textId="77777777">
        <w:tc>
          <w:tcPr>
            <w:tcW w:w="2802" w:type="dxa"/>
            <w:tcBorders>
              <w:top w:val="nil"/>
              <w:left w:val="single" w:sz="6" w:space="0" w:color="auto"/>
              <w:bottom w:val="nil"/>
              <w:right w:val="single" w:sz="6" w:space="0" w:color="auto"/>
            </w:tcBorders>
            <w:shd w:val="clear" w:color="auto" w:fill="auto"/>
          </w:tcPr>
          <w:p w14:paraId="6B76E37D" w14:textId="77777777" w:rsidR="00F50F2D" w:rsidRDefault="00F50F2D" w:rsidP="00F50F2D">
            <w:pPr>
              <w:pStyle w:val="TableRow"/>
            </w:pPr>
            <w:r>
              <w:t>From_Vague_Date_Type</w:t>
            </w:r>
          </w:p>
        </w:tc>
        <w:tc>
          <w:tcPr>
            <w:tcW w:w="4536" w:type="dxa"/>
            <w:tcBorders>
              <w:top w:val="nil"/>
              <w:left w:val="single" w:sz="6" w:space="0" w:color="auto"/>
              <w:bottom w:val="nil"/>
              <w:right w:val="single" w:sz="6" w:space="0" w:color="auto"/>
            </w:tcBorders>
            <w:shd w:val="clear" w:color="auto" w:fill="auto"/>
          </w:tcPr>
          <w:p w14:paraId="4B022127" w14:textId="77777777" w:rsidR="00F50F2D" w:rsidRDefault="00F50F2D" w:rsidP="00F50F2D">
            <w:pPr>
              <w:pStyle w:val="TableRow"/>
            </w:pPr>
            <w:r>
              <w:t>Vague date type field for the concept group version's start date.  The start date is required.</w:t>
            </w:r>
          </w:p>
        </w:tc>
        <w:tc>
          <w:tcPr>
            <w:tcW w:w="1500" w:type="dxa"/>
            <w:tcBorders>
              <w:top w:val="nil"/>
              <w:left w:val="single" w:sz="6" w:space="0" w:color="auto"/>
              <w:bottom w:val="nil"/>
              <w:right w:val="single" w:sz="6" w:space="0" w:color="auto"/>
            </w:tcBorders>
            <w:shd w:val="clear" w:color="auto" w:fill="auto"/>
          </w:tcPr>
          <w:p w14:paraId="2BBEC0FE"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FFE925C" w14:textId="77777777" w:rsidR="00F50F2D" w:rsidRDefault="00F50F2D" w:rsidP="00F50F2D">
            <w:pPr>
              <w:pStyle w:val="TableRow"/>
            </w:pPr>
            <w:r>
              <w:t>2</w:t>
            </w:r>
          </w:p>
        </w:tc>
      </w:tr>
      <w:tr w:rsidR="00F50F2D" w14:paraId="7A48441D" w14:textId="77777777">
        <w:tc>
          <w:tcPr>
            <w:tcW w:w="2802" w:type="dxa"/>
            <w:tcBorders>
              <w:top w:val="nil"/>
              <w:left w:val="single" w:sz="6" w:space="0" w:color="auto"/>
              <w:bottom w:val="nil"/>
              <w:right w:val="single" w:sz="6" w:space="0" w:color="auto"/>
            </w:tcBorders>
            <w:shd w:val="clear" w:color="auto" w:fill="auto"/>
          </w:tcPr>
          <w:p w14:paraId="17D1674E" w14:textId="77777777" w:rsidR="00F50F2D" w:rsidRDefault="00F50F2D" w:rsidP="00F50F2D">
            <w:pPr>
              <w:pStyle w:val="TableRow"/>
            </w:pPr>
            <w:r>
              <w:t>To_Vague_Date_Start</w:t>
            </w:r>
          </w:p>
        </w:tc>
        <w:tc>
          <w:tcPr>
            <w:tcW w:w="4536" w:type="dxa"/>
            <w:tcBorders>
              <w:top w:val="nil"/>
              <w:left w:val="single" w:sz="6" w:space="0" w:color="auto"/>
              <w:bottom w:val="nil"/>
              <w:right w:val="single" w:sz="6" w:space="0" w:color="auto"/>
            </w:tcBorders>
            <w:shd w:val="clear" w:color="auto" w:fill="auto"/>
          </w:tcPr>
          <w:p w14:paraId="5774E5E3" w14:textId="77777777" w:rsidR="00F50F2D" w:rsidRDefault="00F50F2D" w:rsidP="00F50F2D">
            <w:pPr>
              <w:pStyle w:val="TableRow"/>
            </w:pPr>
            <w:r>
              <w:t xml:space="preserve">Vague date start field for the concept group version's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AA42B67"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4721E483" w14:textId="77777777" w:rsidR="00F50F2D" w:rsidRDefault="00F50F2D" w:rsidP="00F50F2D">
            <w:pPr>
              <w:pStyle w:val="TableRow"/>
            </w:pPr>
          </w:p>
        </w:tc>
      </w:tr>
      <w:tr w:rsidR="00F50F2D" w14:paraId="66611F2B" w14:textId="77777777">
        <w:tc>
          <w:tcPr>
            <w:tcW w:w="2802" w:type="dxa"/>
            <w:tcBorders>
              <w:top w:val="nil"/>
              <w:left w:val="single" w:sz="6" w:space="0" w:color="auto"/>
              <w:bottom w:val="nil"/>
              <w:right w:val="single" w:sz="6" w:space="0" w:color="auto"/>
            </w:tcBorders>
            <w:shd w:val="clear" w:color="auto" w:fill="auto"/>
          </w:tcPr>
          <w:p w14:paraId="4169F429" w14:textId="77777777" w:rsidR="00F50F2D" w:rsidRDefault="00F50F2D" w:rsidP="00F50F2D">
            <w:pPr>
              <w:pStyle w:val="TableRow"/>
            </w:pPr>
            <w:r>
              <w:t>To_Vague_Date_End</w:t>
            </w:r>
          </w:p>
        </w:tc>
        <w:tc>
          <w:tcPr>
            <w:tcW w:w="4536" w:type="dxa"/>
            <w:tcBorders>
              <w:top w:val="nil"/>
              <w:left w:val="single" w:sz="6" w:space="0" w:color="auto"/>
              <w:bottom w:val="nil"/>
              <w:right w:val="single" w:sz="6" w:space="0" w:color="auto"/>
            </w:tcBorders>
            <w:shd w:val="clear" w:color="auto" w:fill="auto"/>
          </w:tcPr>
          <w:p w14:paraId="18C8AAD4" w14:textId="77777777" w:rsidR="00F50F2D" w:rsidRDefault="00F50F2D" w:rsidP="00F50F2D">
            <w:pPr>
              <w:pStyle w:val="TableRow"/>
            </w:pPr>
            <w:r>
              <w:t xml:space="preserve">Vague date end field for the concept group version's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54E4A00"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0779CAAE" w14:textId="77777777" w:rsidR="00F50F2D" w:rsidRDefault="00F50F2D" w:rsidP="00F50F2D">
            <w:pPr>
              <w:pStyle w:val="TableRow"/>
            </w:pPr>
          </w:p>
        </w:tc>
      </w:tr>
      <w:tr w:rsidR="00F50F2D" w14:paraId="6C14AED2" w14:textId="77777777">
        <w:tc>
          <w:tcPr>
            <w:tcW w:w="2802" w:type="dxa"/>
            <w:tcBorders>
              <w:top w:val="nil"/>
              <w:left w:val="single" w:sz="6" w:space="0" w:color="auto"/>
              <w:bottom w:val="nil"/>
              <w:right w:val="single" w:sz="6" w:space="0" w:color="auto"/>
            </w:tcBorders>
            <w:shd w:val="clear" w:color="auto" w:fill="auto"/>
          </w:tcPr>
          <w:p w14:paraId="36F5AA09" w14:textId="77777777" w:rsidR="00F50F2D" w:rsidRDefault="00F50F2D" w:rsidP="00F50F2D">
            <w:pPr>
              <w:pStyle w:val="TableRow"/>
            </w:pPr>
            <w:r>
              <w:t>To_Vague_Date_Type</w:t>
            </w:r>
          </w:p>
        </w:tc>
        <w:tc>
          <w:tcPr>
            <w:tcW w:w="4536" w:type="dxa"/>
            <w:tcBorders>
              <w:top w:val="nil"/>
              <w:left w:val="single" w:sz="6" w:space="0" w:color="auto"/>
              <w:bottom w:val="nil"/>
              <w:right w:val="single" w:sz="6" w:space="0" w:color="auto"/>
            </w:tcBorders>
            <w:shd w:val="clear" w:color="auto" w:fill="auto"/>
          </w:tcPr>
          <w:p w14:paraId="0988E6F3" w14:textId="77777777" w:rsidR="00F50F2D" w:rsidRDefault="00F50F2D" w:rsidP="00F50F2D">
            <w:pPr>
              <w:pStyle w:val="TableRow"/>
            </w:pPr>
            <w:r>
              <w:t xml:space="preserve">Vague date type field for the concept group version's end date. </w:t>
            </w:r>
          </w:p>
        </w:tc>
        <w:tc>
          <w:tcPr>
            <w:tcW w:w="1500" w:type="dxa"/>
            <w:tcBorders>
              <w:top w:val="nil"/>
              <w:left w:val="single" w:sz="6" w:space="0" w:color="auto"/>
              <w:bottom w:val="nil"/>
              <w:right w:val="single" w:sz="6" w:space="0" w:color="auto"/>
            </w:tcBorders>
            <w:shd w:val="clear" w:color="auto" w:fill="auto"/>
          </w:tcPr>
          <w:p w14:paraId="6410BD49"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13A7E85" w14:textId="77777777" w:rsidR="00F50F2D" w:rsidRDefault="00F50F2D" w:rsidP="00F50F2D">
            <w:pPr>
              <w:pStyle w:val="TableRow"/>
            </w:pPr>
            <w:r>
              <w:t>2</w:t>
            </w:r>
          </w:p>
        </w:tc>
      </w:tr>
      <w:tr w:rsidR="00F50F2D" w14:paraId="125674B6" w14:textId="77777777">
        <w:tc>
          <w:tcPr>
            <w:tcW w:w="2802" w:type="dxa"/>
            <w:tcBorders>
              <w:top w:val="nil"/>
              <w:left w:val="single" w:sz="6" w:space="0" w:color="auto"/>
              <w:bottom w:val="nil"/>
              <w:right w:val="single" w:sz="6" w:space="0" w:color="auto"/>
            </w:tcBorders>
            <w:shd w:val="clear" w:color="auto" w:fill="auto"/>
          </w:tcPr>
          <w:p w14:paraId="7083ADE4" w14:textId="77777777" w:rsidR="00F50F2D" w:rsidRDefault="00F50F2D" w:rsidP="00F50F2D">
            <w:pPr>
              <w:pStyle w:val="TableRow"/>
            </w:pPr>
            <w:r>
              <w:t>Acq_Vague_Date_Start</w:t>
            </w:r>
          </w:p>
        </w:tc>
        <w:tc>
          <w:tcPr>
            <w:tcW w:w="4536" w:type="dxa"/>
            <w:tcBorders>
              <w:top w:val="nil"/>
              <w:left w:val="single" w:sz="6" w:space="0" w:color="auto"/>
              <w:bottom w:val="nil"/>
              <w:right w:val="single" w:sz="6" w:space="0" w:color="auto"/>
            </w:tcBorders>
            <w:shd w:val="clear" w:color="auto" w:fill="auto"/>
          </w:tcPr>
          <w:p w14:paraId="06B2EA8F" w14:textId="77777777" w:rsidR="00F50F2D" w:rsidRDefault="00F50F2D" w:rsidP="00F50F2D">
            <w:pPr>
              <w:pStyle w:val="TableRow"/>
            </w:pPr>
            <w:r>
              <w:t xml:space="preserve">Vague date start field for the concept group version's acquisition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8DD24A0"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76D2DC32" w14:textId="77777777" w:rsidR="00F50F2D" w:rsidRDefault="00F50F2D" w:rsidP="00F50F2D">
            <w:pPr>
              <w:pStyle w:val="TableRow"/>
            </w:pPr>
          </w:p>
        </w:tc>
      </w:tr>
      <w:tr w:rsidR="00F50F2D" w14:paraId="051E5EA4" w14:textId="77777777">
        <w:tc>
          <w:tcPr>
            <w:tcW w:w="2802" w:type="dxa"/>
            <w:tcBorders>
              <w:top w:val="nil"/>
              <w:left w:val="single" w:sz="6" w:space="0" w:color="auto"/>
              <w:bottom w:val="nil"/>
              <w:right w:val="single" w:sz="6" w:space="0" w:color="auto"/>
            </w:tcBorders>
            <w:shd w:val="clear" w:color="auto" w:fill="auto"/>
          </w:tcPr>
          <w:p w14:paraId="19C8180D" w14:textId="77777777" w:rsidR="00F50F2D" w:rsidRDefault="00F50F2D" w:rsidP="00F50F2D">
            <w:pPr>
              <w:pStyle w:val="TableRow"/>
            </w:pPr>
            <w:r>
              <w:t>Acq_Vague_Date_End</w:t>
            </w:r>
          </w:p>
        </w:tc>
        <w:tc>
          <w:tcPr>
            <w:tcW w:w="4536" w:type="dxa"/>
            <w:tcBorders>
              <w:top w:val="nil"/>
              <w:left w:val="single" w:sz="6" w:space="0" w:color="auto"/>
              <w:bottom w:val="nil"/>
              <w:right w:val="single" w:sz="6" w:space="0" w:color="auto"/>
            </w:tcBorders>
            <w:shd w:val="clear" w:color="auto" w:fill="auto"/>
          </w:tcPr>
          <w:p w14:paraId="2C4F6B76" w14:textId="77777777" w:rsidR="00F50F2D" w:rsidRDefault="00F50F2D" w:rsidP="00F50F2D">
            <w:pPr>
              <w:pStyle w:val="TableRow"/>
            </w:pPr>
            <w:r>
              <w:t xml:space="preserve">Vague date end field for the concept group version's acquisition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DDA654E"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3E6D6091" w14:textId="77777777" w:rsidR="00F50F2D" w:rsidRDefault="00F50F2D" w:rsidP="00F50F2D">
            <w:pPr>
              <w:pStyle w:val="TableRow"/>
            </w:pPr>
          </w:p>
        </w:tc>
      </w:tr>
      <w:tr w:rsidR="00F50F2D" w14:paraId="0778DC6C" w14:textId="77777777">
        <w:tc>
          <w:tcPr>
            <w:tcW w:w="2802" w:type="dxa"/>
            <w:tcBorders>
              <w:top w:val="nil"/>
              <w:left w:val="single" w:sz="6" w:space="0" w:color="auto"/>
              <w:bottom w:val="nil"/>
              <w:right w:val="single" w:sz="6" w:space="0" w:color="auto"/>
            </w:tcBorders>
            <w:shd w:val="clear" w:color="auto" w:fill="auto"/>
          </w:tcPr>
          <w:p w14:paraId="79216363" w14:textId="77777777" w:rsidR="00F50F2D" w:rsidRDefault="00F50F2D" w:rsidP="00F50F2D">
            <w:pPr>
              <w:pStyle w:val="TableRow"/>
            </w:pPr>
            <w:r>
              <w:t>Acq_Vague_Date_Type</w:t>
            </w:r>
          </w:p>
        </w:tc>
        <w:tc>
          <w:tcPr>
            <w:tcW w:w="4536" w:type="dxa"/>
            <w:tcBorders>
              <w:top w:val="nil"/>
              <w:left w:val="single" w:sz="6" w:space="0" w:color="auto"/>
              <w:bottom w:val="nil"/>
              <w:right w:val="single" w:sz="6" w:space="0" w:color="auto"/>
            </w:tcBorders>
            <w:shd w:val="clear" w:color="auto" w:fill="auto"/>
          </w:tcPr>
          <w:p w14:paraId="10EEB472" w14:textId="77777777" w:rsidR="00F50F2D" w:rsidRDefault="00F50F2D" w:rsidP="00F50F2D">
            <w:pPr>
              <w:pStyle w:val="TableRow"/>
            </w:pPr>
            <w:r>
              <w:t>Vague date type field for the concept group version's acquisition date.  The acquisition date is required.</w:t>
            </w:r>
          </w:p>
        </w:tc>
        <w:tc>
          <w:tcPr>
            <w:tcW w:w="1500" w:type="dxa"/>
            <w:tcBorders>
              <w:top w:val="nil"/>
              <w:left w:val="single" w:sz="6" w:space="0" w:color="auto"/>
              <w:bottom w:val="nil"/>
              <w:right w:val="single" w:sz="6" w:space="0" w:color="auto"/>
            </w:tcBorders>
            <w:shd w:val="clear" w:color="auto" w:fill="auto"/>
          </w:tcPr>
          <w:p w14:paraId="308D270C"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21FC297" w14:textId="77777777" w:rsidR="00F50F2D" w:rsidRDefault="00F50F2D" w:rsidP="00F50F2D">
            <w:pPr>
              <w:pStyle w:val="TableRow"/>
            </w:pPr>
            <w:r>
              <w:t>2</w:t>
            </w:r>
          </w:p>
        </w:tc>
      </w:tr>
      <w:tr w:rsidR="00F50F2D" w14:paraId="7D98881A" w14:textId="77777777">
        <w:tc>
          <w:tcPr>
            <w:tcW w:w="2802" w:type="dxa"/>
            <w:tcBorders>
              <w:top w:val="nil"/>
              <w:left w:val="single" w:sz="6" w:space="0" w:color="auto"/>
              <w:bottom w:val="nil"/>
              <w:right w:val="single" w:sz="6" w:space="0" w:color="auto"/>
            </w:tcBorders>
            <w:shd w:val="clear" w:color="auto" w:fill="auto"/>
          </w:tcPr>
          <w:p w14:paraId="42ACCC3D" w14:textId="77777777" w:rsidR="00F50F2D" w:rsidRDefault="00F50F2D" w:rsidP="00F50F2D">
            <w:pPr>
              <w:pStyle w:val="TableRow"/>
            </w:pPr>
            <w:r>
              <w:t>Url</w:t>
            </w:r>
          </w:p>
        </w:tc>
        <w:tc>
          <w:tcPr>
            <w:tcW w:w="4536" w:type="dxa"/>
            <w:tcBorders>
              <w:top w:val="nil"/>
              <w:left w:val="single" w:sz="6" w:space="0" w:color="auto"/>
              <w:bottom w:val="nil"/>
              <w:right w:val="single" w:sz="6" w:space="0" w:color="auto"/>
            </w:tcBorders>
            <w:shd w:val="clear" w:color="auto" w:fill="auto"/>
          </w:tcPr>
          <w:p w14:paraId="7A24120E" w14:textId="77777777" w:rsidR="00F50F2D" w:rsidRDefault="00F50F2D" w:rsidP="00F50F2D">
            <w:pPr>
              <w:pStyle w:val="TableRow"/>
            </w:pPr>
            <w:r>
              <w:t>Url that applies to this version of the concept group.</w:t>
            </w:r>
          </w:p>
        </w:tc>
        <w:tc>
          <w:tcPr>
            <w:tcW w:w="1500" w:type="dxa"/>
            <w:tcBorders>
              <w:top w:val="nil"/>
              <w:left w:val="single" w:sz="6" w:space="0" w:color="auto"/>
              <w:bottom w:val="nil"/>
              <w:right w:val="single" w:sz="6" w:space="0" w:color="auto"/>
            </w:tcBorders>
            <w:shd w:val="clear" w:color="auto" w:fill="auto"/>
          </w:tcPr>
          <w:p w14:paraId="54D59161" w14:textId="77777777" w:rsidR="00F50F2D" w:rsidRDefault="00F50F2D" w:rsidP="00F50F2D">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20371E77" w14:textId="77777777" w:rsidR="00F50F2D" w:rsidRDefault="00F50F2D" w:rsidP="00F50F2D">
            <w:pPr>
              <w:pStyle w:val="TableRow"/>
            </w:pPr>
            <w:r>
              <w:t>255</w:t>
            </w:r>
          </w:p>
        </w:tc>
      </w:tr>
      <w:tr w:rsidR="00F50F2D" w14:paraId="2B844822" w14:textId="77777777">
        <w:tc>
          <w:tcPr>
            <w:tcW w:w="2802" w:type="dxa"/>
            <w:tcBorders>
              <w:top w:val="nil"/>
              <w:left w:val="single" w:sz="6" w:space="0" w:color="auto"/>
              <w:bottom w:val="nil"/>
              <w:right w:val="single" w:sz="6" w:space="0" w:color="auto"/>
            </w:tcBorders>
            <w:shd w:val="clear" w:color="auto" w:fill="auto"/>
          </w:tcPr>
          <w:p w14:paraId="5FAA5B95"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5885300"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9E4E1BE"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CB51F72" w14:textId="77777777" w:rsidR="00F50F2D" w:rsidRDefault="00F50F2D" w:rsidP="00F50F2D">
            <w:pPr>
              <w:pStyle w:val="TableRow"/>
            </w:pPr>
            <w:r>
              <w:t>16</w:t>
            </w:r>
          </w:p>
        </w:tc>
      </w:tr>
      <w:tr w:rsidR="00F50F2D" w14:paraId="797887DC" w14:textId="77777777">
        <w:tc>
          <w:tcPr>
            <w:tcW w:w="2802" w:type="dxa"/>
            <w:tcBorders>
              <w:top w:val="nil"/>
              <w:left w:val="single" w:sz="6" w:space="0" w:color="auto"/>
              <w:bottom w:val="nil"/>
              <w:right w:val="single" w:sz="6" w:space="0" w:color="auto"/>
            </w:tcBorders>
            <w:shd w:val="clear" w:color="auto" w:fill="auto"/>
          </w:tcPr>
          <w:p w14:paraId="0CD01387"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589C6FC"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1A37A14"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678F2482" w14:textId="77777777" w:rsidR="00F50F2D" w:rsidRDefault="00F50F2D" w:rsidP="00F50F2D">
            <w:pPr>
              <w:pStyle w:val="TableRow"/>
            </w:pPr>
            <w:r>
              <w:t>16</w:t>
            </w:r>
          </w:p>
        </w:tc>
      </w:tr>
      <w:tr w:rsidR="00F50F2D" w14:paraId="39057092" w14:textId="77777777">
        <w:tc>
          <w:tcPr>
            <w:tcW w:w="2802" w:type="dxa"/>
            <w:tcBorders>
              <w:top w:val="nil"/>
              <w:left w:val="single" w:sz="6" w:space="0" w:color="auto"/>
              <w:bottom w:val="nil"/>
              <w:right w:val="single" w:sz="6" w:space="0" w:color="auto"/>
            </w:tcBorders>
            <w:shd w:val="clear" w:color="auto" w:fill="auto"/>
          </w:tcPr>
          <w:p w14:paraId="2000EDB2"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EAB995B"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8273423"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3081B21" w14:textId="77777777" w:rsidR="00F50F2D" w:rsidRDefault="00F50F2D" w:rsidP="00F50F2D">
            <w:pPr>
              <w:pStyle w:val="TableRow"/>
            </w:pPr>
          </w:p>
        </w:tc>
      </w:tr>
      <w:tr w:rsidR="00F50F2D" w14:paraId="540C9409" w14:textId="77777777">
        <w:tc>
          <w:tcPr>
            <w:tcW w:w="2802" w:type="dxa"/>
            <w:tcBorders>
              <w:top w:val="nil"/>
              <w:left w:val="single" w:sz="6" w:space="0" w:color="auto"/>
              <w:bottom w:val="nil"/>
              <w:right w:val="single" w:sz="6" w:space="0" w:color="auto"/>
            </w:tcBorders>
            <w:shd w:val="clear" w:color="auto" w:fill="auto"/>
          </w:tcPr>
          <w:p w14:paraId="20BC51A1"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739456FD"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CDA2F62"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795885A9" w14:textId="77777777" w:rsidR="00F50F2D" w:rsidRDefault="00F50F2D" w:rsidP="00F50F2D">
            <w:pPr>
              <w:pStyle w:val="TableRow"/>
            </w:pPr>
            <w:r>
              <w:t>8</w:t>
            </w:r>
          </w:p>
        </w:tc>
      </w:tr>
      <w:tr w:rsidR="00F50F2D" w14:paraId="3DA06B47" w14:textId="77777777">
        <w:tc>
          <w:tcPr>
            <w:tcW w:w="2802" w:type="dxa"/>
            <w:tcBorders>
              <w:top w:val="nil"/>
              <w:left w:val="single" w:sz="6" w:space="0" w:color="auto"/>
              <w:bottom w:val="single" w:sz="6" w:space="0" w:color="auto"/>
              <w:right w:val="single" w:sz="6" w:space="0" w:color="auto"/>
            </w:tcBorders>
            <w:shd w:val="clear" w:color="auto" w:fill="auto"/>
          </w:tcPr>
          <w:p w14:paraId="01980FFD" w14:textId="77777777" w:rsidR="00F50F2D" w:rsidRDefault="00F50F2D" w:rsidP="00F50F2D">
            <w:pPr>
              <w:pStyle w:val="TableRow"/>
            </w:pPr>
            <w:r>
              <w:lastRenderedPageBreak/>
              <w:t>Timestamp</w:t>
            </w:r>
          </w:p>
        </w:tc>
        <w:tc>
          <w:tcPr>
            <w:tcW w:w="4536" w:type="dxa"/>
            <w:tcBorders>
              <w:top w:val="nil"/>
              <w:left w:val="single" w:sz="6" w:space="0" w:color="auto"/>
              <w:bottom w:val="single" w:sz="6" w:space="0" w:color="auto"/>
              <w:right w:val="single" w:sz="6" w:space="0" w:color="auto"/>
            </w:tcBorders>
            <w:shd w:val="clear" w:color="auto" w:fill="auto"/>
          </w:tcPr>
          <w:p w14:paraId="41AA13E8"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4CA918F" w14:textId="77777777" w:rsidR="00F50F2D" w:rsidRDefault="00F50F2D" w:rsidP="00F50F2D">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A3EFDEE" w14:textId="77777777" w:rsidR="00F50F2D" w:rsidRDefault="00F50F2D" w:rsidP="00F50F2D">
            <w:pPr>
              <w:pStyle w:val="TableRow"/>
            </w:pPr>
            <w:r>
              <w:t>8</w:t>
            </w:r>
          </w:p>
        </w:tc>
      </w:tr>
    </w:tbl>
    <w:p w14:paraId="4E405823"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E02FCB" w14:paraId="6FB2A2D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5820C49" w14:textId="77777777" w:rsidR="00E02FCB" w:rsidRDefault="00E02FCB" w:rsidP="006D10DC">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91E10A1" w14:textId="77777777" w:rsidR="00E02FCB" w:rsidRDefault="00E02FCB" w:rsidP="006D10DC">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170CE99" w14:textId="77777777" w:rsidR="00E02FCB" w:rsidRDefault="00E02FCB" w:rsidP="006D10DC">
            <w:pPr>
              <w:pStyle w:val="TableColumnTitles"/>
              <w:keepNext/>
            </w:pPr>
            <w:r>
              <w:t>Options</w:t>
            </w:r>
          </w:p>
        </w:tc>
      </w:tr>
      <w:tr w:rsidR="00E02FCB" w14:paraId="6BC6AE5E" w14:textId="77777777">
        <w:tc>
          <w:tcPr>
            <w:tcW w:w="2801" w:type="dxa"/>
            <w:tcBorders>
              <w:top w:val="nil"/>
              <w:left w:val="single" w:sz="6" w:space="0" w:color="auto"/>
              <w:bottom w:val="single" w:sz="6" w:space="0" w:color="auto"/>
              <w:right w:val="single" w:sz="6" w:space="0" w:color="auto"/>
            </w:tcBorders>
            <w:shd w:val="clear" w:color="auto" w:fill="auto"/>
          </w:tcPr>
          <w:p w14:paraId="331D0099" w14:textId="77777777" w:rsidR="00E02FCB" w:rsidRDefault="00E02FCB" w:rsidP="006D10DC">
            <w:pPr>
              <w:pStyle w:val="TableRow"/>
            </w:pPr>
            <w:r>
              <w:t>IX_Concept_Group_Key</w:t>
            </w:r>
          </w:p>
        </w:tc>
        <w:tc>
          <w:tcPr>
            <w:tcW w:w="3543" w:type="dxa"/>
            <w:tcBorders>
              <w:top w:val="nil"/>
              <w:left w:val="single" w:sz="6" w:space="0" w:color="auto"/>
              <w:bottom w:val="single" w:sz="6" w:space="0" w:color="auto"/>
              <w:right w:val="single" w:sz="6" w:space="0" w:color="auto"/>
            </w:tcBorders>
            <w:shd w:val="clear" w:color="auto" w:fill="auto"/>
          </w:tcPr>
          <w:p w14:paraId="7AACAAF2" w14:textId="77777777" w:rsidR="00E02FCB" w:rsidRDefault="00E02FCB" w:rsidP="006D10DC">
            <w:pPr>
              <w:pStyle w:val="TableRow"/>
            </w:pPr>
            <w:r>
              <w:t>Concept_Group_Key</w:t>
            </w:r>
          </w:p>
        </w:tc>
        <w:tc>
          <w:tcPr>
            <w:tcW w:w="3624" w:type="dxa"/>
            <w:tcBorders>
              <w:top w:val="nil"/>
              <w:left w:val="single" w:sz="6" w:space="0" w:color="auto"/>
              <w:bottom w:val="single" w:sz="6" w:space="0" w:color="auto"/>
              <w:right w:val="single" w:sz="6" w:space="0" w:color="auto"/>
            </w:tcBorders>
            <w:shd w:val="clear" w:color="auto" w:fill="auto"/>
          </w:tcPr>
          <w:p w14:paraId="4D26FD0D" w14:textId="77777777" w:rsidR="00E02FCB" w:rsidRDefault="00E02FCB" w:rsidP="006D10DC">
            <w:pPr>
              <w:pStyle w:val="TableRow"/>
            </w:pPr>
            <w:r>
              <w:t>nonclustered located on PRIMARY</w:t>
            </w:r>
          </w:p>
        </w:tc>
      </w:tr>
    </w:tbl>
    <w:p w14:paraId="401C3366" w14:textId="77777777" w:rsidR="00E02FCB" w:rsidRDefault="00E02FCB" w:rsidP="00E02FC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57FEF3B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4ECB596" w14:textId="77777777" w:rsidR="00F50F2D" w:rsidRDefault="00F50F2D" w:rsidP="00F50F2D">
            <w:pPr>
              <w:pStyle w:val="TableTitle"/>
              <w:rPr>
                <w:color w:val="FF0000"/>
              </w:rPr>
            </w:pPr>
            <w:r>
              <w:t>Constraint : FK_Concept_Group_Version_Concept_Group</w:t>
            </w:r>
          </w:p>
        </w:tc>
      </w:tr>
      <w:tr w:rsidR="00F50F2D" w14:paraId="1F096338" w14:textId="77777777">
        <w:tc>
          <w:tcPr>
            <w:tcW w:w="1548" w:type="dxa"/>
            <w:tcBorders>
              <w:top w:val="nil"/>
              <w:left w:val="single" w:sz="4" w:space="0" w:color="auto"/>
              <w:bottom w:val="single" w:sz="4" w:space="0" w:color="auto"/>
              <w:right w:val="single" w:sz="4" w:space="0" w:color="auto"/>
            </w:tcBorders>
            <w:shd w:val="clear" w:color="auto" w:fill="auto"/>
          </w:tcPr>
          <w:p w14:paraId="6AD7899E"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9C754B4" w14:textId="77777777" w:rsidR="00F50F2D" w:rsidRDefault="00F50F2D" w:rsidP="00F50F2D">
            <w:pPr>
              <w:pStyle w:val="TableRow"/>
            </w:pPr>
            <w:r>
              <w:t>Each concept group has one or more versions.</w:t>
            </w:r>
          </w:p>
        </w:tc>
      </w:tr>
      <w:tr w:rsidR="00F50F2D" w14:paraId="76D5283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6302F6A"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197C7B4" w14:textId="77777777" w:rsidR="00F50F2D" w:rsidRDefault="00F50F2D" w:rsidP="00575C3D">
            <w:pPr>
              <w:pStyle w:val="CodeSamples"/>
              <w:spacing w:before="120" w:after="120"/>
            </w:pPr>
            <w:r>
              <w:t>FK_Concept_Group_Version_Concept_Group (Concept_Group_Key) references Concept_Group(Concept_Group_Key)</w:t>
            </w:r>
          </w:p>
        </w:tc>
      </w:tr>
    </w:tbl>
    <w:p w14:paraId="6A73DDE7" w14:textId="77777777" w:rsidR="00F50F2D" w:rsidRDefault="00F50F2D" w:rsidP="00F50F2D">
      <w:pPr>
        <w:pStyle w:val="NormalIndent"/>
      </w:pPr>
    </w:p>
    <w:p w14:paraId="7A14DBBA" w14:textId="77777777" w:rsidR="00F50F2D" w:rsidRDefault="00F50F2D" w:rsidP="00840903">
      <w:pPr>
        <w:pStyle w:val="Heading4"/>
      </w:pPr>
      <w:bookmarkStart w:id="749" w:name="_Toc292879026"/>
      <w:r>
        <w:t>Concept_History</w:t>
      </w:r>
      <w:bookmarkEnd w:id="749"/>
    </w:p>
    <w:p w14:paraId="0D3E7598" w14:textId="77777777" w:rsidR="00F50F2D" w:rsidRDefault="00F50F2D" w:rsidP="00F50F2D">
      <w:pPr>
        <w:pStyle w:val="NormalIndent"/>
      </w:pPr>
      <w:r>
        <w:t>Identifies the range of concept group versions</w:t>
      </w:r>
      <w:r w:rsidR="00E02FCB">
        <w:t xml:space="preserve"> or dates</w:t>
      </w:r>
      <w:r>
        <w:t xml:space="preserve"> that a single concept applies to within the concept group.  The versions</w:t>
      </w:r>
      <w:r w:rsidR="00E02FCB">
        <w:t xml:space="preserve"> and dates</w:t>
      </w:r>
      <w:r>
        <w:t xml:space="preserve"> that a concept applies to may be non-contiguous, in which case multiple records are present in this table for the concept.</w:t>
      </w:r>
    </w:p>
    <w:p w14:paraId="303207FC" w14:textId="77777777" w:rsidR="00F50F2D" w:rsidRDefault="00F50F2D" w:rsidP="00F50F2D">
      <w:pPr>
        <w:pStyle w:val="NormalIndent"/>
      </w:pPr>
      <w:r>
        <w:t>For example, a taxon may be split into 2 taxa in a given checklist version, but then lumped into 1 again for subsequent versions.  The first Concept_History record details the first and last version the taxon was recognised for initially.  The second Concept_History record details the version the taxon became re-accepted in.</w:t>
      </w:r>
    </w:p>
    <w:p w14:paraId="0A691821" w14:textId="77777777" w:rsidR="00E02FCB" w:rsidRDefault="00E02FCB" w:rsidP="00F50F2D">
      <w:pPr>
        <w:pStyle w:val="NormalIndent"/>
      </w:pPr>
      <w:r>
        <w:t xml:space="preserve">A Concept_History record always specifies the </w:t>
      </w:r>
      <w:r w:rsidR="00F935FC">
        <w:t xml:space="preserve">inclusive </w:t>
      </w:r>
      <w:r>
        <w:t xml:space="preserve">dates </w:t>
      </w:r>
      <w:r w:rsidR="00F935FC">
        <w:t>for the period that is being documented.  These are obtained from the Concept_Group_Version table when a version range is being specified.  Using a date range alone allows the Concept_History table to control a dynamic list, in which concepts are added to or excluded from the list with the passage of time,</w:t>
      </w:r>
      <w:r w:rsidR="006D10DC">
        <w:t xml:space="preserve"> without the need to issue arbi</w:t>
      </w:r>
      <w:r w:rsidR="00F935FC">
        <w:t>trary concept group versions.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71FA55F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CCF6BB2"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C639755"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3B16188"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6F78D73" w14:textId="77777777" w:rsidR="00F50F2D" w:rsidRDefault="00F50F2D" w:rsidP="00F50F2D">
            <w:pPr>
              <w:pStyle w:val="TableColumnTitles"/>
              <w:keepNext/>
            </w:pPr>
            <w:r>
              <w:t>Size</w:t>
            </w:r>
          </w:p>
        </w:tc>
      </w:tr>
      <w:tr w:rsidR="00F50F2D" w14:paraId="785C621B" w14:textId="77777777">
        <w:tc>
          <w:tcPr>
            <w:tcW w:w="2802" w:type="dxa"/>
            <w:tcBorders>
              <w:top w:val="nil"/>
              <w:left w:val="single" w:sz="6" w:space="0" w:color="auto"/>
              <w:bottom w:val="nil"/>
              <w:right w:val="single" w:sz="6" w:space="0" w:color="auto"/>
            </w:tcBorders>
            <w:shd w:val="clear" w:color="auto" w:fill="auto"/>
          </w:tcPr>
          <w:p w14:paraId="2BC08866" w14:textId="77777777" w:rsidR="00F50F2D" w:rsidRDefault="00F50F2D" w:rsidP="00F50F2D">
            <w:pPr>
              <w:pStyle w:val="TableRow"/>
              <w:rPr>
                <w:u w:val="single"/>
              </w:rPr>
            </w:pPr>
            <w:r>
              <w:rPr>
                <w:u w:val="single"/>
              </w:rPr>
              <w:t>Concept_History_Key</w:t>
            </w:r>
          </w:p>
        </w:tc>
        <w:tc>
          <w:tcPr>
            <w:tcW w:w="4536" w:type="dxa"/>
            <w:tcBorders>
              <w:top w:val="nil"/>
              <w:left w:val="single" w:sz="6" w:space="0" w:color="auto"/>
              <w:bottom w:val="nil"/>
              <w:right w:val="single" w:sz="6" w:space="0" w:color="auto"/>
            </w:tcBorders>
            <w:shd w:val="clear" w:color="auto" w:fill="auto"/>
          </w:tcPr>
          <w:p w14:paraId="143D7637" w14:textId="77777777" w:rsidR="00F50F2D" w:rsidRDefault="00F50F2D" w:rsidP="00F50F2D">
            <w:pPr>
              <w:pStyle w:val="TableRow"/>
            </w:pPr>
            <w:r>
              <w:t>Unique identifier for the Concept_History table</w:t>
            </w:r>
          </w:p>
        </w:tc>
        <w:tc>
          <w:tcPr>
            <w:tcW w:w="1500" w:type="dxa"/>
            <w:tcBorders>
              <w:top w:val="nil"/>
              <w:left w:val="single" w:sz="6" w:space="0" w:color="auto"/>
              <w:bottom w:val="nil"/>
              <w:right w:val="single" w:sz="6" w:space="0" w:color="auto"/>
            </w:tcBorders>
            <w:shd w:val="clear" w:color="auto" w:fill="auto"/>
          </w:tcPr>
          <w:p w14:paraId="14ECE88F"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A281DA" w14:textId="77777777" w:rsidR="00F50F2D" w:rsidRDefault="00F50F2D" w:rsidP="00F50F2D">
            <w:pPr>
              <w:pStyle w:val="TableRow"/>
            </w:pPr>
            <w:r>
              <w:t>16</w:t>
            </w:r>
          </w:p>
        </w:tc>
      </w:tr>
      <w:tr w:rsidR="00F50F2D" w14:paraId="59B1E672" w14:textId="77777777">
        <w:tc>
          <w:tcPr>
            <w:tcW w:w="2802" w:type="dxa"/>
            <w:tcBorders>
              <w:top w:val="nil"/>
              <w:left w:val="single" w:sz="6" w:space="0" w:color="auto"/>
              <w:bottom w:val="nil"/>
              <w:right w:val="single" w:sz="6" w:space="0" w:color="auto"/>
            </w:tcBorders>
            <w:shd w:val="clear" w:color="auto" w:fill="auto"/>
          </w:tcPr>
          <w:p w14:paraId="0B2CA4D1" w14:textId="77777777" w:rsidR="00F50F2D" w:rsidRDefault="00F50F2D" w:rsidP="00F50F2D">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4ABB94E8" w14:textId="77777777" w:rsidR="00F50F2D" w:rsidRDefault="00F50F2D" w:rsidP="00F50F2D">
            <w:pPr>
              <w:pStyle w:val="TableRow"/>
            </w:pPr>
            <w:r>
              <w:t>Concept the history record applies to.</w:t>
            </w:r>
          </w:p>
        </w:tc>
        <w:tc>
          <w:tcPr>
            <w:tcW w:w="1500" w:type="dxa"/>
            <w:tcBorders>
              <w:top w:val="nil"/>
              <w:left w:val="single" w:sz="6" w:space="0" w:color="auto"/>
              <w:bottom w:val="nil"/>
              <w:right w:val="single" w:sz="6" w:space="0" w:color="auto"/>
            </w:tcBorders>
            <w:shd w:val="clear" w:color="auto" w:fill="auto"/>
          </w:tcPr>
          <w:p w14:paraId="194C5DDA"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1B9384F" w14:textId="77777777" w:rsidR="00F50F2D" w:rsidRDefault="00F50F2D" w:rsidP="00F50F2D">
            <w:pPr>
              <w:pStyle w:val="TableRow"/>
            </w:pPr>
            <w:r>
              <w:t>16</w:t>
            </w:r>
          </w:p>
        </w:tc>
      </w:tr>
      <w:tr w:rsidR="00F50F2D" w14:paraId="4F7E4A55" w14:textId="77777777">
        <w:tc>
          <w:tcPr>
            <w:tcW w:w="2802" w:type="dxa"/>
            <w:tcBorders>
              <w:top w:val="nil"/>
              <w:left w:val="single" w:sz="6" w:space="0" w:color="auto"/>
              <w:bottom w:val="nil"/>
              <w:right w:val="single" w:sz="6" w:space="0" w:color="auto"/>
            </w:tcBorders>
            <w:shd w:val="clear" w:color="auto" w:fill="auto"/>
          </w:tcPr>
          <w:p w14:paraId="18E282A7" w14:textId="77777777" w:rsidR="00F50F2D" w:rsidRDefault="00F50F2D" w:rsidP="00F50F2D">
            <w:pPr>
              <w:pStyle w:val="TableRow"/>
            </w:pPr>
            <w:r>
              <w:t>Concept_Group_Version_From</w:t>
            </w:r>
          </w:p>
        </w:tc>
        <w:tc>
          <w:tcPr>
            <w:tcW w:w="4536" w:type="dxa"/>
            <w:tcBorders>
              <w:top w:val="nil"/>
              <w:left w:val="single" w:sz="6" w:space="0" w:color="auto"/>
              <w:bottom w:val="nil"/>
              <w:right w:val="single" w:sz="6" w:space="0" w:color="auto"/>
            </w:tcBorders>
            <w:shd w:val="clear" w:color="auto" w:fill="auto"/>
          </w:tcPr>
          <w:p w14:paraId="44BAEEF9" w14:textId="77777777" w:rsidR="00F50F2D" w:rsidRDefault="00F50F2D" w:rsidP="00F50F2D">
            <w:pPr>
              <w:pStyle w:val="TableRow"/>
            </w:pPr>
            <w:r>
              <w:t>Concept group version the concept applies from.</w:t>
            </w:r>
          </w:p>
        </w:tc>
        <w:tc>
          <w:tcPr>
            <w:tcW w:w="1500" w:type="dxa"/>
            <w:tcBorders>
              <w:top w:val="nil"/>
              <w:left w:val="single" w:sz="6" w:space="0" w:color="auto"/>
              <w:bottom w:val="nil"/>
              <w:right w:val="single" w:sz="6" w:space="0" w:color="auto"/>
            </w:tcBorders>
            <w:shd w:val="clear" w:color="auto" w:fill="auto"/>
          </w:tcPr>
          <w:p w14:paraId="526EAA09"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7A7E0477" w14:textId="77777777" w:rsidR="00F50F2D" w:rsidRDefault="00F50F2D" w:rsidP="00F50F2D">
            <w:pPr>
              <w:pStyle w:val="TableRow"/>
            </w:pPr>
            <w:r>
              <w:t>16</w:t>
            </w:r>
          </w:p>
        </w:tc>
      </w:tr>
      <w:tr w:rsidR="00F50F2D" w14:paraId="37116F03" w14:textId="77777777">
        <w:tc>
          <w:tcPr>
            <w:tcW w:w="2802" w:type="dxa"/>
            <w:tcBorders>
              <w:top w:val="nil"/>
              <w:left w:val="single" w:sz="6" w:space="0" w:color="auto"/>
              <w:bottom w:val="nil"/>
              <w:right w:val="single" w:sz="6" w:space="0" w:color="auto"/>
            </w:tcBorders>
            <w:shd w:val="clear" w:color="auto" w:fill="auto"/>
          </w:tcPr>
          <w:p w14:paraId="3AF67785" w14:textId="77777777" w:rsidR="00F50F2D" w:rsidRDefault="00F50F2D" w:rsidP="00F50F2D">
            <w:pPr>
              <w:pStyle w:val="TableRow"/>
            </w:pPr>
            <w:r>
              <w:lastRenderedPageBreak/>
              <w:t>Concept_Group_Version_To</w:t>
            </w:r>
          </w:p>
        </w:tc>
        <w:tc>
          <w:tcPr>
            <w:tcW w:w="4536" w:type="dxa"/>
            <w:tcBorders>
              <w:top w:val="nil"/>
              <w:left w:val="single" w:sz="6" w:space="0" w:color="auto"/>
              <w:bottom w:val="nil"/>
              <w:right w:val="single" w:sz="6" w:space="0" w:color="auto"/>
            </w:tcBorders>
            <w:shd w:val="clear" w:color="auto" w:fill="auto"/>
          </w:tcPr>
          <w:p w14:paraId="1C53FE96" w14:textId="77777777" w:rsidR="00F50F2D" w:rsidRDefault="00F50F2D" w:rsidP="00F50F2D">
            <w:pPr>
              <w:pStyle w:val="TableRow"/>
            </w:pPr>
            <w:r>
              <w:t>Concept group version the concept applies up to.  If null, then the concept applies to all versions subsequent to Concept_Group_Version_From.</w:t>
            </w:r>
          </w:p>
        </w:tc>
        <w:tc>
          <w:tcPr>
            <w:tcW w:w="1500" w:type="dxa"/>
            <w:tcBorders>
              <w:top w:val="nil"/>
              <w:left w:val="single" w:sz="6" w:space="0" w:color="auto"/>
              <w:bottom w:val="nil"/>
              <w:right w:val="single" w:sz="6" w:space="0" w:color="auto"/>
            </w:tcBorders>
            <w:shd w:val="clear" w:color="auto" w:fill="auto"/>
          </w:tcPr>
          <w:p w14:paraId="5D5A8F17"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763053F2" w14:textId="77777777" w:rsidR="00F50F2D" w:rsidRDefault="00F50F2D" w:rsidP="00F50F2D">
            <w:pPr>
              <w:pStyle w:val="TableRow"/>
            </w:pPr>
            <w:r>
              <w:t>16</w:t>
            </w:r>
          </w:p>
        </w:tc>
      </w:tr>
      <w:tr w:rsidR="00E02FCB" w14:paraId="4AF09648" w14:textId="77777777">
        <w:tc>
          <w:tcPr>
            <w:tcW w:w="2802" w:type="dxa"/>
            <w:tcBorders>
              <w:top w:val="nil"/>
              <w:left w:val="single" w:sz="6" w:space="0" w:color="auto"/>
              <w:bottom w:val="nil"/>
              <w:right w:val="single" w:sz="6" w:space="0" w:color="auto"/>
            </w:tcBorders>
            <w:shd w:val="clear" w:color="auto" w:fill="auto"/>
          </w:tcPr>
          <w:p w14:paraId="32DCA8EC" w14:textId="77777777" w:rsidR="00E02FCB" w:rsidRDefault="00E02FCB" w:rsidP="00F50F2D">
            <w:pPr>
              <w:pStyle w:val="TableRow"/>
            </w:pPr>
            <w:r>
              <w:t>From</w:t>
            </w:r>
            <w:r w:rsidR="00F935FC">
              <w:t>_Vague_Date_Start</w:t>
            </w:r>
          </w:p>
        </w:tc>
        <w:tc>
          <w:tcPr>
            <w:tcW w:w="4536" w:type="dxa"/>
            <w:tcBorders>
              <w:top w:val="nil"/>
              <w:left w:val="single" w:sz="6" w:space="0" w:color="auto"/>
              <w:bottom w:val="nil"/>
              <w:right w:val="single" w:sz="6" w:space="0" w:color="auto"/>
            </w:tcBorders>
            <w:shd w:val="clear" w:color="auto" w:fill="auto"/>
          </w:tcPr>
          <w:p w14:paraId="56492F9D" w14:textId="77777777" w:rsidR="00E02FCB" w:rsidRDefault="00F935FC" w:rsidP="00F50F2D">
            <w:pPr>
              <w:pStyle w:val="TableRow"/>
            </w:pPr>
            <w:r>
              <w:t>Vague date start field for the d</w:t>
            </w:r>
            <w:r w:rsidR="00E02FCB">
              <w:t xml:space="preserve">ate the </w:t>
            </w:r>
            <w:r>
              <w:t>concept becomes applicable.</w:t>
            </w:r>
          </w:p>
        </w:tc>
        <w:tc>
          <w:tcPr>
            <w:tcW w:w="1500" w:type="dxa"/>
            <w:tcBorders>
              <w:top w:val="nil"/>
              <w:left w:val="single" w:sz="6" w:space="0" w:color="auto"/>
              <w:bottom w:val="nil"/>
              <w:right w:val="single" w:sz="6" w:space="0" w:color="auto"/>
            </w:tcBorders>
            <w:shd w:val="clear" w:color="auto" w:fill="auto"/>
          </w:tcPr>
          <w:p w14:paraId="50B4779F" w14:textId="77777777" w:rsidR="00E02FCB" w:rsidRDefault="00F935FC"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365DE395" w14:textId="77777777" w:rsidR="00E02FCB" w:rsidRDefault="00E02FCB" w:rsidP="00F50F2D">
            <w:pPr>
              <w:pStyle w:val="TableRow"/>
            </w:pPr>
          </w:p>
        </w:tc>
      </w:tr>
      <w:tr w:rsidR="00F935FC" w14:paraId="218F94F0" w14:textId="77777777">
        <w:tc>
          <w:tcPr>
            <w:tcW w:w="2802" w:type="dxa"/>
            <w:tcBorders>
              <w:top w:val="nil"/>
              <w:left w:val="single" w:sz="6" w:space="0" w:color="auto"/>
              <w:bottom w:val="nil"/>
              <w:right w:val="single" w:sz="6" w:space="0" w:color="auto"/>
            </w:tcBorders>
            <w:shd w:val="clear" w:color="auto" w:fill="auto"/>
          </w:tcPr>
          <w:p w14:paraId="0AC2291E" w14:textId="77777777" w:rsidR="00F935FC" w:rsidRDefault="00F935FC" w:rsidP="006D10DC">
            <w:pPr>
              <w:pStyle w:val="TableRow"/>
            </w:pPr>
            <w:r>
              <w:t>From_Vague_Date_End</w:t>
            </w:r>
          </w:p>
        </w:tc>
        <w:tc>
          <w:tcPr>
            <w:tcW w:w="4536" w:type="dxa"/>
            <w:tcBorders>
              <w:top w:val="nil"/>
              <w:left w:val="single" w:sz="6" w:space="0" w:color="auto"/>
              <w:bottom w:val="nil"/>
              <w:right w:val="single" w:sz="6" w:space="0" w:color="auto"/>
            </w:tcBorders>
            <w:shd w:val="clear" w:color="auto" w:fill="auto"/>
          </w:tcPr>
          <w:p w14:paraId="55B01906" w14:textId="77777777" w:rsidR="00F935FC" w:rsidRDefault="00F935FC" w:rsidP="006D10DC">
            <w:pPr>
              <w:pStyle w:val="TableRow"/>
            </w:pPr>
            <w:r>
              <w:t>Vague date end field for the date the concept becomes applicable.</w:t>
            </w:r>
          </w:p>
        </w:tc>
        <w:tc>
          <w:tcPr>
            <w:tcW w:w="1500" w:type="dxa"/>
            <w:tcBorders>
              <w:top w:val="nil"/>
              <w:left w:val="single" w:sz="6" w:space="0" w:color="auto"/>
              <w:bottom w:val="nil"/>
              <w:right w:val="single" w:sz="6" w:space="0" w:color="auto"/>
            </w:tcBorders>
            <w:shd w:val="clear" w:color="auto" w:fill="auto"/>
          </w:tcPr>
          <w:p w14:paraId="5FBCCCB3" w14:textId="77777777" w:rsidR="00F935FC" w:rsidRDefault="00F935FC" w:rsidP="006D10DC">
            <w:pPr>
              <w:pStyle w:val="TableRow"/>
            </w:pPr>
            <w:r>
              <w:t>int Null</w:t>
            </w:r>
          </w:p>
        </w:tc>
        <w:tc>
          <w:tcPr>
            <w:tcW w:w="1127" w:type="dxa"/>
            <w:tcBorders>
              <w:top w:val="nil"/>
              <w:left w:val="single" w:sz="6" w:space="0" w:color="auto"/>
              <w:bottom w:val="nil"/>
              <w:right w:val="single" w:sz="6" w:space="0" w:color="auto"/>
            </w:tcBorders>
            <w:shd w:val="clear" w:color="auto" w:fill="auto"/>
          </w:tcPr>
          <w:p w14:paraId="6905E0D7" w14:textId="77777777" w:rsidR="00F935FC" w:rsidRDefault="00F935FC" w:rsidP="006D10DC">
            <w:pPr>
              <w:pStyle w:val="TableRow"/>
            </w:pPr>
          </w:p>
        </w:tc>
      </w:tr>
      <w:tr w:rsidR="00F935FC" w14:paraId="3DE11739" w14:textId="77777777">
        <w:tc>
          <w:tcPr>
            <w:tcW w:w="2802" w:type="dxa"/>
            <w:tcBorders>
              <w:top w:val="nil"/>
              <w:left w:val="single" w:sz="6" w:space="0" w:color="auto"/>
              <w:bottom w:val="nil"/>
              <w:right w:val="single" w:sz="6" w:space="0" w:color="auto"/>
            </w:tcBorders>
            <w:shd w:val="clear" w:color="auto" w:fill="auto"/>
          </w:tcPr>
          <w:p w14:paraId="1C518631" w14:textId="77777777" w:rsidR="00F935FC" w:rsidRDefault="00F935FC" w:rsidP="006D10DC">
            <w:pPr>
              <w:pStyle w:val="TableRow"/>
            </w:pPr>
            <w:r>
              <w:t>From_Vague_Date_Type</w:t>
            </w:r>
          </w:p>
        </w:tc>
        <w:tc>
          <w:tcPr>
            <w:tcW w:w="4536" w:type="dxa"/>
            <w:tcBorders>
              <w:top w:val="nil"/>
              <w:left w:val="single" w:sz="6" w:space="0" w:color="auto"/>
              <w:bottom w:val="nil"/>
              <w:right w:val="single" w:sz="6" w:space="0" w:color="auto"/>
            </w:tcBorders>
            <w:shd w:val="clear" w:color="auto" w:fill="auto"/>
          </w:tcPr>
          <w:p w14:paraId="7E95D8D1" w14:textId="77777777" w:rsidR="00F935FC" w:rsidRDefault="00F935FC" w:rsidP="006D10DC">
            <w:pPr>
              <w:pStyle w:val="TableRow"/>
            </w:pPr>
            <w:r>
              <w:t>Vague date type field for the date the concept becomes applicable.</w:t>
            </w:r>
          </w:p>
        </w:tc>
        <w:tc>
          <w:tcPr>
            <w:tcW w:w="1500" w:type="dxa"/>
            <w:tcBorders>
              <w:top w:val="nil"/>
              <w:left w:val="single" w:sz="6" w:space="0" w:color="auto"/>
              <w:bottom w:val="nil"/>
              <w:right w:val="single" w:sz="6" w:space="0" w:color="auto"/>
            </w:tcBorders>
            <w:shd w:val="clear" w:color="auto" w:fill="auto"/>
          </w:tcPr>
          <w:p w14:paraId="55ABD405" w14:textId="77777777" w:rsidR="00F935FC" w:rsidRDefault="00F935FC" w:rsidP="006D10DC">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BF194AA" w14:textId="77777777" w:rsidR="00F935FC" w:rsidRDefault="00F935FC" w:rsidP="006D10DC">
            <w:pPr>
              <w:pStyle w:val="TableRow"/>
            </w:pPr>
            <w:r>
              <w:t>2</w:t>
            </w:r>
          </w:p>
        </w:tc>
      </w:tr>
      <w:tr w:rsidR="00F935FC" w14:paraId="6D11DB44" w14:textId="77777777">
        <w:tc>
          <w:tcPr>
            <w:tcW w:w="2802" w:type="dxa"/>
            <w:tcBorders>
              <w:top w:val="nil"/>
              <w:left w:val="single" w:sz="6" w:space="0" w:color="auto"/>
              <w:bottom w:val="nil"/>
              <w:right w:val="single" w:sz="6" w:space="0" w:color="auto"/>
            </w:tcBorders>
            <w:shd w:val="clear" w:color="auto" w:fill="auto"/>
          </w:tcPr>
          <w:p w14:paraId="7F44BAE6" w14:textId="77777777" w:rsidR="00F935FC" w:rsidRDefault="00F935FC" w:rsidP="006D10DC">
            <w:pPr>
              <w:pStyle w:val="TableRow"/>
            </w:pPr>
            <w:r>
              <w:t>To_Vague_Date_Start</w:t>
            </w:r>
          </w:p>
        </w:tc>
        <w:tc>
          <w:tcPr>
            <w:tcW w:w="4536" w:type="dxa"/>
            <w:tcBorders>
              <w:top w:val="nil"/>
              <w:left w:val="single" w:sz="6" w:space="0" w:color="auto"/>
              <w:bottom w:val="nil"/>
              <w:right w:val="single" w:sz="6" w:space="0" w:color="auto"/>
            </w:tcBorders>
            <w:shd w:val="clear" w:color="auto" w:fill="auto"/>
          </w:tcPr>
          <w:p w14:paraId="0AC2F78E" w14:textId="77777777" w:rsidR="00F935FC" w:rsidRDefault="00F935FC" w:rsidP="006D10DC">
            <w:pPr>
              <w:pStyle w:val="TableRow"/>
            </w:pPr>
            <w:r>
              <w:t>Vague date start field for the date the concept is no longer applicable from.</w:t>
            </w:r>
          </w:p>
        </w:tc>
        <w:tc>
          <w:tcPr>
            <w:tcW w:w="1500" w:type="dxa"/>
            <w:tcBorders>
              <w:top w:val="nil"/>
              <w:left w:val="single" w:sz="6" w:space="0" w:color="auto"/>
              <w:bottom w:val="nil"/>
              <w:right w:val="single" w:sz="6" w:space="0" w:color="auto"/>
            </w:tcBorders>
            <w:shd w:val="clear" w:color="auto" w:fill="auto"/>
          </w:tcPr>
          <w:p w14:paraId="749FA892" w14:textId="77777777" w:rsidR="00F935FC" w:rsidRDefault="00F935FC" w:rsidP="006D10DC">
            <w:pPr>
              <w:pStyle w:val="TableRow"/>
            </w:pPr>
            <w:r>
              <w:t>int Null</w:t>
            </w:r>
          </w:p>
        </w:tc>
        <w:tc>
          <w:tcPr>
            <w:tcW w:w="1127" w:type="dxa"/>
            <w:tcBorders>
              <w:top w:val="nil"/>
              <w:left w:val="single" w:sz="6" w:space="0" w:color="auto"/>
              <w:bottom w:val="nil"/>
              <w:right w:val="single" w:sz="6" w:space="0" w:color="auto"/>
            </w:tcBorders>
            <w:shd w:val="clear" w:color="auto" w:fill="auto"/>
          </w:tcPr>
          <w:p w14:paraId="2C12ECC4" w14:textId="77777777" w:rsidR="00F935FC" w:rsidRDefault="00F935FC" w:rsidP="006D10DC">
            <w:pPr>
              <w:pStyle w:val="TableRow"/>
            </w:pPr>
          </w:p>
        </w:tc>
      </w:tr>
      <w:tr w:rsidR="00F935FC" w14:paraId="1C989CC8" w14:textId="77777777">
        <w:tc>
          <w:tcPr>
            <w:tcW w:w="2802" w:type="dxa"/>
            <w:tcBorders>
              <w:top w:val="nil"/>
              <w:left w:val="single" w:sz="6" w:space="0" w:color="auto"/>
              <w:bottom w:val="nil"/>
              <w:right w:val="single" w:sz="6" w:space="0" w:color="auto"/>
            </w:tcBorders>
            <w:shd w:val="clear" w:color="auto" w:fill="auto"/>
          </w:tcPr>
          <w:p w14:paraId="6115A528" w14:textId="77777777" w:rsidR="00F935FC" w:rsidRDefault="00F935FC" w:rsidP="006D10DC">
            <w:pPr>
              <w:pStyle w:val="TableRow"/>
            </w:pPr>
            <w:r>
              <w:t>To_Vague_Date_End</w:t>
            </w:r>
          </w:p>
        </w:tc>
        <w:tc>
          <w:tcPr>
            <w:tcW w:w="4536" w:type="dxa"/>
            <w:tcBorders>
              <w:top w:val="nil"/>
              <w:left w:val="single" w:sz="6" w:space="0" w:color="auto"/>
              <w:bottom w:val="nil"/>
              <w:right w:val="single" w:sz="6" w:space="0" w:color="auto"/>
            </w:tcBorders>
            <w:shd w:val="clear" w:color="auto" w:fill="auto"/>
          </w:tcPr>
          <w:p w14:paraId="166DC746" w14:textId="77777777" w:rsidR="00F935FC" w:rsidRDefault="00F935FC" w:rsidP="006D10DC">
            <w:pPr>
              <w:pStyle w:val="TableRow"/>
            </w:pPr>
            <w:r>
              <w:t>Vague date end field for the date the concept is no longer applicable from.</w:t>
            </w:r>
          </w:p>
        </w:tc>
        <w:tc>
          <w:tcPr>
            <w:tcW w:w="1500" w:type="dxa"/>
            <w:tcBorders>
              <w:top w:val="nil"/>
              <w:left w:val="single" w:sz="6" w:space="0" w:color="auto"/>
              <w:bottom w:val="nil"/>
              <w:right w:val="single" w:sz="6" w:space="0" w:color="auto"/>
            </w:tcBorders>
            <w:shd w:val="clear" w:color="auto" w:fill="auto"/>
          </w:tcPr>
          <w:p w14:paraId="0C8296CF" w14:textId="77777777" w:rsidR="00F935FC" w:rsidRDefault="00F935FC" w:rsidP="006D10DC">
            <w:pPr>
              <w:pStyle w:val="TableRow"/>
            </w:pPr>
            <w:r>
              <w:t>int Null</w:t>
            </w:r>
          </w:p>
        </w:tc>
        <w:tc>
          <w:tcPr>
            <w:tcW w:w="1127" w:type="dxa"/>
            <w:tcBorders>
              <w:top w:val="nil"/>
              <w:left w:val="single" w:sz="6" w:space="0" w:color="auto"/>
              <w:bottom w:val="nil"/>
              <w:right w:val="single" w:sz="6" w:space="0" w:color="auto"/>
            </w:tcBorders>
            <w:shd w:val="clear" w:color="auto" w:fill="auto"/>
          </w:tcPr>
          <w:p w14:paraId="08E03687" w14:textId="77777777" w:rsidR="00F935FC" w:rsidRDefault="00F935FC" w:rsidP="006D10DC">
            <w:pPr>
              <w:pStyle w:val="TableRow"/>
            </w:pPr>
          </w:p>
        </w:tc>
      </w:tr>
      <w:tr w:rsidR="00F935FC" w14:paraId="03DC6ED6" w14:textId="77777777">
        <w:tc>
          <w:tcPr>
            <w:tcW w:w="2802" w:type="dxa"/>
            <w:tcBorders>
              <w:top w:val="nil"/>
              <w:left w:val="single" w:sz="6" w:space="0" w:color="auto"/>
              <w:bottom w:val="nil"/>
              <w:right w:val="single" w:sz="6" w:space="0" w:color="auto"/>
            </w:tcBorders>
            <w:shd w:val="clear" w:color="auto" w:fill="auto"/>
          </w:tcPr>
          <w:p w14:paraId="25C35FED" w14:textId="77777777" w:rsidR="00F935FC" w:rsidRDefault="00F935FC" w:rsidP="006D10DC">
            <w:pPr>
              <w:pStyle w:val="TableRow"/>
            </w:pPr>
            <w:r>
              <w:t>To_Vague_Date_Type</w:t>
            </w:r>
          </w:p>
        </w:tc>
        <w:tc>
          <w:tcPr>
            <w:tcW w:w="4536" w:type="dxa"/>
            <w:tcBorders>
              <w:top w:val="nil"/>
              <w:left w:val="single" w:sz="6" w:space="0" w:color="auto"/>
              <w:bottom w:val="nil"/>
              <w:right w:val="single" w:sz="6" w:space="0" w:color="auto"/>
            </w:tcBorders>
            <w:shd w:val="clear" w:color="auto" w:fill="auto"/>
          </w:tcPr>
          <w:p w14:paraId="5343D493" w14:textId="77777777" w:rsidR="00F935FC" w:rsidRDefault="00F935FC" w:rsidP="006D10DC">
            <w:pPr>
              <w:pStyle w:val="TableRow"/>
            </w:pPr>
            <w:r>
              <w:t>Vague date type field for the date the concept is no longer applicable from.</w:t>
            </w:r>
          </w:p>
        </w:tc>
        <w:tc>
          <w:tcPr>
            <w:tcW w:w="1500" w:type="dxa"/>
            <w:tcBorders>
              <w:top w:val="nil"/>
              <w:left w:val="single" w:sz="6" w:space="0" w:color="auto"/>
              <w:bottom w:val="nil"/>
              <w:right w:val="single" w:sz="6" w:space="0" w:color="auto"/>
            </w:tcBorders>
            <w:shd w:val="clear" w:color="auto" w:fill="auto"/>
          </w:tcPr>
          <w:p w14:paraId="6C3EDE32" w14:textId="77777777" w:rsidR="00F935FC" w:rsidRDefault="00F935FC" w:rsidP="006D10DC">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2DF195A" w14:textId="77777777" w:rsidR="00F935FC" w:rsidRDefault="00F935FC" w:rsidP="006D10DC">
            <w:pPr>
              <w:pStyle w:val="TableRow"/>
            </w:pPr>
            <w:r>
              <w:t>2</w:t>
            </w:r>
          </w:p>
        </w:tc>
      </w:tr>
      <w:tr w:rsidR="00F50F2D" w14:paraId="21159EB9" w14:textId="77777777">
        <w:tc>
          <w:tcPr>
            <w:tcW w:w="2802" w:type="dxa"/>
            <w:tcBorders>
              <w:top w:val="nil"/>
              <w:left w:val="single" w:sz="6" w:space="0" w:color="auto"/>
              <w:bottom w:val="nil"/>
              <w:right w:val="single" w:sz="6" w:space="0" w:color="auto"/>
            </w:tcBorders>
            <w:shd w:val="clear" w:color="auto" w:fill="auto"/>
          </w:tcPr>
          <w:p w14:paraId="3A94B2C0"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759A53A0"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C872633"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7D13CC8" w14:textId="77777777" w:rsidR="00F50F2D" w:rsidRDefault="00F50F2D" w:rsidP="00F50F2D">
            <w:pPr>
              <w:pStyle w:val="TableRow"/>
            </w:pPr>
            <w:r>
              <w:t>16</w:t>
            </w:r>
          </w:p>
        </w:tc>
      </w:tr>
      <w:tr w:rsidR="00F50F2D" w14:paraId="3149BD73" w14:textId="77777777">
        <w:tc>
          <w:tcPr>
            <w:tcW w:w="2802" w:type="dxa"/>
            <w:tcBorders>
              <w:top w:val="nil"/>
              <w:left w:val="single" w:sz="6" w:space="0" w:color="auto"/>
              <w:bottom w:val="nil"/>
              <w:right w:val="single" w:sz="6" w:space="0" w:color="auto"/>
            </w:tcBorders>
            <w:shd w:val="clear" w:color="auto" w:fill="auto"/>
          </w:tcPr>
          <w:p w14:paraId="5576DF6B"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C65FF43"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FFE7CAF"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6102537D" w14:textId="77777777" w:rsidR="00F50F2D" w:rsidRDefault="00F50F2D" w:rsidP="00F50F2D">
            <w:pPr>
              <w:pStyle w:val="TableRow"/>
            </w:pPr>
            <w:r>
              <w:t>16</w:t>
            </w:r>
          </w:p>
        </w:tc>
      </w:tr>
      <w:tr w:rsidR="00F50F2D" w14:paraId="4D08D4A6" w14:textId="77777777">
        <w:tc>
          <w:tcPr>
            <w:tcW w:w="2802" w:type="dxa"/>
            <w:tcBorders>
              <w:top w:val="nil"/>
              <w:left w:val="single" w:sz="6" w:space="0" w:color="auto"/>
              <w:bottom w:val="nil"/>
              <w:right w:val="single" w:sz="6" w:space="0" w:color="auto"/>
            </w:tcBorders>
            <w:shd w:val="clear" w:color="auto" w:fill="auto"/>
          </w:tcPr>
          <w:p w14:paraId="74F5B2DA"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10DB3961"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534EC2B"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A5514BA" w14:textId="77777777" w:rsidR="00F50F2D" w:rsidRDefault="00F50F2D" w:rsidP="00F50F2D">
            <w:pPr>
              <w:pStyle w:val="TableRow"/>
            </w:pPr>
          </w:p>
        </w:tc>
      </w:tr>
      <w:tr w:rsidR="00F50F2D" w14:paraId="55D77E1B" w14:textId="77777777">
        <w:tc>
          <w:tcPr>
            <w:tcW w:w="2802" w:type="dxa"/>
            <w:tcBorders>
              <w:top w:val="nil"/>
              <w:left w:val="single" w:sz="6" w:space="0" w:color="auto"/>
              <w:bottom w:val="nil"/>
              <w:right w:val="single" w:sz="6" w:space="0" w:color="auto"/>
            </w:tcBorders>
            <w:shd w:val="clear" w:color="auto" w:fill="auto"/>
          </w:tcPr>
          <w:p w14:paraId="66D2BD2B"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3DB004CC" w14:textId="77777777" w:rsidR="00F50F2D" w:rsidRDefault="00F50F2D" w:rsidP="00F50F2D">
            <w:pPr>
              <w:pStyle w:val="TableRow"/>
            </w:pPr>
            <w:r>
              <w:t>Site ID of the record custodian.</w:t>
            </w:r>
          </w:p>
        </w:tc>
        <w:tc>
          <w:tcPr>
            <w:tcW w:w="1500" w:type="dxa"/>
            <w:tcBorders>
              <w:top w:val="nil"/>
              <w:left w:val="single" w:sz="6" w:space="0" w:color="auto"/>
              <w:bottom w:val="nil"/>
              <w:right w:val="single" w:sz="6" w:space="0" w:color="auto"/>
            </w:tcBorders>
            <w:shd w:val="clear" w:color="auto" w:fill="auto"/>
          </w:tcPr>
          <w:p w14:paraId="24B4C859"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4676C7B0" w14:textId="77777777" w:rsidR="00F50F2D" w:rsidRDefault="00F50F2D" w:rsidP="00F50F2D">
            <w:pPr>
              <w:pStyle w:val="TableRow"/>
            </w:pPr>
            <w:r>
              <w:t>8</w:t>
            </w:r>
          </w:p>
        </w:tc>
      </w:tr>
      <w:tr w:rsidR="00F50F2D" w14:paraId="361BA26F" w14:textId="77777777">
        <w:tc>
          <w:tcPr>
            <w:tcW w:w="2802" w:type="dxa"/>
            <w:tcBorders>
              <w:top w:val="nil"/>
              <w:left w:val="single" w:sz="6" w:space="0" w:color="auto"/>
              <w:bottom w:val="single" w:sz="6" w:space="0" w:color="auto"/>
              <w:right w:val="single" w:sz="6" w:space="0" w:color="auto"/>
            </w:tcBorders>
            <w:shd w:val="clear" w:color="auto" w:fill="auto"/>
          </w:tcPr>
          <w:p w14:paraId="470DC37A" w14:textId="77777777" w:rsidR="00F50F2D" w:rsidRDefault="00F50F2D" w:rsidP="00F50F2D">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610E7D9"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19B6972" w14:textId="77777777" w:rsidR="00F50F2D" w:rsidRDefault="00F50F2D" w:rsidP="00F50F2D">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228E666" w14:textId="77777777" w:rsidR="00F50F2D" w:rsidRDefault="00F50F2D" w:rsidP="00F50F2D">
            <w:pPr>
              <w:pStyle w:val="TableRow"/>
            </w:pPr>
            <w:r>
              <w:t>8</w:t>
            </w:r>
          </w:p>
        </w:tc>
      </w:tr>
    </w:tbl>
    <w:p w14:paraId="5D335749" w14:textId="77777777" w:rsidR="00F50F2D" w:rsidRDefault="00F50F2D" w:rsidP="00F50F2D">
      <w:pPr>
        <w:pStyle w:val="NormalIndent"/>
      </w:pP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0C952B9A"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5A878FE" w14:textId="77777777" w:rsidR="00F50F2D" w:rsidRDefault="00F50F2D" w:rsidP="00F50F2D">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7B366A35"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1956D76" w14:textId="77777777" w:rsidR="00F50F2D" w:rsidRDefault="00F50F2D" w:rsidP="00F50F2D">
            <w:pPr>
              <w:pStyle w:val="TableColumnTitles"/>
              <w:keepNext/>
            </w:pPr>
            <w:r>
              <w:t>Options</w:t>
            </w:r>
          </w:p>
        </w:tc>
      </w:tr>
      <w:tr w:rsidR="00F50F2D" w14:paraId="5E000360" w14:textId="77777777">
        <w:tc>
          <w:tcPr>
            <w:tcW w:w="2801" w:type="dxa"/>
            <w:tcBorders>
              <w:top w:val="nil"/>
              <w:left w:val="single" w:sz="6" w:space="0" w:color="auto"/>
              <w:bottom w:val="nil"/>
              <w:right w:val="single" w:sz="6" w:space="0" w:color="auto"/>
            </w:tcBorders>
            <w:shd w:val="clear" w:color="auto" w:fill="auto"/>
          </w:tcPr>
          <w:p w14:paraId="51B65D6E" w14:textId="77777777" w:rsidR="00F50F2D" w:rsidRDefault="00F935FC" w:rsidP="00F50F2D">
            <w:pPr>
              <w:pStyle w:val="TableRow"/>
            </w:pPr>
            <w:r>
              <w:t>IX_Concept_Group_Version_From</w:t>
            </w:r>
          </w:p>
        </w:tc>
        <w:tc>
          <w:tcPr>
            <w:tcW w:w="3543" w:type="dxa"/>
            <w:tcBorders>
              <w:top w:val="nil"/>
              <w:left w:val="single" w:sz="6" w:space="0" w:color="auto"/>
              <w:bottom w:val="nil"/>
              <w:right w:val="single" w:sz="6" w:space="0" w:color="auto"/>
            </w:tcBorders>
            <w:shd w:val="clear" w:color="auto" w:fill="auto"/>
          </w:tcPr>
          <w:p w14:paraId="5C2B1E6D" w14:textId="77777777" w:rsidR="00F50F2D" w:rsidRDefault="00F935FC" w:rsidP="00F50F2D">
            <w:pPr>
              <w:pStyle w:val="TableRow"/>
            </w:pPr>
            <w:r>
              <w:t>Concept_Group_Version_From</w:t>
            </w:r>
          </w:p>
        </w:tc>
        <w:tc>
          <w:tcPr>
            <w:tcW w:w="3624" w:type="dxa"/>
            <w:tcBorders>
              <w:top w:val="nil"/>
              <w:left w:val="single" w:sz="6" w:space="0" w:color="auto"/>
              <w:bottom w:val="nil"/>
              <w:right w:val="single" w:sz="6" w:space="0" w:color="auto"/>
            </w:tcBorders>
            <w:shd w:val="clear" w:color="auto" w:fill="auto"/>
          </w:tcPr>
          <w:p w14:paraId="7D3B10CA" w14:textId="77777777" w:rsidR="00F50F2D" w:rsidRDefault="00F935FC" w:rsidP="00F50F2D">
            <w:pPr>
              <w:pStyle w:val="TableRow"/>
            </w:pPr>
            <w:r>
              <w:t>nonclustered located on PRIMARY</w:t>
            </w:r>
          </w:p>
        </w:tc>
      </w:tr>
      <w:tr w:rsidR="00F935FC" w14:paraId="2A28D97F" w14:textId="77777777">
        <w:tc>
          <w:tcPr>
            <w:tcW w:w="2801" w:type="dxa"/>
            <w:tcBorders>
              <w:top w:val="nil"/>
              <w:left w:val="single" w:sz="6" w:space="0" w:color="auto"/>
              <w:bottom w:val="nil"/>
              <w:right w:val="single" w:sz="6" w:space="0" w:color="auto"/>
            </w:tcBorders>
            <w:shd w:val="clear" w:color="auto" w:fill="auto"/>
          </w:tcPr>
          <w:p w14:paraId="418E6C97" w14:textId="77777777" w:rsidR="00F935FC" w:rsidRDefault="00F935FC" w:rsidP="00F50F2D">
            <w:pPr>
              <w:pStyle w:val="TableRow"/>
            </w:pPr>
            <w:r>
              <w:t>IX_Concept_Group_Version_To</w:t>
            </w:r>
          </w:p>
        </w:tc>
        <w:tc>
          <w:tcPr>
            <w:tcW w:w="3543" w:type="dxa"/>
            <w:tcBorders>
              <w:top w:val="nil"/>
              <w:left w:val="single" w:sz="6" w:space="0" w:color="auto"/>
              <w:bottom w:val="nil"/>
              <w:right w:val="single" w:sz="6" w:space="0" w:color="auto"/>
            </w:tcBorders>
            <w:shd w:val="clear" w:color="auto" w:fill="auto"/>
          </w:tcPr>
          <w:p w14:paraId="0FE8BA38" w14:textId="77777777" w:rsidR="00F935FC" w:rsidRDefault="00F935FC" w:rsidP="00F50F2D">
            <w:pPr>
              <w:pStyle w:val="TableRow"/>
            </w:pPr>
            <w:r>
              <w:t>Concept_Group_Version_To</w:t>
            </w:r>
          </w:p>
        </w:tc>
        <w:tc>
          <w:tcPr>
            <w:tcW w:w="3624" w:type="dxa"/>
            <w:tcBorders>
              <w:top w:val="nil"/>
              <w:left w:val="single" w:sz="6" w:space="0" w:color="auto"/>
              <w:bottom w:val="nil"/>
              <w:right w:val="single" w:sz="6" w:space="0" w:color="auto"/>
            </w:tcBorders>
            <w:shd w:val="clear" w:color="auto" w:fill="auto"/>
          </w:tcPr>
          <w:p w14:paraId="6E3CB641" w14:textId="77777777" w:rsidR="00F935FC" w:rsidRDefault="00F935FC" w:rsidP="00F50F2D">
            <w:pPr>
              <w:pStyle w:val="TableRow"/>
            </w:pPr>
            <w:r>
              <w:t>nonclustered located on PRIMARY</w:t>
            </w:r>
          </w:p>
        </w:tc>
      </w:tr>
      <w:tr w:rsidR="00C455E5" w14:paraId="294C86A2" w14:textId="77777777">
        <w:tc>
          <w:tcPr>
            <w:tcW w:w="2801" w:type="dxa"/>
            <w:tcBorders>
              <w:top w:val="nil"/>
              <w:left w:val="single" w:sz="6" w:space="0" w:color="auto"/>
              <w:bottom w:val="single" w:sz="6" w:space="0" w:color="auto"/>
              <w:right w:val="single" w:sz="6" w:space="0" w:color="auto"/>
            </w:tcBorders>
            <w:shd w:val="clear" w:color="auto" w:fill="auto"/>
          </w:tcPr>
          <w:p w14:paraId="7C2C969A" w14:textId="77777777" w:rsidR="00C455E5" w:rsidRDefault="00C455E5" w:rsidP="00F50F2D">
            <w:pPr>
              <w:pStyle w:val="TableRow"/>
            </w:pPr>
            <w:r>
              <w:t>IX_Concept_Key</w:t>
            </w:r>
          </w:p>
        </w:tc>
        <w:tc>
          <w:tcPr>
            <w:tcW w:w="3543" w:type="dxa"/>
            <w:tcBorders>
              <w:top w:val="nil"/>
              <w:left w:val="single" w:sz="6" w:space="0" w:color="auto"/>
              <w:bottom w:val="single" w:sz="6" w:space="0" w:color="auto"/>
              <w:right w:val="single" w:sz="6" w:space="0" w:color="auto"/>
            </w:tcBorders>
            <w:shd w:val="clear" w:color="auto" w:fill="auto"/>
          </w:tcPr>
          <w:p w14:paraId="559A9E5C" w14:textId="77777777" w:rsidR="00C455E5" w:rsidRDefault="00C455E5" w:rsidP="00F50F2D">
            <w:pPr>
              <w:pStyle w:val="TableRow"/>
            </w:pPr>
            <w:r>
              <w:t>Concept_Key</w:t>
            </w:r>
          </w:p>
        </w:tc>
        <w:tc>
          <w:tcPr>
            <w:tcW w:w="3624" w:type="dxa"/>
            <w:tcBorders>
              <w:top w:val="nil"/>
              <w:left w:val="single" w:sz="6" w:space="0" w:color="auto"/>
              <w:bottom w:val="single" w:sz="6" w:space="0" w:color="auto"/>
              <w:right w:val="single" w:sz="6" w:space="0" w:color="auto"/>
            </w:tcBorders>
            <w:shd w:val="clear" w:color="auto" w:fill="auto"/>
          </w:tcPr>
          <w:p w14:paraId="27BA188C" w14:textId="77777777" w:rsidR="00C455E5" w:rsidRDefault="00C455E5" w:rsidP="00C62C7B">
            <w:pPr>
              <w:pStyle w:val="TableRow"/>
            </w:pPr>
            <w:r>
              <w:t>nonclustered located on PRIMARY</w:t>
            </w:r>
          </w:p>
        </w:tc>
      </w:tr>
    </w:tbl>
    <w:p w14:paraId="77D5AB2C"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42FB72A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B14AB46" w14:textId="77777777" w:rsidR="00F50F2D" w:rsidRDefault="00F50F2D" w:rsidP="00F50F2D">
            <w:pPr>
              <w:pStyle w:val="TableTitle"/>
              <w:rPr>
                <w:color w:val="FF0000"/>
              </w:rPr>
            </w:pPr>
            <w:r>
              <w:t>Constraint : FK_Concept_History_Concept</w:t>
            </w:r>
          </w:p>
        </w:tc>
      </w:tr>
      <w:tr w:rsidR="00F50F2D" w14:paraId="320C6937" w14:textId="77777777">
        <w:tc>
          <w:tcPr>
            <w:tcW w:w="1548" w:type="dxa"/>
            <w:tcBorders>
              <w:top w:val="nil"/>
              <w:left w:val="single" w:sz="4" w:space="0" w:color="auto"/>
              <w:bottom w:val="single" w:sz="4" w:space="0" w:color="auto"/>
              <w:right w:val="single" w:sz="4" w:space="0" w:color="auto"/>
            </w:tcBorders>
            <w:shd w:val="clear" w:color="auto" w:fill="auto"/>
          </w:tcPr>
          <w:p w14:paraId="436B0CF2"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CDC7F4B" w14:textId="77777777" w:rsidR="00F50F2D" w:rsidRDefault="00F50F2D" w:rsidP="00F50F2D">
            <w:pPr>
              <w:pStyle w:val="TableRow"/>
            </w:pPr>
            <w:r>
              <w:t>Each history item applies to one concept.  Each concept has zero or more history items.</w:t>
            </w:r>
          </w:p>
        </w:tc>
      </w:tr>
      <w:tr w:rsidR="00F50F2D" w14:paraId="606E9D9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12D3E52"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FBC935F" w14:textId="77777777" w:rsidR="00F50F2D" w:rsidRDefault="00F50F2D" w:rsidP="00575C3D">
            <w:pPr>
              <w:pStyle w:val="CodeSamples"/>
              <w:spacing w:before="120" w:after="120"/>
            </w:pPr>
            <w:r>
              <w:t>FK_Concept_History_Concept (Concept_Key) references Concept(Concept_Key)</w:t>
            </w:r>
          </w:p>
        </w:tc>
      </w:tr>
    </w:tbl>
    <w:p w14:paraId="0E9FBFC3"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1DA0B58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18C4786" w14:textId="77777777" w:rsidR="00F50F2D" w:rsidRDefault="00F50F2D" w:rsidP="00F50F2D">
            <w:pPr>
              <w:pStyle w:val="TableTitle"/>
              <w:rPr>
                <w:color w:val="FF0000"/>
              </w:rPr>
            </w:pPr>
            <w:r>
              <w:t>Constraint : FK_Concept_History_Concept_Group_Version_From</w:t>
            </w:r>
          </w:p>
        </w:tc>
      </w:tr>
      <w:tr w:rsidR="00F50F2D" w14:paraId="71132873" w14:textId="77777777">
        <w:tc>
          <w:tcPr>
            <w:tcW w:w="1548" w:type="dxa"/>
            <w:tcBorders>
              <w:top w:val="nil"/>
              <w:left w:val="single" w:sz="4" w:space="0" w:color="auto"/>
              <w:bottom w:val="single" w:sz="4" w:space="0" w:color="auto"/>
              <w:right w:val="single" w:sz="4" w:space="0" w:color="auto"/>
            </w:tcBorders>
            <w:shd w:val="clear" w:color="auto" w:fill="auto"/>
          </w:tcPr>
          <w:p w14:paraId="39619BD8"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0A47B18" w14:textId="77777777" w:rsidR="00F50F2D" w:rsidRDefault="00F50F2D" w:rsidP="00F50F2D">
            <w:pPr>
              <w:pStyle w:val="TableRow"/>
            </w:pPr>
            <w:r>
              <w:t>Each concept history item indicates that the concept is applicable for the range of concept group versions starting with one version.</w:t>
            </w:r>
          </w:p>
        </w:tc>
      </w:tr>
      <w:tr w:rsidR="00F50F2D" w14:paraId="7857B7C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703B0CD"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3A2670A" w14:textId="77777777" w:rsidR="00F50F2D" w:rsidRDefault="00F50F2D" w:rsidP="00575C3D">
            <w:pPr>
              <w:pStyle w:val="CodeSamples"/>
              <w:spacing w:before="120" w:after="120"/>
            </w:pPr>
            <w:r>
              <w:t>FK_Concept_History_Concept_Group_Version_From (Concept_Group_Version_From) references Concept_Group_Version(Concept_Group_Version_Key)</w:t>
            </w:r>
          </w:p>
        </w:tc>
      </w:tr>
    </w:tbl>
    <w:p w14:paraId="58335D7C"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2FBF879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5963D6E" w14:textId="77777777" w:rsidR="00F50F2D" w:rsidRDefault="00F50F2D" w:rsidP="00F50F2D">
            <w:pPr>
              <w:pStyle w:val="TableTitle"/>
              <w:rPr>
                <w:color w:val="FF0000"/>
              </w:rPr>
            </w:pPr>
            <w:r>
              <w:t>Constraint : FK_Concept_History_Concept_Group_Version_To</w:t>
            </w:r>
          </w:p>
        </w:tc>
      </w:tr>
      <w:tr w:rsidR="00F50F2D" w14:paraId="00D28555" w14:textId="77777777">
        <w:tc>
          <w:tcPr>
            <w:tcW w:w="1548" w:type="dxa"/>
            <w:tcBorders>
              <w:top w:val="nil"/>
              <w:left w:val="single" w:sz="4" w:space="0" w:color="auto"/>
              <w:bottom w:val="single" w:sz="4" w:space="0" w:color="auto"/>
              <w:right w:val="single" w:sz="4" w:space="0" w:color="auto"/>
            </w:tcBorders>
            <w:shd w:val="clear" w:color="auto" w:fill="auto"/>
          </w:tcPr>
          <w:p w14:paraId="61C0A103"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EDDA0A" w14:textId="77777777" w:rsidR="00F50F2D" w:rsidRDefault="00F50F2D" w:rsidP="00F50F2D">
            <w:pPr>
              <w:pStyle w:val="TableRow"/>
            </w:pPr>
            <w:r>
              <w:t>Each concept history item indicates that the concept is applicable for the range of concept group versions ending with zero or one versions.</w:t>
            </w:r>
          </w:p>
        </w:tc>
      </w:tr>
      <w:tr w:rsidR="00F50F2D" w14:paraId="6989D7D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751BD3C"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5D578D9" w14:textId="77777777" w:rsidR="00F50F2D" w:rsidRDefault="00F50F2D" w:rsidP="00575C3D">
            <w:pPr>
              <w:pStyle w:val="CodeSamples"/>
              <w:spacing w:before="120" w:after="120"/>
            </w:pPr>
            <w:r>
              <w:t>FK_Concept_History_Concept_Group_Version_To (Concept_Group_Version_To) references Concept_Group_Version(Concept_Group_Version_Key)</w:t>
            </w:r>
          </w:p>
        </w:tc>
      </w:tr>
    </w:tbl>
    <w:p w14:paraId="682A1B5F" w14:textId="77777777" w:rsidR="00E916B7" w:rsidRDefault="00E916B7" w:rsidP="00E916B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E916B7" w14:paraId="012FF17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268FFF4" w14:textId="77777777" w:rsidR="00E916B7" w:rsidRPr="00DE0D7D" w:rsidRDefault="00E916B7" w:rsidP="00E916B7">
            <w:pPr>
              <w:pStyle w:val="TableTitle"/>
            </w:pPr>
            <w:r>
              <w:t xml:space="preserve">Trigger : </w:t>
            </w:r>
            <w:r w:rsidRPr="00E916B7">
              <w:t>tr_ConceptHistory_IsCurrentUpdate</w:t>
            </w:r>
          </w:p>
        </w:tc>
      </w:tr>
      <w:tr w:rsidR="00E916B7" w14:paraId="758976AB" w14:textId="77777777">
        <w:tc>
          <w:tcPr>
            <w:tcW w:w="1548" w:type="dxa"/>
            <w:tcBorders>
              <w:top w:val="nil"/>
              <w:left w:val="single" w:sz="4" w:space="0" w:color="auto"/>
              <w:bottom w:val="single" w:sz="6" w:space="0" w:color="auto"/>
              <w:right w:val="single" w:sz="6" w:space="0" w:color="auto"/>
            </w:tcBorders>
            <w:shd w:val="clear" w:color="auto" w:fill="auto"/>
          </w:tcPr>
          <w:p w14:paraId="274EE9BA" w14:textId="77777777" w:rsidR="00E916B7" w:rsidRDefault="00E916B7" w:rsidP="00E916B7">
            <w:pPr>
              <w:pStyle w:val="TableColumnTitle"/>
            </w:pPr>
            <w:r>
              <w:t>For</w:t>
            </w:r>
          </w:p>
        </w:tc>
        <w:tc>
          <w:tcPr>
            <w:tcW w:w="8400" w:type="dxa"/>
            <w:tcBorders>
              <w:top w:val="nil"/>
              <w:left w:val="single" w:sz="6" w:space="0" w:color="auto"/>
              <w:bottom w:val="single" w:sz="6" w:space="0" w:color="auto"/>
              <w:right w:val="single" w:sz="4" w:space="0" w:color="auto"/>
            </w:tcBorders>
            <w:shd w:val="clear" w:color="auto" w:fill="auto"/>
          </w:tcPr>
          <w:p w14:paraId="19693E58" w14:textId="77777777" w:rsidR="00E916B7" w:rsidRPr="00DE0D7D" w:rsidRDefault="00E916B7" w:rsidP="00E916B7">
            <w:pPr>
              <w:pStyle w:val="TableRow"/>
            </w:pPr>
            <w:r>
              <w:t>Update</w:t>
            </w:r>
          </w:p>
        </w:tc>
      </w:tr>
      <w:tr w:rsidR="00E916B7" w14:paraId="4354F66C" w14:textId="77777777">
        <w:tc>
          <w:tcPr>
            <w:tcW w:w="1548" w:type="dxa"/>
            <w:tcBorders>
              <w:top w:val="nil"/>
              <w:left w:val="single" w:sz="4" w:space="0" w:color="auto"/>
              <w:bottom w:val="single" w:sz="6" w:space="0" w:color="auto"/>
              <w:right w:val="single" w:sz="6" w:space="0" w:color="auto"/>
            </w:tcBorders>
            <w:shd w:val="clear" w:color="auto" w:fill="auto"/>
          </w:tcPr>
          <w:p w14:paraId="359A6543" w14:textId="77777777" w:rsidR="00E916B7" w:rsidRDefault="00E916B7" w:rsidP="00E916B7">
            <w:pPr>
              <w:pStyle w:val="TableColumnTitle"/>
            </w:pPr>
            <w:r>
              <w:t>Description</w:t>
            </w:r>
          </w:p>
        </w:tc>
        <w:tc>
          <w:tcPr>
            <w:tcW w:w="8400" w:type="dxa"/>
            <w:tcBorders>
              <w:top w:val="nil"/>
              <w:left w:val="single" w:sz="6" w:space="0" w:color="auto"/>
              <w:bottom w:val="single" w:sz="6" w:space="0" w:color="auto"/>
              <w:right w:val="single" w:sz="4" w:space="0" w:color="auto"/>
            </w:tcBorders>
            <w:shd w:val="clear" w:color="auto" w:fill="auto"/>
          </w:tcPr>
          <w:p w14:paraId="7F2B8331" w14:textId="77777777" w:rsidR="00E916B7" w:rsidRPr="00DE0D7D" w:rsidRDefault="00E916B7" w:rsidP="00E916B7">
            <w:pPr>
              <w:pStyle w:val="TableRow"/>
            </w:pPr>
            <w:r>
              <w:rPr>
                <w:rFonts w:ascii="Courier New" w:eastAsia="SimSun" w:hAnsi="Courier New" w:cs="Courier New"/>
                <w:lang w:eastAsia="zh-CN" w:bidi="he-IL"/>
              </w:rPr>
              <w:t>The Concept table has an IsCurrent field that is set depending on the Concept_History records associated with it. If a Concept has no associated Concept_History records then Is_Current is set to 1. If the Concept is associated with a Concept_History record that has no expiry details, Is_Current is set to 1. Otherwise, Is_Current is set to 0.</w:t>
            </w:r>
          </w:p>
        </w:tc>
      </w:tr>
    </w:tbl>
    <w:p w14:paraId="2D7E5E62" w14:textId="77777777" w:rsidR="00E916B7" w:rsidRDefault="00E916B7" w:rsidP="00F50F2D">
      <w:pPr>
        <w:pStyle w:val="NormalIndent"/>
      </w:pPr>
    </w:p>
    <w:p w14:paraId="63F7A493" w14:textId="77777777" w:rsidR="00F50F2D" w:rsidRDefault="00F50F2D" w:rsidP="00840903">
      <w:pPr>
        <w:pStyle w:val="Heading4"/>
      </w:pPr>
      <w:bookmarkStart w:id="750" w:name="_Ref292721679"/>
      <w:bookmarkStart w:id="751" w:name="_Ref292721723"/>
      <w:bookmarkStart w:id="752" w:name="_Ref292721938"/>
      <w:bookmarkStart w:id="753" w:name="_Ref292721976"/>
      <w:bookmarkStart w:id="754" w:name="_Ref292722119"/>
      <w:bookmarkStart w:id="755" w:name="_Ref292722147"/>
      <w:bookmarkStart w:id="756" w:name="_Toc292879027"/>
      <w:r>
        <w:t>Concept_Lineage</w:t>
      </w:r>
      <w:bookmarkEnd w:id="750"/>
      <w:bookmarkEnd w:id="751"/>
      <w:bookmarkEnd w:id="752"/>
      <w:bookmarkEnd w:id="753"/>
      <w:bookmarkEnd w:id="754"/>
      <w:bookmarkEnd w:id="755"/>
      <w:bookmarkEnd w:id="756"/>
    </w:p>
    <w:p w14:paraId="2E71867A" w14:textId="77777777" w:rsidR="00F50F2D" w:rsidRDefault="00F50F2D" w:rsidP="00F50F2D">
      <w:pPr>
        <w:pStyle w:val="NormalIndent"/>
      </w:pPr>
      <w:r>
        <w:t>Identifies the hierarchical lineage for a concept within the concept group.  Each concept that exists directly within a concept group hierarchy or list (where Concept.List_Preferred=1) has one or more concept lineage records that identifies the ancestors of the node.  The Lineage field is created by concatenating a sequence number to the lineage record(s) of its parent with a separating backslash.</w:t>
      </w:r>
    </w:p>
    <w:p w14:paraId="5440BF73" w14:textId="77777777" w:rsidR="00F50F2D" w:rsidRDefault="00F50F2D" w:rsidP="00F50F2D">
      <w:pPr>
        <w:pStyle w:val="NormalIndent"/>
      </w:pPr>
      <w:r>
        <w:t>For example, the following simple hierarchy shows each nodes lineage:</w:t>
      </w:r>
    </w:p>
    <w:p w14:paraId="52FD8368" w14:textId="77777777" w:rsidR="00F50F2D" w:rsidRDefault="00F50F2D" w:rsidP="00F50F2D">
      <w:pPr>
        <w:pStyle w:val="CodeSamples"/>
        <w:ind w:left="864"/>
      </w:pPr>
      <w:r>
        <w:lastRenderedPageBreak/>
        <w:t>Mammals (1)</w:t>
      </w:r>
    </w:p>
    <w:p w14:paraId="62A70472" w14:textId="77777777" w:rsidR="00F50F2D" w:rsidRDefault="00F50F2D" w:rsidP="00F50F2D">
      <w:pPr>
        <w:pStyle w:val="CodeSamples"/>
        <w:ind w:left="864"/>
      </w:pPr>
      <w:r>
        <w:t xml:space="preserve">    Cetaceans (1\1)</w:t>
      </w:r>
    </w:p>
    <w:p w14:paraId="3C62772F" w14:textId="77777777" w:rsidR="00F50F2D" w:rsidRDefault="00F50F2D" w:rsidP="00F50F2D">
      <w:pPr>
        <w:pStyle w:val="CodeSamples"/>
        <w:ind w:left="864"/>
      </w:pPr>
      <w:r>
        <w:t xml:space="preserve">    Rodents (1\2)</w:t>
      </w:r>
    </w:p>
    <w:p w14:paraId="288323E3" w14:textId="77777777" w:rsidR="00F50F2D" w:rsidRDefault="00F50F2D" w:rsidP="00F50F2D">
      <w:pPr>
        <w:pStyle w:val="CodeSamples"/>
        <w:ind w:left="864"/>
      </w:pPr>
      <w:r>
        <w:t xml:space="preserve">        Shrew (1\2\1)</w:t>
      </w:r>
    </w:p>
    <w:p w14:paraId="4A047ED3" w14:textId="77777777" w:rsidR="00F50F2D" w:rsidRDefault="00F50F2D" w:rsidP="00F50F2D">
      <w:pPr>
        <w:pStyle w:val="CodeSamples"/>
        <w:ind w:left="864"/>
      </w:pPr>
    </w:p>
    <w:p w14:paraId="298249CF" w14:textId="77777777" w:rsidR="00F50F2D" w:rsidRDefault="00F50F2D" w:rsidP="00F50F2D">
      <w:pPr>
        <w:pStyle w:val="NormalIndent"/>
      </w:pPr>
      <w:r>
        <w:t>Complex hierarchies with multiple parents result in concepts having several lineage records:</w:t>
      </w:r>
    </w:p>
    <w:p w14:paraId="065645EC" w14:textId="77777777" w:rsidR="00F50F2D" w:rsidRDefault="00F50F2D" w:rsidP="00F50F2D">
      <w:pPr>
        <w:pStyle w:val="CodeSamples"/>
        <w:ind w:left="864"/>
      </w:pPr>
      <w:r>
        <w:t>Grandmother 1  (1)</w:t>
      </w:r>
    </w:p>
    <w:p w14:paraId="36C5194B" w14:textId="77777777" w:rsidR="00F50F2D" w:rsidRDefault="00F50F2D" w:rsidP="00F50F2D">
      <w:pPr>
        <w:pStyle w:val="CodeSamples"/>
        <w:ind w:left="2160" w:firstLine="432"/>
      </w:pPr>
      <w:r>
        <w:t>Mother  (1\1 and 2\1)</w:t>
      </w:r>
    </w:p>
    <w:p w14:paraId="426832AE" w14:textId="77777777" w:rsidR="00F50F2D" w:rsidRDefault="00F50F2D" w:rsidP="00F50F2D">
      <w:pPr>
        <w:pStyle w:val="CodeSamples"/>
        <w:ind w:left="864"/>
      </w:pPr>
      <w:r>
        <w:t>Grandfather 1  (2)</w:t>
      </w:r>
    </w:p>
    <w:p w14:paraId="326D0E49" w14:textId="77777777" w:rsidR="00F50F2D" w:rsidRDefault="00F50F2D" w:rsidP="00F50F2D">
      <w:pPr>
        <w:pStyle w:val="CodeSamples"/>
        <w:ind w:left="3888" w:firstLine="432"/>
      </w:pPr>
      <w:r>
        <w:t>Child (1\1\1, 2\1\1, 3\1\1 and 4\1\1)</w:t>
      </w:r>
    </w:p>
    <w:p w14:paraId="1CC9CE87" w14:textId="77777777" w:rsidR="00F50F2D" w:rsidRDefault="00F50F2D" w:rsidP="00F50F2D">
      <w:pPr>
        <w:pStyle w:val="CodeSamples"/>
        <w:ind w:left="864"/>
      </w:pPr>
      <w:r>
        <w:t>Grandmother 2  (3)</w:t>
      </w:r>
    </w:p>
    <w:p w14:paraId="0504D9E1" w14:textId="77777777" w:rsidR="00F50F2D" w:rsidRDefault="00F50F2D" w:rsidP="00F50F2D">
      <w:pPr>
        <w:pStyle w:val="CodeSamples"/>
        <w:ind w:left="2160" w:firstLine="432"/>
      </w:pPr>
      <w:r>
        <w:t>Father  (3\1 and 4\1)</w:t>
      </w:r>
    </w:p>
    <w:p w14:paraId="26272F22" w14:textId="77777777" w:rsidR="00F50F2D" w:rsidRDefault="00F50F2D" w:rsidP="00F50F2D">
      <w:pPr>
        <w:pStyle w:val="CodeSamples"/>
        <w:ind w:left="864"/>
      </w:pPr>
      <w:r>
        <w:t>Grandfather 2  (4)</w:t>
      </w:r>
    </w:p>
    <w:p w14:paraId="4847ED23" w14:textId="77777777" w:rsidR="00F50F2D" w:rsidRDefault="00F50F2D" w:rsidP="00F50F2D">
      <w:pPr>
        <w:pStyle w:val="NormalIndent"/>
      </w:pPr>
    </w:p>
    <w:p w14:paraId="0A6143FD" w14:textId="77777777" w:rsidR="00F50F2D" w:rsidRDefault="00F50F2D" w:rsidP="00F50F2D">
      <w:pPr>
        <w:pStyle w:val="NormalIndent"/>
      </w:pPr>
      <w:r>
        <w:t>This pattern is therefore most suited to hierarchies where mulitple parentage is rare or does not exist.</w:t>
      </w:r>
    </w:p>
    <w:p w14:paraId="507A0671" w14:textId="77777777" w:rsidR="00F50F2D" w:rsidRDefault="00F50F2D" w:rsidP="00F50F2D">
      <w:pPr>
        <w:pStyle w:val="NormalIndent"/>
      </w:pPr>
      <w:r>
        <w:t>Concept lineage allows simple selection of all the descendants of a concept.  This can be achieved by selecting for records where the Lineage starts with the same characters as the parent concept's lineage + '\', and the concept group is the same.</w:t>
      </w:r>
    </w:p>
    <w:p w14:paraId="74560C77" w14:textId="77777777" w:rsidR="00F50F2D" w:rsidRDefault="00F50F2D" w:rsidP="00F50F2D">
      <w:pPr>
        <w:pStyle w:val="NormalIndent"/>
      </w:pPr>
      <w:r>
        <w:t>Concept lineage records are automatically generated through triggers in the database and are local to the system - they are not exported to other systems when exporting thesuaurus concepts.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5EDCDB8B"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4293542"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BECDA8D"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8892831"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0D7B8E4" w14:textId="77777777" w:rsidR="00F50F2D" w:rsidRDefault="00F50F2D" w:rsidP="00F50F2D">
            <w:pPr>
              <w:pStyle w:val="TableColumnTitles"/>
              <w:keepNext/>
            </w:pPr>
            <w:r>
              <w:t>Size</w:t>
            </w:r>
          </w:p>
        </w:tc>
      </w:tr>
      <w:tr w:rsidR="00F50F2D" w14:paraId="0B1DE7B8" w14:textId="77777777">
        <w:tc>
          <w:tcPr>
            <w:tcW w:w="2802" w:type="dxa"/>
            <w:tcBorders>
              <w:top w:val="nil"/>
              <w:left w:val="single" w:sz="6" w:space="0" w:color="auto"/>
              <w:bottom w:val="nil"/>
              <w:right w:val="single" w:sz="6" w:space="0" w:color="auto"/>
            </w:tcBorders>
            <w:shd w:val="clear" w:color="auto" w:fill="auto"/>
          </w:tcPr>
          <w:p w14:paraId="59DF3FBB" w14:textId="77777777" w:rsidR="00F50F2D" w:rsidRDefault="00F50F2D" w:rsidP="00F50F2D">
            <w:pPr>
              <w:pStyle w:val="TableRow"/>
              <w:rPr>
                <w:u w:val="single"/>
              </w:rPr>
            </w:pPr>
            <w:r>
              <w:rPr>
                <w:u w:val="single"/>
              </w:rPr>
              <w:t>Concept_Key</w:t>
            </w:r>
          </w:p>
        </w:tc>
        <w:tc>
          <w:tcPr>
            <w:tcW w:w="4536" w:type="dxa"/>
            <w:tcBorders>
              <w:top w:val="nil"/>
              <w:left w:val="single" w:sz="6" w:space="0" w:color="auto"/>
              <w:bottom w:val="nil"/>
              <w:right w:val="single" w:sz="6" w:space="0" w:color="auto"/>
            </w:tcBorders>
            <w:shd w:val="clear" w:color="auto" w:fill="auto"/>
          </w:tcPr>
          <w:p w14:paraId="649CD9C6" w14:textId="77777777" w:rsidR="00F50F2D" w:rsidRDefault="00F50F2D" w:rsidP="00F50F2D">
            <w:pPr>
              <w:pStyle w:val="TableRow"/>
            </w:pPr>
            <w:r>
              <w:t>Part of unique identifier for the Concept_Lineage table</w:t>
            </w:r>
          </w:p>
        </w:tc>
        <w:tc>
          <w:tcPr>
            <w:tcW w:w="1500" w:type="dxa"/>
            <w:tcBorders>
              <w:top w:val="nil"/>
              <w:left w:val="single" w:sz="6" w:space="0" w:color="auto"/>
              <w:bottom w:val="nil"/>
              <w:right w:val="single" w:sz="6" w:space="0" w:color="auto"/>
            </w:tcBorders>
            <w:shd w:val="clear" w:color="auto" w:fill="auto"/>
          </w:tcPr>
          <w:p w14:paraId="705B6FE5"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EE0A4C4" w14:textId="77777777" w:rsidR="00F50F2D" w:rsidRDefault="00F50F2D" w:rsidP="00F50F2D">
            <w:pPr>
              <w:pStyle w:val="TableRow"/>
            </w:pPr>
            <w:r>
              <w:t>16</w:t>
            </w:r>
          </w:p>
        </w:tc>
      </w:tr>
      <w:tr w:rsidR="00F50F2D" w14:paraId="67D6BE3F" w14:textId="77777777">
        <w:tc>
          <w:tcPr>
            <w:tcW w:w="2802" w:type="dxa"/>
            <w:tcBorders>
              <w:top w:val="nil"/>
              <w:left w:val="single" w:sz="6" w:space="0" w:color="auto"/>
              <w:bottom w:val="nil"/>
              <w:right w:val="single" w:sz="6" w:space="0" w:color="auto"/>
            </w:tcBorders>
            <w:shd w:val="clear" w:color="auto" w:fill="auto"/>
          </w:tcPr>
          <w:p w14:paraId="154F42B5" w14:textId="77777777" w:rsidR="00F50F2D" w:rsidRDefault="00F50F2D" w:rsidP="00F50F2D">
            <w:pPr>
              <w:pStyle w:val="TableRow"/>
              <w:rPr>
                <w:u w:val="single"/>
              </w:rPr>
            </w:pPr>
            <w:r>
              <w:rPr>
                <w:u w:val="single"/>
              </w:rPr>
              <w:t>Lineage_ID</w:t>
            </w:r>
          </w:p>
        </w:tc>
        <w:tc>
          <w:tcPr>
            <w:tcW w:w="4536" w:type="dxa"/>
            <w:tcBorders>
              <w:top w:val="nil"/>
              <w:left w:val="single" w:sz="6" w:space="0" w:color="auto"/>
              <w:bottom w:val="nil"/>
              <w:right w:val="single" w:sz="6" w:space="0" w:color="auto"/>
            </w:tcBorders>
            <w:shd w:val="clear" w:color="auto" w:fill="auto"/>
          </w:tcPr>
          <w:p w14:paraId="1CBECA76" w14:textId="77777777" w:rsidR="00F50F2D" w:rsidRDefault="00F50F2D" w:rsidP="00F50F2D">
            <w:pPr>
              <w:pStyle w:val="TableRow"/>
            </w:pPr>
            <w:r>
              <w:t>Auto generated identifier that allows a unique primary key to be created.</w:t>
            </w:r>
          </w:p>
        </w:tc>
        <w:tc>
          <w:tcPr>
            <w:tcW w:w="1500" w:type="dxa"/>
            <w:tcBorders>
              <w:top w:val="nil"/>
              <w:left w:val="single" w:sz="6" w:space="0" w:color="auto"/>
              <w:bottom w:val="nil"/>
              <w:right w:val="single" w:sz="6" w:space="0" w:color="auto"/>
            </w:tcBorders>
            <w:shd w:val="clear" w:color="auto" w:fill="auto"/>
          </w:tcPr>
          <w:p w14:paraId="5E69C6E4" w14:textId="77777777" w:rsidR="00F50F2D" w:rsidRDefault="00F50F2D" w:rsidP="00F50F2D">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1AFFF13F" w14:textId="77777777" w:rsidR="00F50F2D" w:rsidRDefault="00F50F2D" w:rsidP="00F50F2D">
            <w:pPr>
              <w:pStyle w:val="TableRow"/>
            </w:pPr>
          </w:p>
        </w:tc>
      </w:tr>
      <w:tr w:rsidR="00F50F2D" w14:paraId="78496802" w14:textId="77777777">
        <w:tc>
          <w:tcPr>
            <w:tcW w:w="2802" w:type="dxa"/>
            <w:tcBorders>
              <w:top w:val="nil"/>
              <w:left w:val="single" w:sz="6" w:space="0" w:color="auto"/>
              <w:bottom w:val="nil"/>
              <w:right w:val="single" w:sz="6" w:space="0" w:color="auto"/>
            </w:tcBorders>
            <w:shd w:val="clear" w:color="auto" w:fill="auto"/>
          </w:tcPr>
          <w:p w14:paraId="344D7837" w14:textId="77777777" w:rsidR="00F50F2D" w:rsidRDefault="00F50F2D" w:rsidP="00F50F2D">
            <w:pPr>
              <w:pStyle w:val="TableRow"/>
            </w:pPr>
            <w:r>
              <w:t>Lineage</w:t>
            </w:r>
          </w:p>
        </w:tc>
        <w:tc>
          <w:tcPr>
            <w:tcW w:w="4536" w:type="dxa"/>
            <w:tcBorders>
              <w:top w:val="nil"/>
              <w:left w:val="single" w:sz="6" w:space="0" w:color="auto"/>
              <w:bottom w:val="nil"/>
              <w:right w:val="single" w:sz="6" w:space="0" w:color="auto"/>
            </w:tcBorders>
            <w:shd w:val="clear" w:color="auto" w:fill="auto"/>
          </w:tcPr>
          <w:p w14:paraId="1B099D17" w14:textId="77777777" w:rsidR="00F50F2D" w:rsidRDefault="00F50F2D" w:rsidP="00F50F2D">
            <w:pPr>
              <w:pStyle w:val="TableRow"/>
            </w:pPr>
            <w:r>
              <w:t>Lineage value.</w:t>
            </w:r>
          </w:p>
        </w:tc>
        <w:tc>
          <w:tcPr>
            <w:tcW w:w="1500" w:type="dxa"/>
            <w:tcBorders>
              <w:top w:val="nil"/>
              <w:left w:val="single" w:sz="6" w:space="0" w:color="auto"/>
              <w:bottom w:val="nil"/>
              <w:right w:val="single" w:sz="6" w:space="0" w:color="auto"/>
            </w:tcBorders>
            <w:shd w:val="clear" w:color="auto" w:fill="auto"/>
          </w:tcPr>
          <w:p w14:paraId="5ADC3D4B"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E283A17" w14:textId="77777777" w:rsidR="00F50F2D" w:rsidRDefault="00F50F2D" w:rsidP="00F50F2D">
            <w:pPr>
              <w:pStyle w:val="TableRow"/>
            </w:pPr>
            <w:r>
              <w:t>2000</w:t>
            </w:r>
          </w:p>
        </w:tc>
      </w:tr>
      <w:tr w:rsidR="00FE4763" w14:paraId="62116E3D" w14:textId="77777777">
        <w:tc>
          <w:tcPr>
            <w:tcW w:w="2802" w:type="dxa"/>
            <w:tcBorders>
              <w:top w:val="nil"/>
              <w:left w:val="single" w:sz="6" w:space="0" w:color="auto"/>
              <w:bottom w:val="nil"/>
              <w:right w:val="single" w:sz="6" w:space="0" w:color="auto"/>
            </w:tcBorders>
            <w:shd w:val="clear" w:color="auto" w:fill="auto"/>
          </w:tcPr>
          <w:p w14:paraId="332804E5" w14:textId="77777777" w:rsidR="00FE4763" w:rsidRDefault="00FE4763" w:rsidP="00951C2C">
            <w:pPr>
              <w:pStyle w:val="TableRow"/>
            </w:pPr>
            <w:r>
              <w:t>Last_Sequence_Number</w:t>
            </w:r>
          </w:p>
        </w:tc>
        <w:tc>
          <w:tcPr>
            <w:tcW w:w="4536" w:type="dxa"/>
            <w:tcBorders>
              <w:top w:val="nil"/>
              <w:left w:val="single" w:sz="6" w:space="0" w:color="auto"/>
              <w:bottom w:val="nil"/>
              <w:right w:val="single" w:sz="6" w:space="0" w:color="auto"/>
            </w:tcBorders>
            <w:shd w:val="clear" w:color="auto" w:fill="auto"/>
          </w:tcPr>
          <w:p w14:paraId="21509BE3" w14:textId="77777777" w:rsidR="00FE4763" w:rsidRPr="007E5438" w:rsidRDefault="007E5438" w:rsidP="007E5438">
            <w:pPr>
              <w:autoSpaceDE w:val="0"/>
              <w:autoSpaceDN w:val="0"/>
              <w:adjustRightInd w:val="0"/>
              <w:spacing w:after="0"/>
              <w:rPr>
                <w:rFonts w:ascii="Courier New" w:eastAsia="SimSun" w:hAnsi="Courier New" w:cs="Courier New"/>
                <w:lang w:eastAsia="zh-CN" w:bidi="he-IL"/>
              </w:rPr>
            </w:pPr>
            <w:r>
              <w:rPr>
                <w:rFonts w:eastAsia="SimSun"/>
                <w:lang w:eastAsia="zh-CN" w:bidi="he-IL"/>
              </w:rPr>
              <w:t>T</w:t>
            </w:r>
            <w:r w:rsidR="00E96E02">
              <w:rPr>
                <w:rFonts w:eastAsia="SimSun"/>
                <w:lang w:eastAsia="zh-CN" w:bidi="he-IL"/>
              </w:rPr>
              <w:t>he last lineage sequence number allocated to children of the associated concept in the same lineage (if any).</w:t>
            </w:r>
          </w:p>
        </w:tc>
        <w:tc>
          <w:tcPr>
            <w:tcW w:w="1500" w:type="dxa"/>
            <w:tcBorders>
              <w:top w:val="nil"/>
              <w:left w:val="single" w:sz="6" w:space="0" w:color="auto"/>
              <w:bottom w:val="nil"/>
              <w:right w:val="single" w:sz="6" w:space="0" w:color="auto"/>
            </w:tcBorders>
            <w:shd w:val="clear" w:color="auto" w:fill="auto"/>
          </w:tcPr>
          <w:p w14:paraId="2C790D03" w14:textId="77777777" w:rsidR="00FE4763" w:rsidRDefault="00FE4763" w:rsidP="00951C2C">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AF4F2BF" w14:textId="77777777" w:rsidR="00FE4763" w:rsidRDefault="00FE4763" w:rsidP="00951C2C">
            <w:pPr>
              <w:pStyle w:val="TableRow"/>
            </w:pPr>
            <w:r>
              <w:t>8</w:t>
            </w:r>
          </w:p>
        </w:tc>
      </w:tr>
    </w:tbl>
    <w:p w14:paraId="51BF06BB"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rsidRPr="008708FA" w14:paraId="3BA9898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721558" w14:textId="77777777" w:rsidR="00F50F2D" w:rsidRDefault="00F50F2D" w:rsidP="00F50F2D">
            <w:pPr>
              <w:pStyle w:val="TableTitle"/>
              <w:rPr>
                <w:color w:val="FF0000"/>
                <w:lang w:val="fr-FR"/>
              </w:rPr>
            </w:pPr>
            <w:r>
              <w:rPr>
                <w:lang w:val="fr-FR"/>
              </w:rPr>
              <w:t>Constraint : FK_Concept_Lineage_Concept</w:t>
            </w:r>
          </w:p>
        </w:tc>
      </w:tr>
      <w:tr w:rsidR="00F50F2D" w14:paraId="52312FB0" w14:textId="77777777">
        <w:tc>
          <w:tcPr>
            <w:tcW w:w="1548" w:type="dxa"/>
            <w:tcBorders>
              <w:top w:val="nil"/>
              <w:left w:val="single" w:sz="4" w:space="0" w:color="auto"/>
              <w:bottom w:val="single" w:sz="4" w:space="0" w:color="auto"/>
              <w:right w:val="single" w:sz="4" w:space="0" w:color="auto"/>
            </w:tcBorders>
            <w:shd w:val="clear" w:color="auto" w:fill="auto"/>
          </w:tcPr>
          <w:p w14:paraId="720E524A"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A77D4F3" w14:textId="77777777" w:rsidR="00F50F2D" w:rsidRDefault="00F50F2D" w:rsidP="00F50F2D">
            <w:pPr>
              <w:pStyle w:val="TableRow"/>
            </w:pPr>
            <w:r>
              <w:t>Relates the lineage to a particular concept.</w:t>
            </w:r>
          </w:p>
        </w:tc>
      </w:tr>
      <w:tr w:rsidR="00F50F2D" w14:paraId="1706F21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3FF62BB"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77B7A13" w14:textId="77777777" w:rsidR="00F50F2D" w:rsidRDefault="00F50F2D" w:rsidP="00575C3D">
            <w:pPr>
              <w:pStyle w:val="CodeSamples"/>
              <w:spacing w:before="120" w:after="120"/>
            </w:pPr>
            <w:r>
              <w:t>FK_Concept_Lineage_Concept (Concept_Key) references Concept(Concept_Key)</w:t>
            </w:r>
          </w:p>
        </w:tc>
      </w:tr>
    </w:tbl>
    <w:p w14:paraId="0081FEE7" w14:textId="77777777" w:rsidR="00F50F2D" w:rsidRDefault="00F50F2D" w:rsidP="00F50F2D">
      <w:pPr>
        <w:pStyle w:val="NormalIndent"/>
      </w:pP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E33710" w14:paraId="63BD094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61C8D48" w14:textId="77777777" w:rsidR="00E33710" w:rsidRDefault="00E33710" w:rsidP="00E33710">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064C0D2" w14:textId="77777777" w:rsidR="00E33710" w:rsidRDefault="00E33710" w:rsidP="00E33710">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4463071" w14:textId="77777777" w:rsidR="00E33710" w:rsidRDefault="00E33710" w:rsidP="00E33710">
            <w:pPr>
              <w:pStyle w:val="TableColumnTitles"/>
              <w:keepNext/>
            </w:pPr>
            <w:r>
              <w:t>Options</w:t>
            </w:r>
          </w:p>
        </w:tc>
      </w:tr>
      <w:tr w:rsidR="00E33710" w14:paraId="2D3D4587" w14:textId="77777777">
        <w:tc>
          <w:tcPr>
            <w:tcW w:w="2801" w:type="dxa"/>
            <w:tcBorders>
              <w:top w:val="nil"/>
              <w:left w:val="single" w:sz="6" w:space="0" w:color="auto"/>
              <w:bottom w:val="nil"/>
              <w:right w:val="single" w:sz="6" w:space="0" w:color="auto"/>
            </w:tcBorders>
            <w:shd w:val="clear" w:color="auto" w:fill="auto"/>
          </w:tcPr>
          <w:p w14:paraId="661B069F" w14:textId="77777777" w:rsidR="00E33710" w:rsidRDefault="00E33710" w:rsidP="00E33710">
            <w:pPr>
              <w:pStyle w:val="TableRow"/>
            </w:pPr>
            <w:r>
              <w:t>IX_Concept_Key</w:t>
            </w:r>
          </w:p>
        </w:tc>
        <w:tc>
          <w:tcPr>
            <w:tcW w:w="3543" w:type="dxa"/>
            <w:tcBorders>
              <w:top w:val="nil"/>
              <w:left w:val="single" w:sz="6" w:space="0" w:color="auto"/>
              <w:bottom w:val="nil"/>
              <w:right w:val="single" w:sz="6" w:space="0" w:color="auto"/>
            </w:tcBorders>
            <w:shd w:val="clear" w:color="auto" w:fill="auto"/>
          </w:tcPr>
          <w:p w14:paraId="35D9E352" w14:textId="77777777" w:rsidR="00E33710" w:rsidRDefault="00E33710" w:rsidP="00E33710">
            <w:pPr>
              <w:pStyle w:val="TableRow"/>
            </w:pPr>
            <w:r>
              <w:t>Concept_Key</w:t>
            </w:r>
          </w:p>
        </w:tc>
        <w:tc>
          <w:tcPr>
            <w:tcW w:w="3624" w:type="dxa"/>
            <w:tcBorders>
              <w:top w:val="nil"/>
              <w:left w:val="single" w:sz="6" w:space="0" w:color="auto"/>
              <w:bottom w:val="nil"/>
              <w:right w:val="single" w:sz="6" w:space="0" w:color="auto"/>
            </w:tcBorders>
            <w:shd w:val="clear" w:color="auto" w:fill="auto"/>
          </w:tcPr>
          <w:p w14:paraId="02F2874D" w14:textId="77777777" w:rsidR="00E33710" w:rsidRDefault="00E33710" w:rsidP="00E33710">
            <w:pPr>
              <w:pStyle w:val="TableRow"/>
            </w:pPr>
            <w:r>
              <w:t>nonclustered located on PRIMARY</w:t>
            </w:r>
          </w:p>
        </w:tc>
      </w:tr>
      <w:tr w:rsidR="00E33710" w14:paraId="0352E6A2" w14:textId="77777777">
        <w:tc>
          <w:tcPr>
            <w:tcW w:w="2801" w:type="dxa"/>
            <w:tcBorders>
              <w:top w:val="nil"/>
              <w:left w:val="single" w:sz="6" w:space="0" w:color="auto"/>
              <w:bottom w:val="nil"/>
              <w:right w:val="single" w:sz="6" w:space="0" w:color="auto"/>
            </w:tcBorders>
            <w:shd w:val="clear" w:color="auto" w:fill="auto"/>
          </w:tcPr>
          <w:p w14:paraId="22A11A7F" w14:textId="77777777" w:rsidR="00E33710" w:rsidRDefault="00E33710" w:rsidP="00E33710">
            <w:pPr>
              <w:pStyle w:val="TableRow"/>
            </w:pPr>
            <w:r>
              <w:t>IX_Lineage</w:t>
            </w:r>
          </w:p>
        </w:tc>
        <w:tc>
          <w:tcPr>
            <w:tcW w:w="3543" w:type="dxa"/>
            <w:tcBorders>
              <w:top w:val="nil"/>
              <w:left w:val="single" w:sz="6" w:space="0" w:color="auto"/>
              <w:bottom w:val="nil"/>
              <w:right w:val="single" w:sz="6" w:space="0" w:color="auto"/>
            </w:tcBorders>
            <w:shd w:val="clear" w:color="auto" w:fill="auto"/>
          </w:tcPr>
          <w:p w14:paraId="19824B70" w14:textId="77777777" w:rsidR="00E33710" w:rsidRDefault="00E33710" w:rsidP="00E33710">
            <w:pPr>
              <w:pStyle w:val="TableRow"/>
            </w:pPr>
            <w:r>
              <w:t>Lineage</w:t>
            </w:r>
          </w:p>
        </w:tc>
        <w:tc>
          <w:tcPr>
            <w:tcW w:w="3624" w:type="dxa"/>
            <w:tcBorders>
              <w:top w:val="nil"/>
              <w:left w:val="single" w:sz="6" w:space="0" w:color="auto"/>
              <w:bottom w:val="nil"/>
              <w:right w:val="single" w:sz="6" w:space="0" w:color="auto"/>
            </w:tcBorders>
            <w:shd w:val="clear" w:color="auto" w:fill="auto"/>
          </w:tcPr>
          <w:p w14:paraId="3694BE3C" w14:textId="77777777" w:rsidR="00E33710" w:rsidRDefault="00E33710" w:rsidP="00E33710">
            <w:pPr>
              <w:pStyle w:val="TableRow"/>
            </w:pPr>
            <w:r>
              <w:t>nonclustered located on PRIMARY</w:t>
            </w:r>
          </w:p>
        </w:tc>
      </w:tr>
    </w:tbl>
    <w:p w14:paraId="1E66785F" w14:textId="77777777" w:rsidR="00E33710" w:rsidRDefault="00E33710" w:rsidP="00F50F2D">
      <w:pPr>
        <w:pStyle w:val="NormalIndent"/>
      </w:pPr>
    </w:p>
    <w:p w14:paraId="5C248BBC" w14:textId="77777777" w:rsidR="00F50F2D" w:rsidRDefault="00F50F2D" w:rsidP="00840903">
      <w:pPr>
        <w:pStyle w:val="Heading4"/>
      </w:pPr>
      <w:bookmarkStart w:id="757" w:name="_Toc292879028"/>
      <w:r>
        <w:t>Concept_Rank</w:t>
      </w:r>
      <w:bookmarkEnd w:id="757"/>
    </w:p>
    <w:p w14:paraId="0111971F" w14:textId="77777777" w:rsidR="00F50F2D" w:rsidRDefault="00F50F2D" w:rsidP="00F50F2D">
      <w:pPr>
        <w:pStyle w:val="NormalIndent"/>
      </w:pPr>
      <w:r>
        <w:t>List of possible ranks for concepts within a domain.  Ranks imply a level within the concept group hierarchy.  The concept rank record contains information required to draw the rank as a coloured label within a concept group hierarchy alongside each concept.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183B392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ADF425A"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201321E"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2EC6974"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29639FB" w14:textId="77777777" w:rsidR="00F50F2D" w:rsidRDefault="00F50F2D" w:rsidP="00F50F2D">
            <w:pPr>
              <w:pStyle w:val="TableColumnTitles"/>
              <w:keepNext/>
            </w:pPr>
            <w:r>
              <w:t>Size</w:t>
            </w:r>
          </w:p>
        </w:tc>
      </w:tr>
      <w:tr w:rsidR="00F50F2D" w14:paraId="7232DBC2" w14:textId="77777777">
        <w:tc>
          <w:tcPr>
            <w:tcW w:w="2802" w:type="dxa"/>
            <w:tcBorders>
              <w:top w:val="nil"/>
              <w:left w:val="single" w:sz="6" w:space="0" w:color="auto"/>
              <w:bottom w:val="nil"/>
              <w:right w:val="single" w:sz="6" w:space="0" w:color="auto"/>
            </w:tcBorders>
            <w:shd w:val="clear" w:color="auto" w:fill="auto"/>
          </w:tcPr>
          <w:p w14:paraId="330CFF30" w14:textId="77777777" w:rsidR="00F50F2D" w:rsidRDefault="00F50F2D" w:rsidP="00F50F2D">
            <w:pPr>
              <w:pStyle w:val="TableRow"/>
              <w:rPr>
                <w:u w:val="single"/>
              </w:rPr>
            </w:pPr>
            <w:r>
              <w:rPr>
                <w:u w:val="single"/>
              </w:rPr>
              <w:t>Concept_Rank_Key</w:t>
            </w:r>
          </w:p>
        </w:tc>
        <w:tc>
          <w:tcPr>
            <w:tcW w:w="4536" w:type="dxa"/>
            <w:tcBorders>
              <w:top w:val="nil"/>
              <w:left w:val="single" w:sz="6" w:space="0" w:color="auto"/>
              <w:bottom w:val="nil"/>
              <w:right w:val="single" w:sz="6" w:space="0" w:color="auto"/>
            </w:tcBorders>
            <w:shd w:val="clear" w:color="auto" w:fill="auto"/>
          </w:tcPr>
          <w:p w14:paraId="14A6A2BE" w14:textId="77777777" w:rsidR="00F50F2D" w:rsidRDefault="00F50F2D" w:rsidP="00F50F2D">
            <w:pPr>
              <w:pStyle w:val="TableRow"/>
            </w:pPr>
            <w:r>
              <w:t>Unique identifier for the Concept_Rank table</w:t>
            </w:r>
          </w:p>
        </w:tc>
        <w:tc>
          <w:tcPr>
            <w:tcW w:w="1500" w:type="dxa"/>
            <w:tcBorders>
              <w:top w:val="nil"/>
              <w:left w:val="single" w:sz="6" w:space="0" w:color="auto"/>
              <w:bottom w:val="nil"/>
              <w:right w:val="single" w:sz="6" w:space="0" w:color="auto"/>
            </w:tcBorders>
            <w:shd w:val="clear" w:color="auto" w:fill="auto"/>
          </w:tcPr>
          <w:p w14:paraId="57BDFF61"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EFB1A76" w14:textId="77777777" w:rsidR="00F50F2D" w:rsidRDefault="00F50F2D" w:rsidP="00F50F2D">
            <w:pPr>
              <w:pStyle w:val="TableRow"/>
            </w:pPr>
            <w:r>
              <w:t>16</w:t>
            </w:r>
          </w:p>
        </w:tc>
      </w:tr>
      <w:tr w:rsidR="00F50F2D" w14:paraId="19035A6B" w14:textId="77777777">
        <w:tc>
          <w:tcPr>
            <w:tcW w:w="2802" w:type="dxa"/>
            <w:tcBorders>
              <w:top w:val="nil"/>
              <w:left w:val="single" w:sz="6" w:space="0" w:color="auto"/>
              <w:bottom w:val="nil"/>
              <w:right w:val="single" w:sz="6" w:space="0" w:color="auto"/>
            </w:tcBorders>
            <w:shd w:val="clear" w:color="auto" w:fill="auto"/>
          </w:tcPr>
          <w:p w14:paraId="242598D7" w14:textId="77777777" w:rsidR="00F50F2D" w:rsidRDefault="00F50F2D" w:rsidP="00F50F2D">
            <w:pPr>
              <w:pStyle w:val="TableRow"/>
            </w:pPr>
            <w:r>
              <w:t>Domain_Key</w:t>
            </w:r>
          </w:p>
        </w:tc>
        <w:tc>
          <w:tcPr>
            <w:tcW w:w="4536" w:type="dxa"/>
            <w:tcBorders>
              <w:top w:val="nil"/>
              <w:left w:val="single" w:sz="6" w:space="0" w:color="auto"/>
              <w:bottom w:val="nil"/>
              <w:right w:val="single" w:sz="6" w:space="0" w:color="auto"/>
            </w:tcBorders>
            <w:shd w:val="clear" w:color="auto" w:fill="auto"/>
          </w:tcPr>
          <w:p w14:paraId="51653138" w14:textId="77777777" w:rsidR="00F50F2D" w:rsidRDefault="00F50F2D" w:rsidP="00F50F2D">
            <w:pPr>
              <w:pStyle w:val="TableRow"/>
            </w:pPr>
            <w:r>
              <w:t>Domain the rank applies to.</w:t>
            </w:r>
          </w:p>
        </w:tc>
        <w:tc>
          <w:tcPr>
            <w:tcW w:w="1500" w:type="dxa"/>
            <w:tcBorders>
              <w:top w:val="nil"/>
              <w:left w:val="single" w:sz="6" w:space="0" w:color="auto"/>
              <w:bottom w:val="nil"/>
              <w:right w:val="single" w:sz="6" w:space="0" w:color="auto"/>
            </w:tcBorders>
            <w:shd w:val="clear" w:color="auto" w:fill="auto"/>
          </w:tcPr>
          <w:p w14:paraId="321E0544"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4BCC5F6" w14:textId="77777777" w:rsidR="00F50F2D" w:rsidRDefault="00F50F2D" w:rsidP="00F50F2D">
            <w:pPr>
              <w:pStyle w:val="TableRow"/>
            </w:pPr>
            <w:r>
              <w:t>16</w:t>
            </w:r>
          </w:p>
        </w:tc>
      </w:tr>
      <w:tr w:rsidR="00F50F2D" w14:paraId="30871C35" w14:textId="77777777">
        <w:tc>
          <w:tcPr>
            <w:tcW w:w="2802" w:type="dxa"/>
            <w:tcBorders>
              <w:top w:val="nil"/>
              <w:left w:val="single" w:sz="6" w:space="0" w:color="auto"/>
              <w:bottom w:val="nil"/>
              <w:right w:val="single" w:sz="6" w:space="0" w:color="auto"/>
            </w:tcBorders>
            <w:shd w:val="clear" w:color="auto" w:fill="auto"/>
          </w:tcPr>
          <w:p w14:paraId="30B06B80" w14:textId="77777777" w:rsidR="00F50F2D" w:rsidRDefault="00F50F2D" w:rsidP="00F50F2D">
            <w:pPr>
              <w:pStyle w:val="TableRow"/>
            </w:pPr>
            <w:r>
              <w:t>Item_Name</w:t>
            </w:r>
          </w:p>
        </w:tc>
        <w:tc>
          <w:tcPr>
            <w:tcW w:w="4536" w:type="dxa"/>
            <w:tcBorders>
              <w:top w:val="nil"/>
              <w:left w:val="single" w:sz="6" w:space="0" w:color="auto"/>
              <w:bottom w:val="nil"/>
              <w:right w:val="single" w:sz="6" w:space="0" w:color="auto"/>
            </w:tcBorders>
            <w:shd w:val="clear" w:color="auto" w:fill="auto"/>
          </w:tcPr>
          <w:p w14:paraId="7B18E2EA" w14:textId="77777777" w:rsidR="00F50F2D" w:rsidRDefault="00F50F2D" w:rsidP="00F50F2D">
            <w:pPr>
              <w:pStyle w:val="TableRow"/>
            </w:pPr>
            <w:r>
              <w:t>Full name of the rank.</w:t>
            </w:r>
          </w:p>
        </w:tc>
        <w:tc>
          <w:tcPr>
            <w:tcW w:w="1500" w:type="dxa"/>
            <w:tcBorders>
              <w:top w:val="nil"/>
              <w:left w:val="single" w:sz="6" w:space="0" w:color="auto"/>
              <w:bottom w:val="nil"/>
              <w:right w:val="single" w:sz="6" w:space="0" w:color="auto"/>
            </w:tcBorders>
            <w:shd w:val="clear" w:color="auto" w:fill="auto"/>
          </w:tcPr>
          <w:p w14:paraId="04C62DE9"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1DC03B5" w14:textId="77777777" w:rsidR="00F50F2D" w:rsidRDefault="00F50F2D" w:rsidP="00F50F2D">
            <w:pPr>
              <w:pStyle w:val="TableRow"/>
            </w:pPr>
            <w:r>
              <w:t>100</w:t>
            </w:r>
          </w:p>
        </w:tc>
      </w:tr>
      <w:tr w:rsidR="00F50F2D" w14:paraId="2FD07439" w14:textId="77777777">
        <w:tc>
          <w:tcPr>
            <w:tcW w:w="2802" w:type="dxa"/>
            <w:tcBorders>
              <w:top w:val="nil"/>
              <w:left w:val="single" w:sz="6" w:space="0" w:color="auto"/>
              <w:bottom w:val="nil"/>
              <w:right w:val="single" w:sz="6" w:space="0" w:color="auto"/>
            </w:tcBorders>
            <w:shd w:val="clear" w:color="auto" w:fill="auto"/>
          </w:tcPr>
          <w:p w14:paraId="4A51F4D8" w14:textId="77777777" w:rsidR="00F50F2D" w:rsidRDefault="00F50F2D" w:rsidP="00F50F2D">
            <w:pPr>
              <w:pStyle w:val="TableRow"/>
            </w:pPr>
            <w:r>
              <w:t>Sort_Order</w:t>
            </w:r>
          </w:p>
        </w:tc>
        <w:tc>
          <w:tcPr>
            <w:tcW w:w="4536" w:type="dxa"/>
            <w:tcBorders>
              <w:top w:val="nil"/>
              <w:left w:val="single" w:sz="6" w:space="0" w:color="auto"/>
              <w:bottom w:val="nil"/>
              <w:right w:val="single" w:sz="6" w:space="0" w:color="auto"/>
            </w:tcBorders>
            <w:shd w:val="clear" w:color="auto" w:fill="auto"/>
          </w:tcPr>
          <w:p w14:paraId="452AE945" w14:textId="77777777" w:rsidR="00F50F2D" w:rsidRDefault="00F50F2D" w:rsidP="00F50F2D">
            <w:pPr>
              <w:pStyle w:val="TableRow"/>
            </w:pPr>
            <w:r>
              <w:t>Hierarchical order of the rank.  Concepts may only contain child concepts if the child concept's rank sort order is higher than the parent's.</w:t>
            </w:r>
          </w:p>
        </w:tc>
        <w:tc>
          <w:tcPr>
            <w:tcW w:w="1500" w:type="dxa"/>
            <w:tcBorders>
              <w:top w:val="nil"/>
              <w:left w:val="single" w:sz="6" w:space="0" w:color="auto"/>
              <w:bottom w:val="nil"/>
              <w:right w:val="single" w:sz="6" w:space="0" w:color="auto"/>
            </w:tcBorders>
            <w:shd w:val="clear" w:color="auto" w:fill="auto"/>
          </w:tcPr>
          <w:p w14:paraId="1A43DE00" w14:textId="77777777" w:rsidR="00F50F2D" w:rsidRDefault="00F50F2D" w:rsidP="00F50F2D">
            <w:pPr>
              <w:pStyle w:val="TableRow"/>
            </w:pPr>
            <w:r>
              <w:t>int Null</w:t>
            </w:r>
          </w:p>
        </w:tc>
        <w:tc>
          <w:tcPr>
            <w:tcW w:w="1127" w:type="dxa"/>
            <w:tcBorders>
              <w:top w:val="nil"/>
              <w:left w:val="single" w:sz="6" w:space="0" w:color="auto"/>
              <w:bottom w:val="nil"/>
              <w:right w:val="single" w:sz="6" w:space="0" w:color="auto"/>
            </w:tcBorders>
            <w:shd w:val="clear" w:color="auto" w:fill="auto"/>
          </w:tcPr>
          <w:p w14:paraId="38A868FD" w14:textId="77777777" w:rsidR="00F50F2D" w:rsidRDefault="00F50F2D" w:rsidP="00F50F2D">
            <w:pPr>
              <w:pStyle w:val="TableRow"/>
            </w:pPr>
          </w:p>
        </w:tc>
      </w:tr>
      <w:tr w:rsidR="00F50F2D" w14:paraId="2566AF06" w14:textId="77777777">
        <w:tc>
          <w:tcPr>
            <w:tcW w:w="2802" w:type="dxa"/>
            <w:tcBorders>
              <w:top w:val="nil"/>
              <w:left w:val="single" w:sz="6" w:space="0" w:color="auto"/>
              <w:bottom w:val="nil"/>
              <w:right w:val="single" w:sz="6" w:space="0" w:color="auto"/>
            </w:tcBorders>
            <w:shd w:val="clear" w:color="auto" w:fill="auto"/>
          </w:tcPr>
          <w:p w14:paraId="6B077F07" w14:textId="77777777" w:rsidR="00F50F2D" w:rsidRDefault="00F50F2D" w:rsidP="00F50F2D">
            <w:pPr>
              <w:pStyle w:val="TableRow"/>
            </w:pPr>
            <w:r>
              <w:t>Abbreviation</w:t>
            </w:r>
          </w:p>
        </w:tc>
        <w:tc>
          <w:tcPr>
            <w:tcW w:w="4536" w:type="dxa"/>
            <w:tcBorders>
              <w:top w:val="nil"/>
              <w:left w:val="single" w:sz="6" w:space="0" w:color="auto"/>
              <w:bottom w:val="nil"/>
              <w:right w:val="single" w:sz="6" w:space="0" w:color="auto"/>
            </w:tcBorders>
            <w:shd w:val="clear" w:color="auto" w:fill="auto"/>
          </w:tcPr>
          <w:p w14:paraId="19A124F5" w14:textId="77777777" w:rsidR="00F50F2D" w:rsidRDefault="00F50F2D" w:rsidP="00F50F2D">
            <w:pPr>
              <w:pStyle w:val="TableRow"/>
            </w:pPr>
            <w:r>
              <w:t>Abbreviation of the rank used when drawing the rank as a label within a concept group hierarchy.</w:t>
            </w:r>
          </w:p>
        </w:tc>
        <w:tc>
          <w:tcPr>
            <w:tcW w:w="1500" w:type="dxa"/>
            <w:tcBorders>
              <w:top w:val="nil"/>
              <w:left w:val="single" w:sz="6" w:space="0" w:color="auto"/>
              <w:bottom w:val="nil"/>
              <w:right w:val="single" w:sz="6" w:space="0" w:color="auto"/>
            </w:tcBorders>
            <w:shd w:val="clear" w:color="auto" w:fill="auto"/>
          </w:tcPr>
          <w:p w14:paraId="561396C1" w14:textId="77777777" w:rsidR="00F50F2D" w:rsidRDefault="00F50F2D" w:rsidP="00F50F2D">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88B5C74" w14:textId="77777777" w:rsidR="00F50F2D" w:rsidRDefault="00F50F2D" w:rsidP="00F50F2D">
            <w:pPr>
              <w:pStyle w:val="TableRow"/>
            </w:pPr>
            <w:r>
              <w:t>10</w:t>
            </w:r>
          </w:p>
        </w:tc>
      </w:tr>
      <w:tr w:rsidR="00F50F2D" w14:paraId="4C2EC779" w14:textId="77777777">
        <w:tc>
          <w:tcPr>
            <w:tcW w:w="2802" w:type="dxa"/>
            <w:tcBorders>
              <w:top w:val="nil"/>
              <w:left w:val="single" w:sz="6" w:space="0" w:color="auto"/>
              <w:bottom w:val="nil"/>
              <w:right w:val="single" w:sz="6" w:space="0" w:color="auto"/>
            </w:tcBorders>
            <w:shd w:val="clear" w:color="auto" w:fill="auto"/>
          </w:tcPr>
          <w:p w14:paraId="6F554DB2" w14:textId="77777777" w:rsidR="00F50F2D" w:rsidRDefault="00F50F2D" w:rsidP="00F50F2D">
            <w:pPr>
              <w:pStyle w:val="TableRow"/>
            </w:pPr>
            <w:r>
              <w:t>Color_R</w:t>
            </w:r>
          </w:p>
        </w:tc>
        <w:tc>
          <w:tcPr>
            <w:tcW w:w="4536" w:type="dxa"/>
            <w:tcBorders>
              <w:top w:val="nil"/>
              <w:left w:val="single" w:sz="6" w:space="0" w:color="auto"/>
              <w:bottom w:val="nil"/>
              <w:right w:val="single" w:sz="6" w:space="0" w:color="auto"/>
            </w:tcBorders>
            <w:shd w:val="clear" w:color="auto" w:fill="auto"/>
          </w:tcPr>
          <w:p w14:paraId="3692A1AC" w14:textId="77777777" w:rsidR="00F50F2D" w:rsidRDefault="00F50F2D" w:rsidP="00F50F2D">
            <w:pPr>
              <w:pStyle w:val="TableRow"/>
            </w:pPr>
            <w:r>
              <w:t>Red color component of the RGB value used to render the rank label when drawn in a hierarchy.</w:t>
            </w:r>
          </w:p>
        </w:tc>
        <w:tc>
          <w:tcPr>
            <w:tcW w:w="1500" w:type="dxa"/>
            <w:tcBorders>
              <w:top w:val="nil"/>
              <w:left w:val="single" w:sz="6" w:space="0" w:color="auto"/>
              <w:bottom w:val="nil"/>
              <w:right w:val="single" w:sz="6" w:space="0" w:color="auto"/>
            </w:tcBorders>
            <w:shd w:val="clear" w:color="auto" w:fill="auto"/>
          </w:tcPr>
          <w:p w14:paraId="32510EA3" w14:textId="77777777" w:rsidR="00F50F2D" w:rsidRDefault="00F50F2D" w:rsidP="00F50F2D">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6AAB642B" w14:textId="77777777" w:rsidR="00F50F2D" w:rsidRDefault="00F50F2D" w:rsidP="00F50F2D">
            <w:pPr>
              <w:pStyle w:val="TableRow"/>
            </w:pPr>
          </w:p>
        </w:tc>
      </w:tr>
      <w:tr w:rsidR="00F50F2D" w14:paraId="7F23CD48" w14:textId="77777777">
        <w:tc>
          <w:tcPr>
            <w:tcW w:w="2802" w:type="dxa"/>
            <w:tcBorders>
              <w:top w:val="nil"/>
              <w:left w:val="single" w:sz="6" w:space="0" w:color="auto"/>
              <w:bottom w:val="nil"/>
              <w:right w:val="single" w:sz="6" w:space="0" w:color="auto"/>
            </w:tcBorders>
            <w:shd w:val="clear" w:color="auto" w:fill="auto"/>
          </w:tcPr>
          <w:p w14:paraId="39A73E7B" w14:textId="77777777" w:rsidR="00F50F2D" w:rsidRDefault="00F50F2D" w:rsidP="00F50F2D">
            <w:pPr>
              <w:pStyle w:val="TableRow"/>
            </w:pPr>
            <w:r>
              <w:t>Color_G</w:t>
            </w:r>
          </w:p>
        </w:tc>
        <w:tc>
          <w:tcPr>
            <w:tcW w:w="4536" w:type="dxa"/>
            <w:tcBorders>
              <w:top w:val="nil"/>
              <w:left w:val="single" w:sz="6" w:space="0" w:color="auto"/>
              <w:bottom w:val="nil"/>
              <w:right w:val="single" w:sz="6" w:space="0" w:color="auto"/>
            </w:tcBorders>
            <w:shd w:val="clear" w:color="auto" w:fill="auto"/>
          </w:tcPr>
          <w:p w14:paraId="6014C022" w14:textId="77777777" w:rsidR="00F50F2D" w:rsidRDefault="00F50F2D" w:rsidP="00F50F2D">
            <w:pPr>
              <w:pStyle w:val="TableRow"/>
            </w:pPr>
            <w:r>
              <w:t>Green color component of the RGB value used to render the rank label when drawn in a hierarchy.</w:t>
            </w:r>
          </w:p>
        </w:tc>
        <w:tc>
          <w:tcPr>
            <w:tcW w:w="1500" w:type="dxa"/>
            <w:tcBorders>
              <w:top w:val="nil"/>
              <w:left w:val="single" w:sz="6" w:space="0" w:color="auto"/>
              <w:bottom w:val="nil"/>
              <w:right w:val="single" w:sz="6" w:space="0" w:color="auto"/>
            </w:tcBorders>
            <w:shd w:val="clear" w:color="auto" w:fill="auto"/>
          </w:tcPr>
          <w:p w14:paraId="171BD52F" w14:textId="77777777" w:rsidR="00F50F2D" w:rsidRDefault="00F50F2D" w:rsidP="00F50F2D">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21CE3714" w14:textId="77777777" w:rsidR="00F50F2D" w:rsidRDefault="00F50F2D" w:rsidP="00F50F2D">
            <w:pPr>
              <w:pStyle w:val="TableRow"/>
            </w:pPr>
          </w:p>
        </w:tc>
      </w:tr>
      <w:tr w:rsidR="00F50F2D" w14:paraId="2D97ADB8" w14:textId="77777777">
        <w:tc>
          <w:tcPr>
            <w:tcW w:w="2802" w:type="dxa"/>
            <w:tcBorders>
              <w:top w:val="nil"/>
              <w:left w:val="single" w:sz="6" w:space="0" w:color="auto"/>
              <w:bottom w:val="nil"/>
              <w:right w:val="single" w:sz="6" w:space="0" w:color="auto"/>
            </w:tcBorders>
            <w:shd w:val="clear" w:color="auto" w:fill="auto"/>
          </w:tcPr>
          <w:p w14:paraId="1B874D40" w14:textId="77777777" w:rsidR="00F50F2D" w:rsidRDefault="00F50F2D" w:rsidP="00F50F2D">
            <w:pPr>
              <w:pStyle w:val="TableRow"/>
            </w:pPr>
            <w:r>
              <w:t>Color_B</w:t>
            </w:r>
          </w:p>
        </w:tc>
        <w:tc>
          <w:tcPr>
            <w:tcW w:w="4536" w:type="dxa"/>
            <w:tcBorders>
              <w:top w:val="nil"/>
              <w:left w:val="single" w:sz="6" w:space="0" w:color="auto"/>
              <w:bottom w:val="nil"/>
              <w:right w:val="single" w:sz="6" w:space="0" w:color="auto"/>
            </w:tcBorders>
            <w:shd w:val="clear" w:color="auto" w:fill="auto"/>
          </w:tcPr>
          <w:p w14:paraId="30AB6119" w14:textId="77777777" w:rsidR="00F50F2D" w:rsidRDefault="00F50F2D" w:rsidP="00F50F2D">
            <w:pPr>
              <w:pStyle w:val="TableRow"/>
            </w:pPr>
            <w:r>
              <w:t>Blue color component of the RGB value used to render the rank label when drawn in a hierarchy.</w:t>
            </w:r>
          </w:p>
        </w:tc>
        <w:tc>
          <w:tcPr>
            <w:tcW w:w="1500" w:type="dxa"/>
            <w:tcBorders>
              <w:top w:val="nil"/>
              <w:left w:val="single" w:sz="6" w:space="0" w:color="auto"/>
              <w:bottom w:val="nil"/>
              <w:right w:val="single" w:sz="6" w:space="0" w:color="auto"/>
            </w:tcBorders>
            <w:shd w:val="clear" w:color="auto" w:fill="auto"/>
          </w:tcPr>
          <w:p w14:paraId="39B8D58C" w14:textId="77777777" w:rsidR="00F50F2D" w:rsidRDefault="00F50F2D" w:rsidP="00F50F2D">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02E5310F" w14:textId="77777777" w:rsidR="00F50F2D" w:rsidRDefault="00F50F2D" w:rsidP="00F50F2D">
            <w:pPr>
              <w:pStyle w:val="TableRow"/>
            </w:pPr>
          </w:p>
        </w:tc>
      </w:tr>
      <w:tr w:rsidR="00F50F2D" w14:paraId="5F535B79" w14:textId="77777777">
        <w:tc>
          <w:tcPr>
            <w:tcW w:w="2802" w:type="dxa"/>
            <w:tcBorders>
              <w:top w:val="nil"/>
              <w:left w:val="single" w:sz="6" w:space="0" w:color="auto"/>
              <w:bottom w:val="nil"/>
              <w:right w:val="single" w:sz="6" w:space="0" w:color="auto"/>
            </w:tcBorders>
            <w:shd w:val="clear" w:color="auto" w:fill="auto"/>
          </w:tcPr>
          <w:p w14:paraId="2EF03833" w14:textId="77777777" w:rsidR="00F50F2D" w:rsidRDefault="00F50F2D" w:rsidP="00F50F2D">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0A8CA87"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66E7A40"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754E7F5" w14:textId="77777777" w:rsidR="00F50F2D" w:rsidRDefault="00F50F2D" w:rsidP="00F50F2D">
            <w:pPr>
              <w:pStyle w:val="TableRow"/>
            </w:pPr>
            <w:r>
              <w:t>16</w:t>
            </w:r>
          </w:p>
        </w:tc>
      </w:tr>
      <w:tr w:rsidR="00F50F2D" w14:paraId="44D75464" w14:textId="77777777">
        <w:tc>
          <w:tcPr>
            <w:tcW w:w="2802" w:type="dxa"/>
            <w:tcBorders>
              <w:top w:val="nil"/>
              <w:left w:val="single" w:sz="6" w:space="0" w:color="auto"/>
              <w:bottom w:val="nil"/>
              <w:right w:val="single" w:sz="6" w:space="0" w:color="auto"/>
            </w:tcBorders>
            <w:shd w:val="clear" w:color="auto" w:fill="auto"/>
          </w:tcPr>
          <w:p w14:paraId="1BE91703"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82490B3"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DD00F3A"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1E4E2A4" w14:textId="77777777" w:rsidR="00F50F2D" w:rsidRDefault="00F50F2D" w:rsidP="00F50F2D">
            <w:pPr>
              <w:pStyle w:val="TableRow"/>
            </w:pPr>
            <w:r>
              <w:t>16</w:t>
            </w:r>
          </w:p>
        </w:tc>
      </w:tr>
      <w:tr w:rsidR="00F50F2D" w14:paraId="728D1A19" w14:textId="77777777">
        <w:tc>
          <w:tcPr>
            <w:tcW w:w="2802" w:type="dxa"/>
            <w:tcBorders>
              <w:top w:val="nil"/>
              <w:left w:val="single" w:sz="6" w:space="0" w:color="auto"/>
              <w:bottom w:val="nil"/>
              <w:right w:val="single" w:sz="6" w:space="0" w:color="auto"/>
            </w:tcBorders>
            <w:shd w:val="clear" w:color="auto" w:fill="auto"/>
          </w:tcPr>
          <w:p w14:paraId="13CD5D9F"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488D4659"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6ED096E7" w14:textId="77777777" w:rsidR="00F50F2D" w:rsidRDefault="00F50F2D"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339FC33" w14:textId="77777777" w:rsidR="00F50F2D" w:rsidRDefault="00F50F2D" w:rsidP="00F50F2D">
            <w:pPr>
              <w:pStyle w:val="TableRow"/>
            </w:pPr>
          </w:p>
        </w:tc>
      </w:tr>
      <w:tr w:rsidR="00F50F2D" w14:paraId="4B583832" w14:textId="77777777">
        <w:tc>
          <w:tcPr>
            <w:tcW w:w="2802" w:type="dxa"/>
            <w:tcBorders>
              <w:top w:val="nil"/>
              <w:left w:val="single" w:sz="6" w:space="0" w:color="auto"/>
              <w:bottom w:val="nil"/>
              <w:right w:val="single" w:sz="6" w:space="0" w:color="auto"/>
            </w:tcBorders>
            <w:shd w:val="clear" w:color="auto" w:fill="auto"/>
          </w:tcPr>
          <w:p w14:paraId="2A2F2EAA" w14:textId="77777777" w:rsidR="00F50F2D" w:rsidRDefault="00F50F2D" w:rsidP="00F50F2D">
            <w:pPr>
              <w:pStyle w:val="TableRow"/>
            </w:pPr>
            <w:r>
              <w:lastRenderedPageBreak/>
              <w:t>Custodian</w:t>
            </w:r>
          </w:p>
        </w:tc>
        <w:tc>
          <w:tcPr>
            <w:tcW w:w="4536" w:type="dxa"/>
            <w:tcBorders>
              <w:top w:val="nil"/>
              <w:left w:val="single" w:sz="6" w:space="0" w:color="auto"/>
              <w:bottom w:val="nil"/>
              <w:right w:val="single" w:sz="6" w:space="0" w:color="auto"/>
            </w:tcBorders>
            <w:shd w:val="clear" w:color="auto" w:fill="auto"/>
          </w:tcPr>
          <w:p w14:paraId="6F1DF3B7"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B1BAA04"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1F564315" w14:textId="77777777" w:rsidR="00F50F2D" w:rsidRDefault="00F50F2D" w:rsidP="00F50F2D">
            <w:pPr>
              <w:pStyle w:val="TableRow"/>
            </w:pPr>
            <w:r>
              <w:t>8</w:t>
            </w:r>
          </w:p>
        </w:tc>
      </w:tr>
      <w:tr w:rsidR="00F50F2D" w14:paraId="79D28BE5" w14:textId="77777777">
        <w:tc>
          <w:tcPr>
            <w:tcW w:w="2802" w:type="dxa"/>
            <w:tcBorders>
              <w:top w:val="nil"/>
              <w:left w:val="single" w:sz="6" w:space="0" w:color="auto"/>
              <w:bottom w:val="single" w:sz="6" w:space="0" w:color="auto"/>
              <w:right w:val="single" w:sz="6" w:space="0" w:color="auto"/>
            </w:tcBorders>
            <w:shd w:val="clear" w:color="auto" w:fill="auto"/>
          </w:tcPr>
          <w:p w14:paraId="1270BF84" w14:textId="77777777" w:rsidR="00F50F2D" w:rsidRDefault="00F50F2D" w:rsidP="00F50F2D">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0A6FED45"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2EE1A08" w14:textId="77777777" w:rsidR="00F50F2D" w:rsidRDefault="00F50F2D" w:rsidP="00F50F2D">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3694D99" w14:textId="77777777" w:rsidR="00F50F2D" w:rsidRDefault="00F50F2D" w:rsidP="00F50F2D">
            <w:pPr>
              <w:pStyle w:val="TableRow"/>
            </w:pPr>
            <w:r>
              <w:t>8</w:t>
            </w:r>
          </w:p>
        </w:tc>
      </w:tr>
    </w:tbl>
    <w:p w14:paraId="1D4DD28F"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rsidRPr="00A104CD" w14:paraId="2F589A8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D9384C0" w14:textId="77777777" w:rsidR="00F50F2D" w:rsidRPr="00A104CD" w:rsidRDefault="00F50F2D" w:rsidP="00F50F2D">
            <w:pPr>
              <w:pStyle w:val="TableTitle"/>
              <w:rPr>
                <w:color w:val="FF0000"/>
                <w:lang w:val="fr-FR"/>
              </w:rPr>
            </w:pPr>
            <w:r w:rsidRPr="00A104CD">
              <w:rPr>
                <w:lang w:val="fr-FR"/>
              </w:rPr>
              <w:t>Constraint : FK_Concept_Rank_Domain</w:t>
            </w:r>
          </w:p>
        </w:tc>
      </w:tr>
      <w:tr w:rsidR="00F50F2D" w14:paraId="6264388E" w14:textId="77777777">
        <w:tc>
          <w:tcPr>
            <w:tcW w:w="1548" w:type="dxa"/>
            <w:tcBorders>
              <w:top w:val="nil"/>
              <w:left w:val="single" w:sz="4" w:space="0" w:color="auto"/>
              <w:bottom w:val="single" w:sz="4" w:space="0" w:color="auto"/>
              <w:right w:val="single" w:sz="4" w:space="0" w:color="auto"/>
            </w:tcBorders>
            <w:shd w:val="clear" w:color="auto" w:fill="auto"/>
          </w:tcPr>
          <w:p w14:paraId="752E2D7F"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7946145" w14:textId="77777777" w:rsidR="00F50F2D" w:rsidRDefault="00F50F2D" w:rsidP="00F50F2D">
            <w:pPr>
              <w:pStyle w:val="TableRow"/>
            </w:pPr>
            <w:r>
              <w:t>Each concept rank applies to one domain.  Each domain has zero or more concept ranks available.</w:t>
            </w:r>
          </w:p>
        </w:tc>
      </w:tr>
      <w:tr w:rsidR="00F50F2D" w14:paraId="01F990C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9DA8B09"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0149DE2" w14:textId="77777777" w:rsidR="00F50F2D" w:rsidRDefault="00F50F2D" w:rsidP="00575C3D">
            <w:pPr>
              <w:pStyle w:val="CodeSamples"/>
              <w:spacing w:before="120" w:after="120"/>
            </w:pPr>
            <w:r>
              <w:t>FK_Concept_Rank_Domain (Domain_Key) references Domain(Domain_Key)</w:t>
            </w:r>
          </w:p>
        </w:tc>
      </w:tr>
    </w:tbl>
    <w:p w14:paraId="5E336261" w14:textId="77777777" w:rsidR="00F50F2D" w:rsidRDefault="00F50F2D" w:rsidP="00F50F2D">
      <w:pPr>
        <w:pStyle w:val="NormalIndent"/>
      </w:pPr>
    </w:p>
    <w:p w14:paraId="7451FF66" w14:textId="77777777" w:rsidR="00F50F2D" w:rsidRDefault="00F50F2D" w:rsidP="00840903">
      <w:pPr>
        <w:pStyle w:val="Heading4"/>
      </w:pPr>
      <w:bookmarkStart w:id="758" w:name="_Toc292879029"/>
      <w:r>
        <w:t>Concept_Relation</w:t>
      </w:r>
      <w:bookmarkEnd w:id="758"/>
    </w:p>
    <w:p w14:paraId="08BFECEF" w14:textId="77777777" w:rsidR="00F50F2D" w:rsidRDefault="00F50F2D" w:rsidP="00F50F2D">
      <w:pPr>
        <w:pStyle w:val="NormalIndent"/>
      </w:pPr>
      <w:r>
        <w:t>Details of relationships that apply between specific concepts.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50F2D" w14:paraId="4AFE804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5F1507C" w14:textId="77777777" w:rsidR="00F50F2D" w:rsidRDefault="00F50F2D"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5A97FB6" w14:textId="77777777" w:rsidR="00F50F2D" w:rsidRDefault="00F50F2D"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2953AB6" w14:textId="77777777" w:rsidR="00F50F2D" w:rsidRDefault="00F50F2D"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1FA50E8" w14:textId="77777777" w:rsidR="00F50F2D" w:rsidRDefault="00F50F2D" w:rsidP="00F50F2D">
            <w:pPr>
              <w:pStyle w:val="TableColumnTitles"/>
              <w:keepNext/>
            </w:pPr>
            <w:r>
              <w:t>Size</w:t>
            </w:r>
          </w:p>
        </w:tc>
      </w:tr>
      <w:tr w:rsidR="00F50F2D" w14:paraId="769BF8F6" w14:textId="77777777">
        <w:tc>
          <w:tcPr>
            <w:tcW w:w="2802" w:type="dxa"/>
            <w:tcBorders>
              <w:top w:val="nil"/>
              <w:left w:val="single" w:sz="6" w:space="0" w:color="auto"/>
              <w:bottom w:val="nil"/>
              <w:right w:val="single" w:sz="6" w:space="0" w:color="auto"/>
            </w:tcBorders>
            <w:shd w:val="clear" w:color="auto" w:fill="auto"/>
          </w:tcPr>
          <w:p w14:paraId="208B7C15" w14:textId="77777777" w:rsidR="00F50F2D" w:rsidRDefault="00F50F2D" w:rsidP="00F50F2D">
            <w:pPr>
              <w:pStyle w:val="TableRow"/>
              <w:rPr>
                <w:u w:val="single"/>
              </w:rPr>
            </w:pPr>
            <w:r>
              <w:rPr>
                <w:u w:val="single"/>
              </w:rPr>
              <w:t>Concept_Relation_Key</w:t>
            </w:r>
          </w:p>
        </w:tc>
        <w:tc>
          <w:tcPr>
            <w:tcW w:w="4536" w:type="dxa"/>
            <w:tcBorders>
              <w:top w:val="nil"/>
              <w:left w:val="single" w:sz="6" w:space="0" w:color="auto"/>
              <w:bottom w:val="nil"/>
              <w:right w:val="single" w:sz="6" w:space="0" w:color="auto"/>
            </w:tcBorders>
            <w:shd w:val="clear" w:color="auto" w:fill="auto"/>
          </w:tcPr>
          <w:p w14:paraId="22240121" w14:textId="77777777" w:rsidR="00F50F2D" w:rsidRDefault="00F50F2D" w:rsidP="00F50F2D">
            <w:pPr>
              <w:pStyle w:val="TableRow"/>
            </w:pPr>
            <w:r>
              <w:t>Unique identifier for the Concept_Relation table</w:t>
            </w:r>
          </w:p>
        </w:tc>
        <w:tc>
          <w:tcPr>
            <w:tcW w:w="1500" w:type="dxa"/>
            <w:tcBorders>
              <w:top w:val="nil"/>
              <w:left w:val="single" w:sz="6" w:space="0" w:color="auto"/>
              <w:bottom w:val="nil"/>
              <w:right w:val="single" w:sz="6" w:space="0" w:color="auto"/>
            </w:tcBorders>
            <w:shd w:val="clear" w:color="auto" w:fill="auto"/>
          </w:tcPr>
          <w:p w14:paraId="5A4C1E1C"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52C112F" w14:textId="77777777" w:rsidR="00F50F2D" w:rsidRDefault="00F50F2D" w:rsidP="00F50F2D">
            <w:pPr>
              <w:pStyle w:val="TableRow"/>
            </w:pPr>
            <w:r>
              <w:t>16</w:t>
            </w:r>
          </w:p>
        </w:tc>
      </w:tr>
      <w:tr w:rsidR="00F50F2D" w14:paraId="3653AAFF" w14:textId="77777777">
        <w:tc>
          <w:tcPr>
            <w:tcW w:w="2802" w:type="dxa"/>
            <w:tcBorders>
              <w:top w:val="nil"/>
              <w:left w:val="single" w:sz="6" w:space="0" w:color="auto"/>
              <w:bottom w:val="nil"/>
              <w:right w:val="single" w:sz="6" w:space="0" w:color="auto"/>
            </w:tcBorders>
            <w:shd w:val="clear" w:color="auto" w:fill="auto"/>
          </w:tcPr>
          <w:p w14:paraId="58AADABE" w14:textId="77777777" w:rsidR="00F50F2D" w:rsidRDefault="00F50F2D" w:rsidP="00F50F2D">
            <w:pPr>
              <w:pStyle w:val="TableRow"/>
            </w:pPr>
            <w:r>
              <w:t>From_Concept_Key</w:t>
            </w:r>
          </w:p>
        </w:tc>
        <w:tc>
          <w:tcPr>
            <w:tcW w:w="4536" w:type="dxa"/>
            <w:tcBorders>
              <w:top w:val="nil"/>
              <w:left w:val="single" w:sz="6" w:space="0" w:color="auto"/>
              <w:bottom w:val="nil"/>
              <w:right w:val="single" w:sz="6" w:space="0" w:color="auto"/>
            </w:tcBorders>
            <w:shd w:val="clear" w:color="auto" w:fill="auto"/>
          </w:tcPr>
          <w:p w14:paraId="2D96A216" w14:textId="77777777" w:rsidR="00F50F2D" w:rsidRDefault="00F50F2D" w:rsidP="00F50F2D">
            <w:pPr>
              <w:pStyle w:val="TableRow"/>
            </w:pPr>
            <w:r>
              <w:t>Concept that the relationship is from.</w:t>
            </w:r>
          </w:p>
        </w:tc>
        <w:tc>
          <w:tcPr>
            <w:tcW w:w="1500" w:type="dxa"/>
            <w:tcBorders>
              <w:top w:val="nil"/>
              <w:left w:val="single" w:sz="6" w:space="0" w:color="auto"/>
              <w:bottom w:val="nil"/>
              <w:right w:val="single" w:sz="6" w:space="0" w:color="auto"/>
            </w:tcBorders>
            <w:shd w:val="clear" w:color="auto" w:fill="auto"/>
          </w:tcPr>
          <w:p w14:paraId="06D4F186"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24258C1" w14:textId="77777777" w:rsidR="00F50F2D" w:rsidRDefault="00F50F2D" w:rsidP="00F50F2D">
            <w:pPr>
              <w:pStyle w:val="TableRow"/>
            </w:pPr>
            <w:r>
              <w:t>16</w:t>
            </w:r>
          </w:p>
        </w:tc>
      </w:tr>
      <w:tr w:rsidR="00F50F2D" w14:paraId="2B29E091" w14:textId="77777777">
        <w:tc>
          <w:tcPr>
            <w:tcW w:w="2802" w:type="dxa"/>
            <w:tcBorders>
              <w:top w:val="nil"/>
              <w:left w:val="single" w:sz="6" w:space="0" w:color="auto"/>
              <w:bottom w:val="nil"/>
              <w:right w:val="single" w:sz="6" w:space="0" w:color="auto"/>
            </w:tcBorders>
            <w:shd w:val="clear" w:color="auto" w:fill="auto"/>
          </w:tcPr>
          <w:p w14:paraId="42D3CC08" w14:textId="77777777" w:rsidR="00F50F2D" w:rsidRDefault="00F50F2D" w:rsidP="00F50F2D">
            <w:pPr>
              <w:pStyle w:val="TableRow"/>
            </w:pPr>
            <w:r>
              <w:t>To_Concept_Key</w:t>
            </w:r>
          </w:p>
        </w:tc>
        <w:tc>
          <w:tcPr>
            <w:tcW w:w="4536" w:type="dxa"/>
            <w:tcBorders>
              <w:top w:val="nil"/>
              <w:left w:val="single" w:sz="6" w:space="0" w:color="auto"/>
              <w:bottom w:val="nil"/>
              <w:right w:val="single" w:sz="6" w:space="0" w:color="auto"/>
            </w:tcBorders>
            <w:shd w:val="clear" w:color="auto" w:fill="auto"/>
          </w:tcPr>
          <w:p w14:paraId="52472F1D" w14:textId="77777777" w:rsidR="00F50F2D" w:rsidRDefault="00F50F2D" w:rsidP="00F50F2D">
            <w:pPr>
              <w:pStyle w:val="TableRow"/>
            </w:pPr>
            <w:r>
              <w:t>Concept that the relationship is to</w:t>
            </w:r>
          </w:p>
        </w:tc>
        <w:tc>
          <w:tcPr>
            <w:tcW w:w="1500" w:type="dxa"/>
            <w:tcBorders>
              <w:top w:val="nil"/>
              <w:left w:val="single" w:sz="6" w:space="0" w:color="auto"/>
              <w:bottom w:val="nil"/>
              <w:right w:val="single" w:sz="6" w:space="0" w:color="auto"/>
            </w:tcBorders>
            <w:shd w:val="clear" w:color="auto" w:fill="auto"/>
          </w:tcPr>
          <w:p w14:paraId="0FE74E12"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7AAB68C" w14:textId="77777777" w:rsidR="00F50F2D" w:rsidRDefault="00F50F2D" w:rsidP="00F50F2D">
            <w:pPr>
              <w:pStyle w:val="TableRow"/>
            </w:pPr>
            <w:r>
              <w:t>16</w:t>
            </w:r>
          </w:p>
        </w:tc>
      </w:tr>
      <w:tr w:rsidR="00F50F2D" w14:paraId="1B24E78B" w14:textId="77777777">
        <w:tc>
          <w:tcPr>
            <w:tcW w:w="2802" w:type="dxa"/>
            <w:tcBorders>
              <w:top w:val="nil"/>
              <w:left w:val="single" w:sz="6" w:space="0" w:color="auto"/>
              <w:bottom w:val="nil"/>
              <w:right w:val="single" w:sz="6" w:space="0" w:color="auto"/>
            </w:tcBorders>
            <w:shd w:val="clear" w:color="auto" w:fill="auto"/>
          </w:tcPr>
          <w:p w14:paraId="0098EE00" w14:textId="77777777" w:rsidR="00F50F2D" w:rsidRDefault="00F50F2D" w:rsidP="00F50F2D">
            <w:pPr>
              <w:pStyle w:val="TableRow"/>
            </w:pPr>
            <w:r>
              <w:t>Thesaurus_Relation_Type_Key</w:t>
            </w:r>
          </w:p>
        </w:tc>
        <w:tc>
          <w:tcPr>
            <w:tcW w:w="4536" w:type="dxa"/>
            <w:tcBorders>
              <w:top w:val="nil"/>
              <w:left w:val="single" w:sz="6" w:space="0" w:color="auto"/>
              <w:bottom w:val="nil"/>
              <w:right w:val="single" w:sz="6" w:space="0" w:color="auto"/>
            </w:tcBorders>
            <w:shd w:val="clear" w:color="auto" w:fill="auto"/>
          </w:tcPr>
          <w:p w14:paraId="05EF28E1" w14:textId="77777777" w:rsidR="00F50F2D" w:rsidRDefault="00F50F2D" w:rsidP="00F50F2D">
            <w:pPr>
              <w:pStyle w:val="TableRow"/>
            </w:pPr>
            <w:r>
              <w:t>Identifies the type of relationship.</w:t>
            </w:r>
          </w:p>
        </w:tc>
        <w:tc>
          <w:tcPr>
            <w:tcW w:w="1500" w:type="dxa"/>
            <w:tcBorders>
              <w:top w:val="nil"/>
              <w:left w:val="single" w:sz="6" w:space="0" w:color="auto"/>
              <w:bottom w:val="nil"/>
              <w:right w:val="single" w:sz="6" w:space="0" w:color="auto"/>
            </w:tcBorders>
            <w:shd w:val="clear" w:color="auto" w:fill="auto"/>
          </w:tcPr>
          <w:p w14:paraId="43000007"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20DEC08" w14:textId="77777777" w:rsidR="00F50F2D" w:rsidRDefault="00F50F2D" w:rsidP="00F50F2D">
            <w:pPr>
              <w:pStyle w:val="TableRow"/>
            </w:pPr>
            <w:r>
              <w:t>16</w:t>
            </w:r>
          </w:p>
        </w:tc>
      </w:tr>
      <w:tr w:rsidR="00F50F2D" w14:paraId="18A3FEE6" w14:textId="77777777">
        <w:tc>
          <w:tcPr>
            <w:tcW w:w="2802" w:type="dxa"/>
            <w:tcBorders>
              <w:top w:val="nil"/>
              <w:left w:val="single" w:sz="6" w:space="0" w:color="auto"/>
              <w:bottom w:val="nil"/>
              <w:right w:val="single" w:sz="6" w:space="0" w:color="auto"/>
            </w:tcBorders>
            <w:shd w:val="clear" w:color="auto" w:fill="auto"/>
          </w:tcPr>
          <w:p w14:paraId="71D3840E" w14:textId="77777777" w:rsidR="00F50F2D" w:rsidRDefault="00F50F2D" w:rsidP="00F50F2D">
            <w:pPr>
              <w:pStyle w:val="TableRow"/>
            </w:pPr>
            <w:r>
              <w:t>Multiplicity</w:t>
            </w:r>
          </w:p>
        </w:tc>
        <w:tc>
          <w:tcPr>
            <w:tcW w:w="4536" w:type="dxa"/>
            <w:tcBorders>
              <w:top w:val="nil"/>
              <w:left w:val="single" w:sz="6" w:space="0" w:color="auto"/>
              <w:bottom w:val="nil"/>
              <w:right w:val="single" w:sz="6" w:space="0" w:color="auto"/>
            </w:tcBorders>
            <w:shd w:val="clear" w:color="auto" w:fill="auto"/>
          </w:tcPr>
          <w:p w14:paraId="5A7DEEA4" w14:textId="77777777" w:rsidR="00F50F2D" w:rsidRDefault="00F50F2D" w:rsidP="00F50F2D">
            <w:pPr>
              <w:pStyle w:val="TableRow"/>
            </w:pPr>
            <w:r>
              <w:t>Where relationships identify one item as being a proportion of another, a multiplicity allows the relationship to be used for conversions.  For example, the Minute concept is identified as 60 * the Second concept.</w:t>
            </w:r>
          </w:p>
        </w:tc>
        <w:tc>
          <w:tcPr>
            <w:tcW w:w="1500" w:type="dxa"/>
            <w:tcBorders>
              <w:top w:val="nil"/>
              <w:left w:val="single" w:sz="6" w:space="0" w:color="auto"/>
              <w:bottom w:val="nil"/>
              <w:right w:val="single" w:sz="6" w:space="0" w:color="auto"/>
            </w:tcBorders>
            <w:shd w:val="clear" w:color="auto" w:fill="auto"/>
          </w:tcPr>
          <w:p w14:paraId="2C38F69A" w14:textId="77777777" w:rsidR="00F50F2D" w:rsidRDefault="00F50F2D" w:rsidP="00F50F2D">
            <w:pPr>
              <w:pStyle w:val="TableRow"/>
            </w:pPr>
            <w:r>
              <w:t>float Null</w:t>
            </w:r>
          </w:p>
        </w:tc>
        <w:tc>
          <w:tcPr>
            <w:tcW w:w="1127" w:type="dxa"/>
            <w:tcBorders>
              <w:top w:val="nil"/>
              <w:left w:val="single" w:sz="6" w:space="0" w:color="auto"/>
              <w:bottom w:val="nil"/>
              <w:right w:val="single" w:sz="6" w:space="0" w:color="auto"/>
            </w:tcBorders>
            <w:shd w:val="clear" w:color="auto" w:fill="auto"/>
          </w:tcPr>
          <w:p w14:paraId="20593070" w14:textId="77777777" w:rsidR="00F50F2D" w:rsidRDefault="00F50F2D" w:rsidP="00F50F2D">
            <w:pPr>
              <w:pStyle w:val="TableRow"/>
            </w:pPr>
          </w:p>
        </w:tc>
      </w:tr>
      <w:tr w:rsidR="00F50F2D" w14:paraId="70F5C67F" w14:textId="77777777">
        <w:tc>
          <w:tcPr>
            <w:tcW w:w="2802" w:type="dxa"/>
            <w:tcBorders>
              <w:top w:val="nil"/>
              <w:left w:val="single" w:sz="6" w:space="0" w:color="auto"/>
              <w:bottom w:val="nil"/>
              <w:right w:val="single" w:sz="6" w:space="0" w:color="auto"/>
            </w:tcBorders>
            <w:shd w:val="clear" w:color="auto" w:fill="auto"/>
          </w:tcPr>
          <w:p w14:paraId="66767899" w14:textId="77777777" w:rsidR="00F50F2D" w:rsidRDefault="00F50F2D" w:rsidP="00F50F2D">
            <w:pPr>
              <w:pStyle w:val="TableRow"/>
            </w:pPr>
            <w:r>
              <w:t>Comment</w:t>
            </w:r>
          </w:p>
        </w:tc>
        <w:tc>
          <w:tcPr>
            <w:tcW w:w="4536" w:type="dxa"/>
            <w:tcBorders>
              <w:top w:val="nil"/>
              <w:left w:val="single" w:sz="6" w:space="0" w:color="auto"/>
              <w:bottom w:val="nil"/>
              <w:right w:val="single" w:sz="6" w:space="0" w:color="auto"/>
            </w:tcBorders>
            <w:shd w:val="clear" w:color="auto" w:fill="auto"/>
          </w:tcPr>
          <w:p w14:paraId="69FD6484" w14:textId="77777777" w:rsidR="00F50F2D" w:rsidRDefault="00F50F2D" w:rsidP="00F50F2D">
            <w:pPr>
              <w:pStyle w:val="TableRow"/>
            </w:pPr>
            <w:r>
              <w:t>Free text relationship comment.</w:t>
            </w:r>
          </w:p>
        </w:tc>
        <w:tc>
          <w:tcPr>
            <w:tcW w:w="1500" w:type="dxa"/>
            <w:tcBorders>
              <w:top w:val="nil"/>
              <w:left w:val="single" w:sz="6" w:space="0" w:color="auto"/>
              <w:bottom w:val="nil"/>
              <w:right w:val="single" w:sz="6" w:space="0" w:color="auto"/>
            </w:tcBorders>
            <w:shd w:val="clear" w:color="auto" w:fill="auto"/>
          </w:tcPr>
          <w:p w14:paraId="3905FB1D" w14:textId="77777777" w:rsidR="00F50F2D" w:rsidRDefault="00F50F2D" w:rsidP="00F50F2D">
            <w:pPr>
              <w:pStyle w:val="TableRow"/>
            </w:pPr>
            <w:r>
              <w:t>text Null</w:t>
            </w:r>
          </w:p>
        </w:tc>
        <w:tc>
          <w:tcPr>
            <w:tcW w:w="1127" w:type="dxa"/>
            <w:tcBorders>
              <w:top w:val="nil"/>
              <w:left w:val="single" w:sz="6" w:space="0" w:color="auto"/>
              <w:bottom w:val="nil"/>
              <w:right w:val="single" w:sz="6" w:space="0" w:color="auto"/>
            </w:tcBorders>
            <w:shd w:val="clear" w:color="auto" w:fill="auto"/>
          </w:tcPr>
          <w:p w14:paraId="357F553D" w14:textId="77777777" w:rsidR="00F50F2D" w:rsidRDefault="00F50F2D" w:rsidP="00741A11">
            <w:pPr>
              <w:pStyle w:val="TableRow"/>
              <w:jc w:val="right"/>
            </w:pPr>
          </w:p>
        </w:tc>
      </w:tr>
      <w:tr w:rsidR="003D44A8" w14:paraId="1B6C41CE" w14:textId="77777777">
        <w:tc>
          <w:tcPr>
            <w:tcW w:w="2802" w:type="dxa"/>
            <w:tcBorders>
              <w:top w:val="nil"/>
              <w:left w:val="single" w:sz="6" w:space="0" w:color="auto"/>
              <w:bottom w:val="nil"/>
              <w:right w:val="single" w:sz="6" w:space="0" w:color="auto"/>
            </w:tcBorders>
            <w:shd w:val="clear" w:color="auto" w:fill="auto"/>
          </w:tcPr>
          <w:p w14:paraId="1FCCDEF7" w14:textId="77777777" w:rsidR="003D44A8" w:rsidRDefault="003D44A8" w:rsidP="00C73FD8">
            <w:pPr>
              <w:pStyle w:val="TableRow"/>
            </w:pPr>
            <w:r>
              <w:t>Inherited</w:t>
            </w:r>
          </w:p>
        </w:tc>
        <w:tc>
          <w:tcPr>
            <w:tcW w:w="4536" w:type="dxa"/>
            <w:tcBorders>
              <w:top w:val="nil"/>
              <w:left w:val="single" w:sz="6" w:space="0" w:color="auto"/>
              <w:bottom w:val="nil"/>
              <w:right w:val="single" w:sz="6" w:space="0" w:color="auto"/>
            </w:tcBorders>
            <w:shd w:val="clear" w:color="auto" w:fill="auto"/>
          </w:tcPr>
          <w:p w14:paraId="119261B4" w14:textId="77777777" w:rsidR="003D44A8" w:rsidRDefault="003D44A8" w:rsidP="00C73FD8">
            <w:pPr>
              <w:pStyle w:val="TableRow"/>
            </w:pPr>
            <w:r>
              <w:t>Indicates if the relationship is inherited by all items beneath it in the concept group hierarchy.  For example, a relationship between ‘birds’ and ‘feathers’ might apply to all items within the ‘birds’ node.</w:t>
            </w:r>
          </w:p>
        </w:tc>
        <w:tc>
          <w:tcPr>
            <w:tcW w:w="1500" w:type="dxa"/>
            <w:tcBorders>
              <w:top w:val="nil"/>
              <w:left w:val="single" w:sz="6" w:space="0" w:color="auto"/>
              <w:bottom w:val="nil"/>
              <w:right w:val="single" w:sz="6" w:space="0" w:color="auto"/>
            </w:tcBorders>
            <w:shd w:val="clear" w:color="auto" w:fill="auto"/>
          </w:tcPr>
          <w:p w14:paraId="37BB042B" w14:textId="77777777" w:rsidR="003D44A8" w:rsidRDefault="003D44A8" w:rsidP="00C73FD8">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C9BADEE" w14:textId="77777777" w:rsidR="003D44A8" w:rsidRDefault="003D44A8" w:rsidP="00C73FD8">
            <w:pPr>
              <w:pStyle w:val="TableRow"/>
            </w:pPr>
          </w:p>
        </w:tc>
      </w:tr>
      <w:tr w:rsidR="00F50F2D" w14:paraId="01EEF6A1" w14:textId="77777777">
        <w:tc>
          <w:tcPr>
            <w:tcW w:w="2802" w:type="dxa"/>
            <w:tcBorders>
              <w:top w:val="nil"/>
              <w:left w:val="single" w:sz="6" w:space="0" w:color="auto"/>
              <w:bottom w:val="nil"/>
              <w:right w:val="single" w:sz="6" w:space="0" w:color="auto"/>
            </w:tcBorders>
            <w:shd w:val="clear" w:color="auto" w:fill="auto"/>
          </w:tcPr>
          <w:p w14:paraId="2325341C" w14:textId="77777777" w:rsidR="00F50F2D" w:rsidRDefault="00F50F2D" w:rsidP="00F50F2D">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654CD975"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03F3BB0"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4E1B524" w14:textId="77777777" w:rsidR="00F50F2D" w:rsidRDefault="00F50F2D" w:rsidP="00F50F2D">
            <w:pPr>
              <w:pStyle w:val="TableRow"/>
            </w:pPr>
            <w:r>
              <w:t>16</w:t>
            </w:r>
          </w:p>
        </w:tc>
      </w:tr>
      <w:tr w:rsidR="00F50F2D" w14:paraId="753209BF" w14:textId="77777777">
        <w:tc>
          <w:tcPr>
            <w:tcW w:w="2802" w:type="dxa"/>
            <w:tcBorders>
              <w:top w:val="nil"/>
              <w:left w:val="single" w:sz="6" w:space="0" w:color="auto"/>
              <w:bottom w:val="nil"/>
              <w:right w:val="single" w:sz="6" w:space="0" w:color="auto"/>
            </w:tcBorders>
            <w:shd w:val="clear" w:color="auto" w:fill="auto"/>
          </w:tcPr>
          <w:p w14:paraId="47783C14" w14:textId="77777777" w:rsidR="00F50F2D" w:rsidRDefault="00F50F2D" w:rsidP="00F50F2D">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AA5B0F2"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182110C"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25D4F119" w14:textId="77777777" w:rsidR="00F50F2D" w:rsidRDefault="00F50F2D" w:rsidP="00F50F2D">
            <w:pPr>
              <w:pStyle w:val="TableRow"/>
            </w:pPr>
            <w:r>
              <w:t>16</w:t>
            </w:r>
          </w:p>
        </w:tc>
      </w:tr>
      <w:tr w:rsidR="00F50F2D" w14:paraId="1370BC13" w14:textId="77777777">
        <w:tc>
          <w:tcPr>
            <w:tcW w:w="2802" w:type="dxa"/>
            <w:tcBorders>
              <w:top w:val="nil"/>
              <w:left w:val="single" w:sz="6" w:space="0" w:color="auto"/>
              <w:bottom w:val="nil"/>
              <w:right w:val="single" w:sz="6" w:space="0" w:color="auto"/>
            </w:tcBorders>
            <w:shd w:val="clear" w:color="auto" w:fill="auto"/>
          </w:tcPr>
          <w:p w14:paraId="1BACD109" w14:textId="77777777" w:rsidR="00F50F2D" w:rsidRDefault="00F50F2D"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4FDC086E" w14:textId="77777777" w:rsidR="00F50F2D" w:rsidRDefault="00F50F2D"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73C4CB6" w14:textId="77777777" w:rsidR="00F50F2D" w:rsidRDefault="00F50F2D" w:rsidP="00F50F2D">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6F57B968" w14:textId="77777777" w:rsidR="00F50F2D" w:rsidRDefault="00F50F2D" w:rsidP="00F50F2D">
            <w:pPr>
              <w:pStyle w:val="TableRow"/>
            </w:pPr>
          </w:p>
        </w:tc>
      </w:tr>
      <w:tr w:rsidR="00F50F2D" w14:paraId="5DA2EDEB" w14:textId="77777777">
        <w:tc>
          <w:tcPr>
            <w:tcW w:w="2802" w:type="dxa"/>
            <w:tcBorders>
              <w:top w:val="nil"/>
              <w:left w:val="single" w:sz="6" w:space="0" w:color="auto"/>
              <w:bottom w:val="nil"/>
              <w:right w:val="single" w:sz="6" w:space="0" w:color="auto"/>
            </w:tcBorders>
            <w:shd w:val="clear" w:color="auto" w:fill="auto"/>
          </w:tcPr>
          <w:p w14:paraId="66EBF0F4" w14:textId="77777777" w:rsidR="00F50F2D" w:rsidRDefault="00F50F2D"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0487A87F" w14:textId="77777777" w:rsidR="00F50F2D" w:rsidRDefault="00F50F2D" w:rsidP="00F50F2D">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357BA2B"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378E0001" w14:textId="77777777" w:rsidR="00F50F2D" w:rsidRDefault="00F50F2D" w:rsidP="00F50F2D">
            <w:pPr>
              <w:pStyle w:val="TableRow"/>
            </w:pPr>
            <w:r>
              <w:t>8</w:t>
            </w:r>
          </w:p>
        </w:tc>
      </w:tr>
      <w:tr w:rsidR="00F50F2D" w14:paraId="1749900D" w14:textId="77777777">
        <w:tc>
          <w:tcPr>
            <w:tcW w:w="2802" w:type="dxa"/>
            <w:tcBorders>
              <w:top w:val="nil"/>
              <w:left w:val="single" w:sz="6" w:space="0" w:color="auto"/>
              <w:bottom w:val="single" w:sz="6" w:space="0" w:color="auto"/>
              <w:right w:val="single" w:sz="6" w:space="0" w:color="auto"/>
            </w:tcBorders>
            <w:shd w:val="clear" w:color="auto" w:fill="auto"/>
          </w:tcPr>
          <w:p w14:paraId="4E8E3C1E" w14:textId="77777777" w:rsidR="00F50F2D" w:rsidRDefault="00F50F2D" w:rsidP="00F50F2D">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1A52C61"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8A46B23" w14:textId="77777777" w:rsidR="00F50F2D" w:rsidRDefault="00F50F2D" w:rsidP="00F50F2D">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6AF1F1D" w14:textId="77777777" w:rsidR="00F50F2D" w:rsidRDefault="00F50F2D" w:rsidP="00F50F2D">
            <w:pPr>
              <w:pStyle w:val="TableRow"/>
            </w:pPr>
            <w:r>
              <w:t>8</w:t>
            </w:r>
          </w:p>
        </w:tc>
      </w:tr>
    </w:tbl>
    <w:p w14:paraId="7C280781"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224B9378"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6B4D654" w14:textId="77777777" w:rsidR="00F50F2D" w:rsidRDefault="00F50F2D" w:rsidP="00F50F2D">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28F0EBD"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535214E" w14:textId="77777777" w:rsidR="00F50F2D" w:rsidRDefault="00F50F2D" w:rsidP="00F50F2D">
            <w:pPr>
              <w:pStyle w:val="TableColumnTitles"/>
              <w:keepNext/>
            </w:pPr>
            <w:r>
              <w:t>Options</w:t>
            </w:r>
          </w:p>
        </w:tc>
      </w:tr>
      <w:tr w:rsidR="00F50F2D" w14:paraId="6B0EEC33" w14:textId="77777777">
        <w:tc>
          <w:tcPr>
            <w:tcW w:w="2801" w:type="dxa"/>
            <w:tcBorders>
              <w:top w:val="nil"/>
              <w:left w:val="single" w:sz="6" w:space="0" w:color="auto"/>
              <w:bottom w:val="nil"/>
              <w:right w:val="single" w:sz="6" w:space="0" w:color="auto"/>
            </w:tcBorders>
            <w:shd w:val="clear" w:color="auto" w:fill="auto"/>
          </w:tcPr>
          <w:p w14:paraId="48651CD0" w14:textId="77777777" w:rsidR="00F50F2D" w:rsidRDefault="00F50F2D" w:rsidP="00F50F2D">
            <w:pPr>
              <w:pStyle w:val="TableRow"/>
            </w:pPr>
            <w:r>
              <w:t>IX_From_Concept_Key</w:t>
            </w:r>
          </w:p>
        </w:tc>
        <w:tc>
          <w:tcPr>
            <w:tcW w:w="3543" w:type="dxa"/>
            <w:tcBorders>
              <w:top w:val="nil"/>
              <w:left w:val="single" w:sz="6" w:space="0" w:color="auto"/>
              <w:bottom w:val="nil"/>
              <w:right w:val="single" w:sz="6" w:space="0" w:color="auto"/>
            </w:tcBorders>
            <w:shd w:val="clear" w:color="auto" w:fill="auto"/>
          </w:tcPr>
          <w:p w14:paraId="6A0F3692" w14:textId="77777777" w:rsidR="00F50F2D" w:rsidRDefault="00F50F2D" w:rsidP="00F50F2D">
            <w:pPr>
              <w:pStyle w:val="TableRow"/>
            </w:pPr>
            <w:r>
              <w:t>From_Concept_Key</w:t>
            </w:r>
          </w:p>
        </w:tc>
        <w:tc>
          <w:tcPr>
            <w:tcW w:w="3624" w:type="dxa"/>
            <w:tcBorders>
              <w:top w:val="nil"/>
              <w:left w:val="single" w:sz="6" w:space="0" w:color="auto"/>
              <w:bottom w:val="nil"/>
              <w:right w:val="single" w:sz="6" w:space="0" w:color="auto"/>
            </w:tcBorders>
            <w:shd w:val="clear" w:color="auto" w:fill="auto"/>
          </w:tcPr>
          <w:p w14:paraId="64AD652A" w14:textId="77777777" w:rsidR="00F50F2D" w:rsidRDefault="00F50F2D" w:rsidP="00F50F2D">
            <w:pPr>
              <w:pStyle w:val="TableRow"/>
            </w:pPr>
            <w:r>
              <w:t>nonclustered located on PRIMARY</w:t>
            </w:r>
          </w:p>
        </w:tc>
      </w:tr>
      <w:tr w:rsidR="00F50F2D" w14:paraId="38D3BFDA" w14:textId="77777777">
        <w:tc>
          <w:tcPr>
            <w:tcW w:w="2801" w:type="dxa"/>
            <w:tcBorders>
              <w:top w:val="nil"/>
              <w:left w:val="single" w:sz="6" w:space="0" w:color="auto"/>
              <w:bottom w:val="single" w:sz="6" w:space="0" w:color="auto"/>
              <w:right w:val="single" w:sz="6" w:space="0" w:color="auto"/>
            </w:tcBorders>
            <w:shd w:val="clear" w:color="auto" w:fill="auto"/>
          </w:tcPr>
          <w:p w14:paraId="3688489B" w14:textId="77777777" w:rsidR="00F50F2D" w:rsidRDefault="00F50F2D" w:rsidP="00F50F2D">
            <w:pPr>
              <w:pStyle w:val="TableRow"/>
            </w:pPr>
            <w:r>
              <w:t>IX_To_Concept_Key</w:t>
            </w:r>
          </w:p>
        </w:tc>
        <w:tc>
          <w:tcPr>
            <w:tcW w:w="3543" w:type="dxa"/>
            <w:tcBorders>
              <w:top w:val="nil"/>
              <w:left w:val="single" w:sz="6" w:space="0" w:color="auto"/>
              <w:bottom w:val="single" w:sz="6" w:space="0" w:color="auto"/>
              <w:right w:val="single" w:sz="6" w:space="0" w:color="auto"/>
            </w:tcBorders>
            <w:shd w:val="clear" w:color="auto" w:fill="auto"/>
          </w:tcPr>
          <w:p w14:paraId="25562153" w14:textId="77777777" w:rsidR="00F50F2D" w:rsidRDefault="00F50F2D" w:rsidP="00F50F2D">
            <w:pPr>
              <w:pStyle w:val="TableRow"/>
            </w:pPr>
            <w:r>
              <w:t>To_Concept_Key</w:t>
            </w:r>
          </w:p>
        </w:tc>
        <w:tc>
          <w:tcPr>
            <w:tcW w:w="3624" w:type="dxa"/>
            <w:tcBorders>
              <w:top w:val="nil"/>
              <w:left w:val="single" w:sz="6" w:space="0" w:color="auto"/>
              <w:bottom w:val="single" w:sz="6" w:space="0" w:color="auto"/>
              <w:right w:val="single" w:sz="6" w:space="0" w:color="auto"/>
            </w:tcBorders>
            <w:shd w:val="clear" w:color="auto" w:fill="auto"/>
          </w:tcPr>
          <w:p w14:paraId="74493DC6" w14:textId="77777777" w:rsidR="00F50F2D" w:rsidRDefault="00F50F2D" w:rsidP="00F50F2D">
            <w:pPr>
              <w:pStyle w:val="TableRow"/>
            </w:pPr>
            <w:r>
              <w:t>nonclustered located on PRIMARY</w:t>
            </w:r>
          </w:p>
        </w:tc>
      </w:tr>
    </w:tbl>
    <w:p w14:paraId="2E73EFD4"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7976659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0C4657E" w14:textId="77777777" w:rsidR="00F50F2D" w:rsidRDefault="00F50F2D" w:rsidP="00F50F2D">
            <w:pPr>
              <w:pStyle w:val="TableTitle"/>
              <w:rPr>
                <w:color w:val="FF0000"/>
              </w:rPr>
            </w:pPr>
            <w:r>
              <w:t>Constraint : FK_Concept_Relation_Concept_From</w:t>
            </w:r>
          </w:p>
        </w:tc>
      </w:tr>
      <w:tr w:rsidR="00F50F2D" w14:paraId="65B98F9B" w14:textId="77777777">
        <w:tc>
          <w:tcPr>
            <w:tcW w:w="1548" w:type="dxa"/>
            <w:tcBorders>
              <w:top w:val="nil"/>
              <w:left w:val="single" w:sz="4" w:space="0" w:color="auto"/>
              <w:bottom w:val="single" w:sz="4" w:space="0" w:color="auto"/>
              <w:right w:val="single" w:sz="4" w:space="0" w:color="auto"/>
            </w:tcBorders>
            <w:shd w:val="clear" w:color="auto" w:fill="auto"/>
          </w:tcPr>
          <w:p w14:paraId="4E2360DD"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E47DB6C" w14:textId="77777777" w:rsidR="00F50F2D" w:rsidRDefault="00F50F2D" w:rsidP="00F50F2D">
            <w:pPr>
              <w:pStyle w:val="TableRow"/>
            </w:pPr>
            <w:r>
              <w:t>References the concept the relationship is from.</w:t>
            </w:r>
          </w:p>
        </w:tc>
      </w:tr>
      <w:tr w:rsidR="00F50F2D" w14:paraId="1895A51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AC71131"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1EB3D25" w14:textId="77777777" w:rsidR="00F50F2D" w:rsidRDefault="00F50F2D" w:rsidP="00575C3D">
            <w:pPr>
              <w:pStyle w:val="CodeSamples"/>
              <w:spacing w:before="120" w:after="120"/>
            </w:pPr>
            <w:r>
              <w:t>FK_Concept_Relation_Concept_From (From_Concept_Key) references Concept(Concept_Key)</w:t>
            </w:r>
          </w:p>
        </w:tc>
      </w:tr>
    </w:tbl>
    <w:p w14:paraId="3FEA0A83"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383880A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0A22A2B" w14:textId="77777777" w:rsidR="00F50F2D" w:rsidRDefault="00F50F2D" w:rsidP="00F50F2D">
            <w:pPr>
              <w:pStyle w:val="TableTitle"/>
              <w:rPr>
                <w:color w:val="FF0000"/>
              </w:rPr>
            </w:pPr>
            <w:r>
              <w:t>Constraint : FK_Concept_Relation_Concept_To</w:t>
            </w:r>
          </w:p>
        </w:tc>
      </w:tr>
      <w:tr w:rsidR="00F50F2D" w14:paraId="0A149C3C" w14:textId="77777777">
        <w:tc>
          <w:tcPr>
            <w:tcW w:w="1548" w:type="dxa"/>
            <w:tcBorders>
              <w:top w:val="nil"/>
              <w:left w:val="single" w:sz="4" w:space="0" w:color="auto"/>
              <w:bottom w:val="single" w:sz="4" w:space="0" w:color="auto"/>
              <w:right w:val="single" w:sz="4" w:space="0" w:color="auto"/>
            </w:tcBorders>
            <w:shd w:val="clear" w:color="auto" w:fill="auto"/>
          </w:tcPr>
          <w:p w14:paraId="6AAC2FA7"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AAD0137" w14:textId="77777777" w:rsidR="00F50F2D" w:rsidRDefault="00F50F2D" w:rsidP="00F50F2D">
            <w:pPr>
              <w:pStyle w:val="TableRow"/>
            </w:pPr>
            <w:r>
              <w:t>References the concept the relationship is to.</w:t>
            </w:r>
          </w:p>
        </w:tc>
      </w:tr>
      <w:tr w:rsidR="00F50F2D" w14:paraId="6BBA5E5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3BA69EF" w14:textId="77777777" w:rsidR="00F50F2D" w:rsidRDefault="00F50F2D"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17EE23F" w14:textId="77777777" w:rsidR="00F50F2D" w:rsidRDefault="00F50F2D" w:rsidP="00575C3D">
            <w:pPr>
              <w:pStyle w:val="CodeSamples"/>
              <w:spacing w:before="120" w:after="120"/>
            </w:pPr>
            <w:r>
              <w:t>FK_Concept_Relation_Concept_To (To_Concept_Key) references Concept(Concept_Key)</w:t>
            </w:r>
          </w:p>
        </w:tc>
      </w:tr>
    </w:tbl>
    <w:p w14:paraId="67C2B03C" w14:textId="77777777" w:rsidR="00F50F2D" w:rsidRDefault="00F50F2D" w:rsidP="00F50F2D">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F2D" w14:paraId="347CC1D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2EFCC48" w14:textId="77777777" w:rsidR="00F50F2D" w:rsidRDefault="00F50F2D" w:rsidP="00F50F2D">
            <w:pPr>
              <w:pStyle w:val="TableTitle"/>
              <w:rPr>
                <w:color w:val="FF0000"/>
              </w:rPr>
            </w:pPr>
            <w:r>
              <w:t>Constraint : FK_Concept_Relation_Thesaurus_Relation_Type</w:t>
            </w:r>
          </w:p>
        </w:tc>
      </w:tr>
      <w:tr w:rsidR="00F50F2D" w14:paraId="583D08A6" w14:textId="77777777">
        <w:tc>
          <w:tcPr>
            <w:tcW w:w="1548" w:type="dxa"/>
            <w:tcBorders>
              <w:top w:val="nil"/>
              <w:left w:val="single" w:sz="4" w:space="0" w:color="auto"/>
              <w:bottom w:val="single" w:sz="4" w:space="0" w:color="auto"/>
              <w:right w:val="single" w:sz="4" w:space="0" w:color="auto"/>
            </w:tcBorders>
            <w:shd w:val="clear" w:color="auto" w:fill="auto"/>
          </w:tcPr>
          <w:p w14:paraId="31264814" w14:textId="77777777" w:rsidR="00F50F2D" w:rsidRDefault="00F50F2D"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4A7E65B" w14:textId="77777777" w:rsidR="00F50F2D" w:rsidRDefault="00F50F2D" w:rsidP="00F50F2D">
            <w:pPr>
              <w:pStyle w:val="TableRow"/>
            </w:pPr>
            <w:r>
              <w:t>Each relationship is of one type.  Each relationship type applies to zero or more relationships.</w:t>
            </w:r>
          </w:p>
        </w:tc>
      </w:tr>
      <w:tr w:rsidR="00F50F2D" w14:paraId="2082BC0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881AF1B" w14:textId="77777777" w:rsidR="00F50F2D" w:rsidRDefault="00F50F2D" w:rsidP="00F50F2D">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22780BD" w14:textId="77777777" w:rsidR="00F50F2D" w:rsidRDefault="00F50F2D" w:rsidP="00575C3D">
            <w:pPr>
              <w:pStyle w:val="CodeSamples"/>
              <w:spacing w:before="120" w:after="120"/>
            </w:pPr>
            <w:r>
              <w:t>FK_Concept_Relation_Thesaurus_Relation_Type (Thesaurus_Relation_Type_Key) references Thesaurus_Relation_Type(Thesaurus_Relation_Type_Key)</w:t>
            </w:r>
          </w:p>
        </w:tc>
      </w:tr>
    </w:tbl>
    <w:p w14:paraId="52738167" w14:textId="77777777" w:rsidR="00F50F2D" w:rsidRDefault="00F50F2D" w:rsidP="00F50F2D">
      <w:pPr>
        <w:pStyle w:val="NormalIndent"/>
      </w:pPr>
    </w:p>
    <w:p w14:paraId="34381CBE" w14:textId="77777777" w:rsidR="00741A11" w:rsidRDefault="00741A11" w:rsidP="00840903">
      <w:pPr>
        <w:pStyle w:val="Heading4"/>
      </w:pPr>
      <w:bookmarkStart w:id="759" w:name="_Toc292879030"/>
      <w:bookmarkStart w:id="760" w:name="_Ref298418101"/>
      <w:r>
        <w:t>Domain</w:t>
      </w:r>
      <w:bookmarkEnd w:id="759"/>
      <w:bookmarkEnd w:id="760"/>
    </w:p>
    <w:p w14:paraId="67B37412" w14:textId="77777777" w:rsidR="00741A11" w:rsidRDefault="00741A11" w:rsidP="00741A11">
      <w:pPr>
        <w:pStyle w:val="NormalIndent"/>
      </w:pPr>
      <w:r>
        <w:t>Details of each domain held within the thesaurus.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41A11" w14:paraId="4D631113"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A78C894" w14:textId="77777777" w:rsidR="00741A11" w:rsidRDefault="00741A11"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6B3C124" w14:textId="77777777" w:rsidR="00741A11" w:rsidRDefault="00741A11"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90540B8" w14:textId="77777777" w:rsidR="00741A11" w:rsidRDefault="00741A11"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990A6FD" w14:textId="77777777" w:rsidR="00741A11" w:rsidRDefault="00741A11" w:rsidP="00A16D7B">
            <w:pPr>
              <w:pStyle w:val="TableColumnTitles"/>
              <w:keepNext/>
            </w:pPr>
            <w:r>
              <w:t>Size</w:t>
            </w:r>
          </w:p>
        </w:tc>
      </w:tr>
      <w:tr w:rsidR="00741A11" w14:paraId="0804099A" w14:textId="77777777">
        <w:tc>
          <w:tcPr>
            <w:tcW w:w="2802" w:type="dxa"/>
            <w:tcBorders>
              <w:top w:val="nil"/>
              <w:left w:val="single" w:sz="6" w:space="0" w:color="auto"/>
              <w:bottom w:val="nil"/>
              <w:right w:val="single" w:sz="6" w:space="0" w:color="auto"/>
            </w:tcBorders>
            <w:shd w:val="clear" w:color="auto" w:fill="auto"/>
          </w:tcPr>
          <w:p w14:paraId="6C92E595" w14:textId="77777777" w:rsidR="00741A11" w:rsidRDefault="00741A11" w:rsidP="00A16D7B">
            <w:pPr>
              <w:pStyle w:val="TableRow"/>
              <w:rPr>
                <w:u w:val="single"/>
              </w:rPr>
            </w:pPr>
            <w:r>
              <w:rPr>
                <w:u w:val="single"/>
              </w:rPr>
              <w:t>Domain_Key</w:t>
            </w:r>
          </w:p>
        </w:tc>
        <w:tc>
          <w:tcPr>
            <w:tcW w:w="4536" w:type="dxa"/>
            <w:tcBorders>
              <w:top w:val="nil"/>
              <w:left w:val="single" w:sz="6" w:space="0" w:color="auto"/>
              <w:bottom w:val="nil"/>
              <w:right w:val="single" w:sz="6" w:space="0" w:color="auto"/>
            </w:tcBorders>
            <w:shd w:val="clear" w:color="auto" w:fill="auto"/>
          </w:tcPr>
          <w:p w14:paraId="5A7E839B" w14:textId="77777777" w:rsidR="00741A11" w:rsidRDefault="00741A11" w:rsidP="00A16D7B">
            <w:pPr>
              <w:pStyle w:val="TableRow"/>
            </w:pPr>
            <w:r>
              <w:t>Unique identifier for the Domain table</w:t>
            </w:r>
          </w:p>
        </w:tc>
        <w:tc>
          <w:tcPr>
            <w:tcW w:w="1500" w:type="dxa"/>
            <w:tcBorders>
              <w:top w:val="nil"/>
              <w:left w:val="single" w:sz="6" w:space="0" w:color="auto"/>
              <w:bottom w:val="nil"/>
              <w:right w:val="single" w:sz="6" w:space="0" w:color="auto"/>
            </w:tcBorders>
            <w:shd w:val="clear" w:color="auto" w:fill="auto"/>
          </w:tcPr>
          <w:p w14:paraId="428BC287"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6B27A21" w14:textId="77777777" w:rsidR="00741A11" w:rsidRDefault="00741A11" w:rsidP="00A16D7B">
            <w:pPr>
              <w:pStyle w:val="TableRow"/>
            </w:pPr>
            <w:r>
              <w:t>16</w:t>
            </w:r>
          </w:p>
        </w:tc>
      </w:tr>
      <w:tr w:rsidR="00741A11" w14:paraId="0D50B189" w14:textId="77777777">
        <w:tc>
          <w:tcPr>
            <w:tcW w:w="2802" w:type="dxa"/>
            <w:tcBorders>
              <w:top w:val="nil"/>
              <w:left w:val="single" w:sz="6" w:space="0" w:color="auto"/>
              <w:bottom w:val="nil"/>
              <w:right w:val="single" w:sz="6" w:space="0" w:color="auto"/>
            </w:tcBorders>
            <w:shd w:val="clear" w:color="auto" w:fill="auto"/>
          </w:tcPr>
          <w:p w14:paraId="1DF1029C" w14:textId="77777777" w:rsidR="00741A11" w:rsidRDefault="00741A11"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41FDCDD9" w14:textId="77777777" w:rsidR="00741A11" w:rsidRDefault="00741A11" w:rsidP="00A16D7B">
            <w:pPr>
              <w:pStyle w:val="TableRow"/>
            </w:pPr>
            <w:r>
              <w:t>Name of the domain.</w:t>
            </w:r>
          </w:p>
        </w:tc>
        <w:tc>
          <w:tcPr>
            <w:tcW w:w="1500" w:type="dxa"/>
            <w:tcBorders>
              <w:top w:val="nil"/>
              <w:left w:val="single" w:sz="6" w:space="0" w:color="auto"/>
              <w:bottom w:val="nil"/>
              <w:right w:val="single" w:sz="6" w:space="0" w:color="auto"/>
            </w:tcBorders>
            <w:shd w:val="clear" w:color="auto" w:fill="auto"/>
          </w:tcPr>
          <w:p w14:paraId="40CED9FE" w14:textId="77777777" w:rsidR="00741A11" w:rsidRDefault="00741A11"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A8DCF25" w14:textId="77777777" w:rsidR="00741A11" w:rsidRDefault="00741A11" w:rsidP="00A16D7B">
            <w:pPr>
              <w:pStyle w:val="TableRow"/>
            </w:pPr>
            <w:r>
              <w:t>100</w:t>
            </w:r>
          </w:p>
        </w:tc>
      </w:tr>
      <w:tr w:rsidR="00741A11" w14:paraId="54EB96C8" w14:textId="77777777">
        <w:tc>
          <w:tcPr>
            <w:tcW w:w="2802" w:type="dxa"/>
            <w:tcBorders>
              <w:top w:val="nil"/>
              <w:left w:val="single" w:sz="6" w:space="0" w:color="auto"/>
              <w:bottom w:val="nil"/>
              <w:right w:val="single" w:sz="6" w:space="0" w:color="auto"/>
            </w:tcBorders>
            <w:shd w:val="clear" w:color="auto" w:fill="auto"/>
          </w:tcPr>
          <w:p w14:paraId="6BB7883E" w14:textId="77777777" w:rsidR="00741A11" w:rsidRDefault="00741A11" w:rsidP="00A16D7B">
            <w:pPr>
              <w:pStyle w:val="TableRow"/>
            </w:pPr>
            <w:r>
              <w:t>Subject_Area_Key</w:t>
            </w:r>
          </w:p>
        </w:tc>
        <w:tc>
          <w:tcPr>
            <w:tcW w:w="4536" w:type="dxa"/>
            <w:tcBorders>
              <w:top w:val="nil"/>
              <w:left w:val="single" w:sz="6" w:space="0" w:color="auto"/>
              <w:bottom w:val="nil"/>
              <w:right w:val="single" w:sz="6" w:space="0" w:color="auto"/>
            </w:tcBorders>
            <w:shd w:val="clear" w:color="auto" w:fill="auto"/>
          </w:tcPr>
          <w:p w14:paraId="7AF2AA8E" w14:textId="77777777" w:rsidR="00741A11" w:rsidRDefault="00741A11" w:rsidP="00A16D7B">
            <w:pPr>
              <w:pStyle w:val="TableRow"/>
            </w:pPr>
            <w:r>
              <w:t>Subject areas the domain belongs to.</w:t>
            </w:r>
          </w:p>
        </w:tc>
        <w:tc>
          <w:tcPr>
            <w:tcW w:w="1500" w:type="dxa"/>
            <w:tcBorders>
              <w:top w:val="nil"/>
              <w:left w:val="single" w:sz="6" w:space="0" w:color="auto"/>
              <w:bottom w:val="nil"/>
              <w:right w:val="single" w:sz="6" w:space="0" w:color="auto"/>
            </w:tcBorders>
            <w:shd w:val="clear" w:color="auto" w:fill="auto"/>
          </w:tcPr>
          <w:p w14:paraId="4A86097D"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326DCA6" w14:textId="77777777" w:rsidR="00741A11" w:rsidRDefault="00741A11" w:rsidP="00A16D7B">
            <w:pPr>
              <w:pStyle w:val="TableRow"/>
            </w:pPr>
            <w:r>
              <w:t>16</w:t>
            </w:r>
          </w:p>
        </w:tc>
      </w:tr>
      <w:tr w:rsidR="00741A11" w14:paraId="61CA5D70" w14:textId="77777777">
        <w:tc>
          <w:tcPr>
            <w:tcW w:w="2802" w:type="dxa"/>
            <w:tcBorders>
              <w:top w:val="nil"/>
              <w:left w:val="single" w:sz="6" w:space="0" w:color="auto"/>
              <w:bottom w:val="nil"/>
              <w:right w:val="single" w:sz="6" w:space="0" w:color="auto"/>
            </w:tcBorders>
            <w:shd w:val="clear" w:color="auto" w:fill="auto"/>
          </w:tcPr>
          <w:p w14:paraId="6D04659F" w14:textId="77777777" w:rsidR="00741A11" w:rsidRDefault="00741A11" w:rsidP="00A16D7B">
            <w:pPr>
              <w:pStyle w:val="TableRow"/>
            </w:pPr>
            <w:r>
              <w:t>Has_Occurrences</w:t>
            </w:r>
          </w:p>
        </w:tc>
        <w:tc>
          <w:tcPr>
            <w:tcW w:w="4536" w:type="dxa"/>
            <w:tcBorders>
              <w:top w:val="nil"/>
              <w:left w:val="single" w:sz="6" w:space="0" w:color="auto"/>
              <w:bottom w:val="nil"/>
              <w:right w:val="single" w:sz="6" w:space="0" w:color="auto"/>
            </w:tcBorders>
            <w:shd w:val="clear" w:color="auto" w:fill="auto"/>
          </w:tcPr>
          <w:p w14:paraId="5CBB8556" w14:textId="77777777" w:rsidR="00741A11" w:rsidRDefault="00741A11" w:rsidP="00A16D7B">
            <w:pPr>
              <w:pStyle w:val="TableRow"/>
            </w:pPr>
            <w:r>
              <w:t>Flag indicating if the domain is available for creating occurrence records against (1) or otherwise (0).</w:t>
            </w:r>
          </w:p>
        </w:tc>
        <w:tc>
          <w:tcPr>
            <w:tcW w:w="1500" w:type="dxa"/>
            <w:tcBorders>
              <w:top w:val="nil"/>
              <w:left w:val="single" w:sz="6" w:space="0" w:color="auto"/>
              <w:bottom w:val="nil"/>
              <w:right w:val="single" w:sz="6" w:space="0" w:color="auto"/>
            </w:tcBorders>
            <w:shd w:val="clear" w:color="auto" w:fill="auto"/>
          </w:tcPr>
          <w:p w14:paraId="20F728C2" w14:textId="77777777" w:rsidR="00741A11" w:rsidRDefault="00741A11"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44E35F43" w14:textId="77777777" w:rsidR="00741A11" w:rsidRDefault="00741A11" w:rsidP="00A16D7B">
            <w:pPr>
              <w:pStyle w:val="TableRow"/>
            </w:pPr>
          </w:p>
        </w:tc>
      </w:tr>
      <w:tr w:rsidR="00741A11" w14:paraId="14DF087F" w14:textId="77777777">
        <w:tc>
          <w:tcPr>
            <w:tcW w:w="2802" w:type="dxa"/>
            <w:tcBorders>
              <w:top w:val="nil"/>
              <w:left w:val="single" w:sz="6" w:space="0" w:color="auto"/>
              <w:bottom w:val="nil"/>
              <w:right w:val="single" w:sz="6" w:space="0" w:color="auto"/>
            </w:tcBorders>
            <w:shd w:val="clear" w:color="auto" w:fill="auto"/>
          </w:tcPr>
          <w:p w14:paraId="2B6F7232" w14:textId="77777777" w:rsidR="00741A11" w:rsidRDefault="00741A11" w:rsidP="00A16D7B">
            <w:pPr>
              <w:pStyle w:val="TableRow"/>
            </w:pPr>
            <w:r>
              <w:t>Default_Hierarchy_Relation_Type_Key</w:t>
            </w:r>
          </w:p>
        </w:tc>
        <w:tc>
          <w:tcPr>
            <w:tcW w:w="4536" w:type="dxa"/>
            <w:tcBorders>
              <w:top w:val="nil"/>
              <w:left w:val="single" w:sz="6" w:space="0" w:color="auto"/>
              <w:bottom w:val="nil"/>
              <w:right w:val="single" w:sz="6" w:space="0" w:color="auto"/>
            </w:tcBorders>
            <w:shd w:val="clear" w:color="auto" w:fill="auto"/>
          </w:tcPr>
          <w:p w14:paraId="6D7CC034" w14:textId="77777777" w:rsidR="00741A11" w:rsidRDefault="00741A11" w:rsidP="00A16D7B">
            <w:pPr>
              <w:pStyle w:val="TableRow"/>
            </w:pPr>
            <w:r>
              <w:t>Flag indicating which Thesaurus_Relation_Type is used within this domain to donate the hierarchical structure of the concept groups within it.  For example, a concept group hierarchy may be constructed using parent/child relationships, contains/contained by or narrower term/broader term.</w:t>
            </w:r>
          </w:p>
        </w:tc>
        <w:tc>
          <w:tcPr>
            <w:tcW w:w="1500" w:type="dxa"/>
            <w:tcBorders>
              <w:top w:val="nil"/>
              <w:left w:val="single" w:sz="6" w:space="0" w:color="auto"/>
              <w:bottom w:val="nil"/>
              <w:right w:val="single" w:sz="6" w:space="0" w:color="auto"/>
            </w:tcBorders>
            <w:shd w:val="clear" w:color="auto" w:fill="auto"/>
          </w:tcPr>
          <w:p w14:paraId="65E67523"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5528AF6F" w14:textId="77777777" w:rsidR="00741A11" w:rsidRDefault="00741A11" w:rsidP="00A16D7B">
            <w:pPr>
              <w:pStyle w:val="TableRow"/>
            </w:pPr>
            <w:r>
              <w:t>16</w:t>
            </w:r>
          </w:p>
        </w:tc>
      </w:tr>
      <w:tr w:rsidR="00741A11" w14:paraId="0088D59B" w14:textId="77777777">
        <w:tc>
          <w:tcPr>
            <w:tcW w:w="2802" w:type="dxa"/>
            <w:tcBorders>
              <w:top w:val="nil"/>
              <w:left w:val="single" w:sz="6" w:space="0" w:color="auto"/>
              <w:bottom w:val="nil"/>
              <w:right w:val="single" w:sz="6" w:space="0" w:color="auto"/>
            </w:tcBorders>
            <w:shd w:val="clear" w:color="auto" w:fill="auto"/>
          </w:tcPr>
          <w:p w14:paraId="4B55BB70" w14:textId="77777777" w:rsidR="00741A11" w:rsidRDefault="00741A11" w:rsidP="00A16D7B">
            <w:pPr>
              <w:pStyle w:val="TableRow"/>
            </w:pPr>
            <w:r>
              <w:t>Domain_Mask</w:t>
            </w:r>
          </w:p>
        </w:tc>
        <w:tc>
          <w:tcPr>
            <w:tcW w:w="4536" w:type="dxa"/>
            <w:tcBorders>
              <w:top w:val="nil"/>
              <w:left w:val="single" w:sz="6" w:space="0" w:color="auto"/>
              <w:bottom w:val="nil"/>
              <w:right w:val="single" w:sz="6" w:space="0" w:color="auto"/>
            </w:tcBorders>
            <w:shd w:val="clear" w:color="auto" w:fill="auto"/>
          </w:tcPr>
          <w:p w14:paraId="3304A695" w14:textId="77777777" w:rsidR="00741A11" w:rsidRPr="00741A11" w:rsidRDefault="00741A11" w:rsidP="00741A11">
            <w:pPr>
              <w:pStyle w:val="TableRow"/>
            </w:pPr>
            <w:r w:rsidRPr="00741A11">
              <w:t>Only required if Has_Occurrences=1.</w:t>
            </w:r>
          </w:p>
          <w:p w14:paraId="54777560" w14:textId="77777777" w:rsidR="00741A11" w:rsidRDefault="00741A11" w:rsidP="00741A11">
            <w:pPr>
              <w:pStyle w:val="TableRow"/>
            </w:pPr>
            <w:r>
              <w:t>32 bit integer with the a single bit set.  This bit is OR'd together with other domain's Domain_Mask fields to allow a record in the database to summarise all its associated occurrences domains.</w:t>
            </w:r>
          </w:p>
        </w:tc>
        <w:tc>
          <w:tcPr>
            <w:tcW w:w="1500" w:type="dxa"/>
            <w:tcBorders>
              <w:top w:val="nil"/>
              <w:left w:val="single" w:sz="6" w:space="0" w:color="auto"/>
              <w:bottom w:val="nil"/>
              <w:right w:val="single" w:sz="6" w:space="0" w:color="auto"/>
            </w:tcBorders>
            <w:shd w:val="clear" w:color="auto" w:fill="auto"/>
          </w:tcPr>
          <w:p w14:paraId="05DEB626" w14:textId="77777777" w:rsidR="00741A11" w:rsidRDefault="00741A11" w:rsidP="00A16D7B">
            <w:pPr>
              <w:pStyle w:val="TableRow"/>
            </w:pPr>
            <w:r>
              <w:t>int Null</w:t>
            </w:r>
          </w:p>
        </w:tc>
        <w:tc>
          <w:tcPr>
            <w:tcW w:w="1127" w:type="dxa"/>
            <w:tcBorders>
              <w:top w:val="nil"/>
              <w:left w:val="single" w:sz="6" w:space="0" w:color="auto"/>
              <w:bottom w:val="nil"/>
              <w:right w:val="single" w:sz="6" w:space="0" w:color="auto"/>
            </w:tcBorders>
            <w:shd w:val="clear" w:color="auto" w:fill="auto"/>
          </w:tcPr>
          <w:p w14:paraId="4BFE9437" w14:textId="77777777" w:rsidR="00741A11" w:rsidRDefault="00741A11" w:rsidP="00A16D7B">
            <w:pPr>
              <w:pStyle w:val="TableRow"/>
            </w:pPr>
          </w:p>
        </w:tc>
      </w:tr>
      <w:tr w:rsidR="00741A11" w14:paraId="3E4A7B5D" w14:textId="77777777">
        <w:tc>
          <w:tcPr>
            <w:tcW w:w="2802" w:type="dxa"/>
            <w:tcBorders>
              <w:top w:val="nil"/>
              <w:left w:val="single" w:sz="6" w:space="0" w:color="auto"/>
              <w:bottom w:val="nil"/>
              <w:right w:val="single" w:sz="6" w:space="0" w:color="auto"/>
            </w:tcBorders>
            <w:shd w:val="clear" w:color="auto" w:fill="auto"/>
          </w:tcPr>
          <w:p w14:paraId="1C7743B3" w14:textId="77777777" w:rsidR="00741A11" w:rsidRDefault="00741A11"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66CD9D6" w14:textId="77777777" w:rsidR="00741A11" w:rsidRDefault="00741A11"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8EDA160"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F54ABAB" w14:textId="77777777" w:rsidR="00741A11" w:rsidRDefault="00741A11" w:rsidP="00A16D7B">
            <w:pPr>
              <w:pStyle w:val="TableRow"/>
            </w:pPr>
            <w:r>
              <w:t>16</w:t>
            </w:r>
          </w:p>
        </w:tc>
      </w:tr>
      <w:tr w:rsidR="00741A11" w14:paraId="082AFCB5" w14:textId="77777777">
        <w:tc>
          <w:tcPr>
            <w:tcW w:w="2802" w:type="dxa"/>
            <w:tcBorders>
              <w:top w:val="nil"/>
              <w:left w:val="single" w:sz="6" w:space="0" w:color="auto"/>
              <w:bottom w:val="nil"/>
              <w:right w:val="single" w:sz="6" w:space="0" w:color="auto"/>
            </w:tcBorders>
            <w:shd w:val="clear" w:color="auto" w:fill="auto"/>
          </w:tcPr>
          <w:p w14:paraId="4A6B7A1F" w14:textId="77777777" w:rsidR="00741A11" w:rsidRDefault="00741A11"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1838E137" w14:textId="77777777" w:rsidR="00741A11" w:rsidRDefault="00741A11"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924A850"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6E59DAC7" w14:textId="77777777" w:rsidR="00741A11" w:rsidRDefault="00741A11" w:rsidP="00A16D7B">
            <w:pPr>
              <w:pStyle w:val="TableRow"/>
            </w:pPr>
            <w:r>
              <w:t>16</w:t>
            </w:r>
          </w:p>
        </w:tc>
      </w:tr>
      <w:tr w:rsidR="00741A11" w14:paraId="4B70DF75" w14:textId="77777777">
        <w:tc>
          <w:tcPr>
            <w:tcW w:w="2802" w:type="dxa"/>
            <w:tcBorders>
              <w:top w:val="nil"/>
              <w:left w:val="single" w:sz="6" w:space="0" w:color="auto"/>
              <w:bottom w:val="nil"/>
              <w:right w:val="single" w:sz="6" w:space="0" w:color="auto"/>
            </w:tcBorders>
            <w:shd w:val="clear" w:color="auto" w:fill="auto"/>
          </w:tcPr>
          <w:p w14:paraId="742D5B55" w14:textId="77777777" w:rsidR="00741A11" w:rsidRDefault="00741A11"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0B15B2D5" w14:textId="77777777" w:rsidR="00741A11" w:rsidRDefault="00741A11"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5A7A5F08"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239CA4F4" w14:textId="77777777" w:rsidR="00741A11" w:rsidRDefault="00741A11" w:rsidP="00A16D7B">
            <w:pPr>
              <w:pStyle w:val="TableRow"/>
            </w:pPr>
          </w:p>
        </w:tc>
      </w:tr>
      <w:tr w:rsidR="00741A11" w14:paraId="4D196D5A" w14:textId="77777777">
        <w:tc>
          <w:tcPr>
            <w:tcW w:w="2802" w:type="dxa"/>
            <w:tcBorders>
              <w:top w:val="nil"/>
              <w:left w:val="single" w:sz="6" w:space="0" w:color="auto"/>
              <w:bottom w:val="nil"/>
              <w:right w:val="single" w:sz="6" w:space="0" w:color="auto"/>
            </w:tcBorders>
            <w:shd w:val="clear" w:color="auto" w:fill="auto"/>
          </w:tcPr>
          <w:p w14:paraId="44397BE5" w14:textId="77777777" w:rsidR="00741A11" w:rsidRDefault="00741A11" w:rsidP="00A16D7B">
            <w:pPr>
              <w:pStyle w:val="TableRow"/>
            </w:pPr>
            <w:r>
              <w:lastRenderedPageBreak/>
              <w:t>Custodian</w:t>
            </w:r>
          </w:p>
        </w:tc>
        <w:tc>
          <w:tcPr>
            <w:tcW w:w="4536" w:type="dxa"/>
            <w:tcBorders>
              <w:top w:val="nil"/>
              <w:left w:val="single" w:sz="6" w:space="0" w:color="auto"/>
              <w:bottom w:val="nil"/>
              <w:right w:val="single" w:sz="6" w:space="0" w:color="auto"/>
            </w:tcBorders>
            <w:shd w:val="clear" w:color="auto" w:fill="auto"/>
          </w:tcPr>
          <w:p w14:paraId="6C52EBB6" w14:textId="77777777" w:rsidR="00741A11" w:rsidRDefault="00741A11"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4429980F"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BB4381" w14:textId="77777777" w:rsidR="00741A11" w:rsidRDefault="00741A11" w:rsidP="00A16D7B">
            <w:pPr>
              <w:pStyle w:val="TableRow"/>
            </w:pPr>
            <w:r>
              <w:t>8</w:t>
            </w:r>
          </w:p>
        </w:tc>
      </w:tr>
      <w:tr w:rsidR="00741A11" w14:paraId="26B4DBED" w14:textId="77777777" w:rsidTr="00F508D6">
        <w:tc>
          <w:tcPr>
            <w:tcW w:w="2802" w:type="dxa"/>
            <w:tcBorders>
              <w:top w:val="nil"/>
              <w:left w:val="single" w:sz="6" w:space="0" w:color="auto"/>
              <w:bottom w:val="nil"/>
              <w:right w:val="single" w:sz="6" w:space="0" w:color="auto"/>
            </w:tcBorders>
            <w:shd w:val="clear" w:color="auto" w:fill="auto"/>
          </w:tcPr>
          <w:p w14:paraId="6384E617" w14:textId="77777777" w:rsidR="00741A11" w:rsidRDefault="00741A11" w:rsidP="00A16D7B">
            <w:pPr>
              <w:pStyle w:val="TableRow"/>
            </w:pPr>
            <w:r>
              <w:t>Timestamp</w:t>
            </w:r>
          </w:p>
        </w:tc>
        <w:tc>
          <w:tcPr>
            <w:tcW w:w="4536" w:type="dxa"/>
            <w:tcBorders>
              <w:top w:val="nil"/>
              <w:left w:val="single" w:sz="6" w:space="0" w:color="auto"/>
              <w:bottom w:val="nil"/>
              <w:right w:val="single" w:sz="6" w:space="0" w:color="auto"/>
            </w:tcBorders>
            <w:shd w:val="clear" w:color="auto" w:fill="auto"/>
          </w:tcPr>
          <w:p w14:paraId="7C7BFCBC" w14:textId="77777777" w:rsidR="00741A11" w:rsidRDefault="00741A11" w:rsidP="00A16D7B">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3B9BA638" w14:textId="77777777" w:rsidR="00741A11" w:rsidRDefault="00741A11" w:rsidP="00A16D7B">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5D4477CD" w14:textId="77777777" w:rsidR="00741A11" w:rsidRDefault="00741A11" w:rsidP="00A16D7B">
            <w:pPr>
              <w:pStyle w:val="TableRow"/>
            </w:pPr>
            <w:r>
              <w:t>8</w:t>
            </w:r>
          </w:p>
        </w:tc>
      </w:tr>
      <w:tr w:rsidR="00F508D6" w14:paraId="7BCC9EB1" w14:textId="77777777">
        <w:tc>
          <w:tcPr>
            <w:tcW w:w="2802" w:type="dxa"/>
            <w:tcBorders>
              <w:top w:val="nil"/>
              <w:left w:val="single" w:sz="6" w:space="0" w:color="auto"/>
              <w:bottom w:val="single" w:sz="6" w:space="0" w:color="auto"/>
              <w:right w:val="single" w:sz="6" w:space="0" w:color="auto"/>
            </w:tcBorders>
            <w:shd w:val="clear" w:color="auto" w:fill="auto"/>
          </w:tcPr>
          <w:p w14:paraId="0365CE85" w14:textId="77777777" w:rsidR="00F508D6" w:rsidRDefault="00F508D6" w:rsidP="00A16D7B">
            <w:pPr>
              <w:pStyle w:val="TableRow"/>
            </w:pPr>
            <w:r>
              <w:t>Term_Generator_Key</w:t>
            </w:r>
          </w:p>
        </w:tc>
        <w:tc>
          <w:tcPr>
            <w:tcW w:w="4536" w:type="dxa"/>
            <w:tcBorders>
              <w:top w:val="nil"/>
              <w:left w:val="single" w:sz="6" w:space="0" w:color="auto"/>
              <w:bottom w:val="single" w:sz="6" w:space="0" w:color="auto"/>
              <w:right w:val="single" w:sz="6" w:space="0" w:color="auto"/>
            </w:tcBorders>
            <w:shd w:val="clear" w:color="auto" w:fill="auto"/>
          </w:tcPr>
          <w:p w14:paraId="73B0795D" w14:textId="77777777" w:rsidR="00F508D6" w:rsidRDefault="00F508D6" w:rsidP="00F508D6">
            <w:pPr>
              <w:pStyle w:val="TableRow"/>
            </w:pPr>
            <w:r>
              <w:t>Identifies a term generator that applies to this domain.</w:t>
            </w:r>
          </w:p>
        </w:tc>
        <w:tc>
          <w:tcPr>
            <w:tcW w:w="1500" w:type="dxa"/>
            <w:tcBorders>
              <w:top w:val="nil"/>
              <w:left w:val="single" w:sz="6" w:space="0" w:color="auto"/>
              <w:bottom w:val="single" w:sz="6" w:space="0" w:color="auto"/>
              <w:right w:val="single" w:sz="6" w:space="0" w:color="auto"/>
            </w:tcBorders>
            <w:shd w:val="clear" w:color="auto" w:fill="auto"/>
          </w:tcPr>
          <w:p w14:paraId="542CD5B4" w14:textId="77777777" w:rsidR="00F508D6" w:rsidRDefault="00F508D6" w:rsidP="00A16D7B">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570F2A0A" w14:textId="77777777" w:rsidR="00F508D6" w:rsidRDefault="00F508D6" w:rsidP="00A16D7B">
            <w:pPr>
              <w:pStyle w:val="TableRow"/>
            </w:pPr>
            <w:r w:rsidRPr="00D0059A">
              <w:t>16</w:t>
            </w:r>
          </w:p>
        </w:tc>
      </w:tr>
    </w:tbl>
    <w:p w14:paraId="73F0DD11" w14:textId="77777777" w:rsidR="00741A11" w:rsidRDefault="00741A11" w:rsidP="00741A11">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41A11" w14:paraId="793225A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A5DBD3F" w14:textId="77777777" w:rsidR="00741A11" w:rsidRDefault="00741A11" w:rsidP="00A16D7B">
            <w:pPr>
              <w:pStyle w:val="TableTitle"/>
              <w:rPr>
                <w:color w:val="FF0000"/>
              </w:rPr>
            </w:pPr>
            <w:r>
              <w:t>Constraint : FK_Domain_Subject_Area</w:t>
            </w:r>
          </w:p>
        </w:tc>
      </w:tr>
      <w:tr w:rsidR="00741A11" w14:paraId="57B03F09" w14:textId="77777777">
        <w:tc>
          <w:tcPr>
            <w:tcW w:w="1548" w:type="dxa"/>
            <w:tcBorders>
              <w:top w:val="nil"/>
              <w:left w:val="single" w:sz="4" w:space="0" w:color="auto"/>
              <w:bottom w:val="single" w:sz="4" w:space="0" w:color="auto"/>
              <w:right w:val="single" w:sz="4" w:space="0" w:color="auto"/>
            </w:tcBorders>
            <w:shd w:val="clear" w:color="auto" w:fill="auto"/>
          </w:tcPr>
          <w:p w14:paraId="13DA6230" w14:textId="77777777" w:rsidR="00741A11" w:rsidRDefault="00741A11"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BF5970A" w14:textId="77777777" w:rsidR="00741A11" w:rsidRDefault="00741A11" w:rsidP="00A16D7B">
            <w:pPr>
              <w:pStyle w:val="TableRow"/>
            </w:pPr>
            <w:r>
              <w:t>Each domain exists within one subject area.  Each subject area contains zero or more domains.</w:t>
            </w:r>
          </w:p>
        </w:tc>
      </w:tr>
      <w:tr w:rsidR="00741A11" w14:paraId="725FF68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F6F2565" w14:textId="77777777" w:rsidR="00741A11" w:rsidRDefault="00741A11"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5FA6777" w14:textId="77777777" w:rsidR="00741A11" w:rsidRDefault="00741A11" w:rsidP="00575C3D">
            <w:pPr>
              <w:pStyle w:val="CodeSamples"/>
              <w:spacing w:before="120" w:after="120"/>
            </w:pPr>
            <w:r>
              <w:t>FK_Domain_Subject_Area (Subject_Area_Key) references Subject_Area(Subject_Area_Key)</w:t>
            </w:r>
          </w:p>
        </w:tc>
      </w:tr>
    </w:tbl>
    <w:p w14:paraId="66827382" w14:textId="77777777" w:rsidR="00F508D6" w:rsidRDefault="00F508D6" w:rsidP="00F508D6">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8D6" w:rsidRPr="00A104CD" w14:paraId="5FF54DD7"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5963ED5" w14:textId="77777777" w:rsidR="00F508D6" w:rsidRPr="00A104CD" w:rsidRDefault="00F508D6" w:rsidP="00F508D6">
            <w:pPr>
              <w:pStyle w:val="TableTitle"/>
              <w:rPr>
                <w:color w:val="FF0000"/>
              </w:rPr>
            </w:pPr>
            <w:r w:rsidRPr="00A104CD">
              <w:t>Constraint : FK_Domain_Term_Generator</w:t>
            </w:r>
          </w:p>
        </w:tc>
      </w:tr>
      <w:tr w:rsidR="00F508D6" w14:paraId="6B526ACA"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60B8107D" w14:textId="77777777" w:rsidR="00F508D6" w:rsidRDefault="00F508D6" w:rsidP="0027206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05D6E05" w14:textId="77777777" w:rsidR="00F508D6" w:rsidRDefault="00F508D6" w:rsidP="00F508D6">
            <w:pPr>
              <w:pStyle w:val="TableRow"/>
            </w:pPr>
            <w:r>
              <w:t>A domain may be associated with a term generator.</w:t>
            </w:r>
          </w:p>
        </w:tc>
      </w:tr>
      <w:tr w:rsidR="00F508D6" w14:paraId="088A5DFA"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53D7B155" w14:textId="77777777" w:rsidR="00F508D6" w:rsidRDefault="00F508D6"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4BADDBA" w14:textId="77777777" w:rsidR="00F508D6" w:rsidRDefault="00F508D6" w:rsidP="0027206D">
            <w:pPr>
              <w:pStyle w:val="CodeSamples"/>
              <w:spacing w:before="120"/>
            </w:pPr>
            <w:r>
              <w:t>CONSTRAINT      FK_Domain_Term_Generator</w:t>
            </w:r>
          </w:p>
          <w:p w14:paraId="5FD8E5DC" w14:textId="77777777" w:rsidR="00F508D6" w:rsidRDefault="00F508D6" w:rsidP="0027206D">
            <w:pPr>
              <w:pStyle w:val="CodeSamples"/>
            </w:pPr>
            <w:r>
              <w:t>FOREIGN KEY     (Term_Generator_Key)</w:t>
            </w:r>
          </w:p>
          <w:p w14:paraId="1EF71918" w14:textId="77777777" w:rsidR="00F508D6" w:rsidRDefault="00F508D6" w:rsidP="0027206D">
            <w:pPr>
              <w:pStyle w:val="CodeSamples"/>
              <w:spacing w:after="120"/>
            </w:pPr>
            <w:r>
              <w:t>REFERENCES      dbo.Term_Generator</w:t>
            </w:r>
          </w:p>
        </w:tc>
      </w:tr>
    </w:tbl>
    <w:p w14:paraId="3F43F266" w14:textId="77777777" w:rsidR="00741A11" w:rsidRDefault="00741A11" w:rsidP="00741A11">
      <w:pPr>
        <w:pStyle w:val="NormalIndent"/>
      </w:pPr>
    </w:p>
    <w:p w14:paraId="2CB6FDD6" w14:textId="77777777" w:rsidR="00741A11" w:rsidRDefault="00741A11" w:rsidP="00840903">
      <w:pPr>
        <w:pStyle w:val="Heading4"/>
      </w:pPr>
      <w:bookmarkStart w:id="761" w:name="_Toc292879031"/>
      <w:bookmarkStart w:id="762" w:name="_Ref298945615"/>
      <w:r>
        <w:t>Domain_Hyperlink</w:t>
      </w:r>
      <w:bookmarkEnd w:id="761"/>
      <w:bookmarkEnd w:id="762"/>
    </w:p>
    <w:p w14:paraId="0334B8DD" w14:textId="77777777" w:rsidR="00741A11" w:rsidRDefault="00741A11" w:rsidP="00741A11">
      <w:pPr>
        <w:pStyle w:val="NormalIndent"/>
      </w:pPr>
      <w:r>
        <w:t>Details of hyperlinks (links to web site searches) that are available when viewing the HTML constructed for concepts within a given domain.  Domain hyperlinks are specified at the local domain level.</w:t>
      </w:r>
    </w:p>
    <w:p w14:paraId="18A499A7" w14:textId="77777777" w:rsidR="00741A11" w:rsidRDefault="00741A11" w:rsidP="00741A11">
      <w:pPr>
        <w:pStyle w:val="NormalIndent"/>
      </w:pPr>
      <w:r>
        <w:t>Each domain hyperlink applies to one local domain.  Each local domain has zero or more domain hyperlinks.</w:t>
      </w:r>
    </w:p>
    <w:p w14:paraId="7DA76B51" w14:textId="77777777" w:rsidR="00741A11" w:rsidRDefault="00741A11" w:rsidP="00741A11">
      <w:pPr>
        <w:pStyle w:val="NormalIndent"/>
      </w:pPr>
      <w:r>
        <w:t>If Use_Concept_Key is 1, then the search URL is 'URL+Concept_Key'.  If Use_Concept_Key is 0, then the search URL is 'URL+1st word in term+Word_Separator + 2nd word in term etc'.</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41A11" w14:paraId="0BE6419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ACCF67E" w14:textId="77777777" w:rsidR="00741A11" w:rsidRDefault="00741A11"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4190130" w14:textId="77777777" w:rsidR="00741A11" w:rsidRDefault="00741A11"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E4F57DF" w14:textId="77777777" w:rsidR="00741A11" w:rsidRDefault="00741A11"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4EAB9CA" w14:textId="77777777" w:rsidR="00741A11" w:rsidRDefault="00741A11" w:rsidP="00A16D7B">
            <w:pPr>
              <w:pStyle w:val="TableColumnTitles"/>
              <w:keepNext/>
            </w:pPr>
            <w:r>
              <w:t>Size</w:t>
            </w:r>
          </w:p>
        </w:tc>
      </w:tr>
      <w:tr w:rsidR="00741A11" w14:paraId="53BB95F1" w14:textId="77777777">
        <w:tc>
          <w:tcPr>
            <w:tcW w:w="2802" w:type="dxa"/>
            <w:tcBorders>
              <w:top w:val="nil"/>
              <w:left w:val="single" w:sz="6" w:space="0" w:color="auto"/>
              <w:bottom w:val="nil"/>
              <w:right w:val="single" w:sz="6" w:space="0" w:color="auto"/>
            </w:tcBorders>
            <w:shd w:val="clear" w:color="auto" w:fill="auto"/>
          </w:tcPr>
          <w:p w14:paraId="1B6E2095" w14:textId="77777777" w:rsidR="00741A11" w:rsidRDefault="00741A11" w:rsidP="00A16D7B">
            <w:pPr>
              <w:pStyle w:val="TableRow"/>
              <w:rPr>
                <w:u w:val="single"/>
              </w:rPr>
            </w:pPr>
            <w:r>
              <w:rPr>
                <w:u w:val="single"/>
              </w:rPr>
              <w:t>Domain_Hyperlink_Key</w:t>
            </w:r>
          </w:p>
        </w:tc>
        <w:tc>
          <w:tcPr>
            <w:tcW w:w="4536" w:type="dxa"/>
            <w:tcBorders>
              <w:top w:val="nil"/>
              <w:left w:val="single" w:sz="6" w:space="0" w:color="auto"/>
              <w:bottom w:val="nil"/>
              <w:right w:val="single" w:sz="6" w:space="0" w:color="auto"/>
            </w:tcBorders>
            <w:shd w:val="clear" w:color="auto" w:fill="auto"/>
          </w:tcPr>
          <w:p w14:paraId="6AE4C3DA" w14:textId="77777777" w:rsidR="00741A11" w:rsidRDefault="00741A11" w:rsidP="00A16D7B">
            <w:pPr>
              <w:pStyle w:val="TableRow"/>
            </w:pPr>
            <w:r>
              <w:t>Unique identifier for the Domain_Hyperlink table</w:t>
            </w:r>
          </w:p>
        </w:tc>
        <w:tc>
          <w:tcPr>
            <w:tcW w:w="1500" w:type="dxa"/>
            <w:tcBorders>
              <w:top w:val="nil"/>
              <w:left w:val="single" w:sz="6" w:space="0" w:color="auto"/>
              <w:bottom w:val="nil"/>
              <w:right w:val="single" w:sz="6" w:space="0" w:color="auto"/>
            </w:tcBorders>
            <w:shd w:val="clear" w:color="auto" w:fill="auto"/>
          </w:tcPr>
          <w:p w14:paraId="653A6639"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C70856E" w14:textId="77777777" w:rsidR="00741A11" w:rsidRDefault="00741A11" w:rsidP="00A16D7B">
            <w:pPr>
              <w:pStyle w:val="TableRow"/>
            </w:pPr>
            <w:r>
              <w:t>16</w:t>
            </w:r>
          </w:p>
        </w:tc>
      </w:tr>
      <w:tr w:rsidR="00741A11" w14:paraId="7B091ED6" w14:textId="77777777">
        <w:tc>
          <w:tcPr>
            <w:tcW w:w="2802" w:type="dxa"/>
            <w:tcBorders>
              <w:top w:val="nil"/>
              <w:left w:val="single" w:sz="6" w:space="0" w:color="auto"/>
              <w:bottom w:val="nil"/>
              <w:right w:val="single" w:sz="6" w:space="0" w:color="auto"/>
            </w:tcBorders>
            <w:shd w:val="clear" w:color="auto" w:fill="auto"/>
          </w:tcPr>
          <w:p w14:paraId="5E74153E" w14:textId="77777777" w:rsidR="00741A11" w:rsidRDefault="00741A11" w:rsidP="00A16D7B">
            <w:pPr>
              <w:pStyle w:val="TableRow"/>
            </w:pPr>
            <w:r>
              <w:lastRenderedPageBreak/>
              <w:t>Item_Name</w:t>
            </w:r>
          </w:p>
        </w:tc>
        <w:tc>
          <w:tcPr>
            <w:tcW w:w="4536" w:type="dxa"/>
            <w:tcBorders>
              <w:top w:val="nil"/>
              <w:left w:val="single" w:sz="6" w:space="0" w:color="auto"/>
              <w:bottom w:val="nil"/>
              <w:right w:val="single" w:sz="6" w:space="0" w:color="auto"/>
            </w:tcBorders>
            <w:shd w:val="clear" w:color="auto" w:fill="auto"/>
          </w:tcPr>
          <w:p w14:paraId="265FCB6F" w14:textId="77777777" w:rsidR="00741A11" w:rsidRDefault="00741A11" w:rsidP="00A16D7B">
            <w:pPr>
              <w:pStyle w:val="TableRow"/>
            </w:pPr>
            <w:r>
              <w:t>Descriptive label for the hyperlink.</w:t>
            </w:r>
          </w:p>
        </w:tc>
        <w:tc>
          <w:tcPr>
            <w:tcW w:w="1500" w:type="dxa"/>
            <w:tcBorders>
              <w:top w:val="nil"/>
              <w:left w:val="single" w:sz="6" w:space="0" w:color="auto"/>
              <w:bottom w:val="nil"/>
              <w:right w:val="single" w:sz="6" w:space="0" w:color="auto"/>
            </w:tcBorders>
            <w:shd w:val="clear" w:color="auto" w:fill="auto"/>
          </w:tcPr>
          <w:p w14:paraId="440C27FB" w14:textId="77777777" w:rsidR="00741A11" w:rsidRDefault="00741A11"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166AD0A" w14:textId="77777777" w:rsidR="00741A11" w:rsidRDefault="00741A11" w:rsidP="00A16D7B">
            <w:pPr>
              <w:pStyle w:val="TableRow"/>
            </w:pPr>
            <w:r>
              <w:t>100</w:t>
            </w:r>
          </w:p>
        </w:tc>
      </w:tr>
      <w:tr w:rsidR="00741A11" w14:paraId="74861189" w14:textId="77777777">
        <w:tc>
          <w:tcPr>
            <w:tcW w:w="2802" w:type="dxa"/>
            <w:tcBorders>
              <w:top w:val="nil"/>
              <w:left w:val="single" w:sz="6" w:space="0" w:color="auto"/>
              <w:bottom w:val="nil"/>
              <w:right w:val="single" w:sz="6" w:space="0" w:color="auto"/>
            </w:tcBorders>
            <w:shd w:val="clear" w:color="auto" w:fill="auto"/>
          </w:tcPr>
          <w:p w14:paraId="27F0FF84" w14:textId="77777777" w:rsidR="00741A11" w:rsidRDefault="00741A11" w:rsidP="00A16D7B">
            <w:pPr>
              <w:pStyle w:val="TableRow"/>
            </w:pPr>
            <w:r>
              <w:t>Image_File</w:t>
            </w:r>
          </w:p>
        </w:tc>
        <w:tc>
          <w:tcPr>
            <w:tcW w:w="4536" w:type="dxa"/>
            <w:tcBorders>
              <w:top w:val="nil"/>
              <w:left w:val="single" w:sz="6" w:space="0" w:color="auto"/>
              <w:bottom w:val="nil"/>
              <w:right w:val="single" w:sz="6" w:space="0" w:color="auto"/>
            </w:tcBorders>
            <w:shd w:val="clear" w:color="auto" w:fill="auto"/>
          </w:tcPr>
          <w:p w14:paraId="63872386" w14:textId="77777777" w:rsidR="00741A11" w:rsidRDefault="00741A11" w:rsidP="00A16D7B">
            <w:pPr>
              <w:pStyle w:val="TableRow"/>
            </w:pPr>
            <w:r>
              <w:t>File name of the image displayed alongside the hyperlink, relative to the local images file path read from the Recorder current user registry.</w:t>
            </w:r>
          </w:p>
        </w:tc>
        <w:tc>
          <w:tcPr>
            <w:tcW w:w="1500" w:type="dxa"/>
            <w:tcBorders>
              <w:top w:val="nil"/>
              <w:left w:val="single" w:sz="6" w:space="0" w:color="auto"/>
              <w:bottom w:val="nil"/>
              <w:right w:val="single" w:sz="6" w:space="0" w:color="auto"/>
            </w:tcBorders>
            <w:shd w:val="clear" w:color="auto" w:fill="auto"/>
          </w:tcPr>
          <w:p w14:paraId="526AAAD6" w14:textId="77777777" w:rsidR="00741A11" w:rsidRDefault="00741A11" w:rsidP="00A16D7B">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128C7CE" w14:textId="77777777" w:rsidR="00741A11" w:rsidRDefault="00741A11" w:rsidP="00A16D7B">
            <w:pPr>
              <w:pStyle w:val="TableRow"/>
            </w:pPr>
            <w:r>
              <w:t>255</w:t>
            </w:r>
          </w:p>
        </w:tc>
      </w:tr>
      <w:tr w:rsidR="00741A11" w14:paraId="69E9120F" w14:textId="77777777">
        <w:tc>
          <w:tcPr>
            <w:tcW w:w="2802" w:type="dxa"/>
            <w:tcBorders>
              <w:top w:val="nil"/>
              <w:left w:val="single" w:sz="6" w:space="0" w:color="auto"/>
              <w:bottom w:val="nil"/>
              <w:right w:val="single" w:sz="6" w:space="0" w:color="auto"/>
            </w:tcBorders>
            <w:shd w:val="clear" w:color="auto" w:fill="auto"/>
          </w:tcPr>
          <w:p w14:paraId="565B9D98" w14:textId="77777777" w:rsidR="00741A11" w:rsidRDefault="00741A11" w:rsidP="00A16D7B">
            <w:pPr>
              <w:pStyle w:val="TableRow"/>
            </w:pPr>
            <w:r>
              <w:t>URL</w:t>
            </w:r>
          </w:p>
        </w:tc>
        <w:tc>
          <w:tcPr>
            <w:tcW w:w="4536" w:type="dxa"/>
            <w:tcBorders>
              <w:top w:val="nil"/>
              <w:left w:val="single" w:sz="6" w:space="0" w:color="auto"/>
              <w:bottom w:val="nil"/>
              <w:right w:val="single" w:sz="6" w:space="0" w:color="auto"/>
            </w:tcBorders>
            <w:shd w:val="clear" w:color="auto" w:fill="auto"/>
          </w:tcPr>
          <w:p w14:paraId="13B9AE8E" w14:textId="77777777" w:rsidR="00741A11" w:rsidRDefault="00741A11" w:rsidP="00A16D7B">
            <w:pPr>
              <w:pStyle w:val="TableRow"/>
            </w:pPr>
            <w:r>
              <w:t>Main body of the internet address the hyperlink is to.</w:t>
            </w:r>
          </w:p>
        </w:tc>
        <w:tc>
          <w:tcPr>
            <w:tcW w:w="1500" w:type="dxa"/>
            <w:tcBorders>
              <w:top w:val="nil"/>
              <w:left w:val="single" w:sz="6" w:space="0" w:color="auto"/>
              <w:bottom w:val="nil"/>
              <w:right w:val="single" w:sz="6" w:space="0" w:color="auto"/>
            </w:tcBorders>
            <w:shd w:val="clear" w:color="auto" w:fill="auto"/>
          </w:tcPr>
          <w:p w14:paraId="556A4B5C" w14:textId="77777777" w:rsidR="00741A11" w:rsidRDefault="00741A11"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9D9F717" w14:textId="77777777" w:rsidR="00741A11" w:rsidRDefault="00741A11" w:rsidP="00A16D7B">
            <w:pPr>
              <w:pStyle w:val="TableRow"/>
            </w:pPr>
            <w:r>
              <w:t>255</w:t>
            </w:r>
          </w:p>
        </w:tc>
      </w:tr>
      <w:tr w:rsidR="00741A11" w14:paraId="23483BBB" w14:textId="77777777">
        <w:tc>
          <w:tcPr>
            <w:tcW w:w="2802" w:type="dxa"/>
            <w:tcBorders>
              <w:top w:val="nil"/>
              <w:left w:val="single" w:sz="6" w:space="0" w:color="auto"/>
              <w:bottom w:val="nil"/>
              <w:right w:val="single" w:sz="6" w:space="0" w:color="auto"/>
            </w:tcBorders>
            <w:shd w:val="clear" w:color="auto" w:fill="auto"/>
          </w:tcPr>
          <w:p w14:paraId="2D66A816" w14:textId="77777777" w:rsidR="00741A11" w:rsidRDefault="00741A11" w:rsidP="00A16D7B">
            <w:pPr>
              <w:pStyle w:val="TableRow"/>
            </w:pPr>
            <w:r>
              <w:t>Use_Concept_Key</w:t>
            </w:r>
          </w:p>
        </w:tc>
        <w:tc>
          <w:tcPr>
            <w:tcW w:w="4536" w:type="dxa"/>
            <w:tcBorders>
              <w:top w:val="nil"/>
              <w:left w:val="single" w:sz="6" w:space="0" w:color="auto"/>
              <w:bottom w:val="nil"/>
              <w:right w:val="single" w:sz="6" w:space="0" w:color="auto"/>
            </w:tcBorders>
            <w:shd w:val="clear" w:color="auto" w:fill="auto"/>
          </w:tcPr>
          <w:p w14:paraId="564B1747" w14:textId="77777777" w:rsidR="00741A11" w:rsidRDefault="00741A11" w:rsidP="00C443D9">
            <w:pPr>
              <w:pStyle w:val="TableRow"/>
            </w:pPr>
            <w:r>
              <w:t xml:space="preserve">Flag indicating if the Concept_Key is passed to the URL to search on (1), or the </w:t>
            </w:r>
            <w:r w:rsidR="00C443D9">
              <w:t xml:space="preserve">Concept.Published_Term </w:t>
            </w:r>
            <w:r>
              <w:t>(0).</w:t>
            </w:r>
          </w:p>
        </w:tc>
        <w:tc>
          <w:tcPr>
            <w:tcW w:w="1500" w:type="dxa"/>
            <w:tcBorders>
              <w:top w:val="nil"/>
              <w:left w:val="single" w:sz="6" w:space="0" w:color="auto"/>
              <w:bottom w:val="nil"/>
              <w:right w:val="single" w:sz="6" w:space="0" w:color="auto"/>
            </w:tcBorders>
            <w:shd w:val="clear" w:color="auto" w:fill="auto"/>
          </w:tcPr>
          <w:p w14:paraId="19C8DCFB" w14:textId="77777777" w:rsidR="00741A11" w:rsidRDefault="00741A11" w:rsidP="00A16D7B">
            <w:pPr>
              <w:pStyle w:val="TableRow"/>
            </w:pPr>
            <w:r>
              <w:t>bit Null</w:t>
            </w:r>
          </w:p>
        </w:tc>
        <w:tc>
          <w:tcPr>
            <w:tcW w:w="1127" w:type="dxa"/>
            <w:tcBorders>
              <w:top w:val="nil"/>
              <w:left w:val="single" w:sz="6" w:space="0" w:color="auto"/>
              <w:bottom w:val="nil"/>
              <w:right w:val="single" w:sz="6" w:space="0" w:color="auto"/>
            </w:tcBorders>
            <w:shd w:val="clear" w:color="auto" w:fill="auto"/>
          </w:tcPr>
          <w:p w14:paraId="49D24906" w14:textId="77777777" w:rsidR="00741A11" w:rsidRDefault="00741A11" w:rsidP="00A16D7B">
            <w:pPr>
              <w:pStyle w:val="TableRow"/>
            </w:pPr>
          </w:p>
        </w:tc>
      </w:tr>
      <w:tr w:rsidR="00741A11" w14:paraId="36D11E3D" w14:textId="77777777">
        <w:tc>
          <w:tcPr>
            <w:tcW w:w="2802" w:type="dxa"/>
            <w:tcBorders>
              <w:top w:val="nil"/>
              <w:left w:val="single" w:sz="6" w:space="0" w:color="auto"/>
              <w:bottom w:val="nil"/>
              <w:right w:val="single" w:sz="6" w:space="0" w:color="auto"/>
            </w:tcBorders>
            <w:shd w:val="clear" w:color="auto" w:fill="auto"/>
          </w:tcPr>
          <w:p w14:paraId="25283287" w14:textId="77777777" w:rsidR="00741A11" w:rsidRDefault="00741A11" w:rsidP="00A16D7B">
            <w:pPr>
              <w:pStyle w:val="TableRow"/>
            </w:pPr>
            <w:r>
              <w:t>Word_Separator</w:t>
            </w:r>
          </w:p>
        </w:tc>
        <w:tc>
          <w:tcPr>
            <w:tcW w:w="4536" w:type="dxa"/>
            <w:tcBorders>
              <w:top w:val="nil"/>
              <w:left w:val="single" w:sz="6" w:space="0" w:color="auto"/>
              <w:bottom w:val="nil"/>
              <w:right w:val="single" w:sz="6" w:space="0" w:color="auto"/>
            </w:tcBorders>
            <w:shd w:val="clear" w:color="auto" w:fill="auto"/>
          </w:tcPr>
          <w:p w14:paraId="1227245C" w14:textId="77777777" w:rsidR="00741A11" w:rsidRDefault="00741A11" w:rsidP="00C443D9">
            <w:pPr>
              <w:pStyle w:val="TableRow"/>
            </w:pPr>
            <w:r>
              <w:t xml:space="preserve">String spliced inbetween each word in </w:t>
            </w:r>
            <w:r w:rsidR="00C443D9">
              <w:t>Concept.Published_Term</w:t>
            </w:r>
            <w:r>
              <w:t xml:space="preserve"> when constructing a URL and the Use_Concept_Key flag is set to 0.</w:t>
            </w:r>
          </w:p>
        </w:tc>
        <w:tc>
          <w:tcPr>
            <w:tcW w:w="1500" w:type="dxa"/>
            <w:tcBorders>
              <w:top w:val="nil"/>
              <w:left w:val="single" w:sz="6" w:space="0" w:color="auto"/>
              <w:bottom w:val="nil"/>
              <w:right w:val="single" w:sz="6" w:space="0" w:color="auto"/>
            </w:tcBorders>
            <w:shd w:val="clear" w:color="auto" w:fill="auto"/>
          </w:tcPr>
          <w:p w14:paraId="02AAA38F" w14:textId="77777777" w:rsidR="00741A11" w:rsidRDefault="00741A11" w:rsidP="00A16D7B">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7515906" w14:textId="77777777" w:rsidR="00741A11" w:rsidRDefault="00741A11" w:rsidP="00A16D7B">
            <w:pPr>
              <w:pStyle w:val="TableRow"/>
            </w:pPr>
            <w:r>
              <w:t>5</w:t>
            </w:r>
          </w:p>
        </w:tc>
      </w:tr>
      <w:tr w:rsidR="00741A11" w14:paraId="72C68268" w14:textId="77777777">
        <w:tc>
          <w:tcPr>
            <w:tcW w:w="2802" w:type="dxa"/>
            <w:tcBorders>
              <w:top w:val="nil"/>
              <w:left w:val="single" w:sz="6" w:space="0" w:color="auto"/>
              <w:bottom w:val="nil"/>
              <w:right w:val="single" w:sz="6" w:space="0" w:color="auto"/>
            </w:tcBorders>
            <w:shd w:val="clear" w:color="auto" w:fill="auto"/>
          </w:tcPr>
          <w:p w14:paraId="0F81D996" w14:textId="77777777" w:rsidR="00741A11" w:rsidRDefault="00741A11" w:rsidP="00A16D7B">
            <w:pPr>
              <w:pStyle w:val="TableRow"/>
            </w:pPr>
            <w:r>
              <w:t>Local_Domain_Key</w:t>
            </w:r>
          </w:p>
        </w:tc>
        <w:tc>
          <w:tcPr>
            <w:tcW w:w="4536" w:type="dxa"/>
            <w:tcBorders>
              <w:top w:val="nil"/>
              <w:left w:val="single" w:sz="6" w:space="0" w:color="auto"/>
              <w:bottom w:val="nil"/>
              <w:right w:val="single" w:sz="6" w:space="0" w:color="auto"/>
            </w:tcBorders>
            <w:shd w:val="clear" w:color="auto" w:fill="auto"/>
          </w:tcPr>
          <w:p w14:paraId="038517A7" w14:textId="77777777" w:rsidR="00741A11" w:rsidRDefault="00741A11" w:rsidP="00A16D7B">
            <w:pPr>
              <w:pStyle w:val="TableRow"/>
            </w:pPr>
            <w:r>
              <w:t>Local domain the hyperlink is applicable for.</w:t>
            </w:r>
          </w:p>
        </w:tc>
        <w:tc>
          <w:tcPr>
            <w:tcW w:w="1500" w:type="dxa"/>
            <w:tcBorders>
              <w:top w:val="nil"/>
              <w:left w:val="single" w:sz="6" w:space="0" w:color="auto"/>
              <w:bottom w:val="nil"/>
              <w:right w:val="single" w:sz="6" w:space="0" w:color="auto"/>
            </w:tcBorders>
            <w:shd w:val="clear" w:color="auto" w:fill="auto"/>
          </w:tcPr>
          <w:p w14:paraId="23E91213"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F67236A" w14:textId="77777777" w:rsidR="00741A11" w:rsidRDefault="00741A11" w:rsidP="00A16D7B">
            <w:pPr>
              <w:pStyle w:val="TableRow"/>
            </w:pPr>
            <w:r>
              <w:t>16</w:t>
            </w:r>
          </w:p>
        </w:tc>
      </w:tr>
      <w:tr w:rsidR="00741A11" w14:paraId="36DEF2DF" w14:textId="77777777">
        <w:tc>
          <w:tcPr>
            <w:tcW w:w="2802" w:type="dxa"/>
            <w:tcBorders>
              <w:top w:val="nil"/>
              <w:left w:val="single" w:sz="6" w:space="0" w:color="auto"/>
              <w:bottom w:val="nil"/>
              <w:right w:val="single" w:sz="6" w:space="0" w:color="auto"/>
            </w:tcBorders>
            <w:shd w:val="clear" w:color="auto" w:fill="auto"/>
          </w:tcPr>
          <w:p w14:paraId="4485B502" w14:textId="77777777" w:rsidR="00741A11" w:rsidRDefault="00741A11"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87DF6DA" w14:textId="77777777" w:rsidR="00741A11" w:rsidRDefault="00741A11"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373DCF6"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EF0CC6B" w14:textId="77777777" w:rsidR="00741A11" w:rsidRDefault="00741A11" w:rsidP="00A16D7B">
            <w:pPr>
              <w:pStyle w:val="TableRow"/>
            </w:pPr>
            <w:r>
              <w:t>16</w:t>
            </w:r>
          </w:p>
        </w:tc>
      </w:tr>
      <w:tr w:rsidR="00741A11" w14:paraId="13722048" w14:textId="77777777">
        <w:tc>
          <w:tcPr>
            <w:tcW w:w="2802" w:type="dxa"/>
            <w:tcBorders>
              <w:top w:val="nil"/>
              <w:left w:val="single" w:sz="6" w:space="0" w:color="auto"/>
              <w:bottom w:val="nil"/>
              <w:right w:val="single" w:sz="6" w:space="0" w:color="auto"/>
            </w:tcBorders>
            <w:shd w:val="clear" w:color="auto" w:fill="auto"/>
          </w:tcPr>
          <w:p w14:paraId="2218323A" w14:textId="77777777" w:rsidR="00741A11" w:rsidRDefault="00741A11"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154B8D0D" w14:textId="77777777" w:rsidR="00741A11" w:rsidRDefault="00741A11"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E6EE51F"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4F588EFB" w14:textId="77777777" w:rsidR="00741A11" w:rsidRDefault="00741A11" w:rsidP="00A16D7B">
            <w:pPr>
              <w:pStyle w:val="TableRow"/>
            </w:pPr>
            <w:r>
              <w:t>16</w:t>
            </w:r>
          </w:p>
        </w:tc>
      </w:tr>
      <w:tr w:rsidR="00741A11" w14:paraId="2E3F9684" w14:textId="77777777">
        <w:tc>
          <w:tcPr>
            <w:tcW w:w="2802" w:type="dxa"/>
            <w:tcBorders>
              <w:top w:val="nil"/>
              <w:left w:val="single" w:sz="6" w:space="0" w:color="auto"/>
              <w:bottom w:val="nil"/>
              <w:right w:val="single" w:sz="6" w:space="0" w:color="auto"/>
            </w:tcBorders>
            <w:shd w:val="clear" w:color="auto" w:fill="auto"/>
          </w:tcPr>
          <w:p w14:paraId="1C4D2F9E" w14:textId="77777777" w:rsidR="00741A11" w:rsidRDefault="00741A11"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828827C" w14:textId="77777777" w:rsidR="00741A11" w:rsidRDefault="00741A11"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2522B0D5" w14:textId="77777777" w:rsidR="00741A11" w:rsidRDefault="00741A11"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EE6906E" w14:textId="77777777" w:rsidR="00741A11" w:rsidRDefault="00741A11" w:rsidP="00A16D7B">
            <w:pPr>
              <w:pStyle w:val="TableRow"/>
            </w:pPr>
          </w:p>
        </w:tc>
      </w:tr>
      <w:tr w:rsidR="00741A11" w14:paraId="78E3AEDF" w14:textId="77777777">
        <w:tc>
          <w:tcPr>
            <w:tcW w:w="2802" w:type="dxa"/>
            <w:tcBorders>
              <w:top w:val="nil"/>
              <w:left w:val="single" w:sz="6" w:space="0" w:color="auto"/>
              <w:bottom w:val="nil"/>
              <w:right w:val="single" w:sz="6" w:space="0" w:color="auto"/>
            </w:tcBorders>
            <w:shd w:val="clear" w:color="auto" w:fill="auto"/>
          </w:tcPr>
          <w:p w14:paraId="587E1587" w14:textId="77777777" w:rsidR="00741A11" w:rsidRDefault="00741A11"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780CB222" w14:textId="77777777" w:rsidR="00741A11" w:rsidRDefault="00741A11"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A1AB73E"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0DF486CA" w14:textId="77777777" w:rsidR="00741A11" w:rsidRDefault="00741A11" w:rsidP="00A16D7B">
            <w:pPr>
              <w:pStyle w:val="TableRow"/>
            </w:pPr>
            <w:r>
              <w:t>16</w:t>
            </w:r>
          </w:p>
        </w:tc>
      </w:tr>
      <w:tr w:rsidR="00741A11" w14:paraId="023945DF" w14:textId="77777777">
        <w:tc>
          <w:tcPr>
            <w:tcW w:w="2802" w:type="dxa"/>
            <w:tcBorders>
              <w:top w:val="nil"/>
              <w:left w:val="single" w:sz="6" w:space="0" w:color="auto"/>
              <w:bottom w:val="single" w:sz="6" w:space="0" w:color="auto"/>
              <w:right w:val="single" w:sz="6" w:space="0" w:color="auto"/>
            </w:tcBorders>
            <w:shd w:val="clear" w:color="auto" w:fill="auto"/>
          </w:tcPr>
          <w:p w14:paraId="51B8A9C1" w14:textId="77777777" w:rsidR="00741A11" w:rsidRDefault="00741A11"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4553DFC" w14:textId="77777777" w:rsidR="00741A11" w:rsidRDefault="00741A11"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537C377" w14:textId="77777777" w:rsidR="00741A11" w:rsidRDefault="00741A11"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7527AAF" w14:textId="77777777" w:rsidR="00741A11" w:rsidRDefault="00741A11" w:rsidP="00A16D7B">
            <w:pPr>
              <w:pStyle w:val="TableRow"/>
            </w:pPr>
            <w:r>
              <w:t>8</w:t>
            </w:r>
          </w:p>
        </w:tc>
      </w:tr>
    </w:tbl>
    <w:p w14:paraId="6A3A3BA0" w14:textId="77777777" w:rsidR="00741A11" w:rsidRDefault="00741A11" w:rsidP="00741A11">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41A11" w14:paraId="5A65384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70E4B22" w14:textId="77777777" w:rsidR="00741A11" w:rsidRDefault="00741A11" w:rsidP="00A16D7B">
            <w:pPr>
              <w:pStyle w:val="TableTitle"/>
              <w:rPr>
                <w:color w:val="FF0000"/>
              </w:rPr>
            </w:pPr>
            <w:r>
              <w:t>Constraint : FK_Domain_Hyperlink_Local_Domain</w:t>
            </w:r>
          </w:p>
        </w:tc>
      </w:tr>
      <w:tr w:rsidR="00741A11" w14:paraId="394A3CD2" w14:textId="77777777">
        <w:tc>
          <w:tcPr>
            <w:tcW w:w="1548" w:type="dxa"/>
            <w:tcBorders>
              <w:top w:val="nil"/>
              <w:left w:val="single" w:sz="4" w:space="0" w:color="auto"/>
              <w:bottom w:val="single" w:sz="4" w:space="0" w:color="auto"/>
              <w:right w:val="single" w:sz="4" w:space="0" w:color="auto"/>
            </w:tcBorders>
            <w:shd w:val="clear" w:color="auto" w:fill="auto"/>
          </w:tcPr>
          <w:p w14:paraId="782E0A2F" w14:textId="77777777" w:rsidR="00741A11" w:rsidRDefault="00741A11"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949A4F6" w14:textId="77777777" w:rsidR="00741A11" w:rsidRDefault="00741A11" w:rsidP="00A16D7B">
            <w:pPr>
              <w:pStyle w:val="TableRow"/>
            </w:pPr>
            <w:r>
              <w:t>Each hyperlink is available from one local domain.  Each local domain has zero or more hyperlinks.</w:t>
            </w:r>
          </w:p>
        </w:tc>
      </w:tr>
      <w:tr w:rsidR="00741A11" w14:paraId="7ED4F4C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00C1AC1" w14:textId="77777777" w:rsidR="00741A11" w:rsidRDefault="00741A11"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B6B4F7B" w14:textId="77777777" w:rsidR="00741A11" w:rsidRDefault="00741A11" w:rsidP="00575C3D">
            <w:pPr>
              <w:pStyle w:val="CodeSamples"/>
              <w:spacing w:before="120" w:after="120"/>
            </w:pPr>
            <w:r>
              <w:t>FK_Domain_Hyperlink_Local_Domain (Local_Domain_Key) references Local_Domain(Local_Domain_Key)</w:t>
            </w:r>
          </w:p>
        </w:tc>
      </w:tr>
    </w:tbl>
    <w:p w14:paraId="4ABF60FE" w14:textId="77777777" w:rsidR="00741A11" w:rsidRDefault="00741A11" w:rsidP="00741A11">
      <w:pPr>
        <w:pStyle w:val="NormalIndent"/>
      </w:pPr>
    </w:p>
    <w:p w14:paraId="2AF8BCED" w14:textId="77777777" w:rsidR="007C7FB8" w:rsidRDefault="007C7FB8" w:rsidP="00840903">
      <w:pPr>
        <w:pStyle w:val="Heading4"/>
      </w:pPr>
      <w:bookmarkStart w:id="763" w:name="_Toc292879032"/>
      <w:bookmarkStart w:id="764" w:name="_Ref298418103"/>
      <w:r>
        <w:lastRenderedPageBreak/>
        <w:t>Local_Domain</w:t>
      </w:r>
      <w:bookmarkEnd w:id="763"/>
      <w:bookmarkEnd w:id="764"/>
    </w:p>
    <w:p w14:paraId="2374A2F8" w14:textId="77777777" w:rsidR="007C7FB8" w:rsidRDefault="007C7FB8" w:rsidP="007C7FB8">
      <w:pPr>
        <w:pStyle w:val="NormalIndent"/>
      </w:pPr>
      <w:r>
        <w:t>Within each domain, the concept groups are divided into a number of local domains for which different organisations are responsible.  The local domain may denote data that is required by the system, or data that belongs to a particular national node for example.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C7FB8" w14:paraId="012339E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C9CD9E3" w14:textId="77777777" w:rsidR="007C7FB8" w:rsidRDefault="007C7FB8"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85FB27B" w14:textId="77777777" w:rsidR="007C7FB8" w:rsidRDefault="007C7FB8"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A4EEA6E" w14:textId="77777777" w:rsidR="007C7FB8" w:rsidRDefault="007C7FB8"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0845E51" w14:textId="77777777" w:rsidR="007C7FB8" w:rsidRDefault="007C7FB8" w:rsidP="00A16D7B">
            <w:pPr>
              <w:pStyle w:val="TableColumnTitles"/>
              <w:keepNext/>
            </w:pPr>
            <w:r>
              <w:t>Size</w:t>
            </w:r>
          </w:p>
        </w:tc>
      </w:tr>
      <w:tr w:rsidR="007C7FB8" w14:paraId="45B9C220" w14:textId="77777777">
        <w:tc>
          <w:tcPr>
            <w:tcW w:w="2802" w:type="dxa"/>
            <w:tcBorders>
              <w:top w:val="nil"/>
              <w:left w:val="single" w:sz="6" w:space="0" w:color="auto"/>
              <w:bottom w:val="nil"/>
              <w:right w:val="single" w:sz="6" w:space="0" w:color="auto"/>
            </w:tcBorders>
            <w:shd w:val="clear" w:color="auto" w:fill="auto"/>
          </w:tcPr>
          <w:p w14:paraId="3F70D252" w14:textId="77777777" w:rsidR="007C7FB8" w:rsidRDefault="007C7FB8" w:rsidP="00A16D7B">
            <w:pPr>
              <w:pStyle w:val="TableRow"/>
              <w:rPr>
                <w:u w:val="single"/>
              </w:rPr>
            </w:pPr>
            <w:r>
              <w:rPr>
                <w:u w:val="single"/>
              </w:rPr>
              <w:t>Local_Domain_Key</w:t>
            </w:r>
          </w:p>
        </w:tc>
        <w:tc>
          <w:tcPr>
            <w:tcW w:w="4536" w:type="dxa"/>
            <w:tcBorders>
              <w:top w:val="nil"/>
              <w:left w:val="single" w:sz="6" w:space="0" w:color="auto"/>
              <w:bottom w:val="nil"/>
              <w:right w:val="single" w:sz="6" w:space="0" w:color="auto"/>
            </w:tcBorders>
            <w:shd w:val="clear" w:color="auto" w:fill="auto"/>
          </w:tcPr>
          <w:p w14:paraId="66415C3E" w14:textId="77777777" w:rsidR="007C7FB8" w:rsidRDefault="007C7FB8" w:rsidP="00A16D7B">
            <w:pPr>
              <w:pStyle w:val="TableRow"/>
            </w:pPr>
            <w:r>
              <w:t>Unique identifier for the Local_Domain table</w:t>
            </w:r>
          </w:p>
        </w:tc>
        <w:tc>
          <w:tcPr>
            <w:tcW w:w="1500" w:type="dxa"/>
            <w:tcBorders>
              <w:top w:val="nil"/>
              <w:left w:val="single" w:sz="6" w:space="0" w:color="auto"/>
              <w:bottom w:val="nil"/>
              <w:right w:val="single" w:sz="6" w:space="0" w:color="auto"/>
            </w:tcBorders>
            <w:shd w:val="clear" w:color="auto" w:fill="auto"/>
          </w:tcPr>
          <w:p w14:paraId="747CB4A0" w14:textId="77777777" w:rsidR="007C7FB8" w:rsidRDefault="007C7FB8"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2A52DC" w14:textId="77777777" w:rsidR="007C7FB8" w:rsidRDefault="007C7FB8" w:rsidP="00A16D7B">
            <w:pPr>
              <w:pStyle w:val="TableRow"/>
            </w:pPr>
            <w:r>
              <w:t>16</w:t>
            </w:r>
          </w:p>
        </w:tc>
      </w:tr>
      <w:tr w:rsidR="007C7FB8" w14:paraId="70B77C4B" w14:textId="77777777">
        <w:tc>
          <w:tcPr>
            <w:tcW w:w="2802" w:type="dxa"/>
            <w:tcBorders>
              <w:top w:val="nil"/>
              <w:left w:val="single" w:sz="6" w:space="0" w:color="auto"/>
              <w:bottom w:val="nil"/>
              <w:right w:val="single" w:sz="6" w:space="0" w:color="auto"/>
            </w:tcBorders>
            <w:shd w:val="clear" w:color="auto" w:fill="auto"/>
          </w:tcPr>
          <w:p w14:paraId="02591760" w14:textId="77777777" w:rsidR="007C7FB8" w:rsidRDefault="007C7FB8"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2EE277DF" w14:textId="77777777" w:rsidR="007C7FB8" w:rsidRDefault="007C7FB8" w:rsidP="00A16D7B">
            <w:pPr>
              <w:pStyle w:val="TableRow"/>
            </w:pPr>
            <w:r>
              <w:t>Display name of the local domain.</w:t>
            </w:r>
          </w:p>
        </w:tc>
        <w:tc>
          <w:tcPr>
            <w:tcW w:w="1500" w:type="dxa"/>
            <w:tcBorders>
              <w:top w:val="nil"/>
              <w:left w:val="single" w:sz="6" w:space="0" w:color="auto"/>
              <w:bottom w:val="nil"/>
              <w:right w:val="single" w:sz="6" w:space="0" w:color="auto"/>
            </w:tcBorders>
            <w:shd w:val="clear" w:color="auto" w:fill="auto"/>
          </w:tcPr>
          <w:p w14:paraId="411D701E" w14:textId="77777777" w:rsidR="007C7FB8" w:rsidRDefault="007C7FB8"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1631208" w14:textId="77777777" w:rsidR="007C7FB8" w:rsidRDefault="007C7FB8" w:rsidP="00A16D7B">
            <w:pPr>
              <w:pStyle w:val="TableRow"/>
            </w:pPr>
            <w:r>
              <w:t>100</w:t>
            </w:r>
          </w:p>
        </w:tc>
      </w:tr>
      <w:tr w:rsidR="007C7FB8" w14:paraId="2D22D60F" w14:textId="77777777">
        <w:tc>
          <w:tcPr>
            <w:tcW w:w="2802" w:type="dxa"/>
            <w:tcBorders>
              <w:top w:val="nil"/>
              <w:left w:val="single" w:sz="6" w:space="0" w:color="auto"/>
              <w:bottom w:val="nil"/>
              <w:right w:val="single" w:sz="6" w:space="0" w:color="auto"/>
            </w:tcBorders>
            <w:shd w:val="clear" w:color="auto" w:fill="auto"/>
          </w:tcPr>
          <w:p w14:paraId="4A283CB6" w14:textId="77777777" w:rsidR="007C7FB8" w:rsidRDefault="007C7FB8" w:rsidP="00A16D7B">
            <w:pPr>
              <w:pStyle w:val="TableRow"/>
            </w:pPr>
            <w:r>
              <w:t>Domain_Key</w:t>
            </w:r>
          </w:p>
        </w:tc>
        <w:tc>
          <w:tcPr>
            <w:tcW w:w="4536" w:type="dxa"/>
            <w:tcBorders>
              <w:top w:val="nil"/>
              <w:left w:val="single" w:sz="6" w:space="0" w:color="auto"/>
              <w:bottom w:val="nil"/>
              <w:right w:val="single" w:sz="6" w:space="0" w:color="auto"/>
            </w:tcBorders>
            <w:shd w:val="clear" w:color="auto" w:fill="auto"/>
          </w:tcPr>
          <w:p w14:paraId="04ADE883" w14:textId="77777777" w:rsidR="007C7FB8" w:rsidRDefault="007C7FB8" w:rsidP="00A16D7B">
            <w:pPr>
              <w:pStyle w:val="TableRow"/>
            </w:pPr>
            <w:r>
              <w:t>Domain the local domain belongs to.</w:t>
            </w:r>
          </w:p>
        </w:tc>
        <w:tc>
          <w:tcPr>
            <w:tcW w:w="1500" w:type="dxa"/>
            <w:tcBorders>
              <w:top w:val="nil"/>
              <w:left w:val="single" w:sz="6" w:space="0" w:color="auto"/>
              <w:bottom w:val="nil"/>
              <w:right w:val="single" w:sz="6" w:space="0" w:color="auto"/>
            </w:tcBorders>
            <w:shd w:val="clear" w:color="auto" w:fill="auto"/>
          </w:tcPr>
          <w:p w14:paraId="1EBDADA1" w14:textId="77777777" w:rsidR="007C7FB8" w:rsidRDefault="007C7FB8"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BAAA44" w14:textId="77777777" w:rsidR="007C7FB8" w:rsidRDefault="007C7FB8" w:rsidP="00A16D7B">
            <w:pPr>
              <w:pStyle w:val="TableRow"/>
            </w:pPr>
            <w:r>
              <w:t>16</w:t>
            </w:r>
          </w:p>
        </w:tc>
      </w:tr>
      <w:tr w:rsidR="007C7FB8" w14:paraId="7E43256A" w14:textId="77777777">
        <w:tc>
          <w:tcPr>
            <w:tcW w:w="2802" w:type="dxa"/>
            <w:tcBorders>
              <w:top w:val="nil"/>
              <w:left w:val="single" w:sz="6" w:space="0" w:color="auto"/>
              <w:bottom w:val="nil"/>
              <w:right w:val="single" w:sz="6" w:space="0" w:color="auto"/>
            </w:tcBorders>
            <w:shd w:val="clear" w:color="auto" w:fill="auto"/>
          </w:tcPr>
          <w:p w14:paraId="2C7AD1E5" w14:textId="77777777" w:rsidR="007C7FB8" w:rsidRDefault="007C7FB8" w:rsidP="00A16D7B">
            <w:pPr>
              <w:pStyle w:val="TableRow"/>
            </w:pPr>
            <w:r>
              <w:t>Language_Key</w:t>
            </w:r>
          </w:p>
        </w:tc>
        <w:tc>
          <w:tcPr>
            <w:tcW w:w="4536" w:type="dxa"/>
            <w:tcBorders>
              <w:top w:val="nil"/>
              <w:left w:val="single" w:sz="6" w:space="0" w:color="auto"/>
              <w:bottom w:val="nil"/>
              <w:right w:val="single" w:sz="6" w:space="0" w:color="auto"/>
            </w:tcBorders>
            <w:shd w:val="clear" w:color="auto" w:fill="auto"/>
          </w:tcPr>
          <w:p w14:paraId="7ED30CDD" w14:textId="77777777" w:rsidR="007C7FB8" w:rsidRDefault="007C7FB8" w:rsidP="00A16D7B">
            <w:pPr>
              <w:pStyle w:val="TableRow"/>
            </w:pPr>
            <w:r>
              <w:t>Primary language identified for the data held within the local domain.  This does not restrict the languages of the terms within the domain.</w:t>
            </w:r>
          </w:p>
        </w:tc>
        <w:tc>
          <w:tcPr>
            <w:tcW w:w="1500" w:type="dxa"/>
            <w:tcBorders>
              <w:top w:val="nil"/>
              <w:left w:val="single" w:sz="6" w:space="0" w:color="auto"/>
              <w:bottom w:val="nil"/>
              <w:right w:val="single" w:sz="6" w:space="0" w:color="auto"/>
            </w:tcBorders>
            <w:shd w:val="clear" w:color="auto" w:fill="auto"/>
          </w:tcPr>
          <w:p w14:paraId="01A16FDA" w14:textId="77777777" w:rsidR="007C7FB8" w:rsidRDefault="007C7FB8"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94CB186" w14:textId="77777777" w:rsidR="007C7FB8" w:rsidRDefault="007C7FB8" w:rsidP="00A16D7B">
            <w:pPr>
              <w:pStyle w:val="TableRow"/>
            </w:pPr>
            <w:r>
              <w:t>4</w:t>
            </w:r>
          </w:p>
        </w:tc>
      </w:tr>
      <w:tr w:rsidR="007C7FB8" w14:paraId="1988A739" w14:textId="77777777">
        <w:tc>
          <w:tcPr>
            <w:tcW w:w="2802" w:type="dxa"/>
            <w:tcBorders>
              <w:top w:val="nil"/>
              <w:left w:val="single" w:sz="6" w:space="0" w:color="auto"/>
              <w:bottom w:val="nil"/>
              <w:right w:val="single" w:sz="6" w:space="0" w:color="auto"/>
            </w:tcBorders>
            <w:shd w:val="clear" w:color="auto" w:fill="auto"/>
          </w:tcPr>
          <w:p w14:paraId="70FF40A3" w14:textId="77777777" w:rsidR="007C7FB8" w:rsidRDefault="007C7FB8" w:rsidP="00A16D7B">
            <w:pPr>
              <w:pStyle w:val="TableRow"/>
            </w:pPr>
            <w:r>
              <w:t>Concept_Group_Label</w:t>
            </w:r>
          </w:p>
        </w:tc>
        <w:tc>
          <w:tcPr>
            <w:tcW w:w="4536" w:type="dxa"/>
            <w:tcBorders>
              <w:top w:val="nil"/>
              <w:left w:val="single" w:sz="6" w:space="0" w:color="auto"/>
              <w:bottom w:val="nil"/>
              <w:right w:val="single" w:sz="6" w:space="0" w:color="auto"/>
            </w:tcBorders>
            <w:shd w:val="clear" w:color="auto" w:fill="auto"/>
          </w:tcPr>
          <w:p w14:paraId="0B5FAFD2" w14:textId="77777777" w:rsidR="007C7FB8" w:rsidRDefault="007C7FB8" w:rsidP="00A16D7B">
            <w:pPr>
              <w:pStyle w:val="TableRow"/>
            </w:pPr>
            <w:r>
              <w:t>Label used to describe a concept group when viewed within the local domain.  For example, in UK Taxonomy, concept groups are referred to as Checklists.</w:t>
            </w:r>
          </w:p>
        </w:tc>
        <w:tc>
          <w:tcPr>
            <w:tcW w:w="1500" w:type="dxa"/>
            <w:tcBorders>
              <w:top w:val="nil"/>
              <w:left w:val="single" w:sz="6" w:space="0" w:color="auto"/>
              <w:bottom w:val="nil"/>
              <w:right w:val="single" w:sz="6" w:space="0" w:color="auto"/>
            </w:tcBorders>
            <w:shd w:val="clear" w:color="auto" w:fill="auto"/>
          </w:tcPr>
          <w:p w14:paraId="70E8AF7A" w14:textId="77777777" w:rsidR="007C7FB8" w:rsidRDefault="007C7FB8" w:rsidP="00A16D7B">
            <w:pPr>
              <w:pStyle w:val="TableRow"/>
            </w:pPr>
            <w:r>
              <w:t>varchar Not Null default ('Concept Group')</w:t>
            </w:r>
          </w:p>
        </w:tc>
        <w:tc>
          <w:tcPr>
            <w:tcW w:w="1127" w:type="dxa"/>
            <w:tcBorders>
              <w:top w:val="nil"/>
              <w:left w:val="single" w:sz="6" w:space="0" w:color="auto"/>
              <w:bottom w:val="nil"/>
              <w:right w:val="single" w:sz="6" w:space="0" w:color="auto"/>
            </w:tcBorders>
            <w:shd w:val="clear" w:color="auto" w:fill="auto"/>
          </w:tcPr>
          <w:p w14:paraId="29A0D142" w14:textId="77777777" w:rsidR="007C7FB8" w:rsidRDefault="007C7FB8" w:rsidP="00A16D7B">
            <w:pPr>
              <w:pStyle w:val="TableRow"/>
            </w:pPr>
            <w:r>
              <w:t>50</w:t>
            </w:r>
          </w:p>
        </w:tc>
      </w:tr>
      <w:tr w:rsidR="007C7FB8" w14:paraId="763508FB" w14:textId="77777777">
        <w:tc>
          <w:tcPr>
            <w:tcW w:w="2802" w:type="dxa"/>
            <w:tcBorders>
              <w:top w:val="nil"/>
              <w:left w:val="single" w:sz="6" w:space="0" w:color="auto"/>
              <w:bottom w:val="nil"/>
              <w:right w:val="single" w:sz="6" w:space="0" w:color="auto"/>
            </w:tcBorders>
            <w:shd w:val="clear" w:color="auto" w:fill="auto"/>
          </w:tcPr>
          <w:p w14:paraId="2A83EBCF" w14:textId="77777777" w:rsidR="007C7FB8" w:rsidRDefault="007C7FB8"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1FA1D39" w14:textId="77777777" w:rsidR="007C7FB8" w:rsidRDefault="007C7FB8"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33FCFF4" w14:textId="77777777" w:rsidR="007C7FB8" w:rsidRDefault="007C7FB8"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219789E" w14:textId="77777777" w:rsidR="007C7FB8" w:rsidRDefault="007C7FB8" w:rsidP="00A16D7B">
            <w:pPr>
              <w:pStyle w:val="TableRow"/>
            </w:pPr>
            <w:r>
              <w:t>16</w:t>
            </w:r>
          </w:p>
        </w:tc>
      </w:tr>
      <w:tr w:rsidR="007C7FB8" w14:paraId="7AE2A74D" w14:textId="77777777">
        <w:tc>
          <w:tcPr>
            <w:tcW w:w="2802" w:type="dxa"/>
            <w:tcBorders>
              <w:top w:val="nil"/>
              <w:left w:val="single" w:sz="6" w:space="0" w:color="auto"/>
              <w:bottom w:val="nil"/>
              <w:right w:val="single" w:sz="6" w:space="0" w:color="auto"/>
            </w:tcBorders>
            <w:shd w:val="clear" w:color="auto" w:fill="auto"/>
          </w:tcPr>
          <w:p w14:paraId="6BA67F3D" w14:textId="77777777" w:rsidR="007C7FB8" w:rsidRDefault="007C7FB8"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D6C4350" w14:textId="77777777" w:rsidR="007C7FB8" w:rsidRDefault="007C7FB8"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D5F5383" w14:textId="77777777" w:rsidR="007C7FB8" w:rsidRDefault="007C7FB8"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7D13C7BD" w14:textId="77777777" w:rsidR="007C7FB8" w:rsidRDefault="007C7FB8" w:rsidP="00A16D7B">
            <w:pPr>
              <w:pStyle w:val="TableRow"/>
            </w:pPr>
            <w:r>
              <w:t>16</w:t>
            </w:r>
          </w:p>
        </w:tc>
      </w:tr>
      <w:tr w:rsidR="007C7FB8" w14:paraId="228E7C63" w14:textId="77777777">
        <w:tc>
          <w:tcPr>
            <w:tcW w:w="2802" w:type="dxa"/>
            <w:tcBorders>
              <w:top w:val="nil"/>
              <w:left w:val="single" w:sz="6" w:space="0" w:color="auto"/>
              <w:bottom w:val="nil"/>
              <w:right w:val="single" w:sz="6" w:space="0" w:color="auto"/>
            </w:tcBorders>
            <w:shd w:val="clear" w:color="auto" w:fill="auto"/>
          </w:tcPr>
          <w:p w14:paraId="643928BC" w14:textId="77777777" w:rsidR="007C7FB8" w:rsidRDefault="007C7FB8"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FDCA68F" w14:textId="77777777" w:rsidR="007C7FB8" w:rsidRDefault="007C7FB8"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EEEBC3A" w14:textId="77777777" w:rsidR="007C7FB8" w:rsidRDefault="007C7FB8"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7B7D5B6" w14:textId="77777777" w:rsidR="007C7FB8" w:rsidRDefault="007C7FB8" w:rsidP="00A16D7B">
            <w:pPr>
              <w:pStyle w:val="TableRow"/>
            </w:pPr>
          </w:p>
        </w:tc>
      </w:tr>
      <w:tr w:rsidR="007C7FB8" w14:paraId="1D255288" w14:textId="77777777">
        <w:tc>
          <w:tcPr>
            <w:tcW w:w="2802" w:type="dxa"/>
            <w:tcBorders>
              <w:top w:val="nil"/>
              <w:left w:val="single" w:sz="6" w:space="0" w:color="auto"/>
              <w:bottom w:val="nil"/>
              <w:right w:val="single" w:sz="6" w:space="0" w:color="auto"/>
            </w:tcBorders>
            <w:shd w:val="clear" w:color="auto" w:fill="auto"/>
          </w:tcPr>
          <w:p w14:paraId="4F46B090" w14:textId="77777777" w:rsidR="007C7FB8" w:rsidRDefault="007C7FB8"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65F072E8" w14:textId="77777777" w:rsidR="007C7FB8" w:rsidRDefault="007C7FB8"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54750C04" w14:textId="77777777" w:rsidR="007C7FB8" w:rsidRDefault="007C7FB8"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295AD836" w14:textId="77777777" w:rsidR="007C7FB8" w:rsidRDefault="007C7FB8" w:rsidP="00A16D7B">
            <w:pPr>
              <w:pStyle w:val="TableRow"/>
            </w:pPr>
            <w:r>
              <w:t>8</w:t>
            </w:r>
          </w:p>
        </w:tc>
      </w:tr>
      <w:tr w:rsidR="007C7FB8" w14:paraId="2AC048B1" w14:textId="77777777" w:rsidTr="00F508D6">
        <w:tc>
          <w:tcPr>
            <w:tcW w:w="2802" w:type="dxa"/>
            <w:tcBorders>
              <w:top w:val="nil"/>
              <w:left w:val="single" w:sz="6" w:space="0" w:color="auto"/>
              <w:bottom w:val="nil"/>
              <w:right w:val="single" w:sz="6" w:space="0" w:color="auto"/>
            </w:tcBorders>
            <w:shd w:val="clear" w:color="auto" w:fill="auto"/>
          </w:tcPr>
          <w:p w14:paraId="3BDBE6C0" w14:textId="77777777" w:rsidR="007C7FB8" w:rsidRDefault="007C7FB8" w:rsidP="00A16D7B">
            <w:pPr>
              <w:pStyle w:val="TableRow"/>
            </w:pPr>
            <w:r>
              <w:t>Timestamp</w:t>
            </w:r>
          </w:p>
        </w:tc>
        <w:tc>
          <w:tcPr>
            <w:tcW w:w="4536" w:type="dxa"/>
            <w:tcBorders>
              <w:top w:val="nil"/>
              <w:left w:val="single" w:sz="6" w:space="0" w:color="auto"/>
              <w:bottom w:val="nil"/>
              <w:right w:val="single" w:sz="6" w:space="0" w:color="auto"/>
            </w:tcBorders>
            <w:shd w:val="clear" w:color="auto" w:fill="auto"/>
          </w:tcPr>
          <w:p w14:paraId="7E302831" w14:textId="77777777" w:rsidR="007C7FB8" w:rsidRDefault="007C7FB8" w:rsidP="00A16D7B">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1882D4D7" w14:textId="77777777" w:rsidR="007C7FB8" w:rsidRDefault="007C7FB8" w:rsidP="00A16D7B">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6E2C0B74" w14:textId="77777777" w:rsidR="007C7FB8" w:rsidRDefault="007C7FB8" w:rsidP="00A16D7B">
            <w:pPr>
              <w:pStyle w:val="TableRow"/>
            </w:pPr>
            <w:r>
              <w:t>8</w:t>
            </w:r>
          </w:p>
        </w:tc>
      </w:tr>
      <w:tr w:rsidR="00F508D6" w14:paraId="3C9865FE" w14:textId="77777777">
        <w:tc>
          <w:tcPr>
            <w:tcW w:w="2802" w:type="dxa"/>
            <w:tcBorders>
              <w:top w:val="nil"/>
              <w:left w:val="single" w:sz="6" w:space="0" w:color="auto"/>
              <w:bottom w:val="single" w:sz="6" w:space="0" w:color="auto"/>
              <w:right w:val="single" w:sz="6" w:space="0" w:color="auto"/>
            </w:tcBorders>
            <w:shd w:val="clear" w:color="auto" w:fill="auto"/>
          </w:tcPr>
          <w:p w14:paraId="2DB18957" w14:textId="77777777" w:rsidR="00F508D6" w:rsidRDefault="00F508D6" w:rsidP="00A16D7B">
            <w:pPr>
              <w:pStyle w:val="TableRow"/>
            </w:pPr>
            <w:r>
              <w:t>Term_Generator_Key</w:t>
            </w:r>
          </w:p>
        </w:tc>
        <w:tc>
          <w:tcPr>
            <w:tcW w:w="4536" w:type="dxa"/>
            <w:tcBorders>
              <w:top w:val="nil"/>
              <w:left w:val="single" w:sz="6" w:space="0" w:color="auto"/>
              <w:bottom w:val="single" w:sz="6" w:space="0" w:color="auto"/>
              <w:right w:val="single" w:sz="6" w:space="0" w:color="auto"/>
            </w:tcBorders>
            <w:shd w:val="clear" w:color="auto" w:fill="auto"/>
          </w:tcPr>
          <w:p w14:paraId="0EEE9CAF" w14:textId="77777777" w:rsidR="00F508D6" w:rsidRDefault="00F508D6" w:rsidP="00F508D6">
            <w:pPr>
              <w:pStyle w:val="TableRow"/>
            </w:pPr>
            <w:r>
              <w:t>Identifies a term generator that applies to this local domain.</w:t>
            </w:r>
          </w:p>
        </w:tc>
        <w:tc>
          <w:tcPr>
            <w:tcW w:w="1500" w:type="dxa"/>
            <w:tcBorders>
              <w:top w:val="nil"/>
              <w:left w:val="single" w:sz="6" w:space="0" w:color="auto"/>
              <w:bottom w:val="single" w:sz="6" w:space="0" w:color="auto"/>
              <w:right w:val="single" w:sz="6" w:space="0" w:color="auto"/>
            </w:tcBorders>
            <w:shd w:val="clear" w:color="auto" w:fill="auto"/>
          </w:tcPr>
          <w:p w14:paraId="72FDA363" w14:textId="77777777" w:rsidR="00F508D6" w:rsidRDefault="00F508D6" w:rsidP="00A16D7B">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0772078D" w14:textId="77777777" w:rsidR="00F508D6" w:rsidRDefault="00F508D6" w:rsidP="00A16D7B">
            <w:pPr>
              <w:pStyle w:val="TableRow"/>
            </w:pPr>
            <w:r w:rsidRPr="00D0059A">
              <w:t>16</w:t>
            </w:r>
          </w:p>
        </w:tc>
      </w:tr>
    </w:tbl>
    <w:p w14:paraId="3D8D9CD6" w14:textId="77777777" w:rsidR="007C7FB8" w:rsidRDefault="007C7FB8" w:rsidP="007C7FB8">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7C7FB8" w14:paraId="1CEBF5D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CC6963B" w14:textId="77777777" w:rsidR="007C7FB8" w:rsidRDefault="007C7FB8" w:rsidP="00A16D7B">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97E4320" w14:textId="77777777" w:rsidR="007C7FB8" w:rsidRDefault="007C7FB8" w:rsidP="00A16D7B">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BE21FD5" w14:textId="77777777" w:rsidR="007C7FB8" w:rsidRDefault="007C7FB8" w:rsidP="00A16D7B">
            <w:pPr>
              <w:pStyle w:val="TableColumnTitles"/>
              <w:keepNext/>
            </w:pPr>
            <w:r>
              <w:t>Options</w:t>
            </w:r>
          </w:p>
        </w:tc>
      </w:tr>
      <w:tr w:rsidR="007C7FB8" w14:paraId="3F676F17" w14:textId="77777777">
        <w:tc>
          <w:tcPr>
            <w:tcW w:w="2801" w:type="dxa"/>
            <w:tcBorders>
              <w:top w:val="nil"/>
              <w:left w:val="single" w:sz="6" w:space="0" w:color="auto"/>
              <w:bottom w:val="single" w:sz="6" w:space="0" w:color="auto"/>
              <w:right w:val="single" w:sz="6" w:space="0" w:color="auto"/>
            </w:tcBorders>
            <w:shd w:val="clear" w:color="auto" w:fill="auto"/>
          </w:tcPr>
          <w:p w14:paraId="2343DDB4" w14:textId="77777777" w:rsidR="007C7FB8" w:rsidRDefault="007C7FB8" w:rsidP="00A16D7B">
            <w:pPr>
              <w:pStyle w:val="TableRow"/>
            </w:pPr>
            <w:r>
              <w:t>IX_Local_Domain_Domain_Key</w:t>
            </w:r>
          </w:p>
        </w:tc>
        <w:tc>
          <w:tcPr>
            <w:tcW w:w="3543" w:type="dxa"/>
            <w:tcBorders>
              <w:top w:val="nil"/>
              <w:left w:val="single" w:sz="6" w:space="0" w:color="auto"/>
              <w:bottom w:val="single" w:sz="6" w:space="0" w:color="auto"/>
              <w:right w:val="single" w:sz="6" w:space="0" w:color="auto"/>
            </w:tcBorders>
            <w:shd w:val="clear" w:color="auto" w:fill="auto"/>
          </w:tcPr>
          <w:p w14:paraId="7D9D01A0" w14:textId="77777777" w:rsidR="007C7FB8" w:rsidRDefault="007C7FB8" w:rsidP="00A16D7B">
            <w:pPr>
              <w:pStyle w:val="TableRow"/>
            </w:pPr>
            <w:r>
              <w:t>Domain_Key</w:t>
            </w:r>
          </w:p>
        </w:tc>
        <w:tc>
          <w:tcPr>
            <w:tcW w:w="3624" w:type="dxa"/>
            <w:tcBorders>
              <w:top w:val="nil"/>
              <w:left w:val="single" w:sz="6" w:space="0" w:color="auto"/>
              <w:bottom w:val="single" w:sz="6" w:space="0" w:color="auto"/>
              <w:right w:val="single" w:sz="6" w:space="0" w:color="auto"/>
            </w:tcBorders>
            <w:shd w:val="clear" w:color="auto" w:fill="auto"/>
          </w:tcPr>
          <w:p w14:paraId="0B546305" w14:textId="77777777" w:rsidR="007C7FB8" w:rsidRDefault="00A16D7B" w:rsidP="00A16D7B">
            <w:pPr>
              <w:pStyle w:val="TableRow"/>
            </w:pPr>
            <w:r>
              <w:t>nonclustered located on PRIMARY</w:t>
            </w:r>
          </w:p>
        </w:tc>
      </w:tr>
    </w:tbl>
    <w:p w14:paraId="7E1D88A3" w14:textId="77777777" w:rsidR="007C7FB8" w:rsidRDefault="007C7FB8" w:rsidP="007C7FB8">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C7FB8" w:rsidRPr="00A104CD" w14:paraId="5121F41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E0FD9C3" w14:textId="77777777" w:rsidR="007C7FB8" w:rsidRPr="00A104CD" w:rsidRDefault="007C7FB8" w:rsidP="00A16D7B">
            <w:pPr>
              <w:pStyle w:val="TableTitle"/>
              <w:rPr>
                <w:color w:val="FF0000"/>
                <w:lang w:val="fr-FR"/>
              </w:rPr>
            </w:pPr>
            <w:r w:rsidRPr="00A104CD">
              <w:rPr>
                <w:lang w:val="fr-FR"/>
              </w:rPr>
              <w:lastRenderedPageBreak/>
              <w:t>Constraint : FK_Local_Domain_Domain</w:t>
            </w:r>
          </w:p>
        </w:tc>
      </w:tr>
      <w:tr w:rsidR="007C7FB8" w14:paraId="28BCB3A9" w14:textId="77777777">
        <w:tc>
          <w:tcPr>
            <w:tcW w:w="1548" w:type="dxa"/>
            <w:tcBorders>
              <w:top w:val="nil"/>
              <w:left w:val="single" w:sz="4" w:space="0" w:color="auto"/>
              <w:bottom w:val="single" w:sz="4" w:space="0" w:color="auto"/>
              <w:right w:val="single" w:sz="4" w:space="0" w:color="auto"/>
            </w:tcBorders>
            <w:shd w:val="clear" w:color="auto" w:fill="auto"/>
          </w:tcPr>
          <w:p w14:paraId="1E9EFA6B" w14:textId="77777777" w:rsidR="007C7FB8" w:rsidRDefault="007C7FB8"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3F99457" w14:textId="77777777" w:rsidR="007C7FB8" w:rsidRDefault="007C7FB8" w:rsidP="00A16D7B">
            <w:pPr>
              <w:pStyle w:val="TableRow"/>
            </w:pPr>
            <w:r>
              <w:t>Each local domain is a regional implementation of one domain.  Each domain has zero or more local domain implementations.</w:t>
            </w:r>
          </w:p>
        </w:tc>
      </w:tr>
      <w:tr w:rsidR="007C7FB8" w14:paraId="793AA1E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A451D01" w14:textId="77777777" w:rsidR="007C7FB8" w:rsidRDefault="007C7FB8"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8769B8E" w14:textId="77777777" w:rsidR="007C7FB8" w:rsidRDefault="007C7FB8" w:rsidP="00575C3D">
            <w:pPr>
              <w:pStyle w:val="CodeSamples"/>
              <w:spacing w:before="120" w:after="120"/>
            </w:pPr>
            <w:r>
              <w:t>FK_Local_Domain_Domain (Domain_Key) references Domain(Domain_Key)</w:t>
            </w:r>
          </w:p>
        </w:tc>
      </w:tr>
    </w:tbl>
    <w:p w14:paraId="596101FD" w14:textId="77777777" w:rsidR="007C7FB8" w:rsidRDefault="007C7FB8" w:rsidP="007C7FB8">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C7FB8" w14:paraId="1105A55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9962B3C" w14:textId="77777777" w:rsidR="007C7FB8" w:rsidRDefault="007C7FB8" w:rsidP="00A16D7B">
            <w:pPr>
              <w:pStyle w:val="TableTitle"/>
              <w:rPr>
                <w:color w:val="FF0000"/>
              </w:rPr>
            </w:pPr>
            <w:r>
              <w:t>Constraint : FK_Local_Domain_Language</w:t>
            </w:r>
          </w:p>
        </w:tc>
      </w:tr>
      <w:tr w:rsidR="007C7FB8" w14:paraId="3F94E6E4" w14:textId="77777777">
        <w:tc>
          <w:tcPr>
            <w:tcW w:w="1548" w:type="dxa"/>
            <w:tcBorders>
              <w:top w:val="nil"/>
              <w:left w:val="single" w:sz="4" w:space="0" w:color="auto"/>
              <w:bottom w:val="single" w:sz="4" w:space="0" w:color="auto"/>
              <w:right w:val="single" w:sz="4" w:space="0" w:color="auto"/>
            </w:tcBorders>
            <w:shd w:val="clear" w:color="auto" w:fill="auto"/>
          </w:tcPr>
          <w:p w14:paraId="20A3EC78" w14:textId="77777777" w:rsidR="007C7FB8" w:rsidRDefault="007C7FB8"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BB37B7A" w14:textId="77777777" w:rsidR="007C7FB8" w:rsidRDefault="007C7FB8" w:rsidP="00A16D7B">
            <w:pPr>
              <w:pStyle w:val="TableRow"/>
            </w:pPr>
            <w:r>
              <w:t>Each local domain has one preferred language.  Each language is the preferred language for zero or more local domains.</w:t>
            </w:r>
          </w:p>
        </w:tc>
      </w:tr>
      <w:tr w:rsidR="007C7FB8" w14:paraId="64BB343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E6A7E10" w14:textId="77777777" w:rsidR="007C7FB8" w:rsidRDefault="007C7FB8"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672FF5B" w14:textId="77777777" w:rsidR="007C7FB8" w:rsidRDefault="007C7FB8" w:rsidP="00575C3D">
            <w:pPr>
              <w:pStyle w:val="CodeSamples"/>
              <w:spacing w:before="120" w:after="120"/>
            </w:pPr>
            <w:r>
              <w:t>FK_Local_Domain_Language (Language_Key) references Language(Language_Key)</w:t>
            </w:r>
          </w:p>
        </w:tc>
      </w:tr>
    </w:tbl>
    <w:p w14:paraId="7CCE892D" w14:textId="77777777" w:rsidR="00F508D6" w:rsidRDefault="00F508D6" w:rsidP="00F508D6">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508D6" w:rsidRPr="00A104CD" w14:paraId="0F1B720C"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A717ED5" w14:textId="77777777" w:rsidR="00F508D6" w:rsidRPr="00A104CD" w:rsidRDefault="00F508D6" w:rsidP="00F508D6">
            <w:pPr>
              <w:pStyle w:val="TableTitle"/>
              <w:rPr>
                <w:color w:val="FF0000"/>
              </w:rPr>
            </w:pPr>
            <w:r w:rsidRPr="00A104CD">
              <w:t>Constraint : FK_Local_Domain_Term_Generator</w:t>
            </w:r>
          </w:p>
        </w:tc>
      </w:tr>
      <w:tr w:rsidR="00F508D6" w14:paraId="31796F91"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2AF2E078" w14:textId="77777777" w:rsidR="00F508D6" w:rsidRDefault="00F508D6" w:rsidP="0027206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29A3894" w14:textId="77777777" w:rsidR="00F508D6" w:rsidRDefault="00F508D6" w:rsidP="00F508D6">
            <w:pPr>
              <w:pStyle w:val="TableRow"/>
            </w:pPr>
            <w:r>
              <w:t>A local domain may be associated with a term generator.</w:t>
            </w:r>
          </w:p>
        </w:tc>
      </w:tr>
      <w:tr w:rsidR="00F508D6" w14:paraId="605EF692"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1AB9D370" w14:textId="77777777" w:rsidR="00F508D6" w:rsidRDefault="00F508D6"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5F12748" w14:textId="77777777" w:rsidR="00F508D6" w:rsidRDefault="00F508D6" w:rsidP="0027206D">
            <w:pPr>
              <w:pStyle w:val="CodeSamples"/>
              <w:spacing w:before="120"/>
            </w:pPr>
            <w:r>
              <w:t>CONSTRAINT      FK_Local_Domain_Term_Generator</w:t>
            </w:r>
          </w:p>
          <w:p w14:paraId="6F7CECD0" w14:textId="77777777" w:rsidR="00F508D6" w:rsidRDefault="00F508D6" w:rsidP="0027206D">
            <w:pPr>
              <w:pStyle w:val="CodeSamples"/>
            </w:pPr>
            <w:r>
              <w:t>FOREIGN KEY     (Term_Generator_Key)</w:t>
            </w:r>
          </w:p>
          <w:p w14:paraId="2695EAD7" w14:textId="77777777" w:rsidR="00F508D6" w:rsidRDefault="00F508D6" w:rsidP="0027206D">
            <w:pPr>
              <w:pStyle w:val="CodeSamples"/>
              <w:spacing w:after="120"/>
            </w:pPr>
            <w:r>
              <w:t>REFERENCES      dbo.Term_Generator</w:t>
            </w:r>
          </w:p>
        </w:tc>
      </w:tr>
    </w:tbl>
    <w:p w14:paraId="36262F48" w14:textId="77777777" w:rsidR="007C7FB8" w:rsidRDefault="007C7FB8" w:rsidP="007C7FB8">
      <w:pPr>
        <w:pStyle w:val="NormalIndent"/>
      </w:pPr>
    </w:p>
    <w:p w14:paraId="71F0BABD" w14:textId="77777777" w:rsidR="00370904" w:rsidRDefault="00370904" w:rsidP="00840903">
      <w:pPr>
        <w:pStyle w:val="Heading4"/>
      </w:pPr>
      <w:bookmarkStart w:id="765" w:name="_Toc292879033"/>
      <w:r>
        <w:t>Meaning_Relation</w:t>
      </w:r>
      <w:bookmarkEnd w:id="765"/>
    </w:p>
    <w:p w14:paraId="3B38DFD8" w14:textId="77777777" w:rsidR="00370904" w:rsidRDefault="00370904" w:rsidP="00370904">
      <w:pPr>
        <w:pStyle w:val="NormalIndent"/>
      </w:pPr>
      <w:r>
        <w:t>Details of relationships between meanings.  Each meaning relationship links one or more concepts with the same meaning with one or more concepts with a different meaning.</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370904" w14:paraId="318C9ED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FF02CA0" w14:textId="77777777" w:rsidR="00370904" w:rsidRDefault="00370904" w:rsidP="00C73FD8">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BECB0B9" w14:textId="77777777" w:rsidR="00370904" w:rsidRDefault="00370904" w:rsidP="00C73FD8">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2445E56" w14:textId="77777777" w:rsidR="00370904" w:rsidRDefault="00370904" w:rsidP="00C73FD8">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3E3B466" w14:textId="77777777" w:rsidR="00370904" w:rsidRDefault="00370904" w:rsidP="00C73FD8">
            <w:pPr>
              <w:pStyle w:val="TableColumnTitles"/>
              <w:keepNext/>
            </w:pPr>
            <w:r>
              <w:t>Size</w:t>
            </w:r>
          </w:p>
        </w:tc>
      </w:tr>
      <w:tr w:rsidR="00370904" w14:paraId="3247EED5" w14:textId="77777777">
        <w:tc>
          <w:tcPr>
            <w:tcW w:w="2802" w:type="dxa"/>
            <w:tcBorders>
              <w:top w:val="nil"/>
              <w:left w:val="single" w:sz="6" w:space="0" w:color="auto"/>
              <w:bottom w:val="nil"/>
              <w:right w:val="single" w:sz="6" w:space="0" w:color="auto"/>
            </w:tcBorders>
            <w:shd w:val="clear" w:color="auto" w:fill="auto"/>
          </w:tcPr>
          <w:p w14:paraId="7AB7A77A" w14:textId="77777777" w:rsidR="00370904" w:rsidRDefault="00370904" w:rsidP="00C73FD8">
            <w:pPr>
              <w:pStyle w:val="TableRow"/>
              <w:rPr>
                <w:u w:val="single"/>
              </w:rPr>
            </w:pPr>
            <w:r>
              <w:rPr>
                <w:u w:val="single"/>
              </w:rPr>
              <w:t>Meaning_Relation_Key</w:t>
            </w:r>
          </w:p>
        </w:tc>
        <w:tc>
          <w:tcPr>
            <w:tcW w:w="4536" w:type="dxa"/>
            <w:tcBorders>
              <w:top w:val="nil"/>
              <w:left w:val="single" w:sz="6" w:space="0" w:color="auto"/>
              <w:bottom w:val="nil"/>
              <w:right w:val="single" w:sz="6" w:space="0" w:color="auto"/>
            </w:tcBorders>
            <w:shd w:val="clear" w:color="auto" w:fill="auto"/>
          </w:tcPr>
          <w:p w14:paraId="72A0E4AF" w14:textId="77777777" w:rsidR="00370904" w:rsidRDefault="00370904" w:rsidP="00C73FD8">
            <w:pPr>
              <w:pStyle w:val="TableRow"/>
            </w:pPr>
            <w:r>
              <w:t>Unique identifier for the Meaning_Relation table</w:t>
            </w:r>
          </w:p>
        </w:tc>
        <w:tc>
          <w:tcPr>
            <w:tcW w:w="1500" w:type="dxa"/>
            <w:tcBorders>
              <w:top w:val="nil"/>
              <w:left w:val="single" w:sz="6" w:space="0" w:color="auto"/>
              <w:bottom w:val="nil"/>
              <w:right w:val="single" w:sz="6" w:space="0" w:color="auto"/>
            </w:tcBorders>
            <w:shd w:val="clear" w:color="auto" w:fill="auto"/>
          </w:tcPr>
          <w:p w14:paraId="21720709" w14:textId="77777777" w:rsidR="00370904" w:rsidRDefault="00370904"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E84A8AE" w14:textId="77777777" w:rsidR="00370904" w:rsidRDefault="00370904" w:rsidP="00C73FD8">
            <w:pPr>
              <w:pStyle w:val="TableRow"/>
            </w:pPr>
            <w:r>
              <w:t>16</w:t>
            </w:r>
          </w:p>
        </w:tc>
      </w:tr>
      <w:tr w:rsidR="00370904" w14:paraId="249DACCF" w14:textId="77777777">
        <w:tc>
          <w:tcPr>
            <w:tcW w:w="2802" w:type="dxa"/>
            <w:tcBorders>
              <w:top w:val="nil"/>
              <w:left w:val="single" w:sz="6" w:space="0" w:color="auto"/>
              <w:bottom w:val="nil"/>
              <w:right w:val="single" w:sz="6" w:space="0" w:color="auto"/>
            </w:tcBorders>
            <w:shd w:val="clear" w:color="auto" w:fill="auto"/>
          </w:tcPr>
          <w:p w14:paraId="0CA23022" w14:textId="77777777" w:rsidR="00370904" w:rsidRDefault="00370904" w:rsidP="00C73FD8">
            <w:pPr>
              <w:pStyle w:val="TableRow"/>
            </w:pPr>
            <w:r>
              <w:t>From_Meaning_Key</w:t>
            </w:r>
          </w:p>
        </w:tc>
        <w:tc>
          <w:tcPr>
            <w:tcW w:w="4536" w:type="dxa"/>
            <w:tcBorders>
              <w:top w:val="nil"/>
              <w:left w:val="single" w:sz="6" w:space="0" w:color="auto"/>
              <w:bottom w:val="nil"/>
              <w:right w:val="single" w:sz="6" w:space="0" w:color="auto"/>
            </w:tcBorders>
            <w:shd w:val="clear" w:color="auto" w:fill="auto"/>
          </w:tcPr>
          <w:p w14:paraId="451D3828" w14:textId="77777777" w:rsidR="00370904" w:rsidRDefault="00370904" w:rsidP="00C73FD8">
            <w:pPr>
              <w:pStyle w:val="TableRow"/>
            </w:pPr>
            <w:r>
              <w:t>Meaning that the relationship is from.</w:t>
            </w:r>
          </w:p>
        </w:tc>
        <w:tc>
          <w:tcPr>
            <w:tcW w:w="1500" w:type="dxa"/>
            <w:tcBorders>
              <w:top w:val="nil"/>
              <w:left w:val="single" w:sz="6" w:space="0" w:color="auto"/>
              <w:bottom w:val="nil"/>
              <w:right w:val="single" w:sz="6" w:space="0" w:color="auto"/>
            </w:tcBorders>
            <w:shd w:val="clear" w:color="auto" w:fill="auto"/>
          </w:tcPr>
          <w:p w14:paraId="0D002C07" w14:textId="77777777" w:rsidR="00370904" w:rsidRDefault="00370904"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AA5C5AF" w14:textId="77777777" w:rsidR="00370904" w:rsidRDefault="00370904" w:rsidP="00C73FD8">
            <w:pPr>
              <w:pStyle w:val="TableRow"/>
            </w:pPr>
            <w:r>
              <w:t>16</w:t>
            </w:r>
          </w:p>
        </w:tc>
      </w:tr>
      <w:tr w:rsidR="00370904" w14:paraId="5ED448A8" w14:textId="77777777">
        <w:tc>
          <w:tcPr>
            <w:tcW w:w="2802" w:type="dxa"/>
            <w:tcBorders>
              <w:top w:val="nil"/>
              <w:left w:val="single" w:sz="6" w:space="0" w:color="auto"/>
              <w:bottom w:val="nil"/>
              <w:right w:val="single" w:sz="6" w:space="0" w:color="auto"/>
            </w:tcBorders>
            <w:shd w:val="clear" w:color="auto" w:fill="auto"/>
          </w:tcPr>
          <w:p w14:paraId="4FFB39B2" w14:textId="77777777" w:rsidR="00370904" w:rsidRDefault="00370904" w:rsidP="00C73FD8">
            <w:pPr>
              <w:pStyle w:val="TableRow"/>
            </w:pPr>
            <w:r>
              <w:t>To_Meaning_Key</w:t>
            </w:r>
          </w:p>
        </w:tc>
        <w:tc>
          <w:tcPr>
            <w:tcW w:w="4536" w:type="dxa"/>
            <w:tcBorders>
              <w:top w:val="nil"/>
              <w:left w:val="single" w:sz="6" w:space="0" w:color="auto"/>
              <w:bottom w:val="nil"/>
              <w:right w:val="single" w:sz="6" w:space="0" w:color="auto"/>
            </w:tcBorders>
            <w:shd w:val="clear" w:color="auto" w:fill="auto"/>
          </w:tcPr>
          <w:p w14:paraId="73E139DA" w14:textId="77777777" w:rsidR="00370904" w:rsidRDefault="00370904" w:rsidP="00C73FD8">
            <w:pPr>
              <w:pStyle w:val="TableRow"/>
            </w:pPr>
            <w:r>
              <w:t>Meaning that the relationship is to.</w:t>
            </w:r>
          </w:p>
        </w:tc>
        <w:tc>
          <w:tcPr>
            <w:tcW w:w="1500" w:type="dxa"/>
            <w:tcBorders>
              <w:top w:val="nil"/>
              <w:left w:val="single" w:sz="6" w:space="0" w:color="auto"/>
              <w:bottom w:val="nil"/>
              <w:right w:val="single" w:sz="6" w:space="0" w:color="auto"/>
            </w:tcBorders>
            <w:shd w:val="clear" w:color="auto" w:fill="auto"/>
          </w:tcPr>
          <w:p w14:paraId="22755862" w14:textId="77777777" w:rsidR="00370904" w:rsidRDefault="00370904"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ACC6891" w14:textId="77777777" w:rsidR="00370904" w:rsidRDefault="00370904" w:rsidP="00C73FD8">
            <w:pPr>
              <w:pStyle w:val="TableRow"/>
            </w:pPr>
            <w:r>
              <w:t>16</w:t>
            </w:r>
          </w:p>
        </w:tc>
      </w:tr>
      <w:tr w:rsidR="00370904" w14:paraId="0FC34901" w14:textId="77777777">
        <w:tc>
          <w:tcPr>
            <w:tcW w:w="2802" w:type="dxa"/>
            <w:tcBorders>
              <w:top w:val="nil"/>
              <w:left w:val="single" w:sz="6" w:space="0" w:color="auto"/>
              <w:bottom w:val="nil"/>
              <w:right w:val="single" w:sz="6" w:space="0" w:color="auto"/>
            </w:tcBorders>
            <w:shd w:val="clear" w:color="auto" w:fill="auto"/>
          </w:tcPr>
          <w:p w14:paraId="10F447E6" w14:textId="77777777" w:rsidR="00370904" w:rsidRDefault="00370904" w:rsidP="00C73FD8">
            <w:pPr>
              <w:pStyle w:val="TableRow"/>
            </w:pPr>
            <w:r>
              <w:t>Thesaurus_Relation_Type_Key</w:t>
            </w:r>
          </w:p>
        </w:tc>
        <w:tc>
          <w:tcPr>
            <w:tcW w:w="4536" w:type="dxa"/>
            <w:tcBorders>
              <w:top w:val="nil"/>
              <w:left w:val="single" w:sz="6" w:space="0" w:color="auto"/>
              <w:bottom w:val="nil"/>
              <w:right w:val="single" w:sz="6" w:space="0" w:color="auto"/>
            </w:tcBorders>
            <w:shd w:val="clear" w:color="auto" w:fill="auto"/>
          </w:tcPr>
          <w:p w14:paraId="0677077E" w14:textId="77777777" w:rsidR="00370904" w:rsidRDefault="00370904" w:rsidP="00C73FD8">
            <w:pPr>
              <w:pStyle w:val="TableRow"/>
            </w:pPr>
            <w:r>
              <w:t>Identifies the type of relationship.</w:t>
            </w:r>
          </w:p>
        </w:tc>
        <w:tc>
          <w:tcPr>
            <w:tcW w:w="1500" w:type="dxa"/>
            <w:tcBorders>
              <w:top w:val="nil"/>
              <w:left w:val="single" w:sz="6" w:space="0" w:color="auto"/>
              <w:bottom w:val="nil"/>
              <w:right w:val="single" w:sz="6" w:space="0" w:color="auto"/>
            </w:tcBorders>
            <w:shd w:val="clear" w:color="auto" w:fill="auto"/>
          </w:tcPr>
          <w:p w14:paraId="1F672473" w14:textId="77777777" w:rsidR="00370904" w:rsidRDefault="00370904"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2EE01AE" w14:textId="77777777" w:rsidR="00370904" w:rsidRDefault="00370904" w:rsidP="00C73FD8">
            <w:pPr>
              <w:pStyle w:val="TableRow"/>
            </w:pPr>
            <w:r>
              <w:t>16</w:t>
            </w:r>
          </w:p>
        </w:tc>
      </w:tr>
      <w:tr w:rsidR="00370904" w14:paraId="0BC7665A" w14:textId="77777777">
        <w:tc>
          <w:tcPr>
            <w:tcW w:w="2802" w:type="dxa"/>
            <w:tcBorders>
              <w:top w:val="nil"/>
              <w:left w:val="single" w:sz="6" w:space="0" w:color="auto"/>
              <w:bottom w:val="nil"/>
              <w:right w:val="single" w:sz="6" w:space="0" w:color="auto"/>
            </w:tcBorders>
            <w:shd w:val="clear" w:color="auto" w:fill="auto"/>
          </w:tcPr>
          <w:p w14:paraId="51D46834" w14:textId="77777777" w:rsidR="00370904" w:rsidRDefault="00370904" w:rsidP="00C73FD8">
            <w:pPr>
              <w:pStyle w:val="TableRow"/>
            </w:pPr>
            <w:r>
              <w:t>Multiplicity</w:t>
            </w:r>
          </w:p>
        </w:tc>
        <w:tc>
          <w:tcPr>
            <w:tcW w:w="4536" w:type="dxa"/>
            <w:tcBorders>
              <w:top w:val="nil"/>
              <w:left w:val="single" w:sz="6" w:space="0" w:color="auto"/>
              <w:bottom w:val="nil"/>
              <w:right w:val="single" w:sz="6" w:space="0" w:color="auto"/>
            </w:tcBorders>
            <w:shd w:val="clear" w:color="auto" w:fill="auto"/>
          </w:tcPr>
          <w:p w14:paraId="5CAE7F9C" w14:textId="77777777" w:rsidR="00370904" w:rsidRDefault="00370904" w:rsidP="00C73FD8">
            <w:pPr>
              <w:pStyle w:val="TableRow"/>
            </w:pPr>
            <w:r>
              <w:t>Where relationships identify one item as being a proportion of another, a multiplicity allows the relationship to be used for conversions.</w:t>
            </w:r>
          </w:p>
        </w:tc>
        <w:tc>
          <w:tcPr>
            <w:tcW w:w="1500" w:type="dxa"/>
            <w:tcBorders>
              <w:top w:val="nil"/>
              <w:left w:val="single" w:sz="6" w:space="0" w:color="auto"/>
              <w:bottom w:val="nil"/>
              <w:right w:val="single" w:sz="6" w:space="0" w:color="auto"/>
            </w:tcBorders>
            <w:shd w:val="clear" w:color="auto" w:fill="auto"/>
          </w:tcPr>
          <w:p w14:paraId="2D627304" w14:textId="77777777" w:rsidR="00370904" w:rsidRDefault="00370904" w:rsidP="00C73FD8">
            <w:pPr>
              <w:pStyle w:val="TableRow"/>
            </w:pPr>
            <w:r>
              <w:t>float Null</w:t>
            </w:r>
          </w:p>
        </w:tc>
        <w:tc>
          <w:tcPr>
            <w:tcW w:w="1127" w:type="dxa"/>
            <w:tcBorders>
              <w:top w:val="nil"/>
              <w:left w:val="single" w:sz="6" w:space="0" w:color="auto"/>
              <w:bottom w:val="nil"/>
              <w:right w:val="single" w:sz="6" w:space="0" w:color="auto"/>
            </w:tcBorders>
            <w:shd w:val="clear" w:color="auto" w:fill="auto"/>
          </w:tcPr>
          <w:p w14:paraId="34E33725" w14:textId="77777777" w:rsidR="00370904" w:rsidRDefault="00370904" w:rsidP="00C73FD8">
            <w:pPr>
              <w:pStyle w:val="TableRow"/>
            </w:pPr>
          </w:p>
        </w:tc>
      </w:tr>
      <w:tr w:rsidR="00370904" w14:paraId="2D7CF6DE" w14:textId="77777777">
        <w:tc>
          <w:tcPr>
            <w:tcW w:w="2802" w:type="dxa"/>
            <w:tcBorders>
              <w:top w:val="nil"/>
              <w:left w:val="single" w:sz="6" w:space="0" w:color="auto"/>
              <w:bottom w:val="nil"/>
              <w:right w:val="single" w:sz="6" w:space="0" w:color="auto"/>
            </w:tcBorders>
            <w:shd w:val="clear" w:color="auto" w:fill="auto"/>
          </w:tcPr>
          <w:p w14:paraId="7BAE5159" w14:textId="77777777" w:rsidR="00370904" w:rsidRDefault="00370904" w:rsidP="00C73FD8">
            <w:pPr>
              <w:pStyle w:val="TableRow"/>
            </w:pPr>
            <w:r>
              <w:t>Comment</w:t>
            </w:r>
          </w:p>
        </w:tc>
        <w:tc>
          <w:tcPr>
            <w:tcW w:w="4536" w:type="dxa"/>
            <w:tcBorders>
              <w:top w:val="nil"/>
              <w:left w:val="single" w:sz="6" w:space="0" w:color="auto"/>
              <w:bottom w:val="nil"/>
              <w:right w:val="single" w:sz="6" w:space="0" w:color="auto"/>
            </w:tcBorders>
            <w:shd w:val="clear" w:color="auto" w:fill="auto"/>
          </w:tcPr>
          <w:p w14:paraId="6973CE8C" w14:textId="77777777" w:rsidR="00370904" w:rsidRDefault="00370904" w:rsidP="00C73FD8">
            <w:pPr>
              <w:pStyle w:val="TableRow"/>
            </w:pPr>
            <w:r>
              <w:t>Free text relationship comment.</w:t>
            </w:r>
          </w:p>
        </w:tc>
        <w:tc>
          <w:tcPr>
            <w:tcW w:w="1500" w:type="dxa"/>
            <w:tcBorders>
              <w:top w:val="nil"/>
              <w:left w:val="single" w:sz="6" w:space="0" w:color="auto"/>
              <w:bottom w:val="nil"/>
              <w:right w:val="single" w:sz="6" w:space="0" w:color="auto"/>
            </w:tcBorders>
            <w:shd w:val="clear" w:color="auto" w:fill="auto"/>
          </w:tcPr>
          <w:p w14:paraId="1AC7BD95" w14:textId="77777777" w:rsidR="00370904" w:rsidRDefault="00370904" w:rsidP="00C73FD8">
            <w:pPr>
              <w:pStyle w:val="TableRow"/>
            </w:pPr>
            <w:r>
              <w:t>text Null</w:t>
            </w:r>
          </w:p>
        </w:tc>
        <w:tc>
          <w:tcPr>
            <w:tcW w:w="1127" w:type="dxa"/>
            <w:tcBorders>
              <w:top w:val="nil"/>
              <w:left w:val="single" w:sz="6" w:space="0" w:color="auto"/>
              <w:bottom w:val="nil"/>
              <w:right w:val="single" w:sz="6" w:space="0" w:color="auto"/>
            </w:tcBorders>
            <w:shd w:val="clear" w:color="auto" w:fill="auto"/>
          </w:tcPr>
          <w:p w14:paraId="7BC0C61B" w14:textId="77777777" w:rsidR="00370904" w:rsidRDefault="00370904" w:rsidP="00C73FD8">
            <w:pPr>
              <w:pStyle w:val="TableRow"/>
            </w:pPr>
          </w:p>
        </w:tc>
      </w:tr>
      <w:tr w:rsidR="00370904" w14:paraId="188D7B3C" w14:textId="77777777">
        <w:tc>
          <w:tcPr>
            <w:tcW w:w="2802" w:type="dxa"/>
            <w:tcBorders>
              <w:top w:val="nil"/>
              <w:left w:val="single" w:sz="6" w:space="0" w:color="auto"/>
              <w:bottom w:val="nil"/>
              <w:right w:val="single" w:sz="6" w:space="0" w:color="auto"/>
            </w:tcBorders>
            <w:shd w:val="clear" w:color="auto" w:fill="auto"/>
          </w:tcPr>
          <w:p w14:paraId="2E175C45" w14:textId="77777777" w:rsidR="00370904" w:rsidRDefault="00370904" w:rsidP="00C73FD8">
            <w:pPr>
              <w:pStyle w:val="TableRow"/>
            </w:pPr>
            <w:r>
              <w:lastRenderedPageBreak/>
              <w:t>Inherited</w:t>
            </w:r>
          </w:p>
        </w:tc>
        <w:tc>
          <w:tcPr>
            <w:tcW w:w="4536" w:type="dxa"/>
            <w:tcBorders>
              <w:top w:val="nil"/>
              <w:left w:val="single" w:sz="6" w:space="0" w:color="auto"/>
              <w:bottom w:val="nil"/>
              <w:right w:val="single" w:sz="6" w:space="0" w:color="auto"/>
            </w:tcBorders>
            <w:shd w:val="clear" w:color="auto" w:fill="auto"/>
          </w:tcPr>
          <w:p w14:paraId="513B90B1" w14:textId="77777777" w:rsidR="00370904" w:rsidRDefault="00370904" w:rsidP="00C73FD8">
            <w:pPr>
              <w:pStyle w:val="TableRow"/>
            </w:pPr>
            <w:r>
              <w:t>Indicates if the relationship is inherited by all items beneath it in the concept group hierarchy.  For example, a relationship between ‘birds’ and ‘feathers’ might apply to all items within the ‘birds’ node.</w:t>
            </w:r>
          </w:p>
        </w:tc>
        <w:tc>
          <w:tcPr>
            <w:tcW w:w="1500" w:type="dxa"/>
            <w:tcBorders>
              <w:top w:val="nil"/>
              <w:left w:val="single" w:sz="6" w:space="0" w:color="auto"/>
              <w:bottom w:val="nil"/>
              <w:right w:val="single" w:sz="6" w:space="0" w:color="auto"/>
            </w:tcBorders>
            <w:shd w:val="clear" w:color="auto" w:fill="auto"/>
          </w:tcPr>
          <w:p w14:paraId="752AB708" w14:textId="77777777" w:rsidR="00370904" w:rsidRDefault="00370904" w:rsidP="00C73FD8">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02BC9ADB" w14:textId="77777777" w:rsidR="00370904" w:rsidRDefault="00370904" w:rsidP="00C73FD8">
            <w:pPr>
              <w:pStyle w:val="TableRow"/>
            </w:pPr>
          </w:p>
        </w:tc>
      </w:tr>
      <w:tr w:rsidR="00370904" w14:paraId="77BE9558" w14:textId="77777777">
        <w:tc>
          <w:tcPr>
            <w:tcW w:w="2802" w:type="dxa"/>
            <w:tcBorders>
              <w:top w:val="nil"/>
              <w:left w:val="single" w:sz="6" w:space="0" w:color="auto"/>
              <w:bottom w:val="nil"/>
              <w:right w:val="single" w:sz="6" w:space="0" w:color="auto"/>
            </w:tcBorders>
            <w:shd w:val="clear" w:color="auto" w:fill="auto"/>
          </w:tcPr>
          <w:p w14:paraId="06BD5EB5" w14:textId="77777777" w:rsidR="00370904" w:rsidRPr="00E861C5" w:rsidRDefault="00370904" w:rsidP="00C73FD8">
            <w:pPr>
              <w:pStyle w:val="TableRow"/>
            </w:pPr>
            <w:r>
              <w:t>From_Concept_Key</w:t>
            </w:r>
          </w:p>
        </w:tc>
        <w:tc>
          <w:tcPr>
            <w:tcW w:w="4536" w:type="dxa"/>
            <w:tcBorders>
              <w:top w:val="nil"/>
              <w:left w:val="single" w:sz="6" w:space="0" w:color="auto"/>
              <w:bottom w:val="nil"/>
              <w:right w:val="single" w:sz="6" w:space="0" w:color="auto"/>
            </w:tcBorders>
            <w:shd w:val="clear" w:color="auto" w:fill="auto"/>
          </w:tcPr>
          <w:p w14:paraId="29E6E8D2" w14:textId="77777777" w:rsidR="00370904" w:rsidRDefault="00370904" w:rsidP="00C73FD8">
            <w:pPr>
              <w:pStyle w:val="TableRow"/>
            </w:pPr>
            <w:r>
              <w:t>Concept that the was originally selected by the user as the source of the relationship when the relationship was created.  Note that this does not form part of the logical relationship, but is required by the Thesaurus Editor when reloading the relationship to identify the term to display.  It is also required when a relationship of one type is converted to a different type.</w:t>
            </w:r>
          </w:p>
        </w:tc>
        <w:tc>
          <w:tcPr>
            <w:tcW w:w="1500" w:type="dxa"/>
            <w:tcBorders>
              <w:top w:val="nil"/>
              <w:left w:val="single" w:sz="6" w:space="0" w:color="auto"/>
              <w:bottom w:val="nil"/>
              <w:right w:val="single" w:sz="6" w:space="0" w:color="auto"/>
            </w:tcBorders>
            <w:shd w:val="clear" w:color="auto" w:fill="auto"/>
          </w:tcPr>
          <w:p w14:paraId="1A7E9A6E" w14:textId="77777777" w:rsidR="00370904" w:rsidRDefault="00370904"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05F73526" w14:textId="77777777" w:rsidR="00370904" w:rsidRDefault="00370904" w:rsidP="00C73FD8">
            <w:pPr>
              <w:pStyle w:val="TableRow"/>
            </w:pPr>
            <w:r>
              <w:t>16</w:t>
            </w:r>
          </w:p>
        </w:tc>
      </w:tr>
      <w:tr w:rsidR="00370904" w14:paraId="1DA1B4CF" w14:textId="77777777">
        <w:tc>
          <w:tcPr>
            <w:tcW w:w="2802" w:type="dxa"/>
            <w:tcBorders>
              <w:top w:val="nil"/>
              <w:left w:val="single" w:sz="6" w:space="0" w:color="auto"/>
              <w:bottom w:val="nil"/>
              <w:right w:val="single" w:sz="6" w:space="0" w:color="auto"/>
            </w:tcBorders>
            <w:shd w:val="clear" w:color="auto" w:fill="auto"/>
          </w:tcPr>
          <w:p w14:paraId="6574470E" w14:textId="77777777" w:rsidR="00370904" w:rsidRPr="00E861C5" w:rsidRDefault="007A2C9F" w:rsidP="00C73FD8">
            <w:pPr>
              <w:pStyle w:val="TableRow"/>
            </w:pPr>
            <w:r>
              <w:t>To</w:t>
            </w:r>
            <w:r w:rsidR="00370904">
              <w:t>_Concept_Key</w:t>
            </w:r>
          </w:p>
        </w:tc>
        <w:tc>
          <w:tcPr>
            <w:tcW w:w="4536" w:type="dxa"/>
            <w:tcBorders>
              <w:top w:val="nil"/>
              <w:left w:val="single" w:sz="6" w:space="0" w:color="auto"/>
              <w:bottom w:val="nil"/>
              <w:right w:val="single" w:sz="6" w:space="0" w:color="auto"/>
            </w:tcBorders>
            <w:shd w:val="clear" w:color="auto" w:fill="auto"/>
          </w:tcPr>
          <w:p w14:paraId="38D6C81E" w14:textId="77777777" w:rsidR="00370904" w:rsidRDefault="00370904" w:rsidP="00C73FD8">
            <w:pPr>
              <w:pStyle w:val="TableRow"/>
            </w:pPr>
            <w:r>
              <w:t>Concept that the was originally selected by the user as the destination of the relationship when the relationship was created.  Note that this does not form part of the logical relationship, but is required by the Thesaurus Editor when reloading the relationship to identify the term to display.  It is also required when a relationship of one type is converted to a different type.</w:t>
            </w:r>
          </w:p>
        </w:tc>
        <w:tc>
          <w:tcPr>
            <w:tcW w:w="1500" w:type="dxa"/>
            <w:tcBorders>
              <w:top w:val="nil"/>
              <w:left w:val="single" w:sz="6" w:space="0" w:color="auto"/>
              <w:bottom w:val="nil"/>
              <w:right w:val="single" w:sz="6" w:space="0" w:color="auto"/>
            </w:tcBorders>
            <w:shd w:val="clear" w:color="auto" w:fill="auto"/>
          </w:tcPr>
          <w:p w14:paraId="22C7ED2F" w14:textId="77777777" w:rsidR="00370904" w:rsidRDefault="00370904"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E2E615" w14:textId="77777777" w:rsidR="00370904" w:rsidRDefault="00370904" w:rsidP="00C73FD8">
            <w:pPr>
              <w:pStyle w:val="TableRow"/>
            </w:pPr>
            <w:r>
              <w:t>16</w:t>
            </w:r>
          </w:p>
        </w:tc>
      </w:tr>
      <w:tr w:rsidR="00370904" w14:paraId="091742FC" w14:textId="77777777">
        <w:tc>
          <w:tcPr>
            <w:tcW w:w="2802" w:type="dxa"/>
            <w:tcBorders>
              <w:top w:val="nil"/>
              <w:left w:val="single" w:sz="6" w:space="0" w:color="auto"/>
              <w:bottom w:val="nil"/>
              <w:right w:val="single" w:sz="6" w:space="0" w:color="auto"/>
            </w:tcBorders>
            <w:shd w:val="clear" w:color="auto" w:fill="auto"/>
          </w:tcPr>
          <w:p w14:paraId="5FA2225E" w14:textId="77777777" w:rsidR="00370904" w:rsidRDefault="00370904" w:rsidP="00C73FD8">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A0D60B0" w14:textId="77777777" w:rsidR="00370904" w:rsidRDefault="00370904" w:rsidP="00C73FD8">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E433966" w14:textId="77777777" w:rsidR="00370904" w:rsidRDefault="00370904"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3FDC264" w14:textId="77777777" w:rsidR="00370904" w:rsidRDefault="00370904" w:rsidP="00C73FD8">
            <w:pPr>
              <w:pStyle w:val="TableRow"/>
            </w:pPr>
            <w:r>
              <w:t>16</w:t>
            </w:r>
          </w:p>
        </w:tc>
      </w:tr>
      <w:tr w:rsidR="00370904" w14:paraId="08BCC149" w14:textId="77777777">
        <w:tc>
          <w:tcPr>
            <w:tcW w:w="2802" w:type="dxa"/>
            <w:tcBorders>
              <w:top w:val="nil"/>
              <w:left w:val="single" w:sz="6" w:space="0" w:color="auto"/>
              <w:bottom w:val="nil"/>
              <w:right w:val="single" w:sz="6" w:space="0" w:color="auto"/>
            </w:tcBorders>
            <w:shd w:val="clear" w:color="auto" w:fill="auto"/>
          </w:tcPr>
          <w:p w14:paraId="5C716A0E" w14:textId="77777777" w:rsidR="00370904" w:rsidRDefault="00370904" w:rsidP="00C73FD8">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5FE70E2" w14:textId="77777777" w:rsidR="00370904" w:rsidRDefault="00370904" w:rsidP="00C73FD8">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D3D40C2" w14:textId="77777777" w:rsidR="00370904" w:rsidRDefault="00370904"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01E9FDDD" w14:textId="77777777" w:rsidR="00370904" w:rsidRDefault="00370904" w:rsidP="00C73FD8">
            <w:pPr>
              <w:pStyle w:val="TableRow"/>
            </w:pPr>
            <w:r>
              <w:t>16</w:t>
            </w:r>
          </w:p>
        </w:tc>
      </w:tr>
      <w:tr w:rsidR="00370904" w14:paraId="164708E9" w14:textId="77777777">
        <w:tc>
          <w:tcPr>
            <w:tcW w:w="2802" w:type="dxa"/>
            <w:tcBorders>
              <w:top w:val="nil"/>
              <w:left w:val="single" w:sz="6" w:space="0" w:color="auto"/>
              <w:bottom w:val="nil"/>
              <w:right w:val="single" w:sz="6" w:space="0" w:color="auto"/>
            </w:tcBorders>
            <w:shd w:val="clear" w:color="auto" w:fill="auto"/>
          </w:tcPr>
          <w:p w14:paraId="4C4FB143" w14:textId="77777777" w:rsidR="00370904" w:rsidRDefault="00370904" w:rsidP="00C73FD8">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28503A76" w14:textId="77777777" w:rsidR="00370904" w:rsidRDefault="00370904" w:rsidP="00C73FD8">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28DF9756" w14:textId="77777777" w:rsidR="00370904" w:rsidRDefault="00370904" w:rsidP="00C73FD8">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24BD893F" w14:textId="77777777" w:rsidR="00370904" w:rsidRDefault="00370904" w:rsidP="00C73FD8">
            <w:pPr>
              <w:pStyle w:val="TableRow"/>
            </w:pPr>
          </w:p>
        </w:tc>
      </w:tr>
      <w:tr w:rsidR="00370904" w14:paraId="5AC73395" w14:textId="77777777">
        <w:tc>
          <w:tcPr>
            <w:tcW w:w="2802" w:type="dxa"/>
            <w:tcBorders>
              <w:top w:val="nil"/>
              <w:left w:val="single" w:sz="6" w:space="0" w:color="auto"/>
              <w:bottom w:val="nil"/>
              <w:right w:val="single" w:sz="6" w:space="0" w:color="auto"/>
            </w:tcBorders>
            <w:shd w:val="clear" w:color="auto" w:fill="auto"/>
          </w:tcPr>
          <w:p w14:paraId="3E2D9003" w14:textId="77777777" w:rsidR="00370904" w:rsidRDefault="00370904" w:rsidP="00C73FD8">
            <w:pPr>
              <w:pStyle w:val="TableRow"/>
            </w:pPr>
            <w:r>
              <w:t>Custodian</w:t>
            </w:r>
          </w:p>
        </w:tc>
        <w:tc>
          <w:tcPr>
            <w:tcW w:w="4536" w:type="dxa"/>
            <w:tcBorders>
              <w:top w:val="nil"/>
              <w:left w:val="single" w:sz="6" w:space="0" w:color="auto"/>
              <w:bottom w:val="nil"/>
              <w:right w:val="single" w:sz="6" w:space="0" w:color="auto"/>
            </w:tcBorders>
            <w:shd w:val="clear" w:color="auto" w:fill="auto"/>
          </w:tcPr>
          <w:p w14:paraId="74FA93DC" w14:textId="77777777" w:rsidR="00370904" w:rsidRDefault="00370904" w:rsidP="00C73FD8">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4C0757C8" w14:textId="77777777" w:rsidR="00370904" w:rsidRDefault="00370904"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50BF6D0C" w14:textId="77777777" w:rsidR="00370904" w:rsidRDefault="00370904" w:rsidP="00C73FD8">
            <w:pPr>
              <w:pStyle w:val="TableRow"/>
            </w:pPr>
            <w:r>
              <w:t>8</w:t>
            </w:r>
          </w:p>
        </w:tc>
      </w:tr>
      <w:tr w:rsidR="00370904" w14:paraId="4BFA68B9" w14:textId="77777777">
        <w:tc>
          <w:tcPr>
            <w:tcW w:w="2802" w:type="dxa"/>
            <w:tcBorders>
              <w:top w:val="nil"/>
              <w:left w:val="single" w:sz="6" w:space="0" w:color="auto"/>
              <w:bottom w:val="single" w:sz="6" w:space="0" w:color="auto"/>
              <w:right w:val="single" w:sz="6" w:space="0" w:color="auto"/>
            </w:tcBorders>
            <w:shd w:val="clear" w:color="auto" w:fill="auto"/>
          </w:tcPr>
          <w:p w14:paraId="2712CD3F" w14:textId="77777777" w:rsidR="00370904" w:rsidRDefault="00370904" w:rsidP="00C73FD8">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1758B5DE" w14:textId="77777777" w:rsidR="00370904" w:rsidRDefault="00370904" w:rsidP="00C73FD8">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145C02B" w14:textId="77777777" w:rsidR="00370904" w:rsidRDefault="00370904" w:rsidP="00C73FD8">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2BEA0624" w14:textId="77777777" w:rsidR="00370904" w:rsidRDefault="00370904" w:rsidP="00C73FD8">
            <w:pPr>
              <w:pStyle w:val="TableRow"/>
            </w:pPr>
            <w:r>
              <w:t>8</w:t>
            </w:r>
          </w:p>
        </w:tc>
      </w:tr>
    </w:tbl>
    <w:p w14:paraId="60904C49" w14:textId="77777777" w:rsidR="00370904" w:rsidRDefault="00370904" w:rsidP="00370904">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370904" w14:paraId="788ABBC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ACB6683" w14:textId="77777777" w:rsidR="00370904" w:rsidRDefault="00370904" w:rsidP="00C73FD8">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82868D7" w14:textId="77777777" w:rsidR="00370904" w:rsidRDefault="00370904" w:rsidP="00C73FD8">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14AAAE5" w14:textId="77777777" w:rsidR="00370904" w:rsidRDefault="00370904" w:rsidP="00C73FD8">
            <w:pPr>
              <w:pStyle w:val="TableColumnTitles"/>
              <w:keepNext/>
            </w:pPr>
            <w:r>
              <w:t>Options</w:t>
            </w:r>
          </w:p>
        </w:tc>
      </w:tr>
      <w:tr w:rsidR="00370904" w14:paraId="3F9E9A90" w14:textId="77777777">
        <w:tc>
          <w:tcPr>
            <w:tcW w:w="2801" w:type="dxa"/>
            <w:tcBorders>
              <w:top w:val="nil"/>
              <w:left w:val="single" w:sz="6" w:space="0" w:color="auto"/>
              <w:bottom w:val="single" w:sz="6" w:space="0" w:color="auto"/>
              <w:right w:val="single" w:sz="6" w:space="0" w:color="auto"/>
            </w:tcBorders>
            <w:shd w:val="clear" w:color="auto" w:fill="auto"/>
          </w:tcPr>
          <w:p w14:paraId="7D53928B" w14:textId="77777777" w:rsidR="00370904" w:rsidRDefault="00370904" w:rsidP="00C73FD8">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A29CE11" w14:textId="77777777" w:rsidR="00370904" w:rsidRDefault="00370904" w:rsidP="00C73FD8">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0D3277D" w14:textId="77777777" w:rsidR="00370904" w:rsidRDefault="00370904" w:rsidP="00C73FD8">
            <w:pPr>
              <w:pStyle w:val="TableRow"/>
            </w:pPr>
          </w:p>
        </w:tc>
      </w:tr>
    </w:tbl>
    <w:p w14:paraId="429C49F9" w14:textId="77777777" w:rsidR="00370904" w:rsidRDefault="00370904" w:rsidP="00370904">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70904" w14:paraId="15FF331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0CEBB97" w14:textId="77777777" w:rsidR="00370904" w:rsidRDefault="00370904" w:rsidP="00C73FD8">
            <w:pPr>
              <w:pStyle w:val="TableTitle"/>
              <w:rPr>
                <w:color w:val="FF0000"/>
              </w:rPr>
            </w:pPr>
            <w:r>
              <w:t>Constraint : FK_Meaning_Relation_Meaning_From</w:t>
            </w:r>
          </w:p>
        </w:tc>
      </w:tr>
      <w:tr w:rsidR="00370904" w14:paraId="61DC3472" w14:textId="77777777">
        <w:tc>
          <w:tcPr>
            <w:tcW w:w="1548" w:type="dxa"/>
            <w:tcBorders>
              <w:top w:val="nil"/>
              <w:left w:val="single" w:sz="4" w:space="0" w:color="auto"/>
              <w:bottom w:val="single" w:sz="4" w:space="0" w:color="auto"/>
              <w:right w:val="single" w:sz="4" w:space="0" w:color="auto"/>
            </w:tcBorders>
            <w:shd w:val="clear" w:color="auto" w:fill="auto"/>
          </w:tcPr>
          <w:p w14:paraId="7A57219D" w14:textId="77777777" w:rsidR="00370904" w:rsidRDefault="00370904"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BB174D6" w14:textId="77777777" w:rsidR="00370904" w:rsidRDefault="00370904" w:rsidP="00C73FD8">
            <w:pPr>
              <w:pStyle w:val="TableRow"/>
            </w:pPr>
            <w:r>
              <w:t>References the meaning the relationship is from.</w:t>
            </w:r>
          </w:p>
        </w:tc>
      </w:tr>
      <w:tr w:rsidR="00370904" w14:paraId="44657F2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7D4D93F" w14:textId="77777777" w:rsidR="00370904" w:rsidRDefault="00370904"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B9F2BF1" w14:textId="77777777" w:rsidR="00370904" w:rsidRDefault="00370904" w:rsidP="00C73FD8">
            <w:pPr>
              <w:pStyle w:val="CodeSamples"/>
            </w:pPr>
            <w:r>
              <w:t>FK_Meaning_Relation_Meaning_From (From_Meaning_Key) references Meaning(Meaning_Key)</w:t>
            </w:r>
          </w:p>
        </w:tc>
      </w:tr>
    </w:tbl>
    <w:p w14:paraId="04CC3418" w14:textId="77777777" w:rsidR="00370904" w:rsidRDefault="00370904" w:rsidP="00370904">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70904" w14:paraId="2FAA2CB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F73B49" w14:textId="77777777" w:rsidR="00370904" w:rsidRDefault="00370904" w:rsidP="00C73FD8">
            <w:pPr>
              <w:pStyle w:val="TableTitle"/>
              <w:rPr>
                <w:color w:val="FF0000"/>
              </w:rPr>
            </w:pPr>
            <w:r>
              <w:t>Constraint : FK_Meaning_Relation_Meaning_To</w:t>
            </w:r>
          </w:p>
        </w:tc>
      </w:tr>
      <w:tr w:rsidR="00370904" w14:paraId="2AC34822" w14:textId="77777777">
        <w:tc>
          <w:tcPr>
            <w:tcW w:w="1548" w:type="dxa"/>
            <w:tcBorders>
              <w:top w:val="nil"/>
              <w:left w:val="single" w:sz="4" w:space="0" w:color="auto"/>
              <w:bottom w:val="single" w:sz="4" w:space="0" w:color="auto"/>
              <w:right w:val="single" w:sz="4" w:space="0" w:color="auto"/>
            </w:tcBorders>
            <w:shd w:val="clear" w:color="auto" w:fill="auto"/>
          </w:tcPr>
          <w:p w14:paraId="2E8185F4" w14:textId="77777777" w:rsidR="00370904" w:rsidRDefault="00370904"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9FC9A96" w14:textId="77777777" w:rsidR="00370904" w:rsidRDefault="00370904" w:rsidP="00C73FD8">
            <w:pPr>
              <w:pStyle w:val="TableRow"/>
            </w:pPr>
            <w:r>
              <w:t>References the meaning the relationship is to.</w:t>
            </w:r>
          </w:p>
        </w:tc>
      </w:tr>
      <w:tr w:rsidR="00370904" w14:paraId="7E26882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0B2F973" w14:textId="77777777" w:rsidR="00370904" w:rsidRDefault="00370904"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D1873FE" w14:textId="77777777" w:rsidR="00370904" w:rsidRDefault="00370904" w:rsidP="00C73FD8">
            <w:pPr>
              <w:pStyle w:val="CodeSamples"/>
            </w:pPr>
            <w:r>
              <w:t>FK_Meaning_Relation_Meaning_To (To_Meaning_Key) references Meaning(Meaning_Key)</w:t>
            </w:r>
          </w:p>
        </w:tc>
      </w:tr>
    </w:tbl>
    <w:p w14:paraId="27411DF3" w14:textId="77777777" w:rsidR="00370904" w:rsidRDefault="00370904" w:rsidP="00370904">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70904" w14:paraId="5227DA2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826C387" w14:textId="77777777" w:rsidR="00370904" w:rsidRDefault="00370904" w:rsidP="00C73FD8">
            <w:pPr>
              <w:pStyle w:val="TableTitle"/>
              <w:rPr>
                <w:color w:val="FF0000"/>
              </w:rPr>
            </w:pPr>
            <w:r>
              <w:t>Constraint : FK_Meaning_Relation_Thesaurus_Relation_Type</w:t>
            </w:r>
          </w:p>
        </w:tc>
      </w:tr>
      <w:tr w:rsidR="00370904" w14:paraId="16DD26F6" w14:textId="77777777">
        <w:tc>
          <w:tcPr>
            <w:tcW w:w="1548" w:type="dxa"/>
            <w:tcBorders>
              <w:top w:val="nil"/>
              <w:left w:val="single" w:sz="4" w:space="0" w:color="auto"/>
              <w:bottom w:val="single" w:sz="4" w:space="0" w:color="auto"/>
              <w:right w:val="single" w:sz="4" w:space="0" w:color="auto"/>
            </w:tcBorders>
            <w:shd w:val="clear" w:color="auto" w:fill="auto"/>
          </w:tcPr>
          <w:p w14:paraId="5DE7CD6C" w14:textId="77777777" w:rsidR="00370904" w:rsidRDefault="00370904"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0C0933C" w14:textId="77777777" w:rsidR="00370904" w:rsidRDefault="00370904" w:rsidP="00C73FD8">
            <w:pPr>
              <w:pStyle w:val="TableRow"/>
            </w:pPr>
            <w:r>
              <w:t>Each relationship is of one type.  Each relationship type applies to zero or more relationships.</w:t>
            </w:r>
          </w:p>
        </w:tc>
      </w:tr>
      <w:tr w:rsidR="00370904" w14:paraId="5394CCB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D2C6DC1" w14:textId="77777777" w:rsidR="00370904" w:rsidRDefault="00370904"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C7B5C67" w14:textId="77777777" w:rsidR="00370904" w:rsidRDefault="00370904" w:rsidP="00C73FD8">
            <w:pPr>
              <w:pStyle w:val="CodeSamples"/>
            </w:pPr>
            <w:r>
              <w:t>FK_Meaning_Relation_Thesaurus_Relation_Type (Thesaurus_Relation_Type_Key) references Thesaurus_Relation_Type(Thesaurus_Relation_Type_Key)</w:t>
            </w:r>
          </w:p>
        </w:tc>
      </w:tr>
    </w:tbl>
    <w:p w14:paraId="0E7E2E2C" w14:textId="77777777" w:rsidR="00370904" w:rsidRDefault="00370904" w:rsidP="00370904">
      <w:pPr>
        <w:pStyle w:val="NormalIndent"/>
      </w:pPr>
    </w:p>
    <w:p w14:paraId="19BE0F79" w14:textId="77777777" w:rsidR="00741A11" w:rsidRDefault="00741A11" w:rsidP="00840903">
      <w:pPr>
        <w:pStyle w:val="Heading4"/>
      </w:pPr>
      <w:bookmarkStart w:id="766" w:name="_Toc292879034"/>
      <w:r>
        <w:t>Semantic_Relation</w:t>
      </w:r>
      <w:bookmarkEnd w:id="766"/>
    </w:p>
    <w:p w14:paraId="2B64655B" w14:textId="77777777" w:rsidR="00741A11" w:rsidRDefault="00741A11" w:rsidP="00741A11">
      <w:pPr>
        <w:pStyle w:val="NormalIndent"/>
      </w:pPr>
      <w:r>
        <w:t>Describes each unique set of semantics that can apply to a relationship that the system understands.  Effectively, the Thesaurus_Relation_Type table provides the user with a description of a relationship, the Semantic_Relation table provides the system with a logical understanding of the relationship.</w:t>
      </w:r>
    </w:p>
    <w:p w14:paraId="45912A14" w14:textId="77777777" w:rsidR="00741A11" w:rsidRDefault="00741A11" w:rsidP="00741A11">
      <w:pPr>
        <w:pStyle w:val="NormalIndent"/>
      </w:pPr>
      <w:r>
        <w:t>The table uses a number of flags to indicate how the system can use the relationship.  The following examples illustrate how this operates.</w:t>
      </w:r>
    </w:p>
    <w:p w14:paraId="6D0808D2" w14:textId="77777777" w:rsidR="00741A11" w:rsidRDefault="00741A11" w:rsidP="00741A11">
      <w:pPr>
        <w:pStyle w:val="NormalIndent"/>
      </w:pPr>
      <w:r>
        <w:t>For a Broader Term relationship (e.g. sky blue -&gt; blue), the right term of the relationship is a broader term of the left term.  We can say that the left term is definitely a right term (sky blue is definintely blue).  We can also say that the right term might be a left term (blue is possibly sky blue).  So the Forward_Equivalence_Definite flag is set to 1, the Reverse_Equivalence_Possible is set to 1.</w:t>
      </w:r>
    </w:p>
    <w:p w14:paraId="68474C09" w14:textId="77777777" w:rsidR="00741A11" w:rsidRDefault="00741A11" w:rsidP="00741A11">
      <w:pPr>
        <w:pStyle w:val="NormalIndent"/>
      </w:pPr>
      <w:r>
        <w:t>For a Proportion Of relationship (e.g. seconds -&gt; minutes), the right term of the relationship is a proportion of the left term.  We can say that the left term is not the right term (seconds are not minutes).  We can also say that the right term is not a left term (minutes are not seconds).  So the Forward_Equivalence and Reverse_Equivalence flags are all set to 0.  The Proportional_Relationship flag is set to 1, and the Meaning_Relation.Multiplicity flag is set to 1/60.</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41A11" w14:paraId="3E2526E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23CD6E7" w14:textId="77777777" w:rsidR="00741A11" w:rsidRDefault="00741A11"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30D2965" w14:textId="77777777" w:rsidR="00741A11" w:rsidRDefault="00741A11"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AF9DA7C" w14:textId="77777777" w:rsidR="00741A11" w:rsidRDefault="00741A11"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E3FBC3D" w14:textId="77777777" w:rsidR="00741A11" w:rsidRDefault="00741A11" w:rsidP="00A16D7B">
            <w:pPr>
              <w:pStyle w:val="TableColumnTitles"/>
              <w:keepNext/>
            </w:pPr>
            <w:r>
              <w:t>Size</w:t>
            </w:r>
          </w:p>
        </w:tc>
      </w:tr>
      <w:tr w:rsidR="00741A11" w14:paraId="394726CB" w14:textId="77777777">
        <w:tc>
          <w:tcPr>
            <w:tcW w:w="2802" w:type="dxa"/>
            <w:tcBorders>
              <w:top w:val="nil"/>
              <w:left w:val="single" w:sz="6" w:space="0" w:color="auto"/>
              <w:bottom w:val="nil"/>
              <w:right w:val="single" w:sz="6" w:space="0" w:color="auto"/>
            </w:tcBorders>
            <w:shd w:val="clear" w:color="auto" w:fill="auto"/>
          </w:tcPr>
          <w:p w14:paraId="32537033" w14:textId="77777777" w:rsidR="00741A11" w:rsidRDefault="00741A11" w:rsidP="00A16D7B">
            <w:pPr>
              <w:pStyle w:val="TableRow"/>
              <w:rPr>
                <w:u w:val="single"/>
              </w:rPr>
            </w:pPr>
            <w:r>
              <w:rPr>
                <w:u w:val="single"/>
              </w:rPr>
              <w:t>Semantic_Relation_Key</w:t>
            </w:r>
          </w:p>
        </w:tc>
        <w:tc>
          <w:tcPr>
            <w:tcW w:w="4536" w:type="dxa"/>
            <w:tcBorders>
              <w:top w:val="nil"/>
              <w:left w:val="single" w:sz="6" w:space="0" w:color="auto"/>
              <w:bottom w:val="nil"/>
              <w:right w:val="single" w:sz="6" w:space="0" w:color="auto"/>
            </w:tcBorders>
            <w:shd w:val="clear" w:color="auto" w:fill="auto"/>
          </w:tcPr>
          <w:p w14:paraId="4604120B" w14:textId="77777777" w:rsidR="00741A11" w:rsidRDefault="00741A11" w:rsidP="00A16D7B">
            <w:pPr>
              <w:pStyle w:val="TableRow"/>
            </w:pPr>
            <w:r>
              <w:t>Unique identifier for the Semantic_Relation table</w:t>
            </w:r>
          </w:p>
        </w:tc>
        <w:tc>
          <w:tcPr>
            <w:tcW w:w="1500" w:type="dxa"/>
            <w:tcBorders>
              <w:top w:val="nil"/>
              <w:left w:val="single" w:sz="6" w:space="0" w:color="auto"/>
              <w:bottom w:val="nil"/>
              <w:right w:val="single" w:sz="6" w:space="0" w:color="auto"/>
            </w:tcBorders>
            <w:shd w:val="clear" w:color="auto" w:fill="auto"/>
          </w:tcPr>
          <w:p w14:paraId="25350EB5"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F820001" w14:textId="77777777" w:rsidR="00741A11" w:rsidRDefault="00741A11" w:rsidP="00A16D7B">
            <w:pPr>
              <w:pStyle w:val="TableRow"/>
            </w:pPr>
            <w:r>
              <w:t>16</w:t>
            </w:r>
          </w:p>
        </w:tc>
      </w:tr>
      <w:tr w:rsidR="00741A11" w14:paraId="6F1C707B" w14:textId="77777777">
        <w:tc>
          <w:tcPr>
            <w:tcW w:w="2802" w:type="dxa"/>
            <w:tcBorders>
              <w:top w:val="nil"/>
              <w:left w:val="single" w:sz="6" w:space="0" w:color="auto"/>
              <w:bottom w:val="nil"/>
              <w:right w:val="single" w:sz="6" w:space="0" w:color="auto"/>
            </w:tcBorders>
            <w:shd w:val="clear" w:color="auto" w:fill="auto"/>
          </w:tcPr>
          <w:p w14:paraId="79A7FA1B" w14:textId="77777777" w:rsidR="00741A11" w:rsidRDefault="00387959" w:rsidP="00A16D7B">
            <w:pPr>
              <w:pStyle w:val="TableRow"/>
            </w:pPr>
            <w:r>
              <w:lastRenderedPageBreak/>
              <w:t>Item</w:t>
            </w:r>
            <w:r w:rsidR="00741A11">
              <w:t>_Name</w:t>
            </w:r>
          </w:p>
        </w:tc>
        <w:tc>
          <w:tcPr>
            <w:tcW w:w="4536" w:type="dxa"/>
            <w:tcBorders>
              <w:top w:val="nil"/>
              <w:left w:val="single" w:sz="6" w:space="0" w:color="auto"/>
              <w:bottom w:val="nil"/>
              <w:right w:val="single" w:sz="6" w:space="0" w:color="auto"/>
            </w:tcBorders>
            <w:shd w:val="clear" w:color="auto" w:fill="auto"/>
          </w:tcPr>
          <w:p w14:paraId="3C32DF23" w14:textId="77777777" w:rsidR="00741A11" w:rsidRDefault="00741A11" w:rsidP="00A16D7B">
            <w:pPr>
              <w:pStyle w:val="TableRow"/>
            </w:pPr>
            <w:r>
              <w:t xml:space="preserve">Name of the </w:t>
            </w:r>
            <w:r w:rsidR="00387959">
              <w:t>relationship.</w:t>
            </w:r>
          </w:p>
        </w:tc>
        <w:tc>
          <w:tcPr>
            <w:tcW w:w="1500" w:type="dxa"/>
            <w:tcBorders>
              <w:top w:val="nil"/>
              <w:left w:val="single" w:sz="6" w:space="0" w:color="auto"/>
              <w:bottom w:val="nil"/>
              <w:right w:val="single" w:sz="6" w:space="0" w:color="auto"/>
            </w:tcBorders>
            <w:shd w:val="clear" w:color="auto" w:fill="auto"/>
          </w:tcPr>
          <w:p w14:paraId="06A708FA" w14:textId="77777777" w:rsidR="00741A11" w:rsidRDefault="00741A11"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1100854" w14:textId="77777777" w:rsidR="00741A11" w:rsidRDefault="00741A11" w:rsidP="00A16D7B">
            <w:pPr>
              <w:pStyle w:val="TableRow"/>
            </w:pPr>
            <w:r>
              <w:t>100</w:t>
            </w:r>
          </w:p>
        </w:tc>
      </w:tr>
      <w:tr w:rsidR="00741A11" w14:paraId="44F6BD20" w14:textId="77777777">
        <w:tc>
          <w:tcPr>
            <w:tcW w:w="2802" w:type="dxa"/>
            <w:tcBorders>
              <w:top w:val="nil"/>
              <w:left w:val="single" w:sz="6" w:space="0" w:color="auto"/>
              <w:bottom w:val="nil"/>
              <w:right w:val="single" w:sz="6" w:space="0" w:color="auto"/>
            </w:tcBorders>
            <w:shd w:val="clear" w:color="auto" w:fill="auto"/>
          </w:tcPr>
          <w:p w14:paraId="31140317" w14:textId="77777777" w:rsidR="00741A11" w:rsidRDefault="00741A11" w:rsidP="00A16D7B">
            <w:pPr>
              <w:pStyle w:val="TableRow"/>
            </w:pPr>
            <w:r>
              <w:t>Unidirectional</w:t>
            </w:r>
          </w:p>
        </w:tc>
        <w:tc>
          <w:tcPr>
            <w:tcW w:w="4536" w:type="dxa"/>
            <w:tcBorders>
              <w:top w:val="nil"/>
              <w:left w:val="single" w:sz="6" w:space="0" w:color="auto"/>
              <w:bottom w:val="nil"/>
              <w:right w:val="single" w:sz="6" w:space="0" w:color="auto"/>
            </w:tcBorders>
            <w:shd w:val="clear" w:color="auto" w:fill="auto"/>
          </w:tcPr>
          <w:p w14:paraId="67C74C1D" w14:textId="77777777" w:rsidR="00741A11" w:rsidRDefault="00741A11" w:rsidP="00A16D7B">
            <w:pPr>
              <w:pStyle w:val="TableRow"/>
            </w:pPr>
            <w:r>
              <w:t>Flag indicating that the relationship only applies in a forward direction (1) or is bidirectional (0).  Unidirectional relationships are not visible to the user when viewed in the reverse direction.</w:t>
            </w:r>
          </w:p>
        </w:tc>
        <w:tc>
          <w:tcPr>
            <w:tcW w:w="1500" w:type="dxa"/>
            <w:tcBorders>
              <w:top w:val="nil"/>
              <w:left w:val="single" w:sz="6" w:space="0" w:color="auto"/>
              <w:bottom w:val="nil"/>
              <w:right w:val="single" w:sz="6" w:space="0" w:color="auto"/>
            </w:tcBorders>
            <w:shd w:val="clear" w:color="auto" w:fill="auto"/>
          </w:tcPr>
          <w:p w14:paraId="63BFEEAB" w14:textId="77777777" w:rsidR="00741A11" w:rsidRDefault="00741A11"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533F2CE" w14:textId="77777777" w:rsidR="00741A11" w:rsidRDefault="00741A11" w:rsidP="00A16D7B">
            <w:pPr>
              <w:pStyle w:val="TableRow"/>
            </w:pPr>
          </w:p>
        </w:tc>
      </w:tr>
      <w:tr w:rsidR="00741A11" w14:paraId="28BFDD24" w14:textId="77777777">
        <w:tc>
          <w:tcPr>
            <w:tcW w:w="2802" w:type="dxa"/>
            <w:tcBorders>
              <w:top w:val="nil"/>
              <w:left w:val="single" w:sz="6" w:space="0" w:color="auto"/>
              <w:bottom w:val="nil"/>
              <w:right w:val="single" w:sz="6" w:space="0" w:color="auto"/>
            </w:tcBorders>
            <w:shd w:val="clear" w:color="auto" w:fill="auto"/>
          </w:tcPr>
          <w:p w14:paraId="48C24ADE" w14:textId="77777777" w:rsidR="00741A11" w:rsidRDefault="00741A11" w:rsidP="00A16D7B">
            <w:pPr>
              <w:pStyle w:val="TableRow"/>
            </w:pPr>
            <w:r>
              <w:t>Forward_Equivalence_Possible</w:t>
            </w:r>
          </w:p>
        </w:tc>
        <w:tc>
          <w:tcPr>
            <w:tcW w:w="4536" w:type="dxa"/>
            <w:tcBorders>
              <w:top w:val="nil"/>
              <w:left w:val="single" w:sz="6" w:space="0" w:color="auto"/>
              <w:bottom w:val="nil"/>
              <w:right w:val="single" w:sz="6" w:space="0" w:color="auto"/>
            </w:tcBorders>
            <w:shd w:val="clear" w:color="auto" w:fill="auto"/>
          </w:tcPr>
          <w:p w14:paraId="60BF031C" w14:textId="77777777" w:rsidR="00741A11" w:rsidRDefault="00741A11" w:rsidP="00A16D7B">
            <w:pPr>
              <w:pStyle w:val="TableRow"/>
            </w:pPr>
            <w:r>
              <w:t>Flag indicating that the relationship's left (from) item might be equivalent to the relationship's right (to) item.</w:t>
            </w:r>
          </w:p>
        </w:tc>
        <w:tc>
          <w:tcPr>
            <w:tcW w:w="1500" w:type="dxa"/>
            <w:tcBorders>
              <w:top w:val="nil"/>
              <w:left w:val="single" w:sz="6" w:space="0" w:color="auto"/>
              <w:bottom w:val="nil"/>
              <w:right w:val="single" w:sz="6" w:space="0" w:color="auto"/>
            </w:tcBorders>
            <w:shd w:val="clear" w:color="auto" w:fill="auto"/>
          </w:tcPr>
          <w:p w14:paraId="1AE7288F"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10BB231" w14:textId="77777777" w:rsidR="00741A11" w:rsidRDefault="00741A11" w:rsidP="00A16D7B">
            <w:pPr>
              <w:pStyle w:val="TableRow"/>
            </w:pPr>
          </w:p>
        </w:tc>
      </w:tr>
      <w:tr w:rsidR="00741A11" w14:paraId="11BBF60A" w14:textId="77777777">
        <w:tc>
          <w:tcPr>
            <w:tcW w:w="2802" w:type="dxa"/>
            <w:tcBorders>
              <w:top w:val="nil"/>
              <w:left w:val="single" w:sz="6" w:space="0" w:color="auto"/>
              <w:bottom w:val="nil"/>
              <w:right w:val="single" w:sz="6" w:space="0" w:color="auto"/>
            </w:tcBorders>
            <w:shd w:val="clear" w:color="auto" w:fill="auto"/>
          </w:tcPr>
          <w:p w14:paraId="639371A9" w14:textId="77777777" w:rsidR="00741A11" w:rsidRDefault="00741A11" w:rsidP="00A16D7B">
            <w:pPr>
              <w:pStyle w:val="TableRow"/>
            </w:pPr>
            <w:r>
              <w:t>Forward_Equivalence_Definite</w:t>
            </w:r>
          </w:p>
        </w:tc>
        <w:tc>
          <w:tcPr>
            <w:tcW w:w="4536" w:type="dxa"/>
            <w:tcBorders>
              <w:top w:val="nil"/>
              <w:left w:val="single" w:sz="6" w:space="0" w:color="auto"/>
              <w:bottom w:val="nil"/>
              <w:right w:val="single" w:sz="6" w:space="0" w:color="auto"/>
            </w:tcBorders>
            <w:shd w:val="clear" w:color="auto" w:fill="auto"/>
          </w:tcPr>
          <w:p w14:paraId="2A7C5A74" w14:textId="77777777" w:rsidR="00741A11" w:rsidRDefault="00741A11" w:rsidP="00A16D7B">
            <w:pPr>
              <w:pStyle w:val="TableRow"/>
            </w:pPr>
            <w:r>
              <w:t>Flag indicating that the relationship's left (from) item is equivalent to the relationship's right (to) item.</w:t>
            </w:r>
          </w:p>
        </w:tc>
        <w:tc>
          <w:tcPr>
            <w:tcW w:w="1500" w:type="dxa"/>
            <w:tcBorders>
              <w:top w:val="nil"/>
              <w:left w:val="single" w:sz="6" w:space="0" w:color="auto"/>
              <w:bottom w:val="nil"/>
              <w:right w:val="single" w:sz="6" w:space="0" w:color="auto"/>
            </w:tcBorders>
            <w:shd w:val="clear" w:color="auto" w:fill="auto"/>
          </w:tcPr>
          <w:p w14:paraId="7FA6E9DB"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41666EF8" w14:textId="77777777" w:rsidR="00741A11" w:rsidRDefault="00741A11" w:rsidP="00A16D7B">
            <w:pPr>
              <w:pStyle w:val="TableRow"/>
            </w:pPr>
          </w:p>
        </w:tc>
      </w:tr>
      <w:tr w:rsidR="00741A11" w14:paraId="1CE0AE06" w14:textId="77777777">
        <w:tc>
          <w:tcPr>
            <w:tcW w:w="2802" w:type="dxa"/>
            <w:tcBorders>
              <w:top w:val="nil"/>
              <w:left w:val="single" w:sz="6" w:space="0" w:color="auto"/>
              <w:bottom w:val="nil"/>
              <w:right w:val="single" w:sz="6" w:space="0" w:color="auto"/>
            </w:tcBorders>
            <w:shd w:val="clear" w:color="auto" w:fill="auto"/>
          </w:tcPr>
          <w:p w14:paraId="72DA9E38" w14:textId="77777777" w:rsidR="00741A11" w:rsidRDefault="00741A11" w:rsidP="00A16D7B">
            <w:pPr>
              <w:pStyle w:val="TableRow"/>
            </w:pPr>
            <w:r>
              <w:t>Reverse_Equivalence_Possible</w:t>
            </w:r>
          </w:p>
        </w:tc>
        <w:tc>
          <w:tcPr>
            <w:tcW w:w="4536" w:type="dxa"/>
            <w:tcBorders>
              <w:top w:val="nil"/>
              <w:left w:val="single" w:sz="6" w:space="0" w:color="auto"/>
              <w:bottom w:val="nil"/>
              <w:right w:val="single" w:sz="6" w:space="0" w:color="auto"/>
            </w:tcBorders>
            <w:shd w:val="clear" w:color="auto" w:fill="auto"/>
          </w:tcPr>
          <w:p w14:paraId="47F4BA36" w14:textId="77777777" w:rsidR="00741A11" w:rsidRDefault="00741A11" w:rsidP="00A16D7B">
            <w:pPr>
              <w:pStyle w:val="TableRow"/>
            </w:pPr>
            <w:r>
              <w:t>Flag indicating that the relationship's right (to) item might be equivalent to the relationship's left (from) item.</w:t>
            </w:r>
          </w:p>
        </w:tc>
        <w:tc>
          <w:tcPr>
            <w:tcW w:w="1500" w:type="dxa"/>
            <w:tcBorders>
              <w:top w:val="nil"/>
              <w:left w:val="single" w:sz="6" w:space="0" w:color="auto"/>
              <w:bottom w:val="nil"/>
              <w:right w:val="single" w:sz="6" w:space="0" w:color="auto"/>
            </w:tcBorders>
            <w:shd w:val="clear" w:color="auto" w:fill="auto"/>
          </w:tcPr>
          <w:p w14:paraId="12988ACD"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111A482" w14:textId="77777777" w:rsidR="00741A11" w:rsidRDefault="00741A11" w:rsidP="00A16D7B">
            <w:pPr>
              <w:pStyle w:val="TableRow"/>
            </w:pPr>
          </w:p>
        </w:tc>
      </w:tr>
      <w:tr w:rsidR="00741A11" w14:paraId="042FF96F" w14:textId="77777777">
        <w:tc>
          <w:tcPr>
            <w:tcW w:w="2802" w:type="dxa"/>
            <w:tcBorders>
              <w:top w:val="nil"/>
              <w:left w:val="single" w:sz="6" w:space="0" w:color="auto"/>
              <w:bottom w:val="nil"/>
              <w:right w:val="single" w:sz="6" w:space="0" w:color="auto"/>
            </w:tcBorders>
            <w:shd w:val="clear" w:color="auto" w:fill="auto"/>
          </w:tcPr>
          <w:p w14:paraId="7280E8C1" w14:textId="77777777" w:rsidR="00741A11" w:rsidRDefault="00741A11" w:rsidP="00A16D7B">
            <w:pPr>
              <w:pStyle w:val="TableRow"/>
            </w:pPr>
            <w:r>
              <w:t>Reverse_Equivalence_Definite</w:t>
            </w:r>
          </w:p>
        </w:tc>
        <w:tc>
          <w:tcPr>
            <w:tcW w:w="4536" w:type="dxa"/>
            <w:tcBorders>
              <w:top w:val="nil"/>
              <w:left w:val="single" w:sz="6" w:space="0" w:color="auto"/>
              <w:bottom w:val="nil"/>
              <w:right w:val="single" w:sz="6" w:space="0" w:color="auto"/>
            </w:tcBorders>
            <w:shd w:val="clear" w:color="auto" w:fill="auto"/>
          </w:tcPr>
          <w:p w14:paraId="566E31E1" w14:textId="77777777" w:rsidR="00741A11" w:rsidRDefault="00741A11" w:rsidP="00A16D7B">
            <w:pPr>
              <w:pStyle w:val="TableRow"/>
            </w:pPr>
            <w:r>
              <w:t>Flag indicating that the relationship's right (to) item is equivalent to the relationship's left (from) item.</w:t>
            </w:r>
          </w:p>
        </w:tc>
        <w:tc>
          <w:tcPr>
            <w:tcW w:w="1500" w:type="dxa"/>
            <w:tcBorders>
              <w:top w:val="nil"/>
              <w:left w:val="single" w:sz="6" w:space="0" w:color="auto"/>
              <w:bottom w:val="nil"/>
              <w:right w:val="single" w:sz="6" w:space="0" w:color="auto"/>
            </w:tcBorders>
            <w:shd w:val="clear" w:color="auto" w:fill="auto"/>
          </w:tcPr>
          <w:p w14:paraId="5C7C6D69"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2C7E4BD5" w14:textId="77777777" w:rsidR="00741A11" w:rsidRDefault="00741A11" w:rsidP="00A16D7B">
            <w:pPr>
              <w:pStyle w:val="TableRow"/>
            </w:pPr>
          </w:p>
        </w:tc>
      </w:tr>
      <w:tr w:rsidR="00741A11" w14:paraId="5D735A52" w14:textId="77777777">
        <w:tc>
          <w:tcPr>
            <w:tcW w:w="2802" w:type="dxa"/>
            <w:tcBorders>
              <w:top w:val="nil"/>
              <w:left w:val="single" w:sz="6" w:space="0" w:color="auto"/>
              <w:bottom w:val="nil"/>
              <w:right w:val="single" w:sz="6" w:space="0" w:color="auto"/>
            </w:tcBorders>
            <w:shd w:val="clear" w:color="auto" w:fill="auto"/>
          </w:tcPr>
          <w:p w14:paraId="3F80BCA4" w14:textId="77777777" w:rsidR="00741A11" w:rsidRDefault="00741A11" w:rsidP="00A16D7B">
            <w:pPr>
              <w:pStyle w:val="TableRow"/>
            </w:pPr>
            <w:r>
              <w:t>Proportional_Relationship</w:t>
            </w:r>
          </w:p>
        </w:tc>
        <w:tc>
          <w:tcPr>
            <w:tcW w:w="4536" w:type="dxa"/>
            <w:tcBorders>
              <w:top w:val="nil"/>
              <w:left w:val="single" w:sz="6" w:space="0" w:color="auto"/>
              <w:bottom w:val="nil"/>
              <w:right w:val="single" w:sz="6" w:space="0" w:color="auto"/>
            </w:tcBorders>
            <w:shd w:val="clear" w:color="auto" w:fill="auto"/>
          </w:tcPr>
          <w:p w14:paraId="48D1A496" w14:textId="77777777" w:rsidR="00741A11" w:rsidRDefault="00741A11" w:rsidP="00A16D7B">
            <w:pPr>
              <w:pStyle w:val="TableRow"/>
            </w:pPr>
            <w:r>
              <w:t>Flag indicating that the terms either of each other are proportionally related, i.e. one is a proportion of the other.  The exact proportion, if known, is given in Meaning_Relation or Conecpt Relation's Multiplicity field.</w:t>
            </w:r>
          </w:p>
        </w:tc>
        <w:tc>
          <w:tcPr>
            <w:tcW w:w="1500" w:type="dxa"/>
            <w:tcBorders>
              <w:top w:val="nil"/>
              <w:left w:val="single" w:sz="6" w:space="0" w:color="auto"/>
              <w:bottom w:val="nil"/>
              <w:right w:val="single" w:sz="6" w:space="0" w:color="auto"/>
            </w:tcBorders>
            <w:shd w:val="clear" w:color="auto" w:fill="auto"/>
          </w:tcPr>
          <w:p w14:paraId="2DA3F37F"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5C12349" w14:textId="77777777" w:rsidR="00741A11" w:rsidRDefault="00741A11" w:rsidP="00A16D7B">
            <w:pPr>
              <w:pStyle w:val="TableRow"/>
            </w:pPr>
          </w:p>
        </w:tc>
      </w:tr>
      <w:tr w:rsidR="008B7224" w14:paraId="24B41CEC" w14:textId="77777777">
        <w:tc>
          <w:tcPr>
            <w:tcW w:w="2802" w:type="dxa"/>
            <w:tcBorders>
              <w:top w:val="nil"/>
              <w:left w:val="single" w:sz="6" w:space="0" w:color="auto"/>
              <w:bottom w:val="nil"/>
              <w:right w:val="single" w:sz="6" w:space="0" w:color="auto"/>
            </w:tcBorders>
            <w:shd w:val="clear" w:color="auto" w:fill="auto"/>
          </w:tcPr>
          <w:p w14:paraId="2D5CDB79" w14:textId="77777777" w:rsidR="008B7224" w:rsidRDefault="008B7224" w:rsidP="00A16D7B">
            <w:pPr>
              <w:pStyle w:val="TableRow"/>
            </w:pPr>
            <w:r>
              <w:t>Adjacent</w:t>
            </w:r>
          </w:p>
        </w:tc>
        <w:tc>
          <w:tcPr>
            <w:tcW w:w="4536" w:type="dxa"/>
            <w:tcBorders>
              <w:top w:val="nil"/>
              <w:left w:val="single" w:sz="6" w:space="0" w:color="auto"/>
              <w:bottom w:val="nil"/>
              <w:right w:val="single" w:sz="6" w:space="0" w:color="auto"/>
            </w:tcBorders>
            <w:shd w:val="clear" w:color="auto" w:fill="auto"/>
          </w:tcPr>
          <w:p w14:paraId="5E5C8912" w14:textId="77777777" w:rsidR="008B7224" w:rsidRDefault="008B7224" w:rsidP="00A16D7B">
            <w:pPr>
              <w:pStyle w:val="TableRow"/>
            </w:pPr>
            <w:r>
              <w:t>Indicates the adjacency of items at either end of the relationship.  This field is not used unless Forward_Equivalence_Possible, Forward_Equivalence_Definite, Reverse_Equivalence_Possible and Reverse_Equivalence_Definite are all 0 (i.e. the items are not equivalent).</w:t>
            </w:r>
          </w:p>
        </w:tc>
        <w:tc>
          <w:tcPr>
            <w:tcW w:w="1500" w:type="dxa"/>
            <w:tcBorders>
              <w:top w:val="nil"/>
              <w:left w:val="single" w:sz="6" w:space="0" w:color="auto"/>
              <w:bottom w:val="nil"/>
              <w:right w:val="single" w:sz="6" w:space="0" w:color="auto"/>
            </w:tcBorders>
            <w:shd w:val="clear" w:color="auto" w:fill="auto"/>
          </w:tcPr>
          <w:p w14:paraId="1F0368C2" w14:textId="77777777" w:rsidR="008B7224" w:rsidRDefault="008B7224" w:rsidP="00A16D7B">
            <w:pPr>
              <w:pStyle w:val="TableRow"/>
            </w:pPr>
            <w:r>
              <w:t>bit Null</w:t>
            </w:r>
          </w:p>
        </w:tc>
        <w:tc>
          <w:tcPr>
            <w:tcW w:w="1127" w:type="dxa"/>
            <w:tcBorders>
              <w:top w:val="nil"/>
              <w:left w:val="single" w:sz="6" w:space="0" w:color="auto"/>
              <w:bottom w:val="nil"/>
              <w:right w:val="single" w:sz="6" w:space="0" w:color="auto"/>
            </w:tcBorders>
            <w:shd w:val="clear" w:color="auto" w:fill="auto"/>
          </w:tcPr>
          <w:p w14:paraId="60D69F8F" w14:textId="77777777" w:rsidR="008B7224" w:rsidRDefault="008B7224" w:rsidP="00A16D7B">
            <w:pPr>
              <w:pStyle w:val="TableRow"/>
            </w:pPr>
          </w:p>
        </w:tc>
      </w:tr>
      <w:tr w:rsidR="00FE1FDC" w14:paraId="6D76BF40" w14:textId="77777777">
        <w:tc>
          <w:tcPr>
            <w:tcW w:w="2802" w:type="dxa"/>
            <w:tcBorders>
              <w:top w:val="nil"/>
              <w:left w:val="single" w:sz="6" w:space="0" w:color="auto"/>
              <w:bottom w:val="nil"/>
              <w:right w:val="single" w:sz="6" w:space="0" w:color="auto"/>
            </w:tcBorders>
            <w:shd w:val="clear" w:color="auto" w:fill="auto"/>
          </w:tcPr>
          <w:p w14:paraId="2CC659C2" w14:textId="77777777" w:rsidR="00FE1FDC" w:rsidRDefault="00FE1FDC" w:rsidP="00A16D7B">
            <w:pPr>
              <w:pStyle w:val="TableRow"/>
            </w:pPr>
            <w:r>
              <w:t>Chronological_Overlap</w:t>
            </w:r>
          </w:p>
        </w:tc>
        <w:tc>
          <w:tcPr>
            <w:tcW w:w="4536" w:type="dxa"/>
            <w:tcBorders>
              <w:top w:val="nil"/>
              <w:left w:val="single" w:sz="6" w:space="0" w:color="auto"/>
              <w:bottom w:val="nil"/>
              <w:right w:val="single" w:sz="6" w:space="0" w:color="auto"/>
            </w:tcBorders>
            <w:shd w:val="clear" w:color="auto" w:fill="auto"/>
          </w:tcPr>
          <w:p w14:paraId="506E4104" w14:textId="77777777" w:rsidR="00FE1FDC" w:rsidRDefault="00FE1FDC" w:rsidP="00A16D7B">
            <w:pPr>
              <w:pStyle w:val="TableRow"/>
            </w:pPr>
            <w:r>
              <w:t>Identifies the chronological significance of the relationship.  The following values are possible:</w:t>
            </w:r>
          </w:p>
          <w:p w14:paraId="30C1129E" w14:textId="77777777" w:rsidR="00FE1FDC" w:rsidRDefault="00FE1FDC" w:rsidP="00A16D7B">
            <w:pPr>
              <w:pStyle w:val="TableRow"/>
            </w:pPr>
            <w:r>
              <w:t>Null - significance not known.</w:t>
            </w:r>
          </w:p>
          <w:p w14:paraId="79F3FAE8" w14:textId="77777777" w:rsidR="004254F1" w:rsidRDefault="004254F1" w:rsidP="00A16D7B">
            <w:pPr>
              <w:pStyle w:val="TableRow"/>
            </w:pPr>
            <w:r>
              <w:t>0 - not specified</w:t>
            </w:r>
          </w:p>
          <w:p w14:paraId="1FED8960" w14:textId="77777777" w:rsidR="00FE1FDC" w:rsidRDefault="004254F1" w:rsidP="00A16D7B">
            <w:pPr>
              <w:pStyle w:val="TableRow"/>
            </w:pPr>
            <w:r>
              <w:t>1</w:t>
            </w:r>
            <w:r w:rsidR="00FE1FDC">
              <w:t xml:space="preserve"> - From item precedes the To item.</w:t>
            </w:r>
          </w:p>
          <w:p w14:paraId="76BBDB59" w14:textId="77777777" w:rsidR="00FE1FDC" w:rsidRDefault="004254F1" w:rsidP="00A16D7B">
            <w:pPr>
              <w:pStyle w:val="TableRow"/>
            </w:pPr>
            <w:r>
              <w:t>2</w:t>
            </w:r>
            <w:r w:rsidR="00FE1FDC">
              <w:t xml:space="preserve"> - From item immediately precedes the To item</w:t>
            </w:r>
          </w:p>
          <w:p w14:paraId="1FDADD5F" w14:textId="77777777" w:rsidR="00147A43" w:rsidRDefault="004254F1" w:rsidP="00147A43">
            <w:pPr>
              <w:pStyle w:val="TableRow"/>
            </w:pPr>
            <w:r>
              <w:lastRenderedPageBreak/>
              <w:t>3</w:t>
            </w:r>
            <w:r w:rsidR="00147A43">
              <w:t xml:space="preserve"> - From item overlaps the To item and starts earlier than the To item.</w:t>
            </w:r>
          </w:p>
          <w:p w14:paraId="2A6B38B0" w14:textId="77777777" w:rsidR="00FE1FDC" w:rsidRDefault="004254F1" w:rsidP="00147A43">
            <w:pPr>
              <w:pStyle w:val="TableRow"/>
            </w:pPr>
            <w:r>
              <w:t>4</w:t>
            </w:r>
            <w:r w:rsidR="00FE1FDC">
              <w:t xml:space="preserve"> - Items </w:t>
            </w:r>
            <w:r w:rsidR="00147A43">
              <w:t>identical</w:t>
            </w:r>
            <w:r w:rsidR="00FE1FDC">
              <w:t xml:space="preserve"> in time.</w:t>
            </w:r>
          </w:p>
          <w:p w14:paraId="6E6A9419" w14:textId="77777777" w:rsidR="00147A43" w:rsidRDefault="004254F1" w:rsidP="00147A43">
            <w:pPr>
              <w:pStyle w:val="TableRow"/>
            </w:pPr>
            <w:r>
              <w:t>5</w:t>
            </w:r>
            <w:r w:rsidR="00147A43">
              <w:t xml:space="preserve"> - From item chronologically contains the To item</w:t>
            </w:r>
          </w:p>
          <w:p w14:paraId="09C06CF6" w14:textId="77777777" w:rsidR="00147A43" w:rsidRDefault="004254F1" w:rsidP="00147A43">
            <w:pPr>
              <w:pStyle w:val="TableRow"/>
            </w:pPr>
            <w:r>
              <w:t>6</w:t>
            </w:r>
            <w:r w:rsidR="00147A43">
              <w:t xml:space="preserve"> - To item chronologically contains the From item</w:t>
            </w:r>
          </w:p>
          <w:p w14:paraId="3620BFCE" w14:textId="77777777" w:rsidR="00147A43" w:rsidRDefault="004254F1" w:rsidP="00147A43">
            <w:pPr>
              <w:pStyle w:val="TableRow"/>
            </w:pPr>
            <w:r>
              <w:t>7</w:t>
            </w:r>
            <w:r w:rsidR="00147A43">
              <w:t xml:space="preserve"> - From item overlaps the To item and starts later than the To item.</w:t>
            </w:r>
          </w:p>
          <w:p w14:paraId="216B22A5" w14:textId="77777777" w:rsidR="00FE1FDC" w:rsidRDefault="004254F1" w:rsidP="00A16D7B">
            <w:pPr>
              <w:pStyle w:val="TableRow"/>
            </w:pPr>
            <w:r>
              <w:t>8</w:t>
            </w:r>
            <w:r w:rsidR="00FE1FDC">
              <w:t xml:space="preserve"> - From item immediately succeeds the To item</w:t>
            </w:r>
          </w:p>
          <w:p w14:paraId="261CE17E" w14:textId="77777777" w:rsidR="00FE1FDC" w:rsidRDefault="004254F1" w:rsidP="00A16D7B">
            <w:pPr>
              <w:pStyle w:val="TableRow"/>
            </w:pPr>
            <w:r>
              <w:t>9</w:t>
            </w:r>
            <w:r w:rsidR="00FE1FDC">
              <w:t xml:space="preserve"> - From item succeeds the To item</w:t>
            </w:r>
          </w:p>
        </w:tc>
        <w:tc>
          <w:tcPr>
            <w:tcW w:w="1500" w:type="dxa"/>
            <w:tcBorders>
              <w:top w:val="nil"/>
              <w:left w:val="single" w:sz="6" w:space="0" w:color="auto"/>
              <w:bottom w:val="nil"/>
              <w:right w:val="single" w:sz="6" w:space="0" w:color="auto"/>
            </w:tcBorders>
            <w:shd w:val="clear" w:color="auto" w:fill="auto"/>
          </w:tcPr>
          <w:p w14:paraId="3D03788A" w14:textId="77777777" w:rsidR="00FE1FDC" w:rsidRDefault="00FE1FDC" w:rsidP="00A16D7B">
            <w:pPr>
              <w:pStyle w:val="TableRow"/>
            </w:pPr>
            <w:r>
              <w:lastRenderedPageBreak/>
              <w:t>tinyint Null</w:t>
            </w:r>
          </w:p>
        </w:tc>
        <w:tc>
          <w:tcPr>
            <w:tcW w:w="1127" w:type="dxa"/>
            <w:tcBorders>
              <w:top w:val="nil"/>
              <w:left w:val="single" w:sz="6" w:space="0" w:color="auto"/>
              <w:bottom w:val="nil"/>
              <w:right w:val="single" w:sz="6" w:space="0" w:color="auto"/>
            </w:tcBorders>
            <w:shd w:val="clear" w:color="auto" w:fill="auto"/>
          </w:tcPr>
          <w:p w14:paraId="493410D6" w14:textId="77777777" w:rsidR="00FE1FDC" w:rsidRDefault="00FE1FDC" w:rsidP="00A16D7B">
            <w:pPr>
              <w:pStyle w:val="TableRow"/>
            </w:pPr>
          </w:p>
        </w:tc>
      </w:tr>
      <w:tr w:rsidR="008B7224" w14:paraId="0774929C" w14:textId="77777777">
        <w:tc>
          <w:tcPr>
            <w:tcW w:w="2802" w:type="dxa"/>
            <w:tcBorders>
              <w:top w:val="nil"/>
              <w:left w:val="single" w:sz="6" w:space="0" w:color="auto"/>
              <w:bottom w:val="nil"/>
              <w:right w:val="single" w:sz="6" w:space="0" w:color="auto"/>
            </w:tcBorders>
            <w:shd w:val="clear" w:color="auto" w:fill="auto"/>
          </w:tcPr>
          <w:p w14:paraId="7F93EE76" w14:textId="77777777" w:rsidR="008B7224" w:rsidRDefault="008B7224" w:rsidP="00A16D7B">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69301A94" w14:textId="77777777" w:rsidR="008B7224" w:rsidRDefault="008B7224" w:rsidP="00A16D7B">
            <w:pPr>
              <w:pStyle w:val="TableRow"/>
            </w:pPr>
            <w:r>
              <w:t>Free text description of the semantic relationship.</w:t>
            </w:r>
          </w:p>
        </w:tc>
        <w:tc>
          <w:tcPr>
            <w:tcW w:w="1500" w:type="dxa"/>
            <w:tcBorders>
              <w:top w:val="nil"/>
              <w:left w:val="single" w:sz="6" w:space="0" w:color="auto"/>
              <w:bottom w:val="nil"/>
              <w:right w:val="single" w:sz="6" w:space="0" w:color="auto"/>
            </w:tcBorders>
            <w:shd w:val="clear" w:color="auto" w:fill="auto"/>
          </w:tcPr>
          <w:p w14:paraId="75788763" w14:textId="77777777" w:rsidR="008B7224" w:rsidRDefault="008B7224" w:rsidP="00A16D7B">
            <w:pPr>
              <w:pStyle w:val="TableRow"/>
            </w:pPr>
            <w:r>
              <w:t>text Null</w:t>
            </w:r>
          </w:p>
        </w:tc>
        <w:tc>
          <w:tcPr>
            <w:tcW w:w="1127" w:type="dxa"/>
            <w:tcBorders>
              <w:top w:val="nil"/>
              <w:left w:val="single" w:sz="6" w:space="0" w:color="auto"/>
              <w:bottom w:val="nil"/>
              <w:right w:val="single" w:sz="6" w:space="0" w:color="auto"/>
            </w:tcBorders>
            <w:shd w:val="clear" w:color="auto" w:fill="auto"/>
          </w:tcPr>
          <w:p w14:paraId="2BEEE930" w14:textId="77777777" w:rsidR="008B7224" w:rsidRDefault="008B7224" w:rsidP="00A16D7B">
            <w:pPr>
              <w:pStyle w:val="TableRow"/>
            </w:pPr>
          </w:p>
        </w:tc>
      </w:tr>
      <w:tr w:rsidR="00741A11" w14:paraId="4EE9CBC9" w14:textId="77777777">
        <w:tc>
          <w:tcPr>
            <w:tcW w:w="2802" w:type="dxa"/>
            <w:tcBorders>
              <w:top w:val="nil"/>
              <w:left w:val="single" w:sz="6" w:space="0" w:color="auto"/>
              <w:bottom w:val="nil"/>
              <w:right w:val="single" w:sz="6" w:space="0" w:color="auto"/>
            </w:tcBorders>
            <w:shd w:val="clear" w:color="auto" w:fill="auto"/>
          </w:tcPr>
          <w:p w14:paraId="1E2918AE" w14:textId="77777777" w:rsidR="00741A11" w:rsidRDefault="00741A11"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9A492EB" w14:textId="77777777" w:rsidR="00741A11" w:rsidRDefault="00741A11"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9A514B1" w14:textId="77777777" w:rsidR="00741A11" w:rsidRDefault="00741A11"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D17A38A" w14:textId="77777777" w:rsidR="00741A11" w:rsidRDefault="00741A11" w:rsidP="00A16D7B">
            <w:pPr>
              <w:pStyle w:val="TableRow"/>
            </w:pPr>
            <w:r>
              <w:t>16</w:t>
            </w:r>
          </w:p>
        </w:tc>
      </w:tr>
      <w:tr w:rsidR="00741A11" w14:paraId="768D4E86" w14:textId="77777777">
        <w:tc>
          <w:tcPr>
            <w:tcW w:w="2802" w:type="dxa"/>
            <w:tcBorders>
              <w:top w:val="nil"/>
              <w:left w:val="single" w:sz="6" w:space="0" w:color="auto"/>
              <w:bottom w:val="nil"/>
              <w:right w:val="single" w:sz="6" w:space="0" w:color="auto"/>
            </w:tcBorders>
            <w:shd w:val="clear" w:color="auto" w:fill="auto"/>
          </w:tcPr>
          <w:p w14:paraId="7A3BB203" w14:textId="77777777" w:rsidR="00741A11" w:rsidRDefault="00741A11"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F290EAE" w14:textId="77777777" w:rsidR="00741A11" w:rsidRDefault="00741A11"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5251123"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3A0F4315" w14:textId="77777777" w:rsidR="00741A11" w:rsidRDefault="00741A11" w:rsidP="00A16D7B">
            <w:pPr>
              <w:pStyle w:val="TableRow"/>
            </w:pPr>
            <w:r>
              <w:t>16</w:t>
            </w:r>
          </w:p>
        </w:tc>
      </w:tr>
      <w:tr w:rsidR="00741A11" w14:paraId="2CF32DC2" w14:textId="77777777">
        <w:tc>
          <w:tcPr>
            <w:tcW w:w="2802" w:type="dxa"/>
            <w:tcBorders>
              <w:top w:val="nil"/>
              <w:left w:val="single" w:sz="6" w:space="0" w:color="auto"/>
              <w:bottom w:val="nil"/>
              <w:right w:val="single" w:sz="6" w:space="0" w:color="auto"/>
            </w:tcBorders>
            <w:shd w:val="clear" w:color="auto" w:fill="auto"/>
          </w:tcPr>
          <w:p w14:paraId="260A58FA" w14:textId="77777777" w:rsidR="00741A11" w:rsidRDefault="00741A11"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60430AE" w14:textId="77777777" w:rsidR="00741A11" w:rsidRDefault="00741A11"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19CC7674" w14:textId="77777777" w:rsidR="00741A11" w:rsidRDefault="00741A11"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3E901B4" w14:textId="77777777" w:rsidR="00741A11" w:rsidRDefault="00741A11" w:rsidP="00A16D7B">
            <w:pPr>
              <w:pStyle w:val="TableRow"/>
            </w:pPr>
          </w:p>
        </w:tc>
      </w:tr>
      <w:tr w:rsidR="00741A11" w14:paraId="7FD64FB6" w14:textId="77777777">
        <w:tc>
          <w:tcPr>
            <w:tcW w:w="2802" w:type="dxa"/>
            <w:tcBorders>
              <w:top w:val="nil"/>
              <w:left w:val="single" w:sz="6" w:space="0" w:color="auto"/>
              <w:bottom w:val="nil"/>
              <w:right w:val="single" w:sz="6" w:space="0" w:color="auto"/>
            </w:tcBorders>
            <w:shd w:val="clear" w:color="auto" w:fill="auto"/>
          </w:tcPr>
          <w:p w14:paraId="082F3D60" w14:textId="77777777" w:rsidR="00741A11" w:rsidRDefault="00741A11"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175253CF" w14:textId="77777777" w:rsidR="00741A11" w:rsidRDefault="00741A11"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4C65EE10" w14:textId="77777777" w:rsidR="00741A11" w:rsidRDefault="00741A11"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7D6AA8AF" w14:textId="77777777" w:rsidR="00741A11" w:rsidRDefault="00741A11" w:rsidP="00A16D7B">
            <w:pPr>
              <w:pStyle w:val="TableRow"/>
            </w:pPr>
            <w:r>
              <w:t>8</w:t>
            </w:r>
          </w:p>
        </w:tc>
      </w:tr>
      <w:tr w:rsidR="00741A11" w14:paraId="6F80C267" w14:textId="77777777">
        <w:tc>
          <w:tcPr>
            <w:tcW w:w="2802" w:type="dxa"/>
            <w:tcBorders>
              <w:top w:val="nil"/>
              <w:left w:val="single" w:sz="6" w:space="0" w:color="auto"/>
              <w:bottom w:val="single" w:sz="6" w:space="0" w:color="auto"/>
              <w:right w:val="single" w:sz="6" w:space="0" w:color="auto"/>
            </w:tcBorders>
            <w:shd w:val="clear" w:color="auto" w:fill="auto"/>
          </w:tcPr>
          <w:p w14:paraId="5BBCE8FC" w14:textId="77777777" w:rsidR="00741A11" w:rsidRDefault="00741A11"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942ECBA" w14:textId="77777777" w:rsidR="00741A11" w:rsidRDefault="00741A11"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7808BF7" w14:textId="77777777" w:rsidR="00741A11" w:rsidRDefault="00741A11"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98647E4" w14:textId="77777777" w:rsidR="00741A11" w:rsidRDefault="00741A11" w:rsidP="00A16D7B">
            <w:pPr>
              <w:pStyle w:val="TableRow"/>
            </w:pPr>
            <w:r>
              <w:t>8</w:t>
            </w:r>
          </w:p>
        </w:tc>
      </w:tr>
    </w:tbl>
    <w:p w14:paraId="39AEDBAF" w14:textId="77777777" w:rsidR="00741A11" w:rsidRDefault="00741A11" w:rsidP="00741A11">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E1FDC" w14:paraId="0C1F4DE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42EA291" w14:textId="77777777" w:rsidR="00FE1FDC" w:rsidRDefault="00FE1FDC" w:rsidP="005853E1">
            <w:pPr>
              <w:pStyle w:val="TableTitle"/>
              <w:rPr>
                <w:color w:val="FF0000"/>
              </w:rPr>
            </w:pPr>
            <w:r>
              <w:t>Constraint : CK_Semantic_Relation_Chronological_Overlap</w:t>
            </w:r>
          </w:p>
        </w:tc>
      </w:tr>
      <w:tr w:rsidR="00FE1FDC" w14:paraId="4D413BF9" w14:textId="77777777">
        <w:tc>
          <w:tcPr>
            <w:tcW w:w="1548" w:type="dxa"/>
            <w:tcBorders>
              <w:top w:val="nil"/>
              <w:left w:val="single" w:sz="4" w:space="0" w:color="auto"/>
              <w:bottom w:val="single" w:sz="4" w:space="0" w:color="auto"/>
              <w:right w:val="single" w:sz="4" w:space="0" w:color="auto"/>
            </w:tcBorders>
            <w:shd w:val="clear" w:color="auto" w:fill="auto"/>
          </w:tcPr>
          <w:p w14:paraId="27FD27E2" w14:textId="77777777" w:rsidR="00FE1FDC" w:rsidRDefault="00FE1FDC" w:rsidP="005853E1">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EFD814" w14:textId="77777777" w:rsidR="00FE1FDC" w:rsidRDefault="00FE1FDC" w:rsidP="005853E1">
            <w:pPr>
              <w:pStyle w:val="TableRow"/>
            </w:pPr>
            <w:r>
              <w:t>Enforces the Chronological_Overlap field range of possible values.</w:t>
            </w:r>
          </w:p>
        </w:tc>
      </w:tr>
      <w:tr w:rsidR="00FE1FDC" w14:paraId="5B018FF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AA6AEF3" w14:textId="77777777" w:rsidR="00FE1FDC" w:rsidRDefault="00FE1FDC" w:rsidP="005853E1">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79284E8" w14:textId="77777777" w:rsidR="00FE1FDC" w:rsidRPr="00FE1FDC" w:rsidRDefault="00FE1FDC" w:rsidP="005853E1">
            <w:pPr>
              <w:pStyle w:val="CodeSamples"/>
              <w:spacing w:before="120" w:after="120"/>
            </w:pPr>
            <w:r w:rsidRPr="00FE1FDC">
              <w:t>([Chronological_Overlap] = 4 or ([Chronological_Overlap] = 3 or ([Chronological_Overlap] = 2 or ([Chronological_Overlap] = 1 or [Chronological_Overlap] = 0))) or [Chronological_Overlap] is null)</w:t>
            </w:r>
          </w:p>
        </w:tc>
      </w:tr>
    </w:tbl>
    <w:p w14:paraId="65FC24AF" w14:textId="77777777" w:rsidR="00FE1FDC" w:rsidRDefault="00FE1FDC" w:rsidP="00FE1FDC">
      <w:pPr>
        <w:pStyle w:val="NormalIndent"/>
      </w:pPr>
    </w:p>
    <w:p w14:paraId="15182B63" w14:textId="77777777" w:rsidR="00FE1FDC" w:rsidRDefault="00FE1FDC" w:rsidP="00741A11">
      <w:pPr>
        <w:pStyle w:val="NormalIndent"/>
      </w:pPr>
    </w:p>
    <w:p w14:paraId="5B453853" w14:textId="77777777" w:rsidR="00A16D7B" w:rsidRDefault="00A16D7B" w:rsidP="00840903">
      <w:pPr>
        <w:pStyle w:val="Heading4"/>
      </w:pPr>
      <w:bookmarkStart w:id="767" w:name="_Toc292879035"/>
      <w:r>
        <w:t>Subject_Area</w:t>
      </w:r>
      <w:bookmarkEnd w:id="767"/>
    </w:p>
    <w:p w14:paraId="098EAD4F" w14:textId="77777777" w:rsidR="00A16D7B" w:rsidRDefault="00A16D7B" w:rsidP="00A16D7B">
      <w:pPr>
        <w:pStyle w:val="NormalIndent"/>
      </w:pPr>
      <w:r>
        <w:t>Defines high level categories within which domains are stored, such as Geology, Taxonomy.</w:t>
      </w:r>
    </w:p>
    <w:p w14:paraId="419B6B6B" w14:textId="77777777" w:rsidR="002F2B17" w:rsidRPr="002F2B17" w:rsidRDefault="002F2B17" w:rsidP="00A16D7B">
      <w:pPr>
        <w:pStyle w:val="NormalIndent"/>
      </w:pPr>
      <w:r>
        <w:t xml:space="preserve">A system supplied subject area, called Geography, is present in this table with Subject_Area_Key set to </w:t>
      </w:r>
      <w:r w:rsidRPr="002F2B17">
        <w:t>DSS0039400000005</w:t>
      </w:r>
      <w:r>
        <w: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16D7B" w14:paraId="2C0509A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274B8CC" w14:textId="77777777" w:rsidR="00A16D7B" w:rsidRDefault="00A16D7B"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2E2242E" w14:textId="77777777" w:rsidR="00A16D7B" w:rsidRDefault="00A16D7B"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892C9C9" w14:textId="77777777" w:rsidR="00A16D7B" w:rsidRDefault="00A16D7B"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2540307" w14:textId="77777777" w:rsidR="00A16D7B" w:rsidRDefault="00A16D7B" w:rsidP="00A16D7B">
            <w:pPr>
              <w:pStyle w:val="TableColumnTitles"/>
              <w:keepNext/>
            </w:pPr>
            <w:r>
              <w:t>Size</w:t>
            </w:r>
          </w:p>
        </w:tc>
      </w:tr>
      <w:tr w:rsidR="00A16D7B" w14:paraId="442D5D63" w14:textId="77777777">
        <w:tc>
          <w:tcPr>
            <w:tcW w:w="2802" w:type="dxa"/>
            <w:tcBorders>
              <w:top w:val="nil"/>
              <w:left w:val="single" w:sz="6" w:space="0" w:color="auto"/>
              <w:bottom w:val="nil"/>
              <w:right w:val="single" w:sz="6" w:space="0" w:color="auto"/>
            </w:tcBorders>
            <w:shd w:val="clear" w:color="auto" w:fill="auto"/>
          </w:tcPr>
          <w:p w14:paraId="5850D510" w14:textId="77777777" w:rsidR="00A16D7B" w:rsidRDefault="00A16D7B" w:rsidP="00A16D7B">
            <w:pPr>
              <w:pStyle w:val="TableRow"/>
              <w:rPr>
                <w:u w:val="single"/>
              </w:rPr>
            </w:pPr>
            <w:r>
              <w:rPr>
                <w:u w:val="single"/>
              </w:rPr>
              <w:t>Subject_Area_Key</w:t>
            </w:r>
          </w:p>
        </w:tc>
        <w:tc>
          <w:tcPr>
            <w:tcW w:w="4536" w:type="dxa"/>
            <w:tcBorders>
              <w:top w:val="nil"/>
              <w:left w:val="single" w:sz="6" w:space="0" w:color="auto"/>
              <w:bottom w:val="nil"/>
              <w:right w:val="single" w:sz="6" w:space="0" w:color="auto"/>
            </w:tcBorders>
            <w:shd w:val="clear" w:color="auto" w:fill="auto"/>
          </w:tcPr>
          <w:p w14:paraId="300AAEE4" w14:textId="77777777" w:rsidR="00A16D7B" w:rsidRDefault="00A16D7B" w:rsidP="00A16D7B">
            <w:pPr>
              <w:pStyle w:val="TableRow"/>
            </w:pPr>
            <w:r>
              <w:t>Unique identifier for the Subject_Area table</w:t>
            </w:r>
          </w:p>
        </w:tc>
        <w:tc>
          <w:tcPr>
            <w:tcW w:w="1500" w:type="dxa"/>
            <w:tcBorders>
              <w:top w:val="nil"/>
              <w:left w:val="single" w:sz="6" w:space="0" w:color="auto"/>
              <w:bottom w:val="nil"/>
              <w:right w:val="single" w:sz="6" w:space="0" w:color="auto"/>
            </w:tcBorders>
            <w:shd w:val="clear" w:color="auto" w:fill="auto"/>
          </w:tcPr>
          <w:p w14:paraId="24E41FC5"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EA39238" w14:textId="77777777" w:rsidR="00A16D7B" w:rsidRDefault="00A16D7B" w:rsidP="00A16D7B">
            <w:pPr>
              <w:pStyle w:val="TableRow"/>
            </w:pPr>
            <w:r>
              <w:t>16</w:t>
            </w:r>
          </w:p>
        </w:tc>
      </w:tr>
      <w:tr w:rsidR="00A16D7B" w14:paraId="444B22E9" w14:textId="77777777">
        <w:tc>
          <w:tcPr>
            <w:tcW w:w="2802" w:type="dxa"/>
            <w:tcBorders>
              <w:top w:val="nil"/>
              <w:left w:val="single" w:sz="6" w:space="0" w:color="auto"/>
              <w:bottom w:val="nil"/>
              <w:right w:val="single" w:sz="6" w:space="0" w:color="auto"/>
            </w:tcBorders>
            <w:shd w:val="clear" w:color="auto" w:fill="auto"/>
          </w:tcPr>
          <w:p w14:paraId="1B648026" w14:textId="77777777" w:rsidR="00A16D7B" w:rsidRDefault="00A16D7B"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7994FBD5" w14:textId="77777777" w:rsidR="00A16D7B" w:rsidRDefault="00A16D7B" w:rsidP="00A16D7B">
            <w:pPr>
              <w:pStyle w:val="TableRow"/>
            </w:pPr>
            <w:r>
              <w:t>Name of the subject area.</w:t>
            </w:r>
          </w:p>
        </w:tc>
        <w:tc>
          <w:tcPr>
            <w:tcW w:w="1500" w:type="dxa"/>
            <w:tcBorders>
              <w:top w:val="nil"/>
              <w:left w:val="single" w:sz="6" w:space="0" w:color="auto"/>
              <w:bottom w:val="nil"/>
              <w:right w:val="single" w:sz="6" w:space="0" w:color="auto"/>
            </w:tcBorders>
            <w:shd w:val="clear" w:color="auto" w:fill="auto"/>
          </w:tcPr>
          <w:p w14:paraId="638E05E6"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A853B91" w14:textId="77777777" w:rsidR="00A16D7B" w:rsidRDefault="00A16D7B" w:rsidP="00A16D7B">
            <w:pPr>
              <w:pStyle w:val="TableRow"/>
            </w:pPr>
            <w:r>
              <w:t>100</w:t>
            </w:r>
          </w:p>
        </w:tc>
      </w:tr>
      <w:tr w:rsidR="00A16D7B" w14:paraId="147AA802" w14:textId="77777777">
        <w:tc>
          <w:tcPr>
            <w:tcW w:w="2802" w:type="dxa"/>
            <w:tcBorders>
              <w:top w:val="nil"/>
              <w:left w:val="single" w:sz="6" w:space="0" w:color="auto"/>
              <w:bottom w:val="nil"/>
              <w:right w:val="single" w:sz="6" w:space="0" w:color="auto"/>
            </w:tcBorders>
            <w:shd w:val="clear" w:color="auto" w:fill="auto"/>
          </w:tcPr>
          <w:p w14:paraId="11871A71" w14:textId="77777777" w:rsidR="00A16D7B" w:rsidRDefault="00A16D7B" w:rsidP="00A16D7B">
            <w:pPr>
              <w:pStyle w:val="TableRow"/>
            </w:pPr>
            <w:r>
              <w:t>Comment</w:t>
            </w:r>
          </w:p>
        </w:tc>
        <w:tc>
          <w:tcPr>
            <w:tcW w:w="4536" w:type="dxa"/>
            <w:tcBorders>
              <w:top w:val="nil"/>
              <w:left w:val="single" w:sz="6" w:space="0" w:color="auto"/>
              <w:bottom w:val="nil"/>
              <w:right w:val="single" w:sz="6" w:space="0" w:color="auto"/>
            </w:tcBorders>
            <w:shd w:val="clear" w:color="auto" w:fill="auto"/>
          </w:tcPr>
          <w:p w14:paraId="070E13B5" w14:textId="77777777" w:rsidR="00A16D7B" w:rsidRDefault="00A16D7B" w:rsidP="00A16D7B">
            <w:pPr>
              <w:pStyle w:val="TableRow"/>
            </w:pPr>
            <w:r>
              <w:t>Comment regarding the subject area.</w:t>
            </w:r>
          </w:p>
        </w:tc>
        <w:tc>
          <w:tcPr>
            <w:tcW w:w="1500" w:type="dxa"/>
            <w:tcBorders>
              <w:top w:val="nil"/>
              <w:left w:val="single" w:sz="6" w:space="0" w:color="auto"/>
              <w:bottom w:val="nil"/>
              <w:right w:val="single" w:sz="6" w:space="0" w:color="auto"/>
            </w:tcBorders>
            <w:shd w:val="clear" w:color="auto" w:fill="auto"/>
          </w:tcPr>
          <w:p w14:paraId="4216B223" w14:textId="77777777" w:rsidR="00A16D7B" w:rsidRDefault="00A16D7B" w:rsidP="00A16D7B">
            <w:pPr>
              <w:pStyle w:val="TableRow"/>
            </w:pPr>
            <w:r>
              <w:t>text Null</w:t>
            </w:r>
          </w:p>
        </w:tc>
        <w:tc>
          <w:tcPr>
            <w:tcW w:w="1127" w:type="dxa"/>
            <w:tcBorders>
              <w:top w:val="nil"/>
              <w:left w:val="single" w:sz="6" w:space="0" w:color="auto"/>
              <w:bottom w:val="nil"/>
              <w:right w:val="single" w:sz="6" w:space="0" w:color="auto"/>
            </w:tcBorders>
            <w:shd w:val="clear" w:color="auto" w:fill="auto"/>
          </w:tcPr>
          <w:p w14:paraId="7BBCC912" w14:textId="77777777" w:rsidR="00A16D7B" w:rsidRDefault="00A16D7B" w:rsidP="00A16D7B">
            <w:pPr>
              <w:pStyle w:val="TableRow"/>
            </w:pPr>
          </w:p>
        </w:tc>
      </w:tr>
      <w:tr w:rsidR="00A16D7B" w14:paraId="35C98CEC" w14:textId="77777777">
        <w:tc>
          <w:tcPr>
            <w:tcW w:w="2802" w:type="dxa"/>
            <w:tcBorders>
              <w:top w:val="nil"/>
              <w:left w:val="single" w:sz="6" w:space="0" w:color="auto"/>
              <w:bottom w:val="nil"/>
              <w:right w:val="single" w:sz="6" w:space="0" w:color="auto"/>
            </w:tcBorders>
            <w:shd w:val="clear" w:color="auto" w:fill="auto"/>
          </w:tcPr>
          <w:p w14:paraId="408C20EE" w14:textId="77777777" w:rsidR="00A16D7B" w:rsidRDefault="00A16D7B"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AD819E2" w14:textId="77777777" w:rsidR="00A16D7B" w:rsidRDefault="00A16D7B"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F65E19F"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28D6787" w14:textId="77777777" w:rsidR="00A16D7B" w:rsidRDefault="00A16D7B" w:rsidP="00A16D7B">
            <w:pPr>
              <w:pStyle w:val="TableRow"/>
            </w:pPr>
            <w:r>
              <w:t>16</w:t>
            </w:r>
          </w:p>
        </w:tc>
      </w:tr>
      <w:tr w:rsidR="00A16D7B" w14:paraId="2C8FA279" w14:textId="77777777">
        <w:tc>
          <w:tcPr>
            <w:tcW w:w="2802" w:type="dxa"/>
            <w:tcBorders>
              <w:top w:val="nil"/>
              <w:left w:val="single" w:sz="6" w:space="0" w:color="auto"/>
              <w:bottom w:val="nil"/>
              <w:right w:val="single" w:sz="6" w:space="0" w:color="auto"/>
            </w:tcBorders>
            <w:shd w:val="clear" w:color="auto" w:fill="auto"/>
          </w:tcPr>
          <w:p w14:paraId="102FFC59" w14:textId="77777777" w:rsidR="00A16D7B" w:rsidRDefault="00A16D7B"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1BF0A82B" w14:textId="77777777" w:rsidR="00A16D7B" w:rsidRDefault="00A16D7B"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A70382F"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3E28569D" w14:textId="77777777" w:rsidR="00A16D7B" w:rsidRDefault="00A16D7B" w:rsidP="00A16D7B">
            <w:pPr>
              <w:pStyle w:val="TableRow"/>
            </w:pPr>
            <w:r>
              <w:t>16</w:t>
            </w:r>
          </w:p>
        </w:tc>
      </w:tr>
      <w:tr w:rsidR="00A16D7B" w14:paraId="066B15F8" w14:textId="77777777">
        <w:tc>
          <w:tcPr>
            <w:tcW w:w="2802" w:type="dxa"/>
            <w:tcBorders>
              <w:top w:val="nil"/>
              <w:left w:val="single" w:sz="6" w:space="0" w:color="auto"/>
              <w:bottom w:val="nil"/>
              <w:right w:val="single" w:sz="6" w:space="0" w:color="auto"/>
            </w:tcBorders>
            <w:shd w:val="clear" w:color="auto" w:fill="auto"/>
          </w:tcPr>
          <w:p w14:paraId="1D58C2D7" w14:textId="77777777" w:rsidR="00A16D7B" w:rsidRDefault="00A16D7B"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137857F" w14:textId="77777777" w:rsidR="00A16D7B" w:rsidRDefault="00A16D7B"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A095FB4" w14:textId="77777777" w:rsidR="00A16D7B" w:rsidRDefault="00A16D7B"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4A98549" w14:textId="77777777" w:rsidR="00A16D7B" w:rsidRDefault="00A16D7B" w:rsidP="00A16D7B">
            <w:pPr>
              <w:pStyle w:val="TableRow"/>
            </w:pPr>
          </w:p>
        </w:tc>
      </w:tr>
      <w:tr w:rsidR="00A16D7B" w14:paraId="0E6107EB" w14:textId="77777777">
        <w:tc>
          <w:tcPr>
            <w:tcW w:w="2802" w:type="dxa"/>
            <w:tcBorders>
              <w:top w:val="nil"/>
              <w:left w:val="single" w:sz="6" w:space="0" w:color="auto"/>
              <w:bottom w:val="nil"/>
              <w:right w:val="single" w:sz="6" w:space="0" w:color="auto"/>
            </w:tcBorders>
            <w:shd w:val="clear" w:color="auto" w:fill="auto"/>
          </w:tcPr>
          <w:p w14:paraId="55367367" w14:textId="77777777" w:rsidR="00A16D7B" w:rsidRDefault="00A16D7B"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24F62BFC" w14:textId="77777777" w:rsidR="00A16D7B" w:rsidRDefault="00A16D7B"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30215CD"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520B163D" w14:textId="77777777" w:rsidR="00A16D7B" w:rsidRDefault="00A16D7B" w:rsidP="00A16D7B">
            <w:pPr>
              <w:pStyle w:val="TableRow"/>
            </w:pPr>
            <w:r>
              <w:t>8</w:t>
            </w:r>
          </w:p>
        </w:tc>
      </w:tr>
      <w:tr w:rsidR="00A16D7B" w14:paraId="25B8CF21" w14:textId="77777777">
        <w:tc>
          <w:tcPr>
            <w:tcW w:w="2802" w:type="dxa"/>
            <w:tcBorders>
              <w:top w:val="nil"/>
              <w:left w:val="single" w:sz="6" w:space="0" w:color="auto"/>
              <w:bottom w:val="single" w:sz="6" w:space="0" w:color="auto"/>
              <w:right w:val="single" w:sz="6" w:space="0" w:color="auto"/>
            </w:tcBorders>
            <w:shd w:val="clear" w:color="auto" w:fill="auto"/>
          </w:tcPr>
          <w:p w14:paraId="3B79691C" w14:textId="77777777" w:rsidR="00A16D7B" w:rsidRDefault="00A16D7B"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BC22D7D" w14:textId="77777777" w:rsidR="00A16D7B" w:rsidRDefault="00A16D7B"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357F7D8" w14:textId="77777777" w:rsidR="00A16D7B" w:rsidRDefault="00A16D7B"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0CBCE5F" w14:textId="77777777" w:rsidR="00A16D7B" w:rsidRDefault="00A16D7B" w:rsidP="00A16D7B">
            <w:pPr>
              <w:pStyle w:val="TableRow"/>
            </w:pPr>
            <w:r>
              <w:t>8</w:t>
            </w:r>
          </w:p>
        </w:tc>
      </w:tr>
    </w:tbl>
    <w:p w14:paraId="3DEEFCCE" w14:textId="77777777" w:rsidR="00A16D7B" w:rsidRDefault="00A16D7B" w:rsidP="00A16D7B">
      <w:pPr>
        <w:pStyle w:val="NormalIndent"/>
      </w:pPr>
    </w:p>
    <w:p w14:paraId="14654BAF" w14:textId="77777777" w:rsidR="00A16D7B" w:rsidRDefault="00A16D7B" w:rsidP="00840903">
      <w:pPr>
        <w:pStyle w:val="Heading4"/>
      </w:pPr>
      <w:bookmarkStart w:id="768" w:name="_Ref79289683"/>
      <w:bookmarkStart w:id="769" w:name="_Toc292879036"/>
      <w:r>
        <w:t>Term</w:t>
      </w:r>
      <w:bookmarkEnd w:id="768"/>
      <w:bookmarkEnd w:id="769"/>
    </w:p>
    <w:p w14:paraId="0D153678" w14:textId="77777777" w:rsidR="00A16D7B" w:rsidRDefault="00A16D7B" w:rsidP="00A16D7B">
      <w:pPr>
        <w:pStyle w:val="NormalIndent"/>
      </w:pPr>
      <w:r>
        <w:t>Table of all unique terms in the thesaurus.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16D7B" w14:paraId="171E155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1D74E6C" w14:textId="77777777" w:rsidR="00A16D7B" w:rsidRDefault="00A16D7B"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BE83AE2" w14:textId="77777777" w:rsidR="00A16D7B" w:rsidRDefault="00A16D7B"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727CC0A" w14:textId="77777777" w:rsidR="00A16D7B" w:rsidRDefault="00A16D7B"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CCB879B" w14:textId="77777777" w:rsidR="00A16D7B" w:rsidRDefault="00A16D7B" w:rsidP="00A16D7B">
            <w:pPr>
              <w:pStyle w:val="TableColumnTitles"/>
              <w:keepNext/>
            </w:pPr>
            <w:r>
              <w:t>Size</w:t>
            </w:r>
          </w:p>
        </w:tc>
      </w:tr>
      <w:tr w:rsidR="00A16D7B" w14:paraId="052B4A3A" w14:textId="77777777">
        <w:tc>
          <w:tcPr>
            <w:tcW w:w="2802" w:type="dxa"/>
            <w:tcBorders>
              <w:top w:val="nil"/>
              <w:left w:val="single" w:sz="6" w:space="0" w:color="auto"/>
              <w:bottom w:val="nil"/>
              <w:right w:val="single" w:sz="6" w:space="0" w:color="auto"/>
            </w:tcBorders>
            <w:shd w:val="clear" w:color="auto" w:fill="auto"/>
          </w:tcPr>
          <w:p w14:paraId="7825376A" w14:textId="77777777" w:rsidR="00A16D7B" w:rsidRDefault="00A16D7B" w:rsidP="00A16D7B">
            <w:pPr>
              <w:pStyle w:val="TableRow"/>
              <w:rPr>
                <w:u w:val="single"/>
              </w:rPr>
            </w:pPr>
            <w:r>
              <w:rPr>
                <w:u w:val="single"/>
              </w:rPr>
              <w:t>Term_Key</w:t>
            </w:r>
          </w:p>
        </w:tc>
        <w:tc>
          <w:tcPr>
            <w:tcW w:w="4536" w:type="dxa"/>
            <w:tcBorders>
              <w:top w:val="nil"/>
              <w:left w:val="single" w:sz="6" w:space="0" w:color="auto"/>
              <w:bottom w:val="nil"/>
              <w:right w:val="single" w:sz="6" w:space="0" w:color="auto"/>
            </w:tcBorders>
            <w:shd w:val="clear" w:color="auto" w:fill="auto"/>
          </w:tcPr>
          <w:p w14:paraId="46CBE008" w14:textId="77777777" w:rsidR="00A16D7B" w:rsidRDefault="00A16D7B" w:rsidP="00A16D7B">
            <w:pPr>
              <w:pStyle w:val="TableRow"/>
            </w:pPr>
            <w:r>
              <w:t>Unique identifier for the Term table</w:t>
            </w:r>
          </w:p>
        </w:tc>
        <w:tc>
          <w:tcPr>
            <w:tcW w:w="1500" w:type="dxa"/>
            <w:tcBorders>
              <w:top w:val="nil"/>
              <w:left w:val="single" w:sz="6" w:space="0" w:color="auto"/>
              <w:bottom w:val="nil"/>
              <w:right w:val="single" w:sz="6" w:space="0" w:color="auto"/>
            </w:tcBorders>
            <w:shd w:val="clear" w:color="auto" w:fill="auto"/>
          </w:tcPr>
          <w:p w14:paraId="165E7CEF"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1EB9120" w14:textId="77777777" w:rsidR="00A16D7B" w:rsidRDefault="00A16D7B" w:rsidP="00A16D7B">
            <w:pPr>
              <w:pStyle w:val="TableRow"/>
            </w:pPr>
            <w:r>
              <w:t>16</w:t>
            </w:r>
          </w:p>
        </w:tc>
      </w:tr>
      <w:tr w:rsidR="00A16D7B" w14:paraId="1EF7F177" w14:textId="77777777">
        <w:tc>
          <w:tcPr>
            <w:tcW w:w="2802" w:type="dxa"/>
            <w:tcBorders>
              <w:top w:val="nil"/>
              <w:left w:val="single" w:sz="6" w:space="0" w:color="auto"/>
              <w:bottom w:val="nil"/>
              <w:right w:val="single" w:sz="6" w:space="0" w:color="auto"/>
            </w:tcBorders>
            <w:shd w:val="clear" w:color="auto" w:fill="auto"/>
          </w:tcPr>
          <w:p w14:paraId="68CB3F20" w14:textId="77777777" w:rsidR="00A16D7B" w:rsidRDefault="00A16D7B" w:rsidP="00A16D7B">
            <w:pPr>
              <w:pStyle w:val="TableRow"/>
            </w:pPr>
            <w:r>
              <w:t>Language_Key</w:t>
            </w:r>
          </w:p>
        </w:tc>
        <w:tc>
          <w:tcPr>
            <w:tcW w:w="4536" w:type="dxa"/>
            <w:tcBorders>
              <w:top w:val="nil"/>
              <w:left w:val="single" w:sz="6" w:space="0" w:color="auto"/>
              <w:bottom w:val="nil"/>
              <w:right w:val="single" w:sz="6" w:space="0" w:color="auto"/>
            </w:tcBorders>
            <w:shd w:val="clear" w:color="auto" w:fill="auto"/>
          </w:tcPr>
          <w:p w14:paraId="5841A755" w14:textId="77777777" w:rsidR="00A16D7B" w:rsidRDefault="00A16D7B" w:rsidP="00A16D7B">
            <w:pPr>
              <w:pStyle w:val="TableRow"/>
            </w:pPr>
            <w:r>
              <w:t>Identifies the language of the term.</w:t>
            </w:r>
          </w:p>
        </w:tc>
        <w:tc>
          <w:tcPr>
            <w:tcW w:w="1500" w:type="dxa"/>
            <w:tcBorders>
              <w:top w:val="nil"/>
              <w:left w:val="single" w:sz="6" w:space="0" w:color="auto"/>
              <w:bottom w:val="nil"/>
              <w:right w:val="single" w:sz="6" w:space="0" w:color="auto"/>
            </w:tcBorders>
            <w:shd w:val="clear" w:color="auto" w:fill="auto"/>
          </w:tcPr>
          <w:p w14:paraId="69BD599E"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023F843" w14:textId="77777777" w:rsidR="00A16D7B" w:rsidRDefault="00A16D7B" w:rsidP="00A16D7B">
            <w:pPr>
              <w:pStyle w:val="TableRow"/>
            </w:pPr>
            <w:r>
              <w:t>4</w:t>
            </w:r>
          </w:p>
        </w:tc>
      </w:tr>
      <w:tr w:rsidR="00A16D7B" w14:paraId="4A46D3F8" w14:textId="77777777">
        <w:tc>
          <w:tcPr>
            <w:tcW w:w="2802" w:type="dxa"/>
            <w:tcBorders>
              <w:top w:val="nil"/>
              <w:left w:val="single" w:sz="6" w:space="0" w:color="auto"/>
              <w:bottom w:val="nil"/>
              <w:right w:val="single" w:sz="6" w:space="0" w:color="auto"/>
            </w:tcBorders>
            <w:shd w:val="clear" w:color="auto" w:fill="auto"/>
          </w:tcPr>
          <w:p w14:paraId="28F734E1" w14:textId="77777777" w:rsidR="00A16D7B" w:rsidRDefault="00A16D7B"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2EB45CA1" w14:textId="77777777" w:rsidR="00A16D7B" w:rsidRDefault="00C443D9" w:rsidP="00A16D7B">
            <w:pPr>
              <w:pStyle w:val="TableRow"/>
            </w:pPr>
            <w:r>
              <w:t>This field is obsolete.</w:t>
            </w:r>
          </w:p>
        </w:tc>
        <w:tc>
          <w:tcPr>
            <w:tcW w:w="1500" w:type="dxa"/>
            <w:tcBorders>
              <w:top w:val="nil"/>
              <w:left w:val="single" w:sz="6" w:space="0" w:color="auto"/>
              <w:bottom w:val="nil"/>
              <w:right w:val="single" w:sz="6" w:space="0" w:color="auto"/>
            </w:tcBorders>
            <w:shd w:val="clear" w:color="auto" w:fill="auto"/>
          </w:tcPr>
          <w:p w14:paraId="58524B80" w14:textId="77777777" w:rsidR="00A16D7B" w:rsidRDefault="00A16D7B" w:rsidP="00A16D7B">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6827647C" w14:textId="77777777" w:rsidR="00A16D7B" w:rsidRDefault="00A16D7B" w:rsidP="00A16D7B">
            <w:pPr>
              <w:pStyle w:val="TableRow"/>
            </w:pPr>
            <w:r>
              <w:t>150</w:t>
            </w:r>
          </w:p>
        </w:tc>
      </w:tr>
      <w:tr w:rsidR="00A16D7B" w14:paraId="2D7EA3A2" w14:textId="77777777">
        <w:tc>
          <w:tcPr>
            <w:tcW w:w="2802" w:type="dxa"/>
            <w:tcBorders>
              <w:top w:val="nil"/>
              <w:left w:val="single" w:sz="6" w:space="0" w:color="auto"/>
              <w:bottom w:val="nil"/>
              <w:right w:val="single" w:sz="6" w:space="0" w:color="auto"/>
            </w:tcBorders>
            <w:shd w:val="clear" w:color="auto" w:fill="auto"/>
          </w:tcPr>
          <w:p w14:paraId="1A3EB2A7" w14:textId="77777777" w:rsidR="00A16D7B" w:rsidRDefault="00A16D7B" w:rsidP="00A16D7B">
            <w:pPr>
              <w:pStyle w:val="TableRow"/>
            </w:pPr>
            <w:r>
              <w:lastRenderedPageBreak/>
              <w:t>Plaintext</w:t>
            </w:r>
          </w:p>
        </w:tc>
        <w:tc>
          <w:tcPr>
            <w:tcW w:w="4536" w:type="dxa"/>
            <w:tcBorders>
              <w:top w:val="nil"/>
              <w:left w:val="single" w:sz="6" w:space="0" w:color="auto"/>
              <w:bottom w:val="nil"/>
              <w:right w:val="single" w:sz="6" w:space="0" w:color="auto"/>
            </w:tcBorders>
            <w:shd w:val="clear" w:color="auto" w:fill="auto"/>
          </w:tcPr>
          <w:p w14:paraId="7258772C" w14:textId="77777777" w:rsidR="00A16D7B" w:rsidRDefault="00C443D9" w:rsidP="00144C6C">
            <w:pPr>
              <w:pStyle w:val="TableRow"/>
            </w:pPr>
            <w:r>
              <w:t xml:space="preserve">The text of the </w:t>
            </w:r>
            <w:r w:rsidR="00A16D7B">
              <w:t>term</w:t>
            </w:r>
            <w:r>
              <w:t xml:space="preserve"> (with no </w:t>
            </w:r>
            <w:r w:rsidR="00A16D7B">
              <w:t>HTML formatting</w:t>
            </w:r>
            <w:r>
              <w:t>).</w:t>
            </w:r>
          </w:p>
          <w:p w14:paraId="46E0D044" w14:textId="77777777" w:rsidR="00502826" w:rsidRPr="0088393D" w:rsidRDefault="00502826" w:rsidP="00A16D7B">
            <w:pPr>
              <w:pStyle w:val="TableRow"/>
            </w:pPr>
            <w:r>
              <w:t xml:space="preserve">The collation sequence of this column is </w:t>
            </w:r>
            <w:r w:rsidR="0088393D" w:rsidRPr="0088393D">
              <w:t>SQL_Latin1_General_CP1_CI_AI</w:t>
            </w:r>
            <w:r w:rsidR="0088393D">
              <w:t>, ensuring that text searches are accent-insensitive.</w:t>
            </w:r>
          </w:p>
        </w:tc>
        <w:tc>
          <w:tcPr>
            <w:tcW w:w="1500" w:type="dxa"/>
            <w:tcBorders>
              <w:top w:val="nil"/>
              <w:left w:val="single" w:sz="6" w:space="0" w:color="auto"/>
              <w:bottom w:val="nil"/>
              <w:right w:val="single" w:sz="6" w:space="0" w:color="auto"/>
            </w:tcBorders>
            <w:shd w:val="clear" w:color="auto" w:fill="auto"/>
          </w:tcPr>
          <w:p w14:paraId="39A28F27" w14:textId="77777777" w:rsidR="00A16D7B" w:rsidRDefault="00A16D7B" w:rsidP="00A16D7B">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2C5AABD4" w14:textId="77777777" w:rsidR="00A16D7B" w:rsidRDefault="00A16D7B" w:rsidP="00A16D7B">
            <w:pPr>
              <w:pStyle w:val="TableRow"/>
            </w:pPr>
            <w:r>
              <w:t>150</w:t>
            </w:r>
          </w:p>
        </w:tc>
      </w:tr>
      <w:tr w:rsidR="00A16D7B" w14:paraId="276F7D8A" w14:textId="77777777">
        <w:tc>
          <w:tcPr>
            <w:tcW w:w="2802" w:type="dxa"/>
            <w:tcBorders>
              <w:top w:val="nil"/>
              <w:left w:val="single" w:sz="6" w:space="0" w:color="auto"/>
              <w:bottom w:val="nil"/>
              <w:right w:val="single" w:sz="6" w:space="0" w:color="auto"/>
            </w:tcBorders>
            <w:shd w:val="clear" w:color="auto" w:fill="auto"/>
          </w:tcPr>
          <w:p w14:paraId="6E58397E" w14:textId="77777777" w:rsidR="00A16D7B" w:rsidRDefault="00A16D7B"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9A28717" w14:textId="77777777" w:rsidR="00A16D7B" w:rsidRDefault="00A16D7B"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B2561FB"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42CD836" w14:textId="77777777" w:rsidR="00A16D7B" w:rsidRDefault="00A16D7B" w:rsidP="00A16D7B">
            <w:pPr>
              <w:pStyle w:val="TableRow"/>
            </w:pPr>
            <w:r>
              <w:t>16</w:t>
            </w:r>
          </w:p>
        </w:tc>
      </w:tr>
      <w:tr w:rsidR="00A16D7B" w14:paraId="4CCFD702" w14:textId="77777777">
        <w:tc>
          <w:tcPr>
            <w:tcW w:w="2802" w:type="dxa"/>
            <w:tcBorders>
              <w:top w:val="nil"/>
              <w:left w:val="single" w:sz="6" w:space="0" w:color="auto"/>
              <w:bottom w:val="nil"/>
              <w:right w:val="single" w:sz="6" w:space="0" w:color="auto"/>
            </w:tcBorders>
            <w:shd w:val="clear" w:color="auto" w:fill="auto"/>
          </w:tcPr>
          <w:p w14:paraId="7B2FDC83" w14:textId="77777777" w:rsidR="00A16D7B" w:rsidRDefault="00A16D7B"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762B956F" w14:textId="77777777" w:rsidR="00A16D7B" w:rsidRDefault="00A16D7B"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110A94E"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773BD10D" w14:textId="77777777" w:rsidR="00A16D7B" w:rsidRDefault="00A16D7B" w:rsidP="00A16D7B">
            <w:pPr>
              <w:pStyle w:val="TableRow"/>
            </w:pPr>
            <w:r>
              <w:t>16</w:t>
            </w:r>
          </w:p>
        </w:tc>
      </w:tr>
      <w:tr w:rsidR="00A16D7B" w14:paraId="578EC45F" w14:textId="77777777">
        <w:tc>
          <w:tcPr>
            <w:tcW w:w="2802" w:type="dxa"/>
            <w:tcBorders>
              <w:top w:val="nil"/>
              <w:left w:val="single" w:sz="6" w:space="0" w:color="auto"/>
              <w:bottom w:val="nil"/>
              <w:right w:val="single" w:sz="6" w:space="0" w:color="auto"/>
            </w:tcBorders>
            <w:shd w:val="clear" w:color="auto" w:fill="auto"/>
          </w:tcPr>
          <w:p w14:paraId="5C7853B2" w14:textId="77777777" w:rsidR="00A16D7B" w:rsidRDefault="00A16D7B"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0F2FCA0E" w14:textId="77777777" w:rsidR="00A16D7B" w:rsidRDefault="00A16D7B"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37672E43" w14:textId="77777777" w:rsidR="00A16D7B" w:rsidRDefault="00A16D7B"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0C669C81" w14:textId="77777777" w:rsidR="00A16D7B" w:rsidRDefault="00A16D7B" w:rsidP="00A16D7B">
            <w:pPr>
              <w:pStyle w:val="TableRow"/>
            </w:pPr>
          </w:p>
        </w:tc>
      </w:tr>
      <w:tr w:rsidR="00A16D7B" w14:paraId="6886BB87" w14:textId="77777777">
        <w:tc>
          <w:tcPr>
            <w:tcW w:w="2802" w:type="dxa"/>
            <w:tcBorders>
              <w:top w:val="nil"/>
              <w:left w:val="single" w:sz="6" w:space="0" w:color="auto"/>
              <w:bottom w:val="nil"/>
              <w:right w:val="single" w:sz="6" w:space="0" w:color="auto"/>
            </w:tcBorders>
            <w:shd w:val="clear" w:color="auto" w:fill="auto"/>
          </w:tcPr>
          <w:p w14:paraId="1B10639B" w14:textId="77777777" w:rsidR="00A16D7B" w:rsidRDefault="00A16D7B"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5EC9E4C8" w14:textId="77777777" w:rsidR="00A16D7B" w:rsidRDefault="00A16D7B"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25AC4B2"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6F3893B0" w14:textId="77777777" w:rsidR="00A16D7B" w:rsidRDefault="00A16D7B" w:rsidP="00A16D7B">
            <w:pPr>
              <w:pStyle w:val="TableRow"/>
            </w:pPr>
            <w:r>
              <w:t>8</w:t>
            </w:r>
          </w:p>
        </w:tc>
      </w:tr>
      <w:tr w:rsidR="00A16D7B" w14:paraId="3E743C5B" w14:textId="77777777">
        <w:tc>
          <w:tcPr>
            <w:tcW w:w="2802" w:type="dxa"/>
            <w:tcBorders>
              <w:top w:val="nil"/>
              <w:left w:val="single" w:sz="6" w:space="0" w:color="auto"/>
              <w:bottom w:val="single" w:sz="6" w:space="0" w:color="auto"/>
              <w:right w:val="single" w:sz="6" w:space="0" w:color="auto"/>
            </w:tcBorders>
            <w:shd w:val="clear" w:color="auto" w:fill="auto"/>
          </w:tcPr>
          <w:p w14:paraId="13D50CE0" w14:textId="77777777" w:rsidR="00A16D7B" w:rsidRDefault="00A16D7B"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F5BB740" w14:textId="77777777" w:rsidR="00A16D7B" w:rsidRDefault="00A16D7B"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C921633" w14:textId="77777777" w:rsidR="00A16D7B" w:rsidRDefault="00A16D7B"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7B6A776B" w14:textId="77777777" w:rsidR="00A16D7B" w:rsidRDefault="00A16D7B" w:rsidP="00A16D7B">
            <w:pPr>
              <w:pStyle w:val="TableRow"/>
            </w:pPr>
            <w:r>
              <w:t>8</w:t>
            </w:r>
          </w:p>
        </w:tc>
      </w:tr>
    </w:tbl>
    <w:p w14:paraId="0C3C4BE6" w14:textId="77777777" w:rsidR="00A16D7B" w:rsidRDefault="00A16D7B" w:rsidP="00A16D7B">
      <w:pPr>
        <w:pStyle w:val="NormalIndent"/>
      </w:pP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16D7B" w14:paraId="07C2119A" w14:textId="77777777" w:rsidTr="0041353C">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0386C0F" w14:textId="77777777" w:rsidR="00A16D7B" w:rsidRDefault="00A16D7B" w:rsidP="00A16D7B">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F962317" w14:textId="77777777" w:rsidR="00A16D7B" w:rsidRDefault="00A16D7B" w:rsidP="00A16D7B">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DCCE035" w14:textId="77777777" w:rsidR="00A16D7B" w:rsidRDefault="00A16D7B" w:rsidP="00A16D7B">
            <w:pPr>
              <w:pStyle w:val="TableColumnTitles"/>
              <w:keepNext/>
            </w:pPr>
            <w:r>
              <w:t>Options</w:t>
            </w:r>
          </w:p>
        </w:tc>
      </w:tr>
      <w:tr w:rsidR="00A16D7B" w14:paraId="34EA9DF6" w14:textId="77777777" w:rsidTr="0041353C">
        <w:tc>
          <w:tcPr>
            <w:tcW w:w="2801" w:type="dxa"/>
            <w:tcBorders>
              <w:top w:val="single" w:sz="12" w:space="0" w:color="auto"/>
              <w:left w:val="single" w:sz="4" w:space="0" w:color="auto"/>
              <w:bottom w:val="single" w:sz="6" w:space="0" w:color="auto"/>
              <w:right w:val="single" w:sz="6" w:space="0" w:color="auto"/>
            </w:tcBorders>
            <w:shd w:val="clear" w:color="auto" w:fill="auto"/>
          </w:tcPr>
          <w:p w14:paraId="3B29FD65" w14:textId="77777777" w:rsidR="00A16D7B" w:rsidRDefault="00A16D7B" w:rsidP="00A16D7B">
            <w:pPr>
              <w:pStyle w:val="TableRow"/>
            </w:pPr>
            <w:r>
              <w:t>IX_Term_Unique</w:t>
            </w:r>
          </w:p>
        </w:tc>
        <w:tc>
          <w:tcPr>
            <w:tcW w:w="3543" w:type="dxa"/>
            <w:tcBorders>
              <w:top w:val="single" w:sz="12" w:space="0" w:color="auto"/>
              <w:left w:val="single" w:sz="6" w:space="0" w:color="auto"/>
              <w:bottom w:val="single" w:sz="6" w:space="0" w:color="auto"/>
              <w:right w:val="single" w:sz="6" w:space="0" w:color="auto"/>
            </w:tcBorders>
            <w:shd w:val="clear" w:color="auto" w:fill="auto"/>
          </w:tcPr>
          <w:p w14:paraId="54EADD6B" w14:textId="77777777" w:rsidR="00A16D7B" w:rsidRDefault="0041353C" w:rsidP="0041353C">
            <w:pPr>
              <w:pStyle w:val="TableRow"/>
            </w:pPr>
            <w:r>
              <w:t>Plaintext, Language_Key</w:t>
            </w:r>
          </w:p>
        </w:tc>
        <w:tc>
          <w:tcPr>
            <w:tcW w:w="3624" w:type="dxa"/>
            <w:tcBorders>
              <w:top w:val="single" w:sz="12" w:space="0" w:color="auto"/>
              <w:left w:val="single" w:sz="6" w:space="0" w:color="auto"/>
              <w:bottom w:val="single" w:sz="6" w:space="0" w:color="auto"/>
              <w:right w:val="single" w:sz="4" w:space="0" w:color="auto"/>
            </w:tcBorders>
            <w:shd w:val="clear" w:color="auto" w:fill="auto"/>
          </w:tcPr>
          <w:p w14:paraId="513D3A18" w14:textId="77777777" w:rsidR="00A16D7B" w:rsidRDefault="00A16D7B" w:rsidP="00A16D7B">
            <w:pPr>
              <w:pStyle w:val="TableRow"/>
            </w:pPr>
            <w:r>
              <w:t>nonclustered, unique, unique key located on PRIMARY</w:t>
            </w:r>
          </w:p>
        </w:tc>
      </w:tr>
    </w:tbl>
    <w:p w14:paraId="27BAA7C8"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6A3CBF2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EC36D16" w14:textId="77777777" w:rsidR="00A16D7B" w:rsidRDefault="00A16D7B" w:rsidP="00A16D7B">
            <w:pPr>
              <w:pStyle w:val="TableTitle"/>
              <w:rPr>
                <w:color w:val="FF0000"/>
              </w:rPr>
            </w:pPr>
            <w:r>
              <w:t>Constraint : FK_Term_Language</w:t>
            </w:r>
          </w:p>
        </w:tc>
      </w:tr>
      <w:tr w:rsidR="00A16D7B" w14:paraId="31339E93" w14:textId="77777777">
        <w:tc>
          <w:tcPr>
            <w:tcW w:w="1548" w:type="dxa"/>
            <w:tcBorders>
              <w:top w:val="nil"/>
              <w:left w:val="single" w:sz="4" w:space="0" w:color="auto"/>
              <w:bottom w:val="single" w:sz="4" w:space="0" w:color="auto"/>
              <w:right w:val="single" w:sz="4" w:space="0" w:color="auto"/>
            </w:tcBorders>
            <w:shd w:val="clear" w:color="auto" w:fill="auto"/>
          </w:tcPr>
          <w:p w14:paraId="377D4289"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B6E4AAC" w14:textId="77777777" w:rsidR="00A16D7B" w:rsidRDefault="00A16D7B" w:rsidP="00A16D7B">
            <w:pPr>
              <w:pStyle w:val="TableRow"/>
            </w:pPr>
            <w:r>
              <w:t>Each term is in one language.  Each language has zero or more terms.</w:t>
            </w:r>
          </w:p>
        </w:tc>
      </w:tr>
      <w:tr w:rsidR="00A16D7B" w14:paraId="33CABBA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4572B12"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F1C17D2" w14:textId="77777777" w:rsidR="00A16D7B" w:rsidRDefault="00A16D7B" w:rsidP="00575C3D">
            <w:pPr>
              <w:pStyle w:val="CodeSamples"/>
              <w:spacing w:before="120" w:after="120"/>
            </w:pPr>
            <w:r>
              <w:t>FK_Term_Language (Language_Key) references Language(Language_Key)</w:t>
            </w:r>
          </w:p>
        </w:tc>
      </w:tr>
    </w:tbl>
    <w:p w14:paraId="038E4393" w14:textId="77777777" w:rsidR="00A16D7B" w:rsidRDefault="00A16D7B" w:rsidP="00A16D7B">
      <w:pPr>
        <w:pStyle w:val="NormalIndent"/>
      </w:pPr>
    </w:p>
    <w:p w14:paraId="03C31794" w14:textId="77777777" w:rsidR="002652D4" w:rsidRDefault="00EA172A" w:rsidP="00840903">
      <w:pPr>
        <w:pStyle w:val="Heading4"/>
      </w:pPr>
      <w:bookmarkStart w:id="770" w:name="_Ref292877003"/>
      <w:bookmarkStart w:id="771" w:name="_Toc292879037"/>
      <w:r>
        <w:t>Term</w:t>
      </w:r>
      <w:r w:rsidR="002652D4">
        <w:t>_Version</w:t>
      </w:r>
      <w:bookmarkEnd w:id="770"/>
      <w:bookmarkEnd w:id="771"/>
    </w:p>
    <w:p w14:paraId="6E6C2C94" w14:textId="77777777" w:rsidR="00EA172A" w:rsidRDefault="00EA172A" w:rsidP="00EA172A">
      <w:pPr>
        <w:pStyle w:val="NormalIndent"/>
      </w:pPr>
      <w:r>
        <w:t>The Term_Version entity is a placeholder for information regarding a particular version of a term</w:t>
      </w:r>
      <w:r w:rsidR="00741A11">
        <w:t xml:space="preserve"> as circumscripted by a particular author or author team</w:t>
      </w:r>
      <w:r>
        <w:t>.  For example, in taxonomy, a single term may have multiple completely separate meanings (homonyms) or several versions with similar meanings (when species are lumped or split).  In these cases, the Term_Version entity allows the Thesaurus to maintain separate author and date information (the citation), and separate references for each term version.  In addition, the user is able to</w:t>
      </w:r>
      <w:r w:rsidR="00741A11">
        <w:t xml:space="preserve"> attach facts to a term version that are available when viewing any concept attached to the term version.</w:t>
      </w:r>
    </w:p>
    <w:p w14:paraId="46F72339" w14:textId="77777777" w:rsidR="00EA172A" w:rsidRDefault="00EA172A" w:rsidP="00EA172A">
      <w:pPr>
        <w:pStyle w:val="NormalIndent"/>
      </w:pPr>
      <w:r>
        <w:lastRenderedPageBreak/>
        <w:t>There is often a one to one relationship between a term version and the meaning entity but this is not enforced.  It is possible to have more than one term version with an identical meaning (for example if 2 authors publish the same species with the same type specimen at the same time, so the citation is different).</w:t>
      </w:r>
      <w:r w:rsidR="00FD39B6">
        <w:t xml:space="preserve">  A term version </w:t>
      </w:r>
      <w:r w:rsidR="003F0980">
        <w:t>always has only one meaning.</w:t>
      </w:r>
      <w:r w:rsidR="001C54BF">
        <w:t xml:space="preserve">  A term version, like a concept, defines the Term and the Meaning.  However, unlike a concept, the term version does</w:t>
      </w:r>
      <w:r w:rsidR="00573292">
        <w:t xml:space="preserve"> not</w:t>
      </w:r>
      <w:r w:rsidR="001C54BF">
        <w:t xml:space="preserve"> indicate a particular concept group.</w:t>
      </w:r>
    </w:p>
    <w:p w14:paraId="120F2C7C" w14:textId="77777777" w:rsidR="003F0980" w:rsidRDefault="003F0980" w:rsidP="00EA172A">
      <w:pPr>
        <w:pStyle w:val="NormalIndent"/>
      </w:pPr>
      <w:r>
        <w:t>Relationships between term versions are described using the Term_Version_Relation table.  It is also possible to use the Meaning_Relation table to indicate version relationships where the relationship applies to all items with the same meaning.  For example this applies when a species is split and the common name is revised as well as the formal name.</w:t>
      </w:r>
    </w:p>
    <w:p w14:paraId="6B2A3E4D" w14:textId="77777777" w:rsidR="002615B7" w:rsidRDefault="002615B7" w:rsidP="00EA172A">
      <w:pPr>
        <w:pStyle w:val="NormalIndent"/>
      </w:pPr>
      <w:r>
        <w:t xml:space="preserve">Each </w:t>
      </w:r>
      <w:r w:rsidR="00EA172A">
        <w:t xml:space="preserve">term </w:t>
      </w:r>
      <w:r>
        <w:t>version applies to one or more concepts.</w:t>
      </w:r>
    </w:p>
    <w:p w14:paraId="4EA50516" w14:textId="77777777" w:rsidR="002615B7" w:rsidRDefault="002615B7" w:rsidP="00EA172A">
      <w:pPr>
        <w:pStyle w:val="NormalIndent"/>
      </w:pPr>
      <w:r>
        <w:t xml:space="preserve">Each concept has zero or one </w:t>
      </w:r>
      <w:r w:rsidR="00EA172A">
        <w:t>term version</w:t>
      </w:r>
      <w:r>
        <w: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2652D4" w14:paraId="7B2523E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BC0F33C" w14:textId="77777777" w:rsidR="002652D4" w:rsidRDefault="002652D4" w:rsidP="002652D4">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4402143" w14:textId="77777777" w:rsidR="002652D4" w:rsidRDefault="002652D4" w:rsidP="002652D4">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B48C05C" w14:textId="77777777" w:rsidR="002652D4" w:rsidRDefault="002652D4" w:rsidP="002652D4">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1086C07" w14:textId="77777777" w:rsidR="002652D4" w:rsidRDefault="002652D4" w:rsidP="002652D4">
            <w:pPr>
              <w:pStyle w:val="TableColumnTitles"/>
              <w:keepNext/>
            </w:pPr>
            <w:r>
              <w:t>Size</w:t>
            </w:r>
          </w:p>
        </w:tc>
      </w:tr>
      <w:tr w:rsidR="002652D4" w14:paraId="132E9C58" w14:textId="77777777">
        <w:tc>
          <w:tcPr>
            <w:tcW w:w="2802" w:type="dxa"/>
            <w:tcBorders>
              <w:top w:val="nil"/>
              <w:left w:val="single" w:sz="6" w:space="0" w:color="auto"/>
              <w:bottom w:val="nil"/>
              <w:right w:val="single" w:sz="6" w:space="0" w:color="auto"/>
            </w:tcBorders>
            <w:shd w:val="clear" w:color="auto" w:fill="auto"/>
          </w:tcPr>
          <w:p w14:paraId="5ADE58B0" w14:textId="77777777" w:rsidR="002652D4" w:rsidRDefault="00EA172A" w:rsidP="002652D4">
            <w:pPr>
              <w:pStyle w:val="TableRow"/>
              <w:rPr>
                <w:u w:val="single"/>
              </w:rPr>
            </w:pPr>
            <w:r>
              <w:rPr>
                <w:u w:val="single"/>
              </w:rPr>
              <w:t>Term</w:t>
            </w:r>
            <w:r w:rsidR="002652D4">
              <w:rPr>
                <w:u w:val="single"/>
              </w:rPr>
              <w:t>_Version_Key</w:t>
            </w:r>
          </w:p>
        </w:tc>
        <w:tc>
          <w:tcPr>
            <w:tcW w:w="4536" w:type="dxa"/>
            <w:tcBorders>
              <w:top w:val="nil"/>
              <w:left w:val="single" w:sz="6" w:space="0" w:color="auto"/>
              <w:bottom w:val="nil"/>
              <w:right w:val="single" w:sz="6" w:space="0" w:color="auto"/>
            </w:tcBorders>
            <w:shd w:val="clear" w:color="auto" w:fill="auto"/>
          </w:tcPr>
          <w:p w14:paraId="1EFD2BC9" w14:textId="77777777" w:rsidR="002652D4" w:rsidRDefault="002652D4" w:rsidP="002652D4">
            <w:pPr>
              <w:pStyle w:val="TableRow"/>
            </w:pPr>
            <w:r>
              <w:t xml:space="preserve">Unique identifier for the </w:t>
            </w:r>
            <w:r w:rsidR="00EA172A">
              <w:t>Term</w:t>
            </w:r>
            <w:r>
              <w:t>_Version table</w:t>
            </w:r>
          </w:p>
        </w:tc>
        <w:tc>
          <w:tcPr>
            <w:tcW w:w="1500" w:type="dxa"/>
            <w:tcBorders>
              <w:top w:val="nil"/>
              <w:left w:val="single" w:sz="6" w:space="0" w:color="auto"/>
              <w:bottom w:val="nil"/>
              <w:right w:val="single" w:sz="6" w:space="0" w:color="auto"/>
            </w:tcBorders>
            <w:shd w:val="clear" w:color="auto" w:fill="auto"/>
          </w:tcPr>
          <w:p w14:paraId="71857B4F" w14:textId="77777777" w:rsidR="002652D4" w:rsidRDefault="002652D4" w:rsidP="002652D4">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8D875DE" w14:textId="77777777" w:rsidR="002652D4" w:rsidRDefault="002652D4" w:rsidP="002652D4">
            <w:pPr>
              <w:pStyle w:val="TableRow"/>
            </w:pPr>
            <w:r>
              <w:t>16</w:t>
            </w:r>
          </w:p>
        </w:tc>
      </w:tr>
      <w:tr w:rsidR="00EA172A" w14:paraId="0E1AD78D" w14:textId="77777777">
        <w:tc>
          <w:tcPr>
            <w:tcW w:w="2802" w:type="dxa"/>
            <w:tcBorders>
              <w:top w:val="nil"/>
              <w:left w:val="single" w:sz="6" w:space="0" w:color="auto"/>
              <w:bottom w:val="nil"/>
              <w:right w:val="single" w:sz="6" w:space="0" w:color="auto"/>
            </w:tcBorders>
            <w:shd w:val="clear" w:color="auto" w:fill="auto"/>
          </w:tcPr>
          <w:p w14:paraId="7E309583" w14:textId="77777777" w:rsidR="00EA172A" w:rsidRPr="002615B7" w:rsidRDefault="00EA172A" w:rsidP="002652D4">
            <w:pPr>
              <w:pStyle w:val="TableRow"/>
            </w:pPr>
            <w:r>
              <w:t>Term_Key</w:t>
            </w:r>
          </w:p>
        </w:tc>
        <w:tc>
          <w:tcPr>
            <w:tcW w:w="4536" w:type="dxa"/>
            <w:tcBorders>
              <w:top w:val="nil"/>
              <w:left w:val="single" w:sz="6" w:space="0" w:color="auto"/>
              <w:bottom w:val="nil"/>
              <w:right w:val="single" w:sz="6" w:space="0" w:color="auto"/>
            </w:tcBorders>
            <w:shd w:val="clear" w:color="auto" w:fill="auto"/>
          </w:tcPr>
          <w:p w14:paraId="28E4AF9D" w14:textId="77777777" w:rsidR="00EA172A" w:rsidRDefault="00EA172A" w:rsidP="002652D4">
            <w:pPr>
              <w:pStyle w:val="TableRow"/>
            </w:pPr>
            <w:r>
              <w:t>Foreign key to the Term table, identifies the term this version applies to.</w:t>
            </w:r>
          </w:p>
        </w:tc>
        <w:tc>
          <w:tcPr>
            <w:tcW w:w="1500" w:type="dxa"/>
            <w:tcBorders>
              <w:top w:val="nil"/>
              <w:left w:val="single" w:sz="6" w:space="0" w:color="auto"/>
              <w:bottom w:val="nil"/>
              <w:right w:val="single" w:sz="6" w:space="0" w:color="auto"/>
            </w:tcBorders>
            <w:shd w:val="clear" w:color="auto" w:fill="auto"/>
          </w:tcPr>
          <w:p w14:paraId="6831D899" w14:textId="77777777" w:rsidR="00EA172A" w:rsidRDefault="00EA172A" w:rsidP="002652D4">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B4F591F" w14:textId="77777777" w:rsidR="00EA172A" w:rsidRDefault="00EA172A" w:rsidP="002652D4">
            <w:pPr>
              <w:pStyle w:val="TableRow"/>
            </w:pPr>
            <w:r>
              <w:t>16</w:t>
            </w:r>
          </w:p>
        </w:tc>
      </w:tr>
      <w:tr w:rsidR="002615B7" w14:paraId="66016EC5" w14:textId="77777777">
        <w:tc>
          <w:tcPr>
            <w:tcW w:w="2802" w:type="dxa"/>
            <w:tcBorders>
              <w:top w:val="nil"/>
              <w:left w:val="single" w:sz="6" w:space="0" w:color="auto"/>
              <w:bottom w:val="nil"/>
              <w:right w:val="single" w:sz="6" w:space="0" w:color="auto"/>
            </w:tcBorders>
            <w:shd w:val="clear" w:color="auto" w:fill="auto"/>
          </w:tcPr>
          <w:p w14:paraId="36CBF52B" w14:textId="77777777" w:rsidR="002615B7" w:rsidRPr="002615B7" w:rsidRDefault="002615B7" w:rsidP="002652D4">
            <w:pPr>
              <w:pStyle w:val="TableRow"/>
            </w:pPr>
            <w:r w:rsidRPr="002615B7">
              <w:t>Version</w:t>
            </w:r>
            <w:r w:rsidR="00C73FD8">
              <w:t>_Label</w:t>
            </w:r>
          </w:p>
        </w:tc>
        <w:tc>
          <w:tcPr>
            <w:tcW w:w="4536" w:type="dxa"/>
            <w:tcBorders>
              <w:top w:val="nil"/>
              <w:left w:val="single" w:sz="6" w:space="0" w:color="auto"/>
              <w:bottom w:val="nil"/>
              <w:right w:val="single" w:sz="6" w:space="0" w:color="auto"/>
            </w:tcBorders>
            <w:shd w:val="clear" w:color="auto" w:fill="auto"/>
          </w:tcPr>
          <w:p w14:paraId="49894E42" w14:textId="77777777" w:rsidR="002615B7" w:rsidRDefault="00DE0D7D" w:rsidP="002652D4">
            <w:pPr>
              <w:pStyle w:val="TableRow"/>
            </w:pPr>
            <w:r>
              <w:t>Free text, version information for this usage of the term.</w:t>
            </w:r>
            <w:r w:rsidR="00B77E9F">
              <w:t xml:space="preserve">  For example, if the</w:t>
            </w:r>
            <w:r w:rsidR="00FD39B6">
              <w:t xml:space="preserve"> term version described a boundary during a specified period, then a description of the period may be entered here.</w:t>
            </w:r>
            <w:r w:rsidR="00B77E9F">
              <w:t xml:space="preserve"> </w:t>
            </w:r>
          </w:p>
        </w:tc>
        <w:tc>
          <w:tcPr>
            <w:tcW w:w="1500" w:type="dxa"/>
            <w:tcBorders>
              <w:top w:val="nil"/>
              <w:left w:val="single" w:sz="6" w:space="0" w:color="auto"/>
              <w:bottom w:val="nil"/>
              <w:right w:val="single" w:sz="6" w:space="0" w:color="auto"/>
            </w:tcBorders>
            <w:shd w:val="clear" w:color="auto" w:fill="auto"/>
          </w:tcPr>
          <w:p w14:paraId="338C1970" w14:textId="77777777" w:rsidR="002615B7" w:rsidRDefault="002615B7" w:rsidP="002652D4">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20B8A0E7" w14:textId="77777777" w:rsidR="002615B7" w:rsidRDefault="002615B7" w:rsidP="002652D4">
            <w:pPr>
              <w:pStyle w:val="TableRow"/>
            </w:pPr>
            <w:r>
              <w:t>100</w:t>
            </w:r>
          </w:p>
        </w:tc>
      </w:tr>
      <w:tr w:rsidR="002615B7" w14:paraId="2DA5D5A8" w14:textId="77777777">
        <w:tc>
          <w:tcPr>
            <w:tcW w:w="2802" w:type="dxa"/>
            <w:tcBorders>
              <w:top w:val="nil"/>
              <w:left w:val="single" w:sz="6" w:space="0" w:color="auto"/>
              <w:bottom w:val="nil"/>
              <w:right w:val="single" w:sz="6" w:space="0" w:color="auto"/>
            </w:tcBorders>
            <w:shd w:val="clear" w:color="auto" w:fill="auto"/>
          </w:tcPr>
          <w:p w14:paraId="600365E3" w14:textId="77777777" w:rsidR="002615B7" w:rsidRPr="002615B7" w:rsidRDefault="002615B7" w:rsidP="002652D4">
            <w:pPr>
              <w:pStyle w:val="TableRow"/>
            </w:pPr>
            <w:r>
              <w:t>Author_And_Date</w:t>
            </w:r>
          </w:p>
        </w:tc>
        <w:tc>
          <w:tcPr>
            <w:tcW w:w="4536" w:type="dxa"/>
            <w:tcBorders>
              <w:top w:val="nil"/>
              <w:left w:val="single" w:sz="6" w:space="0" w:color="auto"/>
              <w:bottom w:val="nil"/>
              <w:right w:val="single" w:sz="6" w:space="0" w:color="auto"/>
            </w:tcBorders>
            <w:shd w:val="clear" w:color="auto" w:fill="auto"/>
          </w:tcPr>
          <w:p w14:paraId="7D68ABFF" w14:textId="77777777" w:rsidR="002615B7" w:rsidRDefault="00DE0D7D" w:rsidP="002652D4">
            <w:pPr>
              <w:pStyle w:val="TableRow"/>
            </w:pPr>
            <w:r>
              <w:t>Free text, authority and date information for this usage of the term.</w:t>
            </w:r>
          </w:p>
        </w:tc>
        <w:tc>
          <w:tcPr>
            <w:tcW w:w="1500" w:type="dxa"/>
            <w:tcBorders>
              <w:top w:val="nil"/>
              <w:left w:val="single" w:sz="6" w:space="0" w:color="auto"/>
              <w:bottom w:val="nil"/>
              <w:right w:val="single" w:sz="6" w:space="0" w:color="auto"/>
            </w:tcBorders>
            <w:shd w:val="clear" w:color="auto" w:fill="auto"/>
          </w:tcPr>
          <w:p w14:paraId="339B637A" w14:textId="77777777" w:rsidR="002615B7" w:rsidRDefault="002615B7" w:rsidP="002652D4">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B441350" w14:textId="77777777" w:rsidR="002615B7" w:rsidRDefault="002615B7" w:rsidP="002652D4">
            <w:pPr>
              <w:pStyle w:val="TableRow"/>
            </w:pPr>
            <w:r>
              <w:t>100</w:t>
            </w:r>
          </w:p>
        </w:tc>
      </w:tr>
      <w:tr w:rsidR="002615B7" w14:paraId="37E54134" w14:textId="77777777">
        <w:tc>
          <w:tcPr>
            <w:tcW w:w="2802" w:type="dxa"/>
            <w:tcBorders>
              <w:top w:val="nil"/>
              <w:left w:val="single" w:sz="6" w:space="0" w:color="auto"/>
              <w:bottom w:val="nil"/>
              <w:right w:val="single" w:sz="6" w:space="0" w:color="auto"/>
            </w:tcBorders>
            <w:shd w:val="clear" w:color="auto" w:fill="auto"/>
          </w:tcPr>
          <w:p w14:paraId="4E024F98" w14:textId="77777777" w:rsidR="002615B7" w:rsidRDefault="002615B7" w:rsidP="002615B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9B45196" w14:textId="77777777" w:rsidR="002615B7" w:rsidRDefault="002615B7" w:rsidP="002615B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5AAB964" w14:textId="77777777" w:rsidR="002615B7" w:rsidRDefault="002615B7" w:rsidP="002615B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196F943" w14:textId="77777777" w:rsidR="002615B7" w:rsidRDefault="002615B7" w:rsidP="002615B7">
            <w:pPr>
              <w:pStyle w:val="TableRow"/>
            </w:pPr>
            <w:r>
              <w:t>16</w:t>
            </w:r>
          </w:p>
        </w:tc>
      </w:tr>
      <w:tr w:rsidR="002615B7" w14:paraId="43E4146C" w14:textId="77777777">
        <w:tc>
          <w:tcPr>
            <w:tcW w:w="2802" w:type="dxa"/>
            <w:tcBorders>
              <w:top w:val="nil"/>
              <w:left w:val="single" w:sz="6" w:space="0" w:color="auto"/>
              <w:bottom w:val="nil"/>
              <w:right w:val="single" w:sz="6" w:space="0" w:color="auto"/>
            </w:tcBorders>
            <w:shd w:val="clear" w:color="auto" w:fill="auto"/>
          </w:tcPr>
          <w:p w14:paraId="710334C4" w14:textId="77777777" w:rsidR="002615B7" w:rsidRDefault="002615B7" w:rsidP="002615B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30C2AFB" w14:textId="77777777" w:rsidR="002615B7" w:rsidRDefault="002615B7" w:rsidP="002615B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4D9A8B1" w14:textId="77777777" w:rsidR="002615B7" w:rsidRDefault="002615B7" w:rsidP="002615B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D29490B" w14:textId="77777777" w:rsidR="002615B7" w:rsidRDefault="002615B7" w:rsidP="002615B7">
            <w:pPr>
              <w:pStyle w:val="TableRow"/>
            </w:pPr>
            <w:r>
              <w:t>16</w:t>
            </w:r>
          </w:p>
        </w:tc>
      </w:tr>
      <w:tr w:rsidR="002615B7" w14:paraId="1D8BF3BD" w14:textId="77777777">
        <w:tc>
          <w:tcPr>
            <w:tcW w:w="2802" w:type="dxa"/>
            <w:tcBorders>
              <w:top w:val="nil"/>
              <w:left w:val="single" w:sz="6" w:space="0" w:color="auto"/>
              <w:bottom w:val="nil"/>
              <w:right w:val="single" w:sz="6" w:space="0" w:color="auto"/>
            </w:tcBorders>
            <w:shd w:val="clear" w:color="auto" w:fill="auto"/>
          </w:tcPr>
          <w:p w14:paraId="1FF03C84" w14:textId="77777777" w:rsidR="002615B7" w:rsidRDefault="002615B7" w:rsidP="002615B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E4E6027" w14:textId="77777777" w:rsidR="002615B7" w:rsidRDefault="002615B7" w:rsidP="002615B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FCBADF4" w14:textId="77777777" w:rsidR="002615B7" w:rsidRDefault="002615B7" w:rsidP="002615B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43DD5829" w14:textId="77777777" w:rsidR="002615B7" w:rsidRDefault="002615B7" w:rsidP="002615B7">
            <w:pPr>
              <w:pStyle w:val="TableRow"/>
            </w:pPr>
          </w:p>
        </w:tc>
      </w:tr>
      <w:tr w:rsidR="002615B7" w14:paraId="20EEFCDF" w14:textId="77777777">
        <w:tc>
          <w:tcPr>
            <w:tcW w:w="2802" w:type="dxa"/>
            <w:tcBorders>
              <w:top w:val="nil"/>
              <w:left w:val="single" w:sz="6" w:space="0" w:color="auto"/>
              <w:bottom w:val="nil"/>
              <w:right w:val="single" w:sz="6" w:space="0" w:color="auto"/>
            </w:tcBorders>
            <w:shd w:val="clear" w:color="auto" w:fill="auto"/>
          </w:tcPr>
          <w:p w14:paraId="1D126125" w14:textId="77777777" w:rsidR="002615B7" w:rsidRDefault="002615B7" w:rsidP="002615B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52586DB" w14:textId="77777777" w:rsidR="002615B7" w:rsidRDefault="002615B7" w:rsidP="002615B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6BB36529" w14:textId="77777777" w:rsidR="002615B7" w:rsidRDefault="002615B7" w:rsidP="002615B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C3CBB6C" w14:textId="77777777" w:rsidR="002615B7" w:rsidRDefault="002615B7" w:rsidP="002615B7">
            <w:pPr>
              <w:pStyle w:val="TableRow"/>
            </w:pPr>
            <w:r>
              <w:t>8</w:t>
            </w:r>
          </w:p>
        </w:tc>
      </w:tr>
      <w:tr w:rsidR="002615B7" w14:paraId="62404C9B" w14:textId="77777777">
        <w:tc>
          <w:tcPr>
            <w:tcW w:w="2802" w:type="dxa"/>
            <w:tcBorders>
              <w:top w:val="nil"/>
              <w:left w:val="single" w:sz="6" w:space="0" w:color="auto"/>
              <w:bottom w:val="single" w:sz="6" w:space="0" w:color="auto"/>
              <w:right w:val="single" w:sz="6" w:space="0" w:color="auto"/>
            </w:tcBorders>
            <w:shd w:val="clear" w:color="auto" w:fill="auto"/>
          </w:tcPr>
          <w:p w14:paraId="0B67BA4D" w14:textId="77777777" w:rsidR="002615B7" w:rsidRDefault="002615B7" w:rsidP="002615B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562D3CC" w14:textId="77777777" w:rsidR="002615B7" w:rsidRDefault="002615B7" w:rsidP="002615B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B63F8F2" w14:textId="77777777" w:rsidR="002615B7" w:rsidRDefault="002615B7" w:rsidP="002615B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255252D4" w14:textId="77777777" w:rsidR="002615B7" w:rsidRDefault="002615B7" w:rsidP="002615B7">
            <w:pPr>
              <w:pStyle w:val="TableRow"/>
            </w:pPr>
            <w:r>
              <w:t>8</w:t>
            </w:r>
          </w:p>
        </w:tc>
      </w:tr>
    </w:tbl>
    <w:p w14:paraId="57C7BBFC" w14:textId="77777777" w:rsidR="003F0980" w:rsidRDefault="003F0980" w:rsidP="003F0980">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F0980" w14:paraId="6879436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4839F0C" w14:textId="77777777" w:rsidR="003F0980" w:rsidRDefault="003F0980" w:rsidP="00F50F2D">
            <w:pPr>
              <w:pStyle w:val="TableTitle"/>
              <w:rPr>
                <w:color w:val="FF0000"/>
              </w:rPr>
            </w:pPr>
            <w:r>
              <w:lastRenderedPageBreak/>
              <w:t>Constraint : FK_Term_Version_Term</w:t>
            </w:r>
          </w:p>
        </w:tc>
      </w:tr>
      <w:tr w:rsidR="003F0980" w14:paraId="55873B67" w14:textId="77777777">
        <w:tc>
          <w:tcPr>
            <w:tcW w:w="1548" w:type="dxa"/>
            <w:tcBorders>
              <w:top w:val="nil"/>
              <w:left w:val="single" w:sz="4" w:space="0" w:color="auto"/>
              <w:bottom w:val="single" w:sz="4" w:space="0" w:color="auto"/>
              <w:right w:val="single" w:sz="4" w:space="0" w:color="auto"/>
            </w:tcBorders>
            <w:shd w:val="clear" w:color="auto" w:fill="auto"/>
          </w:tcPr>
          <w:p w14:paraId="0F1CDC62" w14:textId="77777777" w:rsidR="003F0980" w:rsidRDefault="003F0980" w:rsidP="00F50F2D">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13F5405" w14:textId="77777777" w:rsidR="003F0980" w:rsidRDefault="003F0980" w:rsidP="00F50F2D">
            <w:pPr>
              <w:pStyle w:val="TableRow"/>
            </w:pPr>
            <w:r>
              <w:t>Each term version applies to a single term.  Each term has zero or more versions.</w:t>
            </w:r>
          </w:p>
        </w:tc>
      </w:tr>
      <w:tr w:rsidR="003F0980" w14:paraId="7FCC706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FFEB45C" w14:textId="77777777" w:rsidR="003F0980" w:rsidRDefault="003F0980" w:rsidP="00F50F2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95A1460" w14:textId="77777777" w:rsidR="003F0980" w:rsidRDefault="003F0980" w:rsidP="003F0980">
            <w:pPr>
              <w:pStyle w:val="CodeSamples"/>
              <w:spacing w:before="120"/>
            </w:pPr>
            <w:r>
              <w:t>FK_Term_Version_Term (Term_Key) references Term(Term_Key)</w:t>
            </w:r>
          </w:p>
        </w:tc>
      </w:tr>
    </w:tbl>
    <w:p w14:paraId="61001A58" w14:textId="77777777" w:rsidR="003F0980" w:rsidRDefault="003F0980" w:rsidP="003F0980">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DE0D7D" w14:paraId="75936AF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BFF8B64" w14:textId="77777777" w:rsidR="00DE0D7D" w:rsidRPr="00DE0D7D" w:rsidRDefault="00DE0D7D" w:rsidP="00DE0D7D">
            <w:pPr>
              <w:pStyle w:val="TableTitle"/>
            </w:pPr>
            <w:r>
              <w:t xml:space="preserve">Trigger : </w:t>
            </w:r>
            <w:r w:rsidRPr="00DE0D7D">
              <w:t>tr_</w:t>
            </w:r>
            <w:r w:rsidR="00FD39B6">
              <w:t>TermVersion</w:t>
            </w:r>
            <w:r w:rsidRPr="00DE0D7D">
              <w:t>_AuthorCopy</w:t>
            </w:r>
          </w:p>
        </w:tc>
      </w:tr>
      <w:tr w:rsidR="00DE0D7D" w14:paraId="32CA8851" w14:textId="77777777">
        <w:tc>
          <w:tcPr>
            <w:tcW w:w="1548" w:type="dxa"/>
            <w:tcBorders>
              <w:top w:val="nil"/>
              <w:left w:val="single" w:sz="4" w:space="0" w:color="auto"/>
              <w:bottom w:val="single" w:sz="6" w:space="0" w:color="auto"/>
              <w:right w:val="single" w:sz="6" w:space="0" w:color="auto"/>
            </w:tcBorders>
            <w:shd w:val="clear" w:color="auto" w:fill="auto"/>
          </w:tcPr>
          <w:p w14:paraId="337B9EA9" w14:textId="77777777" w:rsidR="00DE0D7D" w:rsidRDefault="00DE0D7D" w:rsidP="00DE0D7D">
            <w:pPr>
              <w:pStyle w:val="TableColumnTitle"/>
            </w:pPr>
            <w:r>
              <w:t>For</w:t>
            </w:r>
          </w:p>
        </w:tc>
        <w:tc>
          <w:tcPr>
            <w:tcW w:w="8400" w:type="dxa"/>
            <w:tcBorders>
              <w:top w:val="nil"/>
              <w:left w:val="single" w:sz="6" w:space="0" w:color="auto"/>
              <w:bottom w:val="single" w:sz="6" w:space="0" w:color="auto"/>
              <w:right w:val="single" w:sz="4" w:space="0" w:color="auto"/>
            </w:tcBorders>
            <w:shd w:val="clear" w:color="auto" w:fill="auto"/>
          </w:tcPr>
          <w:p w14:paraId="288288E5" w14:textId="77777777" w:rsidR="00DE0D7D" w:rsidRPr="00DE0D7D" w:rsidRDefault="00DE0D7D" w:rsidP="00DE0D7D">
            <w:pPr>
              <w:pStyle w:val="TableRow"/>
            </w:pPr>
            <w:r>
              <w:t>Update, Insert</w:t>
            </w:r>
          </w:p>
        </w:tc>
      </w:tr>
      <w:tr w:rsidR="00DE0D7D" w14:paraId="4EF78DC3" w14:textId="77777777">
        <w:tc>
          <w:tcPr>
            <w:tcW w:w="1548" w:type="dxa"/>
            <w:tcBorders>
              <w:top w:val="nil"/>
              <w:left w:val="single" w:sz="4" w:space="0" w:color="auto"/>
              <w:bottom w:val="single" w:sz="6" w:space="0" w:color="auto"/>
              <w:right w:val="single" w:sz="6" w:space="0" w:color="auto"/>
            </w:tcBorders>
            <w:shd w:val="clear" w:color="auto" w:fill="auto"/>
          </w:tcPr>
          <w:p w14:paraId="1EDC5E13" w14:textId="77777777" w:rsidR="00DE0D7D" w:rsidRDefault="00DE0D7D" w:rsidP="00DE0D7D">
            <w:pPr>
              <w:pStyle w:val="TableColumnTitle"/>
            </w:pPr>
            <w:r>
              <w:t>Description</w:t>
            </w:r>
          </w:p>
        </w:tc>
        <w:tc>
          <w:tcPr>
            <w:tcW w:w="8400" w:type="dxa"/>
            <w:tcBorders>
              <w:top w:val="nil"/>
              <w:left w:val="single" w:sz="6" w:space="0" w:color="auto"/>
              <w:bottom w:val="single" w:sz="6" w:space="0" w:color="auto"/>
              <w:right w:val="single" w:sz="4" w:space="0" w:color="auto"/>
            </w:tcBorders>
            <w:shd w:val="clear" w:color="auto" w:fill="auto"/>
          </w:tcPr>
          <w:p w14:paraId="0711BFCB" w14:textId="77777777" w:rsidR="00DE0D7D" w:rsidRPr="00DE0D7D" w:rsidRDefault="00DE0D7D" w:rsidP="00DE0D7D">
            <w:pPr>
              <w:pStyle w:val="TableRow"/>
            </w:pPr>
            <w:r>
              <w:t xml:space="preserve">When an </w:t>
            </w:r>
            <w:r w:rsidR="00FD39B6">
              <w:t>Term</w:t>
            </w:r>
            <w:r>
              <w:t xml:space="preserve">_Version record is amended, updates the Author_Copy field in the Concept table.  Maintains synchronicity between Concept.Author_Copy and </w:t>
            </w:r>
            <w:r w:rsidR="00FD39B6">
              <w:t>Term</w:t>
            </w:r>
            <w:r>
              <w:t>_Version.Author_And_Date</w:t>
            </w:r>
          </w:p>
        </w:tc>
      </w:tr>
    </w:tbl>
    <w:p w14:paraId="0A064277" w14:textId="77777777" w:rsidR="00DE0D7D" w:rsidRDefault="00DE0D7D" w:rsidP="002615B7">
      <w:pPr>
        <w:pStyle w:val="NormalIndent"/>
      </w:pPr>
    </w:p>
    <w:p w14:paraId="2D3093CB" w14:textId="77777777" w:rsidR="00E861C5" w:rsidRDefault="00E861C5" w:rsidP="00840903">
      <w:pPr>
        <w:pStyle w:val="Heading4"/>
      </w:pPr>
      <w:bookmarkStart w:id="772" w:name="_Toc292879038"/>
      <w:r>
        <w:t>Term_Version_Relation</w:t>
      </w:r>
      <w:bookmarkEnd w:id="772"/>
    </w:p>
    <w:p w14:paraId="3BA28DF1" w14:textId="77777777" w:rsidR="00E861C5" w:rsidRDefault="00E861C5" w:rsidP="00E861C5">
      <w:pPr>
        <w:pStyle w:val="NormalIndent"/>
      </w:pPr>
      <w:r>
        <w:t xml:space="preserve"> Identifies relationships that apply specifically between term versions.  Note that the relationship may be described between two term versions that relate to a different term (this occurs when the taxonomic revision process results in an altered species name, for example).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E861C5" w14:paraId="4246FF23"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62C1D0E" w14:textId="77777777" w:rsidR="00E861C5" w:rsidRDefault="00E861C5" w:rsidP="00F50F2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5639F5E" w14:textId="77777777" w:rsidR="00E861C5" w:rsidRDefault="00E861C5" w:rsidP="00F50F2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9E5A79A" w14:textId="77777777" w:rsidR="00E861C5" w:rsidRDefault="00E861C5" w:rsidP="00F50F2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A5B793E" w14:textId="77777777" w:rsidR="00E861C5" w:rsidRDefault="00E861C5" w:rsidP="00F50F2D">
            <w:pPr>
              <w:pStyle w:val="TableColumnTitles"/>
              <w:keepNext/>
            </w:pPr>
            <w:r>
              <w:t>Size</w:t>
            </w:r>
          </w:p>
        </w:tc>
      </w:tr>
      <w:tr w:rsidR="00E861C5" w14:paraId="4E3542EC" w14:textId="77777777">
        <w:tc>
          <w:tcPr>
            <w:tcW w:w="2802" w:type="dxa"/>
            <w:tcBorders>
              <w:top w:val="nil"/>
              <w:left w:val="single" w:sz="6" w:space="0" w:color="auto"/>
              <w:bottom w:val="nil"/>
              <w:right w:val="single" w:sz="6" w:space="0" w:color="auto"/>
            </w:tcBorders>
            <w:shd w:val="clear" w:color="auto" w:fill="auto"/>
          </w:tcPr>
          <w:p w14:paraId="38B6C3B9" w14:textId="77777777" w:rsidR="00E861C5" w:rsidRDefault="00E861C5" w:rsidP="00F50F2D">
            <w:pPr>
              <w:pStyle w:val="TableRow"/>
              <w:rPr>
                <w:u w:val="single"/>
              </w:rPr>
            </w:pPr>
            <w:r>
              <w:rPr>
                <w:u w:val="single"/>
              </w:rPr>
              <w:t>Term_Version_Relation_Key</w:t>
            </w:r>
          </w:p>
        </w:tc>
        <w:tc>
          <w:tcPr>
            <w:tcW w:w="4536" w:type="dxa"/>
            <w:tcBorders>
              <w:top w:val="nil"/>
              <w:left w:val="single" w:sz="6" w:space="0" w:color="auto"/>
              <w:bottom w:val="nil"/>
              <w:right w:val="single" w:sz="6" w:space="0" w:color="auto"/>
            </w:tcBorders>
            <w:shd w:val="clear" w:color="auto" w:fill="auto"/>
          </w:tcPr>
          <w:p w14:paraId="567F5A29" w14:textId="77777777" w:rsidR="00E861C5" w:rsidRDefault="00E861C5" w:rsidP="00F50F2D">
            <w:pPr>
              <w:pStyle w:val="TableRow"/>
            </w:pPr>
            <w:r>
              <w:t>Unique identifier for the Term_Version_Relation table</w:t>
            </w:r>
          </w:p>
        </w:tc>
        <w:tc>
          <w:tcPr>
            <w:tcW w:w="1500" w:type="dxa"/>
            <w:tcBorders>
              <w:top w:val="nil"/>
              <w:left w:val="single" w:sz="6" w:space="0" w:color="auto"/>
              <w:bottom w:val="nil"/>
              <w:right w:val="single" w:sz="6" w:space="0" w:color="auto"/>
            </w:tcBorders>
            <w:shd w:val="clear" w:color="auto" w:fill="auto"/>
          </w:tcPr>
          <w:p w14:paraId="6EB2BB72" w14:textId="77777777" w:rsidR="00E861C5" w:rsidRDefault="00E861C5"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9CDFB79" w14:textId="77777777" w:rsidR="00E861C5" w:rsidRDefault="00E861C5" w:rsidP="00F50F2D">
            <w:pPr>
              <w:pStyle w:val="TableRow"/>
            </w:pPr>
            <w:r>
              <w:t>16</w:t>
            </w:r>
          </w:p>
        </w:tc>
      </w:tr>
      <w:tr w:rsidR="00E861C5" w14:paraId="3190F5A1" w14:textId="77777777">
        <w:tc>
          <w:tcPr>
            <w:tcW w:w="2802" w:type="dxa"/>
            <w:tcBorders>
              <w:top w:val="nil"/>
              <w:left w:val="single" w:sz="6" w:space="0" w:color="auto"/>
              <w:bottom w:val="nil"/>
              <w:right w:val="single" w:sz="6" w:space="0" w:color="auto"/>
            </w:tcBorders>
            <w:shd w:val="clear" w:color="auto" w:fill="auto"/>
          </w:tcPr>
          <w:p w14:paraId="6C553C23" w14:textId="77777777" w:rsidR="00E861C5" w:rsidRPr="00E861C5" w:rsidRDefault="00E861C5" w:rsidP="00F50F2D">
            <w:pPr>
              <w:pStyle w:val="TableRow"/>
            </w:pPr>
            <w:r w:rsidRPr="00E861C5">
              <w:t>From_Term_Version_Key</w:t>
            </w:r>
          </w:p>
        </w:tc>
        <w:tc>
          <w:tcPr>
            <w:tcW w:w="4536" w:type="dxa"/>
            <w:tcBorders>
              <w:top w:val="nil"/>
              <w:left w:val="single" w:sz="6" w:space="0" w:color="auto"/>
              <w:bottom w:val="nil"/>
              <w:right w:val="single" w:sz="6" w:space="0" w:color="auto"/>
            </w:tcBorders>
            <w:shd w:val="clear" w:color="auto" w:fill="auto"/>
          </w:tcPr>
          <w:p w14:paraId="1CF0F3D7" w14:textId="77777777" w:rsidR="00E861C5" w:rsidRDefault="00E861C5" w:rsidP="00F50F2D">
            <w:pPr>
              <w:pStyle w:val="TableRow"/>
            </w:pPr>
            <w:r>
              <w:t>Term version that the relationship is from.</w:t>
            </w:r>
          </w:p>
        </w:tc>
        <w:tc>
          <w:tcPr>
            <w:tcW w:w="1500" w:type="dxa"/>
            <w:tcBorders>
              <w:top w:val="nil"/>
              <w:left w:val="single" w:sz="6" w:space="0" w:color="auto"/>
              <w:bottom w:val="nil"/>
              <w:right w:val="single" w:sz="6" w:space="0" w:color="auto"/>
            </w:tcBorders>
            <w:shd w:val="clear" w:color="auto" w:fill="auto"/>
          </w:tcPr>
          <w:p w14:paraId="62C752F3" w14:textId="77777777" w:rsidR="00E861C5" w:rsidRDefault="00E861C5"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3C617EF" w14:textId="77777777" w:rsidR="00E861C5" w:rsidRDefault="00E861C5" w:rsidP="00F50F2D">
            <w:pPr>
              <w:pStyle w:val="TableRow"/>
            </w:pPr>
            <w:r>
              <w:t>16</w:t>
            </w:r>
          </w:p>
        </w:tc>
      </w:tr>
      <w:tr w:rsidR="00E861C5" w14:paraId="3ED71D7C" w14:textId="77777777">
        <w:tc>
          <w:tcPr>
            <w:tcW w:w="2802" w:type="dxa"/>
            <w:tcBorders>
              <w:top w:val="nil"/>
              <w:left w:val="single" w:sz="6" w:space="0" w:color="auto"/>
              <w:bottom w:val="nil"/>
              <w:right w:val="single" w:sz="6" w:space="0" w:color="auto"/>
            </w:tcBorders>
            <w:shd w:val="clear" w:color="auto" w:fill="auto"/>
          </w:tcPr>
          <w:p w14:paraId="212BF81C" w14:textId="77777777" w:rsidR="00E861C5" w:rsidRPr="00E861C5" w:rsidRDefault="00E861C5" w:rsidP="00F50F2D">
            <w:pPr>
              <w:pStyle w:val="TableRow"/>
            </w:pPr>
            <w:r w:rsidRPr="00E861C5">
              <w:t>To_Term_Version_Key</w:t>
            </w:r>
          </w:p>
        </w:tc>
        <w:tc>
          <w:tcPr>
            <w:tcW w:w="4536" w:type="dxa"/>
            <w:tcBorders>
              <w:top w:val="nil"/>
              <w:left w:val="single" w:sz="6" w:space="0" w:color="auto"/>
              <w:bottom w:val="nil"/>
              <w:right w:val="single" w:sz="6" w:space="0" w:color="auto"/>
            </w:tcBorders>
            <w:shd w:val="clear" w:color="auto" w:fill="auto"/>
          </w:tcPr>
          <w:p w14:paraId="2ED9FCC0" w14:textId="77777777" w:rsidR="00E861C5" w:rsidRDefault="00E861C5" w:rsidP="00F50F2D">
            <w:pPr>
              <w:pStyle w:val="TableRow"/>
            </w:pPr>
            <w:r>
              <w:t>Term version that the relationship is to</w:t>
            </w:r>
          </w:p>
        </w:tc>
        <w:tc>
          <w:tcPr>
            <w:tcW w:w="1500" w:type="dxa"/>
            <w:tcBorders>
              <w:top w:val="nil"/>
              <w:left w:val="single" w:sz="6" w:space="0" w:color="auto"/>
              <w:bottom w:val="nil"/>
              <w:right w:val="single" w:sz="6" w:space="0" w:color="auto"/>
            </w:tcBorders>
            <w:shd w:val="clear" w:color="auto" w:fill="auto"/>
          </w:tcPr>
          <w:p w14:paraId="7BC21C86" w14:textId="77777777" w:rsidR="00E861C5" w:rsidRDefault="00E861C5"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0CD4B85" w14:textId="77777777" w:rsidR="00E861C5" w:rsidRDefault="00E861C5" w:rsidP="00F50F2D">
            <w:pPr>
              <w:pStyle w:val="TableRow"/>
            </w:pPr>
            <w:r>
              <w:t>16</w:t>
            </w:r>
          </w:p>
        </w:tc>
      </w:tr>
      <w:tr w:rsidR="00E861C5" w14:paraId="3FE8D728" w14:textId="77777777">
        <w:tc>
          <w:tcPr>
            <w:tcW w:w="2802" w:type="dxa"/>
            <w:tcBorders>
              <w:top w:val="nil"/>
              <w:left w:val="single" w:sz="6" w:space="0" w:color="auto"/>
              <w:bottom w:val="nil"/>
              <w:right w:val="single" w:sz="6" w:space="0" w:color="auto"/>
            </w:tcBorders>
            <w:shd w:val="clear" w:color="auto" w:fill="auto"/>
          </w:tcPr>
          <w:p w14:paraId="5D92F4AA" w14:textId="77777777" w:rsidR="00E861C5" w:rsidRPr="00E861C5" w:rsidRDefault="00E861C5" w:rsidP="00F50F2D">
            <w:pPr>
              <w:pStyle w:val="TableRow"/>
            </w:pPr>
            <w:r w:rsidRPr="00E861C5">
              <w:t>Thesaurus_Relation_Type_Key</w:t>
            </w:r>
          </w:p>
        </w:tc>
        <w:tc>
          <w:tcPr>
            <w:tcW w:w="4536" w:type="dxa"/>
            <w:tcBorders>
              <w:top w:val="nil"/>
              <w:left w:val="single" w:sz="6" w:space="0" w:color="auto"/>
              <w:bottom w:val="nil"/>
              <w:right w:val="single" w:sz="6" w:space="0" w:color="auto"/>
            </w:tcBorders>
            <w:shd w:val="clear" w:color="auto" w:fill="auto"/>
          </w:tcPr>
          <w:p w14:paraId="69C0F6B2" w14:textId="77777777" w:rsidR="00E861C5" w:rsidRDefault="00E861C5" w:rsidP="00F50F2D">
            <w:pPr>
              <w:pStyle w:val="TableRow"/>
            </w:pPr>
            <w:r>
              <w:t>Identifies the type of relationship.</w:t>
            </w:r>
          </w:p>
        </w:tc>
        <w:tc>
          <w:tcPr>
            <w:tcW w:w="1500" w:type="dxa"/>
            <w:tcBorders>
              <w:top w:val="nil"/>
              <w:left w:val="single" w:sz="6" w:space="0" w:color="auto"/>
              <w:bottom w:val="nil"/>
              <w:right w:val="single" w:sz="6" w:space="0" w:color="auto"/>
            </w:tcBorders>
            <w:shd w:val="clear" w:color="auto" w:fill="auto"/>
          </w:tcPr>
          <w:p w14:paraId="2AC4FBCF" w14:textId="77777777" w:rsidR="00E861C5" w:rsidRDefault="00E861C5"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1FCF250" w14:textId="77777777" w:rsidR="00E861C5" w:rsidRDefault="00E861C5" w:rsidP="00F50F2D">
            <w:pPr>
              <w:pStyle w:val="TableRow"/>
            </w:pPr>
            <w:r>
              <w:t>16</w:t>
            </w:r>
          </w:p>
        </w:tc>
      </w:tr>
      <w:tr w:rsidR="00E861C5" w14:paraId="3825CE13" w14:textId="77777777">
        <w:tc>
          <w:tcPr>
            <w:tcW w:w="2802" w:type="dxa"/>
            <w:tcBorders>
              <w:top w:val="nil"/>
              <w:left w:val="single" w:sz="6" w:space="0" w:color="auto"/>
              <w:bottom w:val="nil"/>
              <w:right w:val="single" w:sz="6" w:space="0" w:color="auto"/>
            </w:tcBorders>
            <w:shd w:val="clear" w:color="auto" w:fill="auto"/>
          </w:tcPr>
          <w:p w14:paraId="6292E92E" w14:textId="77777777" w:rsidR="00E861C5" w:rsidRPr="00E861C5" w:rsidRDefault="00E861C5" w:rsidP="00F50F2D">
            <w:pPr>
              <w:pStyle w:val="TableRow"/>
            </w:pPr>
            <w:r w:rsidRPr="00E861C5">
              <w:t>Multiplicity</w:t>
            </w:r>
          </w:p>
        </w:tc>
        <w:tc>
          <w:tcPr>
            <w:tcW w:w="4536" w:type="dxa"/>
            <w:tcBorders>
              <w:top w:val="nil"/>
              <w:left w:val="single" w:sz="6" w:space="0" w:color="auto"/>
              <w:bottom w:val="nil"/>
              <w:right w:val="single" w:sz="6" w:space="0" w:color="auto"/>
            </w:tcBorders>
            <w:shd w:val="clear" w:color="auto" w:fill="auto"/>
          </w:tcPr>
          <w:p w14:paraId="390866C6" w14:textId="77777777" w:rsidR="00E861C5" w:rsidRDefault="00E861C5" w:rsidP="00F50F2D">
            <w:pPr>
              <w:pStyle w:val="TableRow"/>
            </w:pPr>
            <w:r>
              <w:t>Where relationships identify one item as being a proportion of another, a multiplicity allows the relationship to be used for conversions.  For example, the Minute concept is identified as 60 * the Second concept.</w:t>
            </w:r>
          </w:p>
        </w:tc>
        <w:tc>
          <w:tcPr>
            <w:tcW w:w="1500" w:type="dxa"/>
            <w:tcBorders>
              <w:top w:val="nil"/>
              <w:left w:val="single" w:sz="6" w:space="0" w:color="auto"/>
              <w:bottom w:val="nil"/>
              <w:right w:val="single" w:sz="6" w:space="0" w:color="auto"/>
            </w:tcBorders>
            <w:shd w:val="clear" w:color="auto" w:fill="auto"/>
          </w:tcPr>
          <w:p w14:paraId="125B8456" w14:textId="77777777" w:rsidR="00E861C5" w:rsidRDefault="00E861C5" w:rsidP="00F50F2D">
            <w:pPr>
              <w:pStyle w:val="TableRow"/>
            </w:pPr>
            <w:r>
              <w:t>float Null</w:t>
            </w:r>
          </w:p>
        </w:tc>
        <w:tc>
          <w:tcPr>
            <w:tcW w:w="1127" w:type="dxa"/>
            <w:tcBorders>
              <w:top w:val="nil"/>
              <w:left w:val="single" w:sz="6" w:space="0" w:color="auto"/>
              <w:bottom w:val="nil"/>
              <w:right w:val="single" w:sz="6" w:space="0" w:color="auto"/>
            </w:tcBorders>
            <w:shd w:val="clear" w:color="auto" w:fill="auto"/>
          </w:tcPr>
          <w:p w14:paraId="5BF098E1" w14:textId="77777777" w:rsidR="00E861C5" w:rsidRDefault="00E861C5" w:rsidP="00F50F2D">
            <w:pPr>
              <w:pStyle w:val="TableRow"/>
            </w:pPr>
          </w:p>
        </w:tc>
      </w:tr>
      <w:tr w:rsidR="00E861C5" w14:paraId="26EFF169" w14:textId="77777777">
        <w:tc>
          <w:tcPr>
            <w:tcW w:w="2802" w:type="dxa"/>
            <w:tcBorders>
              <w:top w:val="nil"/>
              <w:left w:val="single" w:sz="6" w:space="0" w:color="auto"/>
              <w:bottom w:val="nil"/>
              <w:right w:val="single" w:sz="6" w:space="0" w:color="auto"/>
            </w:tcBorders>
            <w:shd w:val="clear" w:color="auto" w:fill="auto"/>
          </w:tcPr>
          <w:p w14:paraId="1D5F7CAE" w14:textId="77777777" w:rsidR="00E861C5" w:rsidRPr="00E861C5" w:rsidRDefault="00E861C5" w:rsidP="00F50F2D">
            <w:pPr>
              <w:pStyle w:val="TableRow"/>
            </w:pPr>
            <w:r w:rsidRPr="00E861C5">
              <w:t>Comment</w:t>
            </w:r>
          </w:p>
        </w:tc>
        <w:tc>
          <w:tcPr>
            <w:tcW w:w="4536" w:type="dxa"/>
            <w:tcBorders>
              <w:top w:val="nil"/>
              <w:left w:val="single" w:sz="6" w:space="0" w:color="auto"/>
              <w:bottom w:val="nil"/>
              <w:right w:val="single" w:sz="6" w:space="0" w:color="auto"/>
            </w:tcBorders>
            <w:shd w:val="clear" w:color="auto" w:fill="auto"/>
          </w:tcPr>
          <w:p w14:paraId="733EE784" w14:textId="77777777" w:rsidR="00E861C5" w:rsidRDefault="00E861C5" w:rsidP="00F50F2D">
            <w:pPr>
              <w:pStyle w:val="TableRow"/>
            </w:pPr>
            <w:r>
              <w:t>Free text relationship comment.</w:t>
            </w:r>
          </w:p>
        </w:tc>
        <w:tc>
          <w:tcPr>
            <w:tcW w:w="1500" w:type="dxa"/>
            <w:tcBorders>
              <w:top w:val="nil"/>
              <w:left w:val="single" w:sz="6" w:space="0" w:color="auto"/>
              <w:bottom w:val="nil"/>
              <w:right w:val="single" w:sz="6" w:space="0" w:color="auto"/>
            </w:tcBorders>
            <w:shd w:val="clear" w:color="auto" w:fill="auto"/>
          </w:tcPr>
          <w:p w14:paraId="4F4497A8" w14:textId="77777777" w:rsidR="00E861C5" w:rsidRDefault="00E861C5" w:rsidP="00F50F2D">
            <w:pPr>
              <w:pStyle w:val="TableRow"/>
            </w:pPr>
            <w:r>
              <w:t>text Null</w:t>
            </w:r>
          </w:p>
        </w:tc>
        <w:tc>
          <w:tcPr>
            <w:tcW w:w="1127" w:type="dxa"/>
            <w:tcBorders>
              <w:top w:val="nil"/>
              <w:left w:val="single" w:sz="6" w:space="0" w:color="auto"/>
              <w:bottom w:val="nil"/>
              <w:right w:val="single" w:sz="6" w:space="0" w:color="auto"/>
            </w:tcBorders>
            <w:shd w:val="clear" w:color="auto" w:fill="auto"/>
          </w:tcPr>
          <w:p w14:paraId="157AE6AB" w14:textId="77777777" w:rsidR="00E861C5" w:rsidRDefault="00E861C5" w:rsidP="00F50F2D">
            <w:pPr>
              <w:pStyle w:val="TableRow"/>
            </w:pPr>
          </w:p>
        </w:tc>
      </w:tr>
      <w:tr w:rsidR="00606F15" w14:paraId="6E6350E8" w14:textId="77777777">
        <w:tc>
          <w:tcPr>
            <w:tcW w:w="2802" w:type="dxa"/>
            <w:tcBorders>
              <w:top w:val="nil"/>
              <w:left w:val="single" w:sz="6" w:space="0" w:color="auto"/>
              <w:bottom w:val="nil"/>
              <w:right w:val="single" w:sz="6" w:space="0" w:color="auto"/>
            </w:tcBorders>
            <w:shd w:val="clear" w:color="auto" w:fill="auto"/>
          </w:tcPr>
          <w:p w14:paraId="5E0D00F7" w14:textId="77777777" w:rsidR="00606F15" w:rsidRPr="00E861C5" w:rsidRDefault="00606F15" w:rsidP="00F50F2D">
            <w:pPr>
              <w:pStyle w:val="TableRow"/>
            </w:pPr>
            <w:r>
              <w:lastRenderedPageBreak/>
              <w:t>From_Concept_Key</w:t>
            </w:r>
          </w:p>
        </w:tc>
        <w:tc>
          <w:tcPr>
            <w:tcW w:w="4536" w:type="dxa"/>
            <w:tcBorders>
              <w:top w:val="nil"/>
              <w:left w:val="single" w:sz="6" w:space="0" w:color="auto"/>
              <w:bottom w:val="nil"/>
              <w:right w:val="single" w:sz="6" w:space="0" w:color="auto"/>
            </w:tcBorders>
            <w:shd w:val="clear" w:color="auto" w:fill="auto"/>
          </w:tcPr>
          <w:p w14:paraId="33EAE9EF" w14:textId="77777777" w:rsidR="00606F15" w:rsidRDefault="00606F15" w:rsidP="00F50F2D">
            <w:pPr>
              <w:pStyle w:val="TableRow"/>
            </w:pPr>
            <w:r>
              <w:t xml:space="preserve">Concept that the was originally selected by the user as the source of the relationship when the relationship was created.  Note that this does not form part of the logical relationship, but is required by the Thesaurus Editor when reloading the relationship to identify the term to display.  It is also required when </w:t>
            </w:r>
            <w:r w:rsidR="00370904">
              <w:t>a relationship of one type is converted to a different type.</w:t>
            </w:r>
          </w:p>
        </w:tc>
        <w:tc>
          <w:tcPr>
            <w:tcW w:w="1500" w:type="dxa"/>
            <w:tcBorders>
              <w:top w:val="nil"/>
              <w:left w:val="single" w:sz="6" w:space="0" w:color="auto"/>
              <w:bottom w:val="nil"/>
              <w:right w:val="single" w:sz="6" w:space="0" w:color="auto"/>
            </w:tcBorders>
            <w:shd w:val="clear" w:color="auto" w:fill="auto"/>
          </w:tcPr>
          <w:p w14:paraId="561D465F" w14:textId="77777777" w:rsidR="00606F15" w:rsidRDefault="00370904"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3C218E77" w14:textId="77777777" w:rsidR="00606F15" w:rsidRDefault="00370904" w:rsidP="00F50F2D">
            <w:pPr>
              <w:pStyle w:val="TableRow"/>
            </w:pPr>
            <w:r>
              <w:t>16</w:t>
            </w:r>
          </w:p>
        </w:tc>
      </w:tr>
      <w:tr w:rsidR="00370904" w14:paraId="179BD3C8" w14:textId="77777777">
        <w:tc>
          <w:tcPr>
            <w:tcW w:w="2802" w:type="dxa"/>
            <w:tcBorders>
              <w:top w:val="nil"/>
              <w:left w:val="single" w:sz="6" w:space="0" w:color="auto"/>
              <w:bottom w:val="nil"/>
              <w:right w:val="single" w:sz="6" w:space="0" w:color="auto"/>
            </w:tcBorders>
            <w:shd w:val="clear" w:color="auto" w:fill="auto"/>
          </w:tcPr>
          <w:p w14:paraId="7323C0C6" w14:textId="77777777" w:rsidR="00370904" w:rsidRPr="00E861C5" w:rsidRDefault="00370904" w:rsidP="00C73FD8">
            <w:pPr>
              <w:pStyle w:val="TableRow"/>
            </w:pPr>
            <w:r>
              <w:t>From_Concept_Key</w:t>
            </w:r>
          </w:p>
        </w:tc>
        <w:tc>
          <w:tcPr>
            <w:tcW w:w="4536" w:type="dxa"/>
            <w:tcBorders>
              <w:top w:val="nil"/>
              <w:left w:val="single" w:sz="6" w:space="0" w:color="auto"/>
              <w:bottom w:val="nil"/>
              <w:right w:val="single" w:sz="6" w:space="0" w:color="auto"/>
            </w:tcBorders>
            <w:shd w:val="clear" w:color="auto" w:fill="auto"/>
          </w:tcPr>
          <w:p w14:paraId="3DA76CBB" w14:textId="77777777" w:rsidR="00370904" w:rsidRDefault="00370904" w:rsidP="00C73FD8">
            <w:pPr>
              <w:pStyle w:val="TableRow"/>
            </w:pPr>
            <w:r>
              <w:t>Concept that the was originally selected by the user as the destination of the relationship when the relationship was created.  Note that this does not form part of the logical relationship, but is required by the Thesaurus Editor when reloading the relationship to identify the term to display.  It is also required when a relationship of one type is converted to a different type.</w:t>
            </w:r>
          </w:p>
        </w:tc>
        <w:tc>
          <w:tcPr>
            <w:tcW w:w="1500" w:type="dxa"/>
            <w:tcBorders>
              <w:top w:val="nil"/>
              <w:left w:val="single" w:sz="6" w:space="0" w:color="auto"/>
              <w:bottom w:val="nil"/>
              <w:right w:val="single" w:sz="6" w:space="0" w:color="auto"/>
            </w:tcBorders>
            <w:shd w:val="clear" w:color="auto" w:fill="auto"/>
          </w:tcPr>
          <w:p w14:paraId="5B032510" w14:textId="77777777" w:rsidR="00370904" w:rsidRDefault="00370904"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22B1BC91" w14:textId="77777777" w:rsidR="00370904" w:rsidRDefault="00370904" w:rsidP="00C73FD8">
            <w:pPr>
              <w:pStyle w:val="TableRow"/>
            </w:pPr>
            <w:r>
              <w:t>16</w:t>
            </w:r>
          </w:p>
        </w:tc>
      </w:tr>
      <w:tr w:rsidR="00F50F2D" w14:paraId="3B5B511D" w14:textId="77777777">
        <w:tc>
          <w:tcPr>
            <w:tcW w:w="2802" w:type="dxa"/>
            <w:tcBorders>
              <w:top w:val="nil"/>
              <w:left w:val="single" w:sz="6" w:space="0" w:color="auto"/>
              <w:bottom w:val="nil"/>
              <w:right w:val="single" w:sz="6" w:space="0" w:color="auto"/>
            </w:tcBorders>
            <w:shd w:val="clear" w:color="auto" w:fill="auto"/>
          </w:tcPr>
          <w:p w14:paraId="50184F9C" w14:textId="77777777" w:rsidR="00F50F2D" w:rsidRPr="00E861C5" w:rsidRDefault="00F50F2D" w:rsidP="00F50F2D">
            <w:pPr>
              <w:pStyle w:val="TableRow"/>
            </w:pPr>
            <w:r w:rsidRPr="00E861C5">
              <w:t>Entered_Session_ID</w:t>
            </w:r>
          </w:p>
        </w:tc>
        <w:tc>
          <w:tcPr>
            <w:tcW w:w="4536" w:type="dxa"/>
            <w:tcBorders>
              <w:top w:val="nil"/>
              <w:left w:val="single" w:sz="6" w:space="0" w:color="auto"/>
              <w:bottom w:val="nil"/>
              <w:right w:val="single" w:sz="6" w:space="0" w:color="auto"/>
            </w:tcBorders>
            <w:shd w:val="clear" w:color="auto" w:fill="auto"/>
          </w:tcPr>
          <w:p w14:paraId="4FB2F71A" w14:textId="77777777" w:rsidR="00F50F2D" w:rsidRDefault="00F50F2D" w:rsidP="00F50F2D">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FBE7BB6" w14:textId="77777777" w:rsidR="00F50F2D" w:rsidRDefault="00F50F2D" w:rsidP="00F50F2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99CB1BB" w14:textId="77777777" w:rsidR="00F50F2D" w:rsidRDefault="00F50F2D" w:rsidP="00F50F2D">
            <w:pPr>
              <w:pStyle w:val="TableRow"/>
            </w:pPr>
            <w:r>
              <w:t>16</w:t>
            </w:r>
          </w:p>
        </w:tc>
      </w:tr>
      <w:tr w:rsidR="00F50F2D" w14:paraId="23F971CE" w14:textId="77777777">
        <w:tc>
          <w:tcPr>
            <w:tcW w:w="2802" w:type="dxa"/>
            <w:tcBorders>
              <w:top w:val="nil"/>
              <w:left w:val="single" w:sz="6" w:space="0" w:color="auto"/>
              <w:bottom w:val="nil"/>
              <w:right w:val="single" w:sz="6" w:space="0" w:color="auto"/>
            </w:tcBorders>
            <w:shd w:val="clear" w:color="auto" w:fill="auto"/>
          </w:tcPr>
          <w:p w14:paraId="39439AE1" w14:textId="77777777" w:rsidR="00F50F2D" w:rsidRPr="00E861C5" w:rsidRDefault="00F50F2D" w:rsidP="00E861C5">
            <w:pPr>
              <w:pStyle w:val="TableRow"/>
            </w:pPr>
            <w:r w:rsidRPr="00E861C5">
              <w:t>Changed_Session_ID</w:t>
            </w:r>
          </w:p>
        </w:tc>
        <w:tc>
          <w:tcPr>
            <w:tcW w:w="4536" w:type="dxa"/>
            <w:tcBorders>
              <w:top w:val="nil"/>
              <w:left w:val="single" w:sz="6" w:space="0" w:color="auto"/>
              <w:bottom w:val="nil"/>
              <w:right w:val="single" w:sz="6" w:space="0" w:color="auto"/>
            </w:tcBorders>
            <w:shd w:val="clear" w:color="auto" w:fill="auto"/>
          </w:tcPr>
          <w:p w14:paraId="71997F4E" w14:textId="77777777" w:rsidR="00F50F2D" w:rsidRDefault="00F50F2D" w:rsidP="00F50F2D">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8B5BDD0" w14:textId="77777777" w:rsidR="00F50F2D" w:rsidRDefault="00F50F2D"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5F3F8C62" w14:textId="77777777" w:rsidR="00F50F2D" w:rsidRDefault="00F50F2D" w:rsidP="00F50F2D">
            <w:pPr>
              <w:pStyle w:val="TableRow"/>
            </w:pPr>
            <w:r>
              <w:t>16</w:t>
            </w:r>
          </w:p>
        </w:tc>
      </w:tr>
      <w:tr w:rsidR="00E861C5" w14:paraId="1F74FA2F" w14:textId="77777777">
        <w:tc>
          <w:tcPr>
            <w:tcW w:w="2802" w:type="dxa"/>
            <w:tcBorders>
              <w:top w:val="nil"/>
              <w:left w:val="single" w:sz="6" w:space="0" w:color="auto"/>
              <w:bottom w:val="nil"/>
              <w:right w:val="single" w:sz="6" w:space="0" w:color="auto"/>
            </w:tcBorders>
            <w:shd w:val="clear" w:color="auto" w:fill="auto"/>
          </w:tcPr>
          <w:p w14:paraId="338FBC63" w14:textId="77777777" w:rsidR="00E861C5" w:rsidRDefault="00E861C5" w:rsidP="00F50F2D">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2C3ADF8F" w14:textId="77777777" w:rsidR="00E861C5" w:rsidRDefault="00E861C5" w:rsidP="00F50F2D">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699F3043" w14:textId="77777777" w:rsidR="00E861C5" w:rsidRDefault="00E861C5" w:rsidP="00F50F2D">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B0B66D7" w14:textId="77777777" w:rsidR="00E861C5" w:rsidRDefault="00E861C5" w:rsidP="00F50F2D">
            <w:pPr>
              <w:pStyle w:val="TableRow"/>
            </w:pPr>
          </w:p>
        </w:tc>
      </w:tr>
      <w:tr w:rsidR="00E861C5" w14:paraId="1F688733" w14:textId="77777777">
        <w:tc>
          <w:tcPr>
            <w:tcW w:w="2802" w:type="dxa"/>
            <w:tcBorders>
              <w:top w:val="nil"/>
              <w:left w:val="single" w:sz="6" w:space="0" w:color="auto"/>
              <w:bottom w:val="nil"/>
              <w:right w:val="single" w:sz="6" w:space="0" w:color="auto"/>
            </w:tcBorders>
            <w:shd w:val="clear" w:color="auto" w:fill="auto"/>
          </w:tcPr>
          <w:p w14:paraId="65AE99C4" w14:textId="77777777" w:rsidR="00E861C5" w:rsidRDefault="00E861C5" w:rsidP="00F50F2D">
            <w:pPr>
              <w:pStyle w:val="TableRow"/>
            </w:pPr>
            <w:r>
              <w:t>Custodian</w:t>
            </w:r>
          </w:p>
        </w:tc>
        <w:tc>
          <w:tcPr>
            <w:tcW w:w="4536" w:type="dxa"/>
            <w:tcBorders>
              <w:top w:val="nil"/>
              <w:left w:val="single" w:sz="6" w:space="0" w:color="auto"/>
              <w:bottom w:val="nil"/>
              <w:right w:val="single" w:sz="6" w:space="0" w:color="auto"/>
            </w:tcBorders>
            <w:shd w:val="clear" w:color="auto" w:fill="auto"/>
          </w:tcPr>
          <w:p w14:paraId="764DD2FC" w14:textId="77777777" w:rsidR="00E861C5" w:rsidRDefault="00E861C5" w:rsidP="00F50F2D">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22A40522" w14:textId="77777777" w:rsidR="00E861C5" w:rsidRDefault="00E861C5" w:rsidP="00F50F2D">
            <w:pPr>
              <w:pStyle w:val="TableRow"/>
            </w:pPr>
            <w:r>
              <w:t>char Null</w:t>
            </w:r>
          </w:p>
        </w:tc>
        <w:tc>
          <w:tcPr>
            <w:tcW w:w="1127" w:type="dxa"/>
            <w:tcBorders>
              <w:top w:val="nil"/>
              <w:left w:val="single" w:sz="6" w:space="0" w:color="auto"/>
              <w:bottom w:val="nil"/>
              <w:right w:val="single" w:sz="6" w:space="0" w:color="auto"/>
            </w:tcBorders>
            <w:shd w:val="clear" w:color="auto" w:fill="auto"/>
          </w:tcPr>
          <w:p w14:paraId="0965BF4C" w14:textId="77777777" w:rsidR="00E861C5" w:rsidRDefault="00E861C5" w:rsidP="00F50F2D">
            <w:pPr>
              <w:pStyle w:val="TableRow"/>
            </w:pPr>
            <w:r>
              <w:t>8</w:t>
            </w:r>
          </w:p>
        </w:tc>
      </w:tr>
      <w:tr w:rsidR="00F50F2D" w14:paraId="3998E026" w14:textId="77777777">
        <w:tc>
          <w:tcPr>
            <w:tcW w:w="2802" w:type="dxa"/>
            <w:tcBorders>
              <w:top w:val="nil"/>
              <w:left w:val="single" w:sz="6" w:space="0" w:color="auto"/>
              <w:bottom w:val="nil"/>
              <w:right w:val="single" w:sz="6" w:space="0" w:color="auto"/>
            </w:tcBorders>
            <w:shd w:val="clear" w:color="auto" w:fill="auto"/>
          </w:tcPr>
          <w:p w14:paraId="08177909" w14:textId="77777777" w:rsidR="00F50F2D" w:rsidRPr="00E861C5" w:rsidRDefault="00F50F2D" w:rsidP="00F50F2D">
            <w:pPr>
              <w:pStyle w:val="TableRow"/>
            </w:pPr>
            <w:r w:rsidRPr="00E861C5">
              <w:t>Timestamp</w:t>
            </w:r>
          </w:p>
        </w:tc>
        <w:tc>
          <w:tcPr>
            <w:tcW w:w="4536" w:type="dxa"/>
            <w:tcBorders>
              <w:top w:val="nil"/>
              <w:left w:val="single" w:sz="6" w:space="0" w:color="auto"/>
              <w:bottom w:val="nil"/>
              <w:right w:val="single" w:sz="6" w:space="0" w:color="auto"/>
            </w:tcBorders>
            <w:shd w:val="clear" w:color="auto" w:fill="auto"/>
          </w:tcPr>
          <w:p w14:paraId="078B0904" w14:textId="77777777" w:rsidR="00F50F2D" w:rsidRDefault="00F50F2D" w:rsidP="00F50F2D">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7BE5A183" w14:textId="77777777" w:rsidR="00F50F2D" w:rsidRDefault="00F50F2D" w:rsidP="00F50F2D">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33720E3C" w14:textId="77777777" w:rsidR="00F50F2D" w:rsidRDefault="00F50F2D" w:rsidP="00F50F2D">
            <w:pPr>
              <w:pStyle w:val="TableRow"/>
            </w:pPr>
          </w:p>
        </w:tc>
      </w:tr>
    </w:tbl>
    <w:p w14:paraId="38DBEF2B" w14:textId="77777777" w:rsidR="00E861C5" w:rsidRDefault="00E861C5" w:rsidP="00E861C5"/>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F50F2D" w14:paraId="7E569DB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8730488" w14:textId="77777777" w:rsidR="00F50F2D" w:rsidRDefault="00F50F2D" w:rsidP="00F50F2D">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F81D34A" w14:textId="77777777" w:rsidR="00F50F2D" w:rsidRDefault="00F50F2D" w:rsidP="00F50F2D">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293775A" w14:textId="77777777" w:rsidR="00F50F2D" w:rsidRDefault="00F50F2D" w:rsidP="00F50F2D">
            <w:pPr>
              <w:pStyle w:val="TableColumnTitles"/>
              <w:keepNext/>
            </w:pPr>
            <w:r>
              <w:t>Options</w:t>
            </w:r>
          </w:p>
        </w:tc>
      </w:tr>
      <w:tr w:rsidR="00F50F2D" w14:paraId="0DDEC996" w14:textId="77777777">
        <w:tc>
          <w:tcPr>
            <w:tcW w:w="2801" w:type="dxa"/>
            <w:tcBorders>
              <w:top w:val="nil"/>
              <w:left w:val="single" w:sz="6" w:space="0" w:color="auto"/>
              <w:bottom w:val="nil"/>
              <w:right w:val="single" w:sz="6" w:space="0" w:color="auto"/>
            </w:tcBorders>
            <w:shd w:val="clear" w:color="auto" w:fill="auto"/>
          </w:tcPr>
          <w:p w14:paraId="5BEE915C" w14:textId="77777777" w:rsidR="00F50F2D" w:rsidRPr="00F50F2D" w:rsidRDefault="00F50F2D" w:rsidP="00F50F2D">
            <w:pPr>
              <w:pStyle w:val="TableRow"/>
            </w:pPr>
            <w:r>
              <w:t>IX_Term_Version_Relation_From</w:t>
            </w:r>
          </w:p>
        </w:tc>
        <w:tc>
          <w:tcPr>
            <w:tcW w:w="3543" w:type="dxa"/>
            <w:tcBorders>
              <w:top w:val="nil"/>
              <w:left w:val="single" w:sz="6" w:space="0" w:color="auto"/>
              <w:bottom w:val="nil"/>
              <w:right w:val="single" w:sz="6" w:space="0" w:color="auto"/>
            </w:tcBorders>
            <w:shd w:val="clear" w:color="auto" w:fill="auto"/>
          </w:tcPr>
          <w:p w14:paraId="6A4B62B1" w14:textId="77777777" w:rsidR="00F50F2D" w:rsidRDefault="00F50F2D" w:rsidP="00F50F2D">
            <w:pPr>
              <w:pStyle w:val="TableRow"/>
            </w:pPr>
            <w:r w:rsidRPr="00E861C5">
              <w:t>From_Term_Version_Key</w:t>
            </w:r>
          </w:p>
        </w:tc>
        <w:tc>
          <w:tcPr>
            <w:tcW w:w="3624" w:type="dxa"/>
            <w:tcBorders>
              <w:top w:val="nil"/>
              <w:left w:val="single" w:sz="6" w:space="0" w:color="auto"/>
              <w:bottom w:val="nil"/>
              <w:right w:val="single" w:sz="6" w:space="0" w:color="auto"/>
            </w:tcBorders>
            <w:shd w:val="clear" w:color="auto" w:fill="auto"/>
          </w:tcPr>
          <w:p w14:paraId="69160C32" w14:textId="77777777" w:rsidR="00F50F2D" w:rsidRDefault="00F50F2D" w:rsidP="00F50F2D">
            <w:pPr>
              <w:pStyle w:val="TableRow"/>
            </w:pPr>
            <w:r>
              <w:t>nonclustered located on PRIMARY</w:t>
            </w:r>
          </w:p>
        </w:tc>
      </w:tr>
      <w:tr w:rsidR="00F50F2D" w14:paraId="1B23F4CA" w14:textId="77777777">
        <w:tc>
          <w:tcPr>
            <w:tcW w:w="2801" w:type="dxa"/>
            <w:tcBorders>
              <w:top w:val="nil"/>
              <w:left w:val="single" w:sz="6" w:space="0" w:color="auto"/>
              <w:bottom w:val="single" w:sz="6" w:space="0" w:color="auto"/>
              <w:right w:val="single" w:sz="6" w:space="0" w:color="auto"/>
            </w:tcBorders>
            <w:shd w:val="clear" w:color="auto" w:fill="auto"/>
          </w:tcPr>
          <w:p w14:paraId="36E836CA" w14:textId="77777777" w:rsidR="00F50F2D" w:rsidRPr="00F50F2D" w:rsidRDefault="00F50F2D" w:rsidP="00F50F2D">
            <w:pPr>
              <w:pStyle w:val="TableRow"/>
            </w:pPr>
            <w:r w:rsidRPr="00F50F2D">
              <w:t>IX_Term_Version_Relation_To</w:t>
            </w:r>
          </w:p>
        </w:tc>
        <w:tc>
          <w:tcPr>
            <w:tcW w:w="3543" w:type="dxa"/>
            <w:tcBorders>
              <w:top w:val="nil"/>
              <w:left w:val="single" w:sz="6" w:space="0" w:color="auto"/>
              <w:bottom w:val="single" w:sz="6" w:space="0" w:color="auto"/>
              <w:right w:val="single" w:sz="6" w:space="0" w:color="auto"/>
            </w:tcBorders>
            <w:shd w:val="clear" w:color="auto" w:fill="auto"/>
          </w:tcPr>
          <w:p w14:paraId="058ABF2D" w14:textId="77777777" w:rsidR="00F50F2D" w:rsidRDefault="00F50F2D" w:rsidP="00F50F2D">
            <w:pPr>
              <w:pStyle w:val="TableRow"/>
            </w:pPr>
            <w:r>
              <w:t>To</w:t>
            </w:r>
            <w:r w:rsidRPr="00E861C5">
              <w:t>_Term_Version_Key</w:t>
            </w:r>
          </w:p>
        </w:tc>
        <w:tc>
          <w:tcPr>
            <w:tcW w:w="3624" w:type="dxa"/>
            <w:tcBorders>
              <w:top w:val="nil"/>
              <w:left w:val="single" w:sz="6" w:space="0" w:color="auto"/>
              <w:bottom w:val="single" w:sz="6" w:space="0" w:color="auto"/>
              <w:right w:val="single" w:sz="6" w:space="0" w:color="auto"/>
            </w:tcBorders>
            <w:shd w:val="clear" w:color="auto" w:fill="auto"/>
          </w:tcPr>
          <w:p w14:paraId="36D4C204" w14:textId="77777777" w:rsidR="00F50F2D" w:rsidRDefault="00F50F2D" w:rsidP="00F50F2D">
            <w:pPr>
              <w:pStyle w:val="TableRow"/>
            </w:pPr>
            <w:r>
              <w:t>nonclustered located on PRIMARY</w:t>
            </w:r>
          </w:p>
        </w:tc>
      </w:tr>
    </w:tbl>
    <w:p w14:paraId="4D729AFC" w14:textId="77777777" w:rsidR="00F50F2D" w:rsidRDefault="00F50F2D" w:rsidP="00E861C5"/>
    <w:p w14:paraId="40B098D4" w14:textId="77777777" w:rsidR="00A16D7B" w:rsidRDefault="00A16D7B" w:rsidP="00840903">
      <w:pPr>
        <w:pStyle w:val="Heading4"/>
      </w:pPr>
      <w:bookmarkStart w:id="773" w:name="_Toc292879039"/>
      <w:r>
        <w:lastRenderedPageBreak/>
        <w:t>Thesaurus_Fact</w:t>
      </w:r>
      <w:bookmarkEnd w:id="773"/>
    </w:p>
    <w:p w14:paraId="51E3CA57" w14:textId="77777777" w:rsidR="00A16D7B" w:rsidRDefault="00A16D7B" w:rsidP="00A16D7B">
      <w:pPr>
        <w:pStyle w:val="NormalIndent"/>
      </w:pPr>
      <w:r>
        <w:t>Details of a single fact that applies to a concept or meaning within the Thesaurus.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16D7B" w14:paraId="6839EC3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AD656D4" w14:textId="77777777" w:rsidR="00A16D7B" w:rsidRDefault="00A16D7B"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BCDDA14" w14:textId="77777777" w:rsidR="00A16D7B" w:rsidRDefault="00A16D7B"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3343405" w14:textId="77777777" w:rsidR="00A16D7B" w:rsidRDefault="00A16D7B"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4BC55F2" w14:textId="77777777" w:rsidR="00A16D7B" w:rsidRDefault="00A16D7B" w:rsidP="00A16D7B">
            <w:pPr>
              <w:pStyle w:val="TableColumnTitles"/>
              <w:keepNext/>
            </w:pPr>
            <w:r>
              <w:t>Size</w:t>
            </w:r>
          </w:p>
        </w:tc>
      </w:tr>
      <w:tr w:rsidR="00A16D7B" w14:paraId="3FA8DBA9" w14:textId="77777777">
        <w:tc>
          <w:tcPr>
            <w:tcW w:w="2802" w:type="dxa"/>
            <w:tcBorders>
              <w:top w:val="nil"/>
              <w:left w:val="single" w:sz="6" w:space="0" w:color="auto"/>
              <w:bottom w:val="nil"/>
              <w:right w:val="single" w:sz="6" w:space="0" w:color="auto"/>
            </w:tcBorders>
            <w:shd w:val="clear" w:color="auto" w:fill="auto"/>
          </w:tcPr>
          <w:p w14:paraId="112903BB" w14:textId="77777777" w:rsidR="00A16D7B" w:rsidRDefault="00A16D7B" w:rsidP="00A16D7B">
            <w:pPr>
              <w:pStyle w:val="TableRow"/>
              <w:rPr>
                <w:u w:val="single"/>
              </w:rPr>
            </w:pPr>
            <w:r>
              <w:rPr>
                <w:u w:val="single"/>
              </w:rPr>
              <w:t>Thesaurus_Fact_Key</w:t>
            </w:r>
          </w:p>
        </w:tc>
        <w:tc>
          <w:tcPr>
            <w:tcW w:w="4536" w:type="dxa"/>
            <w:tcBorders>
              <w:top w:val="nil"/>
              <w:left w:val="single" w:sz="6" w:space="0" w:color="auto"/>
              <w:bottom w:val="nil"/>
              <w:right w:val="single" w:sz="6" w:space="0" w:color="auto"/>
            </w:tcBorders>
            <w:shd w:val="clear" w:color="auto" w:fill="auto"/>
          </w:tcPr>
          <w:p w14:paraId="6D80E46A" w14:textId="77777777" w:rsidR="00A16D7B" w:rsidRDefault="00A16D7B" w:rsidP="00A16D7B">
            <w:pPr>
              <w:pStyle w:val="TableRow"/>
            </w:pPr>
            <w:r>
              <w:t>Unique identifier for the Thesaurus_Fact table</w:t>
            </w:r>
          </w:p>
        </w:tc>
        <w:tc>
          <w:tcPr>
            <w:tcW w:w="1500" w:type="dxa"/>
            <w:tcBorders>
              <w:top w:val="nil"/>
              <w:left w:val="single" w:sz="6" w:space="0" w:color="auto"/>
              <w:bottom w:val="nil"/>
              <w:right w:val="single" w:sz="6" w:space="0" w:color="auto"/>
            </w:tcBorders>
            <w:shd w:val="clear" w:color="auto" w:fill="auto"/>
          </w:tcPr>
          <w:p w14:paraId="04C79B4A"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89D2532" w14:textId="77777777" w:rsidR="00A16D7B" w:rsidRDefault="00A16D7B" w:rsidP="00A16D7B">
            <w:pPr>
              <w:pStyle w:val="TableRow"/>
            </w:pPr>
            <w:r>
              <w:t>16</w:t>
            </w:r>
          </w:p>
        </w:tc>
      </w:tr>
      <w:tr w:rsidR="00A16D7B" w14:paraId="0B5FDAA3" w14:textId="77777777">
        <w:tc>
          <w:tcPr>
            <w:tcW w:w="2802" w:type="dxa"/>
            <w:tcBorders>
              <w:top w:val="nil"/>
              <w:left w:val="single" w:sz="6" w:space="0" w:color="auto"/>
              <w:bottom w:val="nil"/>
              <w:right w:val="single" w:sz="6" w:space="0" w:color="auto"/>
            </w:tcBorders>
            <w:shd w:val="clear" w:color="auto" w:fill="auto"/>
          </w:tcPr>
          <w:p w14:paraId="4BFFBCD5" w14:textId="77777777" w:rsidR="00A16D7B" w:rsidRDefault="00A16D7B"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2CFC1A70" w14:textId="77777777" w:rsidR="00A16D7B" w:rsidRDefault="00A16D7B" w:rsidP="00A16D7B">
            <w:pPr>
              <w:pStyle w:val="TableRow"/>
            </w:pPr>
            <w:r>
              <w:t>Title of the fact.</w:t>
            </w:r>
          </w:p>
        </w:tc>
        <w:tc>
          <w:tcPr>
            <w:tcW w:w="1500" w:type="dxa"/>
            <w:tcBorders>
              <w:top w:val="nil"/>
              <w:left w:val="single" w:sz="6" w:space="0" w:color="auto"/>
              <w:bottom w:val="nil"/>
              <w:right w:val="single" w:sz="6" w:space="0" w:color="auto"/>
            </w:tcBorders>
            <w:shd w:val="clear" w:color="auto" w:fill="auto"/>
          </w:tcPr>
          <w:p w14:paraId="5E8EF31B"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D114A65" w14:textId="77777777" w:rsidR="00A16D7B" w:rsidRDefault="00A16D7B" w:rsidP="00A16D7B">
            <w:pPr>
              <w:pStyle w:val="TableRow"/>
            </w:pPr>
            <w:r>
              <w:t>100</w:t>
            </w:r>
          </w:p>
        </w:tc>
      </w:tr>
      <w:tr w:rsidR="00A16D7B" w14:paraId="4E79ABAB" w14:textId="77777777">
        <w:tc>
          <w:tcPr>
            <w:tcW w:w="2802" w:type="dxa"/>
            <w:tcBorders>
              <w:top w:val="nil"/>
              <w:left w:val="single" w:sz="6" w:space="0" w:color="auto"/>
              <w:bottom w:val="nil"/>
              <w:right w:val="single" w:sz="6" w:space="0" w:color="auto"/>
            </w:tcBorders>
            <w:shd w:val="clear" w:color="auto" w:fill="auto"/>
          </w:tcPr>
          <w:p w14:paraId="77535FCD" w14:textId="77777777" w:rsidR="00A16D7B" w:rsidRDefault="00A16D7B" w:rsidP="00A16D7B">
            <w:pPr>
              <w:pStyle w:val="TableRow"/>
            </w:pPr>
            <w:r>
              <w:t>Data</w:t>
            </w:r>
          </w:p>
        </w:tc>
        <w:tc>
          <w:tcPr>
            <w:tcW w:w="4536" w:type="dxa"/>
            <w:tcBorders>
              <w:top w:val="nil"/>
              <w:left w:val="single" w:sz="6" w:space="0" w:color="auto"/>
              <w:bottom w:val="nil"/>
              <w:right w:val="single" w:sz="6" w:space="0" w:color="auto"/>
            </w:tcBorders>
            <w:shd w:val="clear" w:color="auto" w:fill="auto"/>
          </w:tcPr>
          <w:p w14:paraId="548F2B57" w14:textId="77777777" w:rsidR="00A16D7B" w:rsidRDefault="00A16D7B" w:rsidP="00A16D7B">
            <w:pPr>
              <w:pStyle w:val="TableRow"/>
            </w:pPr>
            <w:r>
              <w:t>Fact data, free text in HTML format.</w:t>
            </w:r>
          </w:p>
        </w:tc>
        <w:tc>
          <w:tcPr>
            <w:tcW w:w="1500" w:type="dxa"/>
            <w:tcBorders>
              <w:top w:val="nil"/>
              <w:left w:val="single" w:sz="6" w:space="0" w:color="auto"/>
              <w:bottom w:val="nil"/>
              <w:right w:val="single" w:sz="6" w:space="0" w:color="auto"/>
            </w:tcBorders>
            <w:shd w:val="clear" w:color="auto" w:fill="auto"/>
          </w:tcPr>
          <w:p w14:paraId="137E89CA" w14:textId="77777777" w:rsidR="00A16D7B" w:rsidRDefault="00A16D7B" w:rsidP="00A16D7B">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7878D469" w14:textId="77777777" w:rsidR="00A16D7B" w:rsidRDefault="00A16D7B" w:rsidP="00A16D7B">
            <w:pPr>
              <w:pStyle w:val="TableRow"/>
            </w:pPr>
          </w:p>
        </w:tc>
      </w:tr>
      <w:tr w:rsidR="00A16D7B" w14:paraId="3B331897" w14:textId="77777777">
        <w:tc>
          <w:tcPr>
            <w:tcW w:w="2802" w:type="dxa"/>
            <w:tcBorders>
              <w:top w:val="nil"/>
              <w:left w:val="single" w:sz="6" w:space="0" w:color="auto"/>
              <w:bottom w:val="nil"/>
              <w:right w:val="single" w:sz="6" w:space="0" w:color="auto"/>
            </w:tcBorders>
            <w:shd w:val="clear" w:color="auto" w:fill="auto"/>
          </w:tcPr>
          <w:p w14:paraId="2CBB8BC6" w14:textId="77777777" w:rsidR="00A16D7B" w:rsidRDefault="00A16D7B" w:rsidP="00A16D7B">
            <w:pPr>
              <w:pStyle w:val="TableRow"/>
            </w:pPr>
            <w:r>
              <w:t>Meaning_Key</w:t>
            </w:r>
          </w:p>
        </w:tc>
        <w:tc>
          <w:tcPr>
            <w:tcW w:w="4536" w:type="dxa"/>
            <w:tcBorders>
              <w:top w:val="nil"/>
              <w:left w:val="single" w:sz="6" w:space="0" w:color="auto"/>
              <w:bottom w:val="nil"/>
              <w:right w:val="single" w:sz="6" w:space="0" w:color="auto"/>
            </w:tcBorders>
            <w:shd w:val="clear" w:color="auto" w:fill="auto"/>
          </w:tcPr>
          <w:p w14:paraId="31EDFDCD" w14:textId="77777777" w:rsidR="00A16D7B" w:rsidRDefault="00A16D7B" w:rsidP="00A16D7B">
            <w:pPr>
              <w:pStyle w:val="TableRow"/>
            </w:pPr>
            <w:r>
              <w:t>Meaning the fact is associated with, if the fact is associated wiith a group of terms which all share the same meaning.  Otherwise null.</w:t>
            </w:r>
          </w:p>
        </w:tc>
        <w:tc>
          <w:tcPr>
            <w:tcW w:w="1500" w:type="dxa"/>
            <w:tcBorders>
              <w:top w:val="nil"/>
              <w:left w:val="single" w:sz="6" w:space="0" w:color="auto"/>
              <w:bottom w:val="nil"/>
              <w:right w:val="single" w:sz="6" w:space="0" w:color="auto"/>
            </w:tcBorders>
            <w:shd w:val="clear" w:color="auto" w:fill="auto"/>
          </w:tcPr>
          <w:p w14:paraId="122E7745"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A244B8" w14:textId="77777777" w:rsidR="00A16D7B" w:rsidRDefault="00A16D7B" w:rsidP="00A16D7B">
            <w:pPr>
              <w:pStyle w:val="TableRow"/>
            </w:pPr>
            <w:r>
              <w:t>16</w:t>
            </w:r>
          </w:p>
        </w:tc>
      </w:tr>
      <w:tr w:rsidR="00A16D7B" w14:paraId="527F811F" w14:textId="77777777">
        <w:tc>
          <w:tcPr>
            <w:tcW w:w="2802" w:type="dxa"/>
            <w:tcBorders>
              <w:top w:val="nil"/>
              <w:left w:val="single" w:sz="6" w:space="0" w:color="auto"/>
              <w:bottom w:val="nil"/>
              <w:right w:val="single" w:sz="6" w:space="0" w:color="auto"/>
            </w:tcBorders>
            <w:shd w:val="clear" w:color="auto" w:fill="auto"/>
          </w:tcPr>
          <w:p w14:paraId="32433937" w14:textId="77777777" w:rsidR="00A16D7B" w:rsidRDefault="00A16D7B" w:rsidP="00A16D7B">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57F6BD15" w14:textId="77777777" w:rsidR="00A16D7B" w:rsidRDefault="00A16D7B" w:rsidP="00A16D7B">
            <w:pPr>
              <w:pStyle w:val="TableRow"/>
            </w:pPr>
            <w:r>
              <w:t>Concept the fact is associated with, if the fact is associated wiith a single concept.  Otherwise null.</w:t>
            </w:r>
          </w:p>
        </w:tc>
        <w:tc>
          <w:tcPr>
            <w:tcW w:w="1500" w:type="dxa"/>
            <w:tcBorders>
              <w:top w:val="nil"/>
              <w:left w:val="single" w:sz="6" w:space="0" w:color="auto"/>
              <w:bottom w:val="nil"/>
              <w:right w:val="single" w:sz="6" w:space="0" w:color="auto"/>
            </w:tcBorders>
            <w:shd w:val="clear" w:color="auto" w:fill="auto"/>
          </w:tcPr>
          <w:p w14:paraId="2FC0C11F"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10BD8AB8" w14:textId="77777777" w:rsidR="00A16D7B" w:rsidRDefault="00A16D7B" w:rsidP="00A16D7B">
            <w:pPr>
              <w:pStyle w:val="TableRow"/>
            </w:pPr>
            <w:r>
              <w:t>16</w:t>
            </w:r>
          </w:p>
        </w:tc>
      </w:tr>
      <w:tr w:rsidR="003B082C" w14:paraId="25997F1A" w14:textId="77777777">
        <w:tc>
          <w:tcPr>
            <w:tcW w:w="2802" w:type="dxa"/>
            <w:tcBorders>
              <w:top w:val="nil"/>
              <w:left w:val="single" w:sz="6" w:space="0" w:color="auto"/>
              <w:bottom w:val="nil"/>
              <w:right w:val="single" w:sz="6" w:space="0" w:color="auto"/>
            </w:tcBorders>
            <w:shd w:val="clear" w:color="auto" w:fill="auto"/>
          </w:tcPr>
          <w:p w14:paraId="008958A9" w14:textId="77777777" w:rsidR="003B082C" w:rsidRDefault="003B082C" w:rsidP="00A16D7B">
            <w:pPr>
              <w:pStyle w:val="TableRow"/>
            </w:pPr>
            <w:r>
              <w:t>Term_Version_Key</w:t>
            </w:r>
          </w:p>
        </w:tc>
        <w:tc>
          <w:tcPr>
            <w:tcW w:w="4536" w:type="dxa"/>
            <w:tcBorders>
              <w:top w:val="nil"/>
              <w:left w:val="single" w:sz="6" w:space="0" w:color="auto"/>
              <w:bottom w:val="nil"/>
              <w:right w:val="single" w:sz="6" w:space="0" w:color="auto"/>
            </w:tcBorders>
            <w:shd w:val="clear" w:color="auto" w:fill="auto"/>
          </w:tcPr>
          <w:p w14:paraId="301AE911" w14:textId="77777777" w:rsidR="003B082C" w:rsidRDefault="003B082C" w:rsidP="00A16D7B">
            <w:pPr>
              <w:pStyle w:val="TableRow"/>
            </w:pPr>
            <w:r>
              <w:t>Term version the fact is associated with, if the fact is associated with a term version or all related term versions.  Otherwiser null.</w:t>
            </w:r>
          </w:p>
        </w:tc>
        <w:tc>
          <w:tcPr>
            <w:tcW w:w="1500" w:type="dxa"/>
            <w:tcBorders>
              <w:top w:val="nil"/>
              <w:left w:val="single" w:sz="6" w:space="0" w:color="auto"/>
              <w:bottom w:val="nil"/>
              <w:right w:val="single" w:sz="6" w:space="0" w:color="auto"/>
            </w:tcBorders>
            <w:shd w:val="clear" w:color="auto" w:fill="auto"/>
          </w:tcPr>
          <w:p w14:paraId="136C0852" w14:textId="77777777" w:rsidR="003B082C" w:rsidRDefault="003B082C"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3287FA49" w14:textId="77777777" w:rsidR="003B082C" w:rsidRDefault="003B082C" w:rsidP="00A16D7B">
            <w:pPr>
              <w:pStyle w:val="TableRow"/>
            </w:pPr>
            <w:r>
              <w:t>16</w:t>
            </w:r>
          </w:p>
        </w:tc>
      </w:tr>
      <w:tr w:rsidR="003B082C" w14:paraId="2DF04E41" w14:textId="77777777">
        <w:tc>
          <w:tcPr>
            <w:tcW w:w="2802" w:type="dxa"/>
            <w:tcBorders>
              <w:top w:val="nil"/>
              <w:left w:val="single" w:sz="6" w:space="0" w:color="auto"/>
              <w:bottom w:val="nil"/>
              <w:right w:val="single" w:sz="6" w:space="0" w:color="auto"/>
            </w:tcBorders>
            <w:shd w:val="clear" w:color="auto" w:fill="auto"/>
          </w:tcPr>
          <w:p w14:paraId="0CADC999" w14:textId="77777777" w:rsidR="003B082C" w:rsidRDefault="003B082C" w:rsidP="00A16D7B">
            <w:pPr>
              <w:pStyle w:val="TableRow"/>
            </w:pPr>
            <w:r>
              <w:t>Related_Term_Versions</w:t>
            </w:r>
          </w:p>
        </w:tc>
        <w:tc>
          <w:tcPr>
            <w:tcW w:w="4536" w:type="dxa"/>
            <w:tcBorders>
              <w:top w:val="nil"/>
              <w:left w:val="single" w:sz="6" w:space="0" w:color="auto"/>
              <w:bottom w:val="nil"/>
              <w:right w:val="single" w:sz="6" w:space="0" w:color="auto"/>
            </w:tcBorders>
            <w:shd w:val="clear" w:color="auto" w:fill="auto"/>
          </w:tcPr>
          <w:p w14:paraId="021BB6CF" w14:textId="77777777" w:rsidR="003B082C" w:rsidRDefault="003B082C" w:rsidP="00A16D7B">
            <w:pPr>
              <w:pStyle w:val="TableRow"/>
            </w:pPr>
            <w:r>
              <w:t>If 1 and a Term_Version_Key is present, then indicates that the fact applies to all related term versions.  Related term versions are identified by recursing into the Term_Version_Relation table.</w:t>
            </w:r>
          </w:p>
        </w:tc>
        <w:tc>
          <w:tcPr>
            <w:tcW w:w="1500" w:type="dxa"/>
            <w:tcBorders>
              <w:top w:val="nil"/>
              <w:left w:val="single" w:sz="6" w:space="0" w:color="auto"/>
              <w:bottom w:val="nil"/>
              <w:right w:val="single" w:sz="6" w:space="0" w:color="auto"/>
            </w:tcBorders>
            <w:shd w:val="clear" w:color="auto" w:fill="auto"/>
          </w:tcPr>
          <w:p w14:paraId="7C40D237" w14:textId="77777777" w:rsidR="003B082C" w:rsidRDefault="003B082C" w:rsidP="00A16D7B">
            <w:pPr>
              <w:pStyle w:val="TableRow"/>
            </w:pPr>
            <w:r>
              <w:t xml:space="preserve">bit </w:t>
            </w:r>
            <w:r w:rsidR="00D26C42">
              <w:t xml:space="preserve">Not </w:t>
            </w:r>
            <w:r>
              <w:t>Null</w:t>
            </w:r>
            <w:r w:rsidR="00D26C42">
              <w:t xml:space="preserve"> default 0</w:t>
            </w:r>
          </w:p>
        </w:tc>
        <w:tc>
          <w:tcPr>
            <w:tcW w:w="1127" w:type="dxa"/>
            <w:tcBorders>
              <w:top w:val="nil"/>
              <w:left w:val="single" w:sz="6" w:space="0" w:color="auto"/>
              <w:bottom w:val="nil"/>
              <w:right w:val="single" w:sz="6" w:space="0" w:color="auto"/>
            </w:tcBorders>
            <w:shd w:val="clear" w:color="auto" w:fill="auto"/>
          </w:tcPr>
          <w:p w14:paraId="5DCD7437" w14:textId="77777777" w:rsidR="003B082C" w:rsidRDefault="003B082C" w:rsidP="00A16D7B">
            <w:pPr>
              <w:pStyle w:val="TableRow"/>
            </w:pPr>
          </w:p>
        </w:tc>
      </w:tr>
      <w:tr w:rsidR="00F02505" w14:paraId="4BFB232A" w14:textId="77777777">
        <w:tc>
          <w:tcPr>
            <w:tcW w:w="2802" w:type="dxa"/>
            <w:tcBorders>
              <w:top w:val="nil"/>
              <w:left w:val="single" w:sz="6" w:space="0" w:color="auto"/>
              <w:bottom w:val="nil"/>
              <w:right w:val="single" w:sz="6" w:space="0" w:color="auto"/>
            </w:tcBorders>
            <w:shd w:val="clear" w:color="auto" w:fill="auto"/>
          </w:tcPr>
          <w:p w14:paraId="76F6D925" w14:textId="77777777" w:rsidR="00F02505" w:rsidRDefault="00F02505" w:rsidP="00A16D7B">
            <w:pPr>
              <w:pStyle w:val="TableRow"/>
            </w:pPr>
            <w:r>
              <w:t>Inherited</w:t>
            </w:r>
          </w:p>
        </w:tc>
        <w:tc>
          <w:tcPr>
            <w:tcW w:w="4536" w:type="dxa"/>
            <w:tcBorders>
              <w:top w:val="nil"/>
              <w:left w:val="single" w:sz="6" w:space="0" w:color="auto"/>
              <w:bottom w:val="nil"/>
              <w:right w:val="single" w:sz="6" w:space="0" w:color="auto"/>
            </w:tcBorders>
            <w:shd w:val="clear" w:color="auto" w:fill="auto"/>
          </w:tcPr>
          <w:p w14:paraId="76F54FDB" w14:textId="77777777" w:rsidR="00F02505" w:rsidRDefault="00F02505" w:rsidP="00A16D7B">
            <w:pPr>
              <w:pStyle w:val="TableRow"/>
            </w:pPr>
            <w:r>
              <w:t>If 1, then the fact applies to the selected concept plus all concepts below this one in the hierarchy.  If 0, then the fact applies only to this concept in the hierarchy.</w:t>
            </w:r>
          </w:p>
        </w:tc>
        <w:tc>
          <w:tcPr>
            <w:tcW w:w="1500" w:type="dxa"/>
            <w:tcBorders>
              <w:top w:val="nil"/>
              <w:left w:val="single" w:sz="6" w:space="0" w:color="auto"/>
              <w:bottom w:val="nil"/>
              <w:right w:val="single" w:sz="6" w:space="0" w:color="auto"/>
            </w:tcBorders>
            <w:shd w:val="clear" w:color="auto" w:fill="auto"/>
          </w:tcPr>
          <w:p w14:paraId="3C0588A8" w14:textId="77777777" w:rsidR="00F02505" w:rsidRDefault="00F02505" w:rsidP="00A16D7B">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B5877DD" w14:textId="77777777" w:rsidR="00F02505" w:rsidRDefault="00F02505" w:rsidP="00A16D7B">
            <w:pPr>
              <w:pStyle w:val="TableRow"/>
            </w:pPr>
          </w:p>
        </w:tc>
      </w:tr>
      <w:tr w:rsidR="00A16D7B" w14:paraId="5122FE81" w14:textId="77777777">
        <w:tc>
          <w:tcPr>
            <w:tcW w:w="2802" w:type="dxa"/>
            <w:tcBorders>
              <w:top w:val="nil"/>
              <w:left w:val="single" w:sz="6" w:space="0" w:color="auto"/>
              <w:bottom w:val="nil"/>
              <w:right w:val="single" w:sz="6" w:space="0" w:color="auto"/>
            </w:tcBorders>
            <w:shd w:val="clear" w:color="auto" w:fill="auto"/>
          </w:tcPr>
          <w:p w14:paraId="7C80DFD7" w14:textId="77777777" w:rsidR="00A16D7B" w:rsidRDefault="00A16D7B" w:rsidP="00A16D7B">
            <w:pPr>
              <w:pStyle w:val="TableRow"/>
            </w:pPr>
            <w:r>
              <w:t>Language_Key</w:t>
            </w:r>
          </w:p>
        </w:tc>
        <w:tc>
          <w:tcPr>
            <w:tcW w:w="4536" w:type="dxa"/>
            <w:tcBorders>
              <w:top w:val="nil"/>
              <w:left w:val="single" w:sz="6" w:space="0" w:color="auto"/>
              <w:bottom w:val="nil"/>
              <w:right w:val="single" w:sz="6" w:space="0" w:color="auto"/>
            </w:tcBorders>
            <w:shd w:val="clear" w:color="auto" w:fill="auto"/>
          </w:tcPr>
          <w:p w14:paraId="77183649" w14:textId="77777777" w:rsidR="00A16D7B" w:rsidRDefault="00A16D7B" w:rsidP="00A16D7B">
            <w:pPr>
              <w:pStyle w:val="TableRow"/>
            </w:pPr>
            <w:r>
              <w:t>Language the fact is in.</w:t>
            </w:r>
          </w:p>
        </w:tc>
        <w:tc>
          <w:tcPr>
            <w:tcW w:w="1500" w:type="dxa"/>
            <w:tcBorders>
              <w:top w:val="nil"/>
              <w:left w:val="single" w:sz="6" w:space="0" w:color="auto"/>
              <w:bottom w:val="nil"/>
              <w:right w:val="single" w:sz="6" w:space="0" w:color="auto"/>
            </w:tcBorders>
            <w:shd w:val="clear" w:color="auto" w:fill="auto"/>
          </w:tcPr>
          <w:p w14:paraId="76E78008"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A27BA4E" w14:textId="77777777" w:rsidR="00A16D7B" w:rsidRDefault="00A16D7B" w:rsidP="00A16D7B">
            <w:pPr>
              <w:pStyle w:val="TableRow"/>
            </w:pPr>
            <w:r>
              <w:t>4</w:t>
            </w:r>
          </w:p>
        </w:tc>
      </w:tr>
      <w:tr w:rsidR="00A16D7B" w14:paraId="58F497B7" w14:textId="77777777">
        <w:tc>
          <w:tcPr>
            <w:tcW w:w="2802" w:type="dxa"/>
            <w:tcBorders>
              <w:top w:val="nil"/>
              <w:left w:val="single" w:sz="6" w:space="0" w:color="auto"/>
              <w:bottom w:val="nil"/>
              <w:right w:val="single" w:sz="6" w:space="0" w:color="auto"/>
            </w:tcBorders>
            <w:shd w:val="clear" w:color="auto" w:fill="auto"/>
          </w:tcPr>
          <w:p w14:paraId="468A6F3C" w14:textId="77777777" w:rsidR="00A16D7B" w:rsidRDefault="00A16D7B" w:rsidP="00A16D7B">
            <w:pPr>
              <w:pStyle w:val="TableRow"/>
            </w:pPr>
            <w:r>
              <w:t>Fact_Vague_Date_Start</w:t>
            </w:r>
          </w:p>
        </w:tc>
        <w:tc>
          <w:tcPr>
            <w:tcW w:w="4536" w:type="dxa"/>
            <w:tcBorders>
              <w:top w:val="nil"/>
              <w:left w:val="single" w:sz="6" w:space="0" w:color="auto"/>
              <w:bottom w:val="nil"/>
              <w:right w:val="single" w:sz="6" w:space="0" w:color="auto"/>
            </w:tcBorders>
            <w:shd w:val="clear" w:color="auto" w:fill="auto"/>
          </w:tcPr>
          <w:p w14:paraId="47DA1881" w14:textId="77777777" w:rsidR="00A16D7B" w:rsidRDefault="00A16D7B" w:rsidP="00A16D7B">
            <w:pPr>
              <w:pStyle w:val="TableRow"/>
            </w:pPr>
            <w:r>
              <w:t xml:space="preserve">Vague date start field for the fact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4EAE030" w14:textId="77777777" w:rsidR="00A16D7B" w:rsidRDefault="00A16D7B" w:rsidP="00A16D7B">
            <w:pPr>
              <w:pStyle w:val="TableRow"/>
            </w:pPr>
            <w:r>
              <w:t>int Null</w:t>
            </w:r>
          </w:p>
        </w:tc>
        <w:tc>
          <w:tcPr>
            <w:tcW w:w="1127" w:type="dxa"/>
            <w:tcBorders>
              <w:top w:val="nil"/>
              <w:left w:val="single" w:sz="6" w:space="0" w:color="auto"/>
              <w:bottom w:val="nil"/>
              <w:right w:val="single" w:sz="6" w:space="0" w:color="auto"/>
            </w:tcBorders>
            <w:shd w:val="clear" w:color="auto" w:fill="auto"/>
          </w:tcPr>
          <w:p w14:paraId="11A74451" w14:textId="77777777" w:rsidR="00A16D7B" w:rsidRDefault="00A16D7B" w:rsidP="00A16D7B">
            <w:pPr>
              <w:pStyle w:val="TableRow"/>
            </w:pPr>
          </w:p>
        </w:tc>
      </w:tr>
      <w:tr w:rsidR="00A16D7B" w14:paraId="3A12E1DD" w14:textId="77777777">
        <w:tc>
          <w:tcPr>
            <w:tcW w:w="2802" w:type="dxa"/>
            <w:tcBorders>
              <w:top w:val="nil"/>
              <w:left w:val="single" w:sz="6" w:space="0" w:color="auto"/>
              <w:bottom w:val="nil"/>
              <w:right w:val="single" w:sz="6" w:space="0" w:color="auto"/>
            </w:tcBorders>
            <w:shd w:val="clear" w:color="auto" w:fill="auto"/>
          </w:tcPr>
          <w:p w14:paraId="3A6D1B7A" w14:textId="77777777" w:rsidR="00A16D7B" w:rsidRDefault="00A16D7B" w:rsidP="00A16D7B">
            <w:pPr>
              <w:pStyle w:val="TableRow"/>
            </w:pPr>
            <w:r>
              <w:t>Fact_Vague_Date_End</w:t>
            </w:r>
          </w:p>
        </w:tc>
        <w:tc>
          <w:tcPr>
            <w:tcW w:w="4536" w:type="dxa"/>
            <w:tcBorders>
              <w:top w:val="nil"/>
              <w:left w:val="single" w:sz="6" w:space="0" w:color="auto"/>
              <w:bottom w:val="nil"/>
              <w:right w:val="single" w:sz="6" w:space="0" w:color="auto"/>
            </w:tcBorders>
            <w:shd w:val="clear" w:color="auto" w:fill="auto"/>
          </w:tcPr>
          <w:p w14:paraId="06C3E28D" w14:textId="77777777" w:rsidR="00A16D7B" w:rsidRDefault="00A16D7B" w:rsidP="00A16D7B">
            <w:pPr>
              <w:pStyle w:val="TableRow"/>
            </w:pPr>
            <w:r>
              <w:t xml:space="preserve">Vague date end field for the fact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23D6FCC9" w14:textId="77777777" w:rsidR="00A16D7B" w:rsidRDefault="00A16D7B" w:rsidP="00A16D7B">
            <w:pPr>
              <w:pStyle w:val="TableRow"/>
            </w:pPr>
            <w:r>
              <w:t>int Null</w:t>
            </w:r>
          </w:p>
        </w:tc>
        <w:tc>
          <w:tcPr>
            <w:tcW w:w="1127" w:type="dxa"/>
            <w:tcBorders>
              <w:top w:val="nil"/>
              <w:left w:val="single" w:sz="6" w:space="0" w:color="auto"/>
              <w:bottom w:val="nil"/>
              <w:right w:val="single" w:sz="6" w:space="0" w:color="auto"/>
            </w:tcBorders>
            <w:shd w:val="clear" w:color="auto" w:fill="auto"/>
          </w:tcPr>
          <w:p w14:paraId="09AC8264" w14:textId="77777777" w:rsidR="00A16D7B" w:rsidRDefault="00A16D7B" w:rsidP="00A16D7B">
            <w:pPr>
              <w:pStyle w:val="TableRow"/>
            </w:pPr>
          </w:p>
        </w:tc>
      </w:tr>
      <w:tr w:rsidR="00A16D7B" w14:paraId="43F738D2" w14:textId="77777777">
        <w:tc>
          <w:tcPr>
            <w:tcW w:w="2802" w:type="dxa"/>
            <w:tcBorders>
              <w:top w:val="nil"/>
              <w:left w:val="single" w:sz="6" w:space="0" w:color="auto"/>
              <w:bottom w:val="nil"/>
              <w:right w:val="single" w:sz="6" w:space="0" w:color="auto"/>
            </w:tcBorders>
            <w:shd w:val="clear" w:color="auto" w:fill="auto"/>
          </w:tcPr>
          <w:p w14:paraId="016FA338" w14:textId="77777777" w:rsidR="00A16D7B" w:rsidRDefault="00A16D7B" w:rsidP="00A16D7B">
            <w:pPr>
              <w:pStyle w:val="TableRow"/>
            </w:pPr>
            <w:r>
              <w:t>Fact_Vague_Date_Type</w:t>
            </w:r>
          </w:p>
        </w:tc>
        <w:tc>
          <w:tcPr>
            <w:tcW w:w="4536" w:type="dxa"/>
            <w:tcBorders>
              <w:top w:val="nil"/>
              <w:left w:val="single" w:sz="6" w:space="0" w:color="auto"/>
              <w:bottom w:val="nil"/>
              <w:right w:val="single" w:sz="6" w:space="0" w:color="auto"/>
            </w:tcBorders>
            <w:shd w:val="clear" w:color="auto" w:fill="auto"/>
          </w:tcPr>
          <w:p w14:paraId="32D55D35" w14:textId="77777777" w:rsidR="00A16D7B" w:rsidRDefault="00A16D7B" w:rsidP="00A16D7B">
            <w:pPr>
              <w:pStyle w:val="TableRow"/>
            </w:pPr>
            <w:r>
              <w:t>Vague date type field for the fact date.</w:t>
            </w:r>
          </w:p>
        </w:tc>
        <w:tc>
          <w:tcPr>
            <w:tcW w:w="1500" w:type="dxa"/>
            <w:tcBorders>
              <w:top w:val="nil"/>
              <w:left w:val="single" w:sz="6" w:space="0" w:color="auto"/>
              <w:bottom w:val="nil"/>
              <w:right w:val="single" w:sz="6" w:space="0" w:color="auto"/>
            </w:tcBorders>
            <w:shd w:val="clear" w:color="auto" w:fill="auto"/>
          </w:tcPr>
          <w:p w14:paraId="3E658722"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7FDF044" w14:textId="77777777" w:rsidR="00A16D7B" w:rsidRDefault="00A16D7B" w:rsidP="00A16D7B">
            <w:pPr>
              <w:pStyle w:val="TableRow"/>
            </w:pPr>
            <w:r>
              <w:t>2</w:t>
            </w:r>
          </w:p>
        </w:tc>
      </w:tr>
      <w:tr w:rsidR="00A16D7B" w14:paraId="49120C9F" w14:textId="77777777">
        <w:tc>
          <w:tcPr>
            <w:tcW w:w="2802" w:type="dxa"/>
            <w:tcBorders>
              <w:top w:val="nil"/>
              <w:left w:val="single" w:sz="6" w:space="0" w:color="auto"/>
              <w:bottom w:val="nil"/>
              <w:right w:val="single" w:sz="6" w:space="0" w:color="auto"/>
            </w:tcBorders>
            <w:shd w:val="clear" w:color="auto" w:fill="auto"/>
          </w:tcPr>
          <w:p w14:paraId="7E4B9B24" w14:textId="77777777" w:rsidR="00A16D7B" w:rsidRDefault="00A16D7B" w:rsidP="00A16D7B">
            <w:pPr>
              <w:pStyle w:val="TableRow"/>
            </w:pPr>
            <w:r>
              <w:t>Fact_Type_Concept_Key</w:t>
            </w:r>
          </w:p>
        </w:tc>
        <w:tc>
          <w:tcPr>
            <w:tcW w:w="4536" w:type="dxa"/>
            <w:tcBorders>
              <w:top w:val="nil"/>
              <w:left w:val="single" w:sz="6" w:space="0" w:color="auto"/>
              <w:bottom w:val="nil"/>
              <w:right w:val="single" w:sz="6" w:space="0" w:color="auto"/>
            </w:tcBorders>
            <w:shd w:val="clear" w:color="auto" w:fill="auto"/>
          </w:tcPr>
          <w:p w14:paraId="358B9F87" w14:textId="77777777" w:rsidR="00A16D7B" w:rsidRDefault="00A16D7B" w:rsidP="00A16D7B">
            <w:pPr>
              <w:pStyle w:val="TableRow"/>
            </w:pPr>
            <w:r>
              <w:t>Identifies the type of fact.  Linked to the Thesaurus Fact Types concept group.</w:t>
            </w:r>
          </w:p>
        </w:tc>
        <w:tc>
          <w:tcPr>
            <w:tcW w:w="1500" w:type="dxa"/>
            <w:tcBorders>
              <w:top w:val="nil"/>
              <w:left w:val="single" w:sz="6" w:space="0" w:color="auto"/>
              <w:bottom w:val="nil"/>
              <w:right w:val="single" w:sz="6" w:space="0" w:color="auto"/>
            </w:tcBorders>
            <w:shd w:val="clear" w:color="auto" w:fill="auto"/>
          </w:tcPr>
          <w:p w14:paraId="4873C3CD"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C2B6D6F" w14:textId="77777777" w:rsidR="00A16D7B" w:rsidRDefault="00A16D7B" w:rsidP="00A16D7B">
            <w:pPr>
              <w:pStyle w:val="TableRow"/>
            </w:pPr>
            <w:r>
              <w:t>16</w:t>
            </w:r>
          </w:p>
        </w:tc>
      </w:tr>
      <w:tr w:rsidR="00A16D7B" w14:paraId="19A6998E" w14:textId="77777777">
        <w:tc>
          <w:tcPr>
            <w:tcW w:w="2802" w:type="dxa"/>
            <w:tcBorders>
              <w:top w:val="nil"/>
              <w:left w:val="single" w:sz="6" w:space="0" w:color="auto"/>
              <w:bottom w:val="nil"/>
              <w:right w:val="single" w:sz="6" w:space="0" w:color="auto"/>
            </w:tcBorders>
            <w:shd w:val="clear" w:color="auto" w:fill="auto"/>
          </w:tcPr>
          <w:p w14:paraId="547B0CAC" w14:textId="77777777" w:rsidR="00A16D7B" w:rsidRDefault="00A16D7B" w:rsidP="00A16D7B">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0FA20551" w14:textId="77777777" w:rsidR="00A16D7B" w:rsidRDefault="00A16D7B"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5B2BE4E"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53B93EC" w14:textId="77777777" w:rsidR="00A16D7B" w:rsidRDefault="00A16D7B" w:rsidP="00A16D7B">
            <w:pPr>
              <w:pStyle w:val="TableRow"/>
            </w:pPr>
            <w:r>
              <w:t>16</w:t>
            </w:r>
          </w:p>
        </w:tc>
      </w:tr>
      <w:tr w:rsidR="00A16D7B" w14:paraId="2137345D" w14:textId="77777777">
        <w:tc>
          <w:tcPr>
            <w:tcW w:w="2802" w:type="dxa"/>
            <w:tcBorders>
              <w:top w:val="nil"/>
              <w:left w:val="single" w:sz="6" w:space="0" w:color="auto"/>
              <w:bottom w:val="nil"/>
              <w:right w:val="single" w:sz="6" w:space="0" w:color="auto"/>
            </w:tcBorders>
            <w:shd w:val="clear" w:color="auto" w:fill="auto"/>
          </w:tcPr>
          <w:p w14:paraId="275DA7BE" w14:textId="77777777" w:rsidR="00A16D7B" w:rsidRDefault="00A16D7B"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EF8DE9E" w14:textId="77777777" w:rsidR="00A16D7B" w:rsidRDefault="00A16D7B"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C812EE3"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42F08BFD" w14:textId="77777777" w:rsidR="00A16D7B" w:rsidRDefault="00A16D7B" w:rsidP="00A16D7B">
            <w:pPr>
              <w:pStyle w:val="TableRow"/>
            </w:pPr>
            <w:r>
              <w:t>16</w:t>
            </w:r>
          </w:p>
        </w:tc>
      </w:tr>
      <w:tr w:rsidR="00A16D7B" w14:paraId="045792B9" w14:textId="77777777">
        <w:tc>
          <w:tcPr>
            <w:tcW w:w="2802" w:type="dxa"/>
            <w:tcBorders>
              <w:top w:val="nil"/>
              <w:left w:val="single" w:sz="6" w:space="0" w:color="auto"/>
              <w:bottom w:val="nil"/>
              <w:right w:val="single" w:sz="6" w:space="0" w:color="auto"/>
            </w:tcBorders>
            <w:shd w:val="clear" w:color="auto" w:fill="auto"/>
          </w:tcPr>
          <w:p w14:paraId="5DE0AA40" w14:textId="77777777" w:rsidR="00A16D7B" w:rsidRDefault="00A16D7B"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0EF04A9F" w14:textId="77777777" w:rsidR="00A16D7B" w:rsidRDefault="00A16D7B"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336B626C" w14:textId="77777777" w:rsidR="00A16D7B" w:rsidRDefault="00A16D7B"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9AB869A" w14:textId="77777777" w:rsidR="00A16D7B" w:rsidRDefault="00A16D7B" w:rsidP="00A16D7B">
            <w:pPr>
              <w:pStyle w:val="TableRow"/>
            </w:pPr>
          </w:p>
        </w:tc>
      </w:tr>
      <w:tr w:rsidR="00A16D7B" w14:paraId="6C2A0A47" w14:textId="77777777">
        <w:tc>
          <w:tcPr>
            <w:tcW w:w="2802" w:type="dxa"/>
            <w:tcBorders>
              <w:top w:val="nil"/>
              <w:left w:val="single" w:sz="6" w:space="0" w:color="auto"/>
              <w:bottom w:val="nil"/>
              <w:right w:val="single" w:sz="6" w:space="0" w:color="auto"/>
            </w:tcBorders>
            <w:shd w:val="clear" w:color="auto" w:fill="auto"/>
          </w:tcPr>
          <w:p w14:paraId="2EA46F57" w14:textId="77777777" w:rsidR="00A16D7B" w:rsidRDefault="00A16D7B"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755035EB" w14:textId="77777777" w:rsidR="00A16D7B" w:rsidRDefault="00A16D7B"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13165FE"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7F229138" w14:textId="77777777" w:rsidR="00A16D7B" w:rsidRDefault="00A16D7B" w:rsidP="00A16D7B">
            <w:pPr>
              <w:pStyle w:val="TableRow"/>
            </w:pPr>
            <w:r>
              <w:t>8</w:t>
            </w:r>
          </w:p>
        </w:tc>
      </w:tr>
      <w:tr w:rsidR="00A16D7B" w14:paraId="0027A8B6" w14:textId="77777777">
        <w:tc>
          <w:tcPr>
            <w:tcW w:w="2802" w:type="dxa"/>
            <w:tcBorders>
              <w:top w:val="nil"/>
              <w:left w:val="single" w:sz="6" w:space="0" w:color="auto"/>
              <w:bottom w:val="single" w:sz="6" w:space="0" w:color="auto"/>
              <w:right w:val="single" w:sz="6" w:space="0" w:color="auto"/>
            </w:tcBorders>
            <w:shd w:val="clear" w:color="auto" w:fill="auto"/>
          </w:tcPr>
          <w:p w14:paraId="23D9263A" w14:textId="77777777" w:rsidR="00A16D7B" w:rsidRDefault="00A16D7B"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C9C5037" w14:textId="77777777" w:rsidR="00A16D7B" w:rsidRDefault="00A16D7B"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3BE4351" w14:textId="77777777" w:rsidR="00A16D7B" w:rsidRDefault="00A16D7B"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529657F" w14:textId="77777777" w:rsidR="00A16D7B" w:rsidRDefault="00A16D7B" w:rsidP="00A16D7B">
            <w:pPr>
              <w:pStyle w:val="TableRow"/>
            </w:pPr>
            <w:r>
              <w:t>8</w:t>
            </w:r>
          </w:p>
        </w:tc>
      </w:tr>
    </w:tbl>
    <w:p w14:paraId="0C7FECFE"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16D7B" w14:paraId="1CB9630A"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2B37975" w14:textId="77777777" w:rsidR="00A16D7B" w:rsidRDefault="00A16D7B" w:rsidP="00A16D7B">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A4753A9" w14:textId="77777777" w:rsidR="00A16D7B" w:rsidRDefault="00A16D7B" w:rsidP="00A16D7B">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D616700" w14:textId="77777777" w:rsidR="00A16D7B" w:rsidRDefault="00A16D7B" w:rsidP="00A16D7B">
            <w:pPr>
              <w:pStyle w:val="TableColumnTitles"/>
              <w:keepNext/>
            </w:pPr>
            <w:r>
              <w:t>Options</w:t>
            </w:r>
          </w:p>
        </w:tc>
      </w:tr>
      <w:tr w:rsidR="00A16D7B" w14:paraId="4273AD56" w14:textId="77777777">
        <w:tc>
          <w:tcPr>
            <w:tcW w:w="2801" w:type="dxa"/>
            <w:tcBorders>
              <w:top w:val="nil"/>
              <w:left w:val="single" w:sz="6" w:space="0" w:color="auto"/>
              <w:bottom w:val="single" w:sz="6" w:space="0" w:color="auto"/>
              <w:right w:val="single" w:sz="6" w:space="0" w:color="auto"/>
            </w:tcBorders>
            <w:shd w:val="clear" w:color="auto" w:fill="auto"/>
          </w:tcPr>
          <w:p w14:paraId="0F1929D0" w14:textId="77777777" w:rsidR="00A16D7B" w:rsidRDefault="00A16D7B" w:rsidP="00A16D7B">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365C65C" w14:textId="77777777" w:rsidR="00A16D7B" w:rsidRDefault="00A16D7B" w:rsidP="00A16D7B">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277A14D" w14:textId="77777777" w:rsidR="00A16D7B" w:rsidRDefault="00A16D7B" w:rsidP="00A16D7B">
            <w:pPr>
              <w:pStyle w:val="TableRow"/>
            </w:pPr>
          </w:p>
        </w:tc>
      </w:tr>
    </w:tbl>
    <w:p w14:paraId="6ACD9615"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5F2A5CB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C038C4D" w14:textId="77777777" w:rsidR="00A16D7B" w:rsidRDefault="00A16D7B" w:rsidP="00A16D7B">
            <w:pPr>
              <w:pStyle w:val="TableTitle"/>
              <w:rPr>
                <w:color w:val="FF0000"/>
              </w:rPr>
            </w:pPr>
            <w:r>
              <w:t>Constraint : FK_Thesaurus_Fact_Concept</w:t>
            </w:r>
          </w:p>
        </w:tc>
      </w:tr>
      <w:tr w:rsidR="00A16D7B" w14:paraId="73A252D1" w14:textId="77777777">
        <w:tc>
          <w:tcPr>
            <w:tcW w:w="1548" w:type="dxa"/>
            <w:tcBorders>
              <w:top w:val="nil"/>
              <w:left w:val="single" w:sz="4" w:space="0" w:color="auto"/>
              <w:bottom w:val="single" w:sz="4" w:space="0" w:color="auto"/>
              <w:right w:val="single" w:sz="4" w:space="0" w:color="auto"/>
            </w:tcBorders>
            <w:shd w:val="clear" w:color="auto" w:fill="auto"/>
          </w:tcPr>
          <w:p w14:paraId="77346E63"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17BC0DB" w14:textId="77777777" w:rsidR="00A16D7B" w:rsidRDefault="00A16D7B" w:rsidP="00A16D7B">
            <w:pPr>
              <w:pStyle w:val="TableRow"/>
            </w:pPr>
            <w:r>
              <w:t>Each fact applies to zero or one concepts.</w:t>
            </w:r>
          </w:p>
        </w:tc>
      </w:tr>
      <w:tr w:rsidR="00A16D7B" w14:paraId="0F9201D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5502425"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E8781F8" w14:textId="77777777" w:rsidR="00A16D7B" w:rsidRDefault="00A16D7B" w:rsidP="00575C3D">
            <w:pPr>
              <w:pStyle w:val="CodeSamples"/>
              <w:spacing w:before="120" w:after="120"/>
            </w:pPr>
            <w:r>
              <w:t>FK_Thesaurus_Fact_Concept (Concept_Key) references Concept(Concept_Key)</w:t>
            </w:r>
          </w:p>
        </w:tc>
      </w:tr>
    </w:tbl>
    <w:p w14:paraId="6F5CE9B8"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5C9BE14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A7F3187" w14:textId="77777777" w:rsidR="00A16D7B" w:rsidRDefault="00A16D7B" w:rsidP="00A16D7B">
            <w:pPr>
              <w:pStyle w:val="TableTitle"/>
              <w:rPr>
                <w:color w:val="FF0000"/>
              </w:rPr>
            </w:pPr>
            <w:r>
              <w:t>Constraint : FK_Thesaurus_Fact_Language</w:t>
            </w:r>
          </w:p>
        </w:tc>
      </w:tr>
      <w:tr w:rsidR="00A16D7B" w14:paraId="1894B365" w14:textId="77777777">
        <w:tc>
          <w:tcPr>
            <w:tcW w:w="1548" w:type="dxa"/>
            <w:tcBorders>
              <w:top w:val="nil"/>
              <w:left w:val="single" w:sz="4" w:space="0" w:color="auto"/>
              <w:bottom w:val="single" w:sz="4" w:space="0" w:color="auto"/>
              <w:right w:val="single" w:sz="4" w:space="0" w:color="auto"/>
            </w:tcBorders>
            <w:shd w:val="clear" w:color="auto" w:fill="auto"/>
          </w:tcPr>
          <w:p w14:paraId="631E6DCE"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1677232" w14:textId="77777777" w:rsidR="00A16D7B" w:rsidRDefault="00A16D7B" w:rsidP="00A16D7B">
            <w:pPr>
              <w:pStyle w:val="TableRow"/>
            </w:pPr>
            <w:r>
              <w:t>Each fact's content is in one language.</w:t>
            </w:r>
          </w:p>
        </w:tc>
      </w:tr>
      <w:tr w:rsidR="00A16D7B" w14:paraId="7857B61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BB2EB42"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9F7F3FB" w14:textId="77777777" w:rsidR="00A16D7B" w:rsidRDefault="00A16D7B" w:rsidP="00575C3D">
            <w:pPr>
              <w:pStyle w:val="CodeSamples"/>
              <w:spacing w:before="120" w:after="120"/>
            </w:pPr>
            <w:r>
              <w:t>FK_Thesaurus_Fact_Language (Language_Key) references Language(Language_Key)</w:t>
            </w:r>
          </w:p>
        </w:tc>
      </w:tr>
    </w:tbl>
    <w:p w14:paraId="57F10B8F"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45B16C3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555552C" w14:textId="77777777" w:rsidR="00A16D7B" w:rsidRDefault="00A16D7B" w:rsidP="00A16D7B">
            <w:pPr>
              <w:pStyle w:val="TableTitle"/>
              <w:rPr>
                <w:color w:val="FF0000"/>
              </w:rPr>
            </w:pPr>
            <w:r>
              <w:t>Constraint : FK_Thesaurus_Fact_Meaning</w:t>
            </w:r>
          </w:p>
        </w:tc>
      </w:tr>
      <w:tr w:rsidR="00A16D7B" w14:paraId="414FE676" w14:textId="77777777">
        <w:tc>
          <w:tcPr>
            <w:tcW w:w="1548" w:type="dxa"/>
            <w:tcBorders>
              <w:top w:val="nil"/>
              <w:left w:val="single" w:sz="4" w:space="0" w:color="auto"/>
              <w:bottom w:val="single" w:sz="4" w:space="0" w:color="auto"/>
              <w:right w:val="single" w:sz="4" w:space="0" w:color="auto"/>
            </w:tcBorders>
            <w:shd w:val="clear" w:color="auto" w:fill="auto"/>
          </w:tcPr>
          <w:p w14:paraId="4291AE7C"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9DF9479" w14:textId="77777777" w:rsidR="00A16D7B" w:rsidRDefault="00A16D7B" w:rsidP="00A16D7B">
            <w:pPr>
              <w:pStyle w:val="TableRow"/>
            </w:pPr>
            <w:r>
              <w:t>Each fact applies to zero or one meanings.</w:t>
            </w:r>
          </w:p>
        </w:tc>
      </w:tr>
      <w:tr w:rsidR="00A16D7B" w14:paraId="3589033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149040D"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92D2FA0" w14:textId="77777777" w:rsidR="00A16D7B" w:rsidRDefault="00A16D7B" w:rsidP="00575C3D">
            <w:pPr>
              <w:pStyle w:val="CodeSamples"/>
              <w:spacing w:before="120" w:after="120"/>
            </w:pPr>
            <w:r>
              <w:t>FK_Thesaurus_Fact_Meaning (Meaning_Key) references Meaning(Meaning_Key)</w:t>
            </w:r>
          </w:p>
        </w:tc>
      </w:tr>
    </w:tbl>
    <w:p w14:paraId="644D12A5"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2341D2D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BD13096" w14:textId="77777777" w:rsidR="00A16D7B" w:rsidRDefault="00A16D7B" w:rsidP="00A16D7B">
            <w:pPr>
              <w:pStyle w:val="TableTitle"/>
              <w:rPr>
                <w:color w:val="FF0000"/>
              </w:rPr>
            </w:pPr>
            <w:r>
              <w:lastRenderedPageBreak/>
              <w:t>Constraint : FK_Thesaurus_Fact_Term_Version</w:t>
            </w:r>
          </w:p>
        </w:tc>
      </w:tr>
      <w:tr w:rsidR="00A16D7B" w14:paraId="2402AA7D" w14:textId="77777777">
        <w:tc>
          <w:tcPr>
            <w:tcW w:w="1548" w:type="dxa"/>
            <w:tcBorders>
              <w:top w:val="nil"/>
              <w:left w:val="single" w:sz="4" w:space="0" w:color="auto"/>
              <w:bottom w:val="single" w:sz="4" w:space="0" w:color="auto"/>
              <w:right w:val="single" w:sz="4" w:space="0" w:color="auto"/>
            </w:tcBorders>
            <w:shd w:val="clear" w:color="auto" w:fill="auto"/>
          </w:tcPr>
          <w:p w14:paraId="2F43698A"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8349345" w14:textId="77777777" w:rsidR="00A16D7B" w:rsidRDefault="00A16D7B" w:rsidP="00A16D7B">
            <w:pPr>
              <w:pStyle w:val="TableRow"/>
            </w:pPr>
            <w:r>
              <w:t>Each fact applies to zero or one term versions.</w:t>
            </w:r>
          </w:p>
        </w:tc>
      </w:tr>
      <w:tr w:rsidR="00A16D7B" w14:paraId="570D256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55350E2"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852AEEA" w14:textId="77777777" w:rsidR="00A16D7B" w:rsidRDefault="00A16D7B" w:rsidP="00575C3D">
            <w:pPr>
              <w:pStyle w:val="CodeSamples"/>
              <w:spacing w:before="120" w:after="120"/>
            </w:pPr>
            <w:r>
              <w:t>FK_Thesaurus_Fact_Term_Version (Term_Version_Key) references Term_Version(Term_Version_Key)</w:t>
            </w:r>
          </w:p>
        </w:tc>
      </w:tr>
    </w:tbl>
    <w:p w14:paraId="2E614E9E" w14:textId="77777777" w:rsidR="00A16D7B" w:rsidRDefault="00A16D7B" w:rsidP="00A16D7B">
      <w:pPr>
        <w:pStyle w:val="NormalIndent"/>
      </w:pPr>
    </w:p>
    <w:p w14:paraId="6611C795" w14:textId="77777777" w:rsidR="00A16D7B" w:rsidRDefault="00A16D7B" w:rsidP="00840903">
      <w:pPr>
        <w:pStyle w:val="Heading4"/>
      </w:pPr>
      <w:bookmarkStart w:id="774" w:name="_Toc292879040"/>
      <w:r>
        <w:t>Thesaurus_Relation_Type</w:t>
      </w:r>
      <w:bookmarkEnd w:id="774"/>
    </w:p>
    <w:p w14:paraId="53228435" w14:textId="77777777" w:rsidR="00A16D7B" w:rsidRDefault="00A16D7B" w:rsidP="00B4771D">
      <w:pPr>
        <w:pStyle w:val="NormalIndent"/>
      </w:pPr>
      <w:r>
        <w:t xml:space="preserve">List of possible relationship types between Concept and Meaning entities in the thesaurus.  </w:t>
      </w:r>
      <w:r w:rsidR="00B4771D">
        <w:t>Thesaurus_Relation_Type records provide descriptive labels for the relationship.  The logic for the relationship is identified through the Semantic_Relation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16D7B" w14:paraId="2FDDB07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E36C05D" w14:textId="77777777" w:rsidR="00A16D7B" w:rsidRDefault="00A16D7B"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57EAB31" w14:textId="77777777" w:rsidR="00A16D7B" w:rsidRDefault="00A16D7B"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77A56F0" w14:textId="77777777" w:rsidR="00A16D7B" w:rsidRDefault="00A16D7B"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B65EA64" w14:textId="77777777" w:rsidR="00A16D7B" w:rsidRDefault="00A16D7B" w:rsidP="00A16D7B">
            <w:pPr>
              <w:pStyle w:val="TableColumnTitles"/>
              <w:keepNext/>
            </w:pPr>
            <w:r>
              <w:t>Size</w:t>
            </w:r>
          </w:p>
        </w:tc>
      </w:tr>
      <w:tr w:rsidR="00A16D7B" w14:paraId="0D00247A" w14:textId="77777777">
        <w:tc>
          <w:tcPr>
            <w:tcW w:w="2802" w:type="dxa"/>
            <w:tcBorders>
              <w:top w:val="nil"/>
              <w:left w:val="single" w:sz="6" w:space="0" w:color="auto"/>
              <w:bottom w:val="nil"/>
              <w:right w:val="single" w:sz="6" w:space="0" w:color="auto"/>
            </w:tcBorders>
            <w:shd w:val="clear" w:color="auto" w:fill="auto"/>
          </w:tcPr>
          <w:p w14:paraId="66C73FD5" w14:textId="77777777" w:rsidR="00A16D7B" w:rsidRDefault="00A16D7B" w:rsidP="00A16D7B">
            <w:pPr>
              <w:pStyle w:val="TableRow"/>
              <w:rPr>
                <w:u w:val="single"/>
              </w:rPr>
            </w:pPr>
            <w:r>
              <w:rPr>
                <w:u w:val="single"/>
              </w:rPr>
              <w:t>Thesaurus_Relation_Type_Key</w:t>
            </w:r>
          </w:p>
        </w:tc>
        <w:tc>
          <w:tcPr>
            <w:tcW w:w="4536" w:type="dxa"/>
            <w:tcBorders>
              <w:top w:val="nil"/>
              <w:left w:val="single" w:sz="6" w:space="0" w:color="auto"/>
              <w:bottom w:val="nil"/>
              <w:right w:val="single" w:sz="6" w:space="0" w:color="auto"/>
            </w:tcBorders>
            <w:shd w:val="clear" w:color="auto" w:fill="auto"/>
          </w:tcPr>
          <w:p w14:paraId="04E8CB97" w14:textId="77777777" w:rsidR="00A16D7B" w:rsidRDefault="00A16D7B" w:rsidP="00A16D7B">
            <w:pPr>
              <w:pStyle w:val="TableRow"/>
            </w:pPr>
            <w:r>
              <w:t>Unique identifier for the Thesaurus_Relation_Type table</w:t>
            </w:r>
          </w:p>
        </w:tc>
        <w:tc>
          <w:tcPr>
            <w:tcW w:w="1500" w:type="dxa"/>
            <w:tcBorders>
              <w:top w:val="nil"/>
              <w:left w:val="single" w:sz="6" w:space="0" w:color="auto"/>
              <w:bottom w:val="nil"/>
              <w:right w:val="single" w:sz="6" w:space="0" w:color="auto"/>
            </w:tcBorders>
            <w:shd w:val="clear" w:color="auto" w:fill="auto"/>
          </w:tcPr>
          <w:p w14:paraId="71D700F9"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04D353C" w14:textId="77777777" w:rsidR="00A16D7B" w:rsidRDefault="00A16D7B" w:rsidP="00A16D7B">
            <w:pPr>
              <w:pStyle w:val="TableRow"/>
            </w:pPr>
            <w:r>
              <w:t>16</w:t>
            </w:r>
          </w:p>
        </w:tc>
      </w:tr>
      <w:tr w:rsidR="00A16D7B" w14:paraId="4971C320" w14:textId="77777777">
        <w:tc>
          <w:tcPr>
            <w:tcW w:w="2802" w:type="dxa"/>
            <w:tcBorders>
              <w:top w:val="nil"/>
              <w:left w:val="single" w:sz="6" w:space="0" w:color="auto"/>
              <w:bottom w:val="nil"/>
              <w:right w:val="single" w:sz="6" w:space="0" w:color="auto"/>
            </w:tcBorders>
            <w:shd w:val="clear" w:color="auto" w:fill="auto"/>
          </w:tcPr>
          <w:p w14:paraId="59842274" w14:textId="77777777" w:rsidR="00A16D7B" w:rsidRDefault="00A16D7B" w:rsidP="00A16D7B">
            <w:pPr>
              <w:pStyle w:val="TableRow"/>
            </w:pPr>
            <w:r>
              <w:t>Semantic_Relation_Key</w:t>
            </w:r>
          </w:p>
        </w:tc>
        <w:tc>
          <w:tcPr>
            <w:tcW w:w="4536" w:type="dxa"/>
            <w:tcBorders>
              <w:top w:val="nil"/>
              <w:left w:val="single" w:sz="6" w:space="0" w:color="auto"/>
              <w:bottom w:val="nil"/>
              <w:right w:val="single" w:sz="6" w:space="0" w:color="auto"/>
            </w:tcBorders>
            <w:shd w:val="clear" w:color="auto" w:fill="auto"/>
          </w:tcPr>
          <w:p w14:paraId="3D2A9694" w14:textId="77777777" w:rsidR="00A16D7B" w:rsidRDefault="00A16D7B" w:rsidP="00A16D7B">
            <w:pPr>
              <w:pStyle w:val="TableRow"/>
            </w:pPr>
            <w:r>
              <w:t>Identifies the associated Semantic_Relation record.  This describes the system's logical understanding of the relationship.</w:t>
            </w:r>
          </w:p>
        </w:tc>
        <w:tc>
          <w:tcPr>
            <w:tcW w:w="1500" w:type="dxa"/>
            <w:tcBorders>
              <w:top w:val="nil"/>
              <w:left w:val="single" w:sz="6" w:space="0" w:color="auto"/>
              <w:bottom w:val="nil"/>
              <w:right w:val="single" w:sz="6" w:space="0" w:color="auto"/>
            </w:tcBorders>
            <w:shd w:val="clear" w:color="auto" w:fill="auto"/>
          </w:tcPr>
          <w:p w14:paraId="25DF8ED3"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C76ED14" w14:textId="77777777" w:rsidR="00A16D7B" w:rsidRDefault="00A16D7B" w:rsidP="00A16D7B">
            <w:pPr>
              <w:pStyle w:val="TableRow"/>
            </w:pPr>
            <w:r>
              <w:t>16</w:t>
            </w:r>
          </w:p>
        </w:tc>
      </w:tr>
      <w:tr w:rsidR="00A16D7B" w14:paraId="20890DAA" w14:textId="77777777">
        <w:tc>
          <w:tcPr>
            <w:tcW w:w="2802" w:type="dxa"/>
            <w:tcBorders>
              <w:top w:val="nil"/>
              <w:left w:val="single" w:sz="6" w:space="0" w:color="auto"/>
              <w:bottom w:val="nil"/>
              <w:right w:val="single" w:sz="6" w:space="0" w:color="auto"/>
            </w:tcBorders>
            <w:shd w:val="clear" w:color="auto" w:fill="auto"/>
          </w:tcPr>
          <w:p w14:paraId="2C577892" w14:textId="77777777" w:rsidR="00A16D7B" w:rsidRDefault="00A16D7B" w:rsidP="00A16D7B">
            <w:pPr>
              <w:pStyle w:val="TableRow"/>
            </w:pPr>
            <w:r>
              <w:t>Item_Name</w:t>
            </w:r>
          </w:p>
        </w:tc>
        <w:tc>
          <w:tcPr>
            <w:tcW w:w="4536" w:type="dxa"/>
            <w:tcBorders>
              <w:top w:val="nil"/>
              <w:left w:val="single" w:sz="6" w:space="0" w:color="auto"/>
              <w:bottom w:val="nil"/>
              <w:right w:val="single" w:sz="6" w:space="0" w:color="auto"/>
            </w:tcBorders>
            <w:shd w:val="clear" w:color="auto" w:fill="auto"/>
          </w:tcPr>
          <w:p w14:paraId="32B939A1" w14:textId="77777777" w:rsidR="00A16D7B" w:rsidRDefault="00A16D7B" w:rsidP="00A16D7B">
            <w:pPr>
              <w:pStyle w:val="TableRow"/>
            </w:pPr>
            <w:r>
              <w:t>General name of the relationship, for example Parasitic.</w:t>
            </w:r>
          </w:p>
        </w:tc>
        <w:tc>
          <w:tcPr>
            <w:tcW w:w="1500" w:type="dxa"/>
            <w:tcBorders>
              <w:top w:val="nil"/>
              <w:left w:val="single" w:sz="6" w:space="0" w:color="auto"/>
              <w:bottom w:val="nil"/>
              <w:right w:val="single" w:sz="6" w:space="0" w:color="auto"/>
            </w:tcBorders>
            <w:shd w:val="clear" w:color="auto" w:fill="auto"/>
          </w:tcPr>
          <w:p w14:paraId="06E49EFF"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BB45762" w14:textId="77777777" w:rsidR="00A16D7B" w:rsidRDefault="00A16D7B" w:rsidP="00A16D7B">
            <w:pPr>
              <w:pStyle w:val="TableRow"/>
            </w:pPr>
            <w:r>
              <w:t>100</w:t>
            </w:r>
          </w:p>
        </w:tc>
      </w:tr>
      <w:tr w:rsidR="00A16D7B" w14:paraId="2F743A10" w14:textId="77777777">
        <w:tc>
          <w:tcPr>
            <w:tcW w:w="2802" w:type="dxa"/>
            <w:tcBorders>
              <w:top w:val="nil"/>
              <w:left w:val="single" w:sz="6" w:space="0" w:color="auto"/>
              <w:bottom w:val="nil"/>
              <w:right w:val="single" w:sz="6" w:space="0" w:color="auto"/>
            </w:tcBorders>
            <w:shd w:val="clear" w:color="auto" w:fill="auto"/>
          </w:tcPr>
          <w:p w14:paraId="44DDFC0A" w14:textId="77777777" w:rsidR="00A16D7B" w:rsidRDefault="00A16D7B" w:rsidP="00A16D7B">
            <w:pPr>
              <w:pStyle w:val="TableRow"/>
            </w:pPr>
            <w:r>
              <w:t>Forward_Term</w:t>
            </w:r>
          </w:p>
        </w:tc>
        <w:tc>
          <w:tcPr>
            <w:tcW w:w="4536" w:type="dxa"/>
            <w:tcBorders>
              <w:top w:val="nil"/>
              <w:left w:val="single" w:sz="6" w:space="0" w:color="auto"/>
              <w:bottom w:val="nil"/>
              <w:right w:val="single" w:sz="6" w:space="0" w:color="auto"/>
            </w:tcBorders>
            <w:shd w:val="clear" w:color="auto" w:fill="auto"/>
          </w:tcPr>
          <w:p w14:paraId="131AD7D7" w14:textId="77777777" w:rsidR="00A16D7B" w:rsidRDefault="00A16D7B" w:rsidP="00A16D7B">
            <w:pPr>
              <w:pStyle w:val="TableRow"/>
            </w:pPr>
            <w:r>
              <w:t>Term used to describe the relationship in a forward direction e.g. From item is a parasite of To item, parasite of is the forward term.</w:t>
            </w:r>
          </w:p>
        </w:tc>
        <w:tc>
          <w:tcPr>
            <w:tcW w:w="1500" w:type="dxa"/>
            <w:tcBorders>
              <w:top w:val="nil"/>
              <w:left w:val="single" w:sz="6" w:space="0" w:color="auto"/>
              <w:bottom w:val="nil"/>
              <w:right w:val="single" w:sz="6" w:space="0" w:color="auto"/>
            </w:tcBorders>
            <w:shd w:val="clear" w:color="auto" w:fill="auto"/>
          </w:tcPr>
          <w:p w14:paraId="07D6FC2C" w14:textId="77777777" w:rsidR="00A16D7B" w:rsidRDefault="00A16D7B" w:rsidP="00A16D7B">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D94C5C7" w14:textId="77777777" w:rsidR="00A16D7B" w:rsidRDefault="00A16D7B" w:rsidP="00A16D7B">
            <w:pPr>
              <w:pStyle w:val="TableRow"/>
            </w:pPr>
            <w:r>
              <w:t>100</w:t>
            </w:r>
          </w:p>
        </w:tc>
      </w:tr>
      <w:tr w:rsidR="00A16D7B" w14:paraId="642FDA4E" w14:textId="77777777">
        <w:tc>
          <w:tcPr>
            <w:tcW w:w="2802" w:type="dxa"/>
            <w:tcBorders>
              <w:top w:val="nil"/>
              <w:left w:val="single" w:sz="6" w:space="0" w:color="auto"/>
              <w:bottom w:val="nil"/>
              <w:right w:val="single" w:sz="6" w:space="0" w:color="auto"/>
            </w:tcBorders>
            <w:shd w:val="clear" w:color="auto" w:fill="auto"/>
          </w:tcPr>
          <w:p w14:paraId="18E43854" w14:textId="77777777" w:rsidR="00A16D7B" w:rsidRDefault="00A16D7B" w:rsidP="00A16D7B">
            <w:pPr>
              <w:pStyle w:val="TableRow"/>
            </w:pPr>
            <w:r>
              <w:t>Reverse_Term</w:t>
            </w:r>
          </w:p>
        </w:tc>
        <w:tc>
          <w:tcPr>
            <w:tcW w:w="4536" w:type="dxa"/>
            <w:tcBorders>
              <w:top w:val="nil"/>
              <w:left w:val="single" w:sz="6" w:space="0" w:color="auto"/>
              <w:bottom w:val="nil"/>
              <w:right w:val="single" w:sz="6" w:space="0" w:color="auto"/>
            </w:tcBorders>
            <w:shd w:val="clear" w:color="auto" w:fill="auto"/>
          </w:tcPr>
          <w:p w14:paraId="0651B10E" w14:textId="77777777" w:rsidR="00A16D7B" w:rsidRDefault="00A16D7B" w:rsidP="00A16D7B">
            <w:pPr>
              <w:pStyle w:val="TableRow"/>
            </w:pPr>
            <w:r>
              <w:t>Term used to describe the relationship in a forward direction e.g. To item is a host of From item, Host of is the reverse term.</w:t>
            </w:r>
          </w:p>
          <w:p w14:paraId="070224F4" w14:textId="77777777" w:rsidR="00A16D7B" w:rsidRDefault="00A16D7B" w:rsidP="00A16D7B">
            <w:pPr>
              <w:pStyle w:val="TableRow"/>
            </w:pPr>
            <w:r>
              <w:t>This field has no relevance if Semantic_Relation.Unidirectional=1.</w:t>
            </w:r>
          </w:p>
        </w:tc>
        <w:tc>
          <w:tcPr>
            <w:tcW w:w="1500" w:type="dxa"/>
            <w:tcBorders>
              <w:top w:val="nil"/>
              <w:left w:val="single" w:sz="6" w:space="0" w:color="auto"/>
              <w:bottom w:val="nil"/>
              <w:right w:val="single" w:sz="6" w:space="0" w:color="auto"/>
            </w:tcBorders>
            <w:shd w:val="clear" w:color="auto" w:fill="auto"/>
          </w:tcPr>
          <w:p w14:paraId="78506753" w14:textId="77777777" w:rsidR="00A16D7B" w:rsidRDefault="00A16D7B" w:rsidP="00A16D7B">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F98CE51" w14:textId="77777777" w:rsidR="00A16D7B" w:rsidRDefault="00A16D7B" w:rsidP="00A16D7B">
            <w:pPr>
              <w:pStyle w:val="TableRow"/>
            </w:pPr>
            <w:r>
              <w:t>100</w:t>
            </w:r>
          </w:p>
        </w:tc>
      </w:tr>
      <w:tr w:rsidR="00A16D7B" w14:paraId="2E8D0C2A" w14:textId="77777777">
        <w:tc>
          <w:tcPr>
            <w:tcW w:w="2802" w:type="dxa"/>
            <w:tcBorders>
              <w:top w:val="nil"/>
              <w:left w:val="single" w:sz="6" w:space="0" w:color="auto"/>
              <w:bottom w:val="nil"/>
              <w:right w:val="single" w:sz="6" w:space="0" w:color="auto"/>
            </w:tcBorders>
            <w:shd w:val="clear" w:color="auto" w:fill="auto"/>
          </w:tcPr>
          <w:p w14:paraId="1AD6DD39" w14:textId="77777777" w:rsidR="00A16D7B" w:rsidRDefault="00A16D7B" w:rsidP="00A16D7B">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FF182FD" w14:textId="77777777" w:rsidR="00A16D7B" w:rsidRDefault="00A16D7B"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F3AEEFD"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2EF39E7" w14:textId="77777777" w:rsidR="00A16D7B" w:rsidRDefault="00A16D7B" w:rsidP="00A16D7B">
            <w:pPr>
              <w:pStyle w:val="TableRow"/>
            </w:pPr>
            <w:r>
              <w:t>16</w:t>
            </w:r>
          </w:p>
        </w:tc>
      </w:tr>
      <w:tr w:rsidR="00A16D7B" w14:paraId="2DCFC472" w14:textId="77777777">
        <w:tc>
          <w:tcPr>
            <w:tcW w:w="2802" w:type="dxa"/>
            <w:tcBorders>
              <w:top w:val="nil"/>
              <w:left w:val="single" w:sz="6" w:space="0" w:color="auto"/>
              <w:bottom w:val="nil"/>
              <w:right w:val="single" w:sz="6" w:space="0" w:color="auto"/>
            </w:tcBorders>
            <w:shd w:val="clear" w:color="auto" w:fill="auto"/>
          </w:tcPr>
          <w:p w14:paraId="74187868" w14:textId="77777777" w:rsidR="00A16D7B" w:rsidRDefault="00A16D7B"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9D013C2" w14:textId="77777777" w:rsidR="00A16D7B" w:rsidRDefault="00A16D7B"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E92DB8E"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12FDCDE0" w14:textId="77777777" w:rsidR="00A16D7B" w:rsidRDefault="00A16D7B" w:rsidP="00A16D7B">
            <w:pPr>
              <w:pStyle w:val="TableRow"/>
            </w:pPr>
            <w:r>
              <w:t>16</w:t>
            </w:r>
          </w:p>
        </w:tc>
      </w:tr>
      <w:tr w:rsidR="00A16D7B" w14:paraId="1D6DCF98" w14:textId="77777777">
        <w:tc>
          <w:tcPr>
            <w:tcW w:w="2802" w:type="dxa"/>
            <w:tcBorders>
              <w:top w:val="nil"/>
              <w:left w:val="single" w:sz="6" w:space="0" w:color="auto"/>
              <w:bottom w:val="nil"/>
              <w:right w:val="single" w:sz="6" w:space="0" w:color="auto"/>
            </w:tcBorders>
            <w:shd w:val="clear" w:color="auto" w:fill="auto"/>
          </w:tcPr>
          <w:p w14:paraId="16B01A7D" w14:textId="77777777" w:rsidR="00A16D7B" w:rsidRDefault="00A16D7B"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CF4F56A" w14:textId="77777777" w:rsidR="00A16D7B" w:rsidRDefault="00A16D7B"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5C77D2B3" w14:textId="77777777" w:rsidR="00A16D7B" w:rsidRDefault="00A16D7B"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BDB0C25" w14:textId="77777777" w:rsidR="00A16D7B" w:rsidRDefault="00A16D7B" w:rsidP="00A16D7B">
            <w:pPr>
              <w:pStyle w:val="TableRow"/>
            </w:pPr>
          </w:p>
        </w:tc>
      </w:tr>
      <w:tr w:rsidR="00A16D7B" w14:paraId="6E665E87" w14:textId="77777777">
        <w:tc>
          <w:tcPr>
            <w:tcW w:w="2802" w:type="dxa"/>
            <w:tcBorders>
              <w:top w:val="nil"/>
              <w:left w:val="single" w:sz="6" w:space="0" w:color="auto"/>
              <w:bottom w:val="nil"/>
              <w:right w:val="single" w:sz="6" w:space="0" w:color="auto"/>
            </w:tcBorders>
            <w:shd w:val="clear" w:color="auto" w:fill="auto"/>
          </w:tcPr>
          <w:p w14:paraId="18C1C048" w14:textId="77777777" w:rsidR="00A16D7B" w:rsidRDefault="00A16D7B"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5BFA3743" w14:textId="77777777" w:rsidR="00A16D7B" w:rsidRDefault="00A16D7B"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926EC85"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554C625D" w14:textId="77777777" w:rsidR="00A16D7B" w:rsidRDefault="00A16D7B" w:rsidP="00A16D7B">
            <w:pPr>
              <w:pStyle w:val="TableRow"/>
            </w:pPr>
            <w:r>
              <w:t>8</w:t>
            </w:r>
          </w:p>
        </w:tc>
      </w:tr>
      <w:tr w:rsidR="00A16D7B" w14:paraId="657E8AE5" w14:textId="77777777">
        <w:tc>
          <w:tcPr>
            <w:tcW w:w="2802" w:type="dxa"/>
            <w:tcBorders>
              <w:top w:val="nil"/>
              <w:left w:val="single" w:sz="6" w:space="0" w:color="auto"/>
              <w:bottom w:val="single" w:sz="6" w:space="0" w:color="auto"/>
              <w:right w:val="single" w:sz="6" w:space="0" w:color="auto"/>
            </w:tcBorders>
            <w:shd w:val="clear" w:color="auto" w:fill="auto"/>
          </w:tcPr>
          <w:p w14:paraId="68454B97" w14:textId="77777777" w:rsidR="00A16D7B" w:rsidRDefault="00A16D7B" w:rsidP="00A16D7B">
            <w:pPr>
              <w:pStyle w:val="TableRow"/>
            </w:pPr>
            <w:r>
              <w:lastRenderedPageBreak/>
              <w:t>Timestamp</w:t>
            </w:r>
          </w:p>
        </w:tc>
        <w:tc>
          <w:tcPr>
            <w:tcW w:w="4536" w:type="dxa"/>
            <w:tcBorders>
              <w:top w:val="nil"/>
              <w:left w:val="single" w:sz="6" w:space="0" w:color="auto"/>
              <w:bottom w:val="single" w:sz="6" w:space="0" w:color="auto"/>
              <w:right w:val="single" w:sz="6" w:space="0" w:color="auto"/>
            </w:tcBorders>
            <w:shd w:val="clear" w:color="auto" w:fill="auto"/>
          </w:tcPr>
          <w:p w14:paraId="4571C515" w14:textId="77777777" w:rsidR="00A16D7B" w:rsidRDefault="00A16D7B"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8A29FAE" w14:textId="77777777" w:rsidR="00A16D7B" w:rsidRDefault="00A16D7B"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1D4A303" w14:textId="77777777" w:rsidR="00A16D7B" w:rsidRDefault="00A16D7B" w:rsidP="00A16D7B">
            <w:pPr>
              <w:pStyle w:val="TableRow"/>
            </w:pPr>
            <w:r>
              <w:t>8</w:t>
            </w:r>
          </w:p>
        </w:tc>
      </w:tr>
    </w:tbl>
    <w:p w14:paraId="42A3671B"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16D7B" w14:paraId="23492EA4"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1B75093" w14:textId="77777777" w:rsidR="00A16D7B" w:rsidRDefault="00A16D7B" w:rsidP="00A16D7B">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09AE21B" w14:textId="77777777" w:rsidR="00A16D7B" w:rsidRDefault="00A16D7B" w:rsidP="00A16D7B">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0E10353" w14:textId="77777777" w:rsidR="00A16D7B" w:rsidRDefault="00A16D7B" w:rsidP="00A16D7B">
            <w:pPr>
              <w:pStyle w:val="TableColumnTitles"/>
              <w:keepNext/>
            </w:pPr>
            <w:r>
              <w:t>Options</w:t>
            </w:r>
          </w:p>
        </w:tc>
      </w:tr>
      <w:tr w:rsidR="00A16D7B" w14:paraId="7DCD5819" w14:textId="77777777">
        <w:tc>
          <w:tcPr>
            <w:tcW w:w="2801" w:type="dxa"/>
            <w:tcBorders>
              <w:top w:val="nil"/>
              <w:left w:val="single" w:sz="6" w:space="0" w:color="auto"/>
              <w:bottom w:val="single" w:sz="6" w:space="0" w:color="auto"/>
              <w:right w:val="single" w:sz="6" w:space="0" w:color="auto"/>
            </w:tcBorders>
            <w:shd w:val="clear" w:color="auto" w:fill="auto"/>
          </w:tcPr>
          <w:p w14:paraId="498F18DA" w14:textId="77777777" w:rsidR="00A16D7B" w:rsidRDefault="00A16D7B" w:rsidP="00A16D7B">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1B943C8" w14:textId="77777777" w:rsidR="00A16D7B" w:rsidRDefault="00A16D7B" w:rsidP="00A16D7B">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B6A084E" w14:textId="77777777" w:rsidR="00A16D7B" w:rsidRDefault="00A16D7B" w:rsidP="00A16D7B">
            <w:pPr>
              <w:pStyle w:val="TableRow"/>
            </w:pPr>
          </w:p>
        </w:tc>
      </w:tr>
    </w:tbl>
    <w:p w14:paraId="49B9A706"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07C357A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2497967" w14:textId="77777777" w:rsidR="00A16D7B" w:rsidRDefault="00A16D7B" w:rsidP="00A16D7B">
            <w:pPr>
              <w:pStyle w:val="TableTitle"/>
              <w:rPr>
                <w:color w:val="FF0000"/>
              </w:rPr>
            </w:pPr>
            <w:r>
              <w:t>Constraint : FK_Thesaurus_Relation_Type_Semantic_Relation</w:t>
            </w:r>
          </w:p>
        </w:tc>
      </w:tr>
      <w:tr w:rsidR="00A16D7B" w14:paraId="28A20B8F" w14:textId="77777777">
        <w:tc>
          <w:tcPr>
            <w:tcW w:w="1548" w:type="dxa"/>
            <w:tcBorders>
              <w:top w:val="nil"/>
              <w:left w:val="single" w:sz="4" w:space="0" w:color="auto"/>
              <w:bottom w:val="single" w:sz="4" w:space="0" w:color="auto"/>
              <w:right w:val="single" w:sz="4" w:space="0" w:color="auto"/>
            </w:tcBorders>
            <w:shd w:val="clear" w:color="auto" w:fill="auto"/>
          </w:tcPr>
          <w:p w14:paraId="6C06AFF4"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799215F" w14:textId="77777777" w:rsidR="00A16D7B" w:rsidRDefault="00A16D7B" w:rsidP="00A16D7B">
            <w:pPr>
              <w:pStyle w:val="TableRow"/>
            </w:pPr>
            <w:r>
              <w:t>Each Thesaurus Relation Type is described by one Semantic Relation.  Each Semantic Relation describes zero or more Thesaurus Relation Types.</w:t>
            </w:r>
          </w:p>
        </w:tc>
      </w:tr>
      <w:tr w:rsidR="00A16D7B" w14:paraId="14A3575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BA242D1"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AEA2BE9" w14:textId="77777777" w:rsidR="00A16D7B" w:rsidRDefault="00A16D7B" w:rsidP="00575C3D">
            <w:pPr>
              <w:pStyle w:val="CodeSamples"/>
              <w:spacing w:before="120" w:after="120"/>
            </w:pPr>
            <w:r>
              <w:t>FK_Thesaurus_Relation_Type_Semantic_Relation (Semantic_Relation_Key) references Semantic_Relation(Semantic_Relation_Key)</w:t>
            </w:r>
          </w:p>
        </w:tc>
      </w:tr>
    </w:tbl>
    <w:p w14:paraId="595AB2AB" w14:textId="77777777" w:rsidR="00A16D7B" w:rsidRDefault="00A16D7B" w:rsidP="00A16D7B">
      <w:pPr>
        <w:pStyle w:val="NormalIndent"/>
      </w:pPr>
    </w:p>
    <w:p w14:paraId="078532F3" w14:textId="77777777" w:rsidR="00A16D7B" w:rsidRDefault="00A16D7B" w:rsidP="00840903">
      <w:pPr>
        <w:pStyle w:val="Heading4"/>
      </w:pPr>
      <w:bookmarkStart w:id="775" w:name="_Toc292879041"/>
      <w:r>
        <w:t>Thesaurus_Relation_Type_Usage</w:t>
      </w:r>
      <w:bookmarkEnd w:id="775"/>
    </w:p>
    <w:p w14:paraId="1C004C2D" w14:textId="77777777" w:rsidR="00A16D7B" w:rsidRDefault="00A16D7B" w:rsidP="00A16D7B">
      <w:pPr>
        <w:pStyle w:val="NormalIndent"/>
      </w:pPr>
      <w:r>
        <w:t>Identifies the application specific availability of each Thesaurus_Relation_Type record.  For example, a relationship may be available for use between concepts, meanings and occurrences, or any combination of these.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16D7B" w14:paraId="740F8A28"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2772127" w14:textId="77777777" w:rsidR="00A16D7B" w:rsidRDefault="00A16D7B" w:rsidP="00A16D7B">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F3FC7F5" w14:textId="77777777" w:rsidR="00A16D7B" w:rsidRDefault="00A16D7B" w:rsidP="00A16D7B">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CE6E656" w14:textId="77777777" w:rsidR="00A16D7B" w:rsidRDefault="00A16D7B" w:rsidP="00A16D7B">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11F2D0A" w14:textId="77777777" w:rsidR="00A16D7B" w:rsidRDefault="00A16D7B" w:rsidP="00A16D7B">
            <w:pPr>
              <w:pStyle w:val="TableColumnTitles"/>
              <w:keepNext/>
            </w:pPr>
            <w:r>
              <w:t>Size</w:t>
            </w:r>
          </w:p>
        </w:tc>
      </w:tr>
      <w:tr w:rsidR="00A16D7B" w14:paraId="374A6F5C" w14:textId="77777777">
        <w:tc>
          <w:tcPr>
            <w:tcW w:w="2802" w:type="dxa"/>
            <w:tcBorders>
              <w:top w:val="nil"/>
              <w:left w:val="single" w:sz="6" w:space="0" w:color="auto"/>
              <w:bottom w:val="nil"/>
              <w:right w:val="single" w:sz="6" w:space="0" w:color="auto"/>
            </w:tcBorders>
            <w:shd w:val="clear" w:color="auto" w:fill="auto"/>
          </w:tcPr>
          <w:p w14:paraId="13342336" w14:textId="77777777" w:rsidR="00A16D7B" w:rsidRDefault="00A16D7B" w:rsidP="00A16D7B">
            <w:pPr>
              <w:pStyle w:val="TableRow"/>
              <w:rPr>
                <w:u w:val="single"/>
              </w:rPr>
            </w:pPr>
            <w:r>
              <w:rPr>
                <w:u w:val="single"/>
              </w:rPr>
              <w:t>Thesaurus_Relation_Type_Usage_Key</w:t>
            </w:r>
          </w:p>
        </w:tc>
        <w:tc>
          <w:tcPr>
            <w:tcW w:w="4536" w:type="dxa"/>
            <w:tcBorders>
              <w:top w:val="nil"/>
              <w:left w:val="single" w:sz="6" w:space="0" w:color="auto"/>
              <w:bottom w:val="nil"/>
              <w:right w:val="single" w:sz="6" w:space="0" w:color="auto"/>
            </w:tcBorders>
            <w:shd w:val="clear" w:color="auto" w:fill="auto"/>
          </w:tcPr>
          <w:p w14:paraId="523779B3" w14:textId="77777777" w:rsidR="00A16D7B" w:rsidRDefault="00A16D7B" w:rsidP="00A16D7B">
            <w:pPr>
              <w:pStyle w:val="TableRow"/>
            </w:pPr>
            <w:r>
              <w:t>Unique identifier for the Thesaurus_Relation_Type_Usage table</w:t>
            </w:r>
          </w:p>
        </w:tc>
        <w:tc>
          <w:tcPr>
            <w:tcW w:w="1500" w:type="dxa"/>
            <w:tcBorders>
              <w:top w:val="nil"/>
              <w:left w:val="single" w:sz="6" w:space="0" w:color="auto"/>
              <w:bottom w:val="nil"/>
              <w:right w:val="single" w:sz="6" w:space="0" w:color="auto"/>
            </w:tcBorders>
            <w:shd w:val="clear" w:color="auto" w:fill="auto"/>
          </w:tcPr>
          <w:p w14:paraId="3544B2E0"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78F15F7" w14:textId="77777777" w:rsidR="00A16D7B" w:rsidRDefault="00A16D7B" w:rsidP="00A16D7B">
            <w:pPr>
              <w:pStyle w:val="TableRow"/>
            </w:pPr>
            <w:r>
              <w:t>16</w:t>
            </w:r>
          </w:p>
        </w:tc>
      </w:tr>
      <w:tr w:rsidR="00A16D7B" w14:paraId="726B4C29" w14:textId="77777777">
        <w:tc>
          <w:tcPr>
            <w:tcW w:w="2802" w:type="dxa"/>
            <w:tcBorders>
              <w:top w:val="nil"/>
              <w:left w:val="single" w:sz="6" w:space="0" w:color="auto"/>
              <w:bottom w:val="nil"/>
              <w:right w:val="single" w:sz="6" w:space="0" w:color="auto"/>
            </w:tcBorders>
            <w:shd w:val="clear" w:color="auto" w:fill="auto"/>
          </w:tcPr>
          <w:p w14:paraId="3D9EF2F7" w14:textId="77777777" w:rsidR="00A16D7B" w:rsidRDefault="00A16D7B" w:rsidP="00A16D7B">
            <w:pPr>
              <w:pStyle w:val="TableRow"/>
            </w:pPr>
            <w:r>
              <w:t>Thesaurus_Relation_Type_Key</w:t>
            </w:r>
          </w:p>
        </w:tc>
        <w:tc>
          <w:tcPr>
            <w:tcW w:w="4536" w:type="dxa"/>
            <w:tcBorders>
              <w:top w:val="nil"/>
              <w:left w:val="single" w:sz="6" w:space="0" w:color="auto"/>
              <w:bottom w:val="nil"/>
              <w:right w:val="single" w:sz="6" w:space="0" w:color="auto"/>
            </w:tcBorders>
            <w:shd w:val="clear" w:color="auto" w:fill="auto"/>
          </w:tcPr>
          <w:p w14:paraId="15DBBFB4" w14:textId="77777777" w:rsidR="00A16D7B" w:rsidRDefault="00A16D7B" w:rsidP="00A16D7B">
            <w:pPr>
              <w:pStyle w:val="TableRow"/>
            </w:pPr>
            <w:r>
              <w:t>Relationship this record applies to.</w:t>
            </w:r>
          </w:p>
        </w:tc>
        <w:tc>
          <w:tcPr>
            <w:tcW w:w="1500" w:type="dxa"/>
            <w:tcBorders>
              <w:top w:val="nil"/>
              <w:left w:val="single" w:sz="6" w:space="0" w:color="auto"/>
              <w:bottom w:val="nil"/>
              <w:right w:val="single" w:sz="6" w:space="0" w:color="auto"/>
            </w:tcBorders>
            <w:shd w:val="clear" w:color="auto" w:fill="auto"/>
          </w:tcPr>
          <w:p w14:paraId="2A562B4B"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6C799FD" w14:textId="77777777" w:rsidR="00A16D7B" w:rsidRDefault="00A16D7B" w:rsidP="00A16D7B">
            <w:pPr>
              <w:pStyle w:val="TableRow"/>
            </w:pPr>
            <w:r>
              <w:t>16</w:t>
            </w:r>
          </w:p>
        </w:tc>
      </w:tr>
      <w:tr w:rsidR="00A16D7B" w14:paraId="4F9D00F2" w14:textId="77777777">
        <w:tc>
          <w:tcPr>
            <w:tcW w:w="2802" w:type="dxa"/>
            <w:tcBorders>
              <w:top w:val="nil"/>
              <w:left w:val="single" w:sz="6" w:space="0" w:color="auto"/>
              <w:bottom w:val="nil"/>
              <w:right w:val="single" w:sz="6" w:space="0" w:color="auto"/>
            </w:tcBorders>
            <w:shd w:val="clear" w:color="auto" w:fill="auto"/>
          </w:tcPr>
          <w:p w14:paraId="1955A527" w14:textId="77777777" w:rsidR="00A16D7B" w:rsidRDefault="00A16D7B" w:rsidP="00A16D7B">
            <w:pPr>
              <w:pStyle w:val="TableRow"/>
            </w:pPr>
            <w:r>
              <w:t>Relation_Usage</w:t>
            </w:r>
          </w:p>
        </w:tc>
        <w:tc>
          <w:tcPr>
            <w:tcW w:w="4536" w:type="dxa"/>
            <w:tcBorders>
              <w:top w:val="nil"/>
              <w:left w:val="single" w:sz="6" w:space="0" w:color="auto"/>
              <w:bottom w:val="nil"/>
              <w:right w:val="single" w:sz="6" w:space="0" w:color="auto"/>
            </w:tcBorders>
            <w:shd w:val="clear" w:color="auto" w:fill="auto"/>
          </w:tcPr>
          <w:p w14:paraId="05AD7E25" w14:textId="77777777" w:rsidR="00A16D7B" w:rsidRDefault="00A16D7B" w:rsidP="00A16D7B">
            <w:pPr>
              <w:pStyle w:val="TableRow"/>
            </w:pPr>
            <w:r>
              <w:t>Possible usage of the relationship.  Values known to the Collections Module are:</w:t>
            </w:r>
          </w:p>
          <w:p w14:paraId="6BCD1506" w14:textId="77777777" w:rsidR="00A16D7B" w:rsidRDefault="00A16D7B" w:rsidP="00D95295">
            <w:pPr>
              <w:pStyle w:val="TableRow"/>
            </w:pPr>
            <w:r>
              <w:t xml:space="preserve">1 = </w:t>
            </w:r>
            <w:r w:rsidR="00D95295">
              <w:t>Meaning</w:t>
            </w:r>
          </w:p>
          <w:p w14:paraId="35AC813D" w14:textId="77777777" w:rsidR="00A16D7B" w:rsidRDefault="00A16D7B" w:rsidP="00D95295">
            <w:pPr>
              <w:pStyle w:val="TableRow"/>
            </w:pPr>
            <w:r>
              <w:t xml:space="preserve">2 = </w:t>
            </w:r>
            <w:r w:rsidR="00D95295">
              <w:t>Concept</w:t>
            </w:r>
          </w:p>
          <w:p w14:paraId="35E6D6F4" w14:textId="77777777" w:rsidR="00D95295" w:rsidRDefault="00D95295" w:rsidP="00A16D7B">
            <w:pPr>
              <w:pStyle w:val="TableRow"/>
            </w:pPr>
            <w:r>
              <w:t>3= Term Version</w:t>
            </w:r>
          </w:p>
          <w:p w14:paraId="73D127A7" w14:textId="77777777" w:rsidR="00A16D7B" w:rsidRDefault="003E5B0B" w:rsidP="00D95295">
            <w:pPr>
              <w:pStyle w:val="TableRow"/>
            </w:pPr>
            <w:r>
              <w:t>4</w:t>
            </w:r>
            <w:r w:rsidR="00A16D7B">
              <w:t xml:space="preserve"> = </w:t>
            </w:r>
            <w:r w:rsidR="00D95295">
              <w:t>Occurrence</w:t>
            </w:r>
          </w:p>
          <w:p w14:paraId="39EB29C7" w14:textId="77777777" w:rsidR="00A16D7B" w:rsidRDefault="003E5B0B" w:rsidP="00A16D7B">
            <w:pPr>
              <w:pStyle w:val="TableRow"/>
            </w:pPr>
            <w:r>
              <w:t>5</w:t>
            </w:r>
            <w:r w:rsidR="00A16D7B">
              <w:t xml:space="preserve"> = </w:t>
            </w:r>
            <w:r w:rsidR="00D95295">
              <w:t>Collection Unit</w:t>
            </w:r>
          </w:p>
        </w:tc>
        <w:tc>
          <w:tcPr>
            <w:tcW w:w="1500" w:type="dxa"/>
            <w:tcBorders>
              <w:top w:val="nil"/>
              <w:left w:val="single" w:sz="6" w:space="0" w:color="auto"/>
              <w:bottom w:val="nil"/>
              <w:right w:val="single" w:sz="6" w:space="0" w:color="auto"/>
            </w:tcBorders>
            <w:shd w:val="clear" w:color="auto" w:fill="auto"/>
          </w:tcPr>
          <w:p w14:paraId="0DAE97BB" w14:textId="77777777" w:rsidR="00A16D7B" w:rsidRDefault="00A16D7B" w:rsidP="00A16D7B">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7DFF8BA4" w14:textId="77777777" w:rsidR="00A16D7B" w:rsidRDefault="00A16D7B" w:rsidP="00A16D7B">
            <w:pPr>
              <w:pStyle w:val="TableRow"/>
            </w:pPr>
          </w:p>
        </w:tc>
      </w:tr>
      <w:tr w:rsidR="00A16D7B" w14:paraId="2F0FDBCC" w14:textId="77777777">
        <w:tc>
          <w:tcPr>
            <w:tcW w:w="2802" w:type="dxa"/>
            <w:tcBorders>
              <w:top w:val="nil"/>
              <w:left w:val="single" w:sz="6" w:space="0" w:color="auto"/>
              <w:bottom w:val="nil"/>
              <w:right w:val="single" w:sz="6" w:space="0" w:color="auto"/>
            </w:tcBorders>
            <w:shd w:val="clear" w:color="auto" w:fill="auto"/>
          </w:tcPr>
          <w:p w14:paraId="553A332E" w14:textId="77777777" w:rsidR="00A16D7B" w:rsidRDefault="00A16D7B" w:rsidP="00A16D7B">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34CA61CD" w14:textId="77777777" w:rsidR="00A16D7B" w:rsidRDefault="00A16D7B" w:rsidP="00A16D7B">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316B323" w14:textId="77777777" w:rsidR="00A16D7B" w:rsidRDefault="00A16D7B" w:rsidP="00A16D7B">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8E3325D" w14:textId="77777777" w:rsidR="00A16D7B" w:rsidRDefault="00A16D7B" w:rsidP="00A16D7B">
            <w:pPr>
              <w:pStyle w:val="TableRow"/>
            </w:pPr>
            <w:r>
              <w:t>16</w:t>
            </w:r>
          </w:p>
        </w:tc>
      </w:tr>
      <w:tr w:rsidR="00A16D7B" w14:paraId="6DC8A3B2" w14:textId="77777777">
        <w:tc>
          <w:tcPr>
            <w:tcW w:w="2802" w:type="dxa"/>
            <w:tcBorders>
              <w:top w:val="nil"/>
              <w:left w:val="single" w:sz="6" w:space="0" w:color="auto"/>
              <w:bottom w:val="nil"/>
              <w:right w:val="single" w:sz="6" w:space="0" w:color="auto"/>
            </w:tcBorders>
            <w:shd w:val="clear" w:color="auto" w:fill="auto"/>
          </w:tcPr>
          <w:p w14:paraId="0E6FFBED" w14:textId="77777777" w:rsidR="00A16D7B" w:rsidRDefault="00A16D7B" w:rsidP="00A16D7B">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79206C44" w14:textId="77777777" w:rsidR="00A16D7B" w:rsidRDefault="00A16D7B" w:rsidP="00A16D7B">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BE65D3E"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7F940D21" w14:textId="77777777" w:rsidR="00A16D7B" w:rsidRDefault="00A16D7B" w:rsidP="00A16D7B">
            <w:pPr>
              <w:pStyle w:val="TableRow"/>
            </w:pPr>
            <w:r>
              <w:t>16</w:t>
            </w:r>
          </w:p>
        </w:tc>
      </w:tr>
      <w:tr w:rsidR="00A16D7B" w14:paraId="6C23724B" w14:textId="77777777">
        <w:tc>
          <w:tcPr>
            <w:tcW w:w="2802" w:type="dxa"/>
            <w:tcBorders>
              <w:top w:val="nil"/>
              <w:left w:val="single" w:sz="6" w:space="0" w:color="auto"/>
              <w:bottom w:val="nil"/>
              <w:right w:val="single" w:sz="6" w:space="0" w:color="auto"/>
            </w:tcBorders>
            <w:shd w:val="clear" w:color="auto" w:fill="auto"/>
          </w:tcPr>
          <w:p w14:paraId="453CD57B" w14:textId="77777777" w:rsidR="00A16D7B" w:rsidRDefault="00A16D7B" w:rsidP="00A16D7B">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49D6A63A" w14:textId="77777777" w:rsidR="00A16D7B" w:rsidRDefault="00A16D7B" w:rsidP="00A16D7B">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AB3D10B" w14:textId="77777777" w:rsidR="00A16D7B" w:rsidRDefault="00A16D7B" w:rsidP="00A16D7B">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6F6761E5" w14:textId="77777777" w:rsidR="00A16D7B" w:rsidRDefault="00A16D7B" w:rsidP="00A16D7B">
            <w:pPr>
              <w:pStyle w:val="TableRow"/>
            </w:pPr>
          </w:p>
        </w:tc>
      </w:tr>
      <w:tr w:rsidR="00A16D7B" w14:paraId="79FF42DE" w14:textId="77777777">
        <w:tc>
          <w:tcPr>
            <w:tcW w:w="2802" w:type="dxa"/>
            <w:tcBorders>
              <w:top w:val="nil"/>
              <w:left w:val="single" w:sz="6" w:space="0" w:color="auto"/>
              <w:bottom w:val="nil"/>
              <w:right w:val="single" w:sz="6" w:space="0" w:color="auto"/>
            </w:tcBorders>
            <w:shd w:val="clear" w:color="auto" w:fill="auto"/>
          </w:tcPr>
          <w:p w14:paraId="26E49ADD" w14:textId="77777777" w:rsidR="00A16D7B" w:rsidRDefault="00A16D7B" w:rsidP="00A16D7B">
            <w:pPr>
              <w:pStyle w:val="TableRow"/>
            </w:pPr>
            <w:r>
              <w:t>Custodian</w:t>
            </w:r>
          </w:p>
        </w:tc>
        <w:tc>
          <w:tcPr>
            <w:tcW w:w="4536" w:type="dxa"/>
            <w:tcBorders>
              <w:top w:val="nil"/>
              <w:left w:val="single" w:sz="6" w:space="0" w:color="auto"/>
              <w:bottom w:val="nil"/>
              <w:right w:val="single" w:sz="6" w:space="0" w:color="auto"/>
            </w:tcBorders>
            <w:shd w:val="clear" w:color="auto" w:fill="auto"/>
          </w:tcPr>
          <w:p w14:paraId="2B15CE41" w14:textId="77777777" w:rsidR="00A16D7B" w:rsidRDefault="00A16D7B" w:rsidP="00A16D7B">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E964F67" w14:textId="77777777" w:rsidR="00A16D7B" w:rsidRDefault="00A16D7B" w:rsidP="00A16D7B">
            <w:pPr>
              <w:pStyle w:val="TableRow"/>
            </w:pPr>
            <w:r>
              <w:t>char Null</w:t>
            </w:r>
          </w:p>
        </w:tc>
        <w:tc>
          <w:tcPr>
            <w:tcW w:w="1127" w:type="dxa"/>
            <w:tcBorders>
              <w:top w:val="nil"/>
              <w:left w:val="single" w:sz="6" w:space="0" w:color="auto"/>
              <w:bottom w:val="nil"/>
              <w:right w:val="single" w:sz="6" w:space="0" w:color="auto"/>
            </w:tcBorders>
            <w:shd w:val="clear" w:color="auto" w:fill="auto"/>
          </w:tcPr>
          <w:p w14:paraId="677120AC" w14:textId="77777777" w:rsidR="00A16D7B" w:rsidRDefault="00A16D7B" w:rsidP="00A16D7B">
            <w:pPr>
              <w:pStyle w:val="TableRow"/>
            </w:pPr>
            <w:r>
              <w:t>8</w:t>
            </w:r>
          </w:p>
        </w:tc>
      </w:tr>
      <w:tr w:rsidR="00A16D7B" w14:paraId="2AE658BD" w14:textId="77777777">
        <w:tc>
          <w:tcPr>
            <w:tcW w:w="2802" w:type="dxa"/>
            <w:tcBorders>
              <w:top w:val="nil"/>
              <w:left w:val="single" w:sz="6" w:space="0" w:color="auto"/>
              <w:bottom w:val="single" w:sz="6" w:space="0" w:color="auto"/>
              <w:right w:val="single" w:sz="6" w:space="0" w:color="auto"/>
            </w:tcBorders>
            <w:shd w:val="clear" w:color="auto" w:fill="auto"/>
          </w:tcPr>
          <w:p w14:paraId="50B53D6D" w14:textId="77777777" w:rsidR="00A16D7B" w:rsidRDefault="00A16D7B" w:rsidP="00A16D7B">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4026553" w14:textId="77777777" w:rsidR="00A16D7B" w:rsidRDefault="00A16D7B" w:rsidP="00A16D7B">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AF5FC1D" w14:textId="77777777" w:rsidR="00A16D7B" w:rsidRDefault="00A16D7B" w:rsidP="00A16D7B">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9D5D201" w14:textId="77777777" w:rsidR="00A16D7B" w:rsidRDefault="00A16D7B" w:rsidP="00A16D7B">
            <w:pPr>
              <w:pStyle w:val="TableRow"/>
            </w:pPr>
            <w:r>
              <w:t>8</w:t>
            </w:r>
          </w:p>
        </w:tc>
      </w:tr>
    </w:tbl>
    <w:p w14:paraId="61E72579"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16D7B" w14:paraId="33E94AB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B95727D" w14:textId="77777777" w:rsidR="00A16D7B" w:rsidRDefault="00A16D7B" w:rsidP="00A16D7B">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F5615F4" w14:textId="77777777" w:rsidR="00A16D7B" w:rsidRDefault="00A16D7B" w:rsidP="00A16D7B">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49504E4" w14:textId="77777777" w:rsidR="00A16D7B" w:rsidRDefault="00A16D7B" w:rsidP="00A16D7B">
            <w:pPr>
              <w:pStyle w:val="TableColumnTitles"/>
              <w:keepNext/>
            </w:pPr>
            <w:r>
              <w:t>Options</w:t>
            </w:r>
          </w:p>
        </w:tc>
      </w:tr>
      <w:tr w:rsidR="00A16D7B" w14:paraId="0538EA1D" w14:textId="77777777">
        <w:tc>
          <w:tcPr>
            <w:tcW w:w="2801" w:type="dxa"/>
            <w:tcBorders>
              <w:top w:val="nil"/>
              <w:left w:val="single" w:sz="6" w:space="0" w:color="auto"/>
              <w:bottom w:val="single" w:sz="6" w:space="0" w:color="auto"/>
              <w:right w:val="single" w:sz="6" w:space="0" w:color="auto"/>
            </w:tcBorders>
            <w:shd w:val="clear" w:color="auto" w:fill="auto"/>
          </w:tcPr>
          <w:p w14:paraId="17E4F913" w14:textId="77777777" w:rsidR="00A16D7B" w:rsidRDefault="00A16D7B" w:rsidP="00A16D7B">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4633FB29" w14:textId="77777777" w:rsidR="00A16D7B" w:rsidRDefault="00A16D7B" w:rsidP="00A16D7B">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533722A5" w14:textId="77777777" w:rsidR="00A16D7B" w:rsidRDefault="00A16D7B" w:rsidP="00A16D7B">
            <w:pPr>
              <w:pStyle w:val="TableRow"/>
            </w:pPr>
          </w:p>
        </w:tc>
      </w:tr>
    </w:tbl>
    <w:p w14:paraId="737A09AA" w14:textId="77777777" w:rsidR="00A16D7B" w:rsidRDefault="00A16D7B"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16D7B" w14:paraId="244AC69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BD1A244" w14:textId="77777777" w:rsidR="00A16D7B" w:rsidRDefault="00A16D7B" w:rsidP="00A16D7B">
            <w:pPr>
              <w:pStyle w:val="TableTitle"/>
              <w:rPr>
                <w:color w:val="FF0000"/>
              </w:rPr>
            </w:pPr>
            <w:r>
              <w:t>Constraint : FK_Thesaurus_Relation_Type_Usage_Thesaurus_Relation_Type</w:t>
            </w:r>
          </w:p>
        </w:tc>
      </w:tr>
      <w:tr w:rsidR="00A16D7B" w14:paraId="4983F935" w14:textId="77777777">
        <w:tc>
          <w:tcPr>
            <w:tcW w:w="1548" w:type="dxa"/>
            <w:tcBorders>
              <w:top w:val="nil"/>
              <w:left w:val="single" w:sz="4" w:space="0" w:color="auto"/>
              <w:bottom w:val="single" w:sz="4" w:space="0" w:color="auto"/>
              <w:right w:val="single" w:sz="4" w:space="0" w:color="auto"/>
            </w:tcBorders>
            <w:shd w:val="clear" w:color="auto" w:fill="auto"/>
          </w:tcPr>
          <w:p w14:paraId="63B0ADE5" w14:textId="77777777" w:rsidR="00A16D7B" w:rsidRDefault="00A16D7B" w:rsidP="00A16D7B">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C0C28C0" w14:textId="77777777" w:rsidR="00A16D7B" w:rsidRDefault="00A16D7B" w:rsidP="00A16D7B">
            <w:pPr>
              <w:pStyle w:val="TableRow"/>
            </w:pPr>
            <w:r>
              <w:t>Each usage applies to one relationship type.  Each relationship type has zero or more usages.</w:t>
            </w:r>
          </w:p>
        </w:tc>
      </w:tr>
      <w:tr w:rsidR="00A16D7B" w14:paraId="409F0C0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6FC4D94" w14:textId="77777777" w:rsidR="00A16D7B" w:rsidRDefault="00A16D7B" w:rsidP="00A16D7B">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839131C" w14:textId="77777777" w:rsidR="00A16D7B" w:rsidRDefault="00A16D7B" w:rsidP="00575C3D">
            <w:pPr>
              <w:pStyle w:val="CodeSamples"/>
              <w:spacing w:before="120" w:after="120"/>
            </w:pPr>
            <w:r>
              <w:t>FK_Thesaurus_Relation_Type_Usage_Thesaurus_Relation_Type (Thesaurus_Relation_Type_Key) references Thesaurus_Relation_Type(Thesaurus_Relation_Type_Key)</w:t>
            </w:r>
          </w:p>
        </w:tc>
      </w:tr>
    </w:tbl>
    <w:p w14:paraId="309DA0A5" w14:textId="77777777" w:rsidR="00A16D7B" w:rsidRDefault="00A16D7B" w:rsidP="00A16D7B">
      <w:pPr>
        <w:pStyle w:val="NormalIndent"/>
      </w:pPr>
    </w:p>
    <w:p w14:paraId="2A289895" w14:textId="77777777" w:rsidR="00C154CF" w:rsidRDefault="00C154CF" w:rsidP="00C154CF">
      <w:pPr>
        <w:pStyle w:val="Heading4"/>
      </w:pPr>
      <w:bookmarkStart w:id="776" w:name="_Ref292701799"/>
      <w:bookmarkStart w:id="777" w:name="_Ref292703344"/>
      <w:bookmarkStart w:id="778" w:name="_Ref292718913"/>
      <w:bookmarkStart w:id="779" w:name="_Toc292879042"/>
      <w:r>
        <w:t>Concept_Group_Quality_Check</w:t>
      </w:r>
      <w:bookmarkEnd w:id="776"/>
      <w:bookmarkEnd w:id="777"/>
      <w:bookmarkEnd w:id="778"/>
      <w:bookmarkEnd w:id="779"/>
    </w:p>
    <w:p w14:paraId="72726045" w14:textId="77777777" w:rsidR="00C154CF" w:rsidRDefault="00C154CF" w:rsidP="00C154CF">
      <w:pPr>
        <w:pStyle w:val="NormalIndent"/>
      </w:pPr>
      <w:r>
        <w:t>Records that a concept group was marked as having been checked by a par</w:t>
      </w:r>
      <w:r w:rsidR="00294C4F">
        <w:t>ticular user at a point in time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C154CF" w14:paraId="22F33F1E" w14:textId="77777777" w:rsidTr="008B1223">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8E43699" w14:textId="77777777" w:rsidR="00C154CF" w:rsidRDefault="00C154CF" w:rsidP="008B1223">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60F450D" w14:textId="77777777" w:rsidR="00C154CF" w:rsidRDefault="00C154CF" w:rsidP="008B1223">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2D8E9C7" w14:textId="77777777" w:rsidR="00C154CF" w:rsidRDefault="00C154CF" w:rsidP="008B1223">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68D39E7" w14:textId="77777777" w:rsidR="00C154CF" w:rsidRDefault="00C154CF" w:rsidP="008B1223">
            <w:pPr>
              <w:pStyle w:val="TableColumnTitles"/>
              <w:keepNext/>
            </w:pPr>
            <w:r>
              <w:t>Size</w:t>
            </w:r>
          </w:p>
        </w:tc>
      </w:tr>
      <w:tr w:rsidR="00C154CF" w14:paraId="4514E4AF" w14:textId="77777777" w:rsidTr="008B1223">
        <w:tc>
          <w:tcPr>
            <w:tcW w:w="2802" w:type="dxa"/>
            <w:tcBorders>
              <w:top w:val="nil"/>
              <w:left w:val="single" w:sz="6" w:space="0" w:color="auto"/>
              <w:bottom w:val="nil"/>
              <w:right w:val="single" w:sz="6" w:space="0" w:color="auto"/>
            </w:tcBorders>
            <w:shd w:val="clear" w:color="auto" w:fill="auto"/>
          </w:tcPr>
          <w:p w14:paraId="68C92076" w14:textId="77777777" w:rsidR="00C154CF" w:rsidRPr="00C154CF" w:rsidRDefault="00C154CF" w:rsidP="008B1223">
            <w:pPr>
              <w:pStyle w:val="TableRow"/>
              <w:rPr>
                <w:u w:val="single"/>
              </w:rPr>
            </w:pPr>
            <w:r w:rsidRPr="00C154CF">
              <w:rPr>
                <w:u w:val="single"/>
              </w:rPr>
              <w:t>Concept_Group_Quality_Check_Key</w:t>
            </w:r>
          </w:p>
        </w:tc>
        <w:tc>
          <w:tcPr>
            <w:tcW w:w="4536" w:type="dxa"/>
            <w:tcBorders>
              <w:top w:val="nil"/>
              <w:left w:val="single" w:sz="6" w:space="0" w:color="auto"/>
              <w:bottom w:val="nil"/>
              <w:right w:val="single" w:sz="6" w:space="0" w:color="auto"/>
            </w:tcBorders>
            <w:shd w:val="clear" w:color="auto" w:fill="auto"/>
          </w:tcPr>
          <w:p w14:paraId="06EF4269" w14:textId="77777777" w:rsidR="00C154CF" w:rsidRDefault="00C154CF" w:rsidP="008B1223">
            <w:pPr>
              <w:pStyle w:val="TableRow"/>
            </w:pPr>
            <w:r>
              <w:t>Unique identifier for the Concept_Group_Quality_Check table</w:t>
            </w:r>
          </w:p>
        </w:tc>
        <w:tc>
          <w:tcPr>
            <w:tcW w:w="1500" w:type="dxa"/>
            <w:tcBorders>
              <w:top w:val="nil"/>
              <w:left w:val="single" w:sz="6" w:space="0" w:color="auto"/>
              <w:bottom w:val="nil"/>
              <w:right w:val="single" w:sz="6" w:space="0" w:color="auto"/>
            </w:tcBorders>
            <w:shd w:val="clear" w:color="auto" w:fill="auto"/>
          </w:tcPr>
          <w:p w14:paraId="23D36D12" w14:textId="77777777" w:rsidR="00C154CF" w:rsidRDefault="00C154CF" w:rsidP="008B1223">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10C047D" w14:textId="77777777" w:rsidR="00C154CF" w:rsidRDefault="00C154CF" w:rsidP="008B1223">
            <w:pPr>
              <w:pStyle w:val="TableRow"/>
            </w:pPr>
            <w:r>
              <w:t>16</w:t>
            </w:r>
          </w:p>
        </w:tc>
      </w:tr>
      <w:tr w:rsidR="00C154CF" w14:paraId="43CCE9EF" w14:textId="77777777" w:rsidTr="00C154CF">
        <w:tc>
          <w:tcPr>
            <w:tcW w:w="2802" w:type="dxa"/>
            <w:tcBorders>
              <w:top w:val="nil"/>
              <w:left w:val="single" w:sz="6" w:space="0" w:color="auto"/>
              <w:bottom w:val="nil"/>
              <w:right w:val="single" w:sz="6" w:space="0" w:color="auto"/>
            </w:tcBorders>
            <w:shd w:val="clear" w:color="auto" w:fill="auto"/>
          </w:tcPr>
          <w:p w14:paraId="4D95ED09" w14:textId="77777777" w:rsidR="00C154CF" w:rsidRPr="00C154CF" w:rsidRDefault="00C154CF" w:rsidP="008B1223">
            <w:pPr>
              <w:pStyle w:val="TableRow"/>
            </w:pPr>
            <w:r w:rsidRPr="00C154CF">
              <w:t>Concept_Group_Key</w:t>
            </w:r>
          </w:p>
        </w:tc>
        <w:tc>
          <w:tcPr>
            <w:tcW w:w="4536" w:type="dxa"/>
            <w:tcBorders>
              <w:top w:val="nil"/>
              <w:left w:val="single" w:sz="6" w:space="0" w:color="auto"/>
              <w:bottom w:val="nil"/>
              <w:right w:val="single" w:sz="6" w:space="0" w:color="auto"/>
            </w:tcBorders>
            <w:shd w:val="clear" w:color="auto" w:fill="auto"/>
          </w:tcPr>
          <w:p w14:paraId="0BB340F3" w14:textId="77777777" w:rsidR="00C154CF" w:rsidRDefault="00C154CF" w:rsidP="00532D68">
            <w:pPr>
              <w:pStyle w:val="TableRow"/>
            </w:pPr>
            <w:r>
              <w:t>Identifies the concept group</w:t>
            </w:r>
            <w:r w:rsidR="00532D68">
              <w:t xml:space="preserve"> </w:t>
            </w:r>
          </w:p>
        </w:tc>
        <w:tc>
          <w:tcPr>
            <w:tcW w:w="1500" w:type="dxa"/>
            <w:tcBorders>
              <w:top w:val="nil"/>
              <w:left w:val="single" w:sz="6" w:space="0" w:color="auto"/>
              <w:bottom w:val="nil"/>
              <w:right w:val="single" w:sz="6" w:space="0" w:color="auto"/>
            </w:tcBorders>
            <w:shd w:val="clear" w:color="auto" w:fill="auto"/>
          </w:tcPr>
          <w:p w14:paraId="76CF531C" w14:textId="77777777" w:rsidR="00C154CF" w:rsidRDefault="00C154CF" w:rsidP="008B1223">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AB45927" w14:textId="77777777" w:rsidR="00C154CF" w:rsidRDefault="00C154CF" w:rsidP="008B1223">
            <w:pPr>
              <w:pStyle w:val="TableRow"/>
            </w:pPr>
            <w:r>
              <w:t>16</w:t>
            </w:r>
          </w:p>
        </w:tc>
      </w:tr>
      <w:tr w:rsidR="00294C4F" w14:paraId="3DAF8228" w14:textId="77777777" w:rsidTr="00C154CF">
        <w:tc>
          <w:tcPr>
            <w:tcW w:w="2802" w:type="dxa"/>
            <w:tcBorders>
              <w:top w:val="nil"/>
              <w:left w:val="single" w:sz="6" w:space="0" w:color="auto"/>
              <w:bottom w:val="nil"/>
              <w:right w:val="single" w:sz="6" w:space="0" w:color="auto"/>
            </w:tcBorders>
            <w:shd w:val="clear" w:color="auto" w:fill="auto"/>
          </w:tcPr>
          <w:p w14:paraId="27375B94" w14:textId="77777777" w:rsidR="00294C4F" w:rsidRDefault="00294C4F" w:rsidP="00294C4F">
            <w:pPr>
              <w:pStyle w:val="TableRow"/>
            </w:pPr>
            <w:r>
              <w:t>Checked_Date_Time</w:t>
            </w:r>
          </w:p>
        </w:tc>
        <w:tc>
          <w:tcPr>
            <w:tcW w:w="4536" w:type="dxa"/>
            <w:tcBorders>
              <w:top w:val="nil"/>
              <w:left w:val="single" w:sz="6" w:space="0" w:color="auto"/>
              <w:bottom w:val="nil"/>
              <w:right w:val="single" w:sz="6" w:space="0" w:color="auto"/>
            </w:tcBorders>
            <w:shd w:val="clear" w:color="auto" w:fill="auto"/>
          </w:tcPr>
          <w:p w14:paraId="11C109DF" w14:textId="77777777" w:rsidR="00294C4F" w:rsidRDefault="00294C4F" w:rsidP="008B1223">
            <w:pPr>
              <w:pStyle w:val="TableRow"/>
            </w:pPr>
            <w:r>
              <w:t>The date and time when the group was marked as having been checked</w:t>
            </w:r>
          </w:p>
        </w:tc>
        <w:tc>
          <w:tcPr>
            <w:tcW w:w="1500" w:type="dxa"/>
            <w:tcBorders>
              <w:top w:val="nil"/>
              <w:left w:val="single" w:sz="6" w:space="0" w:color="auto"/>
              <w:bottom w:val="nil"/>
              <w:right w:val="single" w:sz="6" w:space="0" w:color="auto"/>
            </w:tcBorders>
            <w:shd w:val="clear" w:color="auto" w:fill="auto"/>
          </w:tcPr>
          <w:p w14:paraId="35A45FF7" w14:textId="77777777" w:rsidR="00294C4F" w:rsidRDefault="00294C4F" w:rsidP="008B1223">
            <w:pPr>
              <w:pStyle w:val="TableRow"/>
            </w:pPr>
            <w:r>
              <w:t>smalldatetime not null</w:t>
            </w:r>
          </w:p>
        </w:tc>
        <w:tc>
          <w:tcPr>
            <w:tcW w:w="1127" w:type="dxa"/>
            <w:tcBorders>
              <w:top w:val="nil"/>
              <w:left w:val="single" w:sz="6" w:space="0" w:color="auto"/>
              <w:bottom w:val="nil"/>
              <w:right w:val="single" w:sz="6" w:space="0" w:color="auto"/>
            </w:tcBorders>
            <w:shd w:val="clear" w:color="auto" w:fill="auto"/>
          </w:tcPr>
          <w:p w14:paraId="7E026A28" w14:textId="77777777" w:rsidR="00294C4F" w:rsidRDefault="00294C4F" w:rsidP="008B1223">
            <w:pPr>
              <w:pStyle w:val="TableRow"/>
            </w:pPr>
          </w:p>
        </w:tc>
      </w:tr>
      <w:tr w:rsidR="00294C4F" w14:paraId="0400D904" w14:textId="77777777" w:rsidTr="00294C4F">
        <w:tc>
          <w:tcPr>
            <w:tcW w:w="2802" w:type="dxa"/>
            <w:tcBorders>
              <w:top w:val="nil"/>
              <w:left w:val="single" w:sz="6" w:space="0" w:color="auto"/>
              <w:bottom w:val="single" w:sz="4" w:space="0" w:color="auto"/>
              <w:right w:val="single" w:sz="6" w:space="0" w:color="auto"/>
            </w:tcBorders>
            <w:shd w:val="clear" w:color="auto" w:fill="auto"/>
          </w:tcPr>
          <w:p w14:paraId="11211BAA" w14:textId="77777777" w:rsidR="00294C4F" w:rsidRPr="00C154CF" w:rsidRDefault="00294C4F" w:rsidP="008B1223">
            <w:pPr>
              <w:pStyle w:val="TableRow"/>
            </w:pPr>
            <w:r>
              <w:lastRenderedPageBreak/>
              <w:t>Checked_By_User_Key</w:t>
            </w:r>
          </w:p>
        </w:tc>
        <w:tc>
          <w:tcPr>
            <w:tcW w:w="4536" w:type="dxa"/>
            <w:tcBorders>
              <w:top w:val="nil"/>
              <w:left w:val="single" w:sz="6" w:space="0" w:color="auto"/>
              <w:bottom w:val="single" w:sz="4" w:space="0" w:color="auto"/>
              <w:right w:val="single" w:sz="6" w:space="0" w:color="auto"/>
            </w:tcBorders>
            <w:shd w:val="clear" w:color="auto" w:fill="auto"/>
          </w:tcPr>
          <w:p w14:paraId="3E2F0826" w14:textId="77777777" w:rsidR="00294C4F" w:rsidRDefault="00294C4F" w:rsidP="00532D68">
            <w:pPr>
              <w:pStyle w:val="TableRow"/>
            </w:pPr>
            <w:r>
              <w:t>Identifies the user who marked the group as having been checked</w:t>
            </w:r>
          </w:p>
        </w:tc>
        <w:tc>
          <w:tcPr>
            <w:tcW w:w="1500" w:type="dxa"/>
            <w:tcBorders>
              <w:top w:val="nil"/>
              <w:left w:val="single" w:sz="6" w:space="0" w:color="auto"/>
              <w:bottom w:val="single" w:sz="4" w:space="0" w:color="auto"/>
              <w:right w:val="single" w:sz="6" w:space="0" w:color="auto"/>
            </w:tcBorders>
            <w:shd w:val="clear" w:color="auto" w:fill="auto"/>
          </w:tcPr>
          <w:p w14:paraId="2D5866E8" w14:textId="77777777" w:rsidR="00294C4F" w:rsidRDefault="00294C4F" w:rsidP="008B1223">
            <w:pPr>
              <w:pStyle w:val="TableRow"/>
            </w:pPr>
            <w:r>
              <w:t>char not null</w:t>
            </w:r>
          </w:p>
        </w:tc>
        <w:tc>
          <w:tcPr>
            <w:tcW w:w="1127" w:type="dxa"/>
            <w:tcBorders>
              <w:top w:val="nil"/>
              <w:left w:val="single" w:sz="6" w:space="0" w:color="auto"/>
              <w:bottom w:val="single" w:sz="4" w:space="0" w:color="auto"/>
              <w:right w:val="single" w:sz="6" w:space="0" w:color="auto"/>
            </w:tcBorders>
            <w:shd w:val="clear" w:color="auto" w:fill="auto"/>
          </w:tcPr>
          <w:p w14:paraId="3370A89A" w14:textId="77777777" w:rsidR="00294C4F" w:rsidRDefault="00294C4F" w:rsidP="008B1223">
            <w:pPr>
              <w:pStyle w:val="TableRow"/>
            </w:pPr>
            <w:r>
              <w:t>16</w:t>
            </w:r>
          </w:p>
        </w:tc>
      </w:tr>
    </w:tbl>
    <w:p w14:paraId="2F92235B" w14:textId="77777777" w:rsidR="00C154CF" w:rsidRDefault="00C154CF" w:rsidP="00A16D7B">
      <w:pPr>
        <w:pStyle w:val="NormalIndent"/>
      </w:pP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294C4F" w14:paraId="44F8C003" w14:textId="77777777" w:rsidTr="008A1E83">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46316AE" w14:textId="77777777" w:rsidR="00294C4F" w:rsidRDefault="00294C4F" w:rsidP="008B1223">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869C2AA" w14:textId="77777777" w:rsidR="00294C4F" w:rsidRDefault="00294C4F" w:rsidP="008B1223">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C5DC91A" w14:textId="77777777" w:rsidR="00294C4F" w:rsidRDefault="00294C4F" w:rsidP="008B1223">
            <w:pPr>
              <w:pStyle w:val="TableColumnTitles"/>
              <w:keepNext/>
            </w:pPr>
            <w:r>
              <w:t>Options</w:t>
            </w:r>
          </w:p>
        </w:tc>
      </w:tr>
      <w:tr w:rsidR="00294C4F" w14:paraId="1235F957" w14:textId="77777777" w:rsidTr="008A1E83">
        <w:tc>
          <w:tcPr>
            <w:tcW w:w="2801" w:type="dxa"/>
            <w:tcBorders>
              <w:top w:val="nil"/>
              <w:left w:val="single" w:sz="6" w:space="0" w:color="auto"/>
              <w:bottom w:val="single" w:sz="6" w:space="0" w:color="auto"/>
              <w:right w:val="single" w:sz="6" w:space="0" w:color="auto"/>
            </w:tcBorders>
            <w:shd w:val="clear" w:color="auto" w:fill="auto"/>
          </w:tcPr>
          <w:p w14:paraId="15EB1D91" w14:textId="77777777" w:rsidR="00294C4F" w:rsidRDefault="00294C4F" w:rsidP="00294C4F">
            <w:pPr>
              <w:pStyle w:val="TableRow"/>
            </w:pPr>
            <w:r>
              <w:t>IX_Concept_Group_Quality_Check_Concept_Group_Key_Checked_Date_Time</w:t>
            </w:r>
          </w:p>
        </w:tc>
        <w:tc>
          <w:tcPr>
            <w:tcW w:w="3543" w:type="dxa"/>
            <w:tcBorders>
              <w:top w:val="nil"/>
              <w:left w:val="single" w:sz="6" w:space="0" w:color="auto"/>
              <w:bottom w:val="single" w:sz="6" w:space="0" w:color="auto"/>
              <w:right w:val="single" w:sz="6" w:space="0" w:color="auto"/>
            </w:tcBorders>
            <w:shd w:val="clear" w:color="auto" w:fill="auto"/>
          </w:tcPr>
          <w:p w14:paraId="77D9FB6B" w14:textId="77777777" w:rsidR="00294C4F" w:rsidRDefault="00294C4F" w:rsidP="00294C4F">
            <w:pPr>
              <w:pStyle w:val="TableRow"/>
            </w:pPr>
            <w:r>
              <w:t>Concept_Group_Key, Checked_Date_Time</w:t>
            </w:r>
          </w:p>
        </w:tc>
        <w:tc>
          <w:tcPr>
            <w:tcW w:w="3624" w:type="dxa"/>
            <w:tcBorders>
              <w:top w:val="nil"/>
              <w:left w:val="single" w:sz="6" w:space="0" w:color="auto"/>
              <w:bottom w:val="single" w:sz="6" w:space="0" w:color="auto"/>
              <w:right w:val="single" w:sz="6" w:space="0" w:color="auto"/>
            </w:tcBorders>
            <w:shd w:val="clear" w:color="auto" w:fill="auto"/>
          </w:tcPr>
          <w:p w14:paraId="008F3D79" w14:textId="77777777" w:rsidR="00294C4F" w:rsidRDefault="00294C4F" w:rsidP="008B1223">
            <w:pPr>
              <w:pStyle w:val="TableRow"/>
            </w:pPr>
          </w:p>
        </w:tc>
      </w:tr>
    </w:tbl>
    <w:p w14:paraId="3BAB42CB" w14:textId="77777777" w:rsidR="008A1E83" w:rsidRDefault="008A1E83" w:rsidP="008A1E83">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532D68" w14:paraId="6AF2DA2A"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42E2FF7" w14:textId="77777777" w:rsidR="00532D68" w:rsidRDefault="00532D68" w:rsidP="00532D68">
            <w:pPr>
              <w:pStyle w:val="TableTitle"/>
              <w:rPr>
                <w:color w:val="FF0000"/>
              </w:rPr>
            </w:pPr>
            <w:r>
              <w:t>Constraint : FK_Concept_Group_Quality_Check_Concept_Group</w:t>
            </w:r>
          </w:p>
        </w:tc>
      </w:tr>
      <w:tr w:rsidR="00532D68" w14:paraId="7F1531B1"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01A86962" w14:textId="77777777" w:rsidR="00532D68" w:rsidRDefault="00532D68" w:rsidP="00D61216">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4DF8C46" w14:textId="77777777" w:rsidR="00532D68" w:rsidRDefault="00532D68" w:rsidP="00532D68">
            <w:pPr>
              <w:pStyle w:val="TableRow"/>
            </w:pPr>
            <w:r>
              <w:t>Each check applies to one con</w:t>
            </w:r>
            <w:r w:rsidR="00DF3536">
              <w:t>c</w:t>
            </w:r>
            <w:r>
              <w:t>ept group.</w:t>
            </w:r>
          </w:p>
        </w:tc>
      </w:tr>
      <w:tr w:rsidR="00532D68" w14:paraId="397E5DCA"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6B205DF4" w14:textId="77777777" w:rsidR="00532D68" w:rsidRDefault="00532D68"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3C14B9B" w14:textId="77777777" w:rsidR="00532D68" w:rsidRDefault="00532D68" w:rsidP="00D61216">
            <w:pPr>
              <w:pStyle w:val="CodeSamples"/>
            </w:pPr>
            <w:r>
              <w:t>CONSTRAINT      FK_Concept_Group_Quality_Check_Concept_Group</w:t>
            </w:r>
            <w:r>
              <w:br/>
              <w:t>FOREIGN KEY     (Concept_Group_Key)</w:t>
            </w:r>
            <w:r>
              <w:br/>
              <w:t>REFERENCES      dbo.Concept_Group</w:t>
            </w:r>
          </w:p>
        </w:tc>
      </w:tr>
    </w:tbl>
    <w:p w14:paraId="3FE0D81D" w14:textId="77777777" w:rsidR="00532D68" w:rsidRDefault="00532D68" w:rsidP="008A1E83">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532D68" w14:paraId="4B410823"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FCFA02F" w14:textId="77777777" w:rsidR="00532D68" w:rsidRDefault="00532D68" w:rsidP="00532D68">
            <w:pPr>
              <w:pStyle w:val="TableTitle"/>
              <w:rPr>
                <w:color w:val="FF0000"/>
              </w:rPr>
            </w:pPr>
            <w:r>
              <w:t>Constraint : FK_Concept_Group_Quality_Check_User</w:t>
            </w:r>
          </w:p>
        </w:tc>
      </w:tr>
      <w:tr w:rsidR="00532D68" w14:paraId="2CF89CE4"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18E1F11F" w14:textId="77777777" w:rsidR="00532D68" w:rsidRDefault="00532D68" w:rsidP="00D61216">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EEBF3E6" w14:textId="77777777" w:rsidR="00532D68" w:rsidRDefault="00532D68" w:rsidP="00532D68">
            <w:pPr>
              <w:pStyle w:val="TableRow"/>
            </w:pPr>
            <w:r>
              <w:t>Each check is made by one user.</w:t>
            </w:r>
          </w:p>
        </w:tc>
      </w:tr>
      <w:tr w:rsidR="00532D68" w14:paraId="0B38E9BE"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58A7A49A" w14:textId="77777777" w:rsidR="00532D68" w:rsidRDefault="00532D68"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262969E" w14:textId="77777777" w:rsidR="00532D68" w:rsidRDefault="00532D68" w:rsidP="00532D68">
            <w:pPr>
              <w:pStyle w:val="CodeSamples"/>
            </w:pPr>
            <w:r>
              <w:t>CONSTRAINT      FK_Concept_Group_Quality_Check_User</w:t>
            </w:r>
            <w:r>
              <w:br/>
              <w:t>FOREIGN KEY     (Checked_By_User_Key)</w:t>
            </w:r>
            <w:r>
              <w:br/>
              <w:t>REFERENCES      dbo."User"</w:t>
            </w:r>
          </w:p>
        </w:tc>
      </w:tr>
    </w:tbl>
    <w:p w14:paraId="216BD64C" w14:textId="77777777" w:rsidR="00532D68" w:rsidRDefault="00532D68" w:rsidP="008A1E83">
      <w:pPr>
        <w:pStyle w:val="NormalIndent"/>
      </w:pPr>
    </w:p>
    <w:p w14:paraId="4108E4E5" w14:textId="77777777" w:rsidR="008A1E83" w:rsidRDefault="008A1E83" w:rsidP="008A1E83">
      <w:pPr>
        <w:pStyle w:val="Heading4"/>
      </w:pPr>
      <w:bookmarkStart w:id="780" w:name="_Ref292701800"/>
      <w:bookmarkStart w:id="781" w:name="_Ref292701809"/>
      <w:bookmarkStart w:id="782" w:name="_Ref292702127"/>
      <w:bookmarkStart w:id="783" w:name="_Ref292702465"/>
      <w:bookmarkStart w:id="784" w:name="_Ref292712004"/>
      <w:bookmarkStart w:id="785" w:name="_Toc292879043"/>
      <w:r>
        <w:t>Homonym_Pair</w:t>
      </w:r>
      <w:bookmarkEnd w:id="780"/>
      <w:bookmarkEnd w:id="781"/>
      <w:bookmarkEnd w:id="782"/>
      <w:bookmarkEnd w:id="783"/>
      <w:bookmarkEnd w:id="784"/>
      <w:bookmarkEnd w:id="785"/>
    </w:p>
    <w:p w14:paraId="0D420361" w14:textId="77777777" w:rsidR="008A1E83" w:rsidRDefault="008A1E83" w:rsidP="008A1E83">
      <w:pPr>
        <w:pStyle w:val="NormalIndent"/>
      </w:pPr>
      <w:r>
        <w:t xml:space="preserve">A pair of </w:t>
      </w:r>
      <w:r w:rsidR="00DF3536">
        <w:t>meanings</w:t>
      </w:r>
      <w:r>
        <w:t xml:space="preserve"> that </w:t>
      </w:r>
      <w:r w:rsidR="00DF3536">
        <w:t>have been explicitly identified as being distinct from each other (i.e. concepts with these meanings should never be presented as potential synonyms of each other)</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8A1E83" w14:paraId="615A180F" w14:textId="77777777" w:rsidTr="008B1223">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8886014" w14:textId="77777777" w:rsidR="008A1E83" w:rsidRDefault="008A1E83" w:rsidP="008B1223">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2DAAFD0" w14:textId="77777777" w:rsidR="008A1E83" w:rsidRDefault="008A1E83" w:rsidP="008B1223">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A97A283" w14:textId="77777777" w:rsidR="008A1E83" w:rsidRDefault="008A1E83" w:rsidP="008B1223">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64287A2" w14:textId="77777777" w:rsidR="008A1E83" w:rsidRDefault="008A1E83" w:rsidP="008B1223">
            <w:pPr>
              <w:pStyle w:val="TableColumnTitles"/>
              <w:keepNext/>
            </w:pPr>
            <w:r>
              <w:t>Size</w:t>
            </w:r>
          </w:p>
        </w:tc>
      </w:tr>
      <w:tr w:rsidR="008A1E83" w14:paraId="4091EA61" w14:textId="77777777" w:rsidTr="008B1223">
        <w:tc>
          <w:tcPr>
            <w:tcW w:w="2802" w:type="dxa"/>
            <w:tcBorders>
              <w:top w:val="nil"/>
              <w:left w:val="single" w:sz="6" w:space="0" w:color="auto"/>
              <w:bottom w:val="nil"/>
              <w:right w:val="single" w:sz="6" w:space="0" w:color="auto"/>
            </w:tcBorders>
            <w:shd w:val="clear" w:color="auto" w:fill="auto"/>
          </w:tcPr>
          <w:p w14:paraId="5859D8DB" w14:textId="77777777" w:rsidR="008A1E83" w:rsidRPr="00C154CF" w:rsidRDefault="00DF3536" w:rsidP="008B1223">
            <w:pPr>
              <w:pStyle w:val="TableRow"/>
              <w:rPr>
                <w:u w:val="single"/>
              </w:rPr>
            </w:pPr>
            <w:r>
              <w:rPr>
                <w:u w:val="single"/>
              </w:rPr>
              <w:t>Meaning</w:t>
            </w:r>
            <w:r w:rsidR="008A1E83">
              <w:rPr>
                <w:u w:val="single"/>
              </w:rPr>
              <w:t>_Key_1</w:t>
            </w:r>
          </w:p>
        </w:tc>
        <w:tc>
          <w:tcPr>
            <w:tcW w:w="4536" w:type="dxa"/>
            <w:tcBorders>
              <w:top w:val="nil"/>
              <w:left w:val="single" w:sz="6" w:space="0" w:color="auto"/>
              <w:bottom w:val="nil"/>
              <w:right w:val="single" w:sz="6" w:space="0" w:color="auto"/>
            </w:tcBorders>
            <w:shd w:val="clear" w:color="auto" w:fill="auto"/>
          </w:tcPr>
          <w:p w14:paraId="09E1287F" w14:textId="77777777" w:rsidR="008A1E83" w:rsidRDefault="008A1E83" w:rsidP="00DF3536">
            <w:pPr>
              <w:pStyle w:val="TableRow"/>
            </w:pPr>
            <w:r>
              <w:t xml:space="preserve">Identifies the first </w:t>
            </w:r>
            <w:r w:rsidR="00DF3536">
              <w:t xml:space="preserve">meaning </w:t>
            </w:r>
          </w:p>
        </w:tc>
        <w:tc>
          <w:tcPr>
            <w:tcW w:w="1500" w:type="dxa"/>
            <w:tcBorders>
              <w:top w:val="nil"/>
              <w:left w:val="single" w:sz="6" w:space="0" w:color="auto"/>
              <w:bottom w:val="nil"/>
              <w:right w:val="single" w:sz="6" w:space="0" w:color="auto"/>
            </w:tcBorders>
            <w:shd w:val="clear" w:color="auto" w:fill="auto"/>
          </w:tcPr>
          <w:p w14:paraId="1DDB48EF" w14:textId="77777777" w:rsidR="008A1E83" w:rsidRDefault="008A1E83" w:rsidP="008B1223">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089C687" w14:textId="77777777" w:rsidR="008A1E83" w:rsidRDefault="008A1E83" w:rsidP="008B1223">
            <w:pPr>
              <w:pStyle w:val="TableRow"/>
            </w:pPr>
            <w:r>
              <w:t>16</w:t>
            </w:r>
          </w:p>
        </w:tc>
      </w:tr>
      <w:tr w:rsidR="008A1E83" w14:paraId="343F10ED" w14:textId="77777777" w:rsidTr="008A1E83">
        <w:tc>
          <w:tcPr>
            <w:tcW w:w="2802" w:type="dxa"/>
            <w:tcBorders>
              <w:top w:val="nil"/>
              <w:left w:val="single" w:sz="6" w:space="0" w:color="auto"/>
              <w:bottom w:val="single" w:sz="4" w:space="0" w:color="auto"/>
              <w:right w:val="single" w:sz="6" w:space="0" w:color="auto"/>
            </w:tcBorders>
            <w:shd w:val="clear" w:color="auto" w:fill="auto"/>
          </w:tcPr>
          <w:p w14:paraId="38D97411" w14:textId="77777777" w:rsidR="008A1E83" w:rsidRPr="008A1E83" w:rsidRDefault="00DF3536" w:rsidP="008B1223">
            <w:pPr>
              <w:pStyle w:val="TableRow"/>
            </w:pPr>
            <w:r>
              <w:rPr>
                <w:u w:val="single"/>
              </w:rPr>
              <w:t>Meaning</w:t>
            </w:r>
            <w:r w:rsidR="008A1E83">
              <w:rPr>
                <w:u w:val="single"/>
              </w:rPr>
              <w:t>_Key_2</w:t>
            </w:r>
          </w:p>
        </w:tc>
        <w:tc>
          <w:tcPr>
            <w:tcW w:w="4536" w:type="dxa"/>
            <w:tcBorders>
              <w:top w:val="nil"/>
              <w:left w:val="single" w:sz="6" w:space="0" w:color="auto"/>
              <w:bottom w:val="single" w:sz="4" w:space="0" w:color="auto"/>
              <w:right w:val="single" w:sz="6" w:space="0" w:color="auto"/>
            </w:tcBorders>
            <w:shd w:val="clear" w:color="auto" w:fill="auto"/>
          </w:tcPr>
          <w:p w14:paraId="0946738A" w14:textId="77777777" w:rsidR="008A1E83" w:rsidRDefault="008A1E83" w:rsidP="00DF3536">
            <w:pPr>
              <w:pStyle w:val="TableRow"/>
            </w:pPr>
            <w:r>
              <w:t xml:space="preserve">Identifies the second </w:t>
            </w:r>
            <w:r w:rsidR="00DF3536">
              <w:t>meaning</w:t>
            </w:r>
          </w:p>
        </w:tc>
        <w:tc>
          <w:tcPr>
            <w:tcW w:w="1500" w:type="dxa"/>
            <w:tcBorders>
              <w:top w:val="nil"/>
              <w:left w:val="single" w:sz="6" w:space="0" w:color="auto"/>
              <w:bottom w:val="single" w:sz="4" w:space="0" w:color="auto"/>
              <w:right w:val="single" w:sz="6" w:space="0" w:color="auto"/>
            </w:tcBorders>
            <w:shd w:val="clear" w:color="auto" w:fill="auto"/>
          </w:tcPr>
          <w:p w14:paraId="6ECB33EC" w14:textId="77777777" w:rsidR="008A1E83" w:rsidRDefault="008A1E83" w:rsidP="008B1223">
            <w:pPr>
              <w:pStyle w:val="TableRow"/>
            </w:pPr>
            <w:r>
              <w:t>char not null</w:t>
            </w:r>
          </w:p>
        </w:tc>
        <w:tc>
          <w:tcPr>
            <w:tcW w:w="1127" w:type="dxa"/>
            <w:tcBorders>
              <w:top w:val="nil"/>
              <w:left w:val="single" w:sz="6" w:space="0" w:color="auto"/>
              <w:bottom w:val="single" w:sz="4" w:space="0" w:color="auto"/>
              <w:right w:val="single" w:sz="6" w:space="0" w:color="auto"/>
            </w:tcBorders>
            <w:shd w:val="clear" w:color="auto" w:fill="auto"/>
          </w:tcPr>
          <w:p w14:paraId="0493C6D2" w14:textId="77777777" w:rsidR="008A1E83" w:rsidRDefault="008A1E83" w:rsidP="008B1223">
            <w:pPr>
              <w:pStyle w:val="TableRow"/>
            </w:pPr>
            <w:r>
              <w:t>16</w:t>
            </w:r>
          </w:p>
        </w:tc>
      </w:tr>
    </w:tbl>
    <w:p w14:paraId="72791522" w14:textId="77777777" w:rsidR="008A1E83" w:rsidRDefault="008A1E83" w:rsidP="008A1E83">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8A1E83" w14:paraId="0EE8E494" w14:textId="77777777" w:rsidTr="008B1223">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A2CACAB" w14:textId="77777777" w:rsidR="008A1E83" w:rsidRDefault="008A1E83" w:rsidP="008A1E83">
            <w:pPr>
              <w:pStyle w:val="TableTitle"/>
              <w:rPr>
                <w:color w:val="FF0000"/>
              </w:rPr>
            </w:pPr>
            <w:r>
              <w:t>Constraint : CK_Homonym_Pair_Order</w:t>
            </w:r>
          </w:p>
        </w:tc>
      </w:tr>
      <w:tr w:rsidR="008A1E83" w14:paraId="657B8A5C" w14:textId="77777777" w:rsidTr="008B1223">
        <w:tc>
          <w:tcPr>
            <w:tcW w:w="1548" w:type="dxa"/>
            <w:tcBorders>
              <w:top w:val="nil"/>
              <w:left w:val="single" w:sz="4" w:space="0" w:color="auto"/>
              <w:bottom w:val="single" w:sz="4" w:space="0" w:color="auto"/>
              <w:right w:val="single" w:sz="4" w:space="0" w:color="auto"/>
            </w:tcBorders>
            <w:shd w:val="clear" w:color="auto" w:fill="auto"/>
          </w:tcPr>
          <w:p w14:paraId="1795CE0C" w14:textId="77777777" w:rsidR="008A1E83" w:rsidRDefault="008A1E83" w:rsidP="008B1223">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90E5263" w14:textId="77777777" w:rsidR="008A1E83" w:rsidRDefault="008A1E83" w:rsidP="00A23D57">
            <w:pPr>
              <w:pStyle w:val="TableRow"/>
            </w:pPr>
            <w:r>
              <w:t xml:space="preserve">Ensures that the paired </w:t>
            </w:r>
            <w:r w:rsidR="00A23D57">
              <w:t>meanings</w:t>
            </w:r>
            <w:r>
              <w:t xml:space="preserve"> are distinct, and that the pairs are not duplicated.</w:t>
            </w:r>
          </w:p>
        </w:tc>
      </w:tr>
      <w:tr w:rsidR="008A1E83" w14:paraId="2E6AC970" w14:textId="77777777" w:rsidTr="008B1223">
        <w:tc>
          <w:tcPr>
            <w:tcW w:w="1548" w:type="dxa"/>
            <w:tcBorders>
              <w:top w:val="single" w:sz="4" w:space="0" w:color="auto"/>
              <w:left w:val="single" w:sz="4" w:space="0" w:color="auto"/>
              <w:bottom w:val="single" w:sz="4" w:space="0" w:color="auto"/>
              <w:right w:val="single" w:sz="4" w:space="0" w:color="auto"/>
            </w:tcBorders>
            <w:shd w:val="clear" w:color="auto" w:fill="auto"/>
          </w:tcPr>
          <w:p w14:paraId="4F77E8ED" w14:textId="77777777" w:rsidR="008A1E83" w:rsidRDefault="008A1E83" w:rsidP="008B1223">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62FAF74" w14:textId="77777777" w:rsidR="008A1E83" w:rsidRDefault="008A1E83" w:rsidP="00A23D57">
            <w:pPr>
              <w:pStyle w:val="CodeSamples"/>
              <w:spacing w:before="120" w:after="120"/>
            </w:pPr>
            <w:r>
              <w:t xml:space="preserve">CONSTRAINT </w:t>
            </w:r>
            <w:r w:rsidR="009B4670">
              <w:t xml:space="preserve">     </w:t>
            </w:r>
            <w:r>
              <w:t>CK_Homonym_Pair_Order</w:t>
            </w:r>
            <w:r w:rsidR="009B4670">
              <w:br/>
              <w:t>CHECK           (</w:t>
            </w:r>
            <w:r w:rsidR="00A23D57">
              <w:t>Meaning</w:t>
            </w:r>
            <w:r w:rsidR="009B4670">
              <w:t xml:space="preserve">_Key_1 &lt; </w:t>
            </w:r>
            <w:r w:rsidR="00A23D57">
              <w:t>Meaning</w:t>
            </w:r>
            <w:r w:rsidR="009B4670">
              <w:t>_Key_2)</w:t>
            </w:r>
          </w:p>
        </w:tc>
      </w:tr>
    </w:tbl>
    <w:p w14:paraId="51BE8E6D" w14:textId="77777777" w:rsidR="008A1E83" w:rsidRDefault="008A1E83"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DF3536" w14:paraId="18C92F80"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66AC30B" w14:textId="77777777" w:rsidR="00DF3536" w:rsidRDefault="00DF3536" w:rsidP="00D61216">
            <w:pPr>
              <w:pStyle w:val="TableTitle"/>
              <w:rPr>
                <w:color w:val="FF0000"/>
              </w:rPr>
            </w:pPr>
            <w:r>
              <w:t>Constraint : FK_Homonym_Pair_Order_Meaning_1</w:t>
            </w:r>
          </w:p>
        </w:tc>
      </w:tr>
      <w:tr w:rsidR="00DF3536" w14:paraId="74D4A353"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7930054F" w14:textId="77777777" w:rsidR="00DF3536" w:rsidRDefault="00DF3536" w:rsidP="00D61216">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248904D" w14:textId="77777777" w:rsidR="00DF3536" w:rsidRDefault="00DF3536" w:rsidP="00D61216">
            <w:pPr>
              <w:pStyle w:val="TableRow"/>
            </w:pPr>
            <w:r>
              <w:t>The first meaning in the pair.</w:t>
            </w:r>
          </w:p>
        </w:tc>
      </w:tr>
      <w:tr w:rsidR="00DF3536" w14:paraId="69B011CB"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1C8AA0B0" w14:textId="77777777" w:rsidR="00DF3536" w:rsidRDefault="00DF3536"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D434B65" w14:textId="77777777" w:rsidR="00DF3536" w:rsidRDefault="00DF3536" w:rsidP="00DF3536">
            <w:pPr>
              <w:pStyle w:val="CodeSamples"/>
            </w:pPr>
            <w:r>
              <w:t>CONSTRAINT      FK_ Homonym_Pair_Order_Meaning_1</w:t>
            </w:r>
            <w:r>
              <w:br/>
              <w:t>FOREIGN KEY     (Meaning_Key_1)</w:t>
            </w:r>
            <w:r>
              <w:br/>
              <w:t>REFERENCES      dbo.Meaning</w:t>
            </w:r>
          </w:p>
        </w:tc>
      </w:tr>
    </w:tbl>
    <w:p w14:paraId="22A78A1D" w14:textId="77777777" w:rsidR="00DF3536" w:rsidRDefault="00DF3536" w:rsidP="00A16D7B">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DF3536" w14:paraId="592E2450"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06A4D8F" w14:textId="77777777" w:rsidR="00DF3536" w:rsidRDefault="00DF3536" w:rsidP="00D61216">
            <w:pPr>
              <w:pStyle w:val="TableTitle"/>
              <w:rPr>
                <w:color w:val="FF0000"/>
              </w:rPr>
            </w:pPr>
            <w:r>
              <w:t>Constraint : FK_Homonym_Pair_Order_Meaning_2</w:t>
            </w:r>
          </w:p>
        </w:tc>
      </w:tr>
      <w:tr w:rsidR="00DF3536" w14:paraId="2FE9427F"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5A340832" w14:textId="77777777" w:rsidR="00DF3536" w:rsidRDefault="00DF3536" w:rsidP="00D61216">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92B5F07" w14:textId="77777777" w:rsidR="00DF3536" w:rsidRDefault="00DF3536" w:rsidP="00DF3536">
            <w:pPr>
              <w:pStyle w:val="TableRow"/>
            </w:pPr>
            <w:r>
              <w:t>The second meaning in the pair.</w:t>
            </w:r>
          </w:p>
        </w:tc>
      </w:tr>
      <w:tr w:rsidR="00DF3536" w14:paraId="64204147"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22A8C965" w14:textId="77777777" w:rsidR="00DF3536" w:rsidRDefault="00DF3536"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042F791" w14:textId="77777777" w:rsidR="00DF3536" w:rsidRDefault="00DF3536" w:rsidP="00DF3536">
            <w:pPr>
              <w:pStyle w:val="CodeSamples"/>
            </w:pPr>
            <w:r>
              <w:t>CONSTRAINT      FK_ Homonym_Pair_Order_Meaning_2</w:t>
            </w:r>
            <w:r>
              <w:br/>
              <w:t>FOREIGN KEY     (Meaning_Key_2)</w:t>
            </w:r>
            <w:r>
              <w:br/>
              <w:t>REFERENCES      dbo.Meaning</w:t>
            </w:r>
          </w:p>
        </w:tc>
      </w:tr>
    </w:tbl>
    <w:p w14:paraId="44752532" w14:textId="77777777" w:rsidR="00DF3536" w:rsidRDefault="00DF3536" w:rsidP="00A16D7B">
      <w:pPr>
        <w:pStyle w:val="NormalIndent"/>
      </w:pPr>
    </w:p>
    <w:p w14:paraId="5D20D849" w14:textId="77777777" w:rsidR="00E861C5" w:rsidRDefault="00E861C5" w:rsidP="00840903">
      <w:pPr>
        <w:pStyle w:val="Heading3"/>
      </w:pPr>
      <w:bookmarkStart w:id="786" w:name="_Toc292879044"/>
      <w:r>
        <w:t>Collections Module General Tables</w:t>
      </w:r>
      <w:bookmarkEnd w:id="786"/>
    </w:p>
    <w:p w14:paraId="501662A7" w14:textId="77777777" w:rsidR="00AF60D7" w:rsidRDefault="00AF60D7" w:rsidP="00840903">
      <w:pPr>
        <w:pStyle w:val="Heading4"/>
      </w:pPr>
      <w:bookmarkStart w:id="787" w:name="_Toc292879045"/>
      <w:r>
        <w:t>Collection</w:t>
      </w:r>
      <w:bookmarkEnd w:id="787"/>
    </w:p>
    <w:p w14:paraId="05D37D5C" w14:textId="77777777" w:rsidR="00AF60D7" w:rsidRDefault="00AF60D7" w:rsidP="00AF60D7">
      <w:pPr>
        <w:pStyle w:val="NormalIndent"/>
      </w:pPr>
      <w:r>
        <w:t>Subtype of the Collection_Unit table used for storing data specific to collections.</w:t>
      </w:r>
    </w:p>
    <w:p w14:paraId="1D7CD9FD" w14:textId="77777777" w:rsidR="00AF60D7" w:rsidRDefault="00AF60D7" w:rsidP="00AF60D7">
      <w:pPr>
        <w:pStyle w:val="NormalIndent"/>
      </w:pPr>
      <w:r>
        <w:t>Each collection is the parent collection of zero or more collections.  Each collection is the child collection of zero or one collections.</w:t>
      </w:r>
    </w:p>
    <w:p w14:paraId="59C36ECA" w14:textId="77777777" w:rsidR="00AF60D7" w:rsidRDefault="00AF60D7" w:rsidP="00AF60D7">
      <w:pPr>
        <w:pStyle w:val="NormalIndent"/>
      </w:pPr>
      <w:r>
        <w:t>Each collection contains zero or more specimens and stores.</w:t>
      </w:r>
    </w:p>
    <w:p w14:paraId="397E17D8" w14:textId="77777777" w:rsidR="00AF60D7" w:rsidRDefault="00AF60D7" w:rsidP="00AF60D7">
      <w:pPr>
        <w:pStyle w:val="NormalIndent"/>
      </w:pPr>
      <w:r>
        <w:t>A collection's custodian is always identified by the collection_unit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A649C7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56598D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5A5C5C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3A224D0"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E6B0326" w14:textId="77777777" w:rsidR="00AF60D7" w:rsidRDefault="00AF60D7">
            <w:pPr>
              <w:pStyle w:val="TableColumnTitles"/>
              <w:keepNext/>
            </w:pPr>
            <w:r>
              <w:t>Size</w:t>
            </w:r>
          </w:p>
        </w:tc>
      </w:tr>
      <w:tr w:rsidR="00AF60D7" w14:paraId="5616F183" w14:textId="77777777">
        <w:tc>
          <w:tcPr>
            <w:tcW w:w="2802" w:type="dxa"/>
            <w:tcBorders>
              <w:top w:val="nil"/>
              <w:left w:val="single" w:sz="6" w:space="0" w:color="auto"/>
              <w:bottom w:val="nil"/>
              <w:right w:val="single" w:sz="6" w:space="0" w:color="auto"/>
            </w:tcBorders>
            <w:shd w:val="clear" w:color="auto" w:fill="auto"/>
          </w:tcPr>
          <w:p w14:paraId="00D4B039" w14:textId="77777777" w:rsidR="00AF60D7" w:rsidRDefault="00AF60D7">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7A792663" w14:textId="77777777" w:rsidR="00AF60D7" w:rsidRDefault="00AF60D7">
            <w:pPr>
              <w:pStyle w:val="TableRow"/>
            </w:pPr>
            <w:r>
              <w:t>Unique identifier for the Collection table</w:t>
            </w:r>
          </w:p>
        </w:tc>
        <w:tc>
          <w:tcPr>
            <w:tcW w:w="1500" w:type="dxa"/>
            <w:tcBorders>
              <w:top w:val="nil"/>
              <w:left w:val="single" w:sz="6" w:space="0" w:color="auto"/>
              <w:bottom w:val="nil"/>
              <w:right w:val="single" w:sz="6" w:space="0" w:color="auto"/>
            </w:tcBorders>
            <w:shd w:val="clear" w:color="auto" w:fill="auto"/>
          </w:tcPr>
          <w:p w14:paraId="14C2A03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98889B1" w14:textId="77777777" w:rsidR="00AF60D7" w:rsidRDefault="00AF60D7">
            <w:pPr>
              <w:pStyle w:val="TableRow"/>
            </w:pPr>
            <w:r>
              <w:t>16</w:t>
            </w:r>
          </w:p>
        </w:tc>
      </w:tr>
      <w:tr w:rsidR="00AF60D7" w14:paraId="174DB4CC" w14:textId="77777777">
        <w:tc>
          <w:tcPr>
            <w:tcW w:w="2802" w:type="dxa"/>
            <w:tcBorders>
              <w:top w:val="nil"/>
              <w:left w:val="single" w:sz="6" w:space="0" w:color="auto"/>
              <w:bottom w:val="nil"/>
              <w:right w:val="single" w:sz="6" w:space="0" w:color="auto"/>
            </w:tcBorders>
            <w:shd w:val="clear" w:color="auto" w:fill="auto"/>
          </w:tcPr>
          <w:p w14:paraId="493C20DB" w14:textId="77777777" w:rsidR="00AF60D7" w:rsidRDefault="00AF60D7">
            <w:pPr>
              <w:pStyle w:val="TableRow"/>
            </w:pPr>
            <w:r>
              <w:t>Parent_Collection_Collection_Unit_Key</w:t>
            </w:r>
          </w:p>
        </w:tc>
        <w:tc>
          <w:tcPr>
            <w:tcW w:w="4536" w:type="dxa"/>
            <w:tcBorders>
              <w:top w:val="nil"/>
              <w:left w:val="single" w:sz="6" w:space="0" w:color="auto"/>
              <w:bottom w:val="nil"/>
              <w:right w:val="single" w:sz="6" w:space="0" w:color="auto"/>
            </w:tcBorders>
            <w:shd w:val="clear" w:color="auto" w:fill="auto"/>
          </w:tcPr>
          <w:p w14:paraId="22C54B7A" w14:textId="77777777" w:rsidR="00AF60D7" w:rsidRDefault="00AF60D7">
            <w:pPr>
              <w:pStyle w:val="TableRow"/>
            </w:pPr>
            <w:r>
              <w:t>Identifies the collection this collection is a subcollection of, if relevant.</w:t>
            </w:r>
          </w:p>
        </w:tc>
        <w:tc>
          <w:tcPr>
            <w:tcW w:w="1500" w:type="dxa"/>
            <w:tcBorders>
              <w:top w:val="nil"/>
              <w:left w:val="single" w:sz="6" w:space="0" w:color="auto"/>
              <w:bottom w:val="nil"/>
              <w:right w:val="single" w:sz="6" w:space="0" w:color="auto"/>
            </w:tcBorders>
            <w:shd w:val="clear" w:color="auto" w:fill="auto"/>
          </w:tcPr>
          <w:p w14:paraId="05ED399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8C777D9" w14:textId="77777777" w:rsidR="00AF60D7" w:rsidRDefault="00AF60D7">
            <w:pPr>
              <w:pStyle w:val="TableRow"/>
            </w:pPr>
            <w:r>
              <w:t>16</w:t>
            </w:r>
          </w:p>
        </w:tc>
      </w:tr>
      <w:tr w:rsidR="00AF60D7" w14:paraId="7330FCBD" w14:textId="77777777">
        <w:tc>
          <w:tcPr>
            <w:tcW w:w="2802" w:type="dxa"/>
            <w:tcBorders>
              <w:top w:val="nil"/>
              <w:left w:val="single" w:sz="6" w:space="0" w:color="auto"/>
              <w:bottom w:val="nil"/>
              <w:right w:val="single" w:sz="6" w:space="0" w:color="auto"/>
            </w:tcBorders>
            <w:shd w:val="clear" w:color="auto" w:fill="auto"/>
          </w:tcPr>
          <w:p w14:paraId="1B1DBE6B"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5F1ECD36" w14:textId="77777777" w:rsidR="00AF60D7" w:rsidRDefault="00AF60D7">
            <w:pPr>
              <w:pStyle w:val="TableRow"/>
            </w:pPr>
            <w:r>
              <w:t>Name of the collection.</w:t>
            </w:r>
          </w:p>
        </w:tc>
        <w:tc>
          <w:tcPr>
            <w:tcW w:w="1500" w:type="dxa"/>
            <w:tcBorders>
              <w:top w:val="nil"/>
              <w:left w:val="single" w:sz="6" w:space="0" w:color="auto"/>
              <w:bottom w:val="nil"/>
              <w:right w:val="single" w:sz="6" w:space="0" w:color="auto"/>
            </w:tcBorders>
            <w:shd w:val="clear" w:color="auto" w:fill="auto"/>
          </w:tcPr>
          <w:p w14:paraId="3BB36F41"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DBFD3E5" w14:textId="77777777" w:rsidR="00AF60D7" w:rsidRDefault="00AF60D7">
            <w:pPr>
              <w:pStyle w:val="TableRow"/>
            </w:pPr>
            <w:r>
              <w:t>150</w:t>
            </w:r>
          </w:p>
        </w:tc>
      </w:tr>
      <w:tr w:rsidR="00AF60D7" w14:paraId="62DA66BA" w14:textId="77777777">
        <w:tc>
          <w:tcPr>
            <w:tcW w:w="2802" w:type="dxa"/>
            <w:tcBorders>
              <w:top w:val="nil"/>
              <w:left w:val="single" w:sz="6" w:space="0" w:color="auto"/>
              <w:bottom w:val="nil"/>
              <w:right w:val="single" w:sz="6" w:space="0" w:color="auto"/>
            </w:tcBorders>
            <w:shd w:val="clear" w:color="auto" w:fill="auto"/>
          </w:tcPr>
          <w:p w14:paraId="395CC4F0" w14:textId="77777777" w:rsidR="00AF60D7" w:rsidRDefault="00AF60D7">
            <w:pPr>
              <w:pStyle w:val="TableRow"/>
            </w:pPr>
            <w:r>
              <w:t>Assembler_Name_Key</w:t>
            </w:r>
          </w:p>
        </w:tc>
        <w:tc>
          <w:tcPr>
            <w:tcW w:w="4536" w:type="dxa"/>
            <w:tcBorders>
              <w:top w:val="nil"/>
              <w:left w:val="single" w:sz="6" w:space="0" w:color="auto"/>
              <w:bottom w:val="nil"/>
              <w:right w:val="single" w:sz="6" w:space="0" w:color="auto"/>
            </w:tcBorders>
            <w:shd w:val="clear" w:color="auto" w:fill="auto"/>
          </w:tcPr>
          <w:p w14:paraId="36FC02C8" w14:textId="77777777" w:rsidR="00AF60D7" w:rsidRDefault="00AF60D7">
            <w:pPr>
              <w:pStyle w:val="TableRow"/>
            </w:pPr>
            <w:r>
              <w:t>Identifies the individual or organisation who assembled the collection.</w:t>
            </w:r>
          </w:p>
        </w:tc>
        <w:tc>
          <w:tcPr>
            <w:tcW w:w="1500" w:type="dxa"/>
            <w:tcBorders>
              <w:top w:val="nil"/>
              <w:left w:val="single" w:sz="6" w:space="0" w:color="auto"/>
              <w:bottom w:val="nil"/>
              <w:right w:val="single" w:sz="6" w:space="0" w:color="auto"/>
            </w:tcBorders>
            <w:shd w:val="clear" w:color="auto" w:fill="auto"/>
          </w:tcPr>
          <w:p w14:paraId="7D03731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86341A7" w14:textId="77777777" w:rsidR="00AF60D7" w:rsidRDefault="00AF60D7">
            <w:pPr>
              <w:pStyle w:val="TableRow"/>
            </w:pPr>
            <w:r>
              <w:t>16</w:t>
            </w:r>
          </w:p>
        </w:tc>
      </w:tr>
      <w:tr w:rsidR="00AF60D7" w14:paraId="1B037490" w14:textId="77777777">
        <w:tc>
          <w:tcPr>
            <w:tcW w:w="2802" w:type="dxa"/>
            <w:tcBorders>
              <w:top w:val="nil"/>
              <w:left w:val="single" w:sz="6" w:space="0" w:color="auto"/>
              <w:bottom w:val="nil"/>
              <w:right w:val="single" w:sz="6" w:space="0" w:color="auto"/>
            </w:tcBorders>
            <w:shd w:val="clear" w:color="auto" w:fill="auto"/>
          </w:tcPr>
          <w:p w14:paraId="6FA3DD36" w14:textId="77777777" w:rsidR="00AF60D7" w:rsidRDefault="00AF60D7">
            <w:pPr>
              <w:pStyle w:val="TableRow"/>
            </w:pPr>
            <w:r>
              <w:t>Topic</w:t>
            </w:r>
          </w:p>
        </w:tc>
        <w:tc>
          <w:tcPr>
            <w:tcW w:w="4536" w:type="dxa"/>
            <w:tcBorders>
              <w:top w:val="nil"/>
              <w:left w:val="single" w:sz="6" w:space="0" w:color="auto"/>
              <w:bottom w:val="nil"/>
              <w:right w:val="single" w:sz="6" w:space="0" w:color="auto"/>
            </w:tcBorders>
            <w:shd w:val="clear" w:color="auto" w:fill="auto"/>
          </w:tcPr>
          <w:p w14:paraId="7C6A532E" w14:textId="77777777" w:rsidR="00AF60D7" w:rsidRDefault="00AF60D7">
            <w:pPr>
              <w:pStyle w:val="TableRow"/>
            </w:pPr>
            <w:r>
              <w:t>Free text identifying the topic of the collection.</w:t>
            </w:r>
          </w:p>
        </w:tc>
        <w:tc>
          <w:tcPr>
            <w:tcW w:w="1500" w:type="dxa"/>
            <w:tcBorders>
              <w:top w:val="nil"/>
              <w:left w:val="single" w:sz="6" w:space="0" w:color="auto"/>
              <w:bottom w:val="nil"/>
              <w:right w:val="single" w:sz="6" w:space="0" w:color="auto"/>
            </w:tcBorders>
            <w:shd w:val="clear" w:color="auto" w:fill="auto"/>
          </w:tcPr>
          <w:p w14:paraId="16060193"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F773399" w14:textId="77777777" w:rsidR="00AF60D7" w:rsidRDefault="00AF60D7">
            <w:pPr>
              <w:pStyle w:val="TableRow"/>
            </w:pPr>
            <w:r>
              <w:t>200</w:t>
            </w:r>
          </w:p>
        </w:tc>
      </w:tr>
      <w:tr w:rsidR="00AF60D7" w14:paraId="564ABA26" w14:textId="77777777">
        <w:tc>
          <w:tcPr>
            <w:tcW w:w="2802" w:type="dxa"/>
            <w:tcBorders>
              <w:top w:val="nil"/>
              <w:left w:val="single" w:sz="6" w:space="0" w:color="auto"/>
              <w:bottom w:val="nil"/>
              <w:right w:val="single" w:sz="6" w:space="0" w:color="auto"/>
            </w:tcBorders>
            <w:shd w:val="clear" w:color="auto" w:fill="auto"/>
          </w:tcPr>
          <w:p w14:paraId="6E9B7514" w14:textId="77777777" w:rsidR="00AF60D7" w:rsidRDefault="00AF60D7">
            <w:pPr>
              <w:pStyle w:val="TableRow"/>
            </w:pPr>
            <w:r>
              <w:t>Risk_Concept_Key</w:t>
            </w:r>
          </w:p>
        </w:tc>
        <w:tc>
          <w:tcPr>
            <w:tcW w:w="4536" w:type="dxa"/>
            <w:tcBorders>
              <w:top w:val="nil"/>
              <w:left w:val="single" w:sz="6" w:space="0" w:color="auto"/>
              <w:bottom w:val="nil"/>
              <w:right w:val="single" w:sz="6" w:space="0" w:color="auto"/>
            </w:tcBorders>
            <w:shd w:val="clear" w:color="auto" w:fill="auto"/>
          </w:tcPr>
          <w:p w14:paraId="5CE76604" w14:textId="77777777" w:rsidR="00AF60D7" w:rsidRDefault="00AF60D7">
            <w:pPr>
              <w:pStyle w:val="TableRow"/>
            </w:pPr>
            <w:r>
              <w:t>Identifies the risks associated with the collection, for example hazards or high value.  References the Collection Risks concept group.</w:t>
            </w:r>
          </w:p>
        </w:tc>
        <w:tc>
          <w:tcPr>
            <w:tcW w:w="1500" w:type="dxa"/>
            <w:tcBorders>
              <w:top w:val="nil"/>
              <w:left w:val="single" w:sz="6" w:space="0" w:color="auto"/>
              <w:bottom w:val="nil"/>
              <w:right w:val="single" w:sz="6" w:space="0" w:color="auto"/>
            </w:tcBorders>
            <w:shd w:val="clear" w:color="auto" w:fill="auto"/>
          </w:tcPr>
          <w:p w14:paraId="34419B1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3E6BF6E" w14:textId="77777777" w:rsidR="00AF60D7" w:rsidRDefault="00AF60D7">
            <w:pPr>
              <w:pStyle w:val="TableRow"/>
            </w:pPr>
            <w:r>
              <w:t>16</w:t>
            </w:r>
          </w:p>
        </w:tc>
      </w:tr>
      <w:tr w:rsidR="00AF60D7" w14:paraId="5FC64B1B" w14:textId="77777777">
        <w:tc>
          <w:tcPr>
            <w:tcW w:w="2802" w:type="dxa"/>
            <w:tcBorders>
              <w:top w:val="nil"/>
              <w:left w:val="single" w:sz="6" w:space="0" w:color="auto"/>
              <w:bottom w:val="nil"/>
              <w:right w:val="single" w:sz="6" w:space="0" w:color="auto"/>
            </w:tcBorders>
            <w:shd w:val="clear" w:color="auto" w:fill="auto"/>
          </w:tcPr>
          <w:p w14:paraId="0BD41FD2" w14:textId="77777777" w:rsidR="00AF60D7" w:rsidRDefault="00AF60D7">
            <w:pPr>
              <w:pStyle w:val="TableRow"/>
            </w:pPr>
            <w:r>
              <w:lastRenderedPageBreak/>
              <w:t>Collation_From_Vague_Date_Start</w:t>
            </w:r>
          </w:p>
        </w:tc>
        <w:tc>
          <w:tcPr>
            <w:tcW w:w="4536" w:type="dxa"/>
            <w:tcBorders>
              <w:top w:val="nil"/>
              <w:left w:val="single" w:sz="6" w:space="0" w:color="auto"/>
              <w:bottom w:val="nil"/>
              <w:right w:val="single" w:sz="6" w:space="0" w:color="auto"/>
            </w:tcBorders>
            <w:shd w:val="clear" w:color="auto" w:fill="auto"/>
          </w:tcPr>
          <w:p w14:paraId="63D570DC" w14:textId="77777777" w:rsidR="00AF60D7" w:rsidRDefault="00AF60D7">
            <w:pPr>
              <w:pStyle w:val="TableRow"/>
            </w:pPr>
            <w:r>
              <w:t xml:space="preserve">Vague date start field for the collection's collation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E57A342"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31ECDB4" w14:textId="77777777" w:rsidR="00AF60D7" w:rsidRDefault="00AF60D7">
            <w:pPr>
              <w:pStyle w:val="TableRow"/>
            </w:pPr>
          </w:p>
        </w:tc>
      </w:tr>
      <w:tr w:rsidR="00AF60D7" w14:paraId="350ACFE7" w14:textId="77777777">
        <w:tc>
          <w:tcPr>
            <w:tcW w:w="2802" w:type="dxa"/>
            <w:tcBorders>
              <w:top w:val="nil"/>
              <w:left w:val="single" w:sz="6" w:space="0" w:color="auto"/>
              <w:bottom w:val="nil"/>
              <w:right w:val="single" w:sz="6" w:space="0" w:color="auto"/>
            </w:tcBorders>
            <w:shd w:val="clear" w:color="auto" w:fill="auto"/>
          </w:tcPr>
          <w:p w14:paraId="553C270B" w14:textId="77777777" w:rsidR="00AF60D7" w:rsidRDefault="00AF60D7">
            <w:pPr>
              <w:pStyle w:val="TableRow"/>
            </w:pPr>
            <w:r>
              <w:t>Collation_From_Vague_Date_End</w:t>
            </w:r>
          </w:p>
        </w:tc>
        <w:tc>
          <w:tcPr>
            <w:tcW w:w="4536" w:type="dxa"/>
            <w:tcBorders>
              <w:top w:val="nil"/>
              <w:left w:val="single" w:sz="6" w:space="0" w:color="auto"/>
              <w:bottom w:val="nil"/>
              <w:right w:val="single" w:sz="6" w:space="0" w:color="auto"/>
            </w:tcBorders>
            <w:shd w:val="clear" w:color="auto" w:fill="auto"/>
          </w:tcPr>
          <w:p w14:paraId="7FB2C1D6" w14:textId="77777777" w:rsidR="00AF60D7" w:rsidRDefault="00AF60D7">
            <w:pPr>
              <w:pStyle w:val="TableRow"/>
            </w:pPr>
            <w:r>
              <w:t xml:space="preserve">Vague date end field for the collection's collation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7C31DB7"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6357A967" w14:textId="77777777" w:rsidR="00AF60D7" w:rsidRDefault="00AF60D7">
            <w:pPr>
              <w:pStyle w:val="TableRow"/>
            </w:pPr>
          </w:p>
        </w:tc>
      </w:tr>
      <w:tr w:rsidR="00AF60D7" w14:paraId="5AFBECE1" w14:textId="77777777">
        <w:tc>
          <w:tcPr>
            <w:tcW w:w="2802" w:type="dxa"/>
            <w:tcBorders>
              <w:top w:val="nil"/>
              <w:left w:val="single" w:sz="6" w:space="0" w:color="auto"/>
              <w:bottom w:val="nil"/>
              <w:right w:val="single" w:sz="6" w:space="0" w:color="auto"/>
            </w:tcBorders>
            <w:shd w:val="clear" w:color="auto" w:fill="auto"/>
          </w:tcPr>
          <w:p w14:paraId="7AD69194" w14:textId="77777777" w:rsidR="00AF60D7" w:rsidRDefault="00AF60D7">
            <w:pPr>
              <w:pStyle w:val="TableRow"/>
              <w:rPr>
                <w:lang w:val="fr-FR"/>
              </w:rPr>
            </w:pPr>
            <w:r>
              <w:rPr>
                <w:lang w:val="fr-FR"/>
              </w:rPr>
              <w:t>Collation_From_Vague_Date_Type</w:t>
            </w:r>
          </w:p>
        </w:tc>
        <w:tc>
          <w:tcPr>
            <w:tcW w:w="4536" w:type="dxa"/>
            <w:tcBorders>
              <w:top w:val="nil"/>
              <w:left w:val="single" w:sz="6" w:space="0" w:color="auto"/>
              <w:bottom w:val="nil"/>
              <w:right w:val="single" w:sz="6" w:space="0" w:color="auto"/>
            </w:tcBorders>
            <w:shd w:val="clear" w:color="auto" w:fill="auto"/>
          </w:tcPr>
          <w:p w14:paraId="149BD19B" w14:textId="77777777" w:rsidR="00AF60D7" w:rsidRDefault="00AF60D7">
            <w:pPr>
              <w:pStyle w:val="TableRow"/>
            </w:pPr>
            <w:r>
              <w:t>Vague date type field for the collection's collation period start date.</w:t>
            </w:r>
          </w:p>
        </w:tc>
        <w:tc>
          <w:tcPr>
            <w:tcW w:w="1500" w:type="dxa"/>
            <w:tcBorders>
              <w:top w:val="nil"/>
              <w:left w:val="single" w:sz="6" w:space="0" w:color="auto"/>
              <w:bottom w:val="nil"/>
              <w:right w:val="single" w:sz="6" w:space="0" w:color="auto"/>
            </w:tcBorders>
            <w:shd w:val="clear" w:color="auto" w:fill="auto"/>
          </w:tcPr>
          <w:p w14:paraId="38C4DE15"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3889D00" w14:textId="77777777" w:rsidR="00AF60D7" w:rsidRDefault="00AF60D7">
            <w:pPr>
              <w:pStyle w:val="TableRow"/>
            </w:pPr>
            <w:r>
              <w:t>2</w:t>
            </w:r>
          </w:p>
        </w:tc>
      </w:tr>
      <w:tr w:rsidR="00AF60D7" w14:paraId="446CB6E1" w14:textId="77777777">
        <w:tc>
          <w:tcPr>
            <w:tcW w:w="2802" w:type="dxa"/>
            <w:tcBorders>
              <w:top w:val="nil"/>
              <w:left w:val="single" w:sz="6" w:space="0" w:color="auto"/>
              <w:bottom w:val="nil"/>
              <w:right w:val="single" w:sz="6" w:space="0" w:color="auto"/>
            </w:tcBorders>
            <w:shd w:val="clear" w:color="auto" w:fill="auto"/>
          </w:tcPr>
          <w:p w14:paraId="0DBB5287" w14:textId="77777777" w:rsidR="00AF60D7" w:rsidRDefault="00AF60D7">
            <w:pPr>
              <w:pStyle w:val="TableRow"/>
            </w:pPr>
            <w:r>
              <w:t>Collation_To_Vague_Date_Start</w:t>
            </w:r>
          </w:p>
        </w:tc>
        <w:tc>
          <w:tcPr>
            <w:tcW w:w="4536" w:type="dxa"/>
            <w:tcBorders>
              <w:top w:val="nil"/>
              <w:left w:val="single" w:sz="6" w:space="0" w:color="auto"/>
              <w:bottom w:val="nil"/>
              <w:right w:val="single" w:sz="6" w:space="0" w:color="auto"/>
            </w:tcBorders>
            <w:shd w:val="clear" w:color="auto" w:fill="auto"/>
          </w:tcPr>
          <w:p w14:paraId="6659AFE6" w14:textId="77777777" w:rsidR="00AF60D7" w:rsidRDefault="00AF60D7">
            <w:pPr>
              <w:pStyle w:val="TableRow"/>
            </w:pPr>
            <w:r>
              <w:t xml:space="preserve">Vague date start field for the collection's collation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9BE06D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A1A0CE0" w14:textId="77777777" w:rsidR="00AF60D7" w:rsidRDefault="00AF60D7">
            <w:pPr>
              <w:pStyle w:val="TableRow"/>
            </w:pPr>
          </w:p>
        </w:tc>
      </w:tr>
      <w:tr w:rsidR="00AF60D7" w14:paraId="4FA9CD51" w14:textId="77777777">
        <w:tc>
          <w:tcPr>
            <w:tcW w:w="2802" w:type="dxa"/>
            <w:tcBorders>
              <w:top w:val="nil"/>
              <w:left w:val="single" w:sz="6" w:space="0" w:color="auto"/>
              <w:bottom w:val="nil"/>
              <w:right w:val="single" w:sz="6" w:space="0" w:color="auto"/>
            </w:tcBorders>
            <w:shd w:val="clear" w:color="auto" w:fill="auto"/>
          </w:tcPr>
          <w:p w14:paraId="19B0B6D9" w14:textId="77777777" w:rsidR="00AF60D7" w:rsidRDefault="00AF60D7">
            <w:pPr>
              <w:pStyle w:val="TableRow"/>
            </w:pPr>
            <w:r>
              <w:t>Collation_To_Vague_Date_End</w:t>
            </w:r>
          </w:p>
        </w:tc>
        <w:tc>
          <w:tcPr>
            <w:tcW w:w="4536" w:type="dxa"/>
            <w:tcBorders>
              <w:top w:val="nil"/>
              <w:left w:val="single" w:sz="6" w:space="0" w:color="auto"/>
              <w:bottom w:val="nil"/>
              <w:right w:val="single" w:sz="6" w:space="0" w:color="auto"/>
            </w:tcBorders>
            <w:shd w:val="clear" w:color="auto" w:fill="auto"/>
          </w:tcPr>
          <w:p w14:paraId="2B6365E5" w14:textId="77777777" w:rsidR="00AF60D7" w:rsidRDefault="00AF60D7">
            <w:pPr>
              <w:pStyle w:val="TableRow"/>
            </w:pPr>
            <w:r>
              <w:t xml:space="preserve">Vague date end field for the collection's collation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F48CB79"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46B2AD29" w14:textId="77777777" w:rsidR="00AF60D7" w:rsidRDefault="00AF60D7">
            <w:pPr>
              <w:pStyle w:val="TableRow"/>
            </w:pPr>
          </w:p>
        </w:tc>
      </w:tr>
      <w:tr w:rsidR="00AF60D7" w14:paraId="66486A0E" w14:textId="77777777">
        <w:tc>
          <w:tcPr>
            <w:tcW w:w="2802" w:type="dxa"/>
            <w:tcBorders>
              <w:top w:val="nil"/>
              <w:left w:val="single" w:sz="6" w:space="0" w:color="auto"/>
              <w:bottom w:val="nil"/>
              <w:right w:val="single" w:sz="6" w:space="0" w:color="auto"/>
            </w:tcBorders>
            <w:shd w:val="clear" w:color="auto" w:fill="auto"/>
          </w:tcPr>
          <w:p w14:paraId="40368AF2" w14:textId="77777777" w:rsidR="00AF60D7" w:rsidRDefault="00AF60D7">
            <w:pPr>
              <w:pStyle w:val="TableRow"/>
            </w:pPr>
            <w:r>
              <w:t>Collation_To_Vague_Date_Type</w:t>
            </w:r>
          </w:p>
        </w:tc>
        <w:tc>
          <w:tcPr>
            <w:tcW w:w="4536" w:type="dxa"/>
            <w:tcBorders>
              <w:top w:val="nil"/>
              <w:left w:val="single" w:sz="6" w:space="0" w:color="auto"/>
              <w:bottom w:val="nil"/>
              <w:right w:val="single" w:sz="6" w:space="0" w:color="auto"/>
            </w:tcBorders>
            <w:shd w:val="clear" w:color="auto" w:fill="auto"/>
          </w:tcPr>
          <w:p w14:paraId="077D3CAF" w14:textId="77777777" w:rsidR="00AF60D7" w:rsidRDefault="00AF60D7">
            <w:pPr>
              <w:pStyle w:val="TableRow"/>
            </w:pPr>
            <w:r>
              <w:t>Vague date type field for the collection's collation period end date.</w:t>
            </w:r>
          </w:p>
        </w:tc>
        <w:tc>
          <w:tcPr>
            <w:tcW w:w="1500" w:type="dxa"/>
            <w:tcBorders>
              <w:top w:val="nil"/>
              <w:left w:val="single" w:sz="6" w:space="0" w:color="auto"/>
              <w:bottom w:val="nil"/>
              <w:right w:val="single" w:sz="6" w:space="0" w:color="auto"/>
            </w:tcBorders>
            <w:shd w:val="clear" w:color="auto" w:fill="auto"/>
          </w:tcPr>
          <w:p w14:paraId="6A8DC616"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BF522E4" w14:textId="77777777" w:rsidR="00AF60D7" w:rsidRDefault="00AF60D7">
            <w:pPr>
              <w:pStyle w:val="TableRow"/>
            </w:pPr>
            <w:r>
              <w:t>2</w:t>
            </w:r>
          </w:p>
        </w:tc>
      </w:tr>
      <w:tr w:rsidR="00AF60D7" w14:paraId="77450360" w14:textId="77777777">
        <w:tc>
          <w:tcPr>
            <w:tcW w:w="2802" w:type="dxa"/>
            <w:tcBorders>
              <w:top w:val="nil"/>
              <w:left w:val="single" w:sz="6" w:space="0" w:color="auto"/>
              <w:bottom w:val="nil"/>
              <w:right w:val="single" w:sz="6" w:space="0" w:color="auto"/>
            </w:tcBorders>
            <w:shd w:val="clear" w:color="auto" w:fill="auto"/>
          </w:tcPr>
          <w:p w14:paraId="03198424" w14:textId="77777777" w:rsidR="00AF60D7" w:rsidRDefault="00AF60D7">
            <w:pPr>
              <w:pStyle w:val="TableRow"/>
            </w:pPr>
            <w:r>
              <w:t>Gather_From_Vague_Date_Start</w:t>
            </w:r>
          </w:p>
        </w:tc>
        <w:tc>
          <w:tcPr>
            <w:tcW w:w="4536" w:type="dxa"/>
            <w:tcBorders>
              <w:top w:val="nil"/>
              <w:left w:val="single" w:sz="6" w:space="0" w:color="auto"/>
              <w:bottom w:val="nil"/>
              <w:right w:val="single" w:sz="6" w:space="0" w:color="auto"/>
            </w:tcBorders>
            <w:shd w:val="clear" w:color="auto" w:fill="auto"/>
          </w:tcPr>
          <w:p w14:paraId="04EEFF85" w14:textId="77777777" w:rsidR="00AF60D7" w:rsidRDefault="00AF60D7">
            <w:pPr>
              <w:pStyle w:val="TableRow"/>
            </w:pPr>
            <w:r>
              <w:t xml:space="preserve">Vague date start field for the collection's field gathering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FCD4BC3"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61E05C62" w14:textId="77777777" w:rsidR="00AF60D7" w:rsidRDefault="00AF60D7">
            <w:pPr>
              <w:pStyle w:val="TableRow"/>
            </w:pPr>
          </w:p>
        </w:tc>
      </w:tr>
      <w:tr w:rsidR="00AF60D7" w14:paraId="0A8CC738" w14:textId="77777777">
        <w:tc>
          <w:tcPr>
            <w:tcW w:w="2802" w:type="dxa"/>
            <w:tcBorders>
              <w:top w:val="nil"/>
              <w:left w:val="single" w:sz="6" w:space="0" w:color="auto"/>
              <w:bottom w:val="nil"/>
              <w:right w:val="single" w:sz="6" w:space="0" w:color="auto"/>
            </w:tcBorders>
            <w:shd w:val="clear" w:color="auto" w:fill="auto"/>
          </w:tcPr>
          <w:p w14:paraId="2D9F69AB" w14:textId="77777777" w:rsidR="00AF60D7" w:rsidRDefault="00AF60D7">
            <w:pPr>
              <w:pStyle w:val="TableRow"/>
            </w:pPr>
            <w:r>
              <w:t>Gather_From_Vague_Date_End</w:t>
            </w:r>
          </w:p>
        </w:tc>
        <w:tc>
          <w:tcPr>
            <w:tcW w:w="4536" w:type="dxa"/>
            <w:tcBorders>
              <w:top w:val="nil"/>
              <w:left w:val="single" w:sz="6" w:space="0" w:color="auto"/>
              <w:bottom w:val="nil"/>
              <w:right w:val="single" w:sz="6" w:space="0" w:color="auto"/>
            </w:tcBorders>
            <w:shd w:val="clear" w:color="auto" w:fill="auto"/>
          </w:tcPr>
          <w:p w14:paraId="57A59F42" w14:textId="77777777" w:rsidR="00AF60D7" w:rsidRDefault="00AF60D7">
            <w:pPr>
              <w:pStyle w:val="TableRow"/>
            </w:pPr>
            <w:r>
              <w:t xml:space="preserve">Vague date end field for the collection's field gathering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7DB9487"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0DDDA197" w14:textId="77777777" w:rsidR="00AF60D7" w:rsidRDefault="00AF60D7">
            <w:pPr>
              <w:pStyle w:val="TableRow"/>
            </w:pPr>
          </w:p>
        </w:tc>
      </w:tr>
      <w:tr w:rsidR="00AF60D7" w14:paraId="3A4CE454" w14:textId="77777777">
        <w:tc>
          <w:tcPr>
            <w:tcW w:w="2802" w:type="dxa"/>
            <w:tcBorders>
              <w:top w:val="nil"/>
              <w:left w:val="single" w:sz="6" w:space="0" w:color="auto"/>
              <w:bottom w:val="nil"/>
              <w:right w:val="single" w:sz="6" w:space="0" w:color="auto"/>
            </w:tcBorders>
            <w:shd w:val="clear" w:color="auto" w:fill="auto"/>
          </w:tcPr>
          <w:p w14:paraId="55C36D02" w14:textId="77777777" w:rsidR="00AF60D7" w:rsidRDefault="00AF60D7">
            <w:pPr>
              <w:pStyle w:val="TableRow"/>
            </w:pPr>
            <w:r>
              <w:t>Gather_From_Vague_Date_Type</w:t>
            </w:r>
          </w:p>
        </w:tc>
        <w:tc>
          <w:tcPr>
            <w:tcW w:w="4536" w:type="dxa"/>
            <w:tcBorders>
              <w:top w:val="nil"/>
              <w:left w:val="single" w:sz="6" w:space="0" w:color="auto"/>
              <w:bottom w:val="nil"/>
              <w:right w:val="single" w:sz="6" w:space="0" w:color="auto"/>
            </w:tcBorders>
            <w:shd w:val="clear" w:color="auto" w:fill="auto"/>
          </w:tcPr>
          <w:p w14:paraId="4539D25F" w14:textId="77777777" w:rsidR="00AF60D7" w:rsidRDefault="00AF60D7">
            <w:pPr>
              <w:pStyle w:val="TableRow"/>
            </w:pPr>
            <w:r>
              <w:t>Vague date type field for the collection's field gathering period start date.</w:t>
            </w:r>
          </w:p>
        </w:tc>
        <w:tc>
          <w:tcPr>
            <w:tcW w:w="1500" w:type="dxa"/>
            <w:tcBorders>
              <w:top w:val="nil"/>
              <w:left w:val="single" w:sz="6" w:space="0" w:color="auto"/>
              <w:bottom w:val="nil"/>
              <w:right w:val="single" w:sz="6" w:space="0" w:color="auto"/>
            </w:tcBorders>
            <w:shd w:val="clear" w:color="auto" w:fill="auto"/>
          </w:tcPr>
          <w:p w14:paraId="56486EE3"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3D2D547" w14:textId="77777777" w:rsidR="00AF60D7" w:rsidRDefault="00AF60D7">
            <w:pPr>
              <w:pStyle w:val="TableRow"/>
            </w:pPr>
            <w:r>
              <w:t>2</w:t>
            </w:r>
          </w:p>
        </w:tc>
      </w:tr>
      <w:tr w:rsidR="00AF60D7" w14:paraId="3C7CE5DF" w14:textId="77777777">
        <w:tc>
          <w:tcPr>
            <w:tcW w:w="2802" w:type="dxa"/>
            <w:tcBorders>
              <w:top w:val="nil"/>
              <w:left w:val="single" w:sz="6" w:space="0" w:color="auto"/>
              <w:bottom w:val="nil"/>
              <w:right w:val="single" w:sz="6" w:space="0" w:color="auto"/>
            </w:tcBorders>
            <w:shd w:val="clear" w:color="auto" w:fill="auto"/>
          </w:tcPr>
          <w:p w14:paraId="32E034B2" w14:textId="77777777" w:rsidR="00AF60D7" w:rsidRDefault="00AF60D7">
            <w:pPr>
              <w:pStyle w:val="TableRow"/>
            </w:pPr>
            <w:r>
              <w:t>Gather_To_Vague_Date_Start</w:t>
            </w:r>
          </w:p>
        </w:tc>
        <w:tc>
          <w:tcPr>
            <w:tcW w:w="4536" w:type="dxa"/>
            <w:tcBorders>
              <w:top w:val="nil"/>
              <w:left w:val="single" w:sz="6" w:space="0" w:color="auto"/>
              <w:bottom w:val="nil"/>
              <w:right w:val="single" w:sz="6" w:space="0" w:color="auto"/>
            </w:tcBorders>
            <w:shd w:val="clear" w:color="auto" w:fill="auto"/>
          </w:tcPr>
          <w:p w14:paraId="5E5263C2" w14:textId="77777777" w:rsidR="00AF60D7" w:rsidRDefault="00AF60D7">
            <w:pPr>
              <w:pStyle w:val="TableRow"/>
            </w:pPr>
            <w:r>
              <w:t xml:space="preserve">Vague date start field for the collection's field gathering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9C9F42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3A92EFF" w14:textId="77777777" w:rsidR="00AF60D7" w:rsidRDefault="00AF60D7">
            <w:pPr>
              <w:pStyle w:val="TableRow"/>
            </w:pPr>
          </w:p>
        </w:tc>
      </w:tr>
      <w:tr w:rsidR="00AF60D7" w14:paraId="6C2E7C7C" w14:textId="77777777">
        <w:tc>
          <w:tcPr>
            <w:tcW w:w="2802" w:type="dxa"/>
            <w:tcBorders>
              <w:top w:val="nil"/>
              <w:left w:val="single" w:sz="6" w:space="0" w:color="auto"/>
              <w:bottom w:val="nil"/>
              <w:right w:val="single" w:sz="6" w:space="0" w:color="auto"/>
            </w:tcBorders>
            <w:shd w:val="clear" w:color="auto" w:fill="auto"/>
          </w:tcPr>
          <w:p w14:paraId="1E8B71F5" w14:textId="77777777" w:rsidR="00AF60D7" w:rsidRDefault="00AF60D7">
            <w:pPr>
              <w:pStyle w:val="TableRow"/>
            </w:pPr>
            <w:r>
              <w:t>Gather_To_Vague_Date_End</w:t>
            </w:r>
          </w:p>
        </w:tc>
        <w:tc>
          <w:tcPr>
            <w:tcW w:w="4536" w:type="dxa"/>
            <w:tcBorders>
              <w:top w:val="nil"/>
              <w:left w:val="single" w:sz="6" w:space="0" w:color="auto"/>
              <w:bottom w:val="nil"/>
              <w:right w:val="single" w:sz="6" w:space="0" w:color="auto"/>
            </w:tcBorders>
            <w:shd w:val="clear" w:color="auto" w:fill="auto"/>
          </w:tcPr>
          <w:p w14:paraId="669F8497" w14:textId="77777777" w:rsidR="00AF60D7" w:rsidRDefault="00AF60D7">
            <w:pPr>
              <w:pStyle w:val="TableRow"/>
            </w:pPr>
            <w:r>
              <w:t xml:space="preserve">Vague date end field for the collection's field gathering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0AE84BA"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2268E51" w14:textId="77777777" w:rsidR="00AF60D7" w:rsidRDefault="00AF60D7">
            <w:pPr>
              <w:pStyle w:val="TableRow"/>
            </w:pPr>
          </w:p>
        </w:tc>
      </w:tr>
      <w:tr w:rsidR="00AF60D7" w14:paraId="220167E2" w14:textId="77777777">
        <w:tc>
          <w:tcPr>
            <w:tcW w:w="2802" w:type="dxa"/>
            <w:tcBorders>
              <w:top w:val="nil"/>
              <w:left w:val="single" w:sz="6" w:space="0" w:color="auto"/>
              <w:bottom w:val="nil"/>
              <w:right w:val="single" w:sz="6" w:space="0" w:color="auto"/>
            </w:tcBorders>
            <w:shd w:val="clear" w:color="auto" w:fill="auto"/>
          </w:tcPr>
          <w:p w14:paraId="4E6A90B1" w14:textId="77777777" w:rsidR="00AF60D7" w:rsidRDefault="00AF60D7">
            <w:pPr>
              <w:pStyle w:val="TableRow"/>
            </w:pPr>
            <w:r>
              <w:t>Gather_To_Vague_Date_Type</w:t>
            </w:r>
          </w:p>
        </w:tc>
        <w:tc>
          <w:tcPr>
            <w:tcW w:w="4536" w:type="dxa"/>
            <w:tcBorders>
              <w:top w:val="nil"/>
              <w:left w:val="single" w:sz="6" w:space="0" w:color="auto"/>
              <w:bottom w:val="nil"/>
              <w:right w:val="single" w:sz="6" w:space="0" w:color="auto"/>
            </w:tcBorders>
            <w:shd w:val="clear" w:color="auto" w:fill="auto"/>
          </w:tcPr>
          <w:p w14:paraId="693DA2A7" w14:textId="77777777" w:rsidR="00AF60D7" w:rsidRDefault="00AF60D7">
            <w:pPr>
              <w:pStyle w:val="TableRow"/>
            </w:pPr>
            <w:r>
              <w:t>Vague date type field for the collection's field gathering period end date.</w:t>
            </w:r>
          </w:p>
        </w:tc>
        <w:tc>
          <w:tcPr>
            <w:tcW w:w="1500" w:type="dxa"/>
            <w:tcBorders>
              <w:top w:val="nil"/>
              <w:left w:val="single" w:sz="6" w:space="0" w:color="auto"/>
              <w:bottom w:val="nil"/>
              <w:right w:val="single" w:sz="6" w:space="0" w:color="auto"/>
            </w:tcBorders>
            <w:shd w:val="clear" w:color="auto" w:fill="auto"/>
          </w:tcPr>
          <w:p w14:paraId="7C95BE06"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7A7F8D3" w14:textId="77777777" w:rsidR="00AF60D7" w:rsidRDefault="00AF60D7">
            <w:pPr>
              <w:pStyle w:val="TableRow"/>
            </w:pPr>
            <w:r>
              <w:t>2</w:t>
            </w:r>
          </w:p>
        </w:tc>
      </w:tr>
      <w:tr w:rsidR="00AF60D7" w14:paraId="6A135A1A" w14:textId="77777777">
        <w:tc>
          <w:tcPr>
            <w:tcW w:w="2802" w:type="dxa"/>
            <w:tcBorders>
              <w:top w:val="nil"/>
              <w:left w:val="single" w:sz="6" w:space="0" w:color="auto"/>
              <w:bottom w:val="nil"/>
              <w:right w:val="single" w:sz="6" w:space="0" w:color="auto"/>
            </w:tcBorders>
            <w:shd w:val="clear" w:color="auto" w:fill="auto"/>
          </w:tcPr>
          <w:p w14:paraId="2AFB098B" w14:textId="77777777" w:rsidR="00AF60D7" w:rsidRDefault="00AF60D7">
            <w:pPr>
              <w:pStyle w:val="TableRow"/>
            </w:pPr>
            <w:r>
              <w:t>Historical_Period_From</w:t>
            </w:r>
          </w:p>
        </w:tc>
        <w:tc>
          <w:tcPr>
            <w:tcW w:w="4536" w:type="dxa"/>
            <w:tcBorders>
              <w:top w:val="nil"/>
              <w:left w:val="single" w:sz="6" w:space="0" w:color="auto"/>
              <w:bottom w:val="nil"/>
              <w:right w:val="single" w:sz="6" w:space="0" w:color="auto"/>
            </w:tcBorders>
            <w:shd w:val="clear" w:color="auto" w:fill="auto"/>
          </w:tcPr>
          <w:p w14:paraId="7BA9D510" w14:textId="77777777" w:rsidR="00AF60D7" w:rsidRDefault="00AF60D7">
            <w:pPr>
              <w:pStyle w:val="TableRow"/>
            </w:pPr>
            <w:r>
              <w:t>Free text, start of period of the collection's content.  For example, this may contain a geological time period, a modern era or a year.</w:t>
            </w:r>
          </w:p>
        </w:tc>
        <w:tc>
          <w:tcPr>
            <w:tcW w:w="1500" w:type="dxa"/>
            <w:tcBorders>
              <w:top w:val="nil"/>
              <w:left w:val="single" w:sz="6" w:space="0" w:color="auto"/>
              <w:bottom w:val="nil"/>
              <w:right w:val="single" w:sz="6" w:space="0" w:color="auto"/>
            </w:tcBorders>
            <w:shd w:val="clear" w:color="auto" w:fill="auto"/>
          </w:tcPr>
          <w:p w14:paraId="3D5FB02A"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AF5FDB9" w14:textId="77777777" w:rsidR="00AF60D7" w:rsidRDefault="00AF60D7">
            <w:pPr>
              <w:pStyle w:val="TableRow"/>
            </w:pPr>
            <w:r>
              <w:t>30</w:t>
            </w:r>
          </w:p>
        </w:tc>
      </w:tr>
      <w:tr w:rsidR="00AF60D7" w14:paraId="1FB23780" w14:textId="77777777">
        <w:tc>
          <w:tcPr>
            <w:tcW w:w="2802" w:type="dxa"/>
            <w:tcBorders>
              <w:top w:val="nil"/>
              <w:left w:val="single" w:sz="6" w:space="0" w:color="auto"/>
              <w:bottom w:val="nil"/>
              <w:right w:val="single" w:sz="6" w:space="0" w:color="auto"/>
            </w:tcBorders>
            <w:shd w:val="clear" w:color="auto" w:fill="auto"/>
          </w:tcPr>
          <w:p w14:paraId="0374849F" w14:textId="77777777" w:rsidR="00AF60D7" w:rsidRDefault="00AF60D7">
            <w:pPr>
              <w:pStyle w:val="TableRow"/>
            </w:pPr>
            <w:r>
              <w:lastRenderedPageBreak/>
              <w:t>Historical_Period_To</w:t>
            </w:r>
          </w:p>
        </w:tc>
        <w:tc>
          <w:tcPr>
            <w:tcW w:w="4536" w:type="dxa"/>
            <w:tcBorders>
              <w:top w:val="nil"/>
              <w:left w:val="single" w:sz="6" w:space="0" w:color="auto"/>
              <w:bottom w:val="nil"/>
              <w:right w:val="single" w:sz="6" w:space="0" w:color="auto"/>
            </w:tcBorders>
            <w:shd w:val="clear" w:color="auto" w:fill="auto"/>
          </w:tcPr>
          <w:p w14:paraId="28106DD4" w14:textId="77777777" w:rsidR="00AF60D7" w:rsidRDefault="00AF60D7">
            <w:pPr>
              <w:pStyle w:val="TableRow"/>
            </w:pPr>
            <w:r>
              <w:t>Free text, end of period of the collection's content.  For example, this may contain a geological time period, a modern era or a year.</w:t>
            </w:r>
          </w:p>
        </w:tc>
        <w:tc>
          <w:tcPr>
            <w:tcW w:w="1500" w:type="dxa"/>
            <w:tcBorders>
              <w:top w:val="nil"/>
              <w:left w:val="single" w:sz="6" w:space="0" w:color="auto"/>
              <w:bottom w:val="nil"/>
              <w:right w:val="single" w:sz="6" w:space="0" w:color="auto"/>
            </w:tcBorders>
            <w:shd w:val="clear" w:color="auto" w:fill="auto"/>
          </w:tcPr>
          <w:p w14:paraId="19521BFC"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E084E56" w14:textId="77777777" w:rsidR="00AF60D7" w:rsidRDefault="00AF60D7">
            <w:pPr>
              <w:pStyle w:val="TableRow"/>
            </w:pPr>
            <w:r>
              <w:t>30</w:t>
            </w:r>
          </w:p>
        </w:tc>
      </w:tr>
      <w:tr w:rsidR="00AF60D7" w14:paraId="4144E77F" w14:textId="77777777">
        <w:tc>
          <w:tcPr>
            <w:tcW w:w="2802" w:type="dxa"/>
            <w:tcBorders>
              <w:top w:val="nil"/>
              <w:left w:val="single" w:sz="6" w:space="0" w:color="auto"/>
              <w:bottom w:val="nil"/>
              <w:right w:val="single" w:sz="6" w:space="0" w:color="auto"/>
            </w:tcBorders>
            <w:shd w:val="clear" w:color="auto" w:fill="auto"/>
          </w:tcPr>
          <w:p w14:paraId="1307DF87"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016F019"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B05AF7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4288361" w14:textId="77777777" w:rsidR="00AF60D7" w:rsidRDefault="00AF60D7">
            <w:pPr>
              <w:pStyle w:val="TableRow"/>
            </w:pPr>
            <w:r>
              <w:t>16</w:t>
            </w:r>
          </w:p>
        </w:tc>
      </w:tr>
      <w:tr w:rsidR="00AF60D7" w14:paraId="5C6558B9" w14:textId="77777777">
        <w:tc>
          <w:tcPr>
            <w:tcW w:w="2802" w:type="dxa"/>
            <w:tcBorders>
              <w:top w:val="nil"/>
              <w:left w:val="single" w:sz="6" w:space="0" w:color="auto"/>
              <w:bottom w:val="nil"/>
              <w:right w:val="single" w:sz="6" w:space="0" w:color="auto"/>
            </w:tcBorders>
            <w:shd w:val="clear" w:color="auto" w:fill="auto"/>
          </w:tcPr>
          <w:p w14:paraId="0B71C304"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65315B2"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C740BB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F1E183" w14:textId="77777777" w:rsidR="00AF60D7" w:rsidRDefault="00AF60D7">
            <w:pPr>
              <w:pStyle w:val="TableRow"/>
            </w:pPr>
            <w:r>
              <w:t>16</w:t>
            </w:r>
          </w:p>
        </w:tc>
      </w:tr>
      <w:tr w:rsidR="00AF60D7" w14:paraId="76B24E40" w14:textId="77777777">
        <w:tc>
          <w:tcPr>
            <w:tcW w:w="2802" w:type="dxa"/>
            <w:tcBorders>
              <w:top w:val="nil"/>
              <w:left w:val="single" w:sz="6" w:space="0" w:color="auto"/>
              <w:bottom w:val="single" w:sz="6" w:space="0" w:color="auto"/>
              <w:right w:val="single" w:sz="6" w:space="0" w:color="auto"/>
            </w:tcBorders>
            <w:shd w:val="clear" w:color="auto" w:fill="auto"/>
          </w:tcPr>
          <w:p w14:paraId="37098E0B"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049B17DD"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CEF20EC"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CCEDAF3" w14:textId="77777777" w:rsidR="00AF60D7" w:rsidRDefault="00AF60D7">
            <w:pPr>
              <w:pStyle w:val="TableRow"/>
            </w:pPr>
            <w:r>
              <w:t>8</w:t>
            </w:r>
          </w:p>
        </w:tc>
      </w:tr>
    </w:tbl>
    <w:p w14:paraId="3170F35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7CAED08"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53562BF"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7C1A0E0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E9A12AB" w14:textId="77777777" w:rsidR="00AF60D7" w:rsidRDefault="00AF60D7">
            <w:pPr>
              <w:pStyle w:val="TableColumnTitles"/>
              <w:keepNext/>
            </w:pPr>
            <w:r>
              <w:t>Options</w:t>
            </w:r>
          </w:p>
        </w:tc>
      </w:tr>
      <w:tr w:rsidR="00AF60D7" w14:paraId="092915A0" w14:textId="77777777">
        <w:tc>
          <w:tcPr>
            <w:tcW w:w="2801" w:type="dxa"/>
            <w:tcBorders>
              <w:top w:val="nil"/>
              <w:left w:val="single" w:sz="6" w:space="0" w:color="auto"/>
              <w:bottom w:val="single" w:sz="6" w:space="0" w:color="auto"/>
              <w:right w:val="single" w:sz="6" w:space="0" w:color="auto"/>
            </w:tcBorders>
            <w:shd w:val="clear" w:color="auto" w:fill="auto"/>
          </w:tcPr>
          <w:p w14:paraId="4EF42D9D" w14:textId="77777777" w:rsidR="00AF60D7" w:rsidRDefault="00AF60D7">
            <w:pPr>
              <w:pStyle w:val="TableRow"/>
            </w:pPr>
            <w:r>
              <w:t>IX_Collection_Parent</w:t>
            </w:r>
          </w:p>
        </w:tc>
        <w:tc>
          <w:tcPr>
            <w:tcW w:w="3543" w:type="dxa"/>
            <w:tcBorders>
              <w:top w:val="nil"/>
              <w:left w:val="single" w:sz="6" w:space="0" w:color="auto"/>
              <w:bottom w:val="single" w:sz="6" w:space="0" w:color="auto"/>
              <w:right w:val="single" w:sz="6" w:space="0" w:color="auto"/>
            </w:tcBorders>
            <w:shd w:val="clear" w:color="auto" w:fill="auto"/>
          </w:tcPr>
          <w:p w14:paraId="0886B47C" w14:textId="77777777" w:rsidR="00AF60D7" w:rsidRDefault="00AF60D7">
            <w:pPr>
              <w:pStyle w:val="TableRow"/>
            </w:pPr>
            <w:r>
              <w:t>Parent_Collection_Collection_Unit_Key</w:t>
            </w:r>
          </w:p>
        </w:tc>
        <w:tc>
          <w:tcPr>
            <w:tcW w:w="3624" w:type="dxa"/>
            <w:tcBorders>
              <w:top w:val="nil"/>
              <w:left w:val="single" w:sz="6" w:space="0" w:color="auto"/>
              <w:bottom w:val="single" w:sz="6" w:space="0" w:color="auto"/>
              <w:right w:val="single" w:sz="6" w:space="0" w:color="auto"/>
            </w:tcBorders>
            <w:shd w:val="clear" w:color="auto" w:fill="auto"/>
          </w:tcPr>
          <w:p w14:paraId="32C6A15C" w14:textId="77777777" w:rsidR="00AF60D7" w:rsidRDefault="00AF60D7">
            <w:pPr>
              <w:pStyle w:val="TableRow"/>
            </w:pPr>
            <w:r>
              <w:t>nonclustered located on PRIMARY</w:t>
            </w:r>
          </w:p>
        </w:tc>
      </w:tr>
    </w:tbl>
    <w:p w14:paraId="082F4E6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C13B81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9DE9C02" w14:textId="77777777" w:rsidR="00AF60D7" w:rsidRDefault="00AF60D7">
            <w:pPr>
              <w:pStyle w:val="TableTitle"/>
              <w:rPr>
                <w:color w:val="FF0000"/>
              </w:rPr>
            </w:pPr>
            <w:r>
              <w:t>Constraint : FK_Collection_Risk</w:t>
            </w:r>
          </w:p>
        </w:tc>
      </w:tr>
      <w:tr w:rsidR="00AF60D7" w14:paraId="5C5A08DB" w14:textId="77777777">
        <w:tc>
          <w:tcPr>
            <w:tcW w:w="1548" w:type="dxa"/>
            <w:tcBorders>
              <w:top w:val="nil"/>
              <w:left w:val="single" w:sz="4" w:space="0" w:color="auto"/>
              <w:bottom w:val="single" w:sz="4" w:space="0" w:color="auto"/>
              <w:right w:val="single" w:sz="4" w:space="0" w:color="auto"/>
            </w:tcBorders>
            <w:shd w:val="clear" w:color="auto" w:fill="auto"/>
          </w:tcPr>
          <w:p w14:paraId="6B8B23F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3F0EA51" w14:textId="77777777" w:rsidR="00AF60D7" w:rsidRDefault="00AF60D7">
            <w:pPr>
              <w:pStyle w:val="TableRow"/>
            </w:pPr>
            <w:r>
              <w:t>Each collection has zero or one risk description.  Each risk description describes the risks for zero or more collections.</w:t>
            </w:r>
          </w:p>
        </w:tc>
      </w:tr>
      <w:tr w:rsidR="00AF60D7" w14:paraId="2E9071E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51294D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4E41F45" w14:textId="77777777" w:rsidR="00AF60D7" w:rsidRDefault="00AF60D7">
            <w:pPr>
              <w:pStyle w:val="CodeSamples"/>
            </w:pPr>
            <w:r>
              <w:t>FK_Collection_Risk (Risk_Concept_Key) references Concept(Concept_Key)</w:t>
            </w:r>
          </w:p>
        </w:tc>
      </w:tr>
    </w:tbl>
    <w:p w14:paraId="766DC07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8B849C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B7CAAFB" w14:textId="77777777" w:rsidR="00AF60D7" w:rsidRDefault="00AF60D7">
            <w:pPr>
              <w:pStyle w:val="TableTitle"/>
              <w:rPr>
                <w:color w:val="FF0000"/>
              </w:rPr>
            </w:pPr>
            <w:r>
              <w:t>Constraint : FK_Collection_Name</w:t>
            </w:r>
          </w:p>
        </w:tc>
      </w:tr>
      <w:tr w:rsidR="00AF60D7" w14:paraId="01750988" w14:textId="77777777">
        <w:tc>
          <w:tcPr>
            <w:tcW w:w="1548" w:type="dxa"/>
            <w:tcBorders>
              <w:top w:val="nil"/>
              <w:left w:val="single" w:sz="4" w:space="0" w:color="auto"/>
              <w:bottom w:val="single" w:sz="4" w:space="0" w:color="auto"/>
              <w:right w:val="single" w:sz="4" w:space="0" w:color="auto"/>
            </w:tcBorders>
            <w:shd w:val="clear" w:color="auto" w:fill="auto"/>
          </w:tcPr>
          <w:p w14:paraId="40F44FF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7AC47F6" w14:textId="77777777" w:rsidR="00AF60D7" w:rsidRDefault="00AF60D7">
            <w:pPr>
              <w:pStyle w:val="NormalIndent"/>
              <w:rPr>
                <w:rFonts w:ascii="Times New Roman" w:hAnsi="Times New Roman"/>
                <w:sz w:val="24"/>
                <w:szCs w:val="24"/>
              </w:rPr>
            </w:pPr>
            <w:r>
              <w:rPr>
                <w:rFonts w:ascii="Times New Roman" w:hAnsi="Times New Roman"/>
              </w:rPr>
              <w:t>Identifies the person primarily responsible for assembling the collection.</w:t>
            </w:r>
          </w:p>
          <w:p w14:paraId="2751A008" w14:textId="77777777" w:rsidR="00AF60D7" w:rsidRDefault="00AF60D7">
            <w:pPr>
              <w:pStyle w:val="TableRow"/>
            </w:pPr>
            <w:r>
              <w:t>Each Collection has one primary assembler.</w:t>
            </w:r>
          </w:p>
        </w:tc>
      </w:tr>
      <w:tr w:rsidR="00AF60D7" w14:paraId="2FBE1F8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1FB69D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518493B" w14:textId="77777777" w:rsidR="00AF60D7" w:rsidRDefault="00AF60D7">
            <w:pPr>
              <w:pStyle w:val="CodeSamples"/>
            </w:pPr>
            <w:r>
              <w:t>FK_Collection_Name (Assembler_Name_Key) references Name(Name_Key)</w:t>
            </w:r>
          </w:p>
        </w:tc>
      </w:tr>
    </w:tbl>
    <w:p w14:paraId="2BCC6D5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B92E8F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C8BD5B8" w14:textId="77777777" w:rsidR="00AF60D7" w:rsidRDefault="00AF60D7">
            <w:pPr>
              <w:pStyle w:val="TableTitle"/>
              <w:rPr>
                <w:color w:val="FF0000"/>
              </w:rPr>
            </w:pPr>
            <w:r>
              <w:t>Constraint : FK_Collection_Collection</w:t>
            </w:r>
          </w:p>
        </w:tc>
      </w:tr>
      <w:tr w:rsidR="00AF60D7" w14:paraId="66FDF4FB" w14:textId="77777777">
        <w:tc>
          <w:tcPr>
            <w:tcW w:w="1548" w:type="dxa"/>
            <w:tcBorders>
              <w:top w:val="nil"/>
              <w:left w:val="single" w:sz="4" w:space="0" w:color="auto"/>
              <w:bottom w:val="single" w:sz="4" w:space="0" w:color="auto"/>
              <w:right w:val="single" w:sz="4" w:space="0" w:color="auto"/>
            </w:tcBorders>
            <w:shd w:val="clear" w:color="auto" w:fill="auto"/>
          </w:tcPr>
          <w:p w14:paraId="4E01451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1C3937D" w14:textId="77777777" w:rsidR="00AF60D7" w:rsidRDefault="00AF60D7">
            <w:pPr>
              <w:pStyle w:val="TableRow"/>
            </w:pPr>
            <w:r>
              <w:t>Each collection is a subcollection of zero or one collections.  Each collection is a supercollection of zero or more collections.</w:t>
            </w:r>
          </w:p>
        </w:tc>
      </w:tr>
      <w:tr w:rsidR="00AF60D7" w14:paraId="6F0AC52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7AC217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18CBBBA" w14:textId="77777777" w:rsidR="00AF60D7" w:rsidRDefault="00AF60D7">
            <w:pPr>
              <w:pStyle w:val="CodeSamples"/>
            </w:pPr>
            <w:r>
              <w:t>FK_Collection_Collection (Parent_Collection_Collection_Unit_Key) references Collection(Collection_Unit_Key)</w:t>
            </w:r>
          </w:p>
        </w:tc>
      </w:tr>
    </w:tbl>
    <w:p w14:paraId="0B3B642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01FD9B4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07E227C" w14:textId="77777777" w:rsidR="00AF60D7" w:rsidRPr="00A104CD" w:rsidRDefault="00AF60D7">
            <w:pPr>
              <w:pStyle w:val="TableTitle"/>
              <w:rPr>
                <w:color w:val="FF0000"/>
                <w:lang w:val="fr-FR"/>
              </w:rPr>
            </w:pPr>
            <w:r w:rsidRPr="00A104CD">
              <w:rPr>
                <w:lang w:val="fr-FR"/>
              </w:rPr>
              <w:lastRenderedPageBreak/>
              <w:t>Constraint : FK_Collection_Collection_Unit</w:t>
            </w:r>
          </w:p>
        </w:tc>
      </w:tr>
      <w:tr w:rsidR="00AF60D7" w14:paraId="055AD9D0" w14:textId="77777777">
        <w:tc>
          <w:tcPr>
            <w:tcW w:w="1548" w:type="dxa"/>
            <w:tcBorders>
              <w:top w:val="nil"/>
              <w:left w:val="single" w:sz="4" w:space="0" w:color="auto"/>
              <w:bottom w:val="single" w:sz="4" w:space="0" w:color="auto"/>
              <w:right w:val="single" w:sz="4" w:space="0" w:color="auto"/>
            </w:tcBorders>
            <w:shd w:val="clear" w:color="auto" w:fill="auto"/>
          </w:tcPr>
          <w:p w14:paraId="7939ECE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E420231" w14:textId="77777777" w:rsidR="00AF60D7" w:rsidRDefault="00AF60D7">
            <w:pPr>
              <w:pStyle w:val="TableRow"/>
            </w:pPr>
            <w:r>
              <w:t>Each collection is a collection unit.  Each collection unit is a collection, specimen or store.</w:t>
            </w:r>
          </w:p>
        </w:tc>
      </w:tr>
      <w:tr w:rsidR="00AF60D7" w14:paraId="5045658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962A30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81532AA" w14:textId="77777777" w:rsidR="00AF60D7" w:rsidRDefault="00AF60D7">
            <w:pPr>
              <w:pStyle w:val="CodeSamples"/>
            </w:pPr>
            <w:r>
              <w:t>FK_Collection_Collection_Unit (Collection_Unit_Key) references Collection_Unit(Collection_Unit_Key)</w:t>
            </w:r>
          </w:p>
        </w:tc>
      </w:tr>
    </w:tbl>
    <w:p w14:paraId="115571C5" w14:textId="77777777" w:rsidR="00AF60D7" w:rsidRDefault="00AF60D7" w:rsidP="00AF60D7">
      <w:pPr>
        <w:pStyle w:val="NormalIndent"/>
      </w:pPr>
    </w:p>
    <w:p w14:paraId="15FA581A" w14:textId="77777777" w:rsidR="00AF60D7" w:rsidRDefault="00AF60D7" w:rsidP="00840903">
      <w:pPr>
        <w:pStyle w:val="Heading4"/>
      </w:pPr>
      <w:bookmarkStart w:id="788" w:name="_Toc292879046"/>
      <w:r>
        <w:t>Collection_Unit</w:t>
      </w:r>
      <w:bookmarkEnd w:id="788"/>
    </w:p>
    <w:p w14:paraId="4012A680" w14:textId="77777777" w:rsidR="00AF60D7" w:rsidRDefault="00AF60D7" w:rsidP="00AF60D7">
      <w:pPr>
        <w:pStyle w:val="NormalIndent"/>
      </w:pPr>
      <w:r>
        <w:t>Supertype table that defines details generic to any collection unit.  A collection unit is either a collection, a store or a specimen.  By keeping a single table for common fields, generic functionality between collections, stores and specimens can share a common implementation.</w:t>
      </w:r>
    </w:p>
    <w:p w14:paraId="268A5A2A" w14:textId="77777777" w:rsidR="00AF60D7" w:rsidRDefault="00AF60D7" w:rsidP="00AF60D7">
      <w:pPr>
        <w:pStyle w:val="NormalIndent"/>
      </w:pPr>
      <w:r>
        <w:t>Note that a collection unit can be a store and a specimen simultaneously.  In this case, a Collection_Unit, Store and Specimen record is present.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5571BC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4B1B2AF"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020AA9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03DDDA5"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06CB48C" w14:textId="77777777" w:rsidR="00AF60D7" w:rsidRDefault="00AF60D7">
            <w:pPr>
              <w:pStyle w:val="TableColumnTitles"/>
              <w:keepNext/>
            </w:pPr>
            <w:r>
              <w:t>Size</w:t>
            </w:r>
          </w:p>
        </w:tc>
      </w:tr>
      <w:tr w:rsidR="00AF60D7" w14:paraId="3F3804D5" w14:textId="77777777">
        <w:tc>
          <w:tcPr>
            <w:tcW w:w="2802" w:type="dxa"/>
            <w:tcBorders>
              <w:top w:val="nil"/>
              <w:left w:val="single" w:sz="6" w:space="0" w:color="auto"/>
              <w:bottom w:val="nil"/>
              <w:right w:val="single" w:sz="6" w:space="0" w:color="auto"/>
            </w:tcBorders>
            <w:shd w:val="clear" w:color="auto" w:fill="auto"/>
          </w:tcPr>
          <w:p w14:paraId="09D16E9F" w14:textId="77777777" w:rsidR="00AF60D7" w:rsidRDefault="00AF60D7">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428D8E9F" w14:textId="77777777" w:rsidR="00AF60D7" w:rsidRDefault="00AF60D7">
            <w:pPr>
              <w:pStyle w:val="TableRow"/>
            </w:pPr>
            <w:r>
              <w:t>Unique identifier for the Collection_Unit table</w:t>
            </w:r>
          </w:p>
        </w:tc>
        <w:tc>
          <w:tcPr>
            <w:tcW w:w="1500" w:type="dxa"/>
            <w:tcBorders>
              <w:top w:val="nil"/>
              <w:left w:val="single" w:sz="6" w:space="0" w:color="auto"/>
              <w:bottom w:val="nil"/>
              <w:right w:val="single" w:sz="6" w:space="0" w:color="auto"/>
            </w:tcBorders>
            <w:shd w:val="clear" w:color="auto" w:fill="auto"/>
          </w:tcPr>
          <w:p w14:paraId="4BA540D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DB4E168" w14:textId="77777777" w:rsidR="00AF60D7" w:rsidRDefault="00AF60D7">
            <w:pPr>
              <w:pStyle w:val="TableRow"/>
            </w:pPr>
            <w:r>
              <w:t>16</w:t>
            </w:r>
          </w:p>
        </w:tc>
      </w:tr>
      <w:tr w:rsidR="00AF60D7" w14:paraId="2C1740E3" w14:textId="77777777">
        <w:tc>
          <w:tcPr>
            <w:tcW w:w="2802" w:type="dxa"/>
            <w:tcBorders>
              <w:top w:val="nil"/>
              <w:left w:val="single" w:sz="6" w:space="0" w:color="auto"/>
              <w:bottom w:val="nil"/>
              <w:right w:val="single" w:sz="6" w:space="0" w:color="auto"/>
            </w:tcBorders>
            <w:shd w:val="clear" w:color="auto" w:fill="auto"/>
          </w:tcPr>
          <w:p w14:paraId="631E461B" w14:textId="77777777" w:rsidR="00AF60D7" w:rsidRDefault="00AF60D7">
            <w:pPr>
              <w:pStyle w:val="TableRow"/>
            </w:pPr>
            <w:r>
              <w:t>Current_Container_Collection_Unit_Key</w:t>
            </w:r>
          </w:p>
        </w:tc>
        <w:tc>
          <w:tcPr>
            <w:tcW w:w="4536" w:type="dxa"/>
            <w:tcBorders>
              <w:top w:val="nil"/>
              <w:left w:val="single" w:sz="6" w:space="0" w:color="auto"/>
              <w:bottom w:val="nil"/>
              <w:right w:val="single" w:sz="6" w:space="0" w:color="auto"/>
            </w:tcBorders>
            <w:shd w:val="clear" w:color="auto" w:fill="auto"/>
          </w:tcPr>
          <w:p w14:paraId="1B7454C6" w14:textId="77777777" w:rsidR="00AF60D7" w:rsidRDefault="00AF60D7">
            <w:pPr>
              <w:pStyle w:val="TableRow"/>
            </w:pPr>
            <w:r>
              <w:t>Collection unit that this collection unit is currently physically stored in.  Always refers to a store.</w:t>
            </w:r>
          </w:p>
        </w:tc>
        <w:tc>
          <w:tcPr>
            <w:tcW w:w="1500" w:type="dxa"/>
            <w:tcBorders>
              <w:top w:val="nil"/>
              <w:left w:val="single" w:sz="6" w:space="0" w:color="auto"/>
              <w:bottom w:val="nil"/>
              <w:right w:val="single" w:sz="6" w:space="0" w:color="auto"/>
            </w:tcBorders>
            <w:shd w:val="clear" w:color="auto" w:fill="auto"/>
          </w:tcPr>
          <w:p w14:paraId="58E4F70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2E5FC91" w14:textId="77777777" w:rsidR="00AF60D7" w:rsidRDefault="00AF60D7">
            <w:pPr>
              <w:pStyle w:val="TableRow"/>
            </w:pPr>
            <w:r>
              <w:t>16</w:t>
            </w:r>
          </w:p>
        </w:tc>
      </w:tr>
      <w:tr w:rsidR="00AF60D7" w14:paraId="74EEE6CA" w14:textId="77777777">
        <w:tc>
          <w:tcPr>
            <w:tcW w:w="2802" w:type="dxa"/>
            <w:tcBorders>
              <w:top w:val="nil"/>
              <w:left w:val="single" w:sz="6" w:space="0" w:color="auto"/>
              <w:bottom w:val="nil"/>
              <w:right w:val="single" w:sz="6" w:space="0" w:color="auto"/>
            </w:tcBorders>
            <w:shd w:val="clear" w:color="auto" w:fill="auto"/>
          </w:tcPr>
          <w:p w14:paraId="132101C2" w14:textId="77777777" w:rsidR="00AF60D7" w:rsidRDefault="00AF60D7">
            <w:pPr>
              <w:pStyle w:val="TableRow"/>
            </w:pPr>
            <w:r>
              <w:t>Usual_Container_Collection_Unit_Key</w:t>
            </w:r>
          </w:p>
        </w:tc>
        <w:tc>
          <w:tcPr>
            <w:tcW w:w="4536" w:type="dxa"/>
            <w:tcBorders>
              <w:top w:val="nil"/>
              <w:left w:val="single" w:sz="6" w:space="0" w:color="auto"/>
              <w:bottom w:val="nil"/>
              <w:right w:val="single" w:sz="6" w:space="0" w:color="auto"/>
            </w:tcBorders>
            <w:shd w:val="clear" w:color="auto" w:fill="auto"/>
          </w:tcPr>
          <w:p w14:paraId="744D3947" w14:textId="77777777" w:rsidR="00AF60D7" w:rsidRDefault="00AF60D7">
            <w:pPr>
              <w:pStyle w:val="TableRow"/>
            </w:pPr>
            <w:r>
              <w:t>Collection unit that this collection unit is usually physically stored in.  Always refers to a store</w:t>
            </w:r>
          </w:p>
        </w:tc>
        <w:tc>
          <w:tcPr>
            <w:tcW w:w="1500" w:type="dxa"/>
            <w:tcBorders>
              <w:top w:val="nil"/>
              <w:left w:val="single" w:sz="6" w:space="0" w:color="auto"/>
              <w:bottom w:val="nil"/>
              <w:right w:val="single" w:sz="6" w:space="0" w:color="auto"/>
            </w:tcBorders>
            <w:shd w:val="clear" w:color="auto" w:fill="auto"/>
          </w:tcPr>
          <w:p w14:paraId="519B55C6"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F3665DE" w14:textId="77777777" w:rsidR="00AF60D7" w:rsidRDefault="00AF60D7">
            <w:pPr>
              <w:pStyle w:val="TableRow"/>
            </w:pPr>
            <w:r>
              <w:t>16</w:t>
            </w:r>
          </w:p>
        </w:tc>
      </w:tr>
      <w:tr w:rsidR="00AF60D7" w14:paraId="3A4F6FD5" w14:textId="77777777">
        <w:tc>
          <w:tcPr>
            <w:tcW w:w="2802" w:type="dxa"/>
            <w:tcBorders>
              <w:top w:val="nil"/>
              <w:left w:val="single" w:sz="6" w:space="0" w:color="auto"/>
              <w:bottom w:val="nil"/>
              <w:right w:val="single" w:sz="6" w:space="0" w:color="auto"/>
            </w:tcBorders>
            <w:shd w:val="clear" w:color="auto" w:fill="auto"/>
          </w:tcPr>
          <w:p w14:paraId="0C18B7DD" w14:textId="77777777" w:rsidR="00AF60D7" w:rsidRDefault="00AF60D7">
            <w:pPr>
              <w:pStyle w:val="TableRow"/>
            </w:pPr>
            <w:r>
              <w:t>Current_Location_Code</w:t>
            </w:r>
          </w:p>
        </w:tc>
        <w:tc>
          <w:tcPr>
            <w:tcW w:w="4536" w:type="dxa"/>
            <w:tcBorders>
              <w:top w:val="nil"/>
              <w:left w:val="single" w:sz="6" w:space="0" w:color="auto"/>
              <w:bottom w:val="nil"/>
              <w:right w:val="single" w:sz="6" w:space="0" w:color="auto"/>
            </w:tcBorders>
            <w:shd w:val="clear" w:color="auto" w:fill="auto"/>
          </w:tcPr>
          <w:p w14:paraId="2B526317" w14:textId="77777777" w:rsidR="00AF60D7" w:rsidRDefault="00AF60D7">
            <w:pPr>
              <w:pStyle w:val="TableRow"/>
            </w:pPr>
            <w:r>
              <w:t>Location code</w:t>
            </w:r>
            <w:r w:rsidR="00AB46A5">
              <w:t xml:space="preserve"> (placement)</w:t>
            </w:r>
            <w:r>
              <w:t xml:space="preserve"> referring to the collection unit's current place of keeping.</w:t>
            </w:r>
          </w:p>
        </w:tc>
        <w:tc>
          <w:tcPr>
            <w:tcW w:w="1500" w:type="dxa"/>
            <w:tcBorders>
              <w:top w:val="nil"/>
              <w:left w:val="single" w:sz="6" w:space="0" w:color="auto"/>
              <w:bottom w:val="nil"/>
              <w:right w:val="single" w:sz="6" w:space="0" w:color="auto"/>
            </w:tcBorders>
            <w:shd w:val="clear" w:color="auto" w:fill="auto"/>
          </w:tcPr>
          <w:p w14:paraId="12B03FFA"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E930C66" w14:textId="77777777" w:rsidR="00AF60D7" w:rsidRDefault="00AF60D7">
            <w:pPr>
              <w:pStyle w:val="TableRow"/>
            </w:pPr>
            <w:r>
              <w:t>30</w:t>
            </w:r>
          </w:p>
        </w:tc>
      </w:tr>
      <w:tr w:rsidR="00AF60D7" w14:paraId="468012D0" w14:textId="77777777">
        <w:tc>
          <w:tcPr>
            <w:tcW w:w="2802" w:type="dxa"/>
            <w:tcBorders>
              <w:top w:val="nil"/>
              <w:left w:val="single" w:sz="6" w:space="0" w:color="auto"/>
              <w:bottom w:val="nil"/>
              <w:right w:val="single" w:sz="6" w:space="0" w:color="auto"/>
            </w:tcBorders>
            <w:shd w:val="clear" w:color="auto" w:fill="auto"/>
          </w:tcPr>
          <w:p w14:paraId="148222DC" w14:textId="77777777" w:rsidR="00AF60D7" w:rsidRDefault="00AF60D7">
            <w:pPr>
              <w:pStyle w:val="TableRow"/>
            </w:pPr>
            <w:r>
              <w:t>Usual_Location_Code</w:t>
            </w:r>
          </w:p>
        </w:tc>
        <w:tc>
          <w:tcPr>
            <w:tcW w:w="4536" w:type="dxa"/>
            <w:tcBorders>
              <w:top w:val="nil"/>
              <w:left w:val="single" w:sz="6" w:space="0" w:color="auto"/>
              <w:bottom w:val="nil"/>
              <w:right w:val="single" w:sz="6" w:space="0" w:color="auto"/>
            </w:tcBorders>
            <w:shd w:val="clear" w:color="auto" w:fill="auto"/>
          </w:tcPr>
          <w:p w14:paraId="5F801BA6" w14:textId="77777777" w:rsidR="00AF60D7" w:rsidRDefault="00AF60D7">
            <w:pPr>
              <w:pStyle w:val="TableRow"/>
            </w:pPr>
            <w:r>
              <w:t xml:space="preserve">Location code </w:t>
            </w:r>
            <w:r w:rsidR="0004427E">
              <w:t xml:space="preserve">(placement) </w:t>
            </w:r>
            <w:r>
              <w:t>referring to the collection unit's normal place of keeping.</w:t>
            </w:r>
          </w:p>
        </w:tc>
        <w:tc>
          <w:tcPr>
            <w:tcW w:w="1500" w:type="dxa"/>
            <w:tcBorders>
              <w:top w:val="nil"/>
              <w:left w:val="single" w:sz="6" w:space="0" w:color="auto"/>
              <w:bottom w:val="nil"/>
              <w:right w:val="single" w:sz="6" w:space="0" w:color="auto"/>
            </w:tcBorders>
            <w:shd w:val="clear" w:color="auto" w:fill="auto"/>
          </w:tcPr>
          <w:p w14:paraId="50B1A551"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A1FF17D" w14:textId="77777777" w:rsidR="00AF60D7" w:rsidRDefault="00AF60D7">
            <w:pPr>
              <w:pStyle w:val="TableRow"/>
            </w:pPr>
            <w:r>
              <w:t>30</w:t>
            </w:r>
          </w:p>
        </w:tc>
      </w:tr>
      <w:tr w:rsidR="00AF60D7" w14:paraId="6AB7C0AD" w14:textId="77777777">
        <w:tc>
          <w:tcPr>
            <w:tcW w:w="2802" w:type="dxa"/>
            <w:tcBorders>
              <w:top w:val="nil"/>
              <w:left w:val="single" w:sz="6" w:space="0" w:color="auto"/>
              <w:bottom w:val="nil"/>
              <w:right w:val="single" w:sz="6" w:space="0" w:color="auto"/>
            </w:tcBorders>
            <w:shd w:val="clear" w:color="auto" w:fill="auto"/>
          </w:tcPr>
          <w:p w14:paraId="3A5E9D90" w14:textId="77777777" w:rsidR="00AF60D7" w:rsidRDefault="00AF60D7">
            <w:pPr>
              <w:pStyle w:val="TableRow"/>
            </w:pPr>
            <w:r>
              <w:t>Domain_Mask</w:t>
            </w:r>
          </w:p>
        </w:tc>
        <w:tc>
          <w:tcPr>
            <w:tcW w:w="4536" w:type="dxa"/>
            <w:tcBorders>
              <w:top w:val="nil"/>
              <w:left w:val="single" w:sz="6" w:space="0" w:color="auto"/>
              <w:bottom w:val="nil"/>
              <w:right w:val="single" w:sz="6" w:space="0" w:color="auto"/>
            </w:tcBorders>
            <w:shd w:val="clear" w:color="auto" w:fill="auto"/>
          </w:tcPr>
          <w:p w14:paraId="5ACF7BA5" w14:textId="77777777" w:rsidR="00AF60D7" w:rsidRDefault="00AF60D7">
            <w:pPr>
              <w:pStyle w:val="TableRow"/>
            </w:pPr>
            <w:r>
              <w:t>32 bit integer that contains indicates the domains for specimens contained by the collection unit.  For collections, all specimens where the Collection_Key is equal to the collections are identified.  The distinct list of domains that they are determined to be within is identified and the corresponding bits in Domain_Mask are set (the corresponding bit is identified from Domain.Domain_Mask).</w:t>
            </w:r>
          </w:p>
          <w:p w14:paraId="64C75D14" w14:textId="77777777" w:rsidR="00AF60D7" w:rsidRDefault="00AF60D7">
            <w:pPr>
              <w:pStyle w:val="TableRow"/>
            </w:pPr>
            <w:r>
              <w:t>This allows simple filtering by domain when browsing the collections data.</w:t>
            </w:r>
          </w:p>
        </w:tc>
        <w:tc>
          <w:tcPr>
            <w:tcW w:w="1500" w:type="dxa"/>
            <w:tcBorders>
              <w:top w:val="nil"/>
              <w:left w:val="single" w:sz="6" w:space="0" w:color="auto"/>
              <w:bottom w:val="nil"/>
              <w:right w:val="single" w:sz="6" w:space="0" w:color="auto"/>
            </w:tcBorders>
            <w:shd w:val="clear" w:color="auto" w:fill="auto"/>
          </w:tcPr>
          <w:p w14:paraId="4F4AB6EF" w14:textId="77777777" w:rsidR="00AF60D7" w:rsidRDefault="00AF60D7">
            <w:pPr>
              <w:pStyle w:val="TableRow"/>
            </w:pPr>
            <w:r>
              <w:t>int Not Null default (0)</w:t>
            </w:r>
          </w:p>
        </w:tc>
        <w:tc>
          <w:tcPr>
            <w:tcW w:w="1127" w:type="dxa"/>
            <w:tcBorders>
              <w:top w:val="nil"/>
              <w:left w:val="single" w:sz="6" w:space="0" w:color="auto"/>
              <w:bottom w:val="nil"/>
              <w:right w:val="single" w:sz="6" w:space="0" w:color="auto"/>
            </w:tcBorders>
            <w:shd w:val="clear" w:color="auto" w:fill="auto"/>
          </w:tcPr>
          <w:p w14:paraId="0058D388" w14:textId="77777777" w:rsidR="00AF60D7" w:rsidRDefault="00AF60D7">
            <w:pPr>
              <w:pStyle w:val="TableRow"/>
            </w:pPr>
          </w:p>
        </w:tc>
      </w:tr>
      <w:tr w:rsidR="00AF60D7" w14:paraId="3FD7BE2D" w14:textId="77777777">
        <w:tc>
          <w:tcPr>
            <w:tcW w:w="2802" w:type="dxa"/>
            <w:tcBorders>
              <w:top w:val="nil"/>
              <w:left w:val="single" w:sz="6" w:space="0" w:color="auto"/>
              <w:bottom w:val="nil"/>
              <w:right w:val="single" w:sz="6" w:space="0" w:color="auto"/>
            </w:tcBorders>
            <w:shd w:val="clear" w:color="auto" w:fill="auto"/>
          </w:tcPr>
          <w:p w14:paraId="2667968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F0572B5"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F0E6B2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731E2D5" w14:textId="77777777" w:rsidR="00AF60D7" w:rsidRDefault="00AF60D7">
            <w:pPr>
              <w:pStyle w:val="TableRow"/>
            </w:pPr>
            <w:r>
              <w:t>16</w:t>
            </w:r>
          </w:p>
        </w:tc>
      </w:tr>
      <w:tr w:rsidR="00AF60D7" w14:paraId="3809859C" w14:textId="77777777">
        <w:tc>
          <w:tcPr>
            <w:tcW w:w="2802" w:type="dxa"/>
            <w:tcBorders>
              <w:top w:val="nil"/>
              <w:left w:val="single" w:sz="6" w:space="0" w:color="auto"/>
              <w:bottom w:val="nil"/>
              <w:right w:val="single" w:sz="6" w:space="0" w:color="auto"/>
            </w:tcBorders>
            <w:shd w:val="clear" w:color="auto" w:fill="auto"/>
          </w:tcPr>
          <w:p w14:paraId="52A7920C" w14:textId="77777777" w:rsidR="00AF60D7" w:rsidRDefault="00AF60D7">
            <w:pPr>
              <w:pStyle w:val="TableRow"/>
            </w:pPr>
            <w:r>
              <w:lastRenderedPageBreak/>
              <w:t>Changed_Session_ID</w:t>
            </w:r>
          </w:p>
        </w:tc>
        <w:tc>
          <w:tcPr>
            <w:tcW w:w="4536" w:type="dxa"/>
            <w:tcBorders>
              <w:top w:val="nil"/>
              <w:left w:val="single" w:sz="6" w:space="0" w:color="auto"/>
              <w:bottom w:val="nil"/>
              <w:right w:val="single" w:sz="6" w:space="0" w:color="auto"/>
            </w:tcBorders>
            <w:shd w:val="clear" w:color="auto" w:fill="auto"/>
          </w:tcPr>
          <w:p w14:paraId="019ABE10"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87A2E4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24E11B0" w14:textId="77777777" w:rsidR="00AF60D7" w:rsidRDefault="00AF60D7">
            <w:pPr>
              <w:pStyle w:val="TableRow"/>
            </w:pPr>
            <w:r>
              <w:t>16</w:t>
            </w:r>
          </w:p>
        </w:tc>
      </w:tr>
      <w:tr w:rsidR="00AF60D7" w14:paraId="721E0E4A" w14:textId="77777777">
        <w:tc>
          <w:tcPr>
            <w:tcW w:w="2802" w:type="dxa"/>
            <w:tcBorders>
              <w:top w:val="nil"/>
              <w:left w:val="single" w:sz="6" w:space="0" w:color="auto"/>
              <w:bottom w:val="nil"/>
              <w:right w:val="single" w:sz="6" w:space="0" w:color="auto"/>
            </w:tcBorders>
            <w:shd w:val="clear" w:color="auto" w:fill="auto"/>
          </w:tcPr>
          <w:p w14:paraId="60578CDC"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9C3AFF0" w14:textId="77777777" w:rsidR="00AF60D7" w:rsidRDefault="00AF60D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03413FC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937F0CE" w14:textId="77777777" w:rsidR="00AF60D7" w:rsidRDefault="00AF60D7">
            <w:pPr>
              <w:pStyle w:val="TableRow"/>
            </w:pPr>
            <w:r>
              <w:t>8</w:t>
            </w:r>
          </w:p>
        </w:tc>
      </w:tr>
      <w:tr w:rsidR="00AF60D7" w14:paraId="7B3732AE" w14:textId="77777777">
        <w:tc>
          <w:tcPr>
            <w:tcW w:w="2802" w:type="dxa"/>
            <w:tcBorders>
              <w:top w:val="nil"/>
              <w:left w:val="single" w:sz="6" w:space="0" w:color="auto"/>
              <w:bottom w:val="single" w:sz="6" w:space="0" w:color="auto"/>
              <w:right w:val="single" w:sz="6" w:space="0" w:color="auto"/>
            </w:tcBorders>
            <w:shd w:val="clear" w:color="auto" w:fill="auto"/>
          </w:tcPr>
          <w:p w14:paraId="06171C9B"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FB11331"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73A1113"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9ADCA50" w14:textId="77777777" w:rsidR="00AF60D7" w:rsidRDefault="00AF60D7">
            <w:pPr>
              <w:pStyle w:val="TableRow"/>
            </w:pPr>
            <w:r>
              <w:t>8</w:t>
            </w:r>
          </w:p>
        </w:tc>
      </w:tr>
    </w:tbl>
    <w:p w14:paraId="0FA0325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B6BE5D4"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FB77066"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B5FAF28"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0CF4A8D" w14:textId="77777777" w:rsidR="00AF60D7" w:rsidRDefault="00AF60D7">
            <w:pPr>
              <w:pStyle w:val="TableColumnTitles"/>
              <w:keepNext/>
            </w:pPr>
            <w:r>
              <w:t>Options</w:t>
            </w:r>
          </w:p>
        </w:tc>
      </w:tr>
      <w:tr w:rsidR="00AF60D7" w14:paraId="5AD7A6EE" w14:textId="77777777">
        <w:tc>
          <w:tcPr>
            <w:tcW w:w="2801" w:type="dxa"/>
            <w:tcBorders>
              <w:top w:val="nil"/>
              <w:left w:val="single" w:sz="6" w:space="0" w:color="auto"/>
              <w:bottom w:val="single" w:sz="6" w:space="0" w:color="auto"/>
              <w:right w:val="single" w:sz="6" w:space="0" w:color="auto"/>
            </w:tcBorders>
            <w:shd w:val="clear" w:color="auto" w:fill="auto"/>
          </w:tcPr>
          <w:p w14:paraId="555CD15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4D853A4"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5A0DB4A3" w14:textId="77777777" w:rsidR="00AF60D7" w:rsidRDefault="00AF60D7">
            <w:pPr>
              <w:pStyle w:val="TableRow"/>
            </w:pPr>
          </w:p>
        </w:tc>
      </w:tr>
    </w:tbl>
    <w:p w14:paraId="1E2BF0E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92B47B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6C470E2" w14:textId="77777777" w:rsidR="00AF60D7" w:rsidRDefault="00AF60D7">
            <w:pPr>
              <w:pStyle w:val="TableTitle"/>
              <w:rPr>
                <w:color w:val="FF0000"/>
              </w:rPr>
            </w:pPr>
            <w:r>
              <w:t>Constraint : FK_Collection_Unit_Current_Store</w:t>
            </w:r>
          </w:p>
        </w:tc>
      </w:tr>
      <w:tr w:rsidR="00AF60D7" w14:paraId="000C60CA" w14:textId="77777777">
        <w:tc>
          <w:tcPr>
            <w:tcW w:w="1548" w:type="dxa"/>
            <w:tcBorders>
              <w:top w:val="nil"/>
              <w:left w:val="single" w:sz="4" w:space="0" w:color="auto"/>
              <w:bottom w:val="single" w:sz="4" w:space="0" w:color="auto"/>
              <w:right w:val="single" w:sz="4" w:space="0" w:color="auto"/>
            </w:tcBorders>
            <w:shd w:val="clear" w:color="auto" w:fill="auto"/>
          </w:tcPr>
          <w:p w14:paraId="5C6B51D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C2F391D" w14:textId="77777777" w:rsidR="00AF60D7" w:rsidRDefault="00AF60D7">
            <w:pPr>
              <w:pStyle w:val="TableRow"/>
            </w:pPr>
            <w:r>
              <w:t>Each collection unit has one usual storage place.  Each store contains zero or more collection units.</w:t>
            </w:r>
          </w:p>
          <w:p w14:paraId="5AAED41E" w14:textId="77777777" w:rsidR="00954681" w:rsidRDefault="00954681">
            <w:pPr>
              <w:pStyle w:val="TableRow"/>
            </w:pPr>
            <w:r>
              <w:t>Note that logically, this relationship connects to the Store table.  However, this causes a recursion in the model which prevents data being imported through the existing import processes.</w:t>
            </w:r>
          </w:p>
        </w:tc>
      </w:tr>
      <w:tr w:rsidR="00AF60D7" w14:paraId="7CBEABF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5E9C95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4DE3C5E" w14:textId="77777777" w:rsidR="00AF60D7" w:rsidRDefault="00AF60D7" w:rsidP="00954681">
            <w:pPr>
              <w:pStyle w:val="CodeSamples"/>
              <w:spacing w:before="120" w:after="120"/>
            </w:pPr>
            <w:r>
              <w:t xml:space="preserve">FK_Collection_Unit_Current_Store (Current_Container_Collection_Unit_Key) references </w:t>
            </w:r>
            <w:r w:rsidR="00954681">
              <w:t xml:space="preserve">Collection_Unit </w:t>
            </w:r>
            <w:r>
              <w:t>(Collection_Unit_Key)</w:t>
            </w:r>
          </w:p>
        </w:tc>
      </w:tr>
    </w:tbl>
    <w:p w14:paraId="39D7864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480842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C466AEB" w14:textId="77777777" w:rsidR="00AF60D7" w:rsidRDefault="00AF60D7">
            <w:pPr>
              <w:pStyle w:val="TableTitle"/>
              <w:rPr>
                <w:color w:val="FF0000"/>
              </w:rPr>
            </w:pPr>
            <w:r>
              <w:t>Constraint : FK_Collection_Unit_Usual_Store</w:t>
            </w:r>
          </w:p>
        </w:tc>
      </w:tr>
      <w:tr w:rsidR="00AF60D7" w14:paraId="35FE1E9E" w14:textId="77777777">
        <w:tc>
          <w:tcPr>
            <w:tcW w:w="1548" w:type="dxa"/>
            <w:tcBorders>
              <w:top w:val="nil"/>
              <w:left w:val="single" w:sz="4" w:space="0" w:color="auto"/>
              <w:bottom w:val="single" w:sz="4" w:space="0" w:color="auto"/>
              <w:right w:val="single" w:sz="4" w:space="0" w:color="auto"/>
            </w:tcBorders>
            <w:shd w:val="clear" w:color="auto" w:fill="auto"/>
          </w:tcPr>
          <w:p w14:paraId="615A8A4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977DC3F" w14:textId="77777777" w:rsidR="00AF60D7" w:rsidRDefault="00AF60D7">
            <w:pPr>
              <w:pStyle w:val="TableRow"/>
            </w:pPr>
            <w:r>
              <w:t>Each collection unit has one current storage place.  Each store contains zero or more collection units.</w:t>
            </w:r>
          </w:p>
          <w:p w14:paraId="364952E6" w14:textId="77777777" w:rsidR="00954681" w:rsidRDefault="00954681">
            <w:pPr>
              <w:pStyle w:val="TableRow"/>
            </w:pPr>
            <w:r>
              <w:t>Note that logically, this relationship connects to the Store table.  However, this causes a recursion in the model which prevents data being imported through the existing import processes.</w:t>
            </w:r>
          </w:p>
        </w:tc>
      </w:tr>
      <w:tr w:rsidR="00AF60D7" w14:paraId="479B254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0E95DC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3C06979" w14:textId="77777777" w:rsidR="00AF60D7" w:rsidRDefault="00AF60D7" w:rsidP="00954681">
            <w:pPr>
              <w:pStyle w:val="CodeSamples"/>
              <w:spacing w:before="120" w:after="120"/>
            </w:pPr>
            <w:r>
              <w:t xml:space="preserve">FK_Collection_Unit_Usual_Store (Usual_Container_Collection_Unit_Key) references </w:t>
            </w:r>
            <w:r w:rsidR="00954681">
              <w:t xml:space="preserve">Collection_Unit </w:t>
            </w:r>
            <w:r>
              <w:t>(Collection_Unit_Key)</w:t>
            </w:r>
          </w:p>
        </w:tc>
      </w:tr>
    </w:tbl>
    <w:p w14:paraId="25F27C06" w14:textId="77777777" w:rsidR="00AF60D7" w:rsidRDefault="00AF60D7" w:rsidP="00AF60D7">
      <w:pPr>
        <w:pStyle w:val="NormalIndent"/>
      </w:pPr>
    </w:p>
    <w:p w14:paraId="628CBA7C" w14:textId="77777777" w:rsidR="00AF60D7" w:rsidRDefault="00AF60D7" w:rsidP="00840903">
      <w:pPr>
        <w:pStyle w:val="Heading4"/>
      </w:pPr>
      <w:bookmarkStart w:id="789" w:name="_Toc292879047"/>
      <w:r>
        <w:lastRenderedPageBreak/>
        <w:t>Collection_Unit_Check</w:t>
      </w:r>
      <w:bookmarkEnd w:id="789"/>
    </w:p>
    <w:p w14:paraId="4BDB0BC0" w14:textId="77777777" w:rsidR="00AF60D7" w:rsidRDefault="00AF60D7" w:rsidP="00AF60D7">
      <w:pPr>
        <w:pStyle w:val="NormalIndent"/>
      </w:pPr>
      <w:r>
        <w:t>Details a collection unit that was checked as part of a conservation check.</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AF86098"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D5EA363"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2AED041"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7780570"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2755987" w14:textId="77777777" w:rsidR="00AF60D7" w:rsidRDefault="00AF60D7">
            <w:pPr>
              <w:pStyle w:val="TableColumnTitles"/>
              <w:keepNext/>
            </w:pPr>
            <w:r>
              <w:t>Size</w:t>
            </w:r>
          </w:p>
        </w:tc>
      </w:tr>
      <w:tr w:rsidR="00AF60D7" w14:paraId="5B2B8AD5" w14:textId="77777777">
        <w:tc>
          <w:tcPr>
            <w:tcW w:w="2802" w:type="dxa"/>
            <w:tcBorders>
              <w:top w:val="nil"/>
              <w:left w:val="single" w:sz="6" w:space="0" w:color="auto"/>
              <w:bottom w:val="nil"/>
              <w:right w:val="single" w:sz="6" w:space="0" w:color="auto"/>
            </w:tcBorders>
            <w:shd w:val="clear" w:color="auto" w:fill="auto"/>
          </w:tcPr>
          <w:p w14:paraId="159E64D0" w14:textId="77777777" w:rsidR="00AF60D7" w:rsidRDefault="00AF60D7">
            <w:pPr>
              <w:pStyle w:val="TableRow"/>
              <w:rPr>
                <w:u w:val="single"/>
              </w:rPr>
            </w:pPr>
            <w:r>
              <w:rPr>
                <w:u w:val="single"/>
              </w:rPr>
              <w:t>Collection_Unit_Check_Key</w:t>
            </w:r>
          </w:p>
        </w:tc>
        <w:tc>
          <w:tcPr>
            <w:tcW w:w="4536" w:type="dxa"/>
            <w:tcBorders>
              <w:top w:val="nil"/>
              <w:left w:val="single" w:sz="6" w:space="0" w:color="auto"/>
              <w:bottom w:val="nil"/>
              <w:right w:val="single" w:sz="6" w:space="0" w:color="auto"/>
            </w:tcBorders>
            <w:shd w:val="clear" w:color="auto" w:fill="auto"/>
          </w:tcPr>
          <w:p w14:paraId="788E3EE0" w14:textId="77777777" w:rsidR="00AF60D7" w:rsidRDefault="00AF60D7">
            <w:pPr>
              <w:pStyle w:val="TableRow"/>
            </w:pPr>
            <w:r>
              <w:t>Unique identifier for the Collection_Unit_Check table</w:t>
            </w:r>
          </w:p>
        </w:tc>
        <w:tc>
          <w:tcPr>
            <w:tcW w:w="1500" w:type="dxa"/>
            <w:tcBorders>
              <w:top w:val="nil"/>
              <w:left w:val="single" w:sz="6" w:space="0" w:color="auto"/>
              <w:bottom w:val="nil"/>
              <w:right w:val="single" w:sz="6" w:space="0" w:color="auto"/>
            </w:tcBorders>
            <w:shd w:val="clear" w:color="auto" w:fill="auto"/>
          </w:tcPr>
          <w:p w14:paraId="040F03E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F145C73" w14:textId="77777777" w:rsidR="00AF60D7" w:rsidRDefault="00AF60D7">
            <w:pPr>
              <w:pStyle w:val="TableRow"/>
            </w:pPr>
            <w:r>
              <w:t>16</w:t>
            </w:r>
          </w:p>
        </w:tc>
      </w:tr>
      <w:tr w:rsidR="00AF60D7" w14:paraId="385921EC" w14:textId="77777777">
        <w:tc>
          <w:tcPr>
            <w:tcW w:w="2802" w:type="dxa"/>
            <w:tcBorders>
              <w:top w:val="nil"/>
              <w:left w:val="single" w:sz="6" w:space="0" w:color="auto"/>
              <w:bottom w:val="nil"/>
              <w:right w:val="single" w:sz="6" w:space="0" w:color="auto"/>
            </w:tcBorders>
            <w:shd w:val="clear" w:color="auto" w:fill="auto"/>
          </w:tcPr>
          <w:p w14:paraId="3079EC2A"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5065D87B" w14:textId="77777777" w:rsidR="00AF60D7" w:rsidRDefault="00AF60D7">
            <w:pPr>
              <w:pStyle w:val="TableRow"/>
            </w:pPr>
            <w:r>
              <w:t>Identifies the checked collection unit.</w:t>
            </w:r>
          </w:p>
        </w:tc>
        <w:tc>
          <w:tcPr>
            <w:tcW w:w="1500" w:type="dxa"/>
            <w:tcBorders>
              <w:top w:val="nil"/>
              <w:left w:val="single" w:sz="6" w:space="0" w:color="auto"/>
              <w:bottom w:val="nil"/>
              <w:right w:val="single" w:sz="6" w:space="0" w:color="auto"/>
            </w:tcBorders>
            <w:shd w:val="clear" w:color="auto" w:fill="auto"/>
          </w:tcPr>
          <w:p w14:paraId="6E2EBCA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2072D14" w14:textId="77777777" w:rsidR="00AF60D7" w:rsidRDefault="00AF60D7">
            <w:pPr>
              <w:pStyle w:val="TableRow"/>
            </w:pPr>
            <w:r>
              <w:t>16</w:t>
            </w:r>
          </w:p>
        </w:tc>
      </w:tr>
      <w:tr w:rsidR="00AF60D7" w14:paraId="5BCCB835" w14:textId="77777777">
        <w:tc>
          <w:tcPr>
            <w:tcW w:w="2802" w:type="dxa"/>
            <w:tcBorders>
              <w:top w:val="nil"/>
              <w:left w:val="single" w:sz="6" w:space="0" w:color="auto"/>
              <w:bottom w:val="nil"/>
              <w:right w:val="single" w:sz="6" w:space="0" w:color="auto"/>
            </w:tcBorders>
            <w:shd w:val="clear" w:color="auto" w:fill="auto"/>
          </w:tcPr>
          <w:p w14:paraId="4E77236A" w14:textId="77777777" w:rsidR="00AF60D7" w:rsidRDefault="00AF60D7">
            <w:pPr>
              <w:pStyle w:val="TableRow"/>
            </w:pPr>
            <w:r>
              <w:t>Conservation_Check_Key</w:t>
            </w:r>
          </w:p>
        </w:tc>
        <w:tc>
          <w:tcPr>
            <w:tcW w:w="4536" w:type="dxa"/>
            <w:tcBorders>
              <w:top w:val="nil"/>
              <w:left w:val="single" w:sz="6" w:space="0" w:color="auto"/>
              <w:bottom w:val="nil"/>
              <w:right w:val="single" w:sz="6" w:space="0" w:color="auto"/>
            </w:tcBorders>
            <w:shd w:val="clear" w:color="auto" w:fill="auto"/>
          </w:tcPr>
          <w:p w14:paraId="4B967AB0" w14:textId="77777777" w:rsidR="00AF60D7" w:rsidRDefault="00AF60D7">
            <w:pPr>
              <w:pStyle w:val="TableRow"/>
            </w:pPr>
            <w:r>
              <w:t>Identifies the check that was undertaken.</w:t>
            </w:r>
          </w:p>
        </w:tc>
        <w:tc>
          <w:tcPr>
            <w:tcW w:w="1500" w:type="dxa"/>
            <w:tcBorders>
              <w:top w:val="nil"/>
              <w:left w:val="single" w:sz="6" w:space="0" w:color="auto"/>
              <w:bottom w:val="nil"/>
              <w:right w:val="single" w:sz="6" w:space="0" w:color="auto"/>
            </w:tcBorders>
            <w:shd w:val="clear" w:color="auto" w:fill="auto"/>
          </w:tcPr>
          <w:p w14:paraId="66EDA25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5795C0A" w14:textId="77777777" w:rsidR="00AF60D7" w:rsidRDefault="00AF60D7">
            <w:pPr>
              <w:pStyle w:val="TableRow"/>
            </w:pPr>
            <w:r>
              <w:t>16</w:t>
            </w:r>
          </w:p>
        </w:tc>
      </w:tr>
      <w:tr w:rsidR="00AF60D7" w14:paraId="1D7D5F96" w14:textId="77777777">
        <w:tc>
          <w:tcPr>
            <w:tcW w:w="2802" w:type="dxa"/>
            <w:tcBorders>
              <w:top w:val="nil"/>
              <w:left w:val="single" w:sz="6" w:space="0" w:color="auto"/>
              <w:bottom w:val="single" w:sz="6" w:space="0" w:color="auto"/>
              <w:right w:val="single" w:sz="6" w:space="0" w:color="auto"/>
            </w:tcBorders>
            <w:shd w:val="clear" w:color="auto" w:fill="auto"/>
          </w:tcPr>
          <w:p w14:paraId="57C3BB85"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0AFDB73C"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426B2B13"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4604D2C" w14:textId="77777777" w:rsidR="00AF60D7" w:rsidRDefault="00AF60D7">
            <w:pPr>
              <w:pStyle w:val="TableRow"/>
            </w:pPr>
            <w:r>
              <w:t>16</w:t>
            </w:r>
          </w:p>
        </w:tc>
      </w:tr>
    </w:tbl>
    <w:p w14:paraId="6DC8C5B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5B00444"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A5627F1"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6472B61"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358187B" w14:textId="77777777" w:rsidR="00AF60D7" w:rsidRDefault="00AF60D7">
            <w:pPr>
              <w:pStyle w:val="TableColumnTitles"/>
              <w:keepNext/>
            </w:pPr>
            <w:r>
              <w:t>Options</w:t>
            </w:r>
          </w:p>
        </w:tc>
      </w:tr>
      <w:tr w:rsidR="00AF60D7" w14:paraId="3467966B" w14:textId="77777777">
        <w:tc>
          <w:tcPr>
            <w:tcW w:w="2801" w:type="dxa"/>
            <w:tcBorders>
              <w:top w:val="nil"/>
              <w:left w:val="single" w:sz="6" w:space="0" w:color="auto"/>
              <w:bottom w:val="single" w:sz="6" w:space="0" w:color="auto"/>
              <w:right w:val="single" w:sz="6" w:space="0" w:color="auto"/>
            </w:tcBorders>
            <w:shd w:val="clear" w:color="auto" w:fill="auto"/>
          </w:tcPr>
          <w:p w14:paraId="7CA09FE2"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3922929E"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E5F986D" w14:textId="77777777" w:rsidR="00AF60D7" w:rsidRDefault="00AF60D7">
            <w:pPr>
              <w:pStyle w:val="TableRow"/>
            </w:pPr>
          </w:p>
        </w:tc>
      </w:tr>
    </w:tbl>
    <w:p w14:paraId="0502546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6C703B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56D8D00" w14:textId="77777777" w:rsidR="00AF60D7" w:rsidRDefault="00AF60D7">
            <w:pPr>
              <w:pStyle w:val="TableTitle"/>
              <w:rPr>
                <w:color w:val="FF0000"/>
              </w:rPr>
            </w:pPr>
            <w:r>
              <w:t>Constraint : FK_Collection_Unit_Check_Collection_Unit</w:t>
            </w:r>
          </w:p>
        </w:tc>
      </w:tr>
      <w:tr w:rsidR="00AF60D7" w14:paraId="4FC648EA" w14:textId="77777777">
        <w:tc>
          <w:tcPr>
            <w:tcW w:w="1548" w:type="dxa"/>
            <w:tcBorders>
              <w:top w:val="nil"/>
              <w:left w:val="single" w:sz="4" w:space="0" w:color="auto"/>
              <w:bottom w:val="single" w:sz="4" w:space="0" w:color="auto"/>
              <w:right w:val="single" w:sz="4" w:space="0" w:color="auto"/>
            </w:tcBorders>
            <w:shd w:val="clear" w:color="auto" w:fill="auto"/>
          </w:tcPr>
          <w:p w14:paraId="6BE5EDE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EE484C4" w14:textId="77777777" w:rsidR="00AF60D7" w:rsidRDefault="00AF60D7">
            <w:pPr>
              <w:pStyle w:val="TableRow"/>
            </w:pPr>
            <w:r>
              <w:t>References the checked collection unit.</w:t>
            </w:r>
          </w:p>
        </w:tc>
      </w:tr>
      <w:tr w:rsidR="00AF60D7" w14:paraId="1578AA2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4E820A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838C8B5" w14:textId="77777777" w:rsidR="00AF60D7" w:rsidRDefault="00AF60D7">
            <w:pPr>
              <w:pStyle w:val="CodeSamples"/>
            </w:pPr>
            <w:r>
              <w:t>FK_Collection_Unit_Check_Collection_Unit (Collection_Unit_Key) references Collection_Unit(Collection_Unit_Key)</w:t>
            </w:r>
          </w:p>
        </w:tc>
      </w:tr>
    </w:tbl>
    <w:p w14:paraId="5123C72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80ADAA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49BCCC0" w14:textId="77777777" w:rsidR="00AF60D7" w:rsidRDefault="00AF60D7">
            <w:pPr>
              <w:pStyle w:val="TableTitle"/>
              <w:rPr>
                <w:color w:val="FF0000"/>
              </w:rPr>
            </w:pPr>
            <w:r>
              <w:t>Constraint : FK_Collection_Unit_Check_Conservation_Check</w:t>
            </w:r>
          </w:p>
        </w:tc>
      </w:tr>
      <w:tr w:rsidR="00AF60D7" w14:paraId="2B1BE1B3" w14:textId="77777777">
        <w:tc>
          <w:tcPr>
            <w:tcW w:w="1548" w:type="dxa"/>
            <w:tcBorders>
              <w:top w:val="nil"/>
              <w:left w:val="single" w:sz="4" w:space="0" w:color="auto"/>
              <w:bottom w:val="single" w:sz="4" w:space="0" w:color="auto"/>
              <w:right w:val="single" w:sz="4" w:space="0" w:color="auto"/>
            </w:tcBorders>
            <w:shd w:val="clear" w:color="auto" w:fill="auto"/>
          </w:tcPr>
          <w:p w14:paraId="63744BDB"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F8EFA0E" w14:textId="77777777" w:rsidR="00AF60D7" w:rsidRDefault="00AF60D7">
            <w:pPr>
              <w:pStyle w:val="TableRow"/>
            </w:pPr>
            <w:r>
              <w:t>References the condition check.</w:t>
            </w:r>
          </w:p>
        </w:tc>
      </w:tr>
      <w:tr w:rsidR="00AF60D7" w14:paraId="2BA6F3F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7AE582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679D9D8" w14:textId="77777777" w:rsidR="00AF60D7" w:rsidRDefault="00AF60D7">
            <w:pPr>
              <w:pStyle w:val="CodeSamples"/>
            </w:pPr>
            <w:r>
              <w:t>FK_Collection_Unit_Check_Conservation_Check (Conservation_Check_Key) references Conservation_Check(Conservation_Check_Key)</w:t>
            </w:r>
          </w:p>
        </w:tc>
      </w:tr>
    </w:tbl>
    <w:p w14:paraId="3EEACD15" w14:textId="77777777" w:rsidR="00AF60D7" w:rsidRDefault="00AF60D7" w:rsidP="00AF60D7">
      <w:pPr>
        <w:pStyle w:val="NormalIndent"/>
      </w:pPr>
    </w:p>
    <w:p w14:paraId="50CA83DB" w14:textId="77777777" w:rsidR="00AF60D7" w:rsidRDefault="00AF60D7" w:rsidP="00840903">
      <w:pPr>
        <w:pStyle w:val="Heading4"/>
      </w:pPr>
      <w:bookmarkStart w:id="790" w:name="_Toc292879048"/>
      <w:r>
        <w:t>Collection_Unit_Data</w:t>
      </w:r>
      <w:bookmarkEnd w:id="790"/>
    </w:p>
    <w:p w14:paraId="0431519D" w14:textId="77777777" w:rsidR="00AF60D7" w:rsidRDefault="00AF60D7" w:rsidP="00AF60D7">
      <w:pPr>
        <w:pStyle w:val="NormalIndent"/>
      </w:pPr>
      <w:r>
        <w:t xml:space="preserve">Each record identifies a single measurement or descriptor that is attached to a single collection unit.  Descriptors utilise the Applies_To, Parameter and </w:t>
      </w:r>
      <w:r w:rsidR="00B62981">
        <w:t>Lower_</w:t>
      </w:r>
      <w:r>
        <w:t>Value fields only.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C27435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3149A78"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876F4C3"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698D0C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F8D55F4" w14:textId="77777777" w:rsidR="00AF60D7" w:rsidRDefault="00AF60D7">
            <w:pPr>
              <w:pStyle w:val="TableColumnTitles"/>
              <w:keepNext/>
            </w:pPr>
            <w:r>
              <w:t>Size</w:t>
            </w:r>
          </w:p>
        </w:tc>
      </w:tr>
      <w:tr w:rsidR="00AF60D7" w14:paraId="3E3D8CF2" w14:textId="77777777">
        <w:tc>
          <w:tcPr>
            <w:tcW w:w="2802" w:type="dxa"/>
            <w:tcBorders>
              <w:top w:val="nil"/>
              <w:left w:val="single" w:sz="6" w:space="0" w:color="auto"/>
              <w:bottom w:val="nil"/>
              <w:right w:val="single" w:sz="6" w:space="0" w:color="auto"/>
            </w:tcBorders>
            <w:shd w:val="clear" w:color="auto" w:fill="auto"/>
          </w:tcPr>
          <w:p w14:paraId="694E2D73" w14:textId="77777777" w:rsidR="00AF60D7" w:rsidRDefault="00AF60D7">
            <w:pPr>
              <w:pStyle w:val="TableRow"/>
              <w:rPr>
                <w:u w:val="single"/>
              </w:rPr>
            </w:pPr>
            <w:r>
              <w:rPr>
                <w:u w:val="single"/>
              </w:rPr>
              <w:t>Collection_Unit_Data_Key</w:t>
            </w:r>
          </w:p>
        </w:tc>
        <w:tc>
          <w:tcPr>
            <w:tcW w:w="4536" w:type="dxa"/>
            <w:tcBorders>
              <w:top w:val="nil"/>
              <w:left w:val="single" w:sz="6" w:space="0" w:color="auto"/>
              <w:bottom w:val="nil"/>
              <w:right w:val="single" w:sz="6" w:space="0" w:color="auto"/>
            </w:tcBorders>
            <w:shd w:val="clear" w:color="auto" w:fill="auto"/>
          </w:tcPr>
          <w:p w14:paraId="7732895D" w14:textId="77777777" w:rsidR="00AF60D7" w:rsidRDefault="00AF60D7">
            <w:pPr>
              <w:pStyle w:val="TableRow"/>
            </w:pPr>
            <w:r>
              <w:t>Unique identifier for the Collection_Unit_Data table</w:t>
            </w:r>
          </w:p>
        </w:tc>
        <w:tc>
          <w:tcPr>
            <w:tcW w:w="1500" w:type="dxa"/>
            <w:tcBorders>
              <w:top w:val="nil"/>
              <w:left w:val="single" w:sz="6" w:space="0" w:color="auto"/>
              <w:bottom w:val="nil"/>
              <w:right w:val="single" w:sz="6" w:space="0" w:color="auto"/>
            </w:tcBorders>
            <w:shd w:val="clear" w:color="auto" w:fill="auto"/>
          </w:tcPr>
          <w:p w14:paraId="68CCA6E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E2BB7F9" w14:textId="77777777" w:rsidR="00AF60D7" w:rsidRDefault="00AF60D7">
            <w:pPr>
              <w:pStyle w:val="TableRow"/>
            </w:pPr>
            <w:r>
              <w:t>16</w:t>
            </w:r>
          </w:p>
        </w:tc>
      </w:tr>
      <w:tr w:rsidR="00AF60D7" w14:paraId="7DA6DBC4" w14:textId="77777777">
        <w:tc>
          <w:tcPr>
            <w:tcW w:w="2802" w:type="dxa"/>
            <w:tcBorders>
              <w:top w:val="nil"/>
              <w:left w:val="single" w:sz="6" w:space="0" w:color="auto"/>
              <w:bottom w:val="nil"/>
              <w:right w:val="single" w:sz="6" w:space="0" w:color="auto"/>
            </w:tcBorders>
            <w:shd w:val="clear" w:color="auto" w:fill="auto"/>
          </w:tcPr>
          <w:p w14:paraId="5A54F050"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07940315" w14:textId="77777777" w:rsidR="00AF60D7" w:rsidRDefault="00AF60D7">
            <w:pPr>
              <w:pStyle w:val="TableRow"/>
            </w:pPr>
            <w:r>
              <w:t>Collection unit the data is associated with.</w:t>
            </w:r>
          </w:p>
        </w:tc>
        <w:tc>
          <w:tcPr>
            <w:tcW w:w="1500" w:type="dxa"/>
            <w:tcBorders>
              <w:top w:val="nil"/>
              <w:left w:val="single" w:sz="6" w:space="0" w:color="auto"/>
              <w:bottom w:val="nil"/>
              <w:right w:val="single" w:sz="6" w:space="0" w:color="auto"/>
            </w:tcBorders>
            <w:shd w:val="clear" w:color="auto" w:fill="auto"/>
          </w:tcPr>
          <w:p w14:paraId="5447042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3786AD2" w14:textId="77777777" w:rsidR="00AF60D7" w:rsidRDefault="00AF60D7">
            <w:pPr>
              <w:pStyle w:val="TableRow"/>
            </w:pPr>
            <w:r>
              <w:t>16</w:t>
            </w:r>
          </w:p>
        </w:tc>
      </w:tr>
      <w:tr w:rsidR="00AF60D7" w14:paraId="1CC35305" w14:textId="77777777">
        <w:tc>
          <w:tcPr>
            <w:tcW w:w="2802" w:type="dxa"/>
            <w:tcBorders>
              <w:top w:val="nil"/>
              <w:left w:val="single" w:sz="6" w:space="0" w:color="auto"/>
              <w:bottom w:val="nil"/>
              <w:right w:val="single" w:sz="6" w:space="0" w:color="auto"/>
            </w:tcBorders>
            <w:shd w:val="clear" w:color="auto" w:fill="auto"/>
          </w:tcPr>
          <w:p w14:paraId="0549FA79" w14:textId="77777777" w:rsidR="00AF60D7" w:rsidRDefault="00AF60D7">
            <w:pPr>
              <w:pStyle w:val="TableRow"/>
            </w:pPr>
            <w:r>
              <w:lastRenderedPageBreak/>
              <w:t>Applies_To</w:t>
            </w:r>
          </w:p>
        </w:tc>
        <w:tc>
          <w:tcPr>
            <w:tcW w:w="4536" w:type="dxa"/>
            <w:tcBorders>
              <w:top w:val="nil"/>
              <w:left w:val="single" w:sz="6" w:space="0" w:color="auto"/>
              <w:bottom w:val="nil"/>
              <w:right w:val="single" w:sz="6" w:space="0" w:color="auto"/>
            </w:tcBorders>
            <w:shd w:val="clear" w:color="auto" w:fill="auto"/>
          </w:tcPr>
          <w:p w14:paraId="021AA8A3" w14:textId="77777777" w:rsidR="00AF60D7" w:rsidRDefault="00AF60D7">
            <w:pPr>
              <w:pStyle w:val="TableRow"/>
            </w:pPr>
            <w:r>
              <w:t>Qualifies what the measurement applies to.  For example, a measurement of termperature may be a surface, air or sub-surface measurement.</w:t>
            </w:r>
          </w:p>
        </w:tc>
        <w:tc>
          <w:tcPr>
            <w:tcW w:w="1500" w:type="dxa"/>
            <w:tcBorders>
              <w:top w:val="nil"/>
              <w:left w:val="single" w:sz="6" w:space="0" w:color="auto"/>
              <w:bottom w:val="nil"/>
              <w:right w:val="single" w:sz="6" w:space="0" w:color="auto"/>
            </w:tcBorders>
            <w:shd w:val="clear" w:color="auto" w:fill="auto"/>
          </w:tcPr>
          <w:p w14:paraId="53C41CED"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5969448" w14:textId="77777777" w:rsidR="00AF60D7" w:rsidRDefault="00AF60D7">
            <w:pPr>
              <w:pStyle w:val="TableRow"/>
            </w:pPr>
            <w:r>
              <w:t>50</w:t>
            </w:r>
          </w:p>
        </w:tc>
      </w:tr>
      <w:tr w:rsidR="00AF60D7" w14:paraId="3D1B5247" w14:textId="77777777">
        <w:tc>
          <w:tcPr>
            <w:tcW w:w="2802" w:type="dxa"/>
            <w:tcBorders>
              <w:top w:val="nil"/>
              <w:left w:val="single" w:sz="6" w:space="0" w:color="auto"/>
              <w:bottom w:val="nil"/>
              <w:right w:val="single" w:sz="6" w:space="0" w:color="auto"/>
            </w:tcBorders>
            <w:shd w:val="clear" w:color="auto" w:fill="auto"/>
          </w:tcPr>
          <w:p w14:paraId="0C549786" w14:textId="77777777" w:rsidR="00AF60D7" w:rsidRDefault="00AF60D7">
            <w:pPr>
              <w:pStyle w:val="TableRow"/>
            </w:pPr>
            <w:r>
              <w:t>Method_Concept_Key</w:t>
            </w:r>
          </w:p>
        </w:tc>
        <w:tc>
          <w:tcPr>
            <w:tcW w:w="4536" w:type="dxa"/>
            <w:tcBorders>
              <w:top w:val="nil"/>
              <w:left w:val="single" w:sz="6" w:space="0" w:color="auto"/>
              <w:bottom w:val="nil"/>
              <w:right w:val="single" w:sz="6" w:space="0" w:color="auto"/>
            </w:tcBorders>
            <w:shd w:val="clear" w:color="auto" w:fill="auto"/>
          </w:tcPr>
          <w:p w14:paraId="2445A5B4" w14:textId="77777777" w:rsidR="00AF60D7" w:rsidRDefault="00AF60D7">
            <w:pPr>
              <w:pStyle w:val="TableRow"/>
            </w:pPr>
            <w:r>
              <w:t>Concept from the Measurement Methods concept group that indeitifies the method used to make the measurement.</w:t>
            </w:r>
          </w:p>
        </w:tc>
        <w:tc>
          <w:tcPr>
            <w:tcW w:w="1500" w:type="dxa"/>
            <w:tcBorders>
              <w:top w:val="nil"/>
              <w:left w:val="single" w:sz="6" w:space="0" w:color="auto"/>
              <w:bottom w:val="nil"/>
              <w:right w:val="single" w:sz="6" w:space="0" w:color="auto"/>
            </w:tcBorders>
            <w:shd w:val="clear" w:color="auto" w:fill="auto"/>
          </w:tcPr>
          <w:p w14:paraId="1EF2C2C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2283F90" w14:textId="77777777" w:rsidR="00AF60D7" w:rsidRDefault="00AF60D7">
            <w:pPr>
              <w:pStyle w:val="TableRow"/>
            </w:pPr>
            <w:r>
              <w:t>16</w:t>
            </w:r>
          </w:p>
        </w:tc>
      </w:tr>
      <w:tr w:rsidR="00AF60D7" w14:paraId="4CBEA5B5" w14:textId="77777777">
        <w:tc>
          <w:tcPr>
            <w:tcW w:w="2802" w:type="dxa"/>
            <w:tcBorders>
              <w:top w:val="nil"/>
              <w:left w:val="single" w:sz="6" w:space="0" w:color="auto"/>
              <w:bottom w:val="nil"/>
              <w:right w:val="single" w:sz="6" w:space="0" w:color="auto"/>
            </w:tcBorders>
            <w:shd w:val="clear" w:color="auto" w:fill="auto"/>
          </w:tcPr>
          <w:p w14:paraId="5C3034E6" w14:textId="77777777" w:rsidR="00AF60D7" w:rsidRDefault="00AF60D7">
            <w:pPr>
              <w:pStyle w:val="TableRow"/>
            </w:pPr>
            <w:r>
              <w:t>Duration</w:t>
            </w:r>
          </w:p>
        </w:tc>
        <w:tc>
          <w:tcPr>
            <w:tcW w:w="4536" w:type="dxa"/>
            <w:tcBorders>
              <w:top w:val="nil"/>
              <w:left w:val="single" w:sz="6" w:space="0" w:color="auto"/>
              <w:bottom w:val="nil"/>
              <w:right w:val="single" w:sz="6" w:space="0" w:color="auto"/>
            </w:tcBorders>
            <w:shd w:val="clear" w:color="auto" w:fill="auto"/>
          </w:tcPr>
          <w:p w14:paraId="406A43DB" w14:textId="77777777" w:rsidR="00AF60D7" w:rsidRDefault="00AF60D7">
            <w:pPr>
              <w:pStyle w:val="TableRow"/>
            </w:pPr>
            <w:r>
              <w:t>Free text duration of the measurement period.</w:t>
            </w:r>
          </w:p>
        </w:tc>
        <w:tc>
          <w:tcPr>
            <w:tcW w:w="1500" w:type="dxa"/>
            <w:tcBorders>
              <w:top w:val="nil"/>
              <w:left w:val="single" w:sz="6" w:space="0" w:color="auto"/>
              <w:bottom w:val="nil"/>
              <w:right w:val="single" w:sz="6" w:space="0" w:color="auto"/>
            </w:tcBorders>
            <w:shd w:val="clear" w:color="auto" w:fill="auto"/>
          </w:tcPr>
          <w:p w14:paraId="47B9FC67"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514DF13" w14:textId="77777777" w:rsidR="00AF60D7" w:rsidRDefault="00AF60D7">
            <w:pPr>
              <w:pStyle w:val="TableRow"/>
            </w:pPr>
            <w:r>
              <w:t>50</w:t>
            </w:r>
          </w:p>
        </w:tc>
      </w:tr>
      <w:tr w:rsidR="00AF60D7" w14:paraId="3709CFED" w14:textId="77777777">
        <w:tc>
          <w:tcPr>
            <w:tcW w:w="2802" w:type="dxa"/>
            <w:tcBorders>
              <w:top w:val="nil"/>
              <w:left w:val="single" w:sz="6" w:space="0" w:color="auto"/>
              <w:bottom w:val="nil"/>
              <w:right w:val="single" w:sz="6" w:space="0" w:color="auto"/>
            </w:tcBorders>
            <w:shd w:val="clear" w:color="auto" w:fill="auto"/>
          </w:tcPr>
          <w:p w14:paraId="48E7E75F" w14:textId="77777777" w:rsidR="00AF60D7" w:rsidRDefault="00AF60D7">
            <w:pPr>
              <w:pStyle w:val="TableRow"/>
            </w:pPr>
            <w:r>
              <w:t>Accuracy</w:t>
            </w:r>
          </w:p>
        </w:tc>
        <w:tc>
          <w:tcPr>
            <w:tcW w:w="4536" w:type="dxa"/>
            <w:tcBorders>
              <w:top w:val="nil"/>
              <w:left w:val="single" w:sz="6" w:space="0" w:color="auto"/>
              <w:bottom w:val="nil"/>
              <w:right w:val="single" w:sz="6" w:space="0" w:color="auto"/>
            </w:tcBorders>
            <w:shd w:val="clear" w:color="auto" w:fill="auto"/>
          </w:tcPr>
          <w:p w14:paraId="03A40075" w14:textId="77777777" w:rsidR="00AF60D7" w:rsidRDefault="00AF60D7">
            <w:pPr>
              <w:pStyle w:val="TableRow"/>
            </w:pPr>
            <w:r>
              <w:t>Free text accuracy of the measurement.</w:t>
            </w:r>
          </w:p>
        </w:tc>
        <w:tc>
          <w:tcPr>
            <w:tcW w:w="1500" w:type="dxa"/>
            <w:tcBorders>
              <w:top w:val="nil"/>
              <w:left w:val="single" w:sz="6" w:space="0" w:color="auto"/>
              <w:bottom w:val="nil"/>
              <w:right w:val="single" w:sz="6" w:space="0" w:color="auto"/>
            </w:tcBorders>
            <w:shd w:val="clear" w:color="auto" w:fill="auto"/>
          </w:tcPr>
          <w:p w14:paraId="45B22CEB"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F7217D9" w14:textId="77777777" w:rsidR="00AF60D7" w:rsidRDefault="00AF60D7">
            <w:pPr>
              <w:pStyle w:val="TableRow"/>
            </w:pPr>
            <w:r>
              <w:t>50</w:t>
            </w:r>
          </w:p>
        </w:tc>
      </w:tr>
      <w:tr w:rsidR="00AF60D7" w14:paraId="5342C873" w14:textId="77777777">
        <w:tc>
          <w:tcPr>
            <w:tcW w:w="2802" w:type="dxa"/>
            <w:tcBorders>
              <w:top w:val="nil"/>
              <w:left w:val="single" w:sz="6" w:space="0" w:color="auto"/>
              <w:bottom w:val="nil"/>
              <w:right w:val="single" w:sz="6" w:space="0" w:color="auto"/>
            </w:tcBorders>
            <w:shd w:val="clear" w:color="auto" w:fill="auto"/>
          </w:tcPr>
          <w:p w14:paraId="0E7A86C0" w14:textId="77777777" w:rsidR="00AF60D7" w:rsidRDefault="00AF60D7">
            <w:pPr>
              <w:pStyle w:val="TableRow"/>
            </w:pPr>
            <w:r>
              <w:t>Parameter_Concept_Key</w:t>
            </w:r>
          </w:p>
        </w:tc>
        <w:tc>
          <w:tcPr>
            <w:tcW w:w="4536" w:type="dxa"/>
            <w:tcBorders>
              <w:top w:val="nil"/>
              <w:left w:val="single" w:sz="6" w:space="0" w:color="auto"/>
              <w:bottom w:val="nil"/>
              <w:right w:val="single" w:sz="6" w:space="0" w:color="auto"/>
            </w:tcBorders>
            <w:shd w:val="clear" w:color="auto" w:fill="auto"/>
          </w:tcPr>
          <w:p w14:paraId="0D902A73" w14:textId="77777777" w:rsidR="00AF60D7" w:rsidRDefault="00AF60D7">
            <w:pPr>
              <w:pStyle w:val="TableRow"/>
            </w:pPr>
            <w:r>
              <w:t>Concept from the Measurement Parameters concept group that indeitifies the parameter that is being measured (e.g. length, height, altitude, temperature).</w:t>
            </w:r>
          </w:p>
        </w:tc>
        <w:tc>
          <w:tcPr>
            <w:tcW w:w="1500" w:type="dxa"/>
            <w:tcBorders>
              <w:top w:val="nil"/>
              <w:left w:val="single" w:sz="6" w:space="0" w:color="auto"/>
              <w:bottom w:val="nil"/>
              <w:right w:val="single" w:sz="6" w:space="0" w:color="auto"/>
            </w:tcBorders>
            <w:shd w:val="clear" w:color="auto" w:fill="auto"/>
          </w:tcPr>
          <w:p w14:paraId="6EB9482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512F4B6" w14:textId="77777777" w:rsidR="00AF60D7" w:rsidRDefault="00AF60D7">
            <w:pPr>
              <w:pStyle w:val="TableRow"/>
            </w:pPr>
            <w:r>
              <w:t>16</w:t>
            </w:r>
          </w:p>
        </w:tc>
      </w:tr>
      <w:tr w:rsidR="00AF60D7" w14:paraId="5790F935" w14:textId="77777777">
        <w:tc>
          <w:tcPr>
            <w:tcW w:w="2802" w:type="dxa"/>
            <w:tcBorders>
              <w:top w:val="nil"/>
              <w:left w:val="single" w:sz="6" w:space="0" w:color="auto"/>
              <w:bottom w:val="nil"/>
              <w:right w:val="single" w:sz="6" w:space="0" w:color="auto"/>
            </w:tcBorders>
            <w:shd w:val="clear" w:color="auto" w:fill="auto"/>
          </w:tcPr>
          <w:p w14:paraId="4410D7EB" w14:textId="77777777" w:rsidR="00AF60D7" w:rsidRDefault="00AF60D7">
            <w:pPr>
              <w:pStyle w:val="TableRow"/>
            </w:pPr>
            <w:r>
              <w:t>Unit_Concept_Key</w:t>
            </w:r>
          </w:p>
        </w:tc>
        <w:tc>
          <w:tcPr>
            <w:tcW w:w="4536" w:type="dxa"/>
            <w:tcBorders>
              <w:top w:val="nil"/>
              <w:left w:val="single" w:sz="6" w:space="0" w:color="auto"/>
              <w:bottom w:val="nil"/>
              <w:right w:val="single" w:sz="6" w:space="0" w:color="auto"/>
            </w:tcBorders>
            <w:shd w:val="clear" w:color="auto" w:fill="auto"/>
          </w:tcPr>
          <w:p w14:paraId="55381AAD" w14:textId="77777777" w:rsidR="00AF60D7" w:rsidRDefault="00AF60D7">
            <w:pPr>
              <w:pStyle w:val="TableRow"/>
            </w:pPr>
            <w:r>
              <w:t>Concept from the Measurement Units concept group that indeitifies the measurement unit.</w:t>
            </w:r>
          </w:p>
        </w:tc>
        <w:tc>
          <w:tcPr>
            <w:tcW w:w="1500" w:type="dxa"/>
            <w:tcBorders>
              <w:top w:val="nil"/>
              <w:left w:val="single" w:sz="6" w:space="0" w:color="auto"/>
              <w:bottom w:val="nil"/>
              <w:right w:val="single" w:sz="6" w:space="0" w:color="auto"/>
            </w:tcBorders>
            <w:shd w:val="clear" w:color="auto" w:fill="auto"/>
          </w:tcPr>
          <w:p w14:paraId="6464438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58056DB" w14:textId="77777777" w:rsidR="00AF60D7" w:rsidRDefault="00AF60D7">
            <w:pPr>
              <w:pStyle w:val="TableRow"/>
            </w:pPr>
            <w:r>
              <w:t>16</w:t>
            </w:r>
          </w:p>
        </w:tc>
      </w:tr>
      <w:tr w:rsidR="00AF60D7" w14:paraId="7956985C" w14:textId="77777777">
        <w:tc>
          <w:tcPr>
            <w:tcW w:w="2802" w:type="dxa"/>
            <w:tcBorders>
              <w:top w:val="nil"/>
              <w:left w:val="single" w:sz="6" w:space="0" w:color="auto"/>
              <w:bottom w:val="nil"/>
              <w:right w:val="single" w:sz="6" w:space="0" w:color="auto"/>
            </w:tcBorders>
            <w:shd w:val="clear" w:color="auto" w:fill="auto"/>
          </w:tcPr>
          <w:p w14:paraId="6FB54496" w14:textId="77777777" w:rsidR="00AF60D7" w:rsidRDefault="00AF60D7">
            <w:pPr>
              <w:pStyle w:val="TableRow"/>
            </w:pPr>
            <w:r>
              <w:t>Lower_Value</w:t>
            </w:r>
          </w:p>
        </w:tc>
        <w:tc>
          <w:tcPr>
            <w:tcW w:w="4536" w:type="dxa"/>
            <w:tcBorders>
              <w:top w:val="nil"/>
              <w:left w:val="single" w:sz="6" w:space="0" w:color="auto"/>
              <w:bottom w:val="nil"/>
              <w:right w:val="single" w:sz="6" w:space="0" w:color="auto"/>
            </w:tcBorders>
            <w:shd w:val="clear" w:color="auto" w:fill="auto"/>
          </w:tcPr>
          <w:p w14:paraId="181522A2" w14:textId="77777777" w:rsidR="00AF60D7" w:rsidRDefault="00AF60D7">
            <w:pPr>
              <w:pStyle w:val="TableRow"/>
            </w:pPr>
            <w:r>
              <w:t>Lower value of the measurement range, or measurement value if a single value is specified.</w:t>
            </w:r>
          </w:p>
        </w:tc>
        <w:tc>
          <w:tcPr>
            <w:tcW w:w="1500" w:type="dxa"/>
            <w:tcBorders>
              <w:top w:val="nil"/>
              <w:left w:val="single" w:sz="6" w:space="0" w:color="auto"/>
              <w:bottom w:val="nil"/>
              <w:right w:val="single" w:sz="6" w:space="0" w:color="auto"/>
            </w:tcBorders>
            <w:shd w:val="clear" w:color="auto" w:fill="auto"/>
          </w:tcPr>
          <w:p w14:paraId="7DDE694E"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87AC7FA" w14:textId="77777777" w:rsidR="00AF60D7" w:rsidRDefault="00AF60D7">
            <w:pPr>
              <w:pStyle w:val="TableRow"/>
            </w:pPr>
            <w:r>
              <w:t>50</w:t>
            </w:r>
          </w:p>
        </w:tc>
      </w:tr>
      <w:tr w:rsidR="00AF60D7" w14:paraId="17BD4CFD" w14:textId="77777777">
        <w:tc>
          <w:tcPr>
            <w:tcW w:w="2802" w:type="dxa"/>
            <w:tcBorders>
              <w:top w:val="nil"/>
              <w:left w:val="single" w:sz="6" w:space="0" w:color="auto"/>
              <w:bottom w:val="nil"/>
              <w:right w:val="single" w:sz="6" w:space="0" w:color="auto"/>
            </w:tcBorders>
            <w:shd w:val="clear" w:color="auto" w:fill="auto"/>
          </w:tcPr>
          <w:p w14:paraId="0A1FF9C3" w14:textId="77777777" w:rsidR="00AF60D7" w:rsidRDefault="00AF60D7">
            <w:pPr>
              <w:pStyle w:val="TableRow"/>
            </w:pPr>
            <w:r>
              <w:t>Upper_Value</w:t>
            </w:r>
          </w:p>
        </w:tc>
        <w:tc>
          <w:tcPr>
            <w:tcW w:w="4536" w:type="dxa"/>
            <w:tcBorders>
              <w:top w:val="nil"/>
              <w:left w:val="single" w:sz="6" w:space="0" w:color="auto"/>
              <w:bottom w:val="nil"/>
              <w:right w:val="single" w:sz="6" w:space="0" w:color="auto"/>
            </w:tcBorders>
            <w:shd w:val="clear" w:color="auto" w:fill="auto"/>
          </w:tcPr>
          <w:p w14:paraId="07BD5688" w14:textId="77777777" w:rsidR="00AF60D7" w:rsidRDefault="00AF60D7">
            <w:pPr>
              <w:pStyle w:val="TableRow"/>
            </w:pPr>
            <w:r>
              <w:t>Upper value of the measurement range, or null if a single value is specified.</w:t>
            </w:r>
          </w:p>
        </w:tc>
        <w:tc>
          <w:tcPr>
            <w:tcW w:w="1500" w:type="dxa"/>
            <w:tcBorders>
              <w:top w:val="nil"/>
              <w:left w:val="single" w:sz="6" w:space="0" w:color="auto"/>
              <w:bottom w:val="nil"/>
              <w:right w:val="single" w:sz="6" w:space="0" w:color="auto"/>
            </w:tcBorders>
            <w:shd w:val="clear" w:color="auto" w:fill="auto"/>
          </w:tcPr>
          <w:p w14:paraId="05AD44B9"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3323237" w14:textId="77777777" w:rsidR="00AF60D7" w:rsidRDefault="00AF60D7">
            <w:pPr>
              <w:pStyle w:val="TableRow"/>
            </w:pPr>
            <w:r>
              <w:t>50</w:t>
            </w:r>
          </w:p>
        </w:tc>
      </w:tr>
      <w:tr w:rsidR="00AF60D7" w14:paraId="06290D7B" w14:textId="77777777">
        <w:tc>
          <w:tcPr>
            <w:tcW w:w="2802" w:type="dxa"/>
            <w:tcBorders>
              <w:top w:val="nil"/>
              <w:left w:val="single" w:sz="6" w:space="0" w:color="auto"/>
              <w:bottom w:val="nil"/>
              <w:right w:val="single" w:sz="6" w:space="0" w:color="auto"/>
            </w:tcBorders>
            <w:shd w:val="clear" w:color="auto" w:fill="auto"/>
          </w:tcPr>
          <w:p w14:paraId="543F33B1" w14:textId="77777777" w:rsidR="00AF60D7" w:rsidRDefault="00AF60D7">
            <w:pPr>
              <w:pStyle w:val="TableRow"/>
            </w:pPr>
            <w:r>
              <w:t>Is_Descriptor</w:t>
            </w:r>
          </w:p>
        </w:tc>
        <w:tc>
          <w:tcPr>
            <w:tcW w:w="4536" w:type="dxa"/>
            <w:tcBorders>
              <w:top w:val="nil"/>
              <w:left w:val="single" w:sz="6" w:space="0" w:color="auto"/>
              <w:bottom w:val="nil"/>
              <w:right w:val="single" w:sz="6" w:space="0" w:color="auto"/>
            </w:tcBorders>
            <w:shd w:val="clear" w:color="auto" w:fill="auto"/>
          </w:tcPr>
          <w:p w14:paraId="17AEE678" w14:textId="77777777" w:rsidR="00AF60D7" w:rsidRDefault="00AF60D7">
            <w:pPr>
              <w:pStyle w:val="TableRow"/>
            </w:pPr>
            <w:r>
              <w:t>Flag indicating if the record is for a descriptor (1) or a data measurement (0).</w:t>
            </w:r>
          </w:p>
        </w:tc>
        <w:tc>
          <w:tcPr>
            <w:tcW w:w="1500" w:type="dxa"/>
            <w:tcBorders>
              <w:top w:val="nil"/>
              <w:left w:val="single" w:sz="6" w:space="0" w:color="auto"/>
              <w:bottom w:val="nil"/>
              <w:right w:val="single" w:sz="6" w:space="0" w:color="auto"/>
            </w:tcBorders>
            <w:shd w:val="clear" w:color="auto" w:fill="auto"/>
          </w:tcPr>
          <w:p w14:paraId="2BCC42EA"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62FE31F" w14:textId="77777777" w:rsidR="00AF60D7" w:rsidRDefault="00AF60D7">
            <w:pPr>
              <w:pStyle w:val="TableRow"/>
            </w:pPr>
          </w:p>
        </w:tc>
      </w:tr>
      <w:tr w:rsidR="00AF60D7" w14:paraId="3099B7A6" w14:textId="77777777">
        <w:tc>
          <w:tcPr>
            <w:tcW w:w="2802" w:type="dxa"/>
            <w:tcBorders>
              <w:top w:val="nil"/>
              <w:left w:val="single" w:sz="6" w:space="0" w:color="auto"/>
              <w:bottom w:val="nil"/>
              <w:right w:val="single" w:sz="6" w:space="0" w:color="auto"/>
            </w:tcBorders>
            <w:shd w:val="clear" w:color="auto" w:fill="auto"/>
          </w:tcPr>
          <w:p w14:paraId="6FF6ECC4"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EE6072C"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9AE197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7130AFE" w14:textId="77777777" w:rsidR="00AF60D7" w:rsidRDefault="00AF60D7">
            <w:pPr>
              <w:pStyle w:val="TableRow"/>
            </w:pPr>
            <w:r>
              <w:t>16</w:t>
            </w:r>
          </w:p>
        </w:tc>
      </w:tr>
      <w:tr w:rsidR="00AF60D7" w14:paraId="0733D080" w14:textId="77777777">
        <w:tc>
          <w:tcPr>
            <w:tcW w:w="2802" w:type="dxa"/>
            <w:tcBorders>
              <w:top w:val="nil"/>
              <w:left w:val="single" w:sz="6" w:space="0" w:color="auto"/>
              <w:bottom w:val="nil"/>
              <w:right w:val="single" w:sz="6" w:space="0" w:color="auto"/>
            </w:tcBorders>
            <w:shd w:val="clear" w:color="auto" w:fill="auto"/>
          </w:tcPr>
          <w:p w14:paraId="14271B12"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B464B1F"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2BCA5F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3826C2" w14:textId="77777777" w:rsidR="00AF60D7" w:rsidRDefault="00AF60D7">
            <w:pPr>
              <w:pStyle w:val="TableRow"/>
            </w:pPr>
            <w:r>
              <w:t>16</w:t>
            </w:r>
          </w:p>
        </w:tc>
      </w:tr>
      <w:tr w:rsidR="00AF60D7" w14:paraId="6F5E4A4C" w14:textId="77777777">
        <w:tc>
          <w:tcPr>
            <w:tcW w:w="2802" w:type="dxa"/>
            <w:tcBorders>
              <w:top w:val="nil"/>
              <w:left w:val="single" w:sz="6" w:space="0" w:color="auto"/>
              <w:bottom w:val="nil"/>
              <w:right w:val="single" w:sz="6" w:space="0" w:color="auto"/>
            </w:tcBorders>
            <w:shd w:val="clear" w:color="auto" w:fill="auto"/>
          </w:tcPr>
          <w:p w14:paraId="69D260D1"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46D9131C" w14:textId="77777777" w:rsidR="00AF60D7" w:rsidRDefault="00AF60D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10BEE33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61F070E" w14:textId="77777777" w:rsidR="00AF60D7" w:rsidRDefault="00AF60D7">
            <w:pPr>
              <w:pStyle w:val="TableRow"/>
            </w:pPr>
            <w:r>
              <w:t>8</w:t>
            </w:r>
          </w:p>
        </w:tc>
      </w:tr>
      <w:tr w:rsidR="00AF60D7" w14:paraId="4878D314" w14:textId="77777777">
        <w:tc>
          <w:tcPr>
            <w:tcW w:w="2802" w:type="dxa"/>
            <w:tcBorders>
              <w:top w:val="nil"/>
              <w:left w:val="single" w:sz="6" w:space="0" w:color="auto"/>
              <w:bottom w:val="single" w:sz="6" w:space="0" w:color="auto"/>
              <w:right w:val="single" w:sz="6" w:space="0" w:color="auto"/>
            </w:tcBorders>
            <w:shd w:val="clear" w:color="auto" w:fill="auto"/>
          </w:tcPr>
          <w:p w14:paraId="0F5537E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34D665D"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B5CDD64"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4A63CD7" w14:textId="77777777" w:rsidR="00AF60D7" w:rsidRDefault="00AF60D7">
            <w:pPr>
              <w:pStyle w:val="TableRow"/>
            </w:pPr>
            <w:r>
              <w:t>8</w:t>
            </w:r>
          </w:p>
        </w:tc>
      </w:tr>
    </w:tbl>
    <w:p w14:paraId="5E46915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02CF409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4427FBC"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62B33EE"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273E2C4" w14:textId="77777777" w:rsidR="00AF60D7" w:rsidRDefault="00AF60D7">
            <w:pPr>
              <w:pStyle w:val="TableColumnTitles"/>
              <w:keepNext/>
            </w:pPr>
            <w:r>
              <w:t>Options</w:t>
            </w:r>
          </w:p>
        </w:tc>
      </w:tr>
      <w:tr w:rsidR="00AF60D7" w14:paraId="69C40B33" w14:textId="77777777">
        <w:tc>
          <w:tcPr>
            <w:tcW w:w="2801" w:type="dxa"/>
            <w:tcBorders>
              <w:top w:val="nil"/>
              <w:left w:val="single" w:sz="6" w:space="0" w:color="auto"/>
              <w:bottom w:val="single" w:sz="6" w:space="0" w:color="auto"/>
              <w:right w:val="single" w:sz="6" w:space="0" w:color="auto"/>
            </w:tcBorders>
            <w:shd w:val="clear" w:color="auto" w:fill="auto"/>
          </w:tcPr>
          <w:p w14:paraId="63EE7E7B"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4F771E69"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27D677F0" w14:textId="77777777" w:rsidR="00AF60D7" w:rsidRDefault="00AF60D7">
            <w:pPr>
              <w:pStyle w:val="TableRow"/>
            </w:pPr>
          </w:p>
        </w:tc>
      </w:tr>
    </w:tbl>
    <w:p w14:paraId="20EE9BA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9E47D8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D59C92" w14:textId="77777777" w:rsidR="00AF60D7" w:rsidRDefault="00AF60D7">
            <w:pPr>
              <w:pStyle w:val="TableTitle"/>
              <w:rPr>
                <w:color w:val="FF0000"/>
              </w:rPr>
            </w:pPr>
            <w:r>
              <w:lastRenderedPageBreak/>
              <w:t>Constraint : FK_Collection_Unit_Data_Method</w:t>
            </w:r>
          </w:p>
        </w:tc>
      </w:tr>
      <w:tr w:rsidR="00AF60D7" w14:paraId="41C30D1F" w14:textId="77777777">
        <w:tc>
          <w:tcPr>
            <w:tcW w:w="1548" w:type="dxa"/>
            <w:tcBorders>
              <w:top w:val="nil"/>
              <w:left w:val="single" w:sz="4" w:space="0" w:color="auto"/>
              <w:bottom w:val="single" w:sz="4" w:space="0" w:color="auto"/>
              <w:right w:val="single" w:sz="4" w:space="0" w:color="auto"/>
            </w:tcBorders>
            <w:shd w:val="clear" w:color="auto" w:fill="auto"/>
          </w:tcPr>
          <w:p w14:paraId="3DAFB06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8103B63" w14:textId="77777777" w:rsidR="00AF60D7" w:rsidRDefault="00AF60D7">
            <w:pPr>
              <w:pStyle w:val="TableRow"/>
            </w:pPr>
            <w:r>
              <w:t>Each data record has zero or one methods.  Each method applies to zero or more data records.</w:t>
            </w:r>
          </w:p>
        </w:tc>
      </w:tr>
      <w:tr w:rsidR="00AF60D7" w14:paraId="107DD5D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2DB350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E8E346B" w14:textId="77777777" w:rsidR="00AF60D7" w:rsidRDefault="00AF60D7">
            <w:pPr>
              <w:pStyle w:val="CodeSamples"/>
            </w:pPr>
            <w:r>
              <w:t>FK_Collection_Unit_Data_Method (Method_Concept_Key) references Concept(Concept_Key)</w:t>
            </w:r>
          </w:p>
        </w:tc>
      </w:tr>
    </w:tbl>
    <w:p w14:paraId="4681ABA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619961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7A37DAF" w14:textId="77777777" w:rsidR="00AF60D7" w:rsidRDefault="00AF60D7">
            <w:pPr>
              <w:pStyle w:val="TableTitle"/>
              <w:rPr>
                <w:color w:val="FF0000"/>
              </w:rPr>
            </w:pPr>
            <w:r>
              <w:t>Constraint : FK_Collection_Unit_Data_Parameter</w:t>
            </w:r>
          </w:p>
        </w:tc>
      </w:tr>
      <w:tr w:rsidR="00AF60D7" w14:paraId="3909C300" w14:textId="77777777">
        <w:tc>
          <w:tcPr>
            <w:tcW w:w="1548" w:type="dxa"/>
            <w:tcBorders>
              <w:top w:val="nil"/>
              <w:left w:val="single" w:sz="4" w:space="0" w:color="auto"/>
              <w:bottom w:val="single" w:sz="4" w:space="0" w:color="auto"/>
              <w:right w:val="single" w:sz="4" w:space="0" w:color="auto"/>
            </w:tcBorders>
            <w:shd w:val="clear" w:color="auto" w:fill="auto"/>
          </w:tcPr>
          <w:p w14:paraId="2EA0B3F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6251E56" w14:textId="77777777" w:rsidR="00AF60D7" w:rsidRDefault="00AF60D7">
            <w:pPr>
              <w:pStyle w:val="TableRow"/>
            </w:pPr>
            <w:r>
              <w:t>Each data record has one parameter.  Each parameter applies to zero or more data records.</w:t>
            </w:r>
          </w:p>
        </w:tc>
      </w:tr>
      <w:tr w:rsidR="00AF60D7" w14:paraId="5E12496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68AB73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2A34EC9" w14:textId="77777777" w:rsidR="00AF60D7" w:rsidRDefault="00AF60D7">
            <w:pPr>
              <w:pStyle w:val="CodeSamples"/>
            </w:pPr>
            <w:r>
              <w:t>FK_Collection_Unit_Data_Parameter (Parameter_Concept_Key) references Concept(Concept_Key)</w:t>
            </w:r>
          </w:p>
        </w:tc>
      </w:tr>
    </w:tbl>
    <w:p w14:paraId="7E96490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8B5C71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67CB196" w14:textId="77777777" w:rsidR="00AF60D7" w:rsidRDefault="00AF60D7">
            <w:pPr>
              <w:pStyle w:val="TableTitle"/>
              <w:rPr>
                <w:color w:val="FF0000"/>
              </w:rPr>
            </w:pPr>
            <w:r>
              <w:t>Constraint : FK_Collection_Unit_Data_Unit</w:t>
            </w:r>
          </w:p>
        </w:tc>
      </w:tr>
      <w:tr w:rsidR="00AF60D7" w14:paraId="6B10B074" w14:textId="77777777">
        <w:tc>
          <w:tcPr>
            <w:tcW w:w="1548" w:type="dxa"/>
            <w:tcBorders>
              <w:top w:val="nil"/>
              <w:left w:val="single" w:sz="4" w:space="0" w:color="auto"/>
              <w:bottom w:val="single" w:sz="4" w:space="0" w:color="auto"/>
              <w:right w:val="single" w:sz="4" w:space="0" w:color="auto"/>
            </w:tcBorders>
            <w:shd w:val="clear" w:color="auto" w:fill="auto"/>
          </w:tcPr>
          <w:p w14:paraId="50A3CA5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6977282" w14:textId="77777777" w:rsidR="00AF60D7" w:rsidRDefault="00AF60D7">
            <w:pPr>
              <w:pStyle w:val="TableRow"/>
            </w:pPr>
            <w:r>
              <w:t>Each data record is measured in zero or one units.  Each unit applies to zero or more data records.</w:t>
            </w:r>
          </w:p>
        </w:tc>
      </w:tr>
      <w:tr w:rsidR="00AF60D7" w14:paraId="46AB075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A4E3A1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616759E" w14:textId="77777777" w:rsidR="00AF60D7" w:rsidRDefault="00AF60D7">
            <w:pPr>
              <w:pStyle w:val="CodeSamples"/>
            </w:pPr>
            <w:r>
              <w:t>FK_Collection_Unit_Data_Unit (Unit_Concept_Key) references Concept(Concept_Key)</w:t>
            </w:r>
          </w:p>
        </w:tc>
      </w:tr>
    </w:tbl>
    <w:p w14:paraId="2A455F6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4A74A5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2691715" w14:textId="77777777" w:rsidR="00AF60D7" w:rsidRDefault="00AF60D7">
            <w:pPr>
              <w:pStyle w:val="TableTitle"/>
              <w:rPr>
                <w:color w:val="FF0000"/>
              </w:rPr>
            </w:pPr>
            <w:r>
              <w:t>Constraint : FK_Collection_Unit_Data_Collection_Unit</w:t>
            </w:r>
          </w:p>
        </w:tc>
      </w:tr>
      <w:tr w:rsidR="00AF60D7" w14:paraId="27F0645A" w14:textId="77777777">
        <w:tc>
          <w:tcPr>
            <w:tcW w:w="1548" w:type="dxa"/>
            <w:tcBorders>
              <w:top w:val="nil"/>
              <w:left w:val="single" w:sz="4" w:space="0" w:color="auto"/>
              <w:bottom w:val="single" w:sz="4" w:space="0" w:color="auto"/>
              <w:right w:val="single" w:sz="4" w:space="0" w:color="auto"/>
            </w:tcBorders>
            <w:shd w:val="clear" w:color="auto" w:fill="auto"/>
          </w:tcPr>
          <w:p w14:paraId="30DC7B1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56A3E9A" w14:textId="77777777" w:rsidR="00AF60D7" w:rsidRDefault="00AF60D7">
            <w:pPr>
              <w:pStyle w:val="TableRow"/>
            </w:pPr>
            <w:r>
              <w:t>Each data record applies to one collection unit.  Each collection unit has zero or more data records.</w:t>
            </w:r>
          </w:p>
        </w:tc>
      </w:tr>
      <w:tr w:rsidR="00AF60D7" w14:paraId="2B96FCC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C46925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A68A537" w14:textId="77777777" w:rsidR="00AF60D7" w:rsidRDefault="00AF60D7">
            <w:pPr>
              <w:pStyle w:val="CodeSamples"/>
            </w:pPr>
            <w:r>
              <w:t>FK_Collection_Unit_Data_Collection_Unit (Collection_Unit_Key) references Collection_Unit(Collection_Unit_Key)</w:t>
            </w:r>
          </w:p>
        </w:tc>
      </w:tr>
    </w:tbl>
    <w:p w14:paraId="5A6B66C8" w14:textId="77777777" w:rsidR="00AF60D7" w:rsidRDefault="00AF60D7" w:rsidP="00AF60D7">
      <w:pPr>
        <w:pStyle w:val="NormalIndent"/>
      </w:pPr>
    </w:p>
    <w:p w14:paraId="6552EB5C" w14:textId="77777777" w:rsidR="00AF60D7" w:rsidRDefault="00AF60D7" w:rsidP="00840903">
      <w:pPr>
        <w:pStyle w:val="Heading4"/>
      </w:pPr>
      <w:bookmarkStart w:id="791" w:name="_Toc292879049"/>
      <w:r>
        <w:t>Collection_Unit_Enquiry</w:t>
      </w:r>
      <w:bookmarkEnd w:id="791"/>
    </w:p>
    <w:p w14:paraId="391C070F" w14:textId="77777777" w:rsidR="00AF60D7" w:rsidRDefault="00AF60D7" w:rsidP="00AF60D7">
      <w:pPr>
        <w:pStyle w:val="NormalIndent"/>
      </w:pPr>
      <w:r>
        <w:t>Each record details a single collection unit that is associated with an enquiry.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783533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3478DBD"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B15437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9CAABE4"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F310B17" w14:textId="77777777" w:rsidR="00AF60D7" w:rsidRDefault="00AF60D7">
            <w:pPr>
              <w:pStyle w:val="TableColumnTitles"/>
              <w:keepNext/>
            </w:pPr>
            <w:r>
              <w:t>Size</w:t>
            </w:r>
          </w:p>
        </w:tc>
      </w:tr>
      <w:tr w:rsidR="00AF60D7" w14:paraId="01279191" w14:textId="77777777">
        <w:tc>
          <w:tcPr>
            <w:tcW w:w="2802" w:type="dxa"/>
            <w:tcBorders>
              <w:top w:val="nil"/>
              <w:left w:val="single" w:sz="6" w:space="0" w:color="auto"/>
              <w:bottom w:val="nil"/>
              <w:right w:val="single" w:sz="6" w:space="0" w:color="auto"/>
            </w:tcBorders>
            <w:shd w:val="clear" w:color="auto" w:fill="auto"/>
          </w:tcPr>
          <w:p w14:paraId="041C2101" w14:textId="77777777" w:rsidR="00AF60D7" w:rsidRDefault="00AF60D7">
            <w:pPr>
              <w:pStyle w:val="TableRow"/>
              <w:rPr>
                <w:u w:val="single"/>
              </w:rPr>
            </w:pPr>
            <w:r>
              <w:rPr>
                <w:u w:val="single"/>
              </w:rPr>
              <w:t>Collection_Unit_Enquiry_Key</w:t>
            </w:r>
          </w:p>
        </w:tc>
        <w:tc>
          <w:tcPr>
            <w:tcW w:w="4536" w:type="dxa"/>
            <w:tcBorders>
              <w:top w:val="nil"/>
              <w:left w:val="single" w:sz="6" w:space="0" w:color="auto"/>
              <w:bottom w:val="nil"/>
              <w:right w:val="single" w:sz="6" w:space="0" w:color="auto"/>
            </w:tcBorders>
            <w:shd w:val="clear" w:color="auto" w:fill="auto"/>
          </w:tcPr>
          <w:p w14:paraId="462AC382" w14:textId="77777777" w:rsidR="00AF60D7" w:rsidRDefault="00AF60D7">
            <w:pPr>
              <w:pStyle w:val="TableRow"/>
            </w:pPr>
            <w:r>
              <w:t>Unique identifier for the Collection_Unit_Enquiry table</w:t>
            </w:r>
          </w:p>
        </w:tc>
        <w:tc>
          <w:tcPr>
            <w:tcW w:w="1500" w:type="dxa"/>
            <w:tcBorders>
              <w:top w:val="nil"/>
              <w:left w:val="single" w:sz="6" w:space="0" w:color="auto"/>
              <w:bottom w:val="nil"/>
              <w:right w:val="single" w:sz="6" w:space="0" w:color="auto"/>
            </w:tcBorders>
            <w:shd w:val="clear" w:color="auto" w:fill="auto"/>
          </w:tcPr>
          <w:p w14:paraId="719B292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8863EE4" w14:textId="77777777" w:rsidR="00AF60D7" w:rsidRDefault="00AF60D7">
            <w:pPr>
              <w:pStyle w:val="TableRow"/>
            </w:pPr>
            <w:r>
              <w:t>16</w:t>
            </w:r>
          </w:p>
        </w:tc>
      </w:tr>
      <w:tr w:rsidR="00AF60D7" w14:paraId="10DC3DFB" w14:textId="77777777">
        <w:tc>
          <w:tcPr>
            <w:tcW w:w="2802" w:type="dxa"/>
            <w:tcBorders>
              <w:top w:val="nil"/>
              <w:left w:val="single" w:sz="6" w:space="0" w:color="auto"/>
              <w:bottom w:val="nil"/>
              <w:right w:val="single" w:sz="6" w:space="0" w:color="auto"/>
            </w:tcBorders>
            <w:shd w:val="clear" w:color="auto" w:fill="auto"/>
          </w:tcPr>
          <w:p w14:paraId="660807E5"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5D23BA14" w14:textId="77777777" w:rsidR="00AF60D7" w:rsidRDefault="00AF60D7">
            <w:pPr>
              <w:pStyle w:val="TableRow"/>
            </w:pPr>
            <w:r>
              <w:t>Collection unit the enquiry regards.</w:t>
            </w:r>
          </w:p>
        </w:tc>
        <w:tc>
          <w:tcPr>
            <w:tcW w:w="1500" w:type="dxa"/>
            <w:tcBorders>
              <w:top w:val="nil"/>
              <w:left w:val="single" w:sz="6" w:space="0" w:color="auto"/>
              <w:bottom w:val="nil"/>
              <w:right w:val="single" w:sz="6" w:space="0" w:color="auto"/>
            </w:tcBorders>
            <w:shd w:val="clear" w:color="auto" w:fill="auto"/>
          </w:tcPr>
          <w:p w14:paraId="3EA6670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0CC8378" w14:textId="77777777" w:rsidR="00AF60D7" w:rsidRDefault="00AF60D7">
            <w:pPr>
              <w:pStyle w:val="TableRow"/>
            </w:pPr>
            <w:r>
              <w:t>16</w:t>
            </w:r>
          </w:p>
        </w:tc>
      </w:tr>
      <w:tr w:rsidR="00AF60D7" w14:paraId="521C3BAA" w14:textId="77777777">
        <w:tc>
          <w:tcPr>
            <w:tcW w:w="2802" w:type="dxa"/>
            <w:tcBorders>
              <w:top w:val="nil"/>
              <w:left w:val="single" w:sz="6" w:space="0" w:color="auto"/>
              <w:bottom w:val="nil"/>
              <w:right w:val="single" w:sz="6" w:space="0" w:color="auto"/>
            </w:tcBorders>
            <w:shd w:val="clear" w:color="auto" w:fill="auto"/>
          </w:tcPr>
          <w:p w14:paraId="6C42802D" w14:textId="77777777" w:rsidR="00AF60D7" w:rsidRDefault="00AF60D7">
            <w:pPr>
              <w:pStyle w:val="TableRow"/>
            </w:pPr>
            <w:r>
              <w:t>Enquiry_Key</w:t>
            </w:r>
          </w:p>
        </w:tc>
        <w:tc>
          <w:tcPr>
            <w:tcW w:w="4536" w:type="dxa"/>
            <w:tcBorders>
              <w:top w:val="nil"/>
              <w:left w:val="single" w:sz="6" w:space="0" w:color="auto"/>
              <w:bottom w:val="nil"/>
              <w:right w:val="single" w:sz="6" w:space="0" w:color="auto"/>
            </w:tcBorders>
            <w:shd w:val="clear" w:color="auto" w:fill="auto"/>
          </w:tcPr>
          <w:p w14:paraId="4E3C2ED1" w14:textId="77777777" w:rsidR="00AF60D7" w:rsidRDefault="00AF60D7">
            <w:pPr>
              <w:pStyle w:val="TableRow"/>
            </w:pPr>
            <w:r>
              <w:t>Identifies the enquiry linked to the collection unit.</w:t>
            </w:r>
          </w:p>
        </w:tc>
        <w:tc>
          <w:tcPr>
            <w:tcW w:w="1500" w:type="dxa"/>
            <w:tcBorders>
              <w:top w:val="nil"/>
              <w:left w:val="single" w:sz="6" w:space="0" w:color="auto"/>
              <w:bottom w:val="nil"/>
              <w:right w:val="single" w:sz="6" w:space="0" w:color="auto"/>
            </w:tcBorders>
            <w:shd w:val="clear" w:color="auto" w:fill="auto"/>
          </w:tcPr>
          <w:p w14:paraId="75DCD42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3C2C56A" w14:textId="77777777" w:rsidR="00AF60D7" w:rsidRDefault="00AF60D7">
            <w:pPr>
              <w:pStyle w:val="TableRow"/>
            </w:pPr>
            <w:r>
              <w:t>16</w:t>
            </w:r>
          </w:p>
        </w:tc>
      </w:tr>
      <w:tr w:rsidR="00AF60D7" w14:paraId="17953E8F" w14:textId="77777777">
        <w:tc>
          <w:tcPr>
            <w:tcW w:w="2802" w:type="dxa"/>
            <w:tcBorders>
              <w:top w:val="nil"/>
              <w:left w:val="single" w:sz="6" w:space="0" w:color="auto"/>
              <w:bottom w:val="single" w:sz="6" w:space="0" w:color="auto"/>
              <w:right w:val="single" w:sz="6" w:space="0" w:color="auto"/>
            </w:tcBorders>
            <w:shd w:val="clear" w:color="auto" w:fill="auto"/>
          </w:tcPr>
          <w:p w14:paraId="2029BF87"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7CA55E8E"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6F29567C"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1FE7B847" w14:textId="77777777" w:rsidR="00AF60D7" w:rsidRDefault="00AF60D7">
            <w:pPr>
              <w:pStyle w:val="TableRow"/>
            </w:pPr>
            <w:r>
              <w:t>16</w:t>
            </w:r>
          </w:p>
        </w:tc>
      </w:tr>
    </w:tbl>
    <w:p w14:paraId="538DA15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892B4C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B73FCBE"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BB3F950"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270484E" w14:textId="77777777" w:rsidR="00AF60D7" w:rsidRDefault="00AF60D7">
            <w:pPr>
              <w:pStyle w:val="TableColumnTitles"/>
              <w:keepNext/>
            </w:pPr>
            <w:r>
              <w:t>Options</w:t>
            </w:r>
          </w:p>
        </w:tc>
      </w:tr>
      <w:tr w:rsidR="00AF60D7" w14:paraId="31E5525A" w14:textId="77777777">
        <w:tc>
          <w:tcPr>
            <w:tcW w:w="2801" w:type="dxa"/>
            <w:tcBorders>
              <w:top w:val="nil"/>
              <w:left w:val="single" w:sz="6" w:space="0" w:color="auto"/>
              <w:bottom w:val="single" w:sz="6" w:space="0" w:color="auto"/>
              <w:right w:val="single" w:sz="6" w:space="0" w:color="auto"/>
            </w:tcBorders>
            <w:shd w:val="clear" w:color="auto" w:fill="auto"/>
          </w:tcPr>
          <w:p w14:paraId="4F2ED57E"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2C12561"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56C3D593" w14:textId="77777777" w:rsidR="00AF60D7" w:rsidRDefault="00AF60D7">
            <w:pPr>
              <w:pStyle w:val="TableRow"/>
            </w:pPr>
          </w:p>
        </w:tc>
      </w:tr>
    </w:tbl>
    <w:p w14:paraId="45951A6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199526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422440D" w14:textId="77777777" w:rsidR="00AF60D7" w:rsidRDefault="00AF60D7">
            <w:pPr>
              <w:pStyle w:val="TableTitle"/>
              <w:rPr>
                <w:color w:val="FF0000"/>
              </w:rPr>
            </w:pPr>
            <w:r>
              <w:t>Constraint : FK_Collection_Unit_Enquiry_Collection_Unit</w:t>
            </w:r>
          </w:p>
        </w:tc>
      </w:tr>
      <w:tr w:rsidR="00AF60D7" w14:paraId="01AC4183" w14:textId="77777777">
        <w:tc>
          <w:tcPr>
            <w:tcW w:w="1548" w:type="dxa"/>
            <w:tcBorders>
              <w:top w:val="nil"/>
              <w:left w:val="single" w:sz="4" w:space="0" w:color="auto"/>
              <w:bottom w:val="single" w:sz="4" w:space="0" w:color="auto"/>
              <w:right w:val="single" w:sz="4" w:space="0" w:color="auto"/>
            </w:tcBorders>
            <w:shd w:val="clear" w:color="auto" w:fill="auto"/>
          </w:tcPr>
          <w:p w14:paraId="61FB35A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D460149" w14:textId="77777777" w:rsidR="00AF60D7" w:rsidRDefault="00AF60D7">
            <w:pPr>
              <w:pStyle w:val="TableRow"/>
            </w:pPr>
            <w:r>
              <w:t>References the associated collection unit.</w:t>
            </w:r>
          </w:p>
        </w:tc>
      </w:tr>
      <w:tr w:rsidR="00AF60D7" w14:paraId="1D274E2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859F8F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EB0BBF4" w14:textId="77777777" w:rsidR="00AF60D7" w:rsidRDefault="00AF60D7">
            <w:pPr>
              <w:pStyle w:val="CodeSamples"/>
            </w:pPr>
            <w:r>
              <w:t>FK_Collection_Unit_Enquiry_Collection_Unit (Collection_Unit_Key) references Collection_Unit(Collection_Unit_Key)</w:t>
            </w:r>
          </w:p>
        </w:tc>
      </w:tr>
    </w:tbl>
    <w:p w14:paraId="07EE88E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8708FA" w14:paraId="3837C46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50627F5" w14:textId="77777777" w:rsidR="00AF60D7" w:rsidRDefault="00AF60D7">
            <w:pPr>
              <w:pStyle w:val="TableTitle"/>
              <w:rPr>
                <w:color w:val="FF0000"/>
                <w:lang w:val="fr-FR"/>
              </w:rPr>
            </w:pPr>
            <w:r>
              <w:rPr>
                <w:lang w:val="fr-FR"/>
              </w:rPr>
              <w:t>Constraint : FK_Collection_Unit_Enquiry_Enquiry</w:t>
            </w:r>
          </w:p>
        </w:tc>
      </w:tr>
      <w:tr w:rsidR="00AF60D7" w14:paraId="65085DEF" w14:textId="77777777">
        <w:tc>
          <w:tcPr>
            <w:tcW w:w="1548" w:type="dxa"/>
            <w:tcBorders>
              <w:top w:val="nil"/>
              <w:left w:val="single" w:sz="4" w:space="0" w:color="auto"/>
              <w:bottom w:val="single" w:sz="4" w:space="0" w:color="auto"/>
              <w:right w:val="single" w:sz="4" w:space="0" w:color="auto"/>
            </w:tcBorders>
            <w:shd w:val="clear" w:color="auto" w:fill="auto"/>
          </w:tcPr>
          <w:p w14:paraId="4E75D06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8C8A902" w14:textId="77777777" w:rsidR="00AF60D7" w:rsidRDefault="00AF60D7">
            <w:pPr>
              <w:pStyle w:val="TableRow"/>
            </w:pPr>
            <w:r>
              <w:t>References the associated enquiry.</w:t>
            </w:r>
          </w:p>
        </w:tc>
      </w:tr>
      <w:tr w:rsidR="00AF60D7" w14:paraId="785971F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D087A1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941474F" w14:textId="77777777" w:rsidR="00AF60D7" w:rsidRDefault="00AF60D7">
            <w:pPr>
              <w:pStyle w:val="CodeSamples"/>
            </w:pPr>
            <w:r>
              <w:t>FK_Collection_Unit_Enquiry_Enquiry (Enquiry_Key) references Enquiry(Enquiry_Key)</w:t>
            </w:r>
          </w:p>
        </w:tc>
      </w:tr>
    </w:tbl>
    <w:p w14:paraId="1A753F5C" w14:textId="77777777" w:rsidR="00AF60D7" w:rsidRDefault="00AF60D7" w:rsidP="00AF60D7">
      <w:pPr>
        <w:pStyle w:val="NormalIndent"/>
      </w:pPr>
    </w:p>
    <w:p w14:paraId="1F0C7C5F" w14:textId="77777777" w:rsidR="00AF60D7" w:rsidRDefault="00AF60D7" w:rsidP="00840903">
      <w:pPr>
        <w:pStyle w:val="Heading4"/>
      </w:pPr>
      <w:bookmarkStart w:id="792" w:name="_Toc292879050"/>
      <w:r>
        <w:t>Collection_Unit_Funding</w:t>
      </w:r>
      <w:bookmarkEnd w:id="792"/>
    </w:p>
    <w:p w14:paraId="3D0C1B15" w14:textId="77777777" w:rsidR="00AF60D7" w:rsidRDefault="00AF60D7" w:rsidP="00AF60D7">
      <w:pPr>
        <w:pStyle w:val="NormalIndent"/>
      </w:pPr>
      <w:r>
        <w:t>Indentifies an item of funding that applies to a specific collection unit.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F3E8067"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477D4E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42FD825"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A83D3B0"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E5CF562" w14:textId="77777777" w:rsidR="00AF60D7" w:rsidRDefault="00AF60D7">
            <w:pPr>
              <w:pStyle w:val="TableColumnTitles"/>
              <w:keepNext/>
            </w:pPr>
            <w:r>
              <w:t>Size</w:t>
            </w:r>
          </w:p>
        </w:tc>
      </w:tr>
      <w:tr w:rsidR="00AF60D7" w14:paraId="3A7A800C" w14:textId="77777777">
        <w:tc>
          <w:tcPr>
            <w:tcW w:w="2802" w:type="dxa"/>
            <w:tcBorders>
              <w:top w:val="nil"/>
              <w:left w:val="single" w:sz="6" w:space="0" w:color="auto"/>
              <w:bottom w:val="nil"/>
              <w:right w:val="single" w:sz="6" w:space="0" w:color="auto"/>
            </w:tcBorders>
            <w:shd w:val="clear" w:color="auto" w:fill="auto"/>
          </w:tcPr>
          <w:p w14:paraId="6BD0B40D" w14:textId="77777777" w:rsidR="00AF60D7" w:rsidRDefault="00AF60D7">
            <w:pPr>
              <w:pStyle w:val="TableRow"/>
              <w:rPr>
                <w:u w:val="single"/>
              </w:rPr>
            </w:pPr>
            <w:r>
              <w:rPr>
                <w:u w:val="single"/>
              </w:rPr>
              <w:t>Collection_Unit_Funding_Key</w:t>
            </w:r>
          </w:p>
        </w:tc>
        <w:tc>
          <w:tcPr>
            <w:tcW w:w="4536" w:type="dxa"/>
            <w:tcBorders>
              <w:top w:val="nil"/>
              <w:left w:val="single" w:sz="6" w:space="0" w:color="auto"/>
              <w:bottom w:val="nil"/>
              <w:right w:val="single" w:sz="6" w:space="0" w:color="auto"/>
            </w:tcBorders>
            <w:shd w:val="clear" w:color="auto" w:fill="auto"/>
          </w:tcPr>
          <w:p w14:paraId="40983F3F" w14:textId="77777777" w:rsidR="00AF60D7" w:rsidRDefault="00AF60D7">
            <w:pPr>
              <w:pStyle w:val="TableRow"/>
            </w:pPr>
            <w:r>
              <w:t>Unique identifier for the Collection_Unit_Funding table</w:t>
            </w:r>
          </w:p>
        </w:tc>
        <w:tc>
          <w:tcPr>
            <w:tcW w:w="1500" w:type="dxa"/>
            <w:tcBorders>
              <w:top w:val="nil"/>
              <w:left w:val="single" w:sz="6" w:space="0" w:color="auto"/>
              <w:bottom w:val="nil"/>
              <w:right w:val="single" w:sz="6" w:space="0" w:color="auto"/>
            </w:tcBorders>
            <w:shd w:val="clear" w:color="auto" w:fill="auto"/>
          </w:tcPr>
          <w:p w14:paraId="2BBF3CB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288F060" w14:textId="77777777" w:rsidR="00AF60D7" w:rsidRDefault="00AF60D7">
            <w:pPr>
              <w:pStyle w:val="TableRow"/>
            </w:pPr>
            <w:r>
              <w:t>16</w:t>
            </w:r>
          </w:p>
        </w:tc>
      </w:tr>
      <w:tr w:rsidR="00AF60D7" w14:paraId="3B002C07" w14:textId="77777777">
        <w:tc>
          <w:tcPr>
            <w:tcW w:w="2802" w:type="dxa"/>
            <w:tcBorders>
              <w:top w:val="nil"/>
              <w:left w:val="single" w:sz="6" w:space="0" w:color="auto"/>
              <w:bottom w:val="nil"/>
              <w:right w:val="single" w:sz="6" w:space="0" w:color="auto"/>
            </w:tcBorders>
            <w:shd w:val="clear" w:color="auto" w:fill="auto"/>
          </w:tcPr>
          <w:p w14:paraId="088F18CA"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74B6BB58" w14:textId="77777777" w:rsidR="00AF60D7" w:rsidRDefault="00AF60D7">
            <w:pPr>
              <w:pStyle w:val="TableRow"/>
            </w:pPr>
            <w:r>
              <w:t>Collection unit the funding item applies to.</w:t>
            </w:r>
          </w:p>
        </w:tc>
        <w:tc>
          <w:tcPr>
            <w:tcW w:w="1500" w:type="dxa"/>
            <w:tcBorders>
              <w:top w:val="nil"/>
              <w:left w:val="single" w:sz="6" w:space="0" w:color="auto"/>
              <w:bottom w:val="nil"/>
              <w:right w:val="single" w:sz="6" w:space="0" w:color="auto"/>
            </w:tcBorders>
            <w:shd w:val="clear" w:color="auto" w:fill="auto"/>
          </w:tcPr>
          <w:p w14:paraId="213E277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87DBE73" w14:textId="77777777" w:rsidR="00AF60D7" w:rsidRDefault="00AF60D7">
            <w:pPr>
              <w:pStyle w:val="TableRow"/>
            </w:pPr>
            <w:r>
              <w:t>16</w:t>
            </w:r>
          </w:p>
        </w:tc>
      </w:tr>
      <w:tr w:rsidR="00AF60D7" w14:paraId="639CCAC9" w14:textId="77777777">
        <w:tc>
          <w:tcPr>
            <w:tcW w:w="2802" w:type="dxa"/>
            <w:tcBorders>
              <w:top w:val="nil"/>
              <w:left w:val="single" w:sz="6" w:space="0" w:color="auto"/>
              <w:bottom w:val="nil"/>
              <w:right w:val="single" w:sz="6" w:space="0" w:color="auto"/>
            </w:tcBorders>
            <w:shd w:val="clear" w:color="auto" w:fill="auto"/>
          </w:tcPr>
          <w:p w14:paraId="10A5D1C0" w14:textId="77777777" w:rsidR="00AF60D7" w:rsidRDefault="00AF60D7">
            <w:pPr>
              <w:pStyle w:val="TableRow"/>
            </w:pPr>
            <w:r>
              <w:t>Funded_By_Name_Key</w:t>
            </w:r>
          </w:p>
        </w:tc>
        <w:tc>
          <w:tcPr>
            <w:tcW w:w="4536" w:type="dxa"/>
            <w:tcBorders>
              <w:top w:val="nil"/>
              <w:left w:val="single" w:sz="6" w:space="0" w:color="auto"/>
              <w:bottom w:val="nil"/>
              <w:right w:val="single" w:sz="6" w:space="0" w:color="auto"/>
            </w:tcBorders>
            <w:shd w:val="clear" w:color="auto" w:fill="auto"/>
          </w:tcPr>
          <w:p w14:paraId="446C77FC" w14:textId="77777777" w:rsidR="00AF60D7" w:rsidRDefault="00AF60D7">
            <w:pPr>
              <w:pStyle w:val="TableRow"/>
            </w:pPr>
            <w:r>
              <w:t>Identifies the individual or organisation who provided the funding.</w:t>
            </w:r>
          </w:p>
        </w:tc>
        <w:tc>
          <w:tcPr>
            <w:tcW w:w="1500" w:type="dxa"/>
            <w:tcBorders>
              <w:top w:val="nil"/>
              <w:left w:val="single" w:sz="6" w:space="0" w:color="auto"/>
              <w:bottom w:val="nil"/>
              <w:right w:val="single" w:sz="6" w:space="0" w:color="auto"/>
            </w:tcBorders>
            <w:shd w:val="clear" w:color="auto" w:fill="auto"/>
          </w:tcPr>
          <w:p w14:paraId="1043D21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4DFAA81" w14:textId="77777777" w:rsidR="00AF60D7" w:rsidRDefault="00AF60D7">
            <w:pPr>
              <w:pStyle w:val="TableRow"/>
            </w:pPr>
            <w:r>
              <w:t>16</w:t>
            </w:r>
          </w:p>
        </w:tc>
      </w:tr>
      <w:tr w:rsidR="00AF60D7" w14:paraId="0AA2BCFD" w14:textId="77777777">
        <w:tc>
          <w:tcPr>
            <w:tcW w:w="2802" w:type="dxa"/>
            <w:tcBorders>
              <w:top w:val="nil"/>
              <w:left w:val="single" w:sz="6" w:space="0" w:color="auto"/>
              <w:bottom w:val="nil"/>
              <w:right w:val="single" w:sz="6" w:space="0" w:color="auto"/>
            </w:tcBorders>
            <w:shd w:val="clear" w:color="auto" w:fill="auto"/>
          </w:tcPr>
          <w:p w14:paraId="111C7C81"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0CE12188" w14:textId="77777777" w:rsidR="00AF60D7" w:rsidRDefault="00AF60D7">
            <w:pPr>
              <w:pStyle w:val="TableRow"/>
            </w:pPr>
            <w:r>
              <w:t xml:space="preserve">Vague date start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3D00884"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4EE38CF0" w14:textId="77777777" w:rsidR="00AF60D7" w:rsidRDefault="00AF60D7">
            <w:pPr>
              <w:pStyle w:val="TableRow"/>
            </w:pPr>
          </w:p>
        </w:tc>
      </w:tr>
      <w:tr w:rsidR="00AF60D7" w14:paraId="4BDEF38E" w14:textId="77777777">
        <w:tc>
          <w:tcPr>
            <w:tcW w:w="2802" w:type="dxa"/>
            <w:tcBorders>
              <w:top w:val="nil"/>
              <w:left w:val="single" w:sz="6" w:space="0" w:color="auto"/>
              <w:bottom w:val="nil"/>
              <w:right w:val="single" w:sz="6" w:space="0" w:color="auto"/>
            </w:tcBorders>
            <w:shd w:val="clear" w:color="auto" w:fill="auto"/>
          </w:tcPr>
          <w:p w14:paraId="2038FBAC"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451BAD15" w14:textId="77777777" w:rsidR="00AF60D7" w:rsidRDefault="00AF60D7">
            <w:pPr>
              <w:pStyle w:val="TableRow"/>
            </w:pPr>
            <w:r>
              <w:t xml:space="preserve">Vague date end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1CBCFE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2F49403" w14:textId="77777777" w:rsidR="00AF60D7" w:rsidRDefault="00AF60D7">
            <w:pPr>
              <w:pStyle w:val="TableRow"/>
            </w:pPr>
          </w:p>
        </w:tc>
      </w:tr>
      <w:tr w:rsidR="00AF60D7" w14:paraId="7E7B0D04" w14:textId="77777777">
        <w:tc>
          <w:tcPr>
            <w:tcW w:w="2802" w:type="dxa"/>
            <w:tcBorders>
              <w:top w:val="nil"/>
              <w:left w:val="single" w:sz="6" w:space="0" w:color="auto"/>
              <w:bottom w:val="nil"/>
              <w:right w:val="single" w:sz="6" w:space="0" w:color="auto"/>
            </w:tcBorders>
            <w:shd w:val="clear" w:color="auto" w:fill="auto"/>
          </w:tcPr>
          <w:p w14:paraId="43327ED4"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0338689B" w14:textId="77777777" w:rsidR="00AF60D7" w:rsidRDefault="00AF60D7">
            <w:pPr>
              <w:pStyle w:val="TableRow"/>
            </w:pPr>
            <w:r>
              <w:t>Vague date type field for the funding date.</w:t>
            </w:r>
          </w:p>
        </w:tc>
        <w:tc>
          <w:tcPr>
            <w:tcW w:w="1500" w:type="dxa"/>
            <w:tcBorders>
              <w:top w:val="nil"/>
              <w:left w:val="single" w:sz="6" w:space="0" w:color="auto"/>
              <w:bottom w:val="nil"/>
              <w:right w:val="single" w:sz="6" w:space="0" w:color="auto"/>
            </w:tcBorders>
            <w:shd w:val="clear" w:color="auto" w:fill="auto"/>
          </w:tcPr>
          <w:p w14:paraId="2611B0C4"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FB71A5D" w14:textId="77777777" w:rsidR="00AF60D7" w:rsidRDefault="00AF60D7">
            <w:pPr>
              <w:pStyle w:val="TableRow"/>
            </w:pPr>
            <w:r>
              <w:t>2</w:t>
            </w:r>
          </w:p>
        </w:tc>
      </w:tr>
      <w:tr w:rsidR="00AF60D7" w14:paraId="33851853" w14:textId="77777777">
        <w:tc>
          <w:tcPr>
            <w:tcW w:w="2802" w:type="dxa"/>
            <w:tcBorders>
              <w:top w:val="nil"/>
              <w:left w:val="single" w:sz="6" w:space="0" w:color="auto"/>
              <w:bottom w:val="nil"/>
              <w:right w:val="single" w:sz="6" w:space="0" w:color="auto"/>
            </w:tcBorders>
            <w:shd w:val="clear" w:color="auto" w:fill="auto"/>
          </w:tcPr>
          <w:p w14:paraId="51AF4B3D" w14:textId="77777777" w:rsidR="00AF60D7" w:rsidRDefault="00AF60D7">
            <w:pPr>
              <w:pStyle w:val="TableRow"/>
            </w:pPr>
            <w:r>
              <w:t>Amount</w:t>
            </w:r>
          </w:p>
        </w:tc>
        <w:tc>
          <w:tcPr>
            <w:tcW w:w="4536" w:type="dxa"/>
            <w:tcBorders>
              <w:top w:val="nil"/>
              <w:left w:val="single" w:sz="6" w:space="0" w:color="auto"/>
              <w:bottom w:val="nil"/>
              <w:right w:val="single" w:sz="6" w:space="0" w:color="auto"/>
            </w:tcBorders>
            <w:shd w:val="clear" w:color="auto" w:fill="auto"/>
          </w:tcPr>
          <w:p w14:paraId="4CE63582" w14:textId="77777777" w:rsidR="00AF60D7" w:rsidRDefault="00AF60D7">
            <w:pPr>
              <w:pStyle w:val="TableRow"/>
            </w:pPr>
            <w:r>
              <w:t>Amount of funding provided.</w:t>
            </w:r>
          </w:p>
        </w:tc>
        <w:tc>
          <w:tcPr>
            <w:tcW w:w="1500" w:type="dxa"/>
            <w:tcBorders>
              <w:top w:val="nil"/>
              <w:left w:val="single" w:sz="6" w:space="0" w:color="auto"/>
              <w:bottom w:val="nil"/>
              <w:right w:val="single" w:sz="6" w:space="0" w:color="auto"/>
            </w:tcBorders>
            <w:shd w:val="clear" w:color="auto" w:fill="auto"/>
          </w:tcPr>
          <w:p w14:paraId="369F879B" w14:textId="77777777" w:rsidR="00AF60D7" w:rsidRDefault="00AF60D7">
            <w:pPr>
              <w:pStyle w:val="TableRow"/>
            </w:pPr>
            <w:r>
              <w:t>money Not Null</w:t>
            </w:r>
          </w:p>
        </w:tc>
        <w:tc>
          <w:tcPr>
            <w:tcW w:w="1127" w:type="dxa"/>
            <w:tcBorders>
              <w:top w:val="nil"/>
              <w:left w:val="single" w:sz="6" w:space="0" w:color="auto"/>
              <w:bottom w:val="nil"/>
              <w:right w:val="single" w:sz="6" w:space="0" w:color="auto"/>
            </w:tcBorders>
            <w:shd w:val="clear" w:color="auto" w:fill="auto"/>
          </w:tcPr>
          <w:p w14:paraId="212214CF" w14:textId="77777777" w:rsidR="00AF60D7" w:rsidRDefault="00AF60D7">
            <w:pPr>
              <w:pStyle w:val="TableRow"/>
            </w:pPr>
          </w:p>
        </w:tc>
      </w:tr>
      <w:tr w:rsidR="00AF60D7" w14:paraId="3F055DA4" w14:textId="77777777">
        <w:tc>
          <w:tcPr>
            <w:tcW w:w="2802" w:type="dxa"/>
            <w:tcBorders>
              <w:top w:val="nil"/>
              <w:left w:val="single" w:sz="6" w:space="0" w:color="auto"/>
              <w:bottom w:val="nil"/>
              <w:right w:val="single" w:sz="6" w:space="0" w:color="auto"/>
            </w:tcBorders>
            <w:shd w:val="clear" w:color="auto" w:fill="auto"/>
          </w:tcPr>
          <w:p w14:paraId="1402FACD" w14:textId="77777777" w:rsidR="00AF60D7" w:rsidRDefault="00AF60D7">
            <w:pPr>
              <w:pStyle w:val="TableRow"/>
            </w:pPr>
            <w:r>
              <w:t>Currency_Key</w:t>
            </w:r>
          </w:p>
        </w:tc>
        <w:tc>
          <w:tcPr>
            <w:tcW w:w="4536" w:type="dxa"/>
            <w:tcBorders>
              <w:top w:val="nil"/>
              <w:left w:val="single" w:sz="6" w:space="0" w:color="auto"/>
              <w:bottom w:val="nil"/>
              <w:right w:val="single" w:sz="6" w:space="0" w:color="auto"/>
            </w:tcBorders>
            <w:shd w:val="clear" w:color="auto" w:fill="auto"/>
          </w:tcPr>
          <w:p w14:paraId="515C4B5C" w14:textId="77777777" w:rsidR="00AF60D7" w:rsidRDefault="00AF60D7">
            <w:pPr>
              <w:pStyle w:val="TableRow"/>
            </w:pPr>
            <w:r>
              <w:t>Currency that applies to the Amount field.</w:t>
            </w:r>
          </w:p>
        </w:tc>
        <w:tc>
          <w:tcPr>
            <w:tcW w:w="1500" w:type="dxa"/>
            <w:tcBorders>
              <w:top w:val="nil"/>
              <w:left w:val="single" w:sz="6" w:space="0" w:color="auto"/>
              <w:bottom w:val="nil"/>
              <w:right w:val="single" w:sz="6" w:space="0" w:color="auto"/>
            </w:tcBorders>
            <w:shd w:val="clear" w:color="auto" w:fill="auto"/>
          </w:tcPr>
          <w:p w14:paraId="5CC3EDCC"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386A218" w14:textId="77777777" w:rsidR="00AF60D7" w:rsidRDefault="00AF60D7">
            <w:pPr>
              <w:pStyle w:val="TableRow"/>
            </w:pPr>
            <w:r>
              <w:t>3</w:t>
            </w:r>
          </w:p>
        </w:tc>
      </w:tr>
      <w:tr w:rsidR="00AF60D7" w14:paraId="6CC27022" w14:textId="77777777">
        <w:tc>
          <w:tcPr>
            <w:tcW w:w="2802" w:type="dxa"/>
            <w:tcBorders>
              <w:top w:val="nil"/>
              <w:left w:val="single" w:sz="6" w:space="0" w:color="auto"/>
              <w:bottom w:val="nil"/>
              <w:right w:val="single" w:sz="6" w:space="0" w:color="auto"/>
            </w:tcBorders>
            <w:shd w:val="clear" w:color="auto" w:fill="auto"/>
          </w:tcPr>
          <w:p w14:paraId="4BE63E22" w14:textId="77777777" w:rsidR="00AF60D7" w:rsidRDefault="00AF60D7">
            <w:pPr>
              <w:pStyle w:val="TableRow"/>
            </w:pPr>
            <w:r>
              <w:lastRenderedPageBreak/>
              <w:t>Details</w:t>
            </w:r>
          </w:p>
        </w:tc>
        <w:tc>
          <w:tcPr>
            <w:tcW w:w="4536" w:type="dxa"/>
            <w:tcBorders>
              <w:top w:val="nil"/>
              <w:left w:val="single" w:sz="6" w:space="0" w:color="auto"/>
              <w:bottom w:val="nil"/>
              <w:right w:val="single" w:sz="6" w:space="0" w:color="auto"/>
            </w:tcBorders>
            <w:shd w:val="clear" w:color="auto" w:fill="auto"/>
          </w:tcPr>
          <w:p w14:paraId="5AEA8B39" w14:textId="77777777" w:rsidR="00AF60D7" w:rsidRDefault="00AF60D7">
            <w:pPr>
              <w:pStyle w:val="TableRow"/>
            </w:pPr>
            <w:r>
              <w:t>Free text details of the funding.</w:t>
            </w:r>
          </w:p>
        </w:tc>
        <w:tc>
          <w:tcPr>
            <w:tcW w:w="1500" w:type="dxa"/>
            <w:tcBorders>
              <w:top w:val="nil"/>
              <w:left w:val="single" w:sz="6" w:space="0" w:color="auto"/>
              <w:bottom w:val="nil"/>
              <w:right w:val="single" w:sz="6" w:space="0" w:color="auto"/>
            </w:tcBorders>
            <w:shd w:val="clear" w:color="auto" w:fill="auto"/>
          </w:tcPr>
          <w:p w14:paraId="72EBE09F"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5E152893" w14:textId="77777777" w:rsidR="00AF60D7" w:rsidRDefault="00AF60D7">
            <w:pPr>
              <w:pStyle w:val="TableRow"/>
            </w:pPr>
          </w:p>
        </w:tc>
      </w:tr>
      <w:tr w:rsidR="00AF60D7" w14:paraId="12640118" w14:textId="77777777">
        <w:tc>
          <w:tcPr>
            <w:tcW w:w="2802" w:type="dxa"/>
            <w:tcBorders>
              <w:top w:val="nil"/>
              <w:left w:val="single" w:sz="6" w:space="0" w:color="auto"/>
              <w:bottom w:val="nil"/>
              <w:right w:val="single" w:sz="6" w:space="0" w:color="auto"/>
            </w:tcBorders>
            <w:shd w:val="clear" w:color="auto" w:fill="auto"/>
          </w:tcPr>
          <w:p w14:paraId="7A54B54B"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1EBC02A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DBE4C4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88145E9" w14:textId="77777777" w:rsidR="00AF60D7" w:rsidRDefault="00AF60D7">
            <w:pPr>
              <w:pStyle w:val="TableRow"/>
            </w:pPr>
            <w:r>
              <w:t>16</w:t>
            </w:r>
          </w:p>
        </w:tc>
      </w:tr>
      <w:tr w:rsidR="00AF60D7" w14:paraId="69F49BB7" w14:textId="77777777">
        <w:tc>
          <w:tcPr>
            <w:tcW w:w="2802" w:type="dxa"/>
            <w:tcBorders>
              <w:top w:val="nil"/>
              <w:left w:val="single" w:sz="6" w:space="0" w:color="auto"/>
              <w:bottom w:val="nil"/>
              <w:right w:val="single" w:sz="6" w:space="0" w:color="auto"/>
            </w:tcBorders>
            <w:shd w:val="clear" w:color="auto" w:fill="auto"/>
          </w:tcPr>
          <w:p w14:paraId="218ABC8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26F5378"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3E206EC"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1306DE3" w14:textId="77777777" w:rsidR="00AF60D7" w:rsidRDefault="00AF60D7">
            <w:pPr>
              <w:pStyle w:val="TableRow"/>
            </w:pPr>
            <w:r>
              <w:t>16</w:t>
            </w:r>
          </w:p>
        </w:tc>
      </w:tr>
      <w:tr w:rsidR="00AF60D7" w14:paraId="5A138C1D" w14:textId="77777777">
        <w:tc>
          <w:tcPr>
            <w:tcW w:w="2802" w:type="dxa"/>
            <w:tcBorders>
              <w:top w:val="nil"/>
              <w:left w:val="single" w:sz="6" w:space="0" w:color="auto"/>
              <w:bottom w:val="nil"/>
              <w:right w:val="single" w:sz="6" w:space="0" w:color="auto"/>
            </w:tcBorders>
            <w:shd w:val="clear" w:color="auto" w:fill="auto"/>
          </w:tcPr>
          <w:p w14:paraId="6806BE3A"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5BCB5D9"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3992C9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64F44E9" w14:textId="77777777" w:rsidR="00AF60D7" w:rsidRDefault="00AF60D7">
            <w:pPr>
              <w:pStyle w:val="TableRow"/>
            </w:pPr>
            <w:r>
              <w:t>8</w:t>
            </w:r>
          </w:p>
        </w:tc>
      </w:tr>
      <w:tr w:rsidR="00AF60D7" w14:paraId="0D6EE0A9" w14:textId="77777777">
        <w:tc>
          <w:tcPr>
            <w:tcW w:w="2802" w:type="dxa"/>
            <w:tcBorders>
              <w:top w:val="nil"/>
              <w:left w:val="single" w:sz="6" w:space="0" w:color="auto"/>
              <w:bottom w:val="single" w:sz="6" w:space="0" w:color="auto"/>
              <w:right w:val="single" w:sz="6" w:space="0" w:color="auto"/>
            </w:tcBorders>
            <w:shd w:val="clear" w:color="auto" w:fill="auto"/>
          </w:tcPr>
          <w:p w14:paraId="3AF31CE9"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1BA8F176"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B43F50A"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91C4AD0" w14:textId="77777777" w:rsidR="00AF60D7" w:rsidRDefault="00AF60D7">
            <w:pPr>
              <w:pStyle w:val="TableRow"/>
            </w:pPr>
            <w:r>
              <w:t>8</w:t>
            </w:r>
          </w:p>
        </w:tc>
      </w:tr>
    </w:tbl>
    <w:p w14:paraId="71AD77B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284CB7AC"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6D70D96"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3310671"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AD0D373" w14:textId="77777777" w:rsidR="00AF60D7" w:rsidRDefault="00AF60D7">
            <w:pPr>
              <w:pStyle w:val="TableColumnTitles"/>
              <w:keepNext/>
            </w:pPr>
            <w:r>
              <w:t>Options</w:t>
            </w:r>
          </w:p>
        </w:tc>
      </w:tr>
      <w:tr w:rsidR="00AF60D7" w14:paraId="64265756" w14:textId="77777777">
        <w:tc>
          <w:tcPr>
            <w:tcW w:w="2801" w:type="dxa"/>
            <w:tcBorders>
              <w:top w:val="nil"/>
              <w:left w:val="single" w:sz="6" w:space="0" w:color="auto"/>
              <w:bottom w:val="single" w:sz="6" w:space="0" w:color="auto"/>
              <w:right w:val="single" w:sz="6" w:space="0" w:color="auto"/>
            </w:tcBorders>
            <w:shd w:val="clear" w:color="auto" w:fill="auto"/>
          </w:tcPr>
          <w:p w14:paraId="222F139C"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30FFE26"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795AD4E" w14:textId="77777777" w:rsidR="00AF60D7" w:rsidRDefault="00AF60D7">
            <w:pPr>
              <w:pStyle w:val="TableRow"/>
            </w:pPr>
          </w:p>
        </w:tc>
      </w:tr>
    </w:tbl>
    <w:p w14:paraId="2DF1727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7D6CFE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2C0C1C8" w14:textId="77777777" w:rsidR="00AF60D7" w:rsidRDefault="00AF60D7">
            <w:pPr>
              <w:pStyle w:val="TableTitle"/>
              <w:rPr>
                <w:color w:val="FF0000"/>
              </w:rPr>
            </w:pPr>
            <w:r>
              <w:t>Constraint : FK_Collection_Unit_Funding_Collection_Unit</w:t>
            </w:r>
          </w:p>
        </w:tc>
      </w:tr>
      <w:tr w:rsidR="00AF60D7" w14:paraId="625BEB83" w14:textId="77777777">
        <w:tc>
          <w:tcPr>
            <w:tcW w:w="1548" w:type="dxa"/>
            <w:tcBorders>
              <w:top w:val="nil"/>
              <w:left w:val="single" w:sz="4" w:space="0" w:color="auto"/>
              <w:bottom w:val="single" w:sz="4" w:space="0" w:color="auto"/>
              <w:right w:val="single" w:sz="4" w:space="0" w:color="auto"/>
            </w:tcBorders>
            <w:shd w:val="clear" w:color="auto" w:fill="auto"/>
          </w:tcPr>
          <w:p w14:paraId="66F1A36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F15CCBA" w14:textId="77777777" w:rsidR="00AF60D7" w:rsidRDefault="00AF60D7">
            <w:pPr>
              <w:pStyle w:val="TableRow"/>
            </w:pPr>
            <w:r>
              <w:t>Each funding item applies to one collection unit.  Each collection unnit has zero or more funding items.</w:t>
            </w:r>
          </w:p>
        </w:tc>
      </w:tr>
      <w:tr w:rsidR="00AF60D7" w14:paraId="1F2DDA7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B66E8A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5F8A710" w14:textId="77777777" w:rsidR="00AF60D7" w:rsidRDefault="00AF60D7">
            <w:pPr>
              <w:pStyle w:val="CodeSamples"/>
            </w:pPr>
            <w:r>
              <w:t>FK_Collection_Unit_Funding_Collection_Unit (Collection_Unit_Key) references Collection_Unit(Collection_Unit_Key)</w:t>
            </w:r>
          </w:p>
        </w:tc>
      </w:tr>
    </w:tbl>
    <w:p w14:paraId="3D22F64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4A69D1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14EBC9E" w14:textId="77777777" w:rsidR="00AF60D7" w:rsidRDefault="00AF60D7">
            <w:pPr>
              <w:pStyle w:val="TableTitle"/>
              <w:rPr>
                <w:color w:val="FF0000"/>
              </w:rPr>
            </w:pPr>
            <w:r>
              <w:t>Constraint : FK_Collection_Unit_Funding_Currency</w:t>
            </w:r>
          </w:p>
        </w:tc>
      </w:tr>
      <w:tr w:rsidR="00AF60D7" w14:paraId="2AEF4D68" w14:textId="77777777">
        <w:tc>
          <w:tcPr>
            <w:tcW w:w="1548" w:type="dxa"/>
            <w:tcBorders>
              <w:top w:val="nil"/>
              <w:left w:val="single" w:sz="4" w:space="0" w:color="auto"/>
              <w:bottom w:val="single" w:sz="4" w:space="0" w:color="auto"/>
              <w:right w:val="single" w:sz="4" w:space="0" w:color="auto"/>
            </w:tcBorders>
            <w:shd w:val="clear" w:color="auto" w:fill="auto"/>
          </w:tcPr>
          <w:p w14:paraId="46E45A5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16A6D48" w14:textId="77777777" w:rsidR="00AF60D7" w:rsidRDefault="00AF60D7">
            <w:pPr>
              <w:pStyle w:val="TableRow"/>
            </w:pPr>
            <w:r>
              <w:t>Each funding item's amount is in a single currency.</w:t>
            </w:r>
          </w:p>
        </w:tc>
      </w:tr>
      <w:tr w:rsidR="00AF60D7" w14:paraId="20F640F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97957F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F314A24" w14:textId="77777777" w:rsidR="00AF60D7" w:rsidRDefault="00AF60D7">
            <w:pPr>
              <w:pStyle w:val="CodeSamples"/>
            </w:pPr>
            <w:r>
              <w:t>FK_Collection_Unit_Funding_Currency (Currency_Key) references Currency(Currency_Key)</w:t>
            </w:r>
          </w:p>
        </w:tc>
      </w:tr>
    </w:tbl>
    <w:p w14:paraId="2227F1C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C40F8D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72CD75" w14:textId="77777777" w:rsidR="00AF60D7" w:rsidRDefault="00AF60D7">
            <w:pPr>
              <w:pStyle w:val="TableTitle"/>
              <w:rPr>
                <w:color w:val="FF0000"/>
              </w:rPr>
            </w:pPr>
            <w:r>
              <w:t>Constraint : FK_Collection_Unit_Funding_Name</w:t>
            </w:r>
          </w:p>
        </w:tc>
      </w:tr>
      <w:tr w:rsidR="00AF60D7" w14:paraId="3A101E1A" w14:textId="77777777">
        <w:tc>
          <w:tcPr>
            <w:tcW w:w="1548" w:type="dxa"/>
            <w:tcBorders>
              <w:top w:val="nil"/>
              <w:left w:val="single" w:sz="4" w:space="0" w:color="auto"/>
              <w:bottom w:val="single" w:sz="4" w:space="0" w:color="auto"/>
              <w:right w:val="single" w:sz="4" w:space="0" w:color="auto"/>
            </w:tcBorders>
            <w:shd w:val="clear" w:color="auto" w:fill="auto"/>
          </w:tcPr>
          <w:p w14:paraId="43981DC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DBA95C3" w14:textId="77777777" w:rsidR="00AF60D7" w:rsidRDefault="00AF60D7">
            <w:pPr>
              <w:pStyle w:val="TableRow"/>
            </w:pPr>
            <w:r>
              <w:t>Each funding item is sourced from a single name.</w:t>
            </w:r>
          </w:p>
        </w:tc>
      </w:tr>
      <w:tr w:rsidR="00AF60D7" w14:paraId="2B6DF39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75F9122"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84F75FB" w14:textId="77777777" w:rsidR="00AF60D7" w:rsidRDefault="00AF60D7">
            <w:pPr>
              <w:pStyle w:val="CodeSamples"/>
            </w:pPr>
            <w:r>
              <w:t>FK_Collection_Unit_Funding_Name (Funded_By_Name_Key) references Name(Name_Key)</w:t>
            </w:r>
          </w:p>
        </w:tc>
      </w:tr>
    </w:tbl>
    <w:p w14:paraId="3427377C" w14:textId="77777777" w:rsidR="00AF60D7" w:rsidRDefault="00AF60D7" w:rsidP="00AF60D7">
      <w:pPr>
        <w:pStyle w:val="NormalIndent"/>
      </w:pPr>
    </w:p>
    <w:p w14:paraId="5F885009" w14:textId="77777777" w:rsidR="00AF60D7" w:rsidRDefault="00AF60D7" w:rsidP="00840903">
      <w:pPr>
        <w:pStyle w:val="Heading4"/>
      </w:pPr>
      <w:bookmarkStart w:id="793" w:name="_Toc292879051"/>
      <w:r>
        <w:lastRenderedPageBreak/>
        <w:t>Collection_Unit_History</w:t>
      </w:r>
      <w:bookmarkEnd w:id="793"/>
    </w:p>
    <w:p w14:paraId="0B7347C2" w14:textId="77777777" w:rsidR="00AF60D7" w:rsidRDefault="00AF60D7" w:rsidP="00AF60D7">
      <w:pPr>
        <w:pStyle w:val="NormalIndent"/>
      </w:pPr>
      <w:r>
        <w:t>Lists historic events that pertain to a collection unit.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E25DA2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09492D3"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ED18F1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86AD7B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5E28570" w14:textId="77777777" w:rsidR="00AF60D7" w:rsidRDefault="00AF60D7">
            <w:pPr>
              <w:pStyle w:val="TableColumnTitles"/>
              <w:keepNext/>
            </w:pPr>
            <w:r>
              <w:t>Size</w:t>
            </w:r>
          </w:p>
        </w:tc>
      </w:tr>
      <w:tr w:rsidR="00AF60D7" w14:paraId="2F39C77C" w14:textId="77777777">
        <w:tc>
          <w:tcPr>
            <w:tcW w:w="2802" w:type="dxa"/>
            <w:tcBorders>
              <w:top w:val="nil"/>
              <w:left w:val="single" w:sz="6" w:space="0" w:color="auto"/>
              <w:bottom w:val="nil"/>
              <w:right w:val="single" w:sz="6" w:space="0" w:color="auto"/>
            </w:tcBorders>
            <w:shd w:val="clear" w:color="auto" w:fill="auto"/>
          </w:tcPr>
          <w:p w14:paraId="6D2DDF8E" w14:textId="77777777" w:rsidR="00AF60D7" w:rsidRDefault="00AF60D7">
            <w:pPr>
              <w:pStyle w:val="TableRow"/>
              <w:rPr>
                <w:u w:val="single"/>
              </w:rPr>
            </w:pPr>
            <w:r>
              <w:rPr>
                <w:u w:val="single"/>
              </w:rPr>
              <w:t>Collection_Unit_History_Key</w:t>
            </w:r>
          </w:p>
        </w:tc>
        <w:tc>
          <w:tcPr>
            <w:tcW w:w="4536" w:type="dxa"/>
            <w:tcBorders>
              <w:top w:val="nil"/>
              <w:left w:val="single" w:sz="6" w:space="0" w:color="auto"/>
              <w:bottom w:val="nil"/>
              <w:right w:val="single" w:sz="6" w:space="0" w:color="auto"/>
            </w:tcBorders>
            <w:shd w:val="clear" w:color="auto" w:fill="auto"/>
          </w:tcPr>
          <w:p w14:paraId="13E633F0" w14:textId="77777777" w:rsidR="00AF60D7" w:rsidRDefault="00AF60D7">
            <w:pPr>
              <w:pStyle w:val="TableRow"/>
            </w:pPr>
            <w:r>
              <w:t>Unique identifier for the Collection_Unit_History table</w:t>
            </w:r>
          </w:p>
        </w:tc>
        <w:tc>
          <w:tcPr>
            <w:tcW w:w="1500" w:type="dxa"/>
            <w:tcBorders>
              <w:top w:val="nil"/>
              <w:left w:val="single" w:sz="6" w:space="0" w:color="auto"/>
              <w:bottom w:val="nil"/>
              <w:right w:val="single" w:sz="6" w:space="0" w:color="auto"/>
            </w:tcBorders>
            <w:shd w:val="clear" w:color="auto" w:fill="auto"/>
          </w:tcPr>
          <w:p w14:paraId="016340A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7B3FE90" w14:textId="77777777" w:rsidR="00AF60D7" w:rsidRDefault="00AF60D7">
            <w:pPr>
              <w:pStyle w:val="TableRow"/>
            </w:pPr>
            <w:r>
              <w:t>16</w:t>
            </w:r>
          </w:p>
        </w:tc>
      </w:tr>
      <w:tr w:rsidR="00AF60D7" w14:paraId="3CC6866E" w14:textId="77777777">
        <w:tc>
          <w:tcPr>
            <w:tcW w:w="2802" w:type="dxa"/>
            <w:tcBorders>
              <w:top w:val="nil"/>
              <w:left w:val="single" w:sz="6" w:space="0" w:color="auto"/>
              <w:bottom w:val="nil"/>
              <w:right w:val="single" w:sz="6" w:space="0" w:color="auto"/>
            </w:tcBorders>
            <w:shd w:val="clear" w:color="auto" w:fill="auto"/>
          </w:tcPr>
          <w:p w14:paraId="56A6B7F0"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54EB4E80" w14:textId="77777777" w:rsidR="00AF60D7" w:rsidRDefault="00AF60D7">
            <w:pPr>
              <w:pStyle w:val="TableRow"/>
            </w:pPr>
            <w:r>
              <w:t>Collection unit the history record applies to.</w:t>
            </w:r>
          </w:p>
        </w:tc>
        <w:tc>
          <w:tcPr>
            <w:tcW w:w="1500" w:type="dxa"/>
            <w:tcBorders>
              <w:top w:val="nil"/>
              <w:left w:val="single" w:sz="6" w:space="0" w:color="auto"/>
              <w:bottom w:val="nil"/>
              <w:right w:val="single" w:sz="6" w:space="0" w:color="auto"/>
            </w:tcBorders>
            <w:shd w:val="clear" w:color="auto" w:fill="auto"/>
          </w:tcPr>
          <w:p w14:paraId="622F55F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D010FC3" w14:textId="77777777" w:rsidR="00AF60D7" w:rsidRDefault="00AF60D7">
            <w:pPr>
              <w:pStyle w:val="TableRow"/>
            </w:pPr>
            <w:r>
              <w:t>16</w:t>
            </w:r>
          </w:p>
        </w:tc>
      </w:tr>
      <w:tr w:rsidR="00AF60D7" w14:paraId="49941C28" w14:textId="77777777">
        <w:tc>
          <w:tcPr>
            <w:tcW w:w="2802" w:type="dxa"/>
            <w:tcBorders>
              <w:top w:val="nil"/>
              <w:left w:val="single" w:sz="6" w:space="0" w:color="auto"/>
              <w:bottom w:val="nil"/>
              <w:right w:val="single" w:sz="6" w:space="0" w:color="auto"/>
            </w:tcBorders>
            <w:shd w:val="clear" w:color="auto" w:fill="auto"/>
          </w:tcPr>
          <w:p w14:paraId="271FF497" w14:textId="77777777" w:rsidR="00AF60D7" w:rsidRDefault="00AF60D7">
            <w:pPr>
              <w:pStyle w:val="TableRow"/>
            </w:pPr>
            <w:r>
              <w:t>Source_Name_Key</w:t>
            </w:r>
          </w:p>
        </w:tc>
        <w:tc>
          <w:tcPr>
            <w:tcW w:w="4536" w:type="dxa"/>
            <w:tcBorders>
              <w:top w:val="nil"/>
              <w:left w:val="single" w:sz="6" w:space="0" w:color="auto"/>
              <w:bottom w:val="nil"/>
              <w:right w:val="single" w:sz="6" w:space="0" w:color="auto"/>
            </w:tcBorders>
            <w:shd w:val="clear" w:color="auto" w:fill="auto"/>
          </w:tcPr>
          <w:p w14:paraId="0FF71B67" w14:textId="77777777" w:rsidR="00AF60D7" w:rsidRDefault="00AF60D7">
            <w:pPr>
              <w:pStyle w:val="TableRow"/>
            </w:pPr>
            <w:r>
              <w:t>Identifies the individual or organisation that sourced the information.</w:t>
            </w:r>
          </w:p>
        </w:tc>
        <w:tc>
          <w:tcPr>
            <w:tcW w:w="1500" w:type="dxa"/>
            <w:tcBorders>
              <w:top w:val="nil"/>
              <w:left w:val="single" w:sz="6" w:space="0" w:color="auto"/>
              <w:bottom w:val="nil"/>
              <w:right w:val="single" w:sz="6" w:space="0" w:color="auto"/>
            </w:tcBorders>
            <w:shd w:val="clear" w:color="auto" w:fill="auto"/>
          </w:tcPr>
          <w:p w14:paraId="15E2EA0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D38DD71" w14:textId="77777777" w:rsidR="00AF60D7" w:rsidRDefault="00AF60D7">
            <w:pPr>
              <w:pStyle w:val="TableRow"/>
            </w:pPr>
            <w:r>
              <w:t>16</w:t>
            </w:r>
          </w:p>
        </w:tc>
      </w:tr>
      <w:tr w:rsidR="00AF60D7" w14:paraId="0445C345" w14:textId="77777777">
        <w:tc>
          <w:tcPr>
            <w:tcW w:w="2802" w:type="dxa"/>
            <w:tcBorders>
              <w:top w:val="nil"/>
              <w:left w:val="single" w:sz="6" w:space="0" w:color="auto"/>
              <w:bottom w:val="nil"/>
              <w:right w:val="single" w:sz="6" w:space="0" w:color="auto"/>
            </w:tcBorders>
            <w:shd w:val="clear" w:color="auto" w:fill="auto"/>
          </w:tcPr>
          <w:p w14:paraId="5208F7C8" w14:textId="77777777" w:rsidR="00AF60D7" w:rsidRDefault="00AF60D7">
            <w:pPr>
              <w:pStyle w:val="TableRow"/>
            </w:pPr>
            <w:r>
              <w:t>From_Vague_Date_Start</w:t>
            </w:r>
          </w:p>
        </w:tc>
        <w:tc>
          <w:tcPr>
            <w:tcW w:w="4536" w:type="dxa"/>
            <w:tcBorders>
              <w:top w:val="nil"/>
              <w:left w:val="single" w:sz="6" w:space="0" w:color="auto"/>
              <w:bottom w:val="nil"/>
              <w:right w:val="single" w:sz="6" w:space="0" w:color="auto"/>
            </w:tcBorders>
            <w:shd w:val="clear" w:color="auto" w:fill="auto"/>
          </w:tcPr>
          <w:p w14:paraId="3D1697E9" w14:textId="77777777" w:rsidR="00AF60D7" w:rsidRDefault="00AF60D7">
            <w:pPr>
              <w:pStyle w:val="TableRow"/>
            </w:pPr>
            <w:r>
              <w:t xml:space="preserve">Vague date start field for the event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26CEA0D6"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FFCE764" w14:textId="77777777" w:rsidR="00AF60D7" w:rsidRDefault="00AF60D7">
            <w:pPr>
              <w:pStyle w:val="TableRow"/>
            </w:pPr>
          </w:p>
        </w:tc>
      </w:tr>
      <w:tr w:rsidR="00AF60D7" w14:paraId="2D34AF32" w14:textId="77777777">
        <w:tc>
          <w:tcPr>
            <w:tcW w:w="2802" w:type="dxa"/>
            <w:tcBorders>
              <w:top w:val="nil"/>
              <w:left w:val="single" w:sz="6" w:space="0" w:color="auto"/>
              <w:bottom w:val="nil"/>
              <w:right w:val="single" w:sz="6" w:space="0" w:color="auto"/>
            </w:tcBorders>
            <w:shd w:val="clear" w:color="auto" w:fill="auto"/>
          </w:tcPr>
          <w:p w14:paraId="0360DCAD" w14:textId="77777777" w:rsidR="00AF60D7" w:rsidRDefault="00AF60D7">
            <w:pPr>
              <w:pStyle w:val="TableRow"/>
            </w:pPr>
            <w:r>
              <w:t>From_Vague_Date_End</w:t>
            </w:r>
          </w:p>
        </w:tc>
        <w:tc>
          <w:tcPr>
            <w:tcW w:w="4536" w:type="dxa"/>
            <w:tcBorders>
              <w:top w:val="nil"/>
              <w:left w:val="single" w:sz="6" w:space="0" w:color="auto"/>
              <w:bottom w:val="nil"/>
              <w:right w:val="single" w:sz="6" w:space="0" w:color="auto"/>
            </w:tcBorders>
            <w:shd w:val="clear" w:color="auto" w:fill="auto"/>
          </w:tcPr>
          <w:p w14:paraId="35FE8B93" w14:textId="77777777" w:rsidR="00AF60D7" w:rsidRDefault="00AF60D7">
            <w:pPr>
              <w:pStyle w:val="TableRow"/>
            </w:pPr>
            <w:r>
              <w:t xml:space="preserve">Vague date end field for the event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13D5F1F"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A76DE23" w14:textId="77777777" w:rsidR="00AF60D7" w:rsidRDefault="00AF60D7">
            <w:pPr>
              <w:pStyle w:val="TableRow"/>
            </w:pPr>
          </w:p>
        </w:tc>
      </w:tr>
      <w:tr w:rsidR="00AF60D7" w14:paraId="4E0F00D7" w14:textId="77777777">
        <w:tc>
          <w:tcPr>
            <w:tcW w:w="2802" w:type="dxa"/>
            <w:tcBorders>
              <w:top w:val="nil"/>
              <w:left w:val="single" w:sz="6" w:space="0" w:color="auto"/>
              <w:bottom w:val="nil"/>
              <w:right w:val="single" w:sz="6" w:space="0" w:color="auto"/>
            </w:tcBorders>
            <w:shd w:val="clear" w:color="auto" w:fill="auto"/>
          </w:tcPr>
          <w:p w14:paraId="5931E545" w14:textId="77777777" w:rsidR="00AF60D7" w:rsidRDefault="00AF60D7">
            <w:pPr>
              <w:pStyle w:val="TableRow"/>
            </w:pPr>
            <w:r>
              <w:t>From_Vague_Date_Type</w:t>
            </w:r>
          </w:p>
        </w:tc>
        <w:tc>
          <w:tcPr>
            <w:tcW w:w="4536" w:type="dxa"/>
            <w:tcBorders>
              <w:top w:val="nil"/>
              <w:left w:val="single" w:sz="6" w:space="0" w:color="auto"/>
              <w:bottom w:val="nil"/>
              <w:right w:val="single" w:sz="6" w:space="0" w:color="auto"/>
            </w:tcBorders>
            <w:shd w:val="clear" w:color="auto" w:fill="auto"/>
          </w:tcPr>
          <w:p w14:paraId="6A3570ED" w14:textId="77777777" w:rsidR="00AF60D7" w:rsidRDefault="00AF60D7">
            <w:pPr>
              <w:pStyle w:val="TableRow"/>
            </w:pPr>
            <w:r>
              <w:t>Vague date type field for the event period start date.</w:t>
            </w:r>
          </w:p>
        </w:tc>
        <w:tc>
          <w:tcPr>
            <w:tcW w:w="1500" w:type="dxa"/>
            <w:tcBorders>
              <w:top w:val="nil"/>
              <w:left w:val="single" w:sz="6" w:space="0" w:color="auto"/>
              <w:bottom w:val="nil"/>
              <w:right w:val="single" w:sz="6" w:space="0" w:color="auto"/>
            </w:tcBorders>
            <w:shd w:val="clear" w:color="auto" w:fill="auto"/>
          </w:tcPr>
          <w:p w14:paraId="1F3A28FD"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543332D" w14:textId="77777777" w:rsidR="00AF60D7" w:rsidRDefault="00AF60D7">
            <w:pPr>
              <w:pStyle w:val="TableRow"/>
            </w:pPr>
            <w:r>
              <w:t>2</w:t>
            </w:r>
          </w:p>
        </w:tc>
      </w:tr>
      <w:tr w:rsidR="00AF60D7" w14:paraId="151B3B56" w14:textId="77777777">
        <w:tc>
          <w:tcPr>
            <w:tcW w:w="2802" w:type="dxa"/>
            <w:tcBorders>
              <w:top w:val="nil"/>
              <w:left w:val="single" w:sz="6" w:space="0" w:color="auto"/>
              <w:bottom w:val="nil"/>
              <w:right w:val="single" w:sz="6" w:space="0" w:color="auto"/>
            </w:tcBorders>
            <w:shd w:val="clear" w:color="auto" w:fill="auto"/>
          </w:tcPr>
          <w:p w14:paraId="30A01A7D" w14:textId="77777777" w:rsidR="00AF60D7" w:rsidRDefault="00AF60D7">
            <w:pPr>
              <w:pStyle w:val="TableRow"/>
            </w:pPr>
            <w:r>
              <w:t>To_Vague_Date_Start</w:t>
            </w:r>
          </w:p>
        </w:tc>
        <w:tc>
          <w:tcPr>
            <w:tcW w:w="4536" w:type="dxa"/>
            <w:tcBorders>
              <w:top w:val="nil"/>
              <w:left w:val="single" w:sz="6" w:space="0" w:color="auto"/>
              <w:bottom w:val="nil"/>
              <w:right w:val="single" w:sz="6" w:space="0" w:color="auto"/>
            </w:tcBorders>
            <w:shd w:val="clear" w:color="auto" w:fill="auto"/>
          </w:tcPr>
          <w:p w14:paraId="0924F3D9" w14:textId="77777777" w:rsidR="00AF60D7" w:rsidRDefault="00AF60D7">
            <w:pPr>
              <w:pStyle w:val="TableRow"/>
            </w:pPr>
            <w:r>
              <w:t xml:space="preserve">Vague date start field for the event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9AB756A"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1C45C70" w14:textId="77777777" w:rsidR="00AF60D7" w:rsidRDefault="00AF60D7">
            <w:pPr>
              <w:pStyle w:val="TableRow"/>
            </w:pPr>
          </w:p>
        </w:tc>
      </w:tr>
      <w:tr w:rsidR="00AF60D7" w14:paraId="12598D48" w14:textId="77777777">
        <w:tc>
          <w:tcPr>
            <w:tcW w:w="2802" w:type="dxa"/>
            <w:tcBorders>
              <w:top w:val="nil"/>
              <w:left w:val="single" w:sz="6" w:space="0" w:color="auto"/>
              <w:bottom w:val="nil"/>
              <w:right w:val="single" w:sz="6" w:space="0" w:color="auto"/>
            </w:tcBorders>
            <w:shd w:val="clear" w:color="auto" w:fill="auto"/>
          </w:tcPr>
          <w:p w14:paraId="50C01574" w14:textId="77777777" w:rsidR="00AF60D7" w:rsidRDefault="00AF60D7">
            <w:pPr>
              <w:pStyle w:val="TableRow"/>
            </w:pPr>
            <w:r>
              <w:t>To_Vague_Date_End</w:t>
            </w:r>
          </w:p>
        </w:tc>
        <w:tc>
          <w:tcPr>
            <w:tcW w:w="4536" w:type="dxa"/>
            <w:tcBorders>
              <w:top w:val="nil"/>
              <w:left w:val="single" w:sz="6" w:space="0" w:color="auto"/>
              <w:bottom w:val="nil"/>
              <w:right w:val="single" w:sz="6" w:space="0" w:color="auto"/>
            </w:tcBorders>
            <w:shd w:val="clear" w:color="auto" w:fill="auto"/>
          </w:tcPr>
          <w:p w14:paraId="7403DA5B" w14:textId="77777777" w:rsidR="00AF60D7" w:rsidRDefault="00AF60D7">
            <w:pPr>
              <w:pStyle w:val="TableRow"/>
            </w:pPr>
            <w:r>
              <w:t xml:space="preserve">Vague date end field for the event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2DCBF62"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9A6E2D9" w14:textId="77777777" w:rsidR="00AF60D7" w:rsidRDefault="00AF60D7">
            <w:pPr>
              <w:pStyle w:val="TableRow"/>
            </w:pPr>
          </w:p>
        </w:tc>
      </w:tr>
      <w:tr w:rsidR="00AF60D7" w14:paraId="12D28A40" w14:textId="77777777">
        <w:tc>
          <w:tcPr>
            <w:tcW w:w="2802" w:type="dxa"/>
            <w:tcBorders>
              <w:top w:val="nil"/>
              <w:left w:val="single" w:sz="6" w:space="0" w:color="auto"/>
              <w:bottom w:val="nil"/>
              <w:right w:val="single" w:sz="6" w:space="0" w:color="auto"/>
            </w:tcBorders>
            <w:shd w:val="clear" w:color="auto" w:fill="auto"/>
          </w:tcPr>
          <w:p w14:paraId="108DACBF" w14:textId="77777777" w:rsidR="00AF60D7" w:rsidRDefault="00AF60D7">
            <w:pPr>
              <w:pStyle w:val="TableRow"/>
            </w:pPr>
            <w:r>
              <w:t>To_Vague_Date_Type</w:t>
            </w:r>
          </w:p>
        </w:tc>
        <w:tc>
          <w:tcPr>
            <w:tcW w:w="4536" w:type="dxa"/>
            <w:tcBorders>
              <w:top w:val="nil"/>
              <w:left w:val="single" w:sz="6" w:space="0" w:color="auto"/>
              <w:bottom w:val="nil"/>
              <w:right w:val="single" w:sz="6" w:space="0" w:color="auto"/>
            </w:tcBorders>
            <w:shd w:val="clear" w:color="auto" w:fill="auto"/>
          </w:tcPr>
          <w:p w14:paraId="2628C799" w14:textId="77777777" w:rsidR="00AF60D7" w:rsidRDefault="00AF60D7">
            <w:pPr>
              <w:pStyle w:val="TableRow"/>
            </w:pPr>
            <w:r>
              <w:t>Vague date type field for the event period end date.</w:t>
            </w:r>
          </w:p>
        </w:tc>
        <w:tc>
          <w:tcPr>
            <w:tcW w:w="1500" w:type="dxa"/>
            <w:tcBorders>
              <w:top w:val="nil"/>
              <w:left w:val="single" w:sz="6" w:space="0" w:color="auto"/>
              <w:bottom w:val="nil"/>
              <w:right w:val="single" w:sz="6" w:space="0" w:color="auto"/>
            </w:tcBorders>
            <w:shd w:val="clear" w:color="auto" w:fill="auto"/>
          </w:tcPr>
          <w:p w14:paraId="057DF281"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BCD0200" w14:textId="77777777" w:rsidR="00AF60D7" w:rsidRDefault="00AF60D7">
            <w:pPr>
              <w:pStyle w:val="TableRow"/>
            </w:pPr>
            <w:r>
              <w:t>2</w:t>
            </w:r>
          </w:p>
        </w:tc>
      </w:tr>
      <w:tr w:rsidR="00AF60D7" w14:paraId="4EE14319" w14:textId="77777777">
        <w:tc>
          <w:tcPr>
            <w:tcW w:w="2802" w:type="dxa"/>
            <w:tcBorders>
              <w:top w:val="nil"/>
              <w:left w:val="single" w:sz="6" w:space="0" w:color="auto"/>
              <w:bottom w:val="nil"/>
              <w:right w:val="single" w:sz="6" w:space="0" w:color="auto"/>
            </w:tcBorders>
            <w:shd w:val="clear" w:color="auto" w:fill="auto"/>
          </w:tcPr>
          <w:p w14:paraId="320E8155"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718469AD" w14:textId="77777777" w:rsidR="00AF60D7" w:rsidRDefault="00AF60D7">
            <w:pPr>
              <w:pStyle w:val="TableRow"/>
            </w:pPr>
            <w:r>
              <w:t>Title of the historical event.</w:t>
            </w:r>
          </w:p>
        </w:tc>
        <w:tc>
          <w:tcPr>
            <w:tcW w:w="1500" w:type="dxa"/>
            <w:tcBorders>
              <w:top w:val="nil"/>
              <w:left w:val="single" w:sz="6" w:space="0" w:color="auto"/>
              <w:bottom w:val="nil"/>
              <w:right w:val="single" w:sz="6" w:space="0" w:color="auto"/>
            </w:tcBorders>
            <w:shd w:val="clear" w:color="auto" w:fill="auto"/>
          </w:tcPr>
          <w:p w14:paraId="7FD6FCD7"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5AED2FE" w14:textId="77777777" w:rsidR="00AF60D7" w:rsidRDefault="00AF60D7">
            <w:pPr>
              <w:pStyle w:val="TableRow"/>
            </w:pPr>
            <w:r>
              <w:t>100</w:t>
            </w:r>
          </w:p>
        </w:tc>
      </w:tr>
      <w:tr w:rsidR="00AF60D7" w14:paraId="25599C83" w14:textId="77777777">
        <w:tc>
          <w:tcPr>
            <w:tcW w:w="2802" w:type="dxa"/>
            <w:tcBorders>
              <w:top w:val="nil"/>
              <w:left w:val="single" w:sz="6" w:space="0" w:color="auto"/>
              <w:bottom w:val="nil"/>
              <w:right w:val="single" w:sz="6" w:space="0" w:color="auto"/>
            </w:tcBorders>
            <w:shd w:val="clear" w:color="auto" w:fill="auto"/>
          </w:tcPr>
          <w:p w14:paraId="32D7F46B" w14:textId="77777777" w:rsidR="00AF60D7" w:rsidRDefault="00AF60D7">
            <w:pPr>
              <w:pStyle w:val="TableRow"/>
            </w:pPr>
            <w:r>
              <w:t>Comment</w:t>
            </w:r>
          </w:p>
        </w:tc>
        <w:tc>
          <w:tcPr>
            <w:tcW w:w="4536" w:type="dxa"/>
            <w:tcBorders>
              <w:top w:val="nil"/>
              <w:left w:val="single" w:sz="6" w:space="0" w:color="auto"/>
              <w:bottom w:val="nil"/>
              <w:right w:val="single" w:sz="6" w:space="0" w:color="auto"/>
            </w:tcBorders>
            <w:shd w:val="clear" w:color="auto" w:fill="auto"/>
          </w:tcPr>
          <w:p w14:paraId="21C87AA6" w14:textId="77777777" w:rsidR="00AF60D7" w:rsidRDefault="00AF60D7">
            <w:pPr>
              <w:pStyle w:val="TableRow"/>
            </w:pPr>
            <w:r>
              <w:t>Comment regarding the historical event.</w:t>
            </w:r>
          </w:p>
        </w:tc>
        <w:tc>
          <w:tcPr>
            <w:tcW w:w="1500" w:type="dxa"/>
            <w:tcBorders>
              <w:top w:val="nil"/>
              <w:left w:val="single" w:sz="6" w:space="0" w:color="auto"/>
              <w:bottom w:val="nil"/>
              <w:right w:val="single" w:sz="6" w:space="0" w:color="auto"/>
            </w:tcBorders>
            <w:shd w:val="clear" w:color="auto" w:fill="auto"/>
          </w:tcPr>
          <w:p w14:paraId="2315FA9D"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1D3C1761" w14:textId="77777777" w:rsidR="00AF60D7" w:rsidRDefault="00AF60D7">
            <w:pPr>
              <w:pStyle w:val="TableRow"/>
            </w:pPr>
          </w:p>
        </w:tc>
      </w:tr>
      <w:tr w:rsidR="00AF60D7" w14:paraId="59F0F154" w14:textId="77777777">
        <w:tc>
          <w:tcPr>
            <w:tcW w:w="2802" w:type="dxa"/>
            <w:tcBorders>
              <w:top w:val="nil"/>
              <w:left w:val="single" w:sz="6" w:space="0" w:color="auto"/>
              <w:bottom w:val="nil"/>
              <w:right w:val="single" w:sz="6" w:space="0" w:color="auto"/>
            </w:tcBorders>
            <w:shd w:val="clear" w:color="auto" w:fill="auto"/>
          </w:tcPr>
          <w:p w14:paraId="79D610DF"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4523F90"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25D373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D1C8396" w14:textId="77777777" w:rsidR="00AF60D7" w:rsidRDefault="00AF60D7">
            <w:pPr>
              <w:pStyle w:val="TableRow"/>
            </w:pPr>
            <w:r>
              <w:t>16</w:t>
            </w:r>
          </w:p>
        </w:tc>
      </w:tr>
      <w:tr w:rsidR="00AF60D7" w14:paraId="29D56D7F" w14:textId="77777777">
        <w:tc>
          <w:tcPr>
            <w:tcW w:w="2802" w:type="dxa"/>
            <w:tcBorders>
              <w:top w:val="nil"/>
              <w:left w:val="single" w:sz="6" w:space="0" w:color="auto"/>
              <w:bottom w:val="nil"/>
              <w:right w:val="single" w:sz="6" w:space="0" w:color="auto"/>
            </w:tcBorders>
            <w:shd w:val="clear" w:color="auto" w:fill="auto"/>
          </w:tcPr>
          <w:p w14:paraId="0B66FA36"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899A32A"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91548E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09B1DDD" w14:textId="77777777" w:rsidR="00AF60D7" w:rsidRDefault="00AF60D7">
            <w:pPr>
              <w:pStyle w:val="TableRow"/>
            </w:pPr>
            <w:r>
              <w:t>16</w:t>
            </w:r>
          </w:p>
        </w:tc>
      </w:tr>
      <w:tr w:rsidR="00AF60D7" w14:paraId="1C35F009" w14:textId="77777777">
        <w:tc>
          <w:tcPr>
            <w:tcW w:w="2802" w:type="dxa"/>
            <w:tcBorders>
              <w:top w:val="nil"/>
              <w:left w:val="single" w:sz="6" w:space="0" w:color="auto"/>
              <w:bottom w:val="nil"/>
              <w:right w:val="single" w:sz="6" w:space="0" w:color="auto"/>
            </w:tcBorders>
            <w:shd w:val="clear" w:color="auto" w:fill="auto"/>
          </w:tcPr>
          <w:p w14:paraId="7BD65C2D"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99B2FA5" w14:textId="77777777" w:rsidR="00AF60D7" w:rsidRDefault="00AF60D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017FAC2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9FD0F05" w14:textId="77777777" w:rsidR="00AF60D7" w:rsidRDefault="00AF60D7">
            <w:pPr>
              <w:pStyle w:val="TableRow"/>
            </w:pPr>
            <w:r>
              <w:t>8</w:t>
            </w:r>
          </w:p>
        </w:tc>
      </w:tr>
      <w:tr w:rsidR="00AF60D7" w14:paraId="16DD8E5D" w14:textId="77777777">
        <w:tc>
          <w:tcPr>
            <w:tcW w:w="2802" w:type="dxa"/>
            <w:tcBorders>
              <w:top w:val="nil"/>
              <w:left w:val="single" w:sz="6" w:space="0" w:color="auto"/>
              <w:bottom w:val="single" w:sz="6" w:space="0" w:color="auto"/>
              <w:right w:val="single" w:sz="6" w:space="0" w:color="auto"/>
            </w:tcBorders>
            <w:shd w:val="clear" w:color="auto" w:fill="auto"/>
          </w:tcPr>
          <w:p w14:paraId="5C46579B"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119BBEB3"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EEF8BAE"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6CE63F5" w14:textId="77777777" w:rsidR="00AF60D7" w:rsidRDefault="00AF60D7">
            <w:pPr>
              <w:pStyle w:val="TableRow"/>
            </w:pPr>
            <w:r>
              <w:t>8</w:t>
            </w:r>
          </w:p>
        </w:tc>
      </w:tr>
    </w:tbl>
    <w:p w14:paraId="4CAB4FE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FC614D5"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324A9F4"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098E47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4814F25" w14:textId="77777777" w:rsidR="00AF60D7" w:rsidRDefault="00AF60D7">
            <w:pPr>
              <w:pStyle w:val="TableColumnTitles"/>
              <w:keepNext/>
            </w:pPr>
            <w:r>
              <w:t>Options</w:t>
            </w:r>
          </w:p>
        </w:tc>
      </w:tr>
      <w:tr w:rsidR="00AF60D7" w14:paraId="60EF4660" w14:textId="77777777">
        <w:tc>
          <w:tcPr>
            <w:tcW w:w="2801" w:type="dxa"/>
            <w:tcBorders>
              <w:top w:val="nil"/>
              <w:left w:val="single" w:sz="6" w:space="0" w:color="auto"/>
              <w:bottom w:val="single" w:sz="6" w:space="0" w:color="auto"/>
              <w:right w:val="single" w:sz="6" w:space="0" w:color="auto"/>
            </w:tcBorders>
            <w:shd w:val="clear" w:color="auto" w:fill="auto"/>
          </w:tcPr>
          <w:p w14:paraId="6D1A19C6"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D5BBE70"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3A58BC1" w14:textId="77777777" w:rsidR="00AF60D7" w:rsidRDefault="00AF60D7">
            <w:pPr>
              <w:pStyle w:val="TableRow"/>
            </w:pPr>
          </w:p>
        </w:tc>
      </w:tr>
    </w:tbl>
    <w:p w14:paraId="566BB3D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C7E283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DFB05F" w14:textId="77777777" w:rsidR="00AF60D7" w:rsidRDefault="00AF60D7">
            <w:pPr>
              <w:pStyle w:val="TableTitle"/>
              <w:rPr>
                <w:color w:val="FF0000"/>
              </w:rPr>
            </w:pPr>
            <w:r>
              <w:t>Constraint : FK_Collection_Unit_History_Individual</w:t>
            </w:r>
          </w:p>
        </w:tc>
      </w:tr>
      <w:tr w:rsidR="00AF60D7" w14:paraId="5ECBB10C" w14:textId="77777777">
        <w:tc>
          <w:tcPr>
            <w:tcW w:w="1548" w:type="dxa"/>
            <w:tcBorders>
              <w:top w:val="nil"/>
              <w:left w:val="single" w:sz="4" w:space="0" w:color="auto"/>
              <w:bottom w:val="single" w:sz="4" w:space="0" w:color="auto"/>
              <w:right w:val="single" w:sz="4" w:space="0" w:color="auto"/>
            </w:tcBorders>
            <w:shd w:val="clear" w:color="auto" w:fill="auto"/>
          </w:tcPr>
          <w:p w14:paraId="7ED9C1FC"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2F3D1FE" w14:textId="77777777" w:rsidR="00AF60D7" w:rsidRDefault="00AF60D7">
            <w:pPr>
              <w:pStyle w:val="TableRow"/>
            </w:pPr>
            <w:r>
              <w:t>Each history event is sourced from one individual.   Each individual sources zero or more history events.</w:t>
            </w:r>
          </w:p>
        </w:tc>
      </w:tr>
      <w:tr w:rsidR="00AF60D7" w14:paraId="1121687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75406E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D99D230" w14:textId="77777777" w:rsidR="00AF60D7" w:rsidRDefault="00AF60D7">
            <w:pPr>
              <w:pStyle w:val="CodeSamples"/>
            </w:pPr>
            <w:r>
              <w:t>FK_Collection_Unit_History_Individual (Source_Name_Key) references Individual(Name_Key)</w:t>
            </w:r>
          </w:p>
        </w:tc>
      </w:tr>
    </w:tbl>
    <w:p w14:paraId="49B1356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E8EFBC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E5BB080" w14:textId="77777777" w:rsidR="00AF60D7" w:rsidRDefault="00AF60D7">
            <w:pPr>
              <w:pStyle w:val="TableTitle"/>
              <w:rPr>
                <w:color w:val="FF0000"/>
              </w:rPr>
            </w:pPr>
            <w:r>
              <w:t>Constraint : FK_Collection_Unit_History_Collection_Unit</w:t>
            </w:r>
          </w:p>
        </w:tc>
      </w:tr>
      <w:tr w:rsidR="00AF60D7" w14:paraId="2C6776A1" w14:textId="77777777">
        <w:tc>
          <w:tcPr>
            <w:tcW w:w="1548" w:type="dxa"/>
            <w:tcBorders>
              <w:top w:val="nil"/>
              <w:left w:val="single" w:sz="4" w:space="0" w:color="auto"/>
              <w:bottom w:val="single" w:sz="4" w:space="0" w:color="auto"/>
              <w:right w:val="single" w:sz="4" w:space="0" w:color="auto"/>
            </w:tcBorders>
            <w:shd w:val="clear" w:color="auto" w:fill="auto"/>
          </w:tcPr>
          <w:p w14:paraId="1E5E2D5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DFDCB28" w14:textId="77777777" w:rsidR="00AF60D7" w:rsidRDefault="00AF60D7">
            <w:pPr>
              <w:pStyle w:val="TableRow"/>
            </w:pPr>
            <w:r>
              <w:t>Each history record applies to one collection unit.  Each collection unit has zero or more history records.</w:t>
            </w:r>
          </w:p>
        </w:tc>
      </w:tr>
      <w:tr w:rsidR="00AF60D7" w14:paraId="387D7FD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83EC1B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A99C73F" w14:textId="77777777" w:rsidR="00AF60D7" w:rsidRDefault="00AF60D7">
            <w:pPr>
              <w:pStyle w:val="CodeSamples"/>
            </w:pPr>
            <w:r>
              <w:t>FK_Collection_Unit_History_Collection_Unit (Collection_Unit_Key) references Collection_Unit(Collection_Unit_Key)</w:t>
            </w:r>
          </w:p>
        </w:tc>
      </w:tr>
    </w:tbl>
    <w:p w14:paraId="419E7801" w14:textId="77777777" w:rsidR="00AF60D7" w:rsidRDefault="00AF60D7" w:rsidP="00AF60D7">
      <w:pPr>
        <w:pStyle w:val="NormalIndent"/>
      </w:pPr>
    </w:p>
    <w:p w14:paraId="776EA5D6" w14:textId="77777777" w:rsidR="00480FB7" w:rsidRDefault="00480FB7" w:rsidP="00840903">
      <w:pPr>
        <w:pStyle w:val="Heading4"/>
      </w:pPr>
      <w:bookmarkStart w:id="794" w:name="_Toc292879052"/>
      <w:r>
        <w:t>Collection_Unit_Material</w:t>
      </w:r>
      <w:bookmarkEnd w:id="794"/>
    </w:p>
    <w:p w14:paraId="6ADCFD06" w14:textId="77777777" w:rsidR="00480FB7" w:rsidRDefault="00480FB7" w:rsidP="00480FB7">
      <w:pPr>
        <w:pStyle w:val="NormalIndent"/>
      </w:pPr>
      <w:r>
        <w:t>Associates materials with collection units.  This table typically lists the materials used in the preparation of a specimen or the composition of a store.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480FB7" w14:paraId="385B11A3"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AE3B9CE" w14:textId="77777777" w:rsidR="00480FB7" w:rsidRDefault="00480FB7" w:rsidP="00C73FD8">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D5BD998" w14:textId="77777777" w:rsidR="00480FB7" w:rsidRDefault="00480FB7" w:rsidP="00C73FD8">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7B77A2D" w14:textId="77777777" w:rsidR="00480FB7" w:rsidRDefault="00480FB7" w:rsidP="00C73FD8">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4D70802" w14:textId="77777777" w:rsidR="00480FB7" w:rsidRDefault="00480FB7" w:rsidP="00C73FD8">
            <w:pPr>
              <w:pStyle w:val="TableColumnTitles"/>
              <w:keepNext/>
            </w:pPr>
            <w:r>
              <w:t>Size</w:t>
            </w:r>
          </w:p>
        </w:tc>
      </w:tr>
      <w:tr w:rsidR="00480FB7" w14:paraId="3849A468" w14:textId="77777777">
        <w:tc>
          <w:tcPr>
            <w:tcW w:w="2802" w:type="dxa"/>
            <w:tcBorders>
              <w:top w:val="nil"/>
              <w:left w:val="single" w:sz="6" w:space="0" w:color="auto"/>
              <w:bottom w:val="nil"/>
              <w:right w:val="single" w:sz="6" w:space="0" w:color="auto"/>
            </w:tcBorders>
            <w:shd w:val="clear" w:color="auto" w:fill="auto"/>
          </w:tcPr>
          <w:p w14:paraId="18C07D0C" w14:textId="77777777" w:rsidR="00480FB7" w:rsidRDefault="00480FB7" w:rsidP="00C73FD8">
            <w:pPr>
              <w:pStyle w:val="TableRow"/>
              <w:rPr>
                <w:u w:val="single"/>
              </w:rPr>
            </w:pPr>
            <w:r>
              <w:rPr>
                <w:u w:val="single"/>
              </w:rPr>
              <w:t>Collection_Unit_Material_Key</w:t>
            </w:r>
          </w:p>
        </w:tc>
        <w:tc>
          <w:tcPr>
            <w:tcW w:w="4536" w:type="dxa"/>
            <w:tcBorders>
              <w:top w:val="nil"/>
              <w:left w:val="single" w:sz="6" w:space="0" w:color="auto"/>
              <w:bottom w:val="nil"/>
              <w:right w:val="single" w:sz="6" w:space="0" w:color="auto"/>
            </w:tcBorders>
            <w:shd w:val="clear" w:color="auto" w:fill="auto"/>
          </w:tcPr>
          <w:p w14:paraId="2B89FF3E" w14:textId="77777777" w:rsidR="00480FB7" w:rsidRDefault="00480FB7" w:rsidP="00C73FD8">
            <w:pPr>
              <w:pStyle w:val="TableRow"/>
            </w:pPr>
            <w:r>
              <w:t>Unique identifier for the Collection_Unit_Material table</w:t>
            </w:r>
          </w:p>
        </w:tc>
        <w:tc>
          <w:tcPr>
            <w:tcW w:w="1500" w:type="dxa"/>
            <w:tcBorders>
              <w:top w:val="nil"/>
              <w:left w:val="single" w:sz="6" w:space="0" w:color="auto"/>
              <w:bottom w:val="nil"/>
              <w:right w:val="single" w:sz="6" w:space="0" w:color="auto"/>
            </w:tcBorders>
            <w:shd w:val="clear" w:color="auto" w:fill="auto"/>
          </w:tcPr>
          <w:p w14:paraId="6811A4BE" w14:textId="77777777" w:rsidR="00480FB7" w:rsidRDefault="00480FB7"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7EA0836" w14:textId="77777777" w:rsidR="00480FB7" w:rsidRDefault="00480FB7" w:rsidP="00C73FD8">
            <w:pPr>
              <w:pStyle w:val="TableRow"/>
            </w:pPr>
            <w:r>
              <w:t>16</w:t>
            </w:r>
          </w:p>
        </w:tc>
      </w:tr>
      <w:tr w:rsidR="00480FB7" w14:paraId="6B679273" w14:textId="77777777">
        <w:tc>
          <w:tcPr>
            <w:tcW w:w="2802" w:type="dxa"/>
            <w:tcBorders>
              <w:top w:val="nil"/>
              <w:left w:val="single" w:sz="6" w:space="0" w:color="auto"/>
              <w:bottom w:val="nil"/>
              <w:right w:val="single" w:sz="6" w:space="0" w:color="auto"/>
            </w:tcBorders>
            <w:shd w:val="clear" w:color="auto" w:fill="auto"/>
          </w:tcPr>
          <w:p w14:paraId="7C350ABC" w14:textId="77777777" w:rsidR="00480FB7" w:rsidRDefault="00480FB7" w:rsidP="00C73FD8">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19E9D026" w14:textId="77777777" w:rsidR="00480FB7" w:rsidRDefault="00480FB7" w:rsidP="00C73FD8">
            <w:pPr>
              <w:pStyle w:val="TableRow"/>
            </w:pPr>
            <w:r>
              <w:t>Collection_Unit the material applies to.</w:t>
            </w:r>
          </w:p>
        </w:tc>
        <w:tc>
          <w:tcPr>
            <w:tcW w:w="1500" w:type="dxa"/>
            <w:tcBorders>
              <w:top w:val="nil"/>
              <w:left w:val="single" w:sz="6" w:space="0" w:color="auto"/>
              <w:bottom w:val="nil"/>
              <w:right w:val="single" w:sz="6" w:space="0" w:color="auto"/>
            </w:tcBorders>
            <w:shd w:val="clear" w:color="auto" w:fill="auto"/>
          </w:tcPr>
          <w:p w14:paraId="39E31367" w14:textId="77777777" w:rsidR="00480FB7" w:rsidRDefault="00480FB7"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76C28D7" w14:textId="77777777" w:rsidR="00480FB7" w:rsidRDefault="00480FB7" w:rsidP="00C73FD8">
            <w:pPr>
              <w:pStyle w:val="TableRow"/>
            </w:pPr>
            <w:r>
              <w:t>16</w:t>
            </w:r>
          </w:p>
        </w:tc>
      </w:tr>
      <w:tr w:rsidR="00480FB7" w14:paraId="22BC19B3" w14:textId="77777777">
        <w:tc>
          <w:tcPr>
            <w:tcW w:w="2802" w:type="dxa"/>
            <w:tcBorders>
              <w:top w:val="nil"/>
              <w:left w:val="single" w:sz="6" w:space="0" w:color="auto"/>
              <w:bottom w:val="nil"/>
              <w:right w:val="single" w:sz="6" w:space="0" w:color="auto"/>
            </w:tcBorders>
            <w:shd w:val="clear" w:color="auto" w:fill="auto"/>
          </w:tcPr>
          <w:p w14:paraId="7F6A3784" w14:textId="77777777" w:rsidR="00480FB7" w:rsidRDefault="00480FB7" w:rsidP="00C73FD8">
            <w:pPr>
              <w:pStyle w:val="TableRow"/>
            </w:pPr>
            <w:r>
              <w:t>Material_Concept_Key</w:t>
            </w:r>
          </w:p>
        </w:tc>
        <w:tc>
          <w:tcPr>
            <w:tcW w:w="4536" w:type="dxa"/>
            <w:tcBorders>
              <w:top w:val="nil"/>
              <w:left w:val="single" w:sz="6" w:space="0" w:color="auto"/>
              <w:bottom w:val="nil"/>
              <w:right w:val="single" w:sz="6" w:space="0" w:color="auto"/>
            </w:tcBorders>
            <w:shd w:val="clear" w:color="auto" w:fill="auto"/>
          </w:tcPr>
          <w:p w14:paraId="28E0B8F8" w14:textId="77777777" w:rsidR="00480FB7" w:rsidRDefault="00480FB7" w:rsidP="00C73FD8">
            <w:pPr>
              <w:pStyle w:val="TableRow"/>
            </w:pPr>
            <w:r>
              <w:t>Material that applies to the specimen.  Links to the Materials concept group.</w:t>
            </w:r>
          </w:p>
        </w:tc>
        <w:tc>
          <w:tcPr>
            <w:tcW w:w="1500" w:type="dxa"/>
            <w:tcBorders>
              <w:top w:val="nil"/>
              <w:left w:val="single" w:sz="6" w:space="0" w:color="auto"/>
              <w:bottom w:val="nil"/>
              <w:right w:val="single" w:sz="6" w:space="0" w:color="auto"/>
            </w:tcBorders>
            <w:shd w:val="clear" w:color="auto" w:fill="auto"/>
          </w:tcPr>
          <w:p w14:paraId="5024B8DE" w14:textId="77777777" w:rsidR="00480FB7" w:rsidRDefault="00480FB7"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BD4EE06" w14:textId="77777777" w:rsidR="00480FB7" w:rsidRDefault="00480FB7" w:rsidP="00C73FD8">
            <w:pPr>
              <w:pStyle w:val="TableRow"/>
            </w:pPr>
            <w:r>
              <w:t>16</w:t>
            </w:r>
          </w:p>
        </w:tc>
      </w:tr>
      <w:tr w:rsidR="00480FB7" w14:paraId="52ACD913" w14:textId="77777777">
        <w:tc>
          <w:tcPr>
            <w:tcW w:w="2802" w:type="dxa"/>
            <w:tcBorders>
              <w:top w:val="nil"/>
              <w:left w:val="single" w:sz="6" w:space="0" w:color="auto"/>
              <w:bottom w:val="nil"/>
              <w:right w:val="single" w:sz="6" w:space="0" w:color="auto"/>
            </w:tcBorders>
            <w:shd w:val="clear" w:color="auto" w:fill="auto"/>
          </w:tcPr>
          <w:p w14:paraId="2532A060" w14:textId="77777777" w:rsidR="00480FB7" w:rsidRDefault="00480FB7" w:rsidP="00C73FD8">
            <w:pPr>
              <w:pStyle w:val="TableRow"/>
            </w:pPr>
            <w:r>
              <w:t>Quantity</w:t>
            </w:r>
          </w:p>
        </w:tc>
        <w:tc>
          <w:tcPr>
            <w:tcW w:w="4536" w:type="dxa"/>
            <w:tcBorders>
              <w:top w:val="nil"/>
              <w:left w:val="single" w:sz="6" w:space="0" w:color="auto"/>
              <w:bottom w:val="nil"/>
              <w:right w:val="single" w:sz="6" w:space="0" w:color="auto"/>
            </w:tcBorders>
            <w:shd w:val="clear" w:color="auto" w:fill="auto"/>
          </w:tcPr>
          <w:p w14:paraId="223F4D22" w14:textId="77777777" w:rsidR="00480FB7" w:rsidRDefault="00480FB7" w:rsidP="00C73FD8">
            <w:pPr>
              <w:pStyle w:val="TableRow"/>
            </w:pPr>
            <w:r>
              <w:t>Free text quantity of the material used.</w:t>
            </w:r>
          </w:p>
        </w:tc>
        <w:tc>
          <w:tcPr>
            <w:tcW w:w="1500" w:type="dxa"/>
            <w:tcBorders>
              <w:top w:val="nil"/>
              <w:left w:val="single" w:sz="6" w:space="0" w:color="auto"/>
              <w:bottom w:val="nil"/>
              <w:right w:val="single" w:sz="6" w:space="0" w:color="auto"/>
            </w:tcBorders>
            <w:shd w:val="clear" w:color="auto" w:fill="auto"/>
          </w:tcPr>
          <w:p w14:paraId="717EC50D" w14:textId="77777777" w:rsidR="00480FB7" w:rsidRDefault="00480FB7" w:rsidP="00C73FD8">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275A6A4D" w14:textId="77777777" w:rsidR="00480FB7" w:rsidRDefault="00480FB7" w:rsidP="00C73FD8">
            <w:pPr>
              <w:pStyle w:val="TableRow"/>
            </w:pPr>
            <w:r>
              <w:t>20</w:t>
            </w:r>
          </w:p>
        </w:tc>
      </w:tr>
      <w:tr w:rsidR="00480FB7" w14:paraId="4FA90879" w14:textId="77777777">
        <w:tc>
          <w:tcPr>
            <w:tcW w:w="2802" w:type="dxa"/>
            <w:tcBorders>
              <w:top w:val="nil"/>
              <w:left w:val="single" w:sz="6" w:space="0" w:color="auto"/>
              <w:bottom w:val="nil"/>
              <w:right w:val="single" w:sz="6" w:space="0" w:color="auto"/>
            </w:tcBorders>
            <w:shd w:val="clear" w:color="auto" w:fill="auto"/>
          </w:tcPr>
          <w:p w14:paraId="4C108438" w14:textId="77777777" w:rsidR="00480FB7" w:rsidRDefault="00480FB7" w:rsidP="00C73FD8">
            <w:pPr>
              <w:pStyle w:val="TableRow"/>
            </w:pPr>
            <w:r>
              <w:t>Unit_Concept_Key</w:t>
            </w:r>
          </w:p>
        </w:tc>
        <w:tc>
          <w:tcPr>
            <w:tcW w:w="4536" w:type="dxa"/>
            <w:tcBorders>
              <w:top w:val="nil"/>
              <w:left w:val="single" w:sz="6" w:space="0" w:color="auto"/>
              <w:bottom w:val="nil"/>
              <w:right w:val="single" w:sz="6" w:space="0" w:color="auto"/>
            </w:tcBorders>
            <w:shd w:val="clear" w:color="auto" w:fill="auto"/>
          </w:tcPr>
          <w:p w14:paraId="30AD3BC6" w14:textId="77777777" w:rsidR="00480FB7" w:rsidRDefault="00480FB7" w:rsidP="00C73FD8">
            <w:pPr>
              <w:pStyle w:val="TableRow"/>
            </w:pPr>
            <w:r>
              <w:t>Identifies the unit that applies to the Quantity field.  Linked to the Quantity_Units concept group.</w:t>
            </w:r>
          </w:p>
        </w:tc>
        <w:tc>
          <w:tcPr>
            <w:tcW w:w="1500" w:type="dxa"/>
            <w:tcBorders>
              <w:top w:val="nil"/>
              <w:left w:val="single" w:sz="6" w:space="0" w:color="auto"/>
              <w:bottom w:val="nil"/>
              <w:right w:val="single" w:sz="6" w:space="0" w:color="auto"/>
            </w:tcBorders>
            <w:shd w:val="clear" w:color="auto" w:fill="auto"/>
          </w:tcPr>
          <w:p w14:paraId="00DAF632" w14:textId="77777777" w:rsidR="00480FB7" w:rsidRDefault="00480FB7"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6B2398C7" w14:textId="77777777" w:rsidR="00480FB7" w:rsidRDefault="00480FB7" w:rsidP="00C73FD8">
            <w:pPr>
              <w:pStyle w:val="TableRow"/>
            </w:pPr>
            <w:r>
              <w:t>16</w:t>
            </w:r>
          </w:p>
        </w:tc>
      </w:tr>
      <w:tr w:rsidR="00480FB7" w14:paraId="7BDA70ED" w14:textId="77777777">
        <w:tc>
          <w:tcPr>
            <w:tcW w:w="2802" w:type="dxa"/>
            <w:tcBorders>
              <w:top w:val="nil"/>
              <w:left w:val="single" w:sz="6" w:space="0" w:color="auto"/>
              <w:bottom w:val="nil"/>
              <w:right w:val="single" w:sz="6" w:space="0" w:color="auto"/>
            </w:tcBorders>
            <w:shd w:val="clear" w:color="auto" w:fill="auto"/>
          </w:tcPr>
          <w:p w14:paraId="22B6EAD7" w14:textId="77777777" w:rsidR="00480FB7" w:rsidRDefault="00480FB7" w:rsidP="00C73FD8">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E5C0EA0" w14:textId="77777777" w:rsidR="00480FB7" w:rsidRDefault="00480FB7" w:rsidP="00C73FD8">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CA9E5C6" w14:textId="77777777" w:rsidR="00480FB7" w:rsidRDefault="00480FB7" w:rsidP="00C73FD8">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CE081A4" w14:textId="77777777" w:rsidR="00480FB7" w:rsidRDefault="00480FB7" w:rsidP="00C73FD8">
            <w:pPr>
              <w:pStyle w:val="TableRow"/>
            </w:pPr>
            <w:r>
              <w:t>16</w:t>
            </w:r>
          </w:p>
        </w:tc>
      </w:tr>
      <w:tr w:rsidR="00480FB7" w14:paraId="7C12EB8B" w14:textId="77777777">
        <w:tc>
          <w:tcPr>
            <w:tcW w:w="2802" w:type="dxa"/>
            <w:tcBorders>
              <w:top w:val="nil"/>
              <w:left w:val="single" w:sz="6" w:space="0" w:color="auto"/>
              <w:bottom w:val="nil"/>
              <w:right w:val="single" w:sz="6" w:space="0" w:color="auto"/>
            </w:tcBorders>
            <w:shd w:val="clear" w:color="auto" w:fill="auto"/>
          </w:tcPr>
          <w:p w14:paraId="062B3A26" w14:textId="77777777" w:rsidR="00480FB7" w:rsidRDefault="00480FB7" w:rsidP="00C73FD8">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36275A2" w14:textId="77777777" w:rsidR="00480FB7" w:rsidRDefault="00480FB7" w:rsidP="00C73FD8">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34799AD" w14:textId="77777777" w:rsidR="00480FB7" w:rsidRDefault="00480FB7"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5CDF42CF" w14:textId="77777777" w:rsidR="00480FB7" w:rsidRDefault="00480FB7" w:rsidP="00C73FD8">
            <w:pPr>
              <w:pStyle w:val="TableRow"/>
            </w:pPr>
            <w:r>
              <w:t>16</w:t>
            </w:r>
          </w:p>
        </w:tc>
      </w:tr>
      <w:tr w:rsidR="00480FB7" w14:paraId="6D3B833F" w14:textId="77777777">
        <w:tc>
          <w:tcPr>
            <w:tcW w:w="2802" w:type="dxa"/>
            <w:tcBorders>
              <w:top w:val="nil"/>
              <w:left w:val="single" w:sz="6" w:space="0" w:color="auto"/>
              <w:bottom w:val="nil"/>
              <w:right w:val="single" w:sz="6" w:space="0" w:color="auto"/>
            </w:tcBorders>
            <w:shd w:val="clear" w:color="auto" w:fill="auto"/>
          </w:tcPr>
          <w:p w14:paraId="7CE3265C" w14:textId="77777777" w:rsidR="00480FB7" w:rsidRDefault="00480FB7" w:rsidP="00C73FD8">
            <w:pPr>
              <w:pStyle w:val="TableRow"/>
            </w:pPr>
            <w:r>
              <w:lastRenderedPageBreak/>
              <w:t>Custodian</w:t>
            </w:r>
          </w:p>
        </w:tc>
        <w:tc>
          <w:tcPr>
            <w:tcW w:w="4536" w:type="dxa"/>
            <w:tcBorders>
              <w:top w:val="nil"/>
              <w:left w:val="single" w:sz="6" w:space="0" w:color="auto"/>
              <w:bottom w:val="nil"/>
              <w:right w:val="single" w:sz="6" w:space="0" w:color="auto"/>
            </w:tcBorders>
            <w:shd w:val="clear" w:color="auto" w:fill="auto"/>
          </w:tcPr>
          <w:p w14:paraId="314382CC" w14:textId="77777777" w:rsidR="00480FB7" w:rsidRDefault="00480FB7" w:rsidP="00C73FD8">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5FD8AD4" w14:textId="77777777" w:rsidR="00480FB7" w:rsidRDefault="00480FB7" w:rsidP="00C73FD8">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C39BC3" w14:textId="77777777" w:rsidR="00480FB7" w:rsidRDefault="00480FB7" w:rsidP="00C73FD8">
            <w:pPr>
              <w:pStyle w:val="TableRow"/>
            </w:pPr>
            <w:r>
              <w:t>8</w:t>
            </w:r>
          </w:p>
        </w:tc>
      </w:tr>
      <w:tr w:rsidR="00480FB7" w14:paraId="64E2E194" w14:textId="77777777">
        <w:tc>
          <w:tcPr>
            <w:tcW w:w="2802" w:type="dxa"/>
            <w:tcBorders>
              <w:top w:val="nil"/>
              <w:left w:val="single" w:sz="6" w:space="0" w:color="auto"/>
              <w:bottom w:val="single" w:sz="6" w:space="0" w:color="auto"/>
              <w:right w:val="single" w:sz="6" w:space="0" w:color="auto"/>
            </w:tcBorders>
            <w:shd w:val="clear" w:color="auto" w:fill="auto"/>
          </w:tcPr>
          <w:p w14:paraId="1F26E7F2" w14:textId="77777777" w:rsidR="00480FB7" w:rsidRDefault="00480FB7" w:rsidP="00C73FD8">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29D03A9" w14:textId="77777777" w:rsidR="00480FB7" w:rsidRDefault="00480FB7" w:rsidP="00C73FD8">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CA22E94" w14:textId="77777777" w:rsidR="00480FB7" w:rsidRDefault="00480FB7" w:rsidP="00C73FD8">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4E1C8D9" w14:textId="77777777" w:rsidR="00480FB7" w:rsidRDefault="00480FB7" w:rsidP="00C73FD8">
            <w:pPr>
              <w:pStyle w:val="TableRow"/>
            </w:pPr>
            <w:r>
              <w:t>8</w:t>
            </w:r>
          </w:p>
        </w:tc>
      </w:tr>
    </w:tbl>
    <w:p w14:paraId="6EF4E62C" w14:textId="77777777" w:rsidR="00480FB7" w:rsidRDefault="00480FB7" w:rsidP="00480FB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480FB7" w14:paraId="1028E756"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42F060B" w14:textId="77777777" w:rsidR="00480FB7" w:rsidRDefault="00480FB7" w:rsidP="00C73FD8">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B07A8BD" w14:textId="77777777" w:rsidR="00480FB7" w:rsidRDefault="00480FB7" w:rsidP="00C73FD8">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FE14535" w14:textId="77777777" w:rsidR="00480FB7" w:rsidRDefault="00480FB7" w:rsidP="00C73FD8">
            <w:pPr>
              <w:pStyle w:val="TableColumnTitles"/>
              <w:keepNext/>
            </w:pPr>
            <w:r>
              <w:t>Options</w:t>
            </w:r>
          </w:p>
        </w:tc>
      </w:tr>
      <w:tr w:rsidR="00480FB7" w14:paraId="737BD7CA" w14:textId="77777777">
        <w:tc>
          <w:tcPr>
            <w:tcW w:w="2801" w:type="dxa"/>
            <w:tcBorders>
              <w:top w:val="nil"/>
              <w:left w:val="single" w:sz="6" w:space="0" w:color="auto"/>
              <w:bottom w:val="single" w:sz="6" w:space="0" w:color="auto"/>
              <w:right w:val="single" w:sz="6" w:space="0" w:color="auto"/>
            </w:tcBorders>
            <w:shd w:val="clear" w:color="auto" w:fill="auto"/>
          </w:tcPr>
          <w:p w14:paraId="0C3F82FF" w14:textId="77777777" w:rsidR="00480FB7" w:rsidRDefault="00480FB7" w:rsidP="00C73FD8">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B911F50" w14:textId="77777777" w:rsidR="00480FB7" w:rsidRDefault="00480FB7" w:rsidP="00C73FD8">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96B467D" w14:textId="77777777" w:rsidR="00480FB7" w:rsidRDefault="00480FB7" w:rsidP="00C73FD8">
            <w:pPr>
              <w:pStyle w:val="TableRow"/>
            </w:pPr>
          </w:p>
        </w:tc>
      </w:tr>
    </w:tbl>
    <w:p w14:paraId="71124AEE" w14:textId="77777777" w:rsidR="00480FB7" w:rsidRDefault="00480FB7" w:rsidP="00480FB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480FB7" w14:paraId="2F03561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5D171B0" w14:textId="77777777" w:rsidR="00480FB7" w:rsidRDefault="00480FB7" w:rsidP="00C73FD8">
            <w:pPr>
              <w:pStyle w:val="TableTitle"/>
              <w:rPr>
                <w:color w:val="FF0000"/>
              </w:rPr>
            </w:pPr>
            <w:r>
              <w:t>Constraint : FK_Collection_Material_Material</w:t>
            </w:r>
          </w:p>
        </w:tc>
      </w:tr>
      <w:tr w:rsidR="00480FB7" w14:paraId="1B5DFEDB" w14:textId="77777777">
        <w:tc>
          <w:tcPr>
            <w:tcW w:w="1548" w:type="dxa"/>
            <w:tcBorders>
              <w:top w:val="nil"/>
              <w:left w:val="single" w:sz="4" w:space="0" w:color="auto"/>
              <w:bottom w:val="single" w:sz="4" w:space="0" w:color="auto"/>
              <w:right w:val="single" w:sz="4" w:space="0" w:color="auto"/>
            </w:tcBorders>
            <w:shd w:val="clear" w:color="auto" w:fill="auto"/>
          </w:tcPr>
          <w:p w14:paraId="2E097795" w14:textId="77777777" w:rsidR="00480FB7" w:rsidRDefault="00480FB7"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C3D6BD1" w14:textId="77777777" w:rsidR="00480FB7" w:rsidRDefault="00480FB7" w:rsidP="00C73FD8">
            <w:pPr>
              <w:pStyle w:val="TableRow"/>
            </w:pPr>
            <w:r>
              <w:t>References the material.</w:t>
            </w:r>
          </w:p>
        </w:tc>
      </w:tr>
      <w:tr w:rsidR="00480FB7" w14:paraId="5A92C13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006C771" w14:textId="77777777" w:rsidR="00480FB7" w:rsidRDefault="00480FB7"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F1DF027" w14:textId="77777777" w:rsidR="00480FB7" w:rsidRDefault="00480FB7" w:rsidP="00C73FD8">
            <w:pPr>
              <w:pStyle w:val="CodeSamples"/>
            </w:pPr>
            <w:r>
              <w:t>FK_Collection_Unit_Material_Material (Material_Concept_Key) references Concept(Concept_Key)</w:t>
            </w:r>
          </w:p>
        </w:tc>
      </w:tr>
    </w:tbl>
    <w:p w14:paraId="4B0A3EAE" w14:textId="77777777" w:rsidR="00480FB7" w:rsidRDefault="00480FB7" w:rsidP="00480FB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480FB7" w14:paraId="7CC144E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31376CB" w14:textId="77777777" w:rsidR="00480FB7" w:rsidRDefault="00480FB7" w:rsidP="00C73FD8">
            <w:pPr>
              <w:pStyle w:val="TableTitle"/>
              <w:rPr>
                <w:color w:val="FF0000"/>
              </w:rPr>
            </w:pPr>
            <w:r>
              <w:t>Constraint : FK_Collection_Material_Specimen</w:t>
            </w:r>
          </w:p>
        </w:tc>
      </w:tr>
      <w:tr w:rsidR="00480FB7" w14:paraId="420C67A2" w14:textId="77777777">
        <w:tc>
          <w:tcPr>
            <w:tcW w:w="1548" w:type="dxa"/>
            <w:tcBorders>
              <w:top w:val="nil"/>
              <w:left w:val="single" w:sz="4" w:space="0" w:color="auto"/>
              <w:bottom w:val="single" w:sz="4" w:space="0" w:color="auto"/>
              <w:right w:val="single" w:sz="4" w:space="0" w:color="auto"/>
            </w:tcBorders>
            <w:shd w:val="clear" w:color="auto" w:fill="auto"/>
          </w:tcPr>
          <w:p w14:paraId="1D7E299E" w14:textId="77777777" w:rsidR="00480FB7" w:rsidRDefault="00480FB7"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C0F4D12" w14:textId="77777777" w:rsidR="00480FB7" w:rsidRDefault="00480FB7" w:rsidP="00C73FD8">
            <w:pPr>
              <w:pStyle w:val="TableRow"/>
            </w:pPr>
            <w:r>
              <w:t>References the specimen.</w:t>
            </w:r>
          </w:p>
        </w:tc>
      </w:tr>
      <w:tr w:rsidR="00480FB7" w14:paraId="463A3DF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0F07F40" w14:textId="77777777" w:rsidR="00480FB7" w:rsidRDefault="00480FB7"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54EAC71" w14:textId="77777777" w:rsidR="00480FB7" w:rsidRDefault="00480FB7" w:rsidP="00C73FD8">
            <w:pPr>
              <w:pStyle w:val="CodeSamples"/>
            </w:pPr>
            <w:r>
              <w:t>FK_Collection_Unit_Material_Specimen (Collection_Unit_Key) references Specimen_Unit(Collection_Unit_Key)</w:t>
            </w:r>
          </w:p>
        </w:tc>
      </w:tr>
    </w:tbl>
    <w:p w14:paraId="43693C66" w14:textId="77777777" w:rsidR="00480FB7" w:rsidRDefault="00480FB7" w:rsidP="00480FB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480FB7" w14:paraId="03A1E16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73EE9F3" w14:textId="77777777" w:rsidR="00480FB7" w:rsidRDefault="00480FB7" w:rsidP="00C73FD8">
            <w:pPr>
              <w:pStyle w:val="TableTitle"/>
              <w:rPr>
                <w:color w:val="FF0000"/>
              </w:rPr>
            </w:pPr>
            <w:r>
              <w:t>Constraint : FK_Collection_Material_Unit</w:t>
            </w:r>
          </w:p>
        </w:tc>
      </w:tr>
      <w:tr w:rsidR="00480FB7" w14:paraId="1E7BF474" w14:textId="77777777">
        <w:tc>
          <w:tcPr>
            <w:tcW w:w="1548" w:type="dxa"/>
            <w:tcBorders>
              <w:top w:val="nil"/>
              <w:left w:val="single" w:sz="4" w:space="0" w:color="auto"/>
              <w:bottom w:val="single" w:sz="4" w:space="0" w:color="auto"/>
              <w:right w:val="single" w:sz="4" w:space="0" w:color="auto"/>
            </w:tcBorders>
            <w:shd w:val="clear" w:color="auto" w:fill="auto"/>
          </w:tcPr>
          <w:p w14:paraId="7450E2E3" w14:textId="77777777" w:rsidR="00480FB7" w:rsidRDefault="00480FB7" w:rsidP="00C73FD8">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E1D20B0" w14:textId="77777777" w:rsidR="00480FB7" w:rsidRDefault="00480FB7" w:rsidP="00C73FD8">
            <w:pPr>
              <w:pStyle w:val="TableRow"/>
            </w:pPr>
            <w:r>
              <w:t>Each collection unit material has its quantity identified in one unit.  Each unit identifies the quantity for zero or more specimen materials.</w:t>
            </w:r>
          </w:p>
        </w:tc>
      </w:tr>
      <w:tr w:rsidR="00480FB7" w14:paraId="19E07CA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45DCAEE" w14:textId="77777777" w:rsidR="00480FB7" w:rsidRDefault="00480FB7" w:rsidP="00C73FD8">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D3EB632" w14:textId="77777777" w:rsidR="00480FB7" w:rsidRDefault="00480FB7" w:rsidP="00C73FD8">
            <w:pPr>
              <w:pStyle w:val="CodeSamples"/>
            </w:pPr>
            <w:r>
              <w:t>FK_Collection_Unit_Material_Unit (Unit_Concept_Key) references Concept(Concept_Key)</w:t>
            </w:r>
          </w:p>
        </w:tc>
      </w:tr>
    </w:tbl>
    <w:p w14:paraId="541BAA86" w14:textId="77777777" w:rsidR="00480FB7" w:rsidRDefault="00480FB7" w:rsidP="00480FB7">
      <w:pPr>
        <w:pStyle w:val="NormalIndent"/>
      </w:pPr>
    </w:p>
    <w:p w14:paraId="4469C0EE" w14:textId="77777777" w:rsidR="00AF60D7" w:rsidRDefault="00AF60D7" w:rsidP="00840903">
      <w:pPr>
        <w:pStyle w:val="Heading4"/>
      </w:pPr>
      <w:bookmarkStart w:id="795" w:name="_Toc292879053"/>
      <w:r>
        <w:t>Collection_Unit_Name</w:t>
      </w:r>
      <w:bookmarkEnd w:id="795"/>
    </w:p>
    <w:p w14:paraId="281B33AB" w14:textId="77777777" w:rsidR="00AF60D7" w:rsidRDefault="00AF60D7" w:rsidP="00AF60D7">
      <w:pPr>
        <w:pStyle w:val="NormalIndent"/>
      </w:pPr>
      <w:r>
        <w:t>Details arbitrary relationships between individuals or organisations and collection units (specimens, stores or collections).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56AB723"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699EC5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A0D329A"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75B2C16"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FB748A4" w14:textId="77777777" w:rsidR="00AF60D7" w:rsidRDefault="00AF60D7">
            <w:pPr>
              <w:pStyle w:val="TableColumnTitles"/>
              <w:keepNext/>
            </w:pPr>
            <w:r>
              <w:t>Size</w:t>
            </w:r>
          </w:p>
        </w:tc>
      </w:tr>
      <w:tr w:rsidR="00AF60D7" w14:paraId="1ADF5055" w14:textId="77777777">
        <w:tc>
          <w:tcPr>
            <w:tcW w:w="2802" w:type="dxa"/>
            <w:tcBorders>
              <w:top w:val="nil"/>
              <w:left w:val="single" w:sz="6" w:space="0" w:color="auto"/>
              <w:bottom w:val="nil"/>
              <w:right w:val="single" w:sz="6" w:space="0" w:color="auto"/>
            </w:tcBorders>
            <w:shd w:val="clear" w:color="auto" w:fill="auto"/>
          </w:tcPr>
          <w:p w14:paraId="5A00816C" w14:textId="77777777" w:rsidR="00AF60D7" w:rsidRDefault="00AF60D7">
            <w:pPr>
              <w:pStyle w:val="TableRow"/>
              <w:rPr>
                <w:u w:val="single"/>
              </w:rPr>
            </w:pPr>
            <w:r>
              <w:rPr>
                <w:u w:val="single"/>
              </w:rPr>
              <w:t>Collection_Unit_Name_Key</w:t>
            </w:r>
          </w:p>
        </w:tc>
        <w:tc>
          <w:tcPr>
            <w:tcW w:w="4536" w:type="dxa"/>
            <w:tcBorders>
              <w:top w:val="nil"/>
              <w:left w:val="single" w:sz="6" w:space="0" w:color="auto"/>
              <w:bottom w:val="nil"/>
              <w:right w:val="single" w:sz="6" w:space="0" w:color="auto"/>
            </w:tcBorders>
            <w:shd w:val="clear" w:color="auto" w:fill="auto"/>
          </w:tcPr>
          <w:p w14:paraId="6071DF8E" w14:textId="77777777" w:rsidR="00AF60D7" w:rsidRDefault="00AF60D7">
            <w:pPr>
              <w:pStyle w:val="TableRow"/>
            </w:pPr>
            <w:r>
              <w:t>Unique identifier for the Collection_Unit_Name table</w:t>
            </w:r>
          </w:p>
        </w:tc>
        <w:tc>
          <w:tcPr>
            <w:tcW w:w="1500" w:type="dxa"/>
            <w:tcBorders>
              <w:top w:val="nil"/>
              <w:left w:val="single" w:sz="6" w:space="0" w:color="auto"/>
              <w:bottom w:val="nil"/>
              <w:right w:val="single" w:sz="6" w:space="0" w:color="auto"/>
            </w:tcBorders>
            <w:shd w:val="clear" w:color="auto" w:fill="auto"/>
          </w:tcPr>
          <w:p w14:paraId="0B9A23D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35D3C4E" w14:textId="77777777" w:rsidR="00AF60D7" w:rsidRDefault="00AF60D7">
            <w:pPr>
              <w:pStyle w:val="TableRow"/>
            </w:pPr>
            <w:r>
              <w:t>16</w:t>
            </w:r>
          </w:p>
        </w:tc>
      </w:tr>
      <w:tr w:rsidR="00AF60D7" w14:paraId="31D5660A" w14:textId="77777777">
        <w:tc>
          <w:tcPr>
            <w:tcW w:w="2802" w:type="dxa"/>
            <w:tcBorders>
              <w:top w:val="nil"/>
              <w:left w:val="single" w:sz="6" w:space="0" w:color="auto"/>
              <w:bottom w:val="nil"/>
              <w:right w:val="single" w:sz="6" w:space="0" w:color="auto"/>
            </w:tcBorders>
            <w:shd w:val="clear" w:color="auto" w:fill="auto"/>
          </w:tcPr>
          <w:p w14:paraId="0419981C" w14:textId="77777777" w:rsidR="00AF60D7" w:rsidRDefault="00AF60D7">
            <w:pPr>
              <w:pStyle w:val="TableRow"/>
            </w:pPr>
            <w:r>
              <w:lastRenderedPageBreak/>
              <w:t>Collection_Unit_Key</w:t>
            </w:r>
          </w:p>
        </w:tc>
        <w:tc>
          <w:tcPr>
            <w:tcW w:w="4536" w:type="dxa"/>
            <w:tcBorders>
              <w:top w:val="nil"/>
              <w:left w:val="single" w:sz="6" w:space="0" w:color="auto"/>
              <w:bottom w:val="nil"/>
              <w:right w:val="single" w:sz="6" w:space="0" w:color="auto"/>
            </w:tcBorders>
            <w:shd w:val="clear" w:color="auto" w:fill="auto"/>
          </w:tcPr>
          <w:p w14:paraId="64ED2BBB" w14:textId="77777777" w:rsidR="00AF60D7" w:rsidRDefault="00AF60D7">
            <w:pPr>
              <w:pStyle w:val="TableRow"/>
            </w:pPr>
            <w:r>
              <w:t>Collection unit the name is associated with.</w:t>
            </w:r>
          </w:p>
        </w:tc>
        <w:tc>
          <w:tcPr>
            <w:tcW w:w="1500" w:type="dxa"/>
            <w:tcBorders>
              <w:top w:val="nil"/>
              <w:left w:val="single" w:sz="6" w:space="0" w:color="auto"/>
              <w:bottom w:val="nil"/>
              <w:right w:val="single" w:sz="6" w:space="0" w:color="auto"/>
            </w:tcBorders>
            <w:shd w:val="clear" w:color="auto" w:fill="auto"/>
          </w:tcPr>
          <w:p w14:paraId="79B3A2A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B7425A7" w14:textId="77777777" w:rsidR="00AF60D7" w:rsidRDefault="00AF60D7">
            <w:pPr>
              <w:pStyle w:val="TableRow"/>
            </w:pPr>
            <w:r>
              <w:t>16</w:t>
            </w:r>
          </w:p>
        </w:tc>
      </w:tr>
      <w:tr w:rsidR="00AF60D7" w14:paraId="14245618" w14:textId="77777777">
        <w:tc>
          <w:tcPr>
            <w:tcW w:w="2802" w:type="dxa"/>
            <w:tcBorders>
              <w:top w:val="nil"/>
              <w:left w:val="single" w:sz="6" w:space="0" w:color="auto"/>
              <w:bottom w:val="nil"/>
              <w:right w:val="single" w:sz="6" w:space="0" w:color="auto"/>
            </w:tcBorders>
            <w:shd w:val="clear" w:color="auto" w:fill="auto"/>
          </w:tcPr>
          <w:p w14:paraId="62B85689" w14:textId="77777777" w:rsidR="00AF60D7" w:rsidRDefault="00AF60D7">
            <w:pPr>
              <w:pStyle w:val="TableRow"/>
            </w:pPr>
            <w:r>
              <w:t>Name_Key</w:t>
            </w:r>
          </w:p>
        </w:tc>
        <w:tc>
          <w:tcPr>
            <w:tcW w:w="4536" w:type="dxa"/>
            <w:tcBorders>
              <w:top w:val="nil"/>
              <w:left w:val="single" w:sz="6" w:space="0" w:color="auto"/>
              <w:bottom w:val="nil"/>
              <w:right w:val="single" w:sz="6" w:space="0" w:color="auto"/>
            </w:tcBorders>
            <w:shd w:val="clear" w:color="auto" w:fill="auto"/>
          </w:tcPr>
          <w:p w14:paraId="54DCBBDB" w14:textId="77777777" w:rsidR="00AF60D7" w:rsidRDefault="00AF60D7">
            <w:pPr>
              <w:pStyle w:val="TableRow"/>
            </w:pPr>
            <w:r>
              <w:t>Name the collection unit is associated with.</w:t>
            </w:r>
          </w:p>
        </w:tc>
        <w:tc>
          <w:tcPr>
            <w:tcW w:w="1500" w:type="dxa"/>
            <w:tcBorders>
              <w:top w:val="nil"/>
              <w:left w:val="single" w:sz="6" w:space="0" w:color="auto"/>
              <w:bottom w:val="nil"/>
              <w:right w:val="single" w:sz="6" w:space="0" w:color="auto"/>
            </w:tcBorders>
            <w:shd w:val="clear" w:color="auto" w:fill="auto"/>
          </w:tcPr>
          <w:p w14:paraId="331FA49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F9FB23" w14:textId="77777777" w:rsidR="00AF60D7" w:rsidRDefault="00AF60D7">
            <w:pPr>
              <w:pStyle w:val="TableRow"/>
            </w:pPr>
            <w:r>
              <w:t>16</w:t>
            </w:r>
          </w:p>
        </w:tc>
      </w:tr>
      <w:tr w:rsidR="00AF60D7" w14:paraId="35812F51" w14:textId="77777777">
        <w:tc>
          <w:tcPr>
            <w:tcW w:w="2802" w:type="dxa"/>
            <w:tcBorders>
              <w:top w:val="nil"/>
              <w:left w:val="single" w:sz="6" w:space="0" w:color="auto"/>
              <w:bottom w:val="nil"/>
              <w:right w:val="single" w:sz="6" w:space="0" w:color="auto"/>
            </w:tcBorders>
            <w:shd w:val="clear" w:color="auto" w:fill="auto"/>
          </w:tcPr>
          <w:p w14:paraId="51078B2B" w14:textId="77777777" w:rsidR="00AF60D7" w:rsidRDefault="00AF60D7">
            <w:pPr>
              <w:pStyle w:val="TableRow"/>
            </w:pPr>
            <w:r>
              <w:t>Relation_Type_Concept_Key</w:t>
            </w:r>
          </w:p>
        </w:tc>
        <w:tc>
          <w:tcPr>
            <w:tcW w:w="4536" w:type="dxa"/>
            <w:tcBorders>
              <w:top w:val="nil"/>
              <w:left w:val="single" w:sz="6" w:space="0" w:color="auto"/>
              <w:bottom w:val="nil"/>
              <w:right w:val="single" w:sz="6" w:space="0" w:color="auto"/>
            </w:tcBorders>
            <w:shd w:val="clear" w:color="auto" w:fill="auto"/>
          </w:tcPr>
          <w:p w14:paraId="2972D028" w14:textId="77777777" w:rsidR="00AF60D7" w:rsidRDefault="00AF60D7">
            <w:pPr>
              <w:pStyle w:val="TableRow"/>
            </w:pPr>
            <w:r>
              <w:t>Identifies the relationship type.  Linked to the Collection Unit to Name Relationships concept group.</w:t>
            </w:r>
          </w:p>
        </w:tc>
        <w:tc>
          <w:tcPr>
            <w:tcW w:w="1500" w:type="dxa"/>
            <w:tcBorders>
              <w:top w:val="nil"/>
              <w:left w:val="single" w:sz="6" w:space="0" w:color="auto"/>
              <w:bottom w:val="nil"/>
              <w:right w:val="single" w:sz="6" w:space="0" w:color="auto"/>
            </w:tcBorders>
            <w:shd w:val="clear" w:color="auto" w:fill="auto"/>
          </w:tcPr>
          <w:p w14:paraId="34A858B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9601137" w14:textId="77777777" w:rsidR="00AF60D7" w:rsidRDefault="00AF60D7">
            <w:pPr>
              <w:pStyle w:val="TableRow"/>
            </w:pPr>
            <w:r>
              <w:t>16</w:t>
            </w:r>
          </w:p>
        </w:tc>
      </w:tr>
      <w:tr w:rsidR="00AF60D7" w14:paraId="42A9E145" w14:textId="77777777">
        <w:tc>
          <w:tcPr>
            <w:tcW w:w="2802" w:type="dxa"/>
            <w:tcBorders>
              <w:top w:val="nil"/>
              <w:left w:val="single" w:sz="6" w:space="0" w:color="auto"/>
              <w:bottom w:val="nil"/>
              <w:right w:val="single" w:sz="6" w:space="0" w:color="auto"/>
            </w:tcBorders>
            <w:shd w:val="clear" w:color="auto" w:fill="auto"/>
          </w:tcPr>
          <w:p w14:paraId="38010314"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19DFE924" w14:textId="77777777" w:rsidR="00AF60D7" w:rsidRDefault="00AF60D7">
            <w:pPr>
              <w:pStyle w:val="TableRow"/>
            </w:pPr>
            <w:r>
              <w:t xml:space="preserve">Vague date start field for the relationship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DFFB982"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67C893F" w14:textId="77777777" w:rsidR="00AF60D7" w:rsidRDefault="00AF60D7">
            <w:pPr>
              <w:pStyle w:val="TableRow"/>
            </w:pPr>
          </w:p>
        </w:tc>
      </w:tr>
      <w:tr w:rsidR="00AF60D7" w14:paraId="0B1B1236" w14:textId="77777777">
        <w:tc>
          <w:tcPr>
            <w:tcW w:w="2802" w:type="dxa"/>
            <w:tcBorders>
              <w:top w:val="nil"/>
              <w:left w:val="single" w:sz="6" w:space="0" w:color="auto"/>
              <w:bottom w:val="nil"/>
              <w:right w:val="single" w:sz="6" w:space="0" w:color="auto"/>
            </w:tcBorders>
            <w:shd w:val="clear" w:color="auto" w:fill="auto"/>
          </w:tcPr>
          <w:p w14:paraId="0A33F46E"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0634C3B5" w14:textId="77777777" w:rsidR="00AF60D7" w:rsidRDefault="00AF60D7">
            <w:pPr>
              <w:pStyle w:val="TableRow"/>
            </w:pPr>
            <w:r>
              <w:t xml:space="preserve">Vague date end field for the relationship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1449C85"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303562C6" w14:textId="77777777" w:rsidR="00AF60D7" w:rsidRDefault="00AF60D7">
            <w:pPr>
              <w:pStyle w:val="TableRow"/>
            </w:pPr>
          </w:p>
        </w:tc>
      </w:tr>
      <w:tr w:rsidR="00AF60D7" w14:paraId="7D65BC50" w14:textId="77777777">
        <w:tc>
          <w:tcPr>
            <w:tcW w:w="2802" w:type="dxa"/>
            <w:tcBorders>
              <w:top w:val="nil"/>
              <w:left w:val="single" w:sz="6" w:space="0" w:color="auto"/>
              <w:bottom w:val="nil"/>
              <w:right w:val="single" w:sz="6" w:space="0" w:color="auto"/>
            </w:tcBorders>
            <w:shd w:val="clear" w:color="auto" w:fill="auto"/>
          </w:tcPr>
          <w:p w14:paraId="289651A6"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29C71157" w14:textId="77777777" w:rsidR="00AF60D7" w:rsidRDefault="00AF60D7">
            <w:pPr>
              <w:pStyle w:val="TableRow"/>
            </w:pPr>
            <w:r>
              <w:t>Vague date type field for the relationship date.</w:t>
            </w:r>
          </w:p>
        </w:tc>
        <w:tc>
          <w:tcPr>
            <w:tcW w:w="1500" w:type="dxa"/>
            <w:tcBorders>
              <w:top w:val="nil"/>
              <w:left w:val="single" w:sz="6" w:space="0" w:color="auto"/>
              <w:bottom w:val="nil"/>
              <w:right w:val="single" w:sz="6" w:space="0" w:color="auto"/>
            </w:tcBorders>
            <w:shd w:val="clear" w:color="auto" w:fill="auto"/>
          </w:tcPr>
          <w:p w14:paraId="54F10DBF"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EA93BBE" w14:textId="77777777" w:rsidR="00AF60D7" w:rsidRDefault="00AF60D7">
            <w:pPr>
              <w:pStyle w:val="TableRow"/>
            </w:pPr>
            <w:r>
              <w:t>2</w:t>
            </w:r>
          </w:p>
        </w:tc>
      </w:tr>
      <w:tr w:rsidR="00AF60D7" w14:paraId="229B2358" w14:textId="77777777">
        <w:tc>
          <w:tcPr>
            <w:tcW w:w="2802" w:type="dxa"/>
            <w:tcBorders>
              <w:top w:val="nil"/>
              <w:left w:val="single" w:sz="6" w:space="0" w:color="auto"/>
              <w:bottom w:val="nil"/>
              <w:right w:val="single" w:sz="6" w:space="0" w:color="auto"/>
            </w:tcBorders>
            <w:shd w:val="clear" w:color="auto" w:fill="auto"/>
          </w:tcPr>
          <w:p w14:paraId="42F65687" w14:textId="77777777" w:rsidR="00AF60D7" w:rsidRDefault="00AF60D7">
            <w:pPr>
              <w:pStyle w:val="TableRow"/>
            </w:pPr>
            <w:r>
              <w:t>Comment</w:t>
            </w:r>
          </w:p>
        </w:tc>
        <w:tc>
          <w:tcPr>
            <w:tcW w:w="4536" w:type="dxa"/>
            <w:tcBorders>
              <w:top w:val="nil"/>
              <w:left w:val="single" w:sz="6" w:space="0" w:color="auto"/>
              <w:bottom w:val="nil"/>
              <w:right w:val="single" w:sz="6" w:space="0" w:color="auto"/>
            </w:tcBorders>
            <w:shd w:val="clear" w:color="auto" w:fill="auto"/>
          </w:tcPr>
          <w:p w14:paraId="7F62507B" w14:textId="77777777" w:rsidR="00AF60D7" w:rsidRDefault="00AF60D7">
            <w:pPr>
              <w:pStyle w:val="TableRow"/>
            </w:pPr>
            <w:r>
              <w:t>Free text relationship comment.</w:t>
            </w:r>
          </w:p>
        </w:tc>
        <w:tc>
          <w:tcPr>
            <w:tcW w:w="1500" w:type="dxa"/>
            <w:tcBorders>
              <w:top w:val="nil"/>
              <w:left w:val="single" w:sz="6" w:space="0" w:color="auto"/>
              <w:bottom w:val="nil"/>
              <w:right w:val="single" w:sz="6" w:space="0" w:color="auto"/>
            </w:tcBorders>
            <w:shd w:val="clear" w:color="auto" w:fill="auto"/>
          </w:tcPr>
          <w:p w14:paraId="79B67DE9"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69093DF7" w14:textId="77777777" w:rsidR="00AF60D7" w:rsidRDefault="00AF60D7">
            <w:pPr>
              <w:pStyle w:val="TableRow"/>
            </w:pPr>
          </w:p>
        </w:tc>
      </w:tr>
      <w:tr w:rsidR="00AF60D7" w14:paraId="62549E3D" w14:textId="77777777">
        <w:tc>
          <w:tcPr>
            <w:tcW w:w="2802" w:type="dxa"/>
            <w:tcBorders>
              <w:top w:val="nil"/>
              <w:left w:val="single" w:sz="6" w:space="0" w:color="auto"/>
              <w:bottom w:val="nil"/>
              <w:right w:val="single" w:sz="6" w:space="0" w:color="auto"/>
            </w:tcBorders>
            <w:shd w:val="clear" w:color="auto" w:fill="auto"/>
          </w:tcPr>
          <w:p w14:paraId="34A7AF0D"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1FF3558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524BA5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D0C7796" w14:textId="77777777" w:rsidR="00AF60D7" w:rsidRDefault="00AF60D7">
            <w:pPr>
              <w:pStyle w:val="TableRow"/>
            </w:pPr>
            <w:r>
              <w:t>16</w:t>
            </w:r>
          </w:p>
        </w:tc>
      </w:tr>
      <w:tr w:rsidR="00AF60D7" w14:paraId="546CC3D1" w14:textId="77777777">
        <w:tc>
          <w:tcPr>
            <w:tcW w:w="2802" w:type="dxa"/>
            <w:tcBorders>
              <w:top w:val="nil"/>
              <w:left w:val="single" w:sz="6" w:space="0" w:color="auto"/>
              <w:bottom w:val="nil"/>
              <w:right w:val="single" w:sz="6" w:space="0" w:color="auto"/>
            </w:tcBorders>
            <w:shd w:val="clear" w:color="auto" w:fill="auto"/>
          </w:tcPr>
          <w:p w14:paraId="634787F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A37E798"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DBC9C6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7C890EE" w14:textId="77777777" w:rsidR="00AF60D7" w:rsidRDefault="00AF60D7">
            <w:pPr>
              <w:pStyle w:val="TableRow"/>
            </w:pPr>
            <w:r>
              <w:t>16</w:t>
            </w:r>
          </w:p>
        </w:tc>
      </w:tr>
      <w:tr w:rsidR="00AF60D7" w14:paraId="01BFF6C5" w14:textId="77777777">
        <w:tc>
          <w:tcPr>
            <w:tcW w:w="2802" w:type="dxa"/>
            <w:tcBorders>
              <w:top w:val="nil"/>
              <w:left w:val="single" w:sz="6" w:space="0" w:color="auto"/>
              <w:bottom w:val="nil"/>
              <w:right w:val="single" w:sz="6" w:space="0" w:color="auto"/>
            </w:tcBorders>
            <w:shd w:val="clear" w:color="auto" w:fill="auto"/>
          </w:tcPr>
          <w:p w14:paraId="6BA0FC18"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9F41663" w14:textId="77777777" w:rsidR="00AF60D7" w:rsidRDefault="00AF60D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440B9C9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C826742" w14:textId="77777777" w:rsidR="00AF60D7" w:rsidRDefault="00AF60D7">
            <w:pPr>
              <w:pStyle w:val="TableRow"/>
            </w:pPr>
            <w:r>
              <w:t>8</w:t>
            </w:r>
          </w:p>
        </w:tc>
      </w:tr>
      <w:tr w:rsidR="00AF60D7" w14:paraId="3CE3A16D" w14:textId="77777777">
        <w:tc>
          <w:tcPr>
            <w:tcW w:w="2802" w:type="dxa"/>
            <w:tcBorders>
              <w:top w:val="nil"/>
              <w:left w:val="single" w:sz="6" w:space="0" w:color="auto"/>
              <w:bottom w:val="single" w:sz="6" w:space="0" w:color="auto"/>
              <w:right w:val="single" w:sz="6" w:space="0" w:color="auto"/>
            </w:tcBorders>
            <w:shd w:val="clear" w:color="auto" w:fill="auto"/>
          </w:tcPr>
          <w:p w14:paraId="3C6A81FD"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D099702"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3F31F3C"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1023623" w14:textId="77777777" w:rsidR="00AF60D7" w:rsidRDefault="00AF60D7">
            <w:pPr>
              <w:pStyle w:val="TableRow"/>
            </w:pPr>
            <w:r>
              <w:t>8</w:t>
            </w:r>
          </w:p>
        </w:tc>
      </w:tr>
    </w:tbl>
    <w:p w14:paraId="03B49BB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81A8AD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2C71333"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A386331"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0423C93" w14:textId="77777777" w:rsidR="00AF60D7" w:rsidRDefault="00AF60D7">
            <w:pPr>
              <w:pStyle w:val="TableColumnTitles"/>
              <w:keepNext/>
            </w:pPr>
            <w:r>
              <w:t>Options</w:t>
            </w:r>
          </w:p>
        </w:tc>
      </w:tr>
      <w:tr w:rsidR="00AF60D7" w14:paraId="7E2D8A04" w14:textId="77777777">
        <w:tc>
          <w:tcPr>
            <w:tcW w:w="2801" w:type="dxa"/>
            <w:tcBorders>
              <w:top w:val="nil"/>
              <w:left w:val="single" w:sz="6" w:space="0" w:color="auto"/>
              <w:bottom w:val="single" w:sz="6" w:space="0" w:color="auto"/>
              <w:right w:val="single" w:sz="6" w:space="0" w:color="auto"/>
            </w:tcBorders>
            <w:shd w:val="clear" w:color="auto" w:fill="auto"/>
          </w:tcPr>
          <w:p w14:paraId="0D4D908F"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3AF7CB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2E5140BE" w14:textId="77777777" w:rsidR="00AF60D7" w:rsidRDefault="00AF60D7">
            <w:pPr>
              <w:pStyle w:val="TableRow"/>
            </w:pPr>
          </w:p>
        </w:tc>
      </w:tr>
    </w:tbl>
    <w:p w14:paraId="3414C93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AC7C9F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C78364C" w14:textId="77777777" w:rsidR="00AF60D7" w:rsidRDefault="00AF60D7">
            <w:pPr>
              <w:pStyle w:val="TableTitle"/>
              <w:rPr>
                <w:color w:val="FF0000"/>
              </w:rPr>
            </w:pPr>
            <w:r>
              <w:t>Constraint : FK_Collection_Unit_Name_Collection_Unit</w:t>
            </w:r>
          </w:p>
        </w:tc>
      </w:tr>
      <w:tr w:rsidR="00AF60D7" w14:paraId="32DA5D9A" w14:textId="77777777">
        <w:tc>
          <w:tcPr>
            <w:tcW w:w="1548" w:type="dxa"/>
            <w:tcBorders>
              <w:top w:val="nil"/>
              <w:left w:val="single" w:sz="4" w:space="0" w:color="auto"/>
              <w:bottom w:val="single" w:sz="4" w:space="0" w:color="auto"/>
              <w:right w:val="single" w:sz="4" w:space="0" w:color="auto"/>
            </w:tcBorders>
            <w:shd w:val="clear" w:color="auto" w:fill="auto"/>
          </w:tcPr>
          <w:p w14:paraId="6D9CDA9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7A60A5" w14:textId="77777777" w:rsidR="00AF60D7" w:rsidRDefault="00AF60D7">
            <w:pPr>
              <w:pStyle w:val="TableRow"/>
            </w:pPr>
            <w:r>
              <w:t>Each relationship is associated with one collection unit.</w:t>
            </w:r>
          </w:p>
        </w:tc>
      </w:tr>
      <w:tr w:rsidR="00AF60D7" w14:paraId="7C81028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E45B79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3A1AD45" w14:textId="77777777" w:rsidR="00AF60D7" w:rsidRDefault="00AF60D7">
            <w:pPr>
              <w:pStyle w:val="CodeSamples"/>
            </w:pPr>
            <w:r>
              <w:t>FK_Collection_Unit_Name_Collection_Unit (Collection_Unit_Key) references Collection_Unit(Collection_Unit_Key)</w:t>
            </w:r>
          </w:p>
        </w:tc>
      </w:tr>
    </w:tbl>
    <w:p w14:paraId="7C4C27A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B70F95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09912C0" w14:textId="77777777" w:rsidR="00AF60D7" w:rsidRDefault="00AF60D7">
            <w:pPr>
              <w:pStyle w:val="TableTitle"/>
              <w:rPr>
                <w:color w:val="FF0000"/>
              </w:rPr>
            </w:pPr>
            <w:r>
              <w:lastRenderedPageBreak/>
              <w:t>Constraint : FK_Collection_Unit_Name_Concept</w:t>
            </w:r>
          </w:p>
        </w:tc>
      </w:tr>
      <w:tr w:rsidR="00AF60D7" w14:paraId="175C40F8" w14:textId="77777777">
        <w:tc>
          <w:tcPr>
            <w:tcW w:w="1548" w:type="dxa"/>
            <w:tcBorders>
              <w:top w:val="nil"/>
              <w:left w:val="single" w:sz="4" w:space="0" w:color="auto"/>
              <w:bottom w:val="single" w:sz="4" w:space="0" w:color="auto"/>
              <w:right w:val="single" w:sz="4" w:space="0" w:color="auto"/>
            </w:tcBorders>
            <w:shd w:val="clear" w:color="auto" w:fill="auto"/>
          </w:tcPr>
          <w:p w14:paraId="181A2AD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EE94DD9" w14:textId="77777777" w:rsidR="00AF60D7" w:rsidRDefault="00AF60D7">
            <w:pPr>
              <w:pStyle w:val="TableRow"/>
            </w:pPr>
            <w:r>
              <w:t>Each relationship is of one type.  Each type applies to zero or more relationships.</w:t>
            </w:r>
          </w:p>
        </w:tc>
      </w:tr>
      <w:tr w:rsidR="00AF60D7" w14:paraId="5AEA648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9353A5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A0C0A0D" w14:textId="77777777" w:rsidR="00AF60D7" w:rsidRDefault="00AF60D7">
            <w:pPr>
              <w:pStyle w:val="CodeSamples"/>
            </w:pPr>
            <w:r>
              <w:t>FK_Collection_Unit_Name_Concept (Relation_Type_Concept_Key) references Concept(Concept_Key)</w:t>
            </w:r>
          </w:p>
        </w:tc>
      </w:tr>
    </w:tbl>
    <w:p w14:paraId="6D1F2D5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9DFE95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01A3E96" w14:textId="77777777" w:rsidR="00AF60D7" w:rsidRDefault="00AF60D7">
            <w:pPr>
              <w:pStyle w:val="TableTitle"/>
              <w:rPr>
                <w:color w:val="FF0000"/>
              </w:rPr>
            </w:pPr>
            <w:r>
              <w:t>Constraint : FK_Collection_Unit_Name_Name</w:t>
            </w:r>
          </w:p>
        </w:tc>
      </w:tr>
      <w:tr w:rsidR="00AF60D7" w14:paraId="4DCC8FD0" w14:textId="77777777">
        <w:tc>
          <w:tcPr>
            <w:tcW w:w="1548" w:type="dxa"/>
            <w:tcBorders>
              <w:top w:val="nil"/>
              <w:left w:val="single" w:sz="4" w:space="0" w:color="auto"/>
              <w:bottom w:val="single" w:sz="4" w:space="0" w:color="auto"/>
              <w:right w:val="single" w:sz="4" w:space="0" w:color="auto"/>
            </w:tcBorders>
            <w:shd w:val="clear" w:color="auto" w:fill="auto"/>
          </w:tcPr>
          <w:p w14:paraId="4E06A6A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03574BE" w14:textId="77777777" w:rsidR="00AF60D7" w:rsidRDefault="00AF60D7">
            <w:pPr>
              <w:pStyle w:val="TableRow"/>
            </w:pPr>
            <w:r>
              <w:t>Each relationship is associated with one individual or organisation.  Each individual or organisation is related to zero or more collection units.</w:t>
            </w:r>
          </w:p>
        </w:tc>
      </w:tr>
      <w:tr w:rsidR="00AF60D7" w14:paraId="3673897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BB602E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099C6FC" w14:textId="77777777" w:rsidR="00AF60D7" w:rsidRDefault="00AF60D7">
            <w:pPr>
              <w:pStyle w:val="CodeSamples"/>
            </w:pPr>
            <w:r>
              <w:t>FK_Collection_Unit_Name_Name (Name_Key) references Name(Name_Key)</w:t>
            </w:r>
          </w:p>
        </w:tc>
      </w:tr>
    </w:tbl>
    <w:p w14:paraId="096C6A01" w14:textId="77777777" w:rsidR="00AF60D7" w:rsidRDefault="00AF60D7" w:rsidP="00AF60D7">
      <w:pPr>
        <w:pStyle w:val="NormalIndent"/>
      </w:pPr>
    </w:p>
    <w:p w14:paraId="1F2B5373" w14:textId="77777777" w:rsidR="00AF60D7" w:rsidRDefault="00AF60D7" w:rsidP="00840903">
      <w:pPr>
        <w:pStyle w:val="Heading4"/>
      </w:pPr>
      <w:bookmarkStart w:id="796" w:name="_Toc292879054"/>
      <w:r>
        <w:t>Collection_Unit_Number</w:t>
      </w:r>
      <w:bookmarkEnd w:id="796"/>
    </w:p>
    <w:p w14:paraId="5C2D2743" w14:textId="77777777" w:rsidR="00AF60D7" w:rsidRDefault="00AF60D7" w:rsidP="00AF60D7">
      <w:pPr>
        <w:pStyle w:val="NormalIndent"/>
      </w:pPr>
      <w:r>
        <w:t>Registration numbers associated with a collection, store or specimen.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34C9EF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B480FEE"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697E81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CAF90E6"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6569986" w14:textId="77777777" w:rsidR="00AF60D7" w:rsidRDefault="00AF60D7">
            <w:pPr>
              <w:pStyle w:val="TableColumnTitles"/>
              <w:keepNext/>
            </w:pPr>
            <w:r>
              <w:t>Size</w:t>
            </w:r>
          </w:p>
        </w:tc>
      </w:tr>
      <w:tr w:rsidR="00AF60D7" w14:paraId="6766CAA1" w14:textId="77777777">
        <w:tc>
          <w:tcPr>
            <w:tcW w:w="2802" w:type="dxa"/>
            <w:tcBorders>
              <w:top w:val="nil"/>
              <w:left w:val="single" w:sz="6" w:space="0" w:color="auto"/>
              <w:bottom w:val="nil"/>
              <w:right w:val="single" w:sz="6" w:space="0" w:color="auto"/>
            </w:tcBorders>
            <w:shd w:val="clear" w:color="auto" w:fill="auto"/>
          </w:tcPr>
          <w:p w14:paraId="4D7A67A8" w14:textId="77777777" w:rsidR="00AF60D7" w:rsidRDefault="00AF60D7">
            <w:pPr>
              <w:pStyle w:val="TableRow"/>
              <w:rPr>
                <w:u w:val="single"/>
              </w:rPr>
            </w:pPr>
            <w:r>
              <w:rPr>
                <w:u w:val="single"/>
              </w:rPr>
              <w:t>Collection_Unit_Number_Key</w:t>
            </w:r>
          </w:p>
        </w:tc>
        <w:tc>
          <w:tcPr>
            <w:tcW w:w="4536" w:type="dxa"/>
            <w:tcBorders>
              <w:top w:val="nil"/>
              <w:left w:val="single" w:sz="6" w:space="0" w:color="auto"/>
              <w:bottom w:val="nil"/>
              <w:right w:val="single" w:sz="6" w:space="0" w:color="auto"/>
            </w:tcBorders>
            <w:shd w:val="clear" w:color="auto" w:fill="auto"/>
          </w:tcPr>
          <w:p w14:paraId="6BE76548" w14:textId="77777777" w:rsidR="00AF60D7" w:rsidRDefault="00AF60D7">
            <w:pPr>
              <w:pStyle w:val="TableRow"/>
            </w:pPr>
            <w:r>
              <w:t>Unique identifier for the Collection_Unit_Number table</w:t>
            </w:r>
          </w:p>
        </w:tc>
        <w:tc>
          <w:tcPr>
            <w:tcW w:w="1500" w:type="dxa"/>
            <w:tcBorders>
              <w:top w:val="nil"/>
              <w:left w:val="single" w:sz="6" w:space="0" w:color="auto"/>
              <w:bottom w:val="nil"/>
              <w:right w:val="single" w:sz="6" w:space="0" w:color="auto"/>
            </w:tcBorders>
            <w:shd w:val="clear" w:color="auto" w:fill="auto"/>
          </w:tcPr>
          <w:p w14:paraId="27255F6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CA1A7B" w14:textId="77777777" w:rsidR="00AF60D7" w:rsidRDefault="00AF60D7">
            <w:pPr>
              <w:pStyle w:val="TableRow"/>
            </w:pPr>
            <w:r>
              <w:t>16</w:t>
            </w:r>
          </w:p>
        </w:tc>
      </w:tr>
      <w:tr w:rsidR="00AF60D7" w14:paraId="23673BF2" w14:textId="77777777">
        <w:tc>
          <w:tcPr>
            <w:tcW w:w="2802" w:type="dxa"/>
            <w:tcBorders>
              <w:top w:val="nil"/>
              <w:left w:val="single" w:sz="6" w:space="0" w:color="auto"/>
              <w:bottom w:val="nil"/>
              <w:right w:val="single" w:sz="6" w:space="0" w:color="auto"/>
            </w:tcBorders>
            <w:shd w:val="clear" w:color="auto" w:fill="auto"/>
          </w:tcPr>
          <w:p w14:paraId="6D787C8B"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424EDC94" w14:textId="77777777" w:rsidR="00AF60D7" w:rsidRDefault="00AF60D7">
            <w:pPr>
              <w:pStyle w:val="TableRow"/>
            </w:pPr>
            <w:r>
              <w:t>Collection unit the number applies to.</w:t>
            </w:r>
          </w:p>
        </w:tc>
        <w:tc>
          <w:tcPr>
            <w:tcW w:w="1500" w:type="dxa"/>
            <w:tcBorders>
              <w:top w:val="nil"/>
              <w:left w:val="single" w:sz="6" w:space="0" w:color="auto"/>
              <w:bottom w:val="nil"/>
              <w:right w:val="single" w:sz="6" w:space="0" w:color="auto"/>
            </w:tcBorders>
            <w:shd w:val="clear" w:color="auto" w:fill="auto"/>
          </w:tcPr>
          <w:p w14:paraId="6670EBC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513606F" w14:textId="77777777" w:rsidR="00AF60D7" w:rsidRDefault="00AF60D7">
            <w:pPr>
              <w:pStyle w:val="TableRow"/>
            </w:pPr>
            <w:r>
              <w:t>16</w:t>
            </w:r>
          </w:p>
        </w:tc>
      </w:tr>
      <w:tr w:rsidR="00AF60D7" w14:paraId="3E82BE1E" w14:textId="77777777">
        <w:tc>
          <w:tcPr>
            <w:tcW w:w="2802" w:type="dxa"/>
            <w:tcBorders>
              <w:top w:val="nil"/>
              <w:left w:val="single" w:sz="6" w:space="0" w:color="auto"/>
              <w:bottom w:val="nil"/>
              <w:right w:val="single" w:sz="6" w:space="0" w:color="auto"/>
            </w:tcBorders>
            <w:shd w:val="clear" w:color="auto" w:fill="auto"/>
          </w:tcPr>
          <w:p w14:paraId="4A73808A" w14:textId="77777777" w:rsidR="00AF60D7" w:rsidRDefault="00AF60D7">
            <w:pPr>
              <w:pStyle w:val="TableRow"/>
            </w:pPr>
            <w:r>
              <w:t>Number</w:t>
            </w:r>
          </w:p>
        </w:tc>
        <w:tc>
          <w:tcPr>
            <w:tcW w:w="4536" w:type="dxa"/>
            <w:tcBorders>
              <w:top w:val="nil"/>
              <w:left w:val="single" w:sz="6" w:space="0" w:color="auto"/>
              <w:bottom w:val="nil"/>
              <w:right w:val="single" w:sz="6" w:space="0" w:color="auto"/>
            </w:tcBorders>
            <w:shd w:val="clear" w:color="auto" w:fill="auto"/>
          </w:tcPr>
          <w:p w14:paraId="4C170EDD" w14:textId="77777777" w:rsidR="00AF60D7" w:rsidRDefault="00AF60D7">
            <w:pPr>
              <w:pStyle w:val="TableRow"/>
            </w:pPr>
            <w:r>
              <w:t>Registration number.</w:t>
            </w:r>
          </w:p>
        </w:tc>
        <w:tc>
          <w:tcPr>
            <w:tcW w:w="1500" w:type="dxa"/>
            <w:tcBorders>
              <w:top w:val="nil"/>
              <w:left w:val="single" w:sz="6" w:space="0" w:color="auto"/>
              <w:bottom w:val="nil"/>
              <w:right w:val="single" w:sz="6" w:space="0" w:color="auto"/>
            </w:tcBorders>
            <w:shd w:val="clear" w:color="auto" w:fill="auto"/>
          </w:tcPr>
          <w:p w14:paraId="2BA2213C"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5E1B253" w14:textId="77777777" w:rsidR="00AF60D7" w:rsidRDefault="00AF60D7">
            <w:pPr>
              <w:pStyle w:val="TableRow"/>
            </w:pPr>
            <w:r>
              <w:t>30</w:t>
            </w:r>
          </w:p>
        </w:tc>
      </w:tr>
      <w:tr w:rsidR="00AF60D7" w14:paraId="6534756C" w14:textId="77777777">
        <w:tc>
          <w:tcPr>
            <w:tcW w:w="2802" w:type="dxa"/>
            <w:tcBorders>
              <w:top w:val="nil"/>
              <w:left w:val="single" w:sz="6" w:space="0" w:color="auto"/>
              <w:bottom w:val="nil"/>
              <w:right w:val="single" w:sz="6" w:space="0" w:color="auto"/>
            </w:tcBorders>
            <w:shd w:val="clear" w:color="auto" w:fill="auto"/>
          </w:tcPr>
          <w:p w14:paraId="38C465EE" w14:textId="77777777" w:rsidR="00AF60D7" w:rsidRDefault="00AF60D7">
            <w:pPr>
              <w:pStyle w:val="TableRow"/>
            </w:pPr>
            <w:r>
              <w:t>Type_Concept_Key</w:t>
            </w:r>
          </w:p>
        </w:tc>
        <w:tc>
          <w:tcPr>
            <w:tcW w:w="4536" w:type="dxa"/>
            <w:tcBorders>
              <w:top w:val="nil"/>
              <w:left w:val="single" w:sz="6" w:space="0" w:color="auto"/>
              <w:bottom w:val="nil"/>
              <w:right w:val="single" w:sz="6" w:space="0" w:color="auto"/>
            </w:tcBorders>
            <w:shd w:val="clear" w:color="auto" w:fill="auto"/>
          </w:tcPr>
          <w:p w14:paraId="61873DEA" w14:textId="77777777" w:rsidR="00AF60D7" w:rsidRDefault="00AF60D7">
            <w:pPr>
              <w:pStyle w:val="TableRow"/>
            </w:pPr>
            <w:r>
              <w:t>Identifies the number type.  Linked to the thesaurus Number Types concept group.</w:t>
            </w:r>
          </w:p>
        </w:tc>
        <w:tc>
          <w:tcPr>
            <w:tcW w:w="1500" w:type="dxa"/>
            <w:tcBorders>
              <w:top w:val="nil"/>
              <w:left w:val="single" w:sz="6" w:space="0" w:color="auto"/>
              <w:bottom w:val="nil"/>
              <w:right w:val="single" w:sz="6" w:space="0" w:color="auto"/>
            </w:tcBorders>
            <w:shd w:val="clear" w:color="auto" w:fill="auto"/>
          </w:tcPr>
          <w:p w14:paraId="1C5F2DC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A6BD0C3" w14:textId="77777777" w:rsidR="00AF60D7" w:rsidRDefault="00AF60D7">
            <w:pPr>
              <w:pStyle w:val="TableRow"/>
            </w:pPr>
            <w:r>
              <w:t>16</w:t>
            </w:r>
          </w:p>
        </w:tc>
      </w:tr>
      <w:tr w:rsidR="00AF60D7" w14:paraId="258C7C9A" w14:textId="77777777">
        <w:tc>
          <w:tcPr>
            <w:tcW w:w="2802" w:type="dxa"/>
            <w:tcBorders>
              <w:top w:val="nil"/>
              <w:left w:val="single" w:sz="6" w:space="0" w:color="auto"/>
              <w:bottom w:val="nil"/>
              <w:right w:val="single" w:sz="6" w:space="0" w:color="auto"/>
            </w:tcBorders>
            <w:shd w:val="clear" w:color="auto" w:fill="auto"/>
          </w:tcPr>
          <w:p w14:paraId="28898CFF" w14:textId="77777777" w:rsidR="00AF60D7" w:rsidRDefault="00AF60D7">
            <w:pPr>
              <w:pStyle w:val="TableRow"/>
            </w:pPr>
            <w:r>
              <w:t>Preferred</w:t>
            </w:r>
          </w:p>
        </w:tc>
        <w:tc>
          <w:tcPr>
            <w:tcW w:w="4536" w:type="dxa"/>
            <w:tcBorders>
              <w:top w:val="nil"/>
              <w:left w:val="single" w:sz="6" w:space="0" w:color="auto"/>
              <w:bottom w:val="nil"/>
              <w:right w:val="single" w:sz="6" w:space="0" w:color="auto"/>
            </w:tcBorders>
            <w:shd w:val="clear" w:color="auto" w:fill="auto"/>
          </w:tcPr>
          <w:p w14:paraId="3FF2E788" w14:textId="77777777" w:rsidR="00AF60D7" w:rsidRDefault="00AF60D7">
            <w:pPr>
              <w:pStyle w:val="TableRow"/>
            </w:pPr>
            <w:r>
              <w:t>Flag indicating that the number is</w:t>
            </w:r>
            <w:r w:rsidR="00A07BCF">
              <w:t xml:space="preserve"> new(2),</w:t>
            </w:r>
            <w:r>
              <w:t xml:space="preserve"> preferred (1) or otherwise (0).</w:t>
            </w:r>
          </w:p>
        </w:tc>
        <w:tc>
          <w:tcPr>
            <w:tcW w:w="1500" w:type="dxa"/>
            <w:tcBorders>
              <w:top w:val="nil"/>
              <w:left w:val="single" w:sz="6" w:space="0" w:color="auto"/>
              <w:bottom w:val="nil"/>
              <w:right w:val="single" w:sz="6" w:space="0" w:color="auto"/>
            </w:tcBorders>
            <w:shd w:val="clear" w:color="auto" w:fill="auto"/>
          </w:tcPr>
          <w:p w14:paraId="64A91E87" w14:textId="77777777" w:rsidR="00AF60D7" w:rsidRDefault="00A07BCF">
            <w:pPr>
              <w:pStyle w:val="TableRow"/>
            </w:pPr>
            <w:r>
              <w:t xml:space="preserve">smallint </w:t>
            </w:r>
            <w:r w:rsidR="00AF60D7">
              <w:t>Not Null</w:t>
            </w:r>
          </w:p>
        </w:tc>
        <w:tc>
          <w:tcPr>
            <w:tcW w:w="1127" w:type="dxa"/>
            <w:tcBorders>
              <w:top w:val="nil"/>
              <w:left w:val="single" w:sz="6" w:space="0" w:color="auto"/>
              <w:bottom w:val="nil"/>
              <w:right w:val="single" w:sz="6" w:space="0" w:color="auto"/>
            </w:tcBorders>
            <w:shd w:val="clear" w:color="auto" w:fill="auto"/>
          </w:tcPr>
          <w:p w14:paraId="4704FDE1" w14:textId="77777777" w:rsidR="00AF60D7" w:rsidRDefault="00AF60D7">
            <w:pPr>
              <w:pStyle w:val="TableRow"/>
            </w:pPr>
          </w:p>
        </w:tc>
      </w:tr>
      <w:tr w:rsidR="00AF60D7" w14:paraId="51CF39FF" w14:textId="77777777">
        <w:tc>
          <w:tcPr>
            <w:tcW w:w="2802" w:type="dxa"/>
            <w:tcBorders>
              <w:top w:val="nil"/>
              <w:left w:val="single" w:sz="6" w:space="0" w:color="auto"/>
              <w:bottom w:val="nil"/>
              <w:right w:val="single" w:sz="6" w:space="0" w:color="auto"/>
            </w:tcBorders>
            <w:shd w:val="clear" w:color="auto" w:fill="auto"/>
          </w:tcPr>
          <w:p w14:paraId="1994EDF3" w14:textId="77777777" w:rsidR="00AF60D7" w:rsidRDefault="00AF60D7">
            <w:pPr>
              <w:pStyle w:val="TableRow"/>
            </w:pPr>
            <w:r>
              <w:t>Notes</w:t>
            </w:r>
          </w:p>
        </w:tc>
        <w:tc>
          <w:tcPr>
            <w:tcW w:w="4536" w:type="dxa"/>
            <w:tcBorders>
              <w:top w:val="nil"/>
              <w:left w:val="single" w:sz="6" w:space="0" w:color="auto"/>
              <w:bottom w:val="nil"/>
              <w:right w:val="single" w:sz="6" w:space="0" w:color="auto"/>
            </w:tcBorders>
            <w:shd w:val="clear" w:color="auto" w:fill="auto"/>
          </w:tcPr>
          <w:p w14:paraId="01793A21" w14:textId="77777777" w:rsidR="00AF60D7" w:rsidRDefault="00AF60D7">
            <w:pPr>
              <w:pStyle w:val="TableRow"/>
            </w:pPr>
            <w:r>
              <w:t>Free text notes about the number.</w:t>
            </w:r>
          </w:p>
        </w:tc>
        <w:tc>
          <w:tcPr>
            <w:tcW w:w="1500" w:type="dxa"/>
            <w:tcBorders>
              <w:top w:val="nil"/>
              <w:left w:val="single" w:sz="6" w:space="0" w:color="auto"/>
              <w:bottom w:val="nil"/>
              <w:right w:val="single" w:sz="6" w:space="0" w:color="auto"/>
            </w:tcBorders>
            <w:shd w:val="clear" w:color="auto" w:fill="auto"/>
          </w:tcPr>
          <w:p w14:paraId="22B7B5F8"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CCCA47D" w14:textId="77777777" w:rsidR="00AF60D7" w:rsidRDefault="00AF60D7">
            <w:pPr>
              <w:pStyle w:val="TableRow"/>
            </w:pPr>
          </w:p>
        </w:tc>
      </w:tr>
      <w:tr w:rsidR="00AF60D7" w14:paraId="4528D1E6" w14:textId="77777777">
        <w:tc>
          <w:tcPr>
            <w:tcW w:w="2802" w:type="dxa"/>
            <w:tcBorders>
              <w:top w:val="nil"/>
              <w:left w:val="single" w:sz="6" w:space="0" w:color="auto"/>
              <w:bottom w:val="nil"/>
              <w:right w:val="single" w:sz="6" w:space="0" w:color="auto"/>
            </w:tcBorders>
            <w:shd w:val="clear" w:color="auto" w:fill="auto"/>
          </w:tcPr>
          <w:p w14:paraId="15F0C122"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02DF27E"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DBCAE0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A6C3B3A" w14:textId="77777777" w:rsidR="00AF60D7" w:rsidRDefault="00AF60D7">
            <w:pPr>
              <w:pStyle w:val="TableRow"/>
            </w:pPr>
            <w:r>
              <w:t>16</w:t>
            </w:r>
          </w:p>
        </w:tc>
      </w:tr>
      <w:tr w:rsidR="00AF60D7" w14:paraId="7BE0DDAB" w14:textId="77777777">
        <w:tc>
          <w:tcPr>
            <w:tcW w:w="2802" w:type="dxa"/>
            <w:tcBorders>
              <w:top w:val="nil"/>
              <w:left w:val="single" w:sz="6" w:space="0" w:color="auto"/>
              <w:bottom w:val="nil"/>
              <w:right w:val="single" w:sz="6" w:space="0" w:color="auto"/>
            </w:tcBorders>
            <w:shd w:val="clear" w:color="auto" w:fill="auto"/>
          </w:tcPr>
          <w:p w14:paraId="4A093660"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E77E833"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913D8E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973D5E0" w14:textId="77777777" w:rsidR="00AF60D7" w:rsidRDefault="00AF60D7">
            <w:pPr>
              <w:pStyle w:val="TableRow"/>
            </w:pPr>
            <w:r>
              <w:t>16</w:t>
            </w:r>
          </w:p>
        </w:tc>
      </w:tr>
      <w:tr w:rsidR="00AF60D7" w14:paraId="3D790738" w14:textId="77777777">
        <w:tc>
          <w:tcPr>
            <w:tcW w:w="2802" w:type="dxa"/>
            <w:tcBorders>
              <w:top w:val="nil"/>
              <w:left w:val="single" w:sz="6" w:space="0" w:color="auto"/>
              <w:bottom w:val="nil"/>
              <w:right w:val="single" w:sz="6" w:space="0" w:color="auto"/>
            </w:tcBorders>
            <w:shd w:val="clear" w:color="auto" w:fill="auto"/>
          </w:tcPr>
          <w:p w14:paraId="7CA4ED84"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5E38DFA8"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46E90FD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6127756" w14:textId="77777777" w:rsidR="00AF60D7" w:rsidRDefault="00AF60D7">
            <w:pPr>
              <w:pStyle w:val="TableRow"/>
            </w:pPr>
            <w:r>
              <w:t>8</w:t>
            </w:r>
          </w:p>
        </w:tc>
      </w:tr>
      <w:tr w:rsidR="00AF60D7" w14:paraId="37238ECA" w14:textId="77777777">
        <w:tc>
          <w:tcPr>
            <w:tcW w:w="2802" w:type="dxa"/>
            <w:tcBorders>
              <w:top w:val="nil"/>
              <w:left w:val="single" w:sz="6" w:space="0" w:color="auto"/>
              <w:bottom w:val="single" w:sz="6" w:space="0" w:color="auto"/>
              <w:right w:val="single" w:sz="6" w:space="0" w:color="auto"/>
            </w:tcBorders>
            <w:shd w:val="clear" w:color="auto" w:fill="auto"/>
          </w:tcPr>
          <w:p w14:paraId="6716B540" w14:textId="77777777" w:rsidR="00AF60D7" w:rsidRDefault="00AF60D7">
            <w:pPr>
              <w:pStyle w:val="TableRow"/>
            </w:pPr>
            <w:r>
              <w:lastRenderedPageBreak/>
              <w:t>Timestamp</w:t>
            </w:r>
          </w:p>
        </w:tc>
        <w:tc>
          <w:tcPr>
            <w:tcW w:w="4536" w:type="dxa"/>
            <w:tcBorders>
              <w:top w:val="nil"/>
              <w:left w:val="single" w:sz="6" w:space="0" w:color="auto"/>
              <w:bottom w:val="single" w:sz="6" w:space="0" w:color="auto"/>
              <w:right w:val="single" w:sz="6" w:space="0" w:color="auto"/>
            </w:tcBorders>
            <w:shd w:val="clear" w:color="auto" w:fill="auto"/>
          </w:tcPr>
          <w:p w14:paraId="6D344425"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9272EDD"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F3D8BA8" w14:textId="77777777" w:rsidR="00AF60D7" w:rsidRDefault="00AF60D7">
            <w:pPr>
              <w:pStyle w:val="TableRow"/>
            </w:pPr>
            <w:r>
              <w:t>8</w:t>
            </w:r>
          </w:p>
        </w:tc>
      </w:tr>
    </w:tbl>
    <w:p w14:paraId="6A299E4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3A9C278"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9AA84F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7DBB5915"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7556FAB" w14:textId="77777777" w:rsidR="00AF60D7" w:rsidRDefault="00AF60D7">
            <w:pPr>
              <w:pStyle w:val="TableColumnTitles"/>
              <w:keepNext/>
            </w:pPr>
            <w:r>
              <w:t>Options</w:t>
            </w:r>
          </w:p>
        </w:tc>
      </w:tr>
      <w:tr w:rsidR="00AF60D7" w14:paraId="3935D5E0" w14:textId="77777777">
        <w:tc>
          <w:tcPr>
            <w:tcW w:w="2801" w:type="dxa"/>
            <w:tcBorders>
              <w:top w:val="nil"/>
              <w:left w:val="single" w:sz="6" w:space="0" w:color="auto"/>
              <w:bottom w:val="single" w:sz="6" w:space="0" w:color="auto"/>
              <w:right w:val="single" w:sz="6" w:space="0" w:color="auto"/>
            </w:tcBorders>
            <w:shd w:val="clear" w:color="auto" w:fill="auto"/>
          </w:tcPr>
          <w:p w14:paraId="62965D2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3D802F54"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9A49004" w14:textId="77777777" w:rsidR="00AF60D7" w:rsidRDefault="00AF60D7">
            <w:pPr>
              <w:pStyle w:val="TableRow"/>
            </w:pPr>
          </w:p>
        </w:tc>
      </w:tr>
    </w:tbl>
    <w:p w14:paraId="615AC5E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FD1C03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267B683" w14:textId="77777777" w:rsidR="00AF60D7" w:rsidRDefault="00AF60D7">
            <w:pPr>
              <w:pStyle w:val="TableTitle"/>
              <w:rPr>
                <w:color w:val="FF0000"/>
              </w:rPr>
            </w:pPr>
            <w:r>
              <w:t>Constraint : FK_Collection_Unit_Number_Collection_Unit</w:t>
            </w:r>
          </w:p>
        </w:tc>
      </w:tr>
      <w:tr w:rsidR="00AF60D7" w14:paraId="1D7DDDAD" w14:textId="77777777">
        <w:tc>
          <w:tcPr>
            <w:tcW w:w="1548" w:type="dxa"/>
            <w:tcBorders>
              <w:top w:val="nil"/>
              <w:left w:val="single" w:sz="4" w:space="0" w:color="auto"/>
              <w:bottom w:val="single" w:sz="4" w:space="0" w:color="auto"/>
              <w:right w:val="single" w:sz="4" w:space="0" w:color="auto"/>
            </w:tcBorders>
            <w:shd w:val="clear" w:color="auto" w:fill="auto"/>
          </w:tcPr>
          <w:p w14:paraId="7CC8DFB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13B5D7A" w14:textId="77777777" w:rsidR="00AF60D7" w:rsidRDefault="00AF60D7">
            <w:pPr>
              <w:pStyle w:val="TableRow"/>
            </w:pPr>
            <w:r>
              <w:t>Each collection unit has zero or more numbers.  Each number applies to one collection unit.</w:t>
            </w:r>
          </w:p>
        </w:tc>
      </w:tr>
      <w:tr w:rsidR="00AF60D7" w14:paraId="367D76E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0ADECD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B6400BF" w14:textId="77777777" w:rsidR="00AF60D7" w:rsidRDefault="00AF60D7">
            <w:pPr>
              <w:pStyle w:val="CodeSamples"/>
            </w:pPr>
            <w:r>
              <w:t>FK_Collection_Unit_Number_Collection_Unit (Collection_Unit_Key) references Collection_Unit(Collection_Unit_Key)</w:t>
            </w:r>
          </w:p>
        </w:tc>
      </w:tr>
    </w:tbl>
    <w:p w14:paraId="0647674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920219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50F6FC" w14:textId="77777777" w:rsidR="00AF60D7" w:rsidRDefault="00AF60D7">
            <w:pPr>
              <w:pStyle w:val="TableTitle"/>
              <w:rPr>
                <w:color w:val="FF0000"/>
              </w:rPr>
            </w:pPr>
            <w:r>
              <w:t>Constraint : FK_Collection_Unit_Number_Type</w:t>
            </w:r>
          </w:p>
        </w:tc>
      </w:tr>
      <w:tr w:rsidR="00AF60D7" w14:paraId="1719ADD7" w14:textId="77777777">
        <w:tc>
          <w:tcPr>
            <w:tcW w:w="1548" w:type="dxa"/>
            <w:tcBorders>
              <w:top w:val="nil"/>
              <w:left w:val="single" w:sz="4" w:space="0" w:color="auto"/>
              <w:bottom w:val="single" w:sz="4" w:space="0" w:color="auto"/>
              <w:right w:val="single" w:sz="4" w:space="0" w:color="auto"/>
            </w:tcBorders>
            <w:shd w:val="clear" w:color="auto" w:fill="auto"/>
          </w:tcPr>
          <w:p w14:paraId="70B5D4C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AAFD8B7" w14:textId="77777777" w:rsidR="00AF60D7" w:rsidRDefault="00AF60D7">
            <w:pPr>
              <w:pStyle w:val="TableRow"/>
            </w:pPr>
            <w:r>
              <w:t>Each number has one type.  Each type describes zero or more numbers.</w:t>
            </w:r>
          </w:p>
        </w:tc>
      </w:tr>
      <w:tr w:rsidR="00AF60D7" w14:paraId="465F169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F2EBDE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F38854F" w14:textId="77777777" w:rsidR="00AF60D7" w:rsidRDefault="00AF60D7">
            <w:pPr>
              <w:pStyle w:val="CodeSamples"/>
            </w:pPr>
            <w:r>
              <w:t>FK_Collection_Unit_Number_Type (Type_Concept_Key) references Concept(Concept_Key)</w:t>
            </w:r>
          </w:p>
        </w:tc>
      </w:tr>
    </w:tbl>
    <w:p w14:paraId="48F29877" w14:textId="77777777" w:rsidR="00AF60D7" w:rsidRDefault="00AF60D7" w:rsidP="00AF60D7">
      <w:pPr>
        <w:pStyle w:val="NormalIndent"/>
      </w:pPr>
    </w:p>
    <w:p w14:paraId="1DCFDF81" w14:textId="77777777" w:rsidR="00AF60D7" w:rsidRDefault="00AF60D7" w:rsidP="00840903">
      <w:pPr>
        <w:pStyle w:val="Heading4"/>
      </w:pPr>
      <w:bookmarkStart w:id="797" w:name="_Toc292879055"/>
      <w:r>
        <w:t>Collection_Unit_Process</w:t>
      </w:r>
      <w:bookmarkEnd w:id="797"/>
    </w:p>
    <w:p w14:paraId="4ABE1C46" w14:textId="77777777" w:rsidR="00AF60D7" w:rsidRDefault="00AF60D7" w:rsidP="00AF60D7">
      <w:pPr>
        <w:pStyle w:val="NormalIndent"/>
      </w:pPr>
      <w:r>
        <w:t>Identifies fabrication processes associated with a specimen or process.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444FD34B"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A4F7D0C"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67D2A79"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AD33A34"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46C92FD" w14:textId="77777777" w:rsidR="00AF60D7" w:rsidRDefault="00AF60D7">
            <w:pPr>
              <w:pStyle w:val="TableColumnTitles"/>
              <w:keepNext/>
            </w:pPr>
            <w:r>
              <w:t>Size</w:t>
            </w:r>
          </w:p>
        </w:tc>
      </w:tr>
      <w:tr w:rsidR="00AF60D7" w14:paraId="3C65C6D5" w14:textId="77777777">
        <w:tc>
          <w:tcPr>
            <w:tcW w:w="2802" w:type="dxa"/>
            <w:tcBorders>
              <w:top w:val="nil"/>
              <w:left w:val="single" w:sz="6" w:space="0" w:color="auto"/>
              <w:bottom w:val="nil"/>
              <w:right w:val="single" w:sz="6" w:space="0" w:color="auto"/>
            </w:tcBorders>
            <w:shd w:val="clear" w:color="auto" w:fill="auto"/>
          </w:tcPr>
          <w:p w14:paraId="4569C6DA" w14:textId="77777777" w:rsidR="00AF60D7" w:rsidRDefault="00AF60D7">
            <w:pPr>
              <w:pStyle w:val="TableRow"/>
              <w:rPr>
                <w:u w:val="single"/>
              </w:rPr>
            </w:pPr>
            <w:r>
              <w:rPr>
                <w:u w:val="single"/>
              </w:rPr>
              <w:t>Collection_Unit_Process_Key</w:t>
            </w:r>
          </w:p>
        </w:tc>
        <w:tc>
          <w:tcPr>
            <w:tcW w:w="4536" w:type="dxa"/>
            <w:tcBorders>
              <w:top w:val="nil"/>
              <w:left w:val="single" w:sz="6" w:space="0" w:color="auto"/>
              <w:bottom w:val="nil"/>
              <w:right w:val="single" w:sz="6" w:space="0" w:color="auto"/>
            </w:tcBorders>
            <w:shd w:val="clear" w:color="auto" w:fill="auto"/>
          </w:tcPr>
          <w:p w14:paraId="05FE7489" w14:textId="77777777" w:rsidR="00AF60D7" w:rsidRDefault="00AF60D7">
            <w:pPr>
              <w:pStyle w:val="TableRow"/>
            </w:pPr>
            <w:r>
              <w:t>Unique identifier for the Collection_Unit_Process table</w:t>
            </w:r>
          </w:p>
        </w:tc>
        <w:tc>
          <w:tcPr>
            <w:tcW w:w="1500" w:type="dxa"/>
            <w:tcBorders>
              <w:top w:val="nil"/>
              <w:left w:val="single" w:sz="6" w:space="0" w:color="auto"/>
              <w:bottom w:val="nil"/>
              <w:right w:val="single" w:sz="6" w:space="0" w:color="auto"/>
            </w:tcBorders>
            <w:shd w:val="clear" w:color="auto" w:fill="auto"/>
          </w:tcPr>
          <w:p w14:paraId="0DC96F5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3C1C9C2" w14:textId="77777777" w:rsidR="00AF60D7" w:rsidRDefault="00AF60D7">
            <w:pPr>
              <w:pStyle w:val="TableRow"/>
            </w:pPr>
            <w:r>
              <w:t>16</w:t>
            </w:r>
          </w:p>
        </w:tc>
      </w:tr>
      <w:tr w:rsidR="00AF60D7" w14:paraId="6083A90A" w14:textId="77777777">
        <w:tc>
          <w:tcPr>
            <w:tcW w:w="2802" w:type="dxa"/>
            <w:tcBorders>
              <w:top w:val="nil"/>
              <w:left w:val="single" w:sz="6" w:space="0" w:color="auto"/>
              <w:bottom w:val="nil"/>
              <w:right w:val="single" w:sz="6" w:space="0" w:color="auto"/>
            </w:tcBorders>
            <w:shd w:val="clear" w:color="auto" w:fill="auto"/>
          </w:tcPr>
          <w:p w14:paraId="2789AB6D"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67824A77" w14:textId="77777777" w:rsidR="00AF60D7" w:rsidRDefault="00AF60D7">
            <w:pPr>
              <w:pStyle w:val="TableRow"/>
            </w:pPr>
            <w:r>
              <w:t>Identifies the colleciton unit the process applies to.  Links to stores and specimens only, not collections.</w:t>
            </w:r>
          </w:p>
        </w:tc>
        <w:tc>
          <w:tcPr>
            <w:tcW w:w="1500" w:type="dxa"/>
            <w:tcBorders>
              <w:top w:val="nil"/>
              <w:left w:val="single" w:sz="6" w:space="0" w:color="auto"/>
              <w:bottom w:val="nil"/>
              <w:right w:val="single" w:sz="6" w:space="0" w:color="auto"/>
            </w:tcBorders>
            <w:shd w:val="clear" w:color="auto" w:fill="auto"/>
          </w:tcPr>
          <w:p w14:paraId="0C6F973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008E69C" w14:textId="77777777" w:rsidR="00AF60D7" w:rsidRDefault="00AF60D7">
            <w:pPr>
              <w:pStyle w:val="TableRow"/>
            </w:pPr>
            <w:r>
              <w:t>16</w:t>
            </w:r>
          </w:p>
        </w:tc>
      </w:tr>
      <w:tr w:rsidR="00AF60D7" w14:paraId="42E10594" w14:textId="77777777">
        <w:tc>
          <w:tcPr>
            <w:tcW w:w="2802" w:type="dxa"/>
            <w:tcBorders>
              <w:top w:val="nil"/>
              <w:left w:val="single" w:sz="6" w:space="0" w:color="auto"/>
              <w:bottom w:val="nil"/>
              <w:right w:val="single" w:sz="6" w:space="0" w:color="auto"/>
            </w:tcBorders>
            <w:shd w:val="clear" w:color="auto" w:fill="auto"/>
          </w:tcPr>
          <w:p w14:paraId="35F8D194" w14:textId="77777777" w:rsidR="00AF60D7" w:rsidRDefault="00AF60D7">
            <w:pPr>
              <w:pStyle w:val="TableRow"/>
            </w:pPr>
            <w:r>
              <w:t>Process_Concept_Key</w:t>
            </w:r>
          </w:p>
        </w:tc>
        <w:tc>
          <w:tcPr>
            <w:tcW w:w="4536" w:type="dxa"/>
            <w:tcBorders>
              <w:top w:val="nil"/>
              <w:left w:val="single" w:sz="6" w:space="0" w:color="auto"/>
              <w:bottom w:val="nil"/>
              <w:right w:val="single" w:sz="6" w:space="0" w:color="auto"/>
            </w:tcBorders>
            <w:shd w:val="clear" w:color="auto" w:fill="auto"/>
          </w:tcPr>
          <w:p w14:paraId="258CF8A7" w14:textId="77777777" w:rsidR="00AF60D7" w:rsidRDefault="00AF60D7">
            <w:pPr>
              <w:pStyle w:val="TableRow"/>
            </w:pPr>
            <w:r>
              <w:t>Identifies the process applies, from the Processes concept group.</w:t>
            </w:r>
          </w:p>
        </w:tc>
        <w:tc>
          <w:tcPr>
            <w:tcW w:w="1500" w:type="dxa"/>
            <w:tcBorders>
              <w:top w:val="nil"/>
              <w:left w:val="single" w:sz="6" w:space="0" w:color="auto"/>
              <w:bottom w:val="nil"/>
              <w:right w:val="single" w:sz="6" w:space="0" w:color="auto"/>
            </w:tcBorders>
            <w:shd w:val="clear" w:color="auto" w:fill="auto"/>
          </w:tcPr>
          <w:p w14:paraId="2C2BE90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B965FAC" w14:textId="77777777" w:rsidR="00AF60D7" w:rsidRDefault="00AF60D7">
            <w:pPr>
              <w:pStyle w:val="TableRow"/>
            </w:pPr>
            <w:r>
              <w:t>16</w:t>
            </w:r>
          </w:p>
        </w:tc>
      </w:tr>
      <w:tr w:rsidR="00AF60D7" w14:paraId="6C8EDB23" w14:textId="77777777">
        <w:tc>
          <w:tcPr>
            <w:tcW w:w="2802" w:type="dxa"/>
            <w:tcBorders>
              <w:top w:val="nil"/>
              <w:left w:val="single" w:sz="6" w:space="0" w:color="auto"/>
              <w:bottom w:val="nil"/>
              <w:right w:val="single" w:sz="6" w:space="0" w:color="auto"/>
            </w:tcBorders>
            <w:shd w:val="clear" w:color="auto" w:fill="auto"/>
          </w:tcPr>
          <w:p w14:paraId="4D9FCC2B" w14:textId="77777777" w:rsidR="00AF60D7" w:rsidRDefault="00AF60D7">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06685974" w14:textId="77777777" w:rsidR="00AF60D7" w:rsidRDefault="00AF60D7">
            <w:pPr>
              <w:pStyle w:val="TableRow"/>
            </w:pPr>
            <w:r>
              <w:t>Description of the process.</w:t>
            </w:r>
          </w:p>
        </w:tc>
        <w:tc>
          <w:tcPr>
            <w:tcW w:w="1500" w:type="dxa"/>
            <w:tcBorders>
              <w:top w:val="nil"/>
              <w:left w:val="single" w:sz="6" w:space="0" w:color="auto"/>
              <w:bottom w:val="nil"/>
              <w:right w:val="single" w:sz="6" w:space="0" w:color="auto"/>
            </w:tcBorders>
            <w:shd w:val="clear" w:color="auto" w:fill="auto"/>
          </w:tcPr>
          <w:p w14:paraId="6C3C63B8"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63CA8CF7" w14:textId="77777777" w:rsidR="00AF60D7" w:rsidRDefault="00AF60D7">
            <w:pPr>
              <w:pStyle w:val="TableRow"/>
            </w:pPr>
          </w:p>
        </w:tc>
      </w:tr>
      <w:tr w:rsidR="00AF60D7" w14:paraId="1A8EAFAA" w14:textId="77777777">
        <w:tc>
          <w:tcPr>
            <w:tcW w:w="2802" w:type="dxa"/>
            <w:tcBorders>
              <w:top w:val="nil"/>
              <w:left w:val="single" w:sz="6" w:space="0" w:color="auto"/>
              <w:bottom w:val="nil"/>
              <w:right w:val="single" w:sz="6" w:space="0" w:color="auto"/>
            </w:tcBorders>
            <w:shd w:val="clear" w:color="auto" w:fill="auto"/>
          </w:tcPr>
          <w:p w14:paraId="3F79ADC6" w14:textId="77777777" w:rsidR="00AF60D7" w:rsidRDefault="00AF60D7">
            <w:pPr>
              <w:pStyle w:val="TableRow"/>
            </w:pPr>
            <w:r>
              <w:t>Name_Key</w:t>
            </w:r>
          </w:p>
        </w:tc>
        <w:tc>
          <w:tcPr>
            <w:tcW w:w="4536" w:type="dxa"/>
            <w:tcBorders>
              <w:top w:val="nil"/>
              <w:left w:val="single" w:sz="6" w:space="0" w:color="auto"/>
              <w:bottom w:val="nil"/>
              <w:right w:val="single" w:sz="6" w:space="0" w:color="auto"/>
            </w:tcBorders>
            <w:shd w:val="clear" w:color="auto" w:fill="auto"/>
          </w:tcPr>
          <w:p w14:paraId="3A0C59AD" w14:textId="77777777" w:rsidR="00AF60D7" w:rsidRDefault="00AF60D7">
            <w:pPr>
              <w:pStyle w:val="TableRow"/>
            </w:pPr>
            <w:r>
              <w:t>Person involved with the process (linked to the Names &amp; Addresses module Individual table).</w:t>
            </w:r>
          </w:p>
        </w:tc>
        <w:tc>
          <w:tcPr>
            <w:tcW w:w="1500" w:type="dxa"/>
            <w:tcBorders>
              <w:top w:val="nil"/>
              <w:left w:val="single" w:sz="6" w:space="0" w:color="auto"/>
              <w:bottom w:val="nil"/>
              <w:right w:val="single" w:sz="6" w:space="0" w:color="auto"/>
            </w:tcBorders>
            <w:shd w:val="clear" w:color="auto" w:fill="auto"/>
          </w:tcPr>
          <w:p w14:paraId="06D9060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EC945FC" w14:textId="77777777" w:rsidR="00AF60D7" w:rsidRDefault="00AF60D7">
            <w:pPr>
              <w:pStyle w:val="TableRow"/>
            </w:pPr>
            <w:r>
              <w:t>16</w:t>
            </w:r>
          </w:p>
        </w:tc>
      </w:tr>
      <w:tr w:rsidR="00AF60D7" w14:paraId="11256000" w14:textId="77777777">
        <w:tc>
          <w:tcPr>
            <w:tcW w:w="2802" w:type="dxa"/>
            <w:tcBorders>
              <w:top w:val="nil"/>
              <w:left w:val="single" w:sz="6" w:space="0" w:color="auto"/>
              <w:bottom w:val="nil"/>
              <w:right w:val="single" w:sz="6" w:space="0" w:color="auto"/>
            </w:tcBorders>
            <w:shd w:val="clear" w:color="auto" w:fill="auto"/>
          </w:tcPr>
          <w:p w14:paraId="6EF5BB70" w14:textId="77777777" w:rsidR="00AF60D7" w:rsidRDefault="00AF60D7">
            <w:pPr>
              <w:pStyle w:val="TableRow"/>
            </w:pPr>
            <w:r>
              <w:lastRenderedPageBreak/>
              <w:t>Vague_Date_Start</w:t>
            </w:r>
          </w:p>
        </w:tc>
        <w:tc>
          <w:tcPr>
            <w:tcW w:w="4536" w:type="dxa"/>
            <w:tcBorders>
              <w:top w:val="nil"/>
              <w:left w:val="single" w:sz="6" w:space="0" w:color="auto"/>
              <w:bottom w:val="nil"/>
              <w:right w:val="single" w:sz="6" w:space="0" w:color="auto"/>
            </w:tcBorders>
            <w:shd w:val="clear" w:color="auto" w:fill="auto"/>
          </w:tcPr>
          <w:p w14:paraId="642497BE" w14:textId="77777777" w:rsidR="00AF60D7" w:rsidRDefault="00AF60D7">
            <w:pPr>
              <w:pStyle w:val="TableRow"/>
            </w:pPr>
            <w:r>
              <w:t xml:space="preserve">Vague date start field for the process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ADE4F21"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6D8E8F89" w14:textId="77777777" w:rsidR="00AF60D7" w:rsidRDefault="00AF60D7">
            <w:pPr>
              <w:pStyle w:val="TableRow"/>
            </w:pPr>
          </w:p>
        </w:tc>
      </w:tr>
      <w:tr w:rsidR="00AF60D7" w14:paraId="486E8194" w14:textId="77777777">
        <w:tc>
          <w:tcPr>
            <w:tcW w:w="2802" w:type="dxa"/>
            <w:tcBorders>
              <w:top w:val="nil"/>
              <w:left w:val="single" w:sz="6" w:space="0" w:color="auto"/>
              <w:bottom w:val="nil"/>
              <w:right w:val="single" w:sz="6" w:space="0" w:color="auto"/>
            </w:tcBorders>
            <w:shd w:val="clear" w:color="auto" w:fill="auto"/>
          </w:tcPr>
          <w:p w14:paraId="61E0A2C2"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01D0E69D" w14:textId="77777777" w:rsidR="00AF60D7" w:rsidRDefault="00AF60D7">
            <w:pPr>
              <w:pStyle w:val="TableRow"/>
            </w:pPr>
            <w:r>
              <w:t xml:space="preserve">Vague date end field for the process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62BCB5C"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925565A" w14:textId="77777777" w:rsidR="00AF60D7" w:rsidRDefault="00AF60D7">
            <w:pPr>
              <w:pStyle w:val="TableRow"/>
            </w:pPr>
          </w:p>
        </w:tc>
      </w:tr>
      <w:tr w:rsidR="00AF60D7" w14:paraId="51DDF482" w14:textId="77777777">
        <w:tc>
          <w:tcPr>
            <w:tcW w:w="2802" w:type="dxa"/>
            <w:tcBorders>
              <w:top w:val="nil"/>
              <w:left w:val="single" w:sz="6" w:space="0" w:color="auto"/>
              <w:bottom w:val="nil"/>
              <w:right w:val="single" w:sz="6" w:space="0" w:color="auto"/>
            </w:tcBorders>
            <w:shd w:val="clear" w:color="auto" w:fill="auto"/>
          </w:tcPr>
          <w:p w14:paraId="526DDE29"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5BF0AB1A" w14:textId="77777777" w:rsidR="00AF60D7" w:rsidRDefault="00AF60D7">
            <w:pPr>
              <w:pStyle w:val="TableRow"/>
            </w:pPr>
            <w:r>
              <w:t>Vague date type field for the process date.</w:t>
            </w:r>
          </w:p>
        </w:tc>
        <w:tc>
          <w:tcPr>
            <w:tcW w:w="1500" w:type="dxa"/>
            <w:tcBorders>
              <w:top w:val="nil"/>
              <w:left w:val="single" w:sz="6" w:space="0" w:color="auto"/>
              <w:bottom w:val="nil"/>
              <w:right w:val="single" w:sz="6" w:space="0" w:color="auto"/>
            </w:tcBorders>
            <w:shd w:val="clear" w:color="auto" w:fill="auto"/>
          </w:tcPr>
          <w:p w14:paraId="3AE0E6FA"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109D930" w14:textId="77777777" w:rsidR="00AF60D7" w:rsidRDefault="00AF60D7">
            <w:pPr>
              <w:pStyle w:val="TableRow"/>
            </w:pPr>
            <w:r>
              <w:t>2</w:t>
            </w:r>
          </w:p>
        </w:tc>
      </w:tr>
      <w:tr w:rsidR="00AF60D7" w14:paraId="6B9B0B4A" w14:textId="77777777">
        <w:tc>
          <w:tcPr>
            <w:tcW w:w="2802" w:type="dxa"/>
            <w:tcBorders>
              <w:top w:val="nil"/>
              <w:left w:val="single" w:sz="6" w:space="0" w:color="auto"/>
              <w:bottom w:val="nil"/>
              <w:right w:val="single" w:sz="6" w:space="0" w:color="auto"/>
            </w:tcBorders>
            <w:shd w:val="clear" w:color="auto" w:fill="auto"/>
          </w:tcPr>
          <w:p w14:paraId="4AF9F28C" w14:textId="77777777" w:rsidR="00AF60D7" w:rsidRDefault="00AF60D7">
            <w:pPr>
              <w:pStyle w:val="TableRow"/>
            </w:pPr>
            <w:r>
              <w:t>Inferred_Process</w:t>
            </w:r>
          </w:p>
        </w:tc>
        <w:tc>
          <w:tcPr>
            <w:tcW w:w="4536" w:type="dxa"/>
            <w:tcBorders>
              <w:top w:val="nil"/>
              <w:left w:val="single" w:sz="6" w:space="0" w:color="auto"/>
              <w:bottom w:val="nil"/>
              <w:right w:val="single" w:sz="6" w:space="0" w:color="auto"/>
            </w:tcBorders>
            <w:shd w:val="clear" w:color="auto" w:fill="auto"/>
          </w:tcPr>
          <w:p w14:paraId="71DABE19" w14:textId="77777777" w:rsidR="00AF60D7" w:rsidRDefault="00AF60D7">
            <w:pPr>
              <w:pStyle w:val="TableRow"/>
            </w:pPr>
            <w:r>
              <w:t>Inferred data flag for the Process_Concept_Key field.</w:t>
            </w:r>
          </w:p>
        </w:tc>
        <w:tc>
          <w:tcPr>
            <w:tcW w:w="1500" w:type="dxa"/>
            <w:tcBorders>
              <w:top w:val="nil"/>
              <w:left w:val="single" w:sz="6" w:space="0" w:color="auto"/>
              <w:bottom w:val="nil"/>
              <w:right w:val="single" w:sz="6" w:space="0" w:color="auto"/>
            </w:tcBorders>
            <w:shd w:val="clear" w:color="auto" w:fill="auto"/>
          </w:tcPr>
          <w:p w14:paraId="6FBBABBB"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0DB81F72" w14:textId="77777777" w:rsidR="00AF60D7" w:rsidRDefault="00AF60D7">
            <w:pPr>
              <w:pStyle w:val="TableRow"/>
            </w:pPr>
          </w:p>
        </w:tc>
      </w:tr>
      <w:tr w:rsidR="00AF60D7" w14:paraId="14FFF051" w14:textId="77777777">
        <w:tc>
          <w:tcPr>
            <w:tcW w:w="2802" w:type="dxa"/>
            <w:tcBorders>
              <w:top w:val="nil"/>
              <w:left w:val="single" w:sz="6" w:space="0" w:color="auto"/>
              <w:bottom w:val="nil"/>
              <w:right w:val="single" w:sz="6" w:space="0" w:color="auto"/>
            </w:tcBorders>
            <w:shd w:val="clear" w:color="auto" w:fill="auto"/>
          </w:tcPr>
          <w:p w14:paraId="360CFC89" w14:textId="77777777" w:rsidR="00AF60D7" w:rsidRDefault="00AF60D7">
            <w:pPr>
              <w:pStyle w:val="TableRow"/>
            </w:pPr>
            <w:r>
              <w:t>Inferred_Description</w:t>
            </w:r>
          </w:p>
        </w:tc>
        <w:tc>
          <w:tcPr>
            <w:tcW w:w="4536" w:type="dxa"/>
            <w:tcBorders>
              <w:top w:val="nil"/>
              <w:left w:val="single" w:sz="6" w:space="0" w:color="auto"/>
              <w:bottom w:val="nil"/>
              <w:right w:val="single" w:sz="6" w:space="0" w:color="auto"/>
            </w:tcBorders>
            <w:shd w:val="clear" w:color="auto" w:fill="auto"/>
          </w:tcPr>
          <w:p w14:paraId="2B40E7EA" w14:textId="77777777" w:rsidR="00AF60D7" w:rsidRDefault="00AF60D7">
            <w:pPr>
              <w:pStyle w:val="TableRow"/>
            </w:pPr>
            <w:r>
              <w:t>Inferred data flag for the Description field.</w:t>
            </w:r>
          </w:p>
        </w:tc>
        <w:tc>
          <w:tcPr>
            <w:tcW w:w="1500" w:type="dxa"/>
            <w:tcBorders>
              <w:top w:val="nil"/>
              <w:left w:val="single" w:sz="6" w:space="0" w:color="auto"/>
              <w:bottom w:val="nil"/>
              <w:right w:val="single" w:sz="6" w:space="0" w:color="auto"/>
            </w:tcBorders>
            <w:shd w:val="clear" w:color="auto" w:fill="auto"/>
          </w:tcPr>
          <w:p w14:paraId="740DD52B"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51B7D8AB" w14:textId="77777777" w:rsidR="00AF60D7" w:rsidRDefault="00AF60D7">
            <w:pPr>
              <w:pStyle w:val="TableRow"/>
            </w:pPr>
          </w:p>
        </w:tc>
      </w:tr>
      <w:tr w:rsidR="00AF60D7" w14:paraId="7669DDCD" w14:textId="77777777">
        <w:tc>
          <w:tcPr>
            <w:tcW w:w="2802" w:type="dxa"/>
            <w:tcBorders>
              <w:top w:val="nil"/>
              <w:left w:val="single" w:sz="6" w:space="0" w:color="auto"/>
              <w:bottom w:val="nil"/>
              <w:right w:val="single" w:sz="6" w:space="0" w:color="auto"/>
            </w:tcBorders>
            <w:shd w:val="clear" w:color="auto" w:fill="auto"/>
          </w:tcPr>
          <w:p w14:paraId="39B2FEE3" w14:textId="77777777" w:rsidR="00AF60D7" w:rsidRDefault="00AF60D7">
            <w:pPr>
              <w:pStyle w:val="TableRow"/>
            </w:pPr>
            <w:r>
              <w:t>Inferred_Person</w:t>
            </w:r>
          </w:p>
        </w:tc>
        <w:tc>
          <w:tcPr>
            <w:tcW w:w="4536" w:type="dxa"/>
            <w:tcBorders>
              <w:top w:val="nil"/>
              <w:left w:val="single" w:sz="6" w:space="0" w:color="auto"/>
              <w:bottom w:val="nil"/>
              <w:right w:val="single" w:sz="6" w:space="0" w:color="auto"/>
            </w:tcBorders>
            <w:shd w:val="clear" w:color="auto" w:fill="auto"/>
          </w:tcPr>
          <w:p w14:paraId="22E90B6E" w14:textId="77777777" w:rsidR="00AF60D7" w:rsidRDefault="00AF60D7">
            <w:pPr>
              <w:pStyle w:val="TableRow"/>
            </w:pPr>
            <w:r>
              <w:t>Inferred data flag for the Name_Key field.</w:t>
            </w:r>
          </w:p>
        </w:tc>
        <w:tc>
          <w:tcPr>
            <w:tcW w:w="1500" w:type="dxa"/>
            <w:tcBorders>
              <w:top w:val="nil"/>
              <w:left w:val="single" w:sz="6" w:space="0" w:color="auto"/>
              <w:bottom w:val="nil"/>
              <w:right w:val="single" w:sz="6" w:space="0" w:color="auto"/>
            </w:tcBorders>
            <w:shd w:val="clear" w:color="auto" w:fill="auto"/>
          </w:tcPr>
          <w:p w14:paraId="616840F1"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7790506A" w14:textId="77777777" w:rsidR="00AF60D7" w:rsidRDefault="00AF60D7">
            <w:pPr>
              <w:pStyle w:val="TableRow"/>
            </w:pPr>
          </w:p>
        </w:tc>
      </w:tr>
      <w:tr w:rsidR="00AF60D7" w14:paraId="1542748C" w14:textId="77777777">
        <w:tc>
          <w:tcPr>
            <w:tcW w:w="2802" w:type="dxa"/>
            <w:tcBorders>
              <w:top w:val="nil"/>
              <w:left w:val="single" w:sz="6" w:space="0" w:color="auto"/>
              <w:bottom w:val="nil"/>
              <w:right w:val="single" w:sz="6" w:space="0" w:color="auto"/>
            </w:tcBorders>
            <w:shd w:val="clear" w:color="auto" w:fill="auto"/>
          </w:tcPr>
          <w:p w14:paraId="566F05DF" w14:textId="77777777" w:rsidR="00AF60D7" w:rsidRDefault="00AF60D7">
            <w:pPr>
              <w:pStyle w:val="TableRow"/>
            </w:pPr>
            <w:r>
              <w:t>Inferred_Date</w:t>
            </w:r>
          </w:p>
        </w:tc>
        <w:tc>
          <w:tcPr>
            <w:tcW w:w="4536" w:type="dxa"/>
            <w:tcBorders>
              <w:top w:val="nil"/>
              <w:left w:val="single" w:sz="6" w:space="0" w:color="auto"/>
              <w:bottom w:val="nil"/>
              <w:right w:val="single" w:sz="6" w:space="0" w:color="auto"/>
            </w:tcBorders>
            <w:shd w:val="clear" w:color="auto" w:fill="auto"/>
          </w:tcPr>
          <w:p w14:paraId="7C411459" w14:textId="77777777" w:rsidR="00AF60D7" w:rsidRDefault="00AF60D7">
            <w:pPr>
              <w:pStyle w:val="TableRow"/>
            </w:pPr>
            <w:r>
              <w:t>Inferred data flag for the vague date field.</w:t>
            </w:r>
          </w:p>
        </w:tc>
        <w:tc>
          <w:tcPr>
            <w:tcW w:w="1500" w:type="dxa"/>
            <w:tcBorders>
              <w:top w:val="nil"/>
              <w:left w:val="single" w:sz="6" w:space="0" w:color="auto"/>
              <w:bottom w:val="nil"/>
              <w:right w:val="single" w:sz="6" w:space="0" w:color="auto"/>
            </w:tcBorders>
            <w:shd w:val="clear" w:color="auto" w:fill="auto"/>
          </w:tcPr>
          <w:p w14:paraId="67B6A074"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6436615F" w14:textId="77777777" w:rsidR="00AF60D7" w:rsidRDefault="00AF60D7">
            <w:pPr>
              <w:pStyle w:val="TableRow"/>
            </w:pPr>
          </w:p>
        </w:tc>
      </w:tr>
      <w:tr w:rsidR="00AF60D7" w14:paraId="0B1AFEE2" w14:textId="77777777">
        <w:tc>
          <w:tcPr>
            <w:tcW w:w="2802" w:type="dxa"/>
            <w:tcBorders>
              <w:top w:val="nil"/>
              <w:left w:val="single" w:sz="6" w:space="0" w:color="auto"/>
              <w:bottom w:val="nil"/>
              <w:right w:val="single" w:sz="6" w:space="0" w:color="auto"/>
            </w:tcBorders>
            <w:shd w:val="clear" w:color="auto" w:fill="auto"/>
          </w:tcPr>
          <w:p w14:paraId="317DDC14"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470AE1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1D3F62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B9841A4" w14:textId="77777777" w:rsidR="00AF60D7" w:rsidRDefault="00AF60D7">
            <w:pPr>
              <w:pStyle w:val="TableRow"/>
            </w:pPr>
            <w:r>
              <w:t>16</w:t>
            </w:r>
          </w:p>
        </w:tc>
      </w:tr>
      <w:tr w:rsidR="00AF60D7" w14:paraId="3340EE79" w14:textId="77777777">
        <w:tc>
          <w:tcPr>
            <w:tcW w:w="2802" w:type="dxa"/>
            <w:tcBorders>
              <w:top w:val="nil"/>
              <w:left w:val="single" w:sz="6" w:space="0" w:color="auto"/>
              <w:bottom w:val="nil"/>
              <w:right w:val="single" w:sz="6" w:space="0" w:color="auto"/>
            </w:tcBorders>
            <w:shd w:val="clear" w:color="auto" w:fill="auto"/>
          </w:tcPr>
          <w:p w14:paraId="25B0D076"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B3A06BA"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C20C87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0B74E3B" w14:textId="77777777" w:rsidR="00AF60D7" w:rsidRDefault="00AF60D7">
            <w:pPr>
              <w:pStyle w:val="TableRow"/>
            </w:pPr>
            <w:r>
              <w:t>16</w:t>
            </w:r>
          </w:p>
        </w:tc>
      </w:tr>
      <w:tr w:rsidR="00AF60D7" w14:paraId="2D4296C7" w14:textId="77777777">
        <w:tc>
          <w:tcPr>
            <w:tcW w:w="2802" w:type="dxa"/>
            <w:tcBorders>
              <w:top w:val="nil"/>
              <w:left w:val="single" w:sz="6" w:space="0" w:color="auto"/>
              <w:bottom w:val="nil"/>
              <w:right w:val="single" w:sz="6" w:space="0" w:color="auto"/>
            </w:tcBorders>
            <w:shd w:val="clear" w:color="auto" w:fill="auto"/>
          </w:tcPr>
          <w:p w14:paraId="5D0964E8"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4C710706"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7275CD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C21F1B6" w14:textId="77777777" w:rsidR="00AF60D7" w:rsidRDefault="00AF60D7">
            <w:pPr>
              <w:pStyle w:val="TableRow"/>
            </w:pPr>
            <w:r>
              <w:t>8</w:t>
            </w:r>
          </w:p>
        </w:tc>
      </w:tr>
      <w:tr w:rsidR="00AF60D7" w14:paraId="36ABED47" w14:textId="77777777">
        <w:tc>
          <w:tcPr>
            <w:tcW w:w="2802" w:type="dxa"/>
            <w:tcBorders>
              <w:top w:val="nil"/>
              <w:left w:val="single" w:sz="6" w:space="0" w:color="auto"/>
              <w:bottom w:val="single" w:sz="6" w:space="0" w:color="auto"/>
              <w:right w:val="single" w:sz="6" w:space="0" w:color="auto"/>
            </w:tcBorders>
            <w:shd w:val="clear" w:color="auto" w:fill="auto"/>
          </w:tcPr>
          <w:p w14:paraId="6E9F2AF4"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B3FCA99"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94C487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E83F071" w14:textId="77777777" w:rsidR="00AF60D7" w:rsidRDefault="00AF60D7">
            <w:pPr>
              <w:pStyle w:val="TableRow"/>
            </w:pPr>
            <w:r>
              <w:t>8</w:t>
            </w:r>
          </w:p>
        </w:tc>
      </w:tr>
    </w:tbl>
    <w:p w14:paraId="7CBA888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AF3215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B152ED7"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6B2A8C7"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F019662" w14:textId="77777777" w:rsidR="00AF60D7" w:rsidRDefault="00AF60D7">
            <w:pPr>
              <w:pStyle w:val="TableColumnTitles"/>
              <w:keepNext/>
            </w:pPr>
            <w:r>
              <w:t>Options</w:t>
            </w:r>
          </w:p>
        </w:tc>
      </w:tr>
      <w:tr w:rsidR="00AF60D7" w14:paraId="5CBEEEC6" w14:textId="77777777">
        <w:tc>
          <w:tcPr>
            <w:tcW w:w="2801" w:type="dxa"/>
            <w:tcBorders>
              <w:top w:val="nil"/>
              <w:left w:val="single" w:sz="6" w:space="0" w:color="auto"/>
              <w:bottom w:val="single" w:sz="6" w:space="0" w:color="auto"/>
              <w:right w:val="single" w:sz="6" w:space="0" w:color="auto"/>
            </w:tcBorders>
            <w:shd w:val="clear" w:color="auto" w:fill="auto"/>
          </w:tcPr>
          <w:p w14:paraId="3C53DEF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89DEFC3"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5E040EF6" w14:textId="77777777" w:rsidR="00AF60D7" w:rsidRDefault="00AF60D7">
            <w:pPr>
              <w:pStyle w:val="TableRow"/>
            </w:pPr>
          </w:p>
        </w:tc>
      </w:tr>
    </w:tbl>
    <w:p w14:paraId="23DB01F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A74007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3E81B82" w14:textId="77777777" w:rsidR="00AF60D7" w:rsidRDefault="00AF60D7">
            <w:pPr>
              <w:pStyle w:val="TableTitle"/>
              <w:rPr>
                <w:color w:val="FF0000"/>
              </w:rPr>
            </w:pPr>
            <w:r>
              <w:lastRenderedPageBreak/>
              <w:t>Constraint : FK_Collection_Unit_Process_Collection_Unit</w:t>
            </w:r>
          </w:p>
        </w:tc>
      </w:tr>
      <w:tr w:rsidR="00AF60D7" w14:paraId="7E0967C4" w14:textId="77777777">
        <w:tc>
          <w:tcPr>
            <w:tcW w:w="1548" w:type="dxa"/>
            <w:tcBorders>
              <w:top w:val="nil"/>
              <w:left w:val="single" w:sz="4" w:space="0" w:color="auto"/>
              <w:bottom w:val="single" w:sz="4" w:space="0" w:color="auto"/>
              <w:right w:val="single" w:sz="4" w:space="0" w:color="auto"/>
            </w:tcBorders>
            <w:shd w:val="clear" w:color="auto" w:fill="auto"/>
          </w:tcPr>
          <w:p w14:paraId="6F430F4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AADF127" w14:textId="77777777" w:rsidR="00AF60D7" w:rsidRDefault="00AF60D7">
            <w:pPr>
              <w:pStyle w:val="TableRow"/>
            </w:pPr>
            <w:r>
              <w:t>Each process applies to one specimen or store.  Each specimen or store is fabricated by zero or more processes.</w:t>
            </w:r>
          </w:p>
        </w:tc>
      </w:tr>
      <w:tr w:rsidR="00AF60D7" w14:paraId="7CAEBEB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9DEBB1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0BD63EA" w14:textId="77777777" w:rsidR="00AF60D7" w:rsidRDefault="00AF60D7">
            <w:pPr>
              <w:pStyle w:val="CodeSamples"/>
            </w:pPr>
            <w:r>
              <w:t>FK_Collection_Unit_Process_Collection_Unit (Collection_Unit_Key) references Collection_Unit(Collection_Unit_Key)</w:t>
            </w:r>
          </w:p>
        </w:tc>
      </w:tr>
    </w:tbl>
    <w:p w14:paraId="56D6F02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ED2C9B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EC82226" w14:textId="77777777" w:rsidR="00AF60D7" w:rsidRDefault="00AF60D7">
            <w:pPr>
              <w:pStyle w:val="TableTitle"/>
              <w:rPr>
                <w:color w:val="FF0000"/>
              </w:rPr>
            </w:pPr>
            <w:r>
              <w:t>Constraint : FK_Collection_Unit_Process_Individual</w:t>
            </w:r>
          </w:p>
        </w:tc>
      </w:tr>
      <w:tr w:rsidR="00AF60D7" w14:paraId="3882C431" w14:textId="77777777">
        <w:tc>
          <w:tcPr>
            <w:tcW w:w="1548" w:type="dxa"/>
            <w:tcBorders>
              <w:top w:val="nil"/>
              <w:left w:val="single" w:sz="4" w:space="0" w:color="auto"/>
              <w:bottom w:val="single" w:sz="4" w:space="0" w:color="auto"/>
              <w:right w:val="single" w:sz="4" w:space="0" w:color="auto"/>
            </w:tcBorders>
            <w:shd w:val="clear" w:color="auto" w:fill="auto"/>
          </w:tcPr>
          <w:p w14:paraId="67908CD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F786335" w14:textId="77777777" w:rsidR="00AF60D7" w:rsidRDefault="00AF60D7">
            <w:pPr>
              <w:pStyle w:val="TableRow"/>
            </w:pPr>
            <w:r>
              <w:t>Each process has one associated person.</w:t>
            </w:r>
          </w:p>
        </w:tc>
      </w:tr>
      <w:tr w:rsidR="00AF60D7" w14:paraId="0E7E8BC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BAD60C6"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5663EA9" w14:textId="77777777" w:rsidR="00AF60D7" w:rsidRDefault="00AF60D7">
            <w:pPr>
              <w:pStyle w:val="CodeSamples"/>
            </w:pPr>
            <w:r>
              <w:t>FK_Collection_Unit_Process_Individual (Name_Key) references Individual(Name_Key)</w:t>
            </w:r>
          </w:p>
        </w:tc>
      </w:tr>
    </w:tbl>
    <w:p w14:paraId="27C3FAA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B0880E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472969B" w14:textId="77777777" w:rsidR="00AF60D7" w:rsidRDefault="00AF60D7">
            <w:pPr>
              <w:pStyle w:val="TableTitle"/>
              <w:rPr>
                <w:color w:val="FF0000"/>
              </w:rPr>
            </w:pPr>
            <w:r>
              <w:t>Constraint : FK_Collection_Unit_Process_Concept</w:t>
            </w:r>
          </w:p>
        </w:tc>
      </w:tr>
      <w:tr w:rsidR="00AF60D7" w14:paraId="1647B7C9" w14:textId="77777777">
        <w:tc>
          <w:tcPr>
            <w:tcW w:w="1548" w:type="dxa"/>
            <w:tcBorders>
              <w:top w:val="nil"/>
              <w:left w:val="single" w:sz="4" w:space="0" w:color="auto"/>
              <w:bottom w:val="single" w:sz="4" w:space="0" w:color="auto"/>
              <w:right w:val="single" w:sz="4" w:space="0" w:color="auto"/>
            </w:tcBorders>
            <w:shd w:val="clear" w:color="auto" w:fill="auto"/>
          </w:tcPr>
          <w:p w14:paraId="70466B3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88C37DB" w14:textId="77777777" w:rsidR="00AF60D7" w:rsidRDefault="00AF60D7">
            <w:pPr>
              <w:pStyle w:val="TableRow"/>
            </w:pPr>
            <w:r>
              <w:t>Each specimen process is described by one concept.  Each concept describes zero or more specimen processes.</w:t>
            </w:r>
          </w:p>
        </w:tc>
      </w:tr>
      <w:tr w:rsidR="00AF60D7" w14:paraId="2ACDDAA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8624AB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DD97798" w14:textId="77777777" w:rsidR="00AF60D7" w:rsidRDefault="00AF60D7">
            <w:pPr>
              <w:pStyle w:val="CodeSamples"/>
            </w:pPr>
            <w:r>
              <w:t>FK_Collection_Unit_Process_Concept (Process_Concept_Key) references Concept(Concept_Key)</w:t>
            </w:r>
          </w:p>
        </w:tc>
      </w:tr>
    </w:tbl>
    <w:p w14:paraId="36495F94" w14:textId="77777777" w:rsidR="00AF60D7" w:rsidRDefault="00AF60D7" w:rsidP="00AF60D7">
      <w:pPr>
        <w:pStyle w:val="NormalIndent"/>
      </w:pPr>
    </w:p>
    <w:p w14:paraId="37E48BBB" w14:textId="77777777" w:rsidR="00AF60D7" w:rsidRDefault="00AF60D7" w:rsidP="00840903">
      <w:pPr>
        <w:pStyle w:val="Heading4"/>
      </w:pPr>
      <w:bookmarkStart w:id="798" w:name="_Toc292879056"/>
      <w:r>
        <w:t>Collection_Unit_Relation</w:t>
      </w:r>
      <w:bookmarkEnd w:id="798"/>
    </w:p>
    <w:p w14:paraId="55D14C0A" w14:textId="77777777" w:rsidR="00AF60D7" w:rsidRDefault="00AF60D7" w:rsidP="00AF60D7">
      <w:pPr>
        <w:pStyle w:val="NormalIndent"/>
      </w:pPr>
      <w:r>
        <w:t>Table that identifies arbitrary relationships between collection units.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E80C3B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95F03EF"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D26BBAC"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1FA72C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0120619" w14:textId="77777777" w:rsidR="00AF60D7" w:rsidRDefault="00AF60D7">
            <w:pPr>
              <w:pStyle w:val="TableColumnTitles"/>
              <w:keepNext/>
            </w:pPr>
            <w:r>
              <w:t>Size</w:t>
            </w:r>
          </w:p>
        </w:tc>
      </w:tr>
      <w:tr w:rsidR="00AF60D7" w14:paraId="3071044B" w14:textId="77777777">
        <w:tc>
          <w:tcPr>
            <w:tcW w:w="2802" w:type="dxa"/>
            <w:tcBorders>
              <w:top w:val="nil"/>
              <w:left w:val="single" w:sz="6" w:space="0" w:color="auto"/>
              <w:bottom w:val="nil"/>
              <w:right w:val="single" w:sz="6" w:space="0" w:color="auto"/>
            </w:tcBorders>
            <w:shd w:val="clear" w:color="auto" w:fill="auto"/>
          </w:tcPr>
          <w:p w14:paraId="7CE082F7" w14:textId="77777777" w:rsidR="00AF60D7" w:rsidRDefault="00AF60D7">
            <w:pPr>
              <w:pStyle w:val="TableRow"/>
              <w:rPr>
                <w:u w:val="single"/>
              </w:rPr>
            </w:pPr>
            <w:r>
              <w:rPr>
                <w:u w:val="single"/>
              </w:rPr>
              <w:t>Collection_Unit_Relation_Key</w:t>
            </w:r>
          </w:p>
        </w:tc>
        <w:tc>
          <w:tcPr>
            <w:tcW w:w="4536" w:type="dxa"/>
            <w:tcBorders>
              <w:top w:val="nil"/>
              <w:left w:val="single" w:sz="6" w:space="0" w:color="auto"/>
              <w:bottom w:val="nil"/>
              <w:right w:val="single" w:sz="6" w:space="0" w:color="auto"/>
            </w:tcBorders>
            <w:shd w:val="clear" w:color="auto" w:fill="auto"/>
          </w:tcPr>
          <w:p w14:paraId="4C0D2EDF" w14:textId="77777777" w:rsidR="00AF60D7" w:rsidRDefault="00AF60D7">
            <w:pPr>
              <w:pStyle w:val="TableRow"/>
            </w:pPr>
            <w:r>
              <w:t>Unique identifier for the Collection_Unit_Relation table</w:t>
            </w:r>
          </w:p>
        </w:tc>
        <w:tc>
          <w:tcPr>
            <w:tcW w:w="1500" w:type="dxa"/>
            <w:tcBorders>
              <w:top w:val="nil"/>
              <w:left w:val="single" w:sz="6" w:space="0" w:color="auto"/>
              <w:bottom w:val="nil"/>
              <w:right w:val="single" w:sz="6" w:space="0" w:color="auto"/>
            </w:tcBorders>
            <w:shd w:val="clear" w:color="auto" w:fill="auto"/>
          </w:tcPr>
          <w:p w14:paraId="30CC05A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E013C3F" w14:textId="77777777" w:rsidR="00AF60D7" w:rsidRDefault="00AF60D7">
            <w:pPr>
              <w:pStyle w:val="TableRow"/>
            </w:pPr>
            <w:r>
              <w:t>16</w:t>
            </w:r>
          </w:p>
        </w:tc>
      </w:tr>
      <w:tr w:rsidR="00AF60D7" w14:paraId="4B2F95FA" w14:textId="77777777">
        <w:tc>
          <w:tcPr>
            <w:tcW w:w="2802" w:type="dxa"/>
            <w:tcBorders>
              <w:top w:val="nil"/>
              <w:left w:val="single" w:sz="6" w:space="0" w:color="auto"/>
              <w:bottom w:val="nil"/>
              <w:right w:val="single" w:sz="6" w:space="0" w:color="auto"/>
            </w:tcBorders>
            <w:shd w:val="clear" w:color="auto" w:fill="auto"/>
          </w:tcPr>
          <w:p w14:paraId="7ABE8F0E" w14:textId="77777777" w:rsidR="00AF60D7" w:rsidRDefault="00AF60D7">
            <w:pPr>
              <w:pStyle w:val="TableRow"/>
            </w:pPr>
            <w:r>
              <w:t>From_Collection_Unit_Key</w:t>
            </w:r>
          </w:p>
        </w:tc>
        <w:tc>
          <w:tcPr>
            <w:tcW w:w="4536" w:type="dxa"/>
            <w:tcBorders>
              <w:top w:val="nil"/>
              <w:left w:val="single" w:sz="6" w:space="0" w:color="auto"/>
              <w:bottom w:val="nil"/>
              <w:right w:val="single" w:sz="6" w:space="0" w:color="auto"/>
            </w:tcBorders>
            <w:shd w:val="clear" w:color="auto" w:fill="auto"/>
          </w:tcPr>
          <w:p w14:paraId="7B82F5CE" w14:textId="77777777" w:rsidR="00AF60D7" w:rsidRDefault="00AF60D7">
            <w:pPr>
              <w:pStyle w:val="TableRow"/>
            </w:pPr>
            <w:r>
              <w:t>Identifies the collection unit the relationship is from.</w:t>
            </w:r>
          </w:p>
        </w:tc>
        <w:tc>
          <w:tcPr>
            <w:tcW w:w="1500" w:type="dxa"/>
            <w:tcBorders>
              <w:top w:val="nil"/>
              <w:left w:val="single" w:sz="6" w:space="0" w:color="auto"/>
              <w:bottom w:val="nil"/>
              <w:right w:val="single" w:sz="6" w:space="0" w:color="auto"/>
            </w:tcBorders>
            <w:shd w:val="clear" w:color="auto" w:fill="auto"/>
          </w:tcPr>
          <w:p w14:paraId="6A1CEB6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2809DB8" w14:textId="77777777" w:rsidR="00AF60D7" w:rsidRDefault="00AF60D7">
            <w:pPr>
              <w:pStyle w:val="TableRow"/>
            </w:pPr>
            <w:r>
              <w:t>16</w:t>
            </w:r>
          </w:p>
        </w:tc>
      </w:tr>
      <w:tr w:rsidR="00AF60D7" w14:paraId="0CA3935D" w14:textId="77777777">
        <w:tc>
          <w:tcPr>
            <w:tcW w:w="2802" w:type="dxa"/>
            <w:tcBorders>
              <w:top w:val="nil"/>
              <w:left w:val="single" w:sz="6" w:space="0" w:color="auto"/>
              <w:bottom w:val="nil"/>
              <w:right w:val="single" w:sz="6" w:space="0" w:color="auto"/>
            </w:tcBorders>
            <w:shd w:val="clear" w:color="auto" w:fill="auto"/>
          </w:tcPr>
          <w:p w14:paraId="7B9974A7" w14:textId="77777777" w:rsidR="00AF60D7" w:rsidRDefault="00AF60D7">
            <w:pPr>
              <w:pStyle w:val="TableRow"/>
            </w:pPr>
            <w:r>
              <w:t>To_Collection_Unit_Key</w:t>
            </w:r>
          </w:p>
        </w:tc>
        <w:tc>
          <w:tcPr>
            <w:tcW w:w="4536" w:type="dxa"/>
            <w:tcBorders>
              <w:top w:val="nil"/>
              <w:left w:val="single" w:sz="6" w:space="0" w:color="auto"/>
              <w:bottom w:val="nil"/>
              <w:right w:val="single" w:sz="6" w:space="0" w:color="auto"/>
            </w:tcBorders>
            <w:shd w:val="clear" w:color="auto" w:fill="auto"/>
          </w:tcPr>
          <w:p w14:paraId="491D2CE5" w14:textId="77777777" w:rsidR="00AF60D7" w:rsidRDefault="00AF60D7">
            <w:pPr>
              <w:pStyle w:val="TableRow"/>
            </w:pPr>
            <w:r>
              <w:t>Identifies the collection unit the relationship is to.</w:t>
            </w:r>
          </w:p>
        </w:tc>
        <w:tc>
          <w:tcPr>
            <w:tcW w:w="1500" w:type="dxa"/>
            <w:tcBorders>
              <w:top w:val="nil"/>
              <w:left w:val="single" w:sz="6" w:space="0" w:color="auto"/>
              <w:bottom w:val="nil"/>
              <w:right w:val="single" w:sz="6" w:space="0" w:color="auto"/>
            </w:tcBorders>
            <w:shd w:val="clear" w:color="auto" w:fill="auto"/>
          </w:tcPr>
          <w:p w14:paraId="7F501B5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F35C3C1" w14:textId="77777777" w:rsidR="00AF60D7" w:rsidRDefault="00AF60D7">
            <w:pPr>
              <w:pStyle w:val="TableRow"/>
            </w:pPr>
            <w:r>
              <w:t>16</w:t>
            </w:r>
          </w:p>
        </w:tc>
      </w:tr>
      <w:tr w:rsidR="00AF60D7" w14:paraId="151468C4" w14:textId="77777777">
        <w:tc>
          <w:tcPr>
            <w:tcW w:w="2802" w:type="dxa"/>
            <w:tcBorders>
              <w:top w:val="nil"/>
              <w:left w:val="single" w:sz="6" w:space="0" w:color="auto"/>
              <w:bottom w:val="nil"/>
              <w:right w:val="single" w:sz="6" w:space="0" w:color="auto"/>
            </w:tcBorders>
            <w:shd w:val="clear" w:color="auto" w:fill="auto"/>
          </w:tcPr>
          <w:p w14:paraId="7A591EDD" w14:textId="77777777" w:rsidR="00AF60D7" w:rsidRDefault="00AF60D7">
            <w:pPr>
              <w:pStyle w:val="TableRow"/>
            </w:pPr>
            <w:r>
              <w:t>Thesaurus_Relation_Type_Key</w:t>
            </w:r>
          </w:p>
        </w:tc>
        <w:tc>
          <w:tcPr>
            <w:tcW w:w="4536" w:type="dxa"/>
            <w:tcBorders>
              <w:top w:val="nil"/>
              <w:left w:val="single" w:sz="6" w:space="0" w:color="auto"/>
              <w:bottom w:val="nil"/>
              <w:right w:val="single" w:sz="6" w:space="0" w:color="auto"/>
            </w:tcBorders>
            <w:shd w:val="clear" w:color="auto" w:fill="auto"/>
          </w:tcPr>
          <w:p w14:paraId="4801FA72" w14:textId="77777777" w:rsidR="00AF60D7" w:rsidRDefault="00AF60D7">
            <w:pPr>
              <w:pStyle w:val="TableRow"/>
            </w:pPr>
            <w:r>
              <w:t>Linked to the Collection Relationships concept group.  Identifies the relationships type.</w:t>
            </w:r>
          </w:p>
        </w:tc>
        <w:tc>
          <w:tcPr>
            <w:tcW w:w="1500" w:type="dxa"/>
            <w:tcBorders>
              <w:top w:val="nil"/>
              <w:left w:val="single" w:sz="6" w:space="0" w:color="auto"/>
              <w:bottom w:val="nil"/>
              <w:right w:val="single" w:sz="6" w:space="0" w:color="auto"/>
            </w:tcBorders>
            <w:shd w:val="clear" w:color="auto" w:fill="auto"/>
          </w:tcPr>
          <w:p w14:paraId="0EF1D27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E24CE8A" w14:textId="77777777" w:rsidR="00AF60D7" w:rsidRDefault="00AF60D7">
            <w:pPr>
              <w:pStyle w:val="TableRow"/>
            </w:pPr>
            <w:r>
              <w:t>16</w:t>
            </w:r>
          </w:p>
        </w:tc>
      </w:tr>
      <w:tr w:rsidR="00AF60D7" w14:paraId="2EA12A4B" w14:textId="77777777">
        <w:tc>
          <w:tcPr>
            <w:tcW w:w="2802" w:type="dxa"/>
            <w:tcBorders>
              <w:top w:val="nil"/>
              <w:left w:val="single" w:sz="6" w:space="0" w:color="auto"/>
              <w:bottom w:val="nil"/>
              <w:right w:val="single" w:sz="6" w:space="0" w:color="auto"/>
            </w:tcBorders>
            <w:shd w:val="clear" w:color="auto" w:fill="auto"/>
          </w:tcPr>
          <w:p w14:paraId="4B03D895" w14:textId="77777777" w:rsidR="00AF60D7" w:rsidRDefault="00AF60D7">
            <w:pPr>
              <w:pStyle w:val="TableRow"/>
            </w:pPr>
            <w:r>
              <w:t>Inferred_Type</w:t>
            </w:r>
          </w:p>
        </w:tc>
        <w:tc>
          <w:tcPr>
            <w:tcW w:w="4536" w:type="dxa"/>
            <w:tcBorders>
              <w:top w:val="nil"/>
              <w:left w:val="single" w:sz="6" w:space="0" w:color="auto"/>
              <w:bottom w:val="nil"/>
              <w:right w:val="single" w:sz="6" w:space="0" w:color="auto"/>
            </w:tcBorders>
            <w:shd w:val="clear" w:color="auto" w:fill="auto"/>
          </w:tcPr>
          <w:p w14:paraId="6D989A80" w14:textId="77777777" w:rsidR="00AF60D7" w:rsidRDefault="00AF60D7">
            <w:pPr>
              <w:pStyle w:val="TableRow"/>
            </w:pPr>
            <w:r>
              <w:t>Inferred data flag for the Thesaurus_Relation_Type_Key field.</w:t>
            </w:r>
          </w:p>
        </w:tc>
        <w:tc>
          <w:tcPr>
            <w:tcW w:w="1500" w:type="dxa"/>
            <w:tcBorders>
              <w:top w:val="nil"/>
              <w:left w:val="single" w:sz="6" w:space="0" w:color="auto"/>
              <w:bottom w:val="nil"/>
              <w:right w:val="single" w:sz="6" w:space="0" w:color="auto"/>
            </w:tcBorders>
            <w:shd w:val="clear" w:color="auto" w:fill="auto"/>
          </w:tcPr>
          <w:p w14:paraId="126C208E"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5929AB65" w14:textId="77777777" w:rsidR="00AF60D7" w:rsidRDefault="00AF60D7">
            <w:pPr>
              <w:pStyle w:val="TableRow"/>
            </w:pPr>
          </w:p>
        </w:tc>
      </w:tr>
      <w:tr w:rsidR="00AF60D7" w14:paraId="2A6B8222" w14:textId="77777777">
        <w:tc>
          <w:tcPr>
            <w:tcW w:w="2802" w:type="dxa"/>
            <w:tcBorders>
              <w:top w:val="nil"/>
              <w:left w:val="single" w:sz="6" w:space="0" w:color="auto"/>
              <w:bottom w:val="nil"/>
              <w:right w:val="single" w:sz="6" w:space="0" w:color="auto"/>
            </w:tcBorders>
            <w:shd w:val="clear" w:color="auto" w:fill="auto"/>
          </w:tcPr>
          <w:p w14:paraId="77E04899"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724E0F1D" w14:textId="77777777" w:rsidR="00AF60D7" w:rsidRDefault="00AF60D7">
            <w:pPr>
              <w:pStyle w:val="TableRow"/>
            </w:pPr>
            <w:r>
              <w:t xml:space="preserve">Vague date start field for the relationship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7A6BD5A"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2BAFC3E" w14:textId="77777777" w:rsidR="00AF60D7" w:rsidRDefault="00AF60D7">
            <w:pPr>
              <w:pStyle w:val="TableRow"/>
            </w:pPr>
          </w:p>
        </w:tc>
      </w:tr>
      <w:tr w:rsidR="00AF60D7" w14:paraId="365145D4" w14:textId="77777777">
        <w:tc>
          <w:tcPr>
            <w:tcW w:w="2802" w:type="dxa"/>
            <w:tcBorders>
              <w:top w:val="nil"/>
              <w:left w:val="single" w:sz="6" w:space="0" w:color="auto"/>
              <w:bottom w:val="nil"/>
              <w:right w:val="single" w:sz="6" w:space="0" w:color="auto"/>
            </w:tcBorders>
            <w:shd w:val="clear" w:color="auto" w:fill="auto"/>
          </w:tcPr>
          <w:p w14:paraId="796C213F" w14:textId="77777777" w:rsidR="00AF60D7" w:rsidRDefault="00AF60D7">
            <w:pPr>
              <w:pStyle w:val="TableRow"/>
            </w:pPr>
            <w:r>
              <w:lastRenderedPageBreak/>
              <w:t>Vague_Date_End</w:t>
            </w:r>
          </w:p>
        </w:tc>
        <w:tc>
          <w:tcPr>
            <w:tcW w:w="4536" w:type="dxa"/>
            <w:tcBorders>
              <w:top w:val="nil"/>
              <w:left w:val="single" w:sz="6" w:space="0" w:color="auto"/>
              <w:bottom w:val="nil"/>
              <w:right w:val="single" w:sz="6" w:space="0" w:color="auto"/>
            </w:tcBorders>
            <w:shd w:val="clear" w:color="auto" w:fill="auto"/>
          </w:tcPr>
          <w:p w14:paraId="4444785B" w14:textId="77777777" w:rsidR="00AF60D7" w:rsidRDefault="00AF60D7">
            <w:pPr>
              <w:pStyle w:val="TableRow"/>
            </w:pPr>
            <w:r>
              <w:t xml:space="preserve">Vague date end field for the relationship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1CA0850"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0EADA2F5" w14:textId="77777777" w:rsidR="00AF60D7" w:rsidRDefault="00AF60D7">
            <w:pPr>
              <w:pStyle w:val="TableRow"/>
            </w:pPr>
          </w:p>
        </w:tc>
      </w:tr>
      <w:tr w:rsidR="00AF60D7" w14:paraId="32AD6331" w14:textId="77777777">
        <w:tc>
          <w:tcPr>
            <w:tcW w:w="2802" w:type="dxa"/>
            <w:tcBorders>
              <w:top w:val="nil"/>
              <w:left w:val="single" w:sz="6" w:space="0" w:color="auto"/>
              <w:bottom w:val="nil"/>
              <w:right w:val="single" w:sz="6" w:space="0" w:color="auto"/>
            </w:tcBorders>
            <w:shd w:val="clear" w:color="auto" w:fill="auto"/>
          </w:tcPr>
          <w:p w14:paraId="66F0B207"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3AEA927B" w14:textId="77777777" w:rsidR="00AF60D7" w:rsidRDefault="00AF60D7">
            <w:pPr>
              <w:pStyle w:val="TableRow"/>
            </w:pPr>
            <w:r>
              <w:t>Vague date type field for the relationship date.</w:t>
            </w:r>
          </w:p>
        </w:tc>
        <w:tc>
          <w:tcPr>
            <w:tcW w:w="1500" w:type="dxa"/>
            <w:tcBorders>
              <w:top w:val="nil"/>
              <w:left w:val="single" w:sz="6" w:space="0" w:color="auto"/>
              <w:bottom w:val="nil"/>
              <w:right w:val="single" w:sz="6" w:space="0" w:color="auto"/>
            </w:tcBorders>
            <w:shd w:val="clear" w:color="auto" w:fill="auto"/>
          </w:tcPr>
          <w:p w14:paraId="54024DA7"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769D8C1" w14:textId="77777777" w:rsidR="00AF60D7" w:rsidRDefault="00AF60D7">
            <w:pPr>
              <w:pStyle w:val="TableRow"/>
            </w:pPr>
            <w:r>
              <w:t>2</w:t>
            </w:r>
          </w:p>
        </w:tc>
      </w:tr>
      <w:tr w:rsidR="00AF60D7" w14:paraId="1F9D6466" w14:textId="77777777">
        <w:tc>
          <w:tcPr>
            <w:tcW w:w="2802" w:type="dxa"/>
            <w:tcBorders>
              <w:top w:val="nil"/>
              <w:left w:val="single" w:sz="6" w:space="0" w:color="auto"/>
              <w:bottom w:val="nil"/>
              <w:right w:val="single" w:sz="6" w:space="0" w:color="auto"/>
            </w:tcBorders>
            <w:shd w:val="clear" w:color="auto" w:fill="auto"/>
          </w:tcPr>
          <w:p w14:paraId="40C32B0A" w14:textId="77777777" w:rsidR="00AF60D7" w:rsidRDefault="00AF60D7">
            <w:pPr>
              <w:pStyle w:val="TableRow"/>
            </w:pPr>
            <w:r>
              <w:t>Author_Name_Key</w:t>
            </w:r>
          </w:p>
        </w:tc>
        <w:tc>
          <w:tcPr>
            <w:tcW w:w="4536" w:type="dxa"/>
            <w:tcBorders>
              <w:top w:val="nil"/>
              <w:left w:val="single" w:sz="6" w:space="0" w:color="auto"/>
              <w:bottom w:val="nil"/>
              <w:right w:val="single" w:sz="6" w:space="0" w:color="auto"/>
            </w:tcBorders>
            <w:shd w:val="clear" w:color="auto" w:fill="auto"/>
          </w:tcPr>
          <w:p w14:paraId="1A56E91D" w14:textId="77777777" w:rsidR="00AF60D7" w:rsidRDefault="00AF60D7">
            <w:pPr>
              <w:pStyle w:val="TableRow"/>
            </w:pPr>
            <w:r>
              <w:t>Identifies the author of the relationship.</w:t>
            </w:r>
          </w:p>
        </w:tc>
        <w:tc>
          <w:tcPr>
            <w:tcW w:w="1500" w:type="dxa"/>
            <w:tcBorders>
              <w:top w:val="nil"/>
              <w:left w:val="single" w:sz="6" w:space="0" w:color="auto"/>
              <w:bottom w:val="nil"/>
              <w:right w:val="single" w:sz="6" w:space="0" w:color="auto"/>
            </w:tcBorders>
            <w:shd w:val="clear" w:color="auto" w:fill="auto"/>
          </w:tcPr>
          <w:p w14:paraId="1339C62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A732D4B" w14:textId="77777777" w:rsidR="00AF60D7" w:rsidRDefault="00AF60D7">
            <w:pPr>
              <w:pStyle w:val="TableRow"/>
            </w:pPr>
            <w:r>
              <w:t>16</w:t>
            </w:r>
          </w:p>
        </w:tc>
      </w:tr>
      <w:tr w:rsidR="00AF60D7" w14:paraId="555685DB" w14:textId="77777777">
        <w:tc>
          <w:tcPr>
            <w:tcW w:w="2802" w:type="dxa"/>
            <w:tcBorders>
              <w:top w:val="nil"/>
              <w:left w:val="single" w:sz="6" w:space="0" w:color="auto"/>
              <w:bottom w:val="nil"/>
              <w:right w:val="single" w:sz="6" w:space="0" w:color="auto"/>
            </w:tcBorders>
            <w:shd w:val="clear" w:color="auto" w:fill="auto"/>
          </w:tcPr>
          <w:p w14:paraId="742161D6" w14:textId="77777777" w:rsidR="00AF60D7" w:rsidRDefault="00AF60D7">
            <w:pPr>
              <w:pStyle w:val="TableRow"/>
            </w:pPr>
            <w:r>
              <w:t>Comment</w:t>
            </w:r>
          </w:p>
        </w:tc>
        <w:tc>
          <w:tcPr>
            <w:tcW w:w="4536" w:type="dxa"/>
            <w:tcBorders>
              <w:top w:val="nil"/>
              <w:left w:val="single" w:sz="6" w:space="0" w:color="auto"/>
              <w:bottom w:val="nil"/>
              <w:right w:val="single" w:sz="6" w:space="0" w:color="auto"/>
            </w:tcBorders>
            <w:shd w:val="clear" w:color="auto" w:fill="auto"/>
          </w:tcPr>
          <w:p w14:paraId="3FB34534" w14:textId="77777777" w:rsidR="00AF60D7" w:rsidRDefault="00AF60D7">
            <w:pPr>
              <w:pStyle w:val="TableRow"/>
            </w:pPr>
            <w:r>
              <w:t>Comment regarding the relationship.</w:t>
            </w:r>
          </w:p>
        </w:tc>
        <w:tc>
          <w:tcPr>
            <w:tcW w:w="1500" w:type="dxa"/>
            <w:tcBorders>
              <w:top w:val="nil"/>
              <w:left w:val="single" w:sz="6" w:space="0" w:color="auto"/>
              <w:bottom w:val="nil"/>
              <w:right w:val="single" w:sz="6" w:space="0" w:color="auto"/>
            </w:tcBorders>
            <w:shd w:val="clear" w:color="auto" w:fill="auto"/>
          </w:tcPr>
          <w:p w14:paraId="5B72BC79"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5BB54CF7" w14:textId="77777777" w:rsidR="00AF60D7" w:rsidRDefault="00AF60D7">
            <w:pPr>
              <w:pStyle w:val="TableRow"/>
            </w:pPr>
          </w:p>
        </w:tc>
      </w:tr>
      <w:tr w:rsidR="00AF60D7" w14:paraId="62B6FFB7" w14:textId="77777777">
        <w:tc>
          <w:tcPr>
            <w:tcW w:w="2802" w:type="dxa"/>
            <w:tcBorders>
              <w:top w:val="nil"/>
              <w:left w:val="single" w:sz="6" w:space="0" w:color="auto"/>
              <w:bottom w:val="nil"/>
              <w:right w:val="single" w:sz="6" w:space="0" w:color="auto"/>
            </w:tcBorders>
            <w:shd w:val="clear" w:color="auto" w:fill="auto"/>
          </w:tcPr>
          <w:p w14:paraId="735A128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184A093"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8110CC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1242549" w14:textId="77777777" w:rsidR="00AF60D7" w:rsidRDefault="00AF60D7">
            <w:pPr>
              <w:pStyle w:val="TableRow"/>
            </w:pPr>
            <w:r>
              <w:t>16</w:t>
            </w:r>
          </w:p>
        </w:tc>
      </w:tr>
      <w:tr w:rsidR="00AF60D7" w14:paraId="5FC15EAC" w14:textId="77777777">
        <w:tc>
          <w:tcPr>
            <w:tcW w:w="2802" w:type="dxa"/>
            <w:tcBorders>
              <w:top w:val="nil"/>
              <w:left w:val="single" w:sz="6" w:space="0" w:color="auto"/>
              <w:bottom w:val="nil"/>
              <w:right w:val="single" w:sz="6" w:space="0" w:color="auto"/>
            </w:tcBorders>
            <w:shd w:val="clear" w:color="auto" w:fill="auto"/>
          </w:tcPr>
          <w:p w14:paraId="217CF10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137DE9B"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763AF3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645685B" w14:textId="77777777" w:rsidR="00AF60D7" w:rsidRDefault="00AF60D7">
            <w:pPr>
              <w:pStyle w:val="TableRow"/>
            </w:pPr>
            <w:r>
              <w:t>16</w:t>
            </w:r>
          </w:p>
        </w:tc>
      </w:tr>
      <w:tr w:rsidR="00AF60D7" w14:paraId="7C40651E" w14:textId="77777777">
        <w:tc>
          <w:tcPr>
            <w:tcW w:w="2802" w:type="dxa"/>
            <w:tcBorders>
              <w:top w:val="nil"/>
              <w:left w:val="single" w:sz="6" w:space="0" w:color="auto"/>
              <w:bottom w:val="nil"/>
              <w:right w:val="single" w:sz="6" w:space="0" w:color="auto"/>
            </w:tcBorders>
            <w:shd w:val="clear" w:color="auto" w:fill="auto"/>
          </w:tcPr>
          <w:p w14:paraId="1859D0D1"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48AC9DB8" w14:textId="77777777" w:rsidR="00AF60D7" w:rsidRDefault="00AF60D7">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212B73B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03CF9C" w14:textId="77777777" w:rsidR="00AF60D7" w:rsidRDefault="00AF60D7">
            <w:pPr>
              <w:pStyle w:val="TableRow"/>
            </w:pPr>
            <w:r>
              <w:t>8</w:t>
            </w:r>
          </w:p>
        </w:tc>
      </w:tr>
      <w:tr w:rsidR="00AF60D7" w14:paraId="4158A5E8" w14:textId="77777777">
        <w:tc>
          <w:tcPr>
            <w:tcW w:w="2802" w:type="dxa"/>
            <w:tcBorders>
              <w:top w:val="nil"/>
              <w:left w:val="single" w:sz="6" w:space="0" w:color="auto"/>
              <w:bottom w:val="single" w:sz="6" w:space="0" w:color="auto"/>
              <w:right w:val="single" w:sz="6" w:space="0" w:color="auto"/>
            </w:tcBorders>
            <w:shd w:val="clear" w:color="auto" w:fill="auto"/>
          </w:tcPr>
          <w:p w14:paraId="4D741ABF"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A32EC1F"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E99603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2D0C0641" w14:textId="77777777" w:rsidR="00AF60D7" w:rsidRDefault="00AF60D7">
            <w:pPr>
              <w:pStyle w:val="TableRow"/>
            </w:pPr>
            <w:r>
              <w:t>8</w:t>
            </w:r>
          </w:p>
        </w:tc>
      </w:tr>
    </w:tbl>
    <w:p w14:paraId="00E19B4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27EFB60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A0E14FB"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947D181"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33D0B85" w14:textId="77777777" w:rsidR="00AF60D7" w:rsidRDefault="00AF60D7">
            <w:pPr>
              <w:pStyle w:val="TableColumnTitles"/>
              <w:keepNext/>
            </w:pPr>
            <w:r>
              <w:t>Options</w:t>
            </w:r>
          </w:p>
        </w:tc>
      </w:tr>
      <w:tr w:rsidR="00AF60D7" w14:paraId="7F5656ED" w14:textId="77777777">
        <w:tc>
          <w:tcPr>
            <w:tcW w:w="2801" w:type="dxa"/>
            <w:tcBorders>
              <w:top w:val="nil"/>
              <w:left w:val="single" w:sz="6" w:space="0" w:color="auto"/>
              <w:bottom w:val="single" w:sz="6" w:space="0" w:color="auto"/>
              <w:right w:val="single" w:sz="6" w:space="0" w:color="auto"/>
            </w:tcBorders>
            <w:shd w:val="clear" w:color="auto" w:fill="auto"/>
          </w:tcPr>
          <w:p w14:paraId="3225D8D2"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0FBBA51"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427A0F4" w14:textId="77777777" w:rsidR="00AF60D7" w:rsidRDefault="00AF60D7">
            <w:pPr>
              <w:pStyle w:val="TableRow"/>
            </w:pPr>
          </w:p>
        </w:tc>
      </w:tr>
    </w:tbl>
    <w:p w14:paraId="2E51BB5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95D3C3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08C81D3" w14:textId="77777777" w:rsidR="00AF60D7" w:rsidRDefault="00AF60D7">
            <w:pPr>
              <w:pStyle w:val="TableTitle"/>
              <w:rPr>
                <w:color w:val="FF0000"/>
              </w:rPr>
            </w:pPr>
            <w:r>
              <w:t>Constraint : FK_Collection_Unit_Relation_From_Collection</w:t>
            </w:r>
          </w:p>
        </w:tc>
      </w:tr>
      <w:tr w:rsidR="00AF60D7" w14:paraId="2731A29A" w14:textId="77777777">
        <w:tc>
          <w:tcPr>
            <w:tcW w:w="1548" w:type="dxa"/>
            <w:tcBorders>
              <w:top w:val="nil"/>
              <w:left w:val="single" w:sz="4" w:space="0" w:color="auto"/>
              <w:bottom w:val="single" w:sz="4" w:space="0" w:color="auto"/>
              <w:right w:val="single" w:sz="4" w:space="0" w:color="auto"/>
            </w:tcBorders>
            <w:shd w:val="clear" w:color="auto" w:fill="auto"/>
          </w:tcPr>
          <w:p w14:paraId="08DCE00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C8B4DBA" w14:textId="77777777" w:rsidR="00AF60D7" w:rsidRDefault="00AF60D7">
            <w:pPr>
              <w:pStyle w:val="TableRow"/>
            </w:pPr>
            <w:r>
              <w:t>References the collection unit the relationship is from.</w:t>
            </w:r>
          </w:p>
        </w:tc>
      </w:tr>
      <w:tr w:rsidR="00AF60D7" w14:paraId="2E2CA4D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637B31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1DEDF63" w14:textId="77777777" w:rsidR="00AF60D7" w:rsidRDefault="00AF60D7">
            <w:pPr>
              <w:pStyle w:val="CodeSamples"/>
            </w:pPr>
            <w:r>
              <w:t>FK_Collection_Unit_Relation_From_Collection (From_Collection_Unit_Key) references Collection_Unit(Collection_Unit_Key)</w:t>
            </w:r>
          </w:p>
        </w:tc>
      </w:tr>
    </w:tbl>
    <w:p w14:paraId="01BDB29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B1563E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57816F3" w14:textId="77777777" w:rsidR="00AF60D7" w:rsidRDefault="00AF60D7">
            <w:pPr>
              <w:pStyle w:val="TableTitle"/>
              <w:rPr>
                <w:color w:val="FF0000"/>
              </w:rPr>
            </w:pPr>
            <w:r>
              <w:t>Constraint : FK_Collection_Unit_Relation_To_Collection</w:t>
            </w:r>
          </w:p>
        </w:tc>
      </w:tr>
      <w:tr w:rsidR="00AF60D7" w14:paraId="5DDB3E11" w14:textId="77777777">
        <w:tc>
          <w:tcPr>
            <w:tcW w:w="1548" w:type="dxa"/>
            <w:tcBorders>
              <w:top w:val="nil"/>
              <w:left w:val="single" w:sz="4" w:space="0" w:color="auto"/>
              <w:bottom w:val="single" w:sz="4" w:space="0" w:color="auto"/>
              <w:right w:val="single" w:sz="4" w:space="0" w:color="auto"/>
            </w:tcBorders>
            <w:shd w:val="clear" w:color="auto" w:fill="auto"/>
          </w:tcPr>
          <w:p w14:paraId="0EA6C74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F36A16A" w14:textId="77777777" w:rsidR="00AF60D7" w:rsidRDefault="00AF60D7">
            <w:pPr>
              <w:pStyle w:val="TableRow"/>
            </w:pPr>
            <w:r>
              <w:t>References the collection unit the relationship is from.</w:t>
            </w:r>
          </w:p>
        </w:tc>
      </w:tr>
      <w:tr w:rsidR="00AF60D7" w14:paraId="30659F1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EE8F4D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A0657DE" w14:textId="77777777" w:rsidR="00AF60D7" w:rsidRDefault="00AF60D7">
            <w:pPr>
              <w:pStyle w:val="CodeSamples"/>
            </w:pPr>
            <w:r>
              <w:t>FK_Collection_Unit_Relation_To_Collection (To_Collection_Unit_Key) references Collection_Unit(Collection_Unit_Key)</w:t>
            </w:r>
          </w:p>
        </w:tc>
      </w:tr>
    </w:tbl>
    <w:p w14:paraId="4595EF9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762C3BA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415DF82" w14:textId="77777777" w:rsidR="00AF60D7" w:rsidRPr="00A104CD" w:rsidRDefault="00AF60D7">
            <w:pPr>
              <w:pStyle w:val="TableTitle"/>
              <w:rPr>
                <w:color w:val="FF0000"/>
                <w:lang w:val="fr-FR"/>
              </w:rPr>
            </w:pPr>
            <w:r w:rsidRPr="00A104CD">
              <w:rPr>
                <w:lang w:val="fr-FR"/>
              </w:rPr>
              <w:lastRenderedPageBreak/>
              <w:t>Constraint : FK_Collection_Unit_Relation_Type</w:t>
            </w:r>
          </w:p>
        </w:tc>
      </w:tr>
      <w:tr w:rsidR="00AF60D7" w14:paraId="49E35EF4" w14:textId="77777777">
        <w:tc>
          <w:tcPr>
            <w:tcW w:w="1548" w:type="dxa"/>
            <w:tcBorders>
              <w:top w:val="nil"/>
              <w:left w:val="single" w:sz="4" w:space="0" w:color="auto"/>
              <w:bottom w:val="single" w:sz="4" w:space="0" w:color="auto"/>
              <w:right w:val="single" w:sz="4" w:space="0" w:color="auto"/>
            </w:tcBorders>
            <w:shd w:val="clear" w:color="auto" w:fill="auto"/>
          </w:tcPr>
          <w:p w14:paraId="19F9E6D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31A7ABD" w14:textId="77777777" w:rsidR="00AF60D7" w:rsidRDefault="00AF60D7">
            <w:pPr>
              <w:pStyle w:val="TableRow"/>
            </w:pPr>
            <w:r>
              <w:t>Each relationship has one relationship type.  Each relationship type applies to zero or more relationships.</w:t>
            </w:r>
          </w:p>
        </w:tc>
      </w:tr>
      <w:tr w:rsidR="00AF60D7" w14:paraId="5972CEB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2BE9C9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58B3B67" w14:textId="77777777" w:rsidR="00AF60D7" w:rsidRDefault="00AF60D7">
            <w:pPr>
              <w:pStyle w:val="CodeSamples"/>
            </w:pPr>
            <w:r>
              <w:t>FK_Collection_Unit_Relation_Type (Thesaurus_Relation_Type_Key) references Concept(Concept_Key)</w:t>
            </w:r>
          </w:p>
        </w:tc>
      </w:tr>
    </w:tbl>
    <w:p w14:paraId="2471E6D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93261B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0B209E5" w14:textId="77777777" w:rsidR="00AF60D7" w:rsidRDefault="00AF60D7">
            <w:pPr>
              <w:pStyle w:val="TableTitle"/>
              <w:rPr>
                <w:color w:val="FF0000"/>
              </w:rPr>
            </w:pPr>
            <w:r>
              <w:t>Constraint : FK_Collection_Unit_Relation_Name</w:t>
            </w:r>
          </w:p>
        </w:tc>
      </w:tr>
      <w:tr w:rsidR="00AF60D7" w14:paraId="2C57D52E" w14:textId="77777777">
        <w:tc>
          <w:tcPr>
            <w:tcW w:w="1548" w:type="dxa"/>
            <w:tcBorders>
              <w:top w:val="nil"/>
              <w:left w:val="single" w:sz="4" w:space="0" w:color="auto"/>
              <w:bottom w:val="single" w:sz="4" w:space="0" w:color="auto"/>
              <w:right w:val="single" w:sz="4" w:space="0" w:color="auto"/>
            </w:tcBorders>
            <w:shd w:val="clear" w:color="auto" w:fill="auto"/>
          </w:tcPr>
          <w:p w14:paraId="6CDBAD4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2936A0A" w14:textId="77777777" w:rsidR="00AF60D7" w:rsidRDefault="00AF60D7">
            <w:pPr>
              <w:pStyle w:val="TableRow"/>
            </w:pPr>
            <w:r>
              <w:t>Each relationship is authored by zero or one individuals or organisations.</w:t>
            </w:r>
          </w:p>
        </w:tc>
      </w:tr>
      <w:tr w:rsidR="00AF60D7" w14:paraId="530BBBE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09A0D7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104750F" w14:textId="77777777" w:rsidR="00AF60D7" w:rsidRDefault="00AF60D7">
            <w:pPr>
              <w:pStyle w:val="CodeSamples"/>
            </w:pPr>
            <w:r>
              <w:t>FK_Collection_Unit_Relation_Name (Author_Name_Key) references Name(Name_Key)</w:t>
            </w:r>
          </w:p>
        </w:tc>
      </w:tr>
    </w:tbl>
    <w:p w14:paraId="0435807E" w14:textId="77777777" w:rsidR="00AF60D7" w:rsidRDefault="00AF60D7" w:rsidP="00AF60D7">
      <w:pPr>
        <w:pStyle w:val="NormalIndent"/>
      </w:pPr>
    </w:p>
    <w:p w14:paraId="138F0BE3" w14:textId="77777777" w:rsidR="00AF60D7" w:rsidRDefault="00AF60D7" w:rsidP="00840903">
      <w:pPr>
        <w:pStyle w:val="Heading4"/>
      </w:pPr>
      <w:bookmarkStart w:id="799" w:name="_Toc292879057"/>
      <w:r>
        <w:t>Collection_Unit_Task</w:t>
      </w:r>
      <w:bookmarkEnd w:id="799"/>
    </w:p>
    <w:p w14:paraId="71C7BA16" w14:textId="77777777" w:rsidR="00AF60D7" w:rsidRDefault="00AF60D7" w:rsidP="00AF60D7">
      <w:pPr>
        <w:pStyle w:val="NormalIndent"/>
      </w:pPr>
      <w:r>
        <w:t>Identifies a link between a collection unit and a task identified that relates to the collection unit.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472E483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63AC7C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80F7C81"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5283ED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3FEF5F3" w14:textId="77777777" w:rsidR="00AF60D7" w:rsidRDefault="00AF60D7">
            <w:pPr>
              <w:pStyle w:val="TableColumnTitles"/>
              <w:keepNext/>
            </w:pPr>
            <w:r>
              <w:t>Size</w:t>
            </w:r>
          </w:p>
        </w:tc>
      </w:tr>
      <w:tr w:rsidR="00AF60D7" w14:paraId="6EB8B0F1" w14:textId="77777777">
        <w:tc>
          <w:tcPr>
            <w:tcW w:w="2802" w:type="dxa"/>
            <w:tcBorders>
              <w:top w:val="nil"/>
              <w:left w:val="single" w:sz="6" w:space="0" w:color="auto"/>
              <w:bottom w:val="nil"/>
              <w:right w:val="single" w:sz="6" w:space="0" w:color="auto"/>
            </w:tcBorders>
            <w:shd w:val="clear" w:color="auto" w:fill="auto"/>
          </w:tcPr>
          <w:p w14:paraId="55943C44" w14:textId="77777777" w:rsidR="00AF60D7" w:rsidRDefault="00AF60D7">
            <w:pPr>
              <w:pStyle w:val="TableRow"/>
              <w:rPr>
                <w:u w:val="single"/>
              </w:rPr>
            </w:pPr>
            <w:r>
              <w:rPr>
                <w:u w:val="single"/>
              </w:rPr>
              <w:t>Collection_Unit_Task_Key</w:t>
            </w:r>
          </w:p>
        </w:tc>
        <w:tc>
          <w:tcPr>
            <w:tcW w:w="4536" w:type="dxa"/>
            <w:tcBorders>
              <w:top w:val="nil"/>
              <w:left w:val="single" w:sz="6" w:space="0" w:color="auto"/>
              <w:bottom w:val="nil"/>
              <w:right w:val="single" w:sz="6" w:space="0" w:color="auto"/>
            </w:tcBorders>
            <w:shd w:val="clear" w:color="auto" w:fill="auto"/>
          </w:tcPr>
          <w:p w14:paraId="32D8ECF2" w14:textId="77777777" w:rsidR="00AF60D7" w:rsidRDefault="00AF60D7">
            <w:pPr>
              <w:pStyle w:val="TableRow"/>
            </w:pPr>
            <w:r>
              <w:t>Unique identifier for the Collection_Unit_Task table</w:t>
            </w:r>
          </w:p>
        </w:tc>
        <w:tc>
          <w:tcPr>
            <w:tcW w:w="1500" w:type="dxa"/>
            <w:tcBorders>
              <w:top w:val="nil"/>
              <w:left w:val="single" w:sz="6" w:space="0" w:color="auto"/>
              <w:bottom w:val="nil"/>
              <w:right w:val="single" w:sz="6" w:space="0" w:color="auto"/>
            </w:tcBorders>
            <w:shd w:val="clear" w:color="auto" w:fill="auto"/>
          </w:tcPr>
          <w:p w14:paraId="4706DD8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6C4C51" w14:textId="77777777" w:rsidR="00AF60D7" w:rsidRDefault="00AF60D7">
            <w:pPr>
              <w:pStyle w:val="TableRow"/>
            </w:pPr>
            <w:r>
              <w:t>16</w:t>
            </w:r>
          </w:p>
        </w:tc>
      </w:tr>
      <w:tr w:rsidR="00AF60D7" w14:paraId="472F86F7" w14:textId="77777777">
        <w:tc>
          <w:tcPr>
            <w:tcW w:w="2802" w:type="dxa"/>
            <w:tcBorders>
              <w:top w:val="nil"/>
              <w:left w:val="single" w:sz="6" w:space="0" w:color="auto"/>
              <w:bottom w:val="nil"/>
              <w:right w:val="single" w:sz="6" w:space="0" w:color="auto"/>
            </w:tcBorders>
            <w:shd w:val="clear" w:color="auto" w:fill="auto"/>
          </w:tcPr>
          <w:p w14:paraId="3E68EE95" w14:textId="77777777" w:rsidR="00AF60D7" w:rsidRDefault="00AF60D7">
            <w:pPr>
              <w:pStyle w:val="TableRow"/>
            </w:pPr>
            <w:r>
              <w:t>Conservation_Task_Key</w:t>
            </w:r>
          </w:p>
        </w:tc>
        <w:tc>
          <w:tcPr>
            <w:tcW w:w="4536" w:type="dxa"/>
            <w:tcBorders>
              <w:top w:val="nil"/>
              <w:left w:val="single" w:sz="6" w:space="0" w:color="auto"/>
              <w:bottom w:val="nil"/>
              <w:right w:val="single" w:sz="6" w:space="0" w:color="auto"/>
            </w:tcBorders>
            <w:shd w:val="clear" w:color="auto" w:fill="auto"/>
          </w:tcPr>
          <w:p w14:paraId="5A95ACA9" w14:textId="77777777" w:rsidR="00AF60D7" w:rsidRDefault="00AF60D7">
            <w:pPr>
              <w:pStyle w:val="TableRow"/>
            </w:pPr>
            <w:r>
              <w:t>Identifies the task linked to the collection unit.</w:t>
            </w:r>
          </w:p>
        </w:tc>
        <w:tc>
          <w:tcPr>
            <w:tcW w:w="1500" w:type="dxa"/>
            <w:tcBorders>
              <w:top w:val="nil"/>
              <w:left w:val="single" w:sz="6" w:space="0" w:color="auto"/>
              <w:bottom w:val="nil"/>
              <w:right w:val="single" w:sz="6" w:space="0" w:color="auto"/>
            </w:tcBorders>
            <w:shd w:val="clear" w:color="auto" w:fill="auto"/>
          </w:tcPr>
          <w:p w14:paraId="3B0DA3C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5505DEA" w14:textId="77777777" w:rsidR="00AF60D7" w:rsidRDefault="00AF60D7">
            <w:pPr>
              <w:pStyle w:val="TableRow"/>
            </w:pPr>
            <w:r>
              <w:t>16</w:t>
            </w:r>
          </w:p>
        </w:tc>
      </w:tr>
      <w:tr w:rsidR="00AF60D7" w14:paraId="3BD043F1" w14:textId="77777777">
        <w:tc>
          <w:tcPr>
            <w:tcW w:w="2802" w:type="dxa"/>
            <w:tcBorders>
              <w:top w:val="nil"/>
              <w:left w:val="single" w:sz="6" w:space="0" w:color="auto"/>
              <w:bottom w:val="nil"/>
              <w:right w:val="single" w:sz="6" w:space="0" w:color="auto"/>
            </w:tcBorders>
            <w:shd w:val="clear" w:color="auto" w:fill="auto"/>
          </w:tcPr>
          <w:p w14:paraId="05598AF9"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573532BF" w14:textId="77777777" w:rsidR="00AF60D7" w:rsidRDefault="00AF60D7">
            <w:pPr>
              <w:pStyle w:val="TableRow"/>
            </w:pPr>
            <w:r>
              <w:t>Identifies the collection unit linked to the task.</w:t>
            </w:r>
          </w:p>
        </w:tc>
        <w:tc>
          <w:tcPr>
            <w:tcW w:w="1500" w:type="dxa"/>
            <w:tcBorders>
              <w:top w:val="nil"/>
              <w:left w:val="single" w:sz="6" w:space="0" w:color="auto"/>
              <w:bottom w:val="nil"/>
              <w:right w:val="single" w:sz="6" w:space="0" w:color="auto"/>
            </w:tcBorders>
            <w:shd w:val="clear" w:color="auto" w:fill="auto"/>
          </w:tcPr>
          <w:p w14:paraId="2EE89D6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CEA83D5" w14:textId="77777777" w:rsidR="00AF60D7" w:rsidRDefault="00AF60D7">
            <w:pPr>
              <w:pStyle w:val="TableRow"/>
            </w:pPr>
            <w:r>
              <w:t>16</w:t>
            </w:r>
          </w:p>
        </w:tc>
      </w:tr>
      <w:tr w:rsidR="00AF60D7" w14:paraId="059DC72A" w14:textId="77777777">
        <w:tc>
          <w:tcPr>
            <w:tcW w:w="2802" w:type="dxa"/>
            <w:tcBorders>
              <w:top w:val="nil"/>
              <w:left w:val="single" w:sz="6" w:space="0" w:color="auto"/>
              <w:bottom w:val="nil"/>
              <w:right w:val="single" w:sz="6" w:space="0" w:color="auto"/>
            </w:tcBorders>
            <w:shd w:val="clear" w:color="auto" w:fill="auto"/>
          </w:tcPr>
          <w:p w14:paraId="3FCB4BEB"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752C4844"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EDD46F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9F98CDD" w14:textId="77777777" w:rsidR="00AF60D7" w:rsidRDefault="00AF60D7">
            <w:pPr>
              <w:pStyle w:val="TableRow"/>
            </w:pPr>
            <w:r>
              <w:t>16</w:t>
            </w:r>
          </w:p>
        </w:tc>
      </w:tr>
      <w:tr w:rsidR="00AF60D7" w14:paraId="58E59FD0" w14:textId="77777777">
        <w:tc>
          <w:tcPr>
            <w:tcW w:w="2802" w:type="dxa"/>
            <w:tcBorders>
              <w:top w:val="nil"/>
              <w:left w:val="single" w:sz="6" w:space="0" w:color="auto"/>
              <w:bottom w:val="single" w:sz="6" w:space="0" w:color="auto"/>
              <w:right w:val="single" w:sz="6" w:space="0" w:color="auto"/>
            </w:tcBorders>
            <w:shd w:val="clear" w:color="auto" w:fill="auto"/>
          </w:tcPr>
          <w:p w14:paraId="10EE57AC"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2A62AEB"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BC92D25"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FD5D1FC" w14:textId="77777777" w:rsidR="00AF60D7" w:rsidRDefault="00AF60D7">
            <w:pPr>
              <w:pStyle w:val="TableRow"/>
            </w:pPr>
            <w:r>
              <w:t>8</w:t>
            </w:r>
          </w:p>
        </w:tc>
      </w:tr>
    </w:tbl>
    <w:p w14:paraId="7C30E4A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E4FCFA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AC09855"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9A0E199"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BFB9A00" w14:textId="77777777" w:rsidR="00AF60D7" w:rsidRDefault="00AF60D7">
            <w:pPr>
              <w:pStyle w:val="TableColumnTitles"/>
              <w:keepNext/>
            </w:pPr>
            <w:r>
              <w:t>Options</w:t>
            </w:r>
          </w:p>
        </w:tc>
      </w:tr>
      <w:tr w:rsidR="00AF60D7" w14:paraId="7AE8221E" w14:textId="77777777">
        <w:tc>
          <w:tcPr>
            <w:tcW w:w="2801" w:type="dxa"/>
            <w:tcBorders>
              <w:top w:val="nil"/>
              <w:left w:val="single" w:sz="6" w:space="0" w:color="auto"/>
              <w:bottom w:val="nil"/>
              <w:right w:val="single" w:sz="6" w:space="0" w:color="auto"/>
            </w:tcBorders>
            <w:shd w:val="clear" w:color="auto" w:fill="auto"/>
          </w:tcPr>
          <w:p w14:paraId="16DE622F" w14:textId="77777777" w:rsidR="00AF60D7" w:rsidRDefault="00AF60D7">
            <w:pPr>
              <w:pStyle w:val="TableRow"/>
            </w:pPr>
            <w:r>
              <w:t>IX_Collection_Unit_Key</w:t>
            </w:r>
          </w:p>
        </w:tc>
        <w:tc>
          <w:tcPr>
            <w:tcW w:w="3543" w:type="dxa"/>
            <w:tcBorders>
              <w:top w:val="nil"/>
              <w:left w:val="single" w:sz="6" w:space="0" w:color="auto"/>
              <w:bottom w:val="nil"/>
              <w:right w:val="single" w:sz="6" w:space="0" w:color="auto"/>
            </w:tcBorders>
            <w:shd w:val="clear" w:color="auto" w:fill="auto"/>
          </w:tcPr>
          <w:p w14:paraId="6C696C1B" w14:textId="77777777" w:rsidR="00AF60D7" w:rsidRDefault="00AF60D7">
            <w:pPr>
              <w:pStyle w:val="TableRow"/>
            </w:pPr>
            <w:r>
              <w:t>Collection_Unit_Key</w:t>
            </w:r>
          </w:p>
        </w:tc>
        <w:tc>
          <w:tcPr>
            <w:tcW w:w="3624" w:type="dxa"/>
            <w:tcBorders>
              <w:top w:val="nil"/>
              <w:left w:val="single" w:sz="6" w:space="0" w:color="auto"/>
              <w:bottom w:val="nil"/>
              <w:right w:val="single" w:sz="6" w:space="0" w:color="auto"/>
            </w:tcBorders>
            <w:shd w:val="clear" w:color="auto" w:fill="auto"/>
          </w:tcPr>
          <w:p w14:paraId="23652924" w14:textId="77777777" w:rsidR="00AF60D7" w:rsidRDefault="00AF60D7">
            <w:pPr>
              <w:pStyle w:val="TableRow"/>
            </w:pPr>
            <w:r>
              <w:t>nonclustered located on PRIMARY</w:t>
            </w:r>
          </w:p>
        </w:tc>
      </w:tr>
      <w:tr w:rsidR="00AF60D7" w14:paraId="16A5D17B" w14:textId="77777777">
        <w:tc>
          <w:tcPr>
            <w:tcW w:w="2801" w:type="dxa"/>
            <w:tcBorders>
              <w:top w:val="nil"/>
              <w:left w:val="single" w:sz="6" w:space="0" w:color="auto"/>
              <w:bottom w:val="nil"/>
              <w:right w:val="single" w:sz="6" w:space="0" w:color="auto"/>
            </w:tcBorders>
            <w:shd w:val="clear" w:color="auto" w:fill="auto"/>
          </w:tcPr>
          <w:p w14:paraId="3671C326" w14:textId="77777777" w:rsidR="00AF60D7" w:rsidRDefault="00AF60D7">
            <w:pPr>
              <w:pStyle w:val="TableRow"/>
            </w:pPr>
            <w:r>
              <w:t>IX_Collection_Unit_Task_Unique</w:t>
            </w:r>
          </w:p>
        </w:tc>
        <w:tc>
          <w:tcPr>
            <w:tcW w:w="3543" w:type="dxa"/>
            <w:tcBorders>
              <w:top w:val="nil"/>
              <w:left w:val="single" w:sz="6" w:space="0" w:color="auto"/>
              <w:bottom w:val="nil"/>
              <w:right w:val="single" w:sz="6" w:space="0" w:color="auto"/>
            </w:tcBorders>
            <w:shd w:val="clear" w:color="auto" w:fill="auto"/>
          </w:tcPr>
          <w:p w14:paraId="45585229" w14:textId="77777777" w:rsidR="00AF60D7" w:rsidRDefault="00AF60D7">
            <w:pPr>
              <w:pStyle w:val="TableRow"/>
            </w:pPr>
            <w:r>
              <w:t>Conservation_Task_Key, Collection_Unit_Key</w:t>
            </w:r>
          </w:p>
        </w:tc>
        <w:tc>
          <w:tcPr>
            <w:tcW w:w="3624" w:type="dxa"/>
            <w:tcBorders>
              <w:top w:val="nil"/>
              <w:left w:val="single" w:sz="6" w:space="0" w:color="auto"/>
              <w:bottom w:val="nil"/>
              <w:right w:val="single" w:sz="6" w:space="0" w:color="auto"/>
            </w:tcBorders>
            <w:shd w:val="clear" w:color="auto" w:fill="auto"/>
          </w:tcPr>
          <w:p w14:paraId="6854C210" w14:textId="77777777" w:rsidR="00AF60D7" w:rsidRDefault="00AF60D7">
            <w:pPr>
              <w:pStyle w:val="TableRow"/>
            </w:pPr>
            <w:r>
              <w:t>nonclustered, unique, unique key located on PRIMARY</w:t>
            </w:r>
          </w:p>
        </w:tc>
      </w:tr>
      <w:tr w:rsidR="00AF60D7" w14:paraId="37817840" w14:textId="77777777">
        <w:tc>
          <w:tcPr>
            <w:tcW w:w="2801" w:type="dxa"/>
            <w:tcBorders>
              <w:top w:val="nil"/>
              <w:left w:val="single" w:sz="6" w:space="0" w:color="auto"/>
              <w:bottom w:val="single" w:sz="6" w:space="0" w:color="auto"/>
              <w:right w:val="single" w:sz="6" w:space="0" w:color="auto"/>
            </w:tcBorders>
            <w:shd w:val="clear" w:color="auto" w:fill="auto"/>
          </w:tcPr>
          <w:p w14:paraId="72622436" w14:textId="77777777" w:rsidR="00AF60D7" w:rsidRDefault="00AF60D7">
            <w:pPr>
              <w:pStyle w:val="TableRow"/>
            </w:pPr>
            <w:r>
              <w:t>IX_Conservation_Task_Key</w:t>
            </w:r>
          </w:p>
        </w:tc>
        <w:tc>
          <w:tcPr>
            <w:tcW w:w="3543" w:type="dxa"/>
            <w:tcBorders>
              <w:top w:val="nil"/>
              <w:left w:val="single" w:sz="6" w:space="0" w:color="auto"/>
              <w:bottom w:val="single" w:sz="6" w:space="0" w:color="auto"/>
              <w:right w:val="single" w:sz="6" w:space="0" w:color="auto"/>
            </w:tcBorders>
            <w:shd w:val="clear" w:color="auto" w:fill="auto"/>
          </w:tcPr>
          <w:p w14:paraId="3A14253A" w14:textId="77777777" w:rsidR="00AF60D7" w:rsidRDefault="00AF60D7">
            <w:pPr>
              <w:pStyle w:val="TableRow"/>
            </w:pPr>
            <w:r>
              <w:t>Conservation_Task_Key</w:t>
            </w:r>
          </w:p>
        </w:tc>
        <w:tc>
          <w:tcPr>
            <w:tcW w:w="3624" w:type="dxa"/>
            <w:tcBorders>
              <w:top w:val="nil"/>
              <w:left w:val="single" w:sz="6" w:space="0" w:color="auto"/>
              <w:bottom w:val="single" w:sz="6" w:space="0" w:color="auto"/>
              <w:right w:val="single" w:sz="6" w:space="0" w:color="auto"/>
            </w:tcBorders>
            <w:shd w:val="clear" w:color="auto" w:fill="auto"/>
          </w:tcPr>
          <w:p w14:paraId="31E4F46B" w14:textId="77777777" w:rsidR="00AF60D7" w:rsidRDefault="00AF60D7">
            <w:pPr>
              <w:pStyle w:val="TableRow"/>
            </w:pPr>
            <w:r>
              <w:t>nonclustered located on PRIMARY</w:t>
            </w:r>
          </w:p>
        </w:tc>
      </w:tr>
    </w:tbl>
    <w:p w14:paraId="7CEEFEB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06C960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7AFDADF" w14:textId="77777777" w:rsidR="00AF60D7" w:rsidRDefault="00AF60D7">
            <w:pPr>
              <w:pStyle w:val="TableTitle"/>
              <w:rPr>
                <w:color w:val="FF0000"/>
              </w:rPr>
            </w:pPr>
            <w:r>
              <w:t>Constraint : FK_Collection_Unit_Task_Collection_Unit</w:t>
            </w:r>
          </w:p>
        </w:tc>
      </w:tr>
      <w:tr w:rsidR="00AF60D7" w14:paraId="7D1C9C19" w14:textId="77777777">
        <w:tc>
          <w:tcPr>
            <w:tcW w:w="1548" w:type="dxa"/>
            <w:tcBorders>
              <w:top w:val="nil"/>
              <w:left w:val="single" w:sz="4" w:space="0" w:color="auto"/>
              <w:bottom w:val="single" w:sz="4" w:space="0" w:color="auto"/>
              <w:right w:val="single" w:sz="4" w:space="0" w:color="auto"/>
            </w:tcBorders>
            <w:shd w:val="clear" w:color="auto" w:fill="auto"/>
          </w:tcPr>
          <w:p w14:paraId="50C4252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FD1C26D" w14:textId="77777777" w:rsidR="00AF60D7" w:rsidRDefault="00AF60D7">
            <w:pPr>
              <w:pStyle w:val="TableRow"/>
            </w:pPr>
            <w:r>
              <w:t>References the collection unit.</w:t>
            </w:r>
          </w:p>
        </w:tc>
      </w:tr>
      <w:tr w:rsidR="00AF60D7" w14:paraId="485C46B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D9D5661" w14:textId="77777777" w:rsidR="00AF60D7" w:rsidRDefault="00AF60D7">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807A546" w14:textId="77777777" w:rsidR="00AF60D7" w:rsidRDefault="00AF60D7">
            <w:pPr>
              <w:pStyle w:val="CodeSamples"/>
            </w:pPr>
            <w:r>
              <w:t>FK_Collection_Unit_Task_Collection_Unit (Collection_Unit_Key) references Collection_Unit(Collection_Unit_Key)</w:t>
            </w:r>
          </w:p>
        </w:tc>
      </w:tr>
    </w:tbl>
    <w:p w14:paraId="1710F37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00CF8B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0588C5A" w14:textId="77777777" w:rsidR="00AF60D7" w:rsidRDefault="00AF60D7">
            <w:pPr>
              <w:pStyle w:val="TableTitle"/>
              <w:rPr>
                <w:color w:val="FF0000"/>
              </w:rPr>
            </w:pPr>
            <w:r>
              <w:t>Constraint : FK_Collection_Unit_Task_Conservation_Task</w:t>
            </w:r>
          </w:p>
        </w:tc>
      </w:tr>
      <w:tr w:rsidR="00AF60D7" w14:paraId="28DB4AFD" w14:textId="77777777">
        <w:tc>
          <w:tcPr>
            <w:tcW w:w="1548" w:type="dxa"/>
            <w:tcBorders>
              <w:top w:val="nil"/>
              <w:left w:val="single" w:sz="4" w:space="0" w:color="auto"/>
              <w:bottom w:val="single" w:sz="4" w:space="0" w:color="auto"/>
              <w:right w:val="single" w:sz="4" w:space="0" w:color="auto"/>
            </w:tcBorders>
            <w:shd w:val="clear" w:color="auto" w:fill="auto"/>
          </w:tcPr>
          <w:p w14:paraId="6CAD674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3601A3C" w14:textId="77777777" w:rsidR="00AF60D7" w:rsidRDefault="00AF60D7">
            <w:pPr>
              <w:pStyle w:val="TableRow"/>
            </w:pPr>
            <w:r>
              <w:t>References the task.</w:t>
            </w:r>
          </w:p>
        </w:tc>
      </w:tr>
      <w:tr w:rsidR="00AF60D7" w14:paraId="04B3A78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FD8818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FEF26E3" w14:textId="77777777" w:rsidR="00AF60D7" w:rsidRDefault="00AF60D7">
            <w:pPr>
              <w:pStyle w:val="CodeSamples"/>
            </w:pPr>
            <w:r>
              <w:t>FK_Collection_Unit_Task_Conservation_Task (Conservation_Task_Key) references Conservation_Task(Conservation_Task_Key)</w:t>
            </w:r>
          </w:p>
        </w:tc>
      </w:tr>
    </w:tbl>
    <w:p w14:paraId="7B2E0648" w14:textId="77777777" w:rsidR="00AF60D7" w:rsidRDefault="00AF60D7" w:rsidP="00AF60D7">
      <w:pPr>
        <w:pStyle w:val="NormalIndent"/>
      </w:pPr>
    </w:p>
    <w:p w14:paraId="2FB3F31D" w14:textId="77777777" w:rsidR="00AF60D7" w:rsidRDefault="00AF60D7" w:rsidP="00840903">
      <w:pPr>
        <w:pStyle w:val="Heading4"/>
      </w:pPr>
      <w:bookmarkStart w:id="800" w:name="_Toc292879058"/>
      <w:r>
        <w:t>Collection_Unit_Valuation</w:t>
      </w:r>
      <w:bookmarkEnd w:id="800"/>
    </w:p>
    <w:p w14:paraId="25827C39" w14:textId="77777777" w:rsidR="00AF60D7" w:rsidRDefault="00AF60D7" w:rsidP="00AF60D7">
      <w:pPr>
        <w:pStyle w:val="NormalIndent"/>
      </w:pPr>
      <w:r>
        <w:t>Join table that identifies which collection units were valued as part of a valuation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6B6C15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9E464A3"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9F5711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800822F"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68EFE19" w14:textId="77777777" w:rsidR="00AF60D7" w:rsidRDefault="00AF60D7">
            <w:pPr>
              <w:pStyle w:val="TableColumnTitles"/>
              <w:keepNext/>
            </w:pPr>
            <w:r>
              <w:t>Size</w:t>
            </w:r>
          </w:p>
        </w:tc>
      </w:tr>
      <w:tr w:rsidR="00AF60D7" w14:paraId="1AFC6973" w14:textId="77777777">
        <w:tc>
          <w:tcPr>
            <w:tcW w:w="2802" w:type="dxa"/>
            <w:tcBorders>
              <w:top w:val="nil"/>
              <w:left w:val="single" w:sz="6" w:space="0" w:color="auto"/>
              <w:bottom w:val="nil"/>
              <w:right w:val="single" w:sz="6" w:space="0" w:color="auto"/>
            </w:tcBorders>
            <w:shd w:val="clear" w:color="auto" w:fill="auto"/>
          </w:tcPr>
          <w:p w14:paraId="2C23687E" w14:textId="77777777" w:rsidR="00AF60D7" w:rsidRDefault="00AF60D7">
            <w:pPr>
              <w:pStyle w:val="TableRow"/>
              <w:rPr>
                <w:u w:val="single"/>
              </w:rPr>
            </w:pPr>
            <w:r>
              <w:rPr>
                <w:u w:val="single"/>
              </w:rPr>
              <w:t>Collection_Unit_Valuation_Key</w:t>
            </w:r>
          </w:p>
        </w:tc>
        <w:tc>
          <w:tcPr>
            <w:tcW w:w="4536" w:type="dxa"/>
            <w:tcBorders>
              <w:top w:val="nil"/>
              <w:left w:val="single" w:sz="6" w:space="0" w:color="auto"/>
              <w:bottom w:val="nil"/>
              <w:right w:val="single" w:sz="6" w:space="0" w:color="auto"/>
            </w:tcBorders>
            <w:shd w:val="clear" w:color="auto" w:fill="auto"/>
          </w:tcPr>
          <w:p w14:paraId="656C6D5B" w14:textId="77777777" w:rsidR="00AF60D7" w:rsidRDefault="00AF60D7">
            <w:pPr>
              <w:pStyle w:val="TableRow"/>
            </w:pPr>
            <w:r>
              <w:t>Unique identifier for the Collection_Unit_Valuation table</w:t>
            </w:r>
          </w:p>
        </w:tc>
        <w:tc>
          <w:tcPr>
            <w:tcW w:w="1500" w:type="dxa"/>
            <w:tcBorders>
              <w:top w:val="nil"/>
              <w:left w:val="single" w:sz="6" w:space="0" w:color="auto"/>
              <w:bottom w:val="nil"/>
              <w:right w:val="single" w:sz="6" w:space="0" w:color="auto"/>
            </w:tcBorders>
            <w:shd w:val="clear" w:color="auto" w:fill="auto"/>
          </w:tcPr>
          <w:p w14:paraId="0BAC361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8A4F29D" w14:textId="77777777" w:rsidR="00AF60D7" w:rsidRDefault="00AF60D7">
            <w:pPr>
              <w:pStyle w:val="TableRow"/>
            </w:pPr>
            <w:r>
              <w:t>16</w:t>
            </w:r>
          </w:p>
        </w:tc>
      </w:tr>
      <w:tr w:rsidR="00AF60D7" w14:paraId="47246848" w14:textId="77777777">
        <w:tc>
          <w:tcPr>
            <w:tcW w:w="2802" w:type="dxa"/>
            <w:tcBorders>
              <w:top w:val="nil"/>
              <w:left w:val="single" w:sz="6" w:space="0" w:color="auto"/>
              <w:bottom w:val="nil"/>
              <w:right w:val="single" w:sz="6" w:space="0" w:color="auto"/>
            </w:tcBorders>
            <w:shd w:val="clear" w:color="auto" w:fill="auto"/>
          </w:tcPr>
          <w:p w14:paraId="60661048"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468B7A24" w14:textId="77777777" w:rsidR="00AF60D7" w:rsidRDefault="00AF60D7">
            <w:pPr>
              <w:pStyle w:val="TableRow"/>
            </w:pPr>
            <w:r>
              <w:t>Associated collection unit.</w:t>
            </w:r>
          </w:p>
        </w:tc>
        <w:tc>
          <w:tcPr>
            <w:tcW w:w="1500" w:type="dxa"/>
            <w:tcBorders>
              <w:top w:val="nil"/>
              <w:left w:val="single" w:sz="6" w:space="0" w:color="auto"/>
              <w:bottom w:val="nil"/>
              <w:right w:val="single" w:sz="6" w:space="0" w:color="auto"/>
            </w:tcBorders>
            <w:shd w:val="clear" w:color="auto" w:fill="auto"/>
          </w:tcPr>
          <w:p w14:paraId="6FD984B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6C4CE20" w14:textId="77777777" w:rsidR="00AF60D7" w:rsidRDefault="00AF60D7">
            <w:pPr>
              <w:pStyle w:val="TableRow"/>
            </w:pPr>
            <w:r>
              <w:t>16</w:t>
            </w:r>
          </w:p>
        </w:tc>
      </w:tr>
      <w:tr w:rsidR="00AF60D7" w14:paraId="406CBE20" w14:textId="77777777">
        <w:tc>
          <w:tcPr>
            <w:tcW w:w="2802" w:type="dxa"/>
            <w:tcBorders>
              <w:top w:val="nil"/>
              <w:left w:val="single" w:sz="6" w:space="0" w:color="auto"/>
              <w:bottom w:val="nil"/>
              <w:right w:val="single" w:sz="6" w:space="0" w:color="auto"/>
            </w:tcBorders>
            <w:shd w:val="clear" w:color="auto" w:fill="auto"/>
          </w:tcPr>
          <w:p w14:paraId="5AC17702" w14:textId="77777777" w:rsidR="00AF60D7" w:rsidRDefault="00AF60D7">
            <w:pPr>
              <w:pStyle w:val="TableRow"/>
            </w:pPr>
            <w:r>
              <w:t>Valuation_Key</w:t>
            </w:r>
          </w:p>
        </w:tc>
        <w:tc>
          <w:tcPr>
            <w:tcW w:w="4536" w:type="dxa"/>
            <w:tcBorders>
              <w:top w:val="nil"/>
              <w:left w:val="single" w:sz="6" w:space="0" w:color="auto"/>
              <w:bottom w:val="nil"/>
              <w:right w:val="single" w:sz="6" w:space="0" w:color="auto"/>
            </w:tcBorders>
            <w:shd w:val="clear" w:color="auto" w:fill="auto"/>
          </w:tcPr>
          <w:p w14:paraId="4AFF744C" w14:textId="77777777" w:rsidR="00AF60D7" w:rsidRDefault="00AF60D7">
            <w:pPr>
              <w:pStyle w:val="TableRow"/>
            </w:pPr>
            <w:r>
              <w:t>Associated valuation.</w:t>
            </w:r>
          </w:p>
        </w:tc>
        <w:tc>
          <w:tcPr>
            <w:tcW w:w="1500" w:type="dxa"/>
            <w:tcBorders>
              <w:top w:val="nil"/>
              <w:left w:val="single" w:sz="6" w:space="0" w:color="auto"/>
              <w:bottom w:val="nil"/>
              <w:right w:val="single" w:sz="6" w:space="0" w:color="auto"/>
            </w:tcBorders>
            <w:shd w:val="clear" w:color="auto" w:fill="auto"/>
          </w:tcPr>
          <w:p w14:paraId="451D690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4529D64" w14:textId="77777777" w:rsidR="00AF60D7" w:rsidRDefault="00AF60D7">
            <w:pPr>
              <w:pStyle w:val="TableRow"/>
            </w:pPr>
            <w:r>
              <w:t>16</w:t>
            </w:r>
          </w:p>
        </w:tc>
      </w:tr>
      <w:tr w:rsidR="00AF60D7" w14:paraId="581AE239" w14:textId="77777777">
        <w:tc>
          <w:tcPr>
            <w:tcW w:w="2802" w:type="dxa"/>
            <w:tcBorders>
              <w:top w:val="nil"/>
              <w:left w:val="single" w:sz="6" w:space="0" w:color="auto"/>
              <w:bottom w:val="single" w:sz="6" w:space="0" w:color="auto"/>
              <w:right w:val="single" w:sz="6" w:space="0" w:color="auto"/>
            </w:tcBorders>
            <w:shd w:val="clear" w:color="auto" w:fill="auto"/>
          </w:tcPr>
          <w:p w14:paraId="26C69F54"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2CDB1ADB"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6CA20605"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1ECDCC14" w14:textId="77777777" w:rsidR="00AF60D7" w:rsidRDefault="00AF60D7">
            <w:pPr>
              <w:pStyle w:val="TableRow"/>
            </w:pPr>
            <w:r>
              <w:t>16</w:t>
            </w:r>
          </w:p>
        </w:tc>
      </w:tr>
    </w:tbl>
    <w:p w14:paraId="1A657F1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900D693"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2C8B1A0"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8532A08"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98045C2" w14:textId="77777777" w:rsidR="00AF60D7" w:rsidRDefault="00AF60D7">
            <w:pPr>
              <w:pStyle w:val="TableColumnTitles"/>
              <w:keepNext/>
            </w:pPr>
            <w:r>
              <w:t>Options</w:t>
            </w:r>
          </w:p>
        </w:tc>
      </w:tr>
      <w:tr w:rsidR="00AF60D7" w14:paraId="47DBC30E" w14:textId="77777777">
        <w:tc>
          <w:tcPr>
            <w:tcW w:w="2801" w:type="dxa"/>
            <w:tcBorders>
              <w:top w:val="nil"/>
              <w:left w:val="single" w:sz="6" w:space="0" w:color="auto"/>
              <w:bottom w:val="single" w:sz="6" w:space="0" w:color="auto"/>
              <w:right w:val="single" w:sz="6" w:space="0" w:color="auto"/>
            </w:tcBorders>
            <w:shd w:val="clear" w:color="auto" w:fill="auto"/>
          </w:tcPr>
          <w:p w14:paraId="6034C0F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2DB64FF"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5BE7D5B" w14:textId="77777777" w:rsidR="00AF60D7" w:rsidRDefault="00AF60D7">
            <w:pPr>
              <w:pStyle w:val="TableRow"/>
            </w:pPr>
          </w:p>
        </w:tc>
      </w:tr>
    </w:tbl>
    <w:p w14:paraId="54D6D65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008BAC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0EA854D" w14:textId="77777777" w:rsidR="00AF60D7" w:rsidRDefault="00AF60D7">
            <w:pPr>
              <w:pStyle w:val="TableTitle"/>
              <w:rPr>
                <w:color w:val="FF0000"/>
              </w:rPr>
            </w:pPr>
            <w:r>
              <w:t>Constraint : FK_Collection_Unit_Valuation_Collection_Unit</w:t>
            </w:r>
          </w:p>
        </w:tc>
      </w:tr>
      <w:tr w:rsidR="00AF60D7" w14:paraId="02E453F7" w14:textId="77777777">
        <w:tc>
          <w:tcPr>
            <w:tcW w:w="1548" w:type="dxa"/>
            <w:tcBorders>
              <w:top w:val="nil"/>
              <w:left w:val="single" w:sz="4" w:space="0" w:color="auto"/>
              <w:bottom w:val="single" w:sz="4" w:space="0" w:color="auto"/>
              <w:right w:val="single" w:sz="4" w:space="0" w:color="auto"/>
            </w:tcBorders>
            <w:shd w:val="clear" w:color="auto" w:fill="auto"/>
          </w:tcPr>
          <w:p w14:paraId="79F356E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7592B71" w14:textId="77777777" w:rsidR="00AF60D7" w:rsidRDefault="00AF60D7">
            <w:pPr>
              <w:pStyle w:val="TableRow"/>
            </w:pPr>
            <w:r>
              <w:t>References the associated collection unit.</w:t>
            </w:r>
          </w:p>
        </w:tc>
      </w:tr>
      <w:tr w:rsidR="00AF60D7" w14:paraId="396E241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C75C9E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DCF6BFA" w14:textId="77777777" w:rsidR="00AF60D7" w:rsidRDefault="00AF60D7">
            <w:pPr>
              <w:pStyle w:val="CodeSamples"/>
            </w:pPr>
            <w:r>
              <w:t>FK_Collection_Unit_Valuation_Collection_Unit (Collection_Unit_Key) references Collection_Unit(Collection_Unit_Key)</w:t>
            </w:r>
          </w:p>
        </w:tc>
      </w:tr>
    </w:tbl>
    <w:p w14:paraId="516C300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053A5D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E7A9930" w14:textId="77777777" w:rsidR="00AF60D7" w:rsidRDefault="00AF60D7">
            <w:pPr>
              <w:pStyle w:val="TableTitle"/>
              <w:rPr>
                <w:color w:val="FF0000"/>
              </w:rPr>
            </w:pPr>
            <w:r>
              <w:t>Constraint : FK_Collection_Unit_Valuation_Valuation</w:t>
            </w:r>
          </w:p>
        </w:tc>
      </w:tr>
      <w:tr w:rsidR="00AF60D7" w14:paraId="0F9B1262" w14:textId="77777777">
        <w:tc>
          <w:tcPr>
            <w:tcW w:w="1548" w:type="dxa"/>
            <w:tcBorders>
              <w:top w:val="nil"/>
              <w:left w:val="single" w:sz="4" w:space="0" w:color="auto"/>
              <w:bottom w:val="single" w:sz="4" w:space="0" w:color="auto"/>
              <w:right w:val="single" w:sz="4" w:space="0" w:color="auto"/>
            </w:tcBorders>
            <w:shd w:val="clear" w:color="auto" w:fill="auto"/>
          </w:tcPr>
          <w:p w14:paraId="240D4BE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D256B88" w14:textId="77777777" w:rsidR="00AF60D7" w:rsidRDefault="00AF60D7">
            <w:pPr>
              <w:pStyle w:val="TableRow"/>
            </w:pPr>
            <w:r>
              <w:t>References the associated valuation.</w:t>
            </w:r>
          </w:p>
        </w:tc>
      </w:tr>
      <w:tr w:rsidR="00AF60D7" w14:paraId="0C56118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B1CE22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E1C3CD2" w14:textId="77777777" w:rsidR="00AF60D7" w:rsidRDefault="00AF60D7">
            <w:pPr>
              <w:pStyle w:val="CodeSamples"/>
            </w:pPr>
            <w:r>
              <w:t>FK_Collection_Unit_Valuation_Valuation (Valuation_Key) references Valuation(Valuation_Key)</w:t>
            </w:r>
          </w:p>
        </w:tc>
      </w:tr>
    </w:tbl>
    <w:p w14:paraId="5CEBBF63" w14:textId="77777777" w:rsidR="00AF60D7" w:rsidRDefault="00AF60D7" w:rsidP="00AF60D7">
      <w:pPr>
        <w:pStyle w:val="NormalIndent"/>
      </w:pPr>
    </w:p>
    <w:p w14:paraId="5B1A1427" w14:textId="77777777" w:rsidR="00AF60D7" w:rsidRDefault="00AF60D7" w:rsidP="00840903">
      <w:pPr>
        <w:pStyle w:val="Heading4"/>
      </w:pPr>
      <w:bookmarkStart w:id="801" w:name="_Toc292879059"/>
      <w:r>
        <w:t>Conservation_Check</w:t>
      </w:r>
      <w:bookmarkEnd w:id="801"/>
    </w:p>
    <w:p w14:paraId="1283F82F" w14:textId="77777777" w:rsidR="00AF60D7" w:rsidRDefault="00AF60D7" w:rsidP="00AF60D7">
      <w:pPr>
        <w:pStyle w:val="NormalIndent"/>
      </w:pPr>
      <w:r>
        <w:t>Describes the action of checking the condition of one or more specimens, stores, collections or material movements for conservation purposes.  A condition check gives rise to zero or more conservation jobs.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1AE94E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BD4D8A5"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F882D4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63DAFAC"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78919C7" w14:textId="77777777" w:rsidR="00AF60D7" w:rsidRDefault="00AF60D7">
            <w:pPr>
              <w:pStyle w:val="TableColumnTitles"/>
              <w:keepNext/>
            </w:pPr>
            <w:r>
              <w:t>Size</w:t>
            </w:r>
          </w:p>
        </w:tc>
      </w:tr>
      <w:tr w:rsidR="00AF60D7" w14:paraId="3D6D466D" w14:textId="77777777">
        <w:tc>
          <w:tcPr>
            <w:tcW w:w="2802" w:type="dxa"/>
            <w:tcBorders>
              <w:top w:val="nil"/>
              <w:left w:val="single" w:sz="6" w:space="0" w:color="auto"/>
              <w:bottom w:val="nil"/>
              <w:right w:val="single" w:sz="6" w:space="0" w:color="auto"/>
            </w:tcBorders>
            <w:shd w:val="clear" w:color="auto" w:fill="auto"/>
          </w:tcPr>
          <w:p w14:paraId="11941354" w14:textId="77777777" w:rsidR="00AF60D7" w:rsidRDefault="00AF60D7">
            <w:pPr>
              <w:pStyle w:val="TableRow"/>
              <w:rPr>
                <w:u w:val="single"/>
              </w:rPr>
            </w:pPr>
            <w:r>
              <w:rPr>
                <w:u w:val="single"/>
              </w:rPr>
              <w:t>Conservation_Check_Key</w:t>
            </w:r>
          </w:p>
        </w:tc>
        <w:tc>
          <w:tcPr>
            <w:tcW w:w="4536" w:type="dxa"/>
            <w:tcBorders>
              <w:top w:val="nil"/>
              <w:left w:val="single" w:sz="6" w:space="0" w:color="auto"/>
              <w:bottom w:val="nil"/>
              <w:right w:val="single" w:sz="6" w:space="0" w:color="auto"/>
            </w:tcBorders>
            <w:shd w:val="clear" w:color="auto" w:fill="auto"/>
          </w:tcPr>
          <w:p w14:paraId="78B63F13" w14:textId="77777777" w:rsidR="00AF60D7" w:rsidRDefault="00AF60D7">
            <w:pPr>
              <w:pStyle w:val="TableRow"/>
            </w:pPr>
            <w:r>
              <w:t>Unique identifier for the Conservation_Check table</w:t>
            </w:r>
          </w:p>
        </w:tc>
        <w:tc>
          <w:tcPr>
            <w:tcW w:w="1500" w:type="dxa"/>
            <w:tcBorders>
              <w:top w:val="nil"/>
              <w:left w:val="single" w:sz="6" w:space="0" w:color="auto"/>
              <w:bottom w:val="nil"/>
              <w:right w:val="single" w:sz="6" w:space="0" w:color="auto"/>
            </w:tcBorders>
            <w:shd w:val="clear" w:color="auto" w:fill="auto"/>
          </w:tcPr>
          <w:p w14:paraId="029EB9A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E444DE7" w14:textId="77777777" w:rsidR="00AF60D7" w:rsidRDefault="00AF60D7">
            <w:pPr>
              <w:pStyle w:val="TableRow"/>
            </w:pPr>
            <w:r>
              <w:t>16</w:t>
            </w:r>
          </w:p>
        </w:tc>
      </w:tr>
      <w:tr w:rsidR="00AF60D7" w14:paraId="29886CC0" w14:textId="77777777">
        <w:tc>
          <w:tcPr>
            <w:tcW w:w="2802" w:type="dxa"/>
            <w:tcBorders>
              <w:top w:val="nil"/>
              <w:left w:val="single" w:sz="6" w:space="0" w:color="auto"/>
              <w:bottom w:val="nil"/>
              <w:right w:val="single" w:sz="6" w:space="0" w:color="auto"/>
            </w:tcBorders>
            <w:shd w:val="clear" w:color="auto" w:fill="auto"/>
          </w:tcPr>
          <w:p w14:paraId="24339439" w14:textId="77777777" w:rsidR="00AF60D7" w:rsidRDefault="00AF60D7">
            <w:pPr>
              <w:pStyle w:val="TableRow"/>
            </w:pPr>
            <w:r>
              <w:t>Type_Concept_Key</w:t>
            </w:r>
          </w:p>
        </w:tc>
        <w:tc>
          <w:tcPr>
            <w:tcW w:w="4536" w:type="dxa"/>
            <w:tcBorders>
              <w:top w:val="nil"/>
              <w:left w:val="single" w:sz="6" w:space="0" w:color="auto"/>
              <w:bottom w:val="nil"/>
              <w:right w:val="single" w:sz="6" w:space="0" w:color="auto"/>
            </w:tcBorders>
            <w:shd w:val="clear" w:color="auto" w:fill="auto"/>
          </w:tcPr>
          <w:p w14:paraId="69CA1344" w14:textId="77777777" w:rsidR="00AF60D7" w:rsidRDefault="00AF60D7">
            <w:pPr>
              <w:pStyle w:val="TableRow"/>
            </w:pPr>
            <w:r>
              <w:t>Identifies the type of condition check performed.  Linked to the thesaurus Condition Check Types concept group.</w:t>
            </w:r>
          </w:p>
        </w:tc>
        <w:tc>
          <w:tcPr>
            <w:tcW w:w="1500" w:type="dxa"/>
            <w:tcBorders>
              <w:top w:val="nil"/>
              <w:left w:val="single" w:sz="6" w:space="0" w:color="auto"/>
              <w:bottom w:val="nil"/>
              <w:right w:val="single" w:sz="6" w:space="0" w:color="auto"/>
            </w:tcBorders>
            <w:shd w:val="clear" w:color="auto" w:fill="auto"/>
          </w:tcPr>
          <w:p w14:paraId="0851F94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BD445D9" w14:textId="77777777" w:rsidR="00AF60D7" w:rsidRDefault="00AF60D7">
            <w:pPr>
              <w:pStyle w:val="TableRow"/>
            </w:pPr>
            <w:r>
              <w:t>16</w:t>
            </w:r>
          </w:p>
        </w:tc>
      </w:tr>
      <w:tr w:rsidR="00AF60D7" w14:paraId="6A8E49AB" w14:textId="77777777">
        <w:tc>
          <w:tcPr>
            <w:tcW w:w="2802" w:type="dxa"/>
            <w:tcBorders>
              <w:top w:val="nil"/>
              <w:left w:val="single" w:sz="6" w:space="0" w:color="auto"/>
              <w:bottom w:val="nil"/>
              <w:right w:val="single" w:sz="6" w:space="0" w:color="auto"/>
            </w:tcBorders>
            <w:shd w:val="clear" w:color="auto" w:fill="auto"/>
          </w:tcPr>
          <w:p w14:paraId="71C0D032" w14:textId="77777777" w:rsidR="00AF60D7" w:rsidRDefault="00AF60D7">
            <w:pPr>
              <w:pStyle w:val="TableRow"/>
            </w:pPr>
            <w:r>
              <w:t>Ref_Number</w:t>
            </w:r>
          </w:p>
        </w:tc>
        <w:tc>
          <w:tcPr>
            <w:tcW w:w="4536" w:type="dxa"/>
            <w:tcBorders>
              <w:top w:val="nil"/>
              <w:left w:val="single" w:sz="6" w:space="0" w:color="auto"/>
              <w:bottom w:val="nil"/>
              <w:right w:val="single" w:sz="6" w:space="0" w:color="auto"/>
            </w:tcBorders>
            <w:shd w:val="clear" w:color="auto" w:fill="auto"/>
          </w:tcPr>
          <w:p w14:paraId="0D001530" w14:textId="77777777" w:rsidR="00AF60D7" w:rsidRDefault="00AF60D7">
            <w:pPr>
              <w:pStyle w:val="TableRow"/>
            </w:pPr>
            <w:r>
              <w:t>Reference number of the condition check.</w:t>
            </w:r>
          </w:p>
        </w:tc>
        <w:tc>
          <w:tcPr>
            <w:tcW w:w="1500" w:type="dxa"/>
            <w:tcBorders>
              <w:top w:val="nil"/>
              <w:left w:val="single" w:sz="6" w:space="0" w:color="auto"/>
              <w:bottom w:val="nil"/>
              <w:right w:val="single" w:sz="6" w:space="0" w:color="auto"/>
            </w:tcBorders>
            <w:shd w:val="clear" w:color="auto" w:fill="auto"/>
          </w:tcPr>
          <w:p w14:paraId="57399233"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6AA9E78" w14:textId="77777777" w:rsidR="00AF60D7" w:rsidRDefault="00AF60D7">
            <w:pPr>
              <w:pStyle w:val="TableRow"/>
            </w:pPr>
            <w:r>
              <w:t>20</w:t>
            </w:r>
          </w:p>
        </w:tc>
      </w:tr>
      <w:tr w:rsidR="00AF60D7" w14:paraId="354C90E2" w14:textId="77777777">
        <w:tc>
          <w:tcPr>
            <w:tcW w:w="2802" w:type="dxa"/>
            <w:tcBorders>
              <w:top w:val="nil"/>
              <w:left w:val="single" w:sz="6" w:space="0" w:color="auto"/>
              <w:bottom w:val="nil"/>
              <w:right w:val="single" w:sz="6" w:space="0" w:color="auto"/>
            </w:tcBorders>
            <w:shd w:val="clear" w:color="auto" w:fill="auto"/>
          </w:tcPr>
          <w:p w14:paraId="6FAD0A6C"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5C75C140" w14:textId="77777777" w:rsidR="00AF60D7" w:rsidRDefault="00AF60D7">
            <w:pPr>
              <w:pStyle w:val="TableRow"/>
            </w:pPr>
            <w:r>
              <w:t xml:space="preserve">Vague date start field for the condition check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2C83A35F"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11F354C" w14:textId="77777777" w:rsidR="00AF60D7" w:rsidRDefault="00AF60D7">
            <w:pPr>
              <w:pStyle w:val="TableRow"/>
            </w:pPr>
          </w:p>
        </w:tc>
      </w:tr>
      <w:tr w:rsidR="00AF60D7" w14:paraId="1977C488" w14:textId="77777777">
        <w:tc>
          <w:tcPr>
            <w:tcW w:w="2802" w:type="dxa"/>
            <w:tcBorders>
              <w:top w:val="nil"/>
              <w:left w:val="single" w:sz="6" w:space="0" w:color="auto"/>
              <w:bottom w:val="nil"/>
              <w:right w:val="single" w:sz="6" w:space="0" w:color="auto"/>
            </w:tcBorders>
            <w:shd w:val="clear" w:color="auto" w:fill="auto"/>
          </w:tcPr>
          <w:p w14:paraId="555EF3A2"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36B57D45" w14:textId="77777777" w:rsidR="00AF60D7" w:rsidRDefault="00AF60D7">
            <w:pPr>
              <w:pStyle w:val="TableRow"/>
            </w:pPr>
            <w:r>
              <w:t xml:space="preserve">Vague date end field for the condition check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B939DB9"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916C45C" w14:textId="77777777" w:rsidR="00AF60D7" w:rsidRDefault="00AF60D7">
            <w:pPr>
              <w:pStyle w:val="TableRow"/>
            </w:pPr>
          </w:p>
        </w:tc>
      </w:tr>
      <w:tr w:rsidR="00AF60D7" w14:paraId="12101B6D" w14:textId="77777777">
        <w:tc>
          <w:tcPr>
            <w:tcW w:w="2802" w:type="dxa"/>
            <w:tcBorders>
              <w:top w:val="nil"/>
              <w:left w:val="single" w:sz="6" w:space="0" w:color="auto"/>
              <w:bottom w:val="nil"/>
              <w:right w:val="single" w:sz="6" w:space="0" w:color="auto"/>
            </w:tcBorders>
            <w:shd w:val="clear" w:color="auto" w:fill="auto"/>
          </w:tcPr>
          <w:p w14:paraId="22BB5758"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08129ED1" w14:textId="77777777" w:rsidR="00AF60D7" w:rsidRDefault="00AF60D7">
            <w:pPr>
              <w:pStyle w:val="TableRow"/>
            </w:pPr>
            <w:r>
              <w:t>Vague date type field for the condition check date.</w:t>
            </w:r>
          </w:p>
        </w:tc>
        <w:tc>
          <w:tcPr>
            <w:tcW w:w="1500" w:type="dxa"/>
            <w:tcBorders>
              <w:top w:val="nil"/>
              <w:left w:val="single" w:sz="6" w:space="0" w:color="auto"/>
              <w:bottom w:val="nil"/>
              <w:right w:val="single" w:sz="6" w:space="0" w:color="auto"/>
            </w:tcBorders>
            <w:shd w:val="clear" w:color="auto" w:fill="auto"/>
          </w:tcPr>
          <w:p w14:paraId="4D637537"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B94AF25" w14:textId="77777777" w:rsidR="00AF60D7" w:rsidRDefault="00AF60D7">
            <w:pPr>
              <w:pStyle w:val="TableRow"/>
            </w:pPr>
            <w:r>
              <w:t>2</w:t>
            </w:r>
          </w:p>
        </w:tc>
      </w:tr>
      <w:tr w:rsidR="00AF60D7" w14:paraId="7CC522A6" w14:textId="77777777">
        <w:tc>
          <w:tcPr>
            <w:tcW w:w="2802" w:type="dxa"/>
            <w:tcBorders>
              <w:top w:val="nil"/>
              <w:left w:val="single" w:sz="6" w:space="0" w:color="auto"/>
              <w:bottom w:val="nil"/>
              <w:right w:val="single" w:sz="6" w:space="0" w:color="auto"/>
            </w:tcBorders>
            <w:shd w:val="clear" w:color="auto" w:fill="auto"/>
          </w:tcPr>
          <w:p w14:paraId="0EF8D72D" w14:textId="77777777" w:rsidR="00AF60D7" w:rsidRDefault="00AF60D7">
            <w:pPr>
              <w:pStyle w:val="TableRow"/>
            </w:pPr>
            <w:r>
              <w:t>Checked_By_Name_Key</w:t>
            </w:r>
          </w:p>
        </w:tc>
        <w:tc>
          <w:tcPr>
            <w:tcW w:w="4536" w:type="dxa"/>
            <w:tcBorders>
              <w:top w:val="nil"/>
              <w:left w:val="single" w:sz="6" w:space="0" w:color="auto"/>
              <w:bottom w:val="nil"/>
              <w:right w:val="single" w:sz="6" w:space="0" w:color="auto"/>
            </w:tcBorders>
            <w:shd w:val="clear" w:color="auto" w:fill="auto"/>
          </w:tcPr>
          <w:p w14:paraId="7B63A41F" w14:textId="77777777" w:rsidR="00AF60D7" w:rsidRDefault="00AF60D7">
            <w:pPr>
              <w:pStyle w:val="TableRow"/>
            </w:pPr>
            <w:r>
              <w:t>Individual who performed the condition check.</w:t>
            </w:r>
          </w:p>
        </w:tc>
        <w:tc>
          <w:tcPr>
            <w:tcW w:w="1500" w:type="dxa"/>
            <w:tcBorders>
              <w:top w:val="nil"/>
              <w:left w:val="single" w:sz="6" w:space="0" w:color="auto"/>
              <w:bottom w:val="nil"/>
              <w:right w:val="single" w:sz="6" w:space="0" w:color="auto"/>
            </w:tcBorders>
            <w:shd w:val="clear" w:color="auto" w:fill="auto"/>
          </w:tcPr>
          <w:p w14:paraId="389C441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DED899D" w14:textId="77777777" w:rsidR="00AF60D7" w:rsidRDefault="00AF60D7">
            <w:pPr>
              <w:pStyle w:val="TableRow"/>
            </w:pPr>
            <w:r>
              <w:t>16</w:t>
            </w:r>
          </w:p>
        </w:tc>
      </w:tr>
      <w:tr w:rsidR="00AF60D7" w14:paraId="2015586D" w14:textId="77777777">
        <w:tc>
          <w:tcPr>
            <w:tcW w:w="2802" w:type="dxa"/>
            <w:tcBorders>
              <w:top w:val="nil"/>
              <w:left w:val="single" w:sz="6" w:space="0" w:color="auto"/>
              <w:bottom w:val="nil"/>
              <w:right w:val="single" w:sz="6" w:space="0" w:color="auto"/>
            </w:tcBorders>
            <w:shd w:val="clear" w:color="auto" w:fill="auto"/>
          </w:tcPr>
          <w:p w14:paraId="31CF399C" w14:textId="77777777" w:rsidR="00AF60D7" w:rsidRDefault="00AF60D7">
            <w:pPr>
              <w:pStyle w:val="TableRow"/>
            </w:pPr>
            <w:r>
              <w:t>Condition_Concept_Key</w:t>
            </w:r>
          </w:p>
        </w:tc>
        <w:tc>
          <w:tcPr>
            <w:tcW w:w="4536" w:type="dxa"/>
            <w:tcBorders>
              <w:top w:val="nil"/>
              <w:left w:val="single" w:sz="6" w:space="0" w:color="auto"/>
              <w:bottom w:val="nil"/>
              <w:right w:val="single" w:sz="6" w:space="0" w:color="auto"/>
            </w:tcBorders>
            <w:shd w:val="clear" w:color="auto" w:fill="auto"/>
          </w:tcPr>
          <w:p w14:paraId="75E1E086" w14:textId="77777777" w:rsidR="00AF60D7" w:rsidRDefault="00AF60D7">
            <w:pPr>
              <w:pStyle w:val="TableRow"/>
            </w:pPr>
            <w:r>
              <w:t>Identified summary of the condition.  Linked to the Condition Check Conditions concept group.</w:t>
            </w:r>
          </w:p>
        </w:tc>
        <w:tc>
          <w:tcPr>
            <w:tcW w:w="1500" w:type="dxa"/>
            <w:tcBorders>
              <w:top w:val="nil"/>
              <w:left w:val="single" w:sz="6" w:space="0" w:color="auto"/>
              <w:bottom w:val="nil"/>
              <w:right w:val="single" w:sz="6" w:space="0" w:color="auto"/>
            </w:tcBorders>
            <w:shd w:val="clear" w:color="auto" w:fill="auto"/>
          </w:tcPr>
          <w:p w14:paraId="756F602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CC797BF" w14:textId="77777777" w:rsidR="00AF60D7" w:rsidRDefault="00AF60D7">
            <w:pPr>
              <w:pStyle w:val="TableRow"/>
            </w:pPr>
            <w:r>
              <w:t>16</w:t>
            </w:r>
          </w:p>
        </w:tc>
      </w:tr>
      <w:tr w:rsidR="00AF60D7" w14:paraId="79069359" w14:textId="77777777">
        <w:tc>
          <w:tcPr>
            <w:tcW w:w="2802" w:type="dxa"/>
            <w:tcBorders>
              <w:top w:val="nil"/>
              <w:left w:val="single" w:sz="6" w:space="0" w:color="auto"/>
              <w:bottom w:val="nil"/>
              <w:right w:val="single" w:sz="6" w:space="0" w:color="auto"/>
            </w:tcBorders>
            <w:shd w:val="clear" w:color="auto" w:fill="auto"/>
          </w:tcPr>
          <w:p w14:paraId="6DEDFF7F" w14:textId="77777777" w:rsidR="00AF60D7" w:rsidRDefault="00AF60D7">
            <w:pPr>
              <w:pStyle w:val="TableRow"/>
            </w:pPr>
            <w:r>
              <w:t>Applies_To_Contained_Specimens</w:t>
            </w:r>
          </w:p>
        </w:tc>
        <w:tc>
          <w:tcPr>
            <w:tcW w:w="4536" w:type="dxa"/>
            <w:tcBorders>
              <w:top w:val="nil"/>
              <w:left w:val="single" w:sz="6" w:space="0" w:color="auto"/>
              <w:bottom w:val="nil"/>
              <w:right w:val="single" w:sz="6" w:space="0" w:color="auto"/>
            </w:tcBorders>
            <w:shd w:val="clear" w:color="auto" w:fill="auto"/>
          </w:tcPr>
          <w:p w14:paraId="5E6FAA4A" w14:textId="77777777" w:rsidR="00AF60D7" w:rsidRDefault="00AF60D7">
            <w:pPr>
              <w:pStyle w:val="TableRow"/>
            </w:pPr>
            <w:r>
              <w:t>Flag indicating that any containers (stores or specimens) were checked in isolation (0) or that all the contents were also checked (1).</w:t>
            </w:r>
          </w:p>
        </w:tc>
        <w:tc>
          <w:tcPr>
            <w:tcW w:w="1500" w:type="dxa"/>
            <w:tcBorders>
              <w:top w:val="nil"/>
              <w:left w:val="single" w:sz="6" w:space="0" w:color="auto"/>
              <w:bottom w:val="nil"/>
              <w:right w:val="single" w:sz="6" w:space="0" w:color="auto"/>
            </w:tcBorders>
            <w:shd w:val="clear" w:color="auto" w:fill="auto"/>
          </w:tcPr>
          <w:p w14:paraId="7CE4BC29"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6E136495" w14:textId="77777777" w:rsidR="00AF60D7" w:rsidRDefault="00AF60D7">
            <w:pPr>
              <w:pStyle w:val="TableRow"/>
            </w:pPr>
          </w:p>
        </w:tc>
      </w:tr>
      <w:tr w:rsidR="00AF60D7" w14:paraId="24FE318B" w14:textId="77777777">
        <w:tc>
          <w:tcPr>
            <w:tcW w:w="2802" w:type="dxa"/>
            <w:tcBorders>
              <w:top w:val="nil"/>
              <w:left w:val="single" w:sz="6" w:space="0" w:color="auto"/>
              <w:bottom w:val="nil"/>
              <w:right w:val="single" w:sz="6" w:space="0" w:color="auto"/>
            </w:tcBorders>
            <w:shd w:val="clear" w:color="auto" w:fill="auto"/>
          </w:tcPr>
          <w:p w14:paraId="0C4FBAD7" w14:textId="77777777" w:rsidR="00AF60D7" w:rsidRDefault="00AF60D7">
            <w:pPr>
              <w:pStyle w:val="TableRow"/>
            </w:pPr>
            <w:r>
              <w:t>Details</w:t>
            </w:r>
          </w:p>
        </w:tc>
        <w:tc>
          <w:tcPr>
            <w:tcW w:w="4536" w:type="dxa"/>
            <w:tcBorders>
              <w:top w:val="nil"/>
              <w:left w:val="single" w:sz="6" w:space="0" w:color="auto"/>
              <w:bottom w:val="nil"/>
              <w:right w:val="single" w:sz="6" w:space="0" w:color="auto"/>
            </w:tcBorders>
            <w:shd w:val="clear" w:color="auto" w:fill="auto"/>
          </w:tcPr>
          <w:p w14:paraId="69BF872B" w14:textId="77777777" w:rsidR="00AF60D7" w:rsidRDefault="00AF60D7">
            <w:pPr>
              <w:pStyle w:val="TableRow"/>
            </w:pPr>
            <w:r>
              <w:t>Free text details of the condition check.</w:t>
            </w:r>
          </w:p>
        </w:tc>
        <w:tc>
          <w:tcPr>
            <w:tcW w:w="1500" w:type="dxa"/>
            <w:tcBorders>
              <w:top w:val="nil"/>
              <w:left w:val="single" w:sz="6" w:space="0" w:color="auto"/>
              <w:bottom w:val="nil"/>
              <w:right w:val="single" w:sz="6" w:space="0" w:color="auto"/>
            </w:tcBorders>
            <w:shd w:val="clear" w:color="auto" w:fill="auto"/>
          </w:tcPr>
          <w:p w14:paraId="73B17E3F"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B4519DD" w14:textId="77777777" w:rsidR="00AF60D7" w:rsidRDefault="00AF60D7">
            <w:pPr>
              <w:pStyle w:val="TableRow"/>
            </w:pPr>
          </w:p>
        </w:tc>
      </w:tr>
      <w:tr w:rsidR="00AF60D7" w14:paraId="76B75E57" w14:textId="77777777">
        <w:tc>
          <w:tcPr>
            <w:tcW w:w="2802" w:type="dxa"/>
            <w:tcBorders>
              <w:top w:val="nil"/>
              <w:left w:val="single" w:sz="6" w:space="0" w:color="auto"/>
              <w:bottom w:val="nil"/>
              <w:right w:val="single" w:sz="6" w:space="0" w:color="auto"/>
            </w:tcBorders>
            <w:shd w:val="clear" w:color="auto" w:fill="auto"/>
          </w:tcPr>
          <w:p w14:paraId="46BF5785" w14:textId="77777777" w:rsidR="00AF60D7" w:rsidRDefault="00AF60D7">
            <w:pPr>
              <w:pStyle w:val="TableRow"/>
            </w:pPr>
            <w:r>
              <w:t>Domain_Mask</w:t>
            </w:r>
          </w:p>
        </w:tc>
        <w:tc>
          <w:tcPr>
            <w:tcW w:w="4536" w:type="dxa"/>
            <w:tcBorders>
              <w:top w:val="nil"/>
              <w:left w:val="single" w:sz="6" w:space="0" w:color="auto"/>
              <w:bottom w:val="nil"/>
              <w:right w:val="single" w:sz="6" w:space="0" w:color="auto"/>
            </w:tcBorders>
            <w:shd w:val="clear" w:color="auto" w:fill="auto"/>
          </w:tcPr>
          <w:p w14:paraId="358D61BC" w14:textId="77777777" w:rsidR="00AF60D7" w:rsidRDefault="00AF60D7">
            <w:pPr>
              <w:pStyle w:val="TableRow"/>
            </w:pPr>
            <w:r>
              <w:t>32 bit integer that contains indicates the subject areas for specimens checked by the condition check.  The distinct list of subject areas that they are determined to be within is identified and the corresponding bits in Subject_Area_Bitfield are set (the corresponding bit is identified from Subject_Area.Filter_Bit).</w:t>
            </w:r>
          </w:p>
          <w:p w14:paraId="0BEB29AA" w14:textId="77777777" w:rsidR="00AF60D7" w:rsidRDefault="00AF60D7">
            <w:pPr>
              <w:pStyle w:val="TableRow"/>
            </w:pPr>
            <w:r>
              <w:t>This allows simple filtering by subject area when browsing the collections data.</w:t>
            </w:r>
          </w:p>
        </w:tc>
        <w:tc>
          <w:tcPr>
            <w:tcW w:w="1500" w:type="dxa"/>
            <w:tcBorders>
              <w:top w:val="nil"/>
              <w:left w:val="single" w:sz="6" w:space="0" w:color="auto"/>
              <w:bottom w:val="nil"/>
              <w:right w:val="single" w:sz="6" w:space="0" w:color="auto"/>
            </w:tcBorders>
            <w:shd w:val="clear" w:color="auto" w:fill="auto"/>
          </w:tcPr>
          <w:p w14:paraId="57AA135B" w14:textId="77777777" w:rsidR="00AF60D7" w:rsidRDefault="00AF60D7">
            <w:pPr>
              <w:pStyle w:val="TableRow"/>
            </w:pPr>
            <w:r>
              <w:t>int Not Null default (0)</w:t>
            </w:r>
          </w:p>
        </w:tc>
        <w:tc>
          <w:tcPr>
            <w:tcW w:w="1127" w:type="dxa"/>
            <w:tcBorders>
              <w:top w:val="nil"/>
              <w:left w:val="single" w:sz="6" w:space="0" w:color="auto"/>
              <w:bottom w:val="nil"/>
              <w:right w:val="single" w:sz="6" w:space="0" w:color="auto"/>
            </w:tcBorders>
            <w:shd w:val="clear" w:color="auto" w:fill="auto"/>
          </w:tcPr>
          <w:p w14:paraId="32B57788" w14:textId="77777777" w:rsidR="00AF60D7" w:rsidRDefault="00AF60D7">
            <w:pPr>
              <w:pStyle w:val="TableRow"/>
            </w:pPr>
          </w:p>
        </w:tc>
      </w:tr>
      <w:tr w:rsidR="00AF60D7" w14:paraId="18020C45" w14:textId="77777777">
        <w:tc>
          <w:tcPr>
            <w:tcW w:w="2802" w:type="dxa"/>
            <w:tcBorders>
              <w:top w:val="nil"/>
              <w:left w:val="single" w:sz="6" w:space="0" w:color="auto"/>
              <w:bottom w:val="nil"/>
              <w:right w:val="single" w:sz="6" w:space="0" w:color="auto"/>
            </w:tcBorders>
            <w:shd w:val="clear" w:color="auto" w:fill="auto"/>
          </w:tcPr>
          <w:p w14:paraId="73AB29D0" w14:textId="77777777" w:rsidR="00AF60D7" w:rsidRDefault="00AF60D7">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086FF44C"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9FBB21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7EC1C2F" w14:textId="77777777" w:rsidR="00AF60D7" w:rsidRDefault="00AF60D7">
            <w:pPr>
              <w:pStyle w:val="TableRow"/>
            </w:pPr>
            <w:r>
              <w:t>16</w:t>
            </w:r>
          </w:p>
        </w:tc>
      </w:tr>
      <w:tr w:rsidR="00AF60D7" w14:paraId="7BF9416F" w14:textId="77777777">
        <w:tc>
          <w:tcPr>
            <w:tcW w:w="2802" w:type="dxa"/>
            <w:tcBorders>
              <w:top w:val="nil"/>
              <w:left w:val="single" w:sz="6" w:space="0" w:color="auto"/>
              <w:bottom w:val="nil"/>
              <w:right w:val="single" w:sz="6" w:space="0" w:color="auto"/>
            </w:tcBorders>
            <w:shd w:val="clear" w:color="auto" w:fill="auto"/>
          </w:tcPr>
          <w:p w14:paraId="219D7AB3"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178F161"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7D0F39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61E1ADB" w14:textId="77777777" w:rsidR="00AF60D7" w:rsidRDefault="00AF60D7">
            <w:pPr>
              <w:pStyle w:val="TableRow"/>
            </w:pPr>
            <w:r>
              <w:t>16</w:t>
            </w:r>
          </w:p>
        </w:tc>
      </w:tr>
      <w:tr w:rsidR="00AF60D7" w14:paraId="01571AA4" w14:textId="77777777">
        <w:tc>
          <w:tcPr>
            <w:tcW w:w="2802" w:type="dxa"/>
            <w:tcBorders>
              <w:top w:val="nil"/>
              <w:left w:val="single" w:sz="6" w:space="0" w:color="auto"/>
              <w:bottom w:val="nil"/>
              <w:right w:val="single" w:sz="6" w:space="0" w:color="auto"/>
            </w:tcBorders>
            <w:shd w:val="clear" w:color="auto" w:fill="auto"/>
          </w:tcPr>
          <w:p w14:paraId="24504586"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687E572"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67A0FF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3C46B59" w14:textId="77777777" w:rsidR="00AF60D7" w:rsidRDefault="00AF60D7">
            <w:pPr>
              <w:pStyle w:val="TableRow"/>
            </w:pPr>
            <w:r>
              <w:t>8</w:t>
            </w:r>
          </w:p>
        </w:tc>
      </w:tr>
      <w:tr w:rsidR="00AF60D7" w14:paraId="63744AFB" w14:textId="77777777">
        <w:tc>
          <w:tcPr>
            <w:tcW w:w="2802" w:type="dxa"/>
            <w:tcBorders>
              <w:top w:val="nil"/>
              <w:left w:val="single" w:sz="6" w:space="0" w:color="auto"/>
              <w:bottom w:val="single" w:sz="6" w:space="0" w:color="auto"/>
              <w:right w:val="single" w:sz="6" w:space="0" w:color="auto"/>
            </w:tcBorders>
            <w:shd w:val="clear" w:color="auto" w:fill="auto"/>
          </w:tcPr>
          <w:p w14:paraId="05A5A8E0"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F4C3BB2"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6A9AE1FA"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2DC2B41" w14:textId="77777777" w:rsidR="00AF60D7" w:rsidRDefault="00AF60D7">
            <w:pPr>
              <w:pStyle w:val="TableRow"/>
            </w:pPr>
            <w:r>
              <w:t>8</w:t>
            </w:r>
          </w:p>
        </w:tc>
      </w:tr>
    </w:tbl>
    <w:p w14:paraId="7F6D6E6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2A8194C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43047FF"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B46C37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4C6D261" w14:textId="77777777" w:rsidR="00AF60D7" w:rsidRDefault="00AF60D7">
            <w:pPr>
              <w:pStyle w:val="TableColumnTitles"/>
              <w:keepNext/>
            </w:pPr>
            <w:r>
              <w:t>Options</w:t>
            </w:r>
          </w:p>
        </w:tc>
      </w:tr>
      <w:tr w:rsidR="00AF60D7" w14:paraId="29C51479" w14:textId="77777777">
        <w:tc>
          <w:tcPr>
            <w:tcW w:w="2801" w:type="dxa"/>
            <w:tcBorders>
              <w:top w:val="nil"/>
              <w:left w:val="single" w:sz="6" w:space="0" w:color="auto"/>
              <w:bottom w:val="single" w:sz="6" w:space="0" w:color="auto"/>
              <w:right w:val="single" w:sz="6" w:space="0" w:color="auto"/>
            </w:tcBorders>
            <w:shd w:val="clear" w:color="auto" w:fill="auto"/>
          </w:tcPr>
          <w:p w14:paraId="483653D7"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73B3100"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4D3BB4B" w14:textId="77777777" w:rsidR="00AF60D7" w:rsidRDefault="00AF60D7">
            <w:pPr>
              <w:pStyle w:val="TableRow"/>
            </w:pPr>
          </w:p>
        </w:tc>
      </w:tr>
    </w:tbl>
    <w:p w14:paraId="08AF32D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925B0F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43DFD28" w14:textId="77777777" w:rsidR="00AF60D7" w:rsidRDefault="00AF60D7">
            <w:pPr>
              <w:pStyle w:val="TableTitle"/>
              <w:rPr>
                <w:color w:val="FF0000"/>
              </w:rPr>
            </w:pPr>
            <w:r>
              <w:t>Constraint : FK_Conservation_Check_Concept</w:t>
            </w:r>
          </w:p>
        </w:tc>
      </w:tr>
      <w:tr w:rsidR="00AF60D7" w14:paraId="56009E0C" w14:textId="77777777">
        <w:tc>
          <w:tcPr>
            <w:tcW w:w="1548" w:type="dxa"/>
            <w:tcBorders>
              <w:top w:val="nil"/>
              <w:left w:val="single" w:sz="4" w:space="0" w:color="auto"/>
              <w:bottom w:val="single" w:sz="4" w:space="0" w:color="auto"/>
              <w:right w:val="single" w:sz="4" w:space="0" w:color="auto"/>
            </w:tcBorders>
            <w:shd w:val="clear" w:color="auto" w:fill="auto"/>
          </w:tcPr>
          <w:p w14:paraId="5602A78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EE0ED69" w14:textId="77777777" w:rsidR="00AF60D7" w:rsidRDefault="00AF60D7">
            <w:pPr>
              <w:pStyle w:val="TableRow"/>
            </w:pPr>
            <w:r>
              <w:t>Each condition check is summarised by one condition term.</w:t>
            </w:r>
          </w:p>
        </w:tc>
      </w:tr>
      <w:tr w:rsidR="00AF60D7" w14:paraId="2D3AB8C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0BC2872"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D688171" w14:textId="77777777" w:rsidR="00AF60D7" w:rsidRDefault="00AF60D7">
            <w:pPr>
              <w:pStyle w:val="CodeSamples"/>
            </w:pPr>
            <w:r>
              <w:t>FK_Conservation_Check_Concept (Condition_Concept_Key) references Concept(Concept_Key)</w:t>
            </w:r>
          </w:p>
        </w:tc>
      </w:tr>
    </w:tbl>
    <w:p w14:paraId="40CF4CF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23DF60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BC93D34" w14:textId="77777777" w:rsidR="00AF60D7" w:rsidRDefault="00AF60D7">
            <w:pPr>
              <w:pStyle w:val="TableTitle"/>
              <w:rPr>
                <w:color w:val="FF0000"/>
              </w:rPr>
            </w:pPr>
            <w:r>
              <w:t>Constraint : FK_Conservation_Check_Name</w:t>
            </w:r>
          </w:p>
        </w:tc>
      </w:tr>
      <w:tr w:rsidR="00AF60D7" w14:paraId="7BE44F3A" w14:textId="77777777">
        <w:tc>
          <w:tcPr>
            <w:tcW w:w="1548" w:type="dxa"/>
            <w:tcBorders>
              <w:top w:val="nil"/>
              <w:left w:val="single" w:sz="4" w:space="0" w:color="auto"/>
              <w:bottom w:val="single" w:sz="4" w:space="0" w:color="auto"/>
              <w:right w:val="single" w:sz="4" w:space="0" w:color="auto"/>
            </w:tcBorders>
            <w:shd w:val="clear" w:color="auto" w:fill="auto"/>
          </w:tcPr>
          <w:p w14:paraId="3E14CB1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EC08CBF" w14:textId="77777777" w:rsidR="00AF60D7" w:rsidRDefault="00AF60D7">
            <w:pPr>
              <w:pStyle w:val="TableRow"/>
            </w:pPr>
            <w:r>
              <w:t>Each condition check is performed by one individual.</w:t>
            </w:r>
          </w:p>
        </w:tc>
      </w:tr>
      <w:tr w:rsidR="00AF60D7" w14:paraId="1332E54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0C06E1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14C324F" w14:textId="77777777" w:rsidR="00AF60D7" w:rsidRDefault="00AF60D7">
            <w:pPr>
              <w:pStyle w:val="CodeSamples"/>
            </w:pPr>
            <w:r>
              <w:t>FK_Conservation_Check_Name (Checked_By_Name_Key) references Name(Name_Key)</w:t>
            </w:r>
          </w:p>
        </w:tc>
      </w:tr>
    </w:tbl>
    <w:p w14:paraId="2291CAD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6A1D07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E1FD7AC" w14:textId="77777777" w:rsidR="00AF60D7" w:rsidRDefault="00AF60D7">
            <w:pPr>
              <w:pStyle w:val="TableTitle"/>
              <w:rPr>
                <w:color w:val="FF0000"/>
              </w:rPr>
            </w:pPr>
            <w:r>
              <w:t>Constraint : FK_Conservation_Check_Type</w:t>
            </w:r>
          </w:p>
        </w:tc>
      </w:tr>
      <w:tr w:rsidR="00AF60D7" w14:paraId="2D28157A" w14:textId="77777777">
        <w:tc>
          <w:tcPr>
            <w:tcW w:w="1548" w:type="dxa"/>
            <w:tcBorders>
              <w:top w:val="nil"/>
              <w:left w:val="single" w:sz="4" w:space="0" w:color="auto"/>
              <w:bottom w:val="single" w:sz="4" w:space="0" w:color="auto"/>
              <w:right w:val="single" w:sz="4" w:space="0" w:color="auto"/>
            </w:tcBorders>
            <w:shd w:val="clear" w:color="auto" w:fill="auto"/>
          </w:tcPr>
          <w:p w14:paraId="78C6CC5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D9A8D35" w14:textId="77777777" w:rsidR="00AF60D7" w:rsidRDefault="00AF60D7">
            <w:pPr>
              <w:pStyle w:val="TableRow"/>
            </w:pPr>
            <w:r>
              <w:t>Each condition check is a single type.</w:t>
            </w:r>
          </w:p>
        </w:tc>
      </w:tr>
      <w:tr w:rsidR="00AF60D7" w14:paraId="665F292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5CCC07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B005239" w14:textId="77777777" w:rsidR="00AF60D7" w:rsidRDefault="00AF60D7">
            <w:pPr>
              <w:pStyle w:val="CodeSamples"/>
            </w:pPr>
            <w:r>
              <w:t>FK_Conservation_Check_Type (Type_Concept_Key) references Concept(Concept_Key)</w:t>
            </w:r>
          </w:p>
        </w:tc>
      </w:tr>
    </w:tbl>
    <w:p w14:paraId="6BBA8BD7" w14:textId="77777777" w:rsidR="00AF60D7" w:rsidRDefault="00AF60D7" w:rsidP="00AF60D7">
      <w:pPr>
        <w:pStyle w:val="NormalIndent"/>
      </w:pPr>
    </w:p>
    <w:p w14:paraId="6E93ACAA" w14:textId="77777777" w:rsidR="00AF60D7" w:rsidRDefault="00AF60D7" w:rsidP="00840903">
      <w:pPr>
        <w:pStyle w:val="Heading4"/>
      </w:pPr>
      <w:bookmarkStart w:id="802" w:name="_Toc292879060"/>
      <w:r>
        <w:t>Conservation_Job</w:t>
      </w:r>
      <w:bookmarkEnd w:id="802"/>
    </w:p>
    <w:p w14:paraId="3253F5D0" w14:textId="77777777" w:rsidR="00AF60D7" w:rsidRDefault="00AF60D7" w:rsidP="00AF60D7">
      <w:pPr>
        <w:pStyle w:val="NormalIndent"/>
      </w:pPr>
      <w:r>
        <w:t>Describes the action of implementing one or more identified tasks as a common job.</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6BFA34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A09F05F"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A57551C"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36902E5"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EA0B800" w14:textId="77777777" w:rsidR="00AF60D7" w:rsidRDefault="00AF60D7">
            <w:pPr>
              <w:pStyle w:val="TableColumnTitles"/>
              <w:keepNext/>
            </w:pPr>
            <w:r>
              <w:t>Size</w:t>
            </w:r>
          </w:p>
        </w:tc>
      </w:tr>
      <w:tr w:rsidR="00AF60D7" w14:paraId="5B573316" w14:textId="77777777">
        <w:tc>
          <w:tcPr>
            <w:tcW w:w="2802" w:type="dxa"/>
            <w:tcBorders>
              <w:top w:val="nil"/>
              <w:left w:val="single" w:sz="6" w:space="0" w:color="auto"/>
              <w:bottom w:val="nil"/>
              <w:right w:val="single" w:sz="6" w:space="0" w:color="auto"/>
            </w:tcBorders>
            <w:shd w:val="clear" w:color="auto" w:fill="auto"/>
          </w:tcPr>
          <w:p w14:paraId="70E8AFDD" w14:textId="77777777" w:rsidR="00AF60D7" w:rsidRDefault="00AF60D7">
            <w:pPr>
              <w:pStyle w:val="TableRow"/>
              <w:rPr>
                <w:u w:val="single"/>
              </w:rPr>
            </w:pPr>
            <w:r>
              <w:rPr>
                <w:u w:val="single"/>
              </w:rPr>
              <w:t>Conservation_Job_Key</w:t>
            </w:r>
          </w:p>
        </w:tc>
        <w:tc>
          <w:tcPr>
            <w:tcW w:w="4536" w:type="dxa"/>
            <w:tcBorders>
              <w:top w:val="nil"/>
              <w:left w:val="single" w:sz="6" w:space="0" w:color="auto"/>
              <w:bottom w:val="nil"/>
              <w:right w:val="single" w:sz="6" w:space="0" w:color="auto"/>
            </w:tcBorders>
            <w:shd w:val="clear" w:color="auto" w:fill="auto"/>
          </w:tcPr>
          <w:p w14:paraId="29AFAAE5" w14:textId="77777777" w:rsidR="00AF60D7" w:rsidRDefault="00AF60D7">
            <w:pPr>
              <w:pStyle w:val="TableRow"/>
            </w:pPr>
            <w:r>
              <w:t>Unique identifier for the Conservation_Job table</w:t>
            </w:r>
          </w:p>
        </w:tc>
        <w:tc>
          <w:tcPr>
            <w:tcW w:w="1500" w:type="dxa"/>
            <w:tcBorders>
              <w:top w:val="nil"/>
              <w:left w:val="single" w:sz="6" w:space="0" w:color="auto"/>
              <w:bottom w:val="nil"/>
              <w:right w:val="single" w:sz="6" w:space="0" w:color="auto"/>
            </w:tcBorders>
            <w:shd w:val="clear" w:color="auto" w:fill="auto"/>
          </w:tcPr>
          <w:p w14:paraId="533BE58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BE1AA83" w14:textId="77777777" w:rsidR="00AF60D7" w:rsidRDefault="00AF60D7">
            <w:pPr>
              <w:pStyle w:val="TableRow"/>
            </w:pPr>
            <w:r>
              <w:t>16</w:t>
            </w:r>
          </w:p>
        </w:tc>
      </w:tr>
      <w:tr w:rsidR="00AF60D7" w14:paraId="25E64A7F" w14:textId="77777777">
        <w:tc>
          <w:tcPr>
            <w:tcW w:w="2802" w:type="dxa"/>
            <w:tcBorders>
              <w:top w:val="nil"/>
              <w:left w:val="single" w:sz="6" w:space="0" w:color="auto"/>
              <w:bottom w:val="nil"/>
              <w:right w:val="single" w:sz="6" w:space="0" w:color="auto"/>
            </w:tcBorders>
            <w:shd w:val="clear" w:color="auto" w:fill="auto"/>
          </w:tcPr>
          <w:p w14:paraId="3B4FC87B"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7ECAE953" w14:textId="77777777" w:rsidR="00AF60D7" w:rsidRDefault="00AF60D7">
            <w:pPr>
              <w:pStyle w:val="TableRow"/>
            </w:pPr>
            <w:r>
              <w:t>Name of the job.</w:t>
            </w:r>
          </w:p>
        </w:tc>
        <w:tc>
          <w:tcPr>
            <w:tcW w:w="1500" w:type="dxa"/>
            <w:tcBorders>
              <w:top w:val="nil"/>
              <w:left w:val="single" w:sz="6" w:space="0" w:color="auto"/>
              <w:bottom w:val="nil"/>
              <w:right w:val="single" w:sz="6" w:space="0" w:color="auto"/>
            </w:tcBorders>
            <w:shd w:val="clear" w:color="auto" w:fill="auto"/>
          </w:tcPr>
          <w:p w14:paraId="496622C4"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E509EBA" w14:textId="77777777" w:rsidR="00AF60D7" w:rsidRDefault="00AF60D7">
            <w:pPr>
              <w:pStyle w:val="TableRow"/>
            </w:pPr>
            <w:r>
              <w:t>100</w:t>
            </w:r>
          </w:p>
        </w:tc>
      </w:tr>
      <w:tr w:rsidR="00AF60D7" w14:paraId="1FC81B28" w14:textId="77777777">
        <w:tc>
          <w:tcPr>
            <w:tcW w:w="2802" w:type="dxa"/>
            <w:tcBorders>
              <w:top w:val="nil"/>
              <w:left w:val="single" w:sz="6" w:space="0" w:color="auto"/>
              <w:bottom w:val="nil"/>
              <w:right w:val="single" w:sz="6" w:space="0" w:color="auto"/>
            </w:tcBorders>
            <w:shd w:val="clear" w:color="auto" w:fill="auto"/>
          </w:tcPr>
          <w:p w14:paraId="0EC4A69B" w14:textId="77777777" w:rsidR="00AF60D7" w:rsidRDefault="00AF60D7">
            <w:pPr>
              <w:pStyle w:val="TableRow"/>
            </w:pPr>
            <w:r>
              <w:t>Job_Number</w:t>
            </w:r>
          </w:p>
        </w:tc>
        <w:tc>
          <w:tcPr>
            <w:tcW w:w="4536" w:type="dxa"/>
            <w:tcBorders>
              <w:top w:val="nil"/>
              <w:left w:val="single" w:sz="6" w:space="0" w:color="auto"/>
              <w:bottom w:val="nil"/>
              <w:right w:val="single" w:sz="6" w:space="0" w:color="auto"/>
            </w:tcBorders>
            <w:shd w:val="clear" w:color="auto" w:fill="auto"/>
          </w:tcPr>
          <w:p w14:paraId="29385231" w14:textId="77777777" w:rsidR="00AF60D7" w:rsidRDefault="00AF60D7">
            <w:pPr>
              <w:pStyle w:val="TableRow"/>
            </w:pPr>
            <w:r>
              <w:t>Reference number of the job.  Auto generated identity number.</w:t>
            </w:r>
          </w:p>
        </w:tc>
        <w:tc>
          <w:tcPr>
            <w:tcW w:w="1500" w:type="dxa"/>
            <w:tcBorders>
              <w:top w:val="nil"/>
              <w:left w:val="single" w:sz="6" w:space="0" w:color="auto"/>
              <w:bottom w:val="nil"/>
              <w:right w:val="single" w:sz="6" w:space="0" w:color="auto"/>
            </w:tcBorders>
            <w:shd w:val="clear" w:color="auto" w:fill="auto"/>
          </w:tcPr>
          <w:p w14:paraId="70B5D905"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0B539001" w14:textId="77777777" w:rsidR="00AF60D7" w:rsidRDefault="00AF60D7">
            <w:pPr>
              <w:pStyle w:val="TableRow"/>
            </w:pPr>
          </w:p>
        </w:tc>
      </w:tr>
      <w:tr w:rsidR="00AF60D7" w14:paraId="613B5B62" w14:textId="77777777">
        <w:tc>
          <w:tcPr>
            <w:tcW w:w="2802" w:type="dxa"/>
            <w:tcBorders>
              <w:top w:val="nil"/>
              <w:left w:val="single" w:sz="6" w:space="0" w:color="auto"/>
              <w:bottom w:val="nil"/>
              <w:right w:val="single" w:sz="6" w:space="0" w:color="auto"/>
            </w:tcBorders>
            <w:shd w:val="clear" w:color="auto" w:fill="auto"/>
          </w:tcPr>
          <w:p w14:paraId="5AC68820" w14:textId="77777777" w:rsidR="00AF60D7" w:rsidRDefault="00AF60D7">
            <w:pPr>
              <w:pStyle w:val="TableRow"/>
            </w:pPr>
            <w:r>
              <w:t>From_Vague_Date_Start</w:t>
            </w:r>
          </w:p>
        </w:tc>
        <w:tc>
          <w:tcPr>
            <w:tcW w:w="4536" w:type="dxa"/>
            <w:tcBorders>
              <w:top w:val="nil"/>
              <w:left w:val="single" w:sz="6" w:space="0" w:color="auto"/>
              <w:bottom w:val="nil"/>
              <w:right w:val="single" w:sz="6" w:space="0" w:color="auto"/>
            </w:tcBorders>
            <w:shd w:val="clear" w:color="auto" w:fill="auto"/>
          </w:tcPr>
          <w:p w14:paraId="0D610F1E" w14:textId="77777777" w:rsidR="00AF60D7" w:rsidRDefault="00AF60D7">
            <w:pPr>
              <w:pStyle w:val="TableRow"/>
            </w:pPr>
            <w:r>
              <w:t xml:space="preserve">Vague date start field for the job's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F8D9D0E"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6CF13E7" w14:textId="77777777" w:rsidR="00AF60D7" w:rsidRDefault="00AF60D7">
            <w:pPr>
              <w:pStyle w:val="TableRow"/>
            </w:pPr>
          </w:p>
        </w:tc>
      </w:tr>
      <w:tr w:rsidR="00AF60D7" w14:paraId="6ACB63D0" w14:textId="77777777">
        <w:tc>
          <w:tcPr>
            <w:tcW w:w="2802" w:type="dxa"/>
            <w:tcBorders>
              <w:top w:val="nil"/>
              <w:left w:val="single" w:sz="6" w:space="0" w:color="auto"/>
              <w:bottom w:val="nil"/>
              <w:right w:val="single" w:sz="6" w:space="0" w:color="auto"/>
            </w:tcBorders>
            <w:shd w:val="clear" w:color="auto" w:fill="auto"/>
          </w:tcPr>
          <w:p w14:paraId="3D2DAFF8" w14:textId="77777777" w:rsidR="00AF60D7" w:rsidRDefault="00AF60D7">
            <w:pPr>
              <w:pStyle w:val="TableRow"/>
            </w:pPr>
            <w:r>
              <w:t>From_Vague_Date_End</w:t>
            </w:r>
          </w:p>
        </w:tc>
        <w:tc>
          <w:tcPr>
            <w:tcW w:w="4536" w:type="dxa"/>
            <w:tcBorders>
              <w:top w:val="nil"/>
              <w:left w:val="single" w:sz="6" w:space="0" w:color="auto"/>
              <w:bottom w:val="nil"/>
              <w:right w:val="single" w:sz="6" w:space="0" w:color="auto"/>
            </w:tcBorders>
            <w:shd w:val="clear" w:color="auto" w:fill="auto"/>
          </w:tcPr>
          <w:p w14:paraId="1CC4901E" w14:textId="77777777" w:rsidR="00AF60D7" w:rsidRDefault="00AF60D7">
            <w:pPr>
              <w:pStyle w:val="TableRow"/>
            </w:pPr>
            <w:r>
              <w:t xml:space="preserve">Vague date end field for the job's period start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BD98C44"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3E6DD7A" w14:textId="77777777" w:rsidR="00AF60D7" w:rsidRDefault="00AF60D7">
            <w:pPr>
              <w:pStyle w:val="TableRow"/>
            </w:pPr>
          </w:p>
        </w:tc>
      </w:tr>
      <w:tr w:rsidR="00AF60D7" w14:paraId="2618A922" w14:textId="77777777">
        <w:tc>
          <w:tcPr>
            <w:tcW w:w="2802" w:type="dxa"/>
            <w:tcBorders>
              <w:top w:val="nil"/>
              <w:left w:val="single" w:sz="6" w:space="0" w:color="auto"/>
              <w:bottom w:val="nil"/>
              <w:right w:val="single" w:sz="6" w:space="0" w:color="auto"/>
            </w:tcBorders>
            <w:shd w:val="clear" w:color="auto" w:fill="auto"/>
          </w:tcPr>
          <w:p w14:paraId="17C1223E" w14:textId="77777777" w:rsidR="00AF60D7" w:rsidRDefault="00AF60D7">
            <w:pPr>
              <w:pStyle w:val="TableRow"/>
            </w:pPr>
            <w:r>
              <w:t>From_Vague_Date_Type</w:t>
            </w:r>
          </w:p>
        </w:tc>
        <w:tc>
          <w:tcPr>
            <w:tcW w:w="4536" w:type="dxa"/>
            <w:tcBorders>
              <w:top w:val="nil"/>
              <w:left w:val="single" w:sz="6" w:space="0" w:color="auto"/>
              <w:bottom w:val="nil"/>
              <w:right w:val="single" w:sz="6" w:space="0" w:color="auto"/>
            </w:tcBorders>
            <w:shd w:val="clear" w:color="auto" w:fill="auto"/>
          </w:tcPr>
          <w:p w14:paraId="674B6BC7" w14:textId="77777777" w:rsidR="00AF60D7" w:rsidRDefault="00AF60D7">
            <w:pPr>
              <w:pStyle w:val="TableRow"/>
            </w:pPr>
            <w:r>
              <w:t>Vague date type field for the job's period start date.</w:t>
            </w:r>
          </w:p>
        </w:tc>
        <w:tc>
          <w:tcPr>
            <w:tcW w:w="1500" w:type="dxa"/>
            <w:tcBorders>
              <w:top w:val="nil"/>
              <w:left w:val="single" w:sz="6" w:space="0" w:color="auto"/>
              <w:bottom w:val="nil"/>
              <w:right w:val="single" w:sz="6" w:space="0" w:color="auto"/>
            </w:tcBorders>
            <w:shd w:val="clear" w:color="auto" w:fill="auto"/>
          </w:tcPr>
          <w:p w14:paraId="5372A787"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091D802" w14:textId="77777777" w:rsidR="00AF60D7" w:rsidRDefault="00AF60D7">
            <w:pPr>
              <w:pStyle w:val="TableRow"/>
            </w:pPr>
            <w:r>
              <w:t>2</w:t>
            </w:r>
          </w:p>
        </w:tc>
      </w:tr>
      <w:tr w:rsidR="00AF60D7" w14:paraId="2E7A170D" w14:textId="77777777">
        <w:tc>
          <w:tcPr>
            <w:tcW w:w="2802" w:type="dxa"/>
            <w:tcBorders>
              <w:top w:val="nil"/>
              <w:left w:val="single" w:sz="6" w:space="0" w:color="auto"/>
              <w:bottom w:val="nil"/>
              <w:right w:val="single" w:sz="6" w:space="0" w:color="auto"/>
            </w:tcBorders>
            <w:shd w:val="clear" w:color="auto" w:fill="auto"/>
          </w:tcPr>
          <w:p w14:paraId="1B1D401E" w14:textId="77777777" w:rsidR="00AF60D7" w:rsidRDefault="00AF60D7">
            <w:pPr>
              <w:pStyle w:val="TableRow"/>
            </w:pPr>
            <w:r>
              <w:t>To_Vague_Date_Start</w:t>
            </w:r>
          </w:p>
        </w:tc>
        <w:tc>
          <w:tcPr>
            <w:tcW w:w="4536" w:type="dxa"/>
            <w:tcBorders>
              <w:top w:val="nil"/>
              <w:left w:val="single" w:sz="6" w:space="0" w:color="auto"/>
              <w:bottom w:val="nil"/>
              <w:right w:val="single" w:sz="6" w:space="0" w:color="auto"/>
            </w:tcBorders>
            <w:shd w:val="clear" w:color="auto" w:fill="auto"/>
          </w:tcPr>
          <w:p w14:paraId="4C316C4E" w14:textId="77777777" w:rsidR="00AF60D7" w:rsidRDefault="00AF60D7">
            <w:pPr>
              <w:pStyle w:val="TableRow"/>
            </w:pPr>
            <w:r>
              <w:t xml:space="preserve">Vague date start field for the job's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F14C906"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B70B91A" w14:textId="77777777" w:rsidR="00AF60D7" w:rsidRDefault="00AF60D7">
            <w:pPr>
              <w:pStyle w:val="TableRow"/>
            </w:pPr>
          </w:p>
        </w:tc>
      </w:tr>
      <w:tr w:rsidR="00AF60D7" w14:paraId="4643B46A" w14:textId="77777777">
        <w:tc>
          <w:tcPr>
            <w:tcW w:w="2802" w:type="dxa"/>
            <w:tcBorders>
              <w:top w:val="nil"/>
              <w:left w:val="single" w:sz="6" w:space="0" w:color="auto"/>
              <w:bottom w:val="nil"/>
              <w:right w:val="single" w:sz="6" w:space="0" w:color="auto"/>
            </w:tcBorders>
            <w:shd w:val="clear" w:color="auto" w:fill="auto"/>
          </w:tcPr>
          <w:p w14:paraId="1CD32A43" w14:textId="77777777" w:rsidR="00AF60D7" w:rsidRDefault="00AF60D7">
            <w:pPr>
              <w:pStyle w:val="TableRow"/>
            </w:pPr>
            <w:r>
              <w:t>To_Vague_Date_End</w:t>
            </w:r>
          </w:p>
        </w:tc>
        <w:tc>
          <w:tcPr>
            <w:tcW w:w="4536" w:type="dxa"/>
            <w:tcBorders>
              <w:top w:val="nil"/>
              <w:left w:val="single" w:sz="6" w:space="0" w:color="auto"/>
              <w:bottom w:val="nil"/>
              <w:right w:val="single" w:sz="6" w:space="0" w:color="auto"/>
            </w:tcBorders>
            <w:shd w:val="clear" w:color="auto" w:fill="auto"/>
          </w:tcPr>
          <w:p w14:paraId="6C090C54" w14:textId="77777777" w:rsidR="00AF60D7" w:rsidRDefault="00AF60D7">
            <w:pPr>
              <w:pStyle w:val="TableRow"/>
            </w:pPr>
            <w:r>
              <w:t xml:space="preserve">Vague date end field for the job's period end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22AD100"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FA0C8CA" w14:textId="77777777" w:rsidR="00AF60D7" w:rsidRDefault="00AF60D7">
            <w:pPr>
              <w:pStyle w:val="TableRow"/>
            </w:pPr>
          </w:p>
        </w:tc>
      </w:tr>
      <w:tr w:rsidR="00AF60D7" w14:paraId="15E3A743" w14:textId="77777777">
        <w:tc>
          <w:tcPr>
            <w:tcW w:w="2802" w:type="dxa"/>
            <w:tcBorders>
              <w:top w:val="nil"/>
              <w:left w:val="single" w:sz="6" w:space="0" w:color="auto"/>
              <w:bottom w:val="nil"/>
              <w:right w:val="single" w:sz="6" w:space="0" w:color="auto"/>
            </w:tcBorders>
            <w:shd w:val="clear" w:color="auto" w:fill="auto"/>
          </w:tcPr>
          <w:p w14:paraId="2E6D27D7" w14:textId="77777777" w:rsidR="00AF60D7" w:rsidRDefault="00AF60D7">
            <w:pPr>
              <w:pStyle w:val="TableRow"/>
            </w:pPr>
            <w:r>
              <w:t>To_Vague_Date_Type</w:t>
            </w:r>
          </w:p>
        </w:tc>
        <w:tc>
          <w:tcPr>
            <w:tcW w:w="4536" w:type="dxa"/>
            <w:tcBorders>
              <w:top w:val="nil"/>
              <w:left w:val="single" w:sz="6" w:space="0" w:color="auto"/>
              <w:bottom w:val="nil"/>
              <w:right w:val="single" w:sz="6" w:space="0" w:color="auto"/>
            </w:tcBorders>
            <w:shd w:val="clear" w:color="auto" w:fill="auto"/>
          </w:tcPr>
          <w:p w14:paraId="2C9E3B13" w14:textId="77777777" w:rsidR="00AF60D7" w:rsidRDefault="00AF60D7">
            <w:pPr>
              <w:pStyle w:val="TableRow"/>
            </w:pPr>
            <w:r>
              <w:t>Vague date type field for the job's period end date.</w:t>
            </w:r>
          </w:p>
        </w:tc>
        <w:tc>
          <w:tcPr>
            <w:tcW w:w="1500" w:type="dxa"/>
            <w:tcBorders>
              <w:top w:val="nil"/>
              <w:left w:val="single" w:sz="6" w:space="0" w:color="auto"/>
              <w:bottom w:val="nil"/>
              <w:right w:val="single" w:sz="6" w:space="0" w:color="auto"/>
            </w:tcBorders>
            <w:shd w:val="clear" w:color="auto" w:fill="auto"/>
          </w:tcPr>
          <w:p w14:paraId="4D4D04D2"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EBEB99E" w14:textId="77777777" w:rsidR="00AF60D7" w:rsidRDefault="00AF60D7">
            <w:pPr>
              <w:pStyle w:val="TableRow"/>
            </w:pPr>
            <w:r>
              <w:t>2</w:t>
            </w:r>
          </w:p>
        </w:tc>
      </w:tr>
      <w:tr w:rsidR="00AF60D7" w14:paraId="1E0AD7AD" w14:textId="77777777">
        <w:tc>
          <w:tcPr>
            <w:tcW w:w="2802" w:type="dxa"/>
            <w:tcBorders>
              <w:top w:val="nil"/>
              <w:left w:val="single" w:sz="6" w:space="0" w:color="auto"/>
              <w:bottom w:val="nil"/>
              <w:right w:val="single" w:sz="6" w:space="0" w:color="auto"/>
            </w:tcBorders>
            <w:shd w:val="clear" w:color="auto" w:fill="auto"/>
          </w:tcPr>
          <w:p w14:paraId="5994660B" w14:textId="77777777" w:rsidR="00AF60D7" w:rsidRDefault="00AF60D7">
            <w:pPr>
              <w:pStyle w:val="TableRow"/>
            </w:pPr>
            <w:r>
              <w:t>Duration</w:t>
            </w:r>
          </w:p>
        </w:tc>
        <w:tc>
          <w:tcPr>
            <w:tcW w:w="4536" w:type="dxa"/>
            <w:tcBorders>
              <w:top w:val="nil"/>
              <w:left w:val="single" w:sz="6" w:space="0" w:color="auto"/>
              <w:bottom w:val="nil"/>
              <w:right w:val="single" w:sz="6" w:space="0" w:color="auto"/>
            </w:tcBorders>
            <w:shd w:val="clear" w:color="auto" w:fill="auto"/>
          </w:tcPr>
          <w:p w14:paraId="2D1B9062" w14:textId="77777777" w:rsidR="00AF60D7" w:rsidRDefault="00AF60D7">
            <w:pPr>
              <w:pStyle w:val="TableRow"/>
            </w:pPr>
            <w:r>
              <w:t>Duration of the job in the unit identified by Duration_Unit_Concept_Key.</w:t>
            </w:r>
          </w:p>
        </w:tc>
        <w:tc>
          <w:tcPr>
            <w:tcW w:w="1500" w:type="dxa"/>
            <w:tcBorders>
              <w:top w:val="nil"/>
              <w:left w:val="single" w:sz="6" w:space="0" w:color="auto"/>
              <w:bottom w:val="nil"/>
              <w:right w:val="single" w:sz="6" w:space="0" w:color="auto"/>
            </w:tcBorders>
            <w:shd w:val="clear" w:color="auto" w:fill="auto"/>
          </w:tcPr>
          <w:p w14:paraId="157ED805" w14:textId="77777777" w:rsidR="00AF60D7" w:rsidRDefault="00AF60D7">
            <w:pPr>
              <w:pStyle w:val="TableRow"/>
            </w:pPr>
            <w:r>
              <w:t>float Null</w:t>
            </w:r>
          </w:p>
        </w:tc>
        <w:tc>
          <w:tcPr>
            <w:tcW w:w="1127" w:type="dxa"/>
            <w:tcBorders>
              <w:top w:val="nil"/>
              <w:left w:val="single" w:sz="6" w:space="0" w:color="auto"/>
              <w:bottom w:val="nil"/>
              <w:right w:val="single" w:sz="6" w:space="0" w:color="auto"/>
            </w:tcBorders>
            <w:shd w:val="clear" w:color="auto" w:fill="auto"/>
          </w:tcPr>
          <w:p w14:paraId="3E31F82E" w14:textId="77777777" w:rsidR="00AF60D7" w:rsidRDefault="00AF60D7">
            <w:pPr>
              <w:pStyle w:val="TableRow"/>
            </w:pPr>
          </w:p>
        </w:tc>
      </w:tr>
      <w:tr w:rsidR="00AF60D7" w14:paraId="01C80D24" w14:textId="77777777">
        <w:tc>
          <w:tcPr>
            <w:tcW w:w="2802" w:type="dxa"/>
            <w:tcBorders>
              <w:top w:val="nil"/>
              <w:left w:val="single" w:sz="6" w:space="0" w:color="auto"/>
              <w:bottom w:val="nil"/>
              <w:right w:val="single" w:sz="6" w:space="0" w:color="auto"/>
            </w:tcBorders>
            <w:shd w:val="clear" w:color="auto" w:fill="auto"/>
          </w:tcPr>
          <w:p w14:paraId="2100CEF5" w14:textId="77777777" w:rsidR="00AF60D7" w:rsidRDefault="00AF60D7">
            <w:pPr>
              <w:pStyle w:val="TableRow"/>
            </w:pPr>
            <w:r>
              <w:t>Duration_Unit_Concept_Key</w:t>
            </w:r>
          </w:p>
        </w:tc>
        <w:tc>
          <w:tcPr>
            <w:tcW w:w="4536" w:type="dxa"/>
            <w:tcBorders>
              <w:top w:val="nil"/>
              <w:left w:val="single" w:sz="6" w:space="0" w:color="auto"/>
              <w:bottom w:val="nil"/>
              <w:right w:val="single" w:sz="6" w:space="0" w:color="auto"/>
            </w:tcBorders>
            <w:shd w:val="clear" w:color="auto" w:fill="auto"/>
          </w:tcPr>
          <w:p w14:paraId="37104EF1" w14:textId="77777777" w:rsidR="00AF60D7" w:rsidRDefault="00AF60D7">
            <w:pPr>
              <w:pStyle w:val="TableRow"/>
            </w:pPr>
            <w:r>
              <w:t>Identifies the unit used for the duration.  Linked to the Thesaurus Time Units concept group.</w:t>
            </w:r>
          </w:p>
        </w:tc>
        <w:tc>
          <w:tcPr>
            <w:tcW w:w="1500" w:type="dxa"/>
            <w:tcBorders>
              <w:top w:val="nil"/>
              <w:left w:val="single" w:sz="6" w:space="0" w:color="auto"/>
              <w:bottom w:val="nil"/>
              <w:right w:val="single" w:sz="6" w:space="0" w:color="auto"/>
            </w:tcBorders>
            <w:shd w:val="clear" w:color="auto" w:fill="auto"/>
          </w:tcPr>
          <w:p w14:paraId="07B14766"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70CD159" w14:textId="77777777" w:rsidR="00AF60D7" w:rsidRDefault="00AF60D7">
            <w:pPr>
              <w:pStyle w:val="TableRow"/>
            </w:pPr>
            <w:r>
              <w:t>16</w:t>
            </w:r>
          </w:p>
        </w:tc>
      </w:tr>
      <w:tr w:rsidR="00AF60D7" w14:paraId="1708D555" w14:textId="77777777">
        <w:tc>
          <w:tcPr>
            <w:tcW w:w="2802" w:type="dxa"/>
            <w:tcBorders>
              <w:top w:val="nil"/>
              <w:left w:val="single" w:sz="6" w:space="0" w:color="auto"/>
              <w:bottom w:val="nil"/>
              <w:right w:val="single" w:sz="6" w:space="0" w:color="auto"/>
            </w:tcBorders>
            <w:shd w:val="clear" w:color="auto" w:fill="auto"/>
          </w:tcPr>
          <w:p w14:paraId="72ACCE54" w14:textId="77777777" w:rsidR="00AF60D7" w:rsidRDefault="00AF60D7">
            <w:pPr>
              <w:pStyle w:val="TableRow"/>
            </w:pPr>
            <w:r>
              <w:t>Status</w:t>
            </w:r>
          </w:p>
        </w:tc>
        <w:tc>
          <w:tcPr>
            <w:tcW w:w="4536" w:type="dxa"/>
            <w:tcBorders>
              <w:top w:val="nil"/>
              <w:left w:val="single" w:sz="6" w:space="0" w:color="auto"/>
              <w:bottom w:val="nil"/>
              <w:right w:val="single" w:sz="6" w:space="0" w:color="auto"/>
            </w:tcBorders>
            <w:shd w:val="clear" w:color="auto" w:fill="auto"/>
          </w:tcPr>
          <w:p w14:paraId="6A746BD2" w14:textId="77777777" w:rsidR="00AF60D7" w:rsidRDefault="00AF60D7">
            <w:pPr>
              <w:pStyle w:val="TableRow"/>
            </w:pPr>
            <w:r>
              <w:t>Status of the conservation job.</w:t>
            </w:r>
            <w:r w:rsidR="00DD0BF0">
              <w:t xml:space="preserve">  Possible values are:</w:t>
            </w:r>
          </w:p>
          <w:p w14:paraId="0F593913" w14:textId="77777777" w:rsidR="00DD0BF0" w:rsidRPr="00DD0BF0" w:rsidRDefault="00DD0BF0" w:rsidP="00DD0BF0">
            <w:pPr>
              <w:pStyle w:val="TableRow"/>
            </w:pPr>
            <w:r w:rsidRPr="00DD0BF0">
              <w:t>0=Pending</w:t>
            </w:r>
          </w:p>
          <w:p w14:paraId="6CEF42F3" w14:textId="77777777" w:rsidR="00DD0BF0" w:rsidRPr="00DD0BF0" w:rsidRDefault="00DD0BF0" w:rsidP="00DD0BF0">
            <w:pPr>
              <w:pStyle w:val="TableRow"/>
            </w:pPr>
            <w:r w:rsidRPr="00DD0BF0">
              <w:t>1=Open</w:t>
            </w:r>
          </w:p>
          <w:p w14:paraId="31E85532" w14:textId="77777777" w:rsidR="00DD0BF0" w:rsidRPr="00DD0BF0" w:rsidRDefault="00DD0BF0" w:rsidP="00DD0BF0">
            <w:pPr>
              <w:pStyle w:val="TableRow"/>
            </w:pPr>
            <w:r w:rsidRPr="00DD0BF0">
              <w:t>2=Closed</w:t>
            </w:r>
          </w:p>
          <w:p w14:paraId="39192ED0" w14:textId="77777777" w:rsidR="00DD0BF0" w:rsidRPr="00DD0BF0" w:rsidRDefault="00DD0BF0" w:rsidP="00DD0BF0">
            <w:pPr>
              <w:pStyle w:val="TableRow"/>
            </w:pPr>
            <w:r w:rsidRPr="00DD0BF0">
              <w:t>3=Postponed</w:t>
            </w:r>
          </w:p>
          <w:p w14:paraId="1625BEA0" w14:textId="77777777" w:rsidR="00DD0BF0" w:rsidRDefault="00DD0BF0" w:rsidP="00DD0BF0">
            <w:pPr>
              <w:pStyle w:val="TableRow"/>
            </w:pPr>
            <w:r w:rsidRPr="00DD0BF0">
              <w:t>4=Abandoned</w:t>
            </w:r>
          </w:p>
        </w:tc>
        <w:tc>
          <w:tcPr>
            <w:tcW w:w="1500" w:type="dxa"/>
            <w:tcBorders>
              <w:top w:val="nil"/>
              <w:left w:val="single" w:sz="6" w:space="0" w:color="auto"/>
              <w:bottom w:val="nil"/>
              <w:right w:val="single" w:sz="6" w:space="0" w:color="auto"/>
            </w:tcBorders>
            <w:shd w:val="clear" w:color="auto" w:fill="auto"/>
          </w:tcPr>
          <w:p w14:paraId="410ECA87"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6F7C850A" w14:textId="77777777" w:rsidR="00AF60D7" w:rsidRDefault="00AF60D7">
            <w:pPr>
              <w:pStyle w:val="TableRow"/>
            </w:pPr>
          </w:p>
        </w:tc>
      </w:tr>
      <w:tr w:rsidR="00AF60D7" w14:paraId="6FEEF8E0" w14:textId="77777777">
        <w:tc>
          <w:tcPr>
            <w:tcW w:w="2802" w:type="dxa"/>
            <w:tcBorders>
              <w:top w:val="nil"/>
              <w:left w:val="single" w:sz="6" w:space="0" w:color="auto"/>
              <w:bottom w:val="nil"/>
              <w:right w:val="single" w:sz="6" w:space="0" w:color="auto"/>
            </w:tcBorders>
            <w:shd w:val="clear" w:color="auto" w:fill="auto"/>
          </w:tcPr>
          <w:p w14:paraId="48ECEBBB" w14:textId="77777777" w:rsidR="00AF60D7" w:rsidRDefault="00AF60D7">
            <w:pPr>
              <w:pStyle w:val="TableRow"/>
            </w:pPr>
            <w:r>
              <w:t>Details</w:t>
            </w:r>
          </w:p>
        </w:tc>
        <w:tc>
          <w:tcPr>
            <w:tcW w:w="4536" w:type="dxa"/>
            <w:tcBorders>
              <w:top w:val="nil"/>
              <w:left w:val="single" w:sz="6" w:space="0" w:color="auto"/>
              <w:bottom w:val="nil"/>
              <w:right w:val="single" w:sz="6" w:space="0" w:color="auto"/>
            </w:tcBorders>
            <w:shd w:val="clear" w:color="auto" w:fill="auto"/>
          </w:tcPr>
          <w:p w14:paraId="441C3435" w14:textId="77777777" w:rsidR="00AF60D7" w:rsidRDefault="00AF60D7">
            <w:pPr>
              <w:pStyle w:val="TableRow"/>
            </w:pPr>
            <w:r>
              <w:t>Free text details of the job.</w:t>
            </w:r>
          </w:p>
        </w:tc>
        <w:tc>
          <w:tcPr>
            <w:tcW w:w="1500" w:type="dxa"/>
            <w:tcBorders>
              <w:top w:val="nil"/>
              <w:left w:val="single" w:sz="6" w:space="0" w:color="auto"/>
              <w:bottom w:val="nil"/>
              <w:right w:val="single" w:sz="6" w:space="0" w:color="auto"/>
            </w:tcBorders>
            <w:shd w:val="clear" w:color="auto" w:fill="auto"/>
          </w:tcPr>
          <w:p w14:paraId="090BB5D7"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214BB1C1" w14:textId="77777777" w:rsidR="00AF60D7" w:rsidRDefault="00AF60D7">
            <w:pPr>
              <w:pStyle w:val="TableRow"/>
            </w:pPr>
          </w:p>
        </w:tc>
      </w:tr>
      <w:tr w:rsidR="00AF60D7" w14:paraId="01095DDD" w14:textId="77777777">
        <w:tc>
          <w:tcPr>
            <w:tcW w:w="2802" w:type="dxa"/>
            <w:tcBorders>
              <w:top w:val="nil"/>
              <w:left w:val="single" w:sz="6" w:space="0" w:color="auto"/>
              <w:bottom w:val="nil"/>
              <w:right w:val="single" w:sz="6" w:space="0" w:color="auto"/>
            </w:tcBorders>
            <w:shd w:val="clear" w:color="auto" w:fill="auto"/>
          </w:tcPr>
          <w:p w14:paraId="3DCE9951" w14:textId="77777777" w:rsidR="00AF60D7" w:rsidRDefault="00AF60D7">
            <w:pPr>
              <w:pStyle w:val="TableRow"/>
            </w:pPr>
            <w:r>
              <w:t>Cost</w:t>
            </w:r>
          </w:p>
        </w:tc>
        <w:tc>
          <w:tcPr>
            <w:tcW w:w="4536" w:type="dxa"/>
            <w:tcBorders>
              <w:top w:val="nil"/>
              <w:left w:val="single" w:sz="6" w:space="0" w:color="auto"/>
              <w:bottom w:val="nil"/>
              <w:right w:val="single" w:sz="6" w:space="0" w:color="auto"/>
            </w:tcBorders>
            <w:shd w:val="clear" w:color="auto" w:fill="auto"/>
          </w:tcPr>
          <w:p w14:paraId="39DCA0A7" w14:textId="77777777" w:rsidR="00AF60D7" w:rsidRDefault="00AF60D7">
            <w:pPr>
              <w:pStyle w:val="TableRow"/>
            </w:pPr>
            <w:r>
              <w:t>Total cost of the job (materials and time).</w:t>
            </w:r>
          </w:p>
        </w:tc>
        <w:tc>
          <w:tcPr>
            <w:tcW w:w="1500" w:type="dxa"/>
            <w:tcBorders>
              <w:top w:val="nil"/>
              <w:left w:val="single" w:sz="6" w:space="0" w:color="auto"/>
              <w:bottom w:val="nil"/>
              <w:right w:val="single" w:sz="6" w:space="0" w:color="auto"/>
            </w:tcBorders>
            <w:shd w:val="clear" w:color="auto" w:fill="auto"/>
          </w:tcPr>
          <w:p w14:paraId="600BF38B" w14:textId="77777777" w:rsidR="00AF60D7" w:rsidRDefault="00AF60D7">
            <w:pPr>
              <w:pStyle w:val="TableRow"/>
            </w:pPr>
            <w:r>
              <w:t>money Null</w:t>
            </w:r>
          </w:p>
        </w:tc>
        <w:tc>
          <w:tcPr>
            <w:tcW w:w="1127" w:type="dxa"/>
            <w:tcBorders>
              <w:top w:val="nil"/>
              <w:left w:val="single" w:sz="6" w:space="0" w:color="auto"/>
              <w:bottom w:val="nil"/>
              <w:right w:val="single" w:sz="6" w:space="0" w:color="auto"/>
            </w:tcBorders>
            <w:shd w:val="clear" w:color="auto" w:fill="auto"/>
          </w:tcPr>
          <w:p w14:paraId="458B0346" w14:textId="77777777" w:rsidR="00AF60D7" w:rsidRDefault="00AF60D7">
            <w:pPr>
              <w:pStyle w:val="TableRow"/>
            </w:pPr>
          </w:p>
        </w:tc>
      </w:tr>
      <w:tr w:rsidR="00AF60D7" w14:paraId="3091C3A5" w14:textId="77777777">
        <w:tc>
          <w:tcPr>
            <w:tcW w:w="2802" w:type="dxa"/>
            <w:tcBorders>
              <w:top w:val="nil"/>
              <w:left w:val="single" w:sz="6" w:space="0" w:color="auto"/>
              <w:bottom w:val="nil"/>
              <w:right w:val="single" w:sz="6" w:space="0" w:color="auto"/>
            </w:tcBorders>
            <w:shd w:val="clear" w:color="auto" w:fill="auto"/>
          </w:tcPr>
          <w:p w14:paraId="5F629B0F" w14:textId="77777777" w:rsidR="00AF60D7" w:rsidRDefault="00AF60D7">
            <w:pPr>
              <w:pStyle w:val="TableRow"/>
            </w:pPr>
            <w:r>
              <w:lastRenderedPageBreak/>
              <w:t>Currency_Key</w:t>
            </w:r>
          </w:p>
        </w:tc>
        <w:tc>
          <w:tcPr>
            <w:tcW w:w="4536" w:type="dxa"/>
            <w:tcBorders>
              <w:top w:val="nil"/>
              <w:left w:val="single" w:sz="6" w:space="0" w:color="auto"/>
              <w:bottom w:val="nil"/>
              <w:right w:val="single" w:sz="6" w:space="0" w:color="auto"/>
            </w:tcBorders>
            <w:shd w:val="clear" w:color="auto" w:fill="auto"/>
          </w:tcPr>
          <w:p w14:paraId="64E37BFE" w14:textId="77777777" w:rsidR="00AF60D7" w:rsidRDefault="00AF60D7">
            <w:pPr>
              <w:pStyle w:val="TableRow"/>
            </w:pPr>
            <w:r>
              <w:t>Currency that applies to the Cost field.</w:t>
            </w:r>
          </w:p>
        </w:tc>
        <w:tc>
          <w:tcPr>
            <w:tcW w:w="1500" w:type="dxa"/>
            <w:tcBorders>
              <w:top w:val="nil"/>
              <w:left w:val="single" w:sz="6" w:space="0" w:color="auto"/>
              <w:bottom w:val="nil"/>
              <w:right w:val="single" w:sz="6" w:space="0" w:color="auto"/>
            </w:tcBorders>
            <w:shd w:val="clear" w:color="auto" w:fill="auto"/>
          </w:tcPr>
          <w:p w14:paraId="0618BA03"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DA4A66E" w14:textId="77777777" w:rsidR="00AF60D7" w:rsidRDefault="00AF60D7">
            <w:pPr>
              <w:pStyle w:val="TableRow"/>
            </w:pPr>
            <w:r>
              <w:t>3</w:t>
            </w:r>
          </w:p>
        </w:tc>
      </w:tr>
      <w:tr w:rsidR="00AF60D7" w14:paraId="0A1698FD" w14:textId="77777777">
        <w:tc>
          <w:tcPr>
            <w:tcW w:w="2802" w:type="dxa"/>
            <w:tcBorders>
              <w:top w:val="nil"/>
              <w:left w:val="single" w:sz="6" w:space="0" w:color="auto"/>
              <w:bottom w:val="nil"/>
              <w:right w:val="single" w:sz="6" w:space="0" w:color="auto"/>
            </w:tcBorders>
            <w:shd w:val="clear" w:color="auto" w:fill="auto"/>
          </w:tcPr>
          <w:p w14:paraId="630B6A2E" w14:textId="77777777" w:rsidR="00AF60D7" w:rsidRDefault="00AF60D7">
            <w:pPr>
              <w:pStyle w:val="TableRow"/>
            </w:pPr>
            <w:r>
              <w:t>Domain_Mask</w:t>
            </w:r>
          </w:p>
        </w:tc>
        <w:tc>
          <w:tcPr>
            <w:tcW w:w="4536" w:type="dxa"/>
            <w:tcBorders>
              <w:top w:val="nil"/>
              <w:left w:val="single" w:sz="6" w:space="0" w:color="auto"/>
              <w:bottom w:val="nil"/>
              <w:right w:val="single" w:sz="6" w:space="0" w:color="auto"/>
            </w:tcBorders>
            <w:shd w:val="clear" w:color="auto" w:fill="auto"/>
          </w:tcPr>
          <w:p w14:paraId="47F54D5D" w14:textId="77777777" w:rsidR="00AF60D7" w:rsidRDefault="00AF60D7">
            <w:pPr>
              <w:pStyle w:val="TableRow"/>
            </w:pPr>
            <w:r>
              <w:t>32 bit integer that contains indicates the subject areas for specimens checked by the condition checks that are linked to this job by the tasks identified.  The distinct list of subject areas that they are determined to be within is identified and the corresponding bits in Subject_Area_Bitfield are set (the corresponding bit is identified from Subject_Area.Filter_Bit).</w:t>
            </w:r>
          </w:p>
          <w:p w14:paraId="28A5BCC8" w14:textId="77777777" w:rsidR="00AF60D7" w:rsidRDefault="00AF60D7">
            <w:pPr>
              <w:pStyle w:val="TableRow"/>
            </w:pPr>
            <w:r>
              <w:t>This allows simple filtering by subject area when browsing the collections data.</w:t>
            </w:r>
          </w:p>
        </w:tc>
        <w:tc>
          <w:tcPr>
            <w:tcW w:w="1500" w:type="dxa"/>
            <w:tcBorders>
              <w:top w:val="nil"/>
              <w:left w:val="single" w:sz="6" w:space="0" w:color="auto"/>
              <w:bottom w:val="nil"/>
              <w:right w:val="single" w:sz="6" w:space="0" w:color="auto"/>
            </w:tcBorders>
            <w:shd w:val="clear" w:color="auto" w:fill="auto"/>
          </w:tcPr>
          <w:p w14:paraId="79480FE2" w14:textId="77777777" w:rsidR="00AF60D7" w:rsidRDefault="00AF60D7">
            <w:pPr>
              <w:pStyle w:val="TableRow"/>
            </w:pPr>
            <w:r>
              <w:t>int Not Null default (0)</w:t>
            </w:r>
          </w:p>
        </w:tc>
        <w:tc>
          <w:tcPr>
            <w:tcW w:w="1127" w:type="dxa"/>
            <w:tcBorders>
              <w:top w:val="nil"/>
              <w:left w:val="single" w:sz="6" w:space="0" w:color="auto"/>
              <w:bottom w:val="nil"/>
              <w:right w:val="single" w:sz="6" w:space="0" w:color="auto"/>
            </w:tcBorders>
            <w:shd w:val="clear" w:color="auto" w:fill="auto"/>
          </w:tcPr>
          <w:p w14:paraId="5C963907" w14:textId="77777777" w:rsidR="00AF60D7" w:rsidRDefault="00AF60D7">
            <w:pPr>
              <w:pStyle w:val="TableRow"/>
            </w:pPr>
          </w:p>
        </w:tc>
      </w:tr>
      <w:tr w:rsidR="00AF60D7" w14:paraId="40397557" w14:textId="77777777">
        <w:tc>
          <w:tcPr>
            <w:tcW w:w="2802" w:type="dxa"/>
            <w:tcBorders>
              <w:top w:val="nil"/>
              <w:left w:val="single" w:sz="6" w:space="0" w:color="auto"/>
              <w:bottom w:val="nil"/>
              <w:right w:val="single" w:sz="6" w:space="0" w:color="auto"/>
            </w:tcBorders>
            <w:shd w:val="clear" w:color="auto" w:fill="auto"/>
          </w:tcPr>
          <w:p w14:paraId="1FF7D46A"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19CAA52"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23ECE0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E72ABE5" w14:textId="77777777" w:rsidR="00AF60D7" w:rsidRDefault="00AF60D7">
            <w:pPr>
              <w:pStyle w:val="TableRow"/>
            </w:pPr>
            <w:r>
              <w:t>16</w:t>
            </w:r>
          </w:p>
        </w:tc>
      </w:tr>
      <w:tr w:rsidR="00AF60D7" w14:paraId="3BBA2593" w14:textId="77777777">
        <w:tc>
          <w:tcPr>
            <w:tcW w:w="2802" w:type="dxa"/>
            <w:tcBorders>
              <w:top w:val="nil"/>
              <w:left w:val="single" w:sz="6" w:space="0" w:color="auto"/>
              <w:bottom w:val="nil"/>
              <w:right w:val="single" w:sz="6" w:space="0" w:color="auto"/>
            </w:tcBorders>
            <w:shd w:val="clear" w:color="auto" w:fill="auto"/>
          </w:tcPr>
          <w:p w14:paraId="77575BE6"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D6D89D4"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E4D6CD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558ACA" w14:textId="77777777" w:rsidR="00AF60D7" w:rsidRDefault="00AF60D7">
            <w:pPr>
              <w:pStyle w:val="TableRow"/>
            </w:pPr>
            <w:r>
              <w:t>16</w:t>
            </w:r>
          </w:p>
        </w:tc>
      </w:tr>
      <w:tr w:rsidR="00AF60D7" w14:paraId="6307C24C" w14:textId="77777777">
        <w:tc>
          <w:tcPr>
            <w:tcW w:w="2802" w:type="dxa"/>
            <w:tcBorders>
              <w:top w:val="nil"/>
              <w:left w:val="single" w:sz="6" w:space="0" w:color="auto"/>
              <w:bottom w:val="nil"/>
              <w:right w:val="single" w:sz="6" w:space="0" w:color="auto"/>
            </w:tcBorders>
            <w:shd w:val="clear" w:color="auto" w:fill="auto"/>
          </w:tcPr>
          <w:p w14:paraId="6F404919"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04135FA"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0C06EE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16B0E12" w14:textId="77777777" w:rsidR="00AF60D7" w:rsidRDefault="00AF60D7">
            <w:pPr>
              <w:pStyle w:val="TableRow"/>
            </w:pPr>
            <w:r>
              <w:t>8</w:t>
            </w:r>
          </w:p>
        </w:tc>
      </w:tr>
      <w:tr w:rsidR="00AF60D7" w14:paraId="1FC5DAF4" w14:textId="77777777">
        <w:tc>
          <w:tcPr>
            <w:tcW w:w="2802" w:type="dxa"/>
            <w:tcBorders>
              <w:top w:val="nil"/>
              <w:left w:val="single" w:sz="6" w:space="0" w:color="auto"/>
              <w:bottom w:val="single" w:sz="6" w:space="0" w:color="auto"/>
              <w:right w:val="single" w:sz="6" w:space="0" w:color="auto"/>
            </w:tcBorders>
            <w:shd w:val="clear" w:color="auto" w:fill="auto"/>
          </w:tcPr>
          <w:p w14:paraId="3BB5BDD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63FDD75"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B1FA5E0"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282B4A15" w14:textId="77777777" w:rsidR="00AF60D7" w:rsidRDefault="00AF60D7">
            <w:pPr>
              <w:pStyle w:val="TableRow"/>
            </w:pPr>
            <w:r>
              <w:t>8</w:t>
            </w:r>
          </w:p>
        </w:tc>
      </w:tr>
    </w:tbl>
    <w:p w14:paraId="046D758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5F3F41C"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6422F9A"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429214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8EF78A4" w14:textId="77777777" w:rsidR="00AF60D7" w:rsidRDefault="00AF60D7">
            <w:pPr>
              <w:pStyle w:val="TableColumnTitles"/>
              <w:keepNext/>
            </w:pPr>
            <w:r>
              <w:t>Options</w:t>
            </w:r>
          </w:p>
        </w:tc>
      </w:tr>
      <w:tr w:rsidR="00AF60D7" w14:paraId="4A7E31A2" w14:textId="77777777">
        <w:tc>
          <w:tcPr>
            <w:tcW w:w="2801" w:type="dxa"/>
            <w:tcBorders>
              <w:top w:val="nil"/>
              <w:left w:val="single" w:sz="6" w:space="0" w:color="auto"/>
              <w:bottom w:val="single" w:sz="6" w:space="0" w:color="auto"/>
              <w:right w:val="single" w:sz="6" w:space="0" w:color="auto"/>
            </w:tcBorders>
            <w:shd w:val="clear" w:color="auto" w:fill="auto"/>
          </w:tcPr>
          <w:p w14:paraId="6AE8A96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AB84024"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9819001" w14:textId="77777777" w:rsidR="00AF60D7" w:rsidRDefault="00AF60D7">
            <w:pPr>
              <w:pStyle w:val="TableRow"/>
            </w:pPr>
          </w:p>
        </w:tc>
      </w:tr>
    </w:tbl>
    <w:p w14:paraId="6642E15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28999E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ECB2650" w14:textId="77777777" w:rsidR="00AF60D7" w:rsidRDefault="00AF60D7">
            <w:pPr>
              <w:pStyle w:val="TableTitle"/>
              <w:rPr>
                <w:color w:val="FF0000"/>
              </w:rPr>
            </w:pPr>
            <w:r>
              <w:t>Constraint : FK_Conservation_Job_Currency</w:t>
            </w:r>
          </w:p>
        </w:tc>
      </w:tr>
      <w:tr w:rsidR="00AF60D7" w14:paraId="0544DE4F" w14:textId="77777777">
        <w:tc>
          <w:tcPr>
            <w:tcW w:w="1548" w:type="dxa"/>
            <w:tcBorders>
              <w:top w:val="nil"/>
              <w:left w:val="single" w:sz="4" w:space="0" w:color="auto"/>
              <w:bottom w:val="single" w:sz="4" w:space="0" w:color="auto"/>
              <w:right w:val="single" w:sz="4" w:space="0" w:color="auto"/>
            </w:tcBorders>
            <w:shd w:val="clear" w:color="auto" w:fill="auto"/>
          </w:tcPr>
          <w:p w14:paraId="33E1769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B8FC351" w14:textId="77777777" w:rsidR="00AF60D7" w:rsidRDefault="00AF60D7">
            <w:pPr>
              <w:pStyle w:val="TableRow"/>
            </w:pPr>
            <w:r>
              <w:t>Each conservation job's cost is in a single currency.</w:t>
            </w:r>
          </w:p>
        </w:tc>
      </w:tr>
      <w:tr w:rsidR="00AF60D7" w14:paraId="029EE5F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E11351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52FB77C" w14:textId="77777777" w:rsidR="00AF60D7" w:rsidRDefault="00AF60D7">
            <w:pPr>
              <w:pStyle w:val="CodeSamples"/>
            </w:pPr>
            <w:r>
              <w:t>FK_Conservation_Job_Currency (Currency_Key) references Currency(Currency_Key)</w:t>
            </w:r>
          </w:p>
        </w:tc>
      </w:tr>
    </w:tbl>
    <w:p w14:paraId="24EA01D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899F17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05644CB" w14:textId="77777777" w:rsidR="00AF60D7" w:rsidRDefault="00AF60D7">
            <w:pPr>
              <w:pStyle w:val="TableTitle"/>
              <w:rPr>
                <w:color w:val="FF0000"/>
              </w:rPr>
            </w:pPr>
            <w:r>
              <w:t>Constraint : FK_Conservation_Job_Duration</w:t>
            </w:r>
          </w:p>
        </w:tc>
      </w:tr>
      <w:tr w:rsidR="00AF60D7" w14:paraId="669C75A1" w14:textId="77777777">
        <w:tc>
          <w:tcPr>
            <w:tcW w:w="1548" w:type="dxa"/>
            <w:tcBorders>
              <w:top w:val="nil"/>
              <w:left w:val="single" w:sz="4" w:space="0" w:color="auto"/>
              <w:bottom w:val="single" w:sz="4" w:space="0" w:color="auto"/>
              <w:right w:val="single" w:sz="4" w:space="0" w:color="auto"/>
            </w:tcBorders>
            <w:shd w:val="clear" w:color="auto" w:fill="auto"/>
          </w:tcPr>
          <w:p w14:paraId="54D24F2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3329575" w14:textId="77777777" w:rsidR="00AF60D7" w:rsidRDefault="00AF60D7">
            <w:pPr>
              <w:pStyle w:val="TableRow"/>
            </w:pPr>
            <w:r>
              <w:t>Each conservation job's duration is in a given unit.</w:t>
            </w:r>
          </w:p>
        </w:tc>
      </w:tr>
      <w:tr w:rsidR="00AF60D7" w14:paraId="23D3373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B59904F" w14:textId="77777777" w:rsidR="00AF60D7" w:rsidRDefault="00AF60D7">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601F2FA" w14:textId="77777777" w:rsidR="00AF60D7" w:rsidRDefault="00AF60D7">
            <w:pPr>
              <w:pStyle w:val="CodeSamples"/>
            </w:pPr>
            <w:r>
              <w:t>FK_Conservation_Job_Duration (Duration_Unit_Concept_Key) references Concept(Concept_Key)</w:t>
            </w:r>
          </w:p>
        </w:tc>
      </w:tr>
    </w:tbl>
    <w:p w14:paraId="78F9FD03" w14:textId="77777777" w:rsidR="00AF60D7" w:rsidRDefault="00AF60D7" w:rsidP="00AF60D7">
      <w:pPr>
        <w:pStyle w:val="NormalIndent"/>
      </w:pPr>
    </w:p>
    <w:p w14:paraId="296C5999" w14:textId="77777777" w:rsidR="00AF60D7" w:rsidRDefault="00AF60D7" w:rsidP="00840903">
      <w:pPr>
        <w:pStyle w:val="Heading4"/>
      </w:pPr>
      <w:bookmarkStart w:id="803" w:name="_Toc292879061"/>
      <w:r>
        <w:t>Conservation_Job_Funding</w:t>
      </w:r>
      <w:bookmarkEnd w:id="803"/>
    </w:p>
    <w:p w14:paraId="3CB5FFA6" w14:textId="77777777" w:rsidR="00AF60D7" w:rsidRDefault="00AF60D7" w:rsidP="00AF60D7">
      <w:pPr>
        <w:pStyle w:val="NormalIndent"/>
      </w:pPr>
      <w:r>
        <w:t>Indentifies an item of funding that applies to a specific job.</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2D738EA"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D1D5E9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AC1C3A8"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67BDBD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8ADE92C" w14:textId="77777777" w:rsidR="00AF60D7" w:rsidRDefault="00AF60D7">
            <w:pPr>
              <w:pStyle w:val="TableColumnTitles"/>
              <w:keepNext/>
            </w:pPr>
            <w:r>
              <w:t>Size</w:t>
            </w:r>
          </w:p>
        </w:tc>
      </w:tr>
      <w:tr w:rsidR="00AF60D7" w14:paraId="6AB644FA" w14:textId="77777777">
        <w:tc>
          <w:tcPr>
            <w:tcW w:w="2802" w:type="dxa"/>
            <w:tcBorders>
              <w:top w:val="nil"/>
              <w:left w:val="single" w:sz="6" w:space="0" w:color="auto"/>
              <w:bottom w:val="nil"/>
              <w:right w:val="single" w:sz="6" w:space="0" w:color="auto"/>
            </w:tcBorders>
            <w:shd w:val="clear" w:color="auto" w:fill="auto"/>
          </w:tcPr>
          <w:p w14:paraId="45AF537B" w14:textId="77777777" w:rsidR="00AF60D7" w:rsidRDefault="00AF60D7">
            <w:pPr>
              <w:pStyle w:val="TableRow"/>
              <w:rPr>
                <w:u w:val="single"/>
              </w:rPr>
            </w:pPr>
            <w:r>
              <w:rPr>
                <w:u w:val="single"/>
              </w:rPr>
              <w:t>Conservation_Job_Funding_Key</w:t>
            </w:r>
          </w:p>
        </w:tc>
        <w:tc>
          <w:tcPr>
            <w:tcW w:w="4536" w:type="dxa"/>
            <w:tcBorders>
              <w:top w:val="nil"/>
              <w:left w:val="single" w:sz="6" w:space="0" w:color="auto"/>
              <w:bottom w:val="nil"/>
              <w:right w:val="single" w:sz="6" w:space="0" w:color="auto"/>
            </w:tcBorders>
            <w:shd w:val="clear" w:color="auto" w:fill="auto"/>
          </w:tcPr>
          <w:p w14:paraId="722273DE" w14:textId="77777777" w:rsidR="00AF60D7" w:rsidRDefault="00AF60D7">
            <w:pPr>
              <w:pStyle w:val="TableRow"/>
            </w:pPr>
            <w:r>
              <w:t>Unique identifier for the Conservation_Job_Funding table</w:t>
            </w:r>
          </w:p>
        </w:tc>
        <w:tc>
          <w:tcPr>
            <w:tcW w:w="1500" w:type="dxa"/>
            <w:tcBorders>
              <w:top w:val="nil"/>
              <w:left w:val="single" w:sz="6" w:space="0" w:color="auto"/>
              <w:bottom w:val="nil"/>
              <w:right w:val="single" w:sz="6" w:space="0" w:color="auto"/>
            </w:tcBorders>
            <w:shd w:val="clear" w:color="auto" w:fill="auto"/>
          </w:tcPr>
          <w:p w14:paraId="2EC3F1D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E2208BF" w14:textId="77777777" w:rsidR="00AF60D7" w:rsidRDefault="00AF60D7">
            <w:pPr>
              <w:pStyle w:val="TableRow"/>
            </w:pPr>
            <w:r>
              <w:t>16</w:t>
            </w:r>
          </w:p>
        </w:tc>
      </w:tr>
      <w:tr w:rsidR="00AF60D7" w14:paraId="486E07F9" w14:textId="77777777">
        <w:tc>
          <w:tcPr>
            <w:tcW w:w="2802" w:type="dxa"/>
            <w:tcBorders>
              <w:top w:val="nil"/>
              <w:left w:val="single" w:sz="6" w:space="0" w:color="auto"/>
              <w:bottom w:val="nil"/>
              <w:right w:val="single" w:sz="6" w:space="0" w:color="auto"/>
            </w:tcBorders>
            <w:shd w:val="clear" w:color="auto" w:fill="auto"/>
          </w:tcPr>
          <w:p w14:paraId="6D81107F" w14:textId="77777777" w:rsidR="00AF60D7" w:rsidRDefault="00AF60D7">
            <w:pPr>
              <w:pStyle w:val="TableRow"/>
            </w:pPr>
            <w:r>
              <w:t>Conservation_Job_Key</w:t>
            </w:r>
          </w:p>
        </w:tc>
        <w:tc>
          <w:tcPr>
            <w:tcW w:w="4536" w:type="dxa"/>
            <w:tcBorders>
              <w:top w:val="nil"/>
              <w:left w:val="single" w:sz="6" w:space="0" w:color="auto"/>
              <w:bottom w:val="nil"/>
              <w:right w:val="single" w:sz="6" w:space="0" w:color="auto"/>
            </w:tcBorders>
            <w:shd w:val="clear" w:color="auto" w:fill="auto"/>
          </w:tcPr>
          <w:p w14:paraId="0B62C4A3" w14:textId="77777777" w:rsidR="00AF60D7" w:rsidRDefault="00AF60D7">
            <w:pPr>
              <w:pStyle w:val="TableRow"/>
            </w:pPr>
            <w:r>
              <w:t>Identifies the associated conservation job.</w:t>
            </w:r>
          </w:p>
        </w:tc>
        <w:tc>
          <w:tcPr>
            <w:tcW w:w="1500" w:type="dxa"/>
            <w:tcBorders>
              <w:top w:val="nil"/>
              <w:left w:val="single" w:sz="6" w:space="0" w:color="auto"/>
              <w:bottom w:val="nil"/>
              <w:right w:val="single" w:sz="6" w:space="0" w:color="auto"/>
            </w:tcBorders>
            <w:shd w:val="clear" w:color="auto" w:fill="auto"/>
          </w:tcPr>
          <w:p w14:paraId="671E554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1BADAF1" w14:textId="77777777" w:rsidR="00AF60D7" w:rsidRDefault="00AF60D7">
            <w:pPr>
              <w:pStyle w:val="TableRow"/>
            </w:pPr>
            <w:r>
              <w:t>16</w:t>
            </w:r>
          </w:p>
        </w:tc>
      </w:tr>
      <w:tr w:rsidR="00AF60D7" w14:paraId="358D2650" w14:textId="77777777">
        <w:tc>
          <w:tcPr>
            <w:tcW w:w="2802" w:type="dxa"/>
            <w:tcBorders>
              <w:top w:val="nil"/>
              <w:left w:val="single" w:sz="6" w:space="0" w:color="auto"/>
              <w:bottom w:val="nil"/>
              <w:right w:val="single" w:sz="6" w:space="0" w:color="auto"/>
            </w:tcBorders>
            <w:shd w:val="clear" w:color="auto" w:fill="auto"/>
          </w:tcPr>
          <w:p w14:paraId="4034ACAE" w14:textId="77777777" w:rsidR="00AF60D7" w:rsidRDefault="00AF60D7">
            <w:pPr>
              <w:pStyle w:val="TableRow"/>
            </w:pPr>
            <w:r>
              <w:t>Funded_By_Name_Key</w:t>
            </w:r>
          </w:p>
        </w:tc>
        <w:tc>
          <w:tcPr>
            <w:tcW w:w="4536" w:type="dxa"/>
            <w:tcBorders>
              <w:top w:val="nil"/>
              <w:left w:val="single" w:sz="6" w:space="0" w:color="auto"/>
              <w:bottom w:val="nil"/>
              <w:right w:val="single" w:sz="6" w:space="0" w:color="auto"/>
            </w:tcBorders>
            <w:shd w:val="clear" w:color="auto" w:fill="auto"/>
          </w:tcPr>
          <w:p w14:paraId="3FD16527" w14:textId="77777777" w:rsidR="00AF60D7" w:rsidRDefault="00AF60D7">
            <w:pPr>
              <w:pStyle w:val="TableRow"/>
            </w:pPr>
            <w:r>
              <w:t>Identifies the individual or organisation who provided the funding.</w:t>
            </w:r>
          </w:p>
        </w:tc>
        <w:tc>
          <w:tcPr>
            <w:tcW w:w="1500" w:type="dxa"/>
            <w:tcBorders>
              <w:top w:val="nil"/>
              <w:left w:val="single" w:sz="6" w:space="0" w:color="auto"/>
              <w:bottom w:val="nil"/>
              <w:right w:val="single" w:sz="6" w:space="0" w:color="auto"/>
            </w:tcBorders>
            <w:shd w:val="clear" w:color="auto" w:fill="auto"/>
          </w:tcPr>
          <w:p w14:paraId="5F22701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7341EC4" w14:textId="77777777" w:rsidR="00AF60D7" w:rsidRDefault="00AF60D7">
            <w:pPr>
              <w:pStyle w:val="TableRow"/>
            </w:pPr>
            <w:r>
              <w:t>16</w:t>
            </w:r>
          </w:p>
        </w:tc>
      </w:tr>
      <w:tr w:rsidR="00AF60D7" w14:paraId="6A79987C" w14:textId="77777777">
        <w:tc>
          <w:tcPr>
            <w:tcW w:w="2802" w:type="dxa"/>
            <w:tcBorders>
              <w:top w:val="nil"/>
              <w:left w:val="single" w:sz="6" w:space="0" w:color="auto"/>
              <w:bottom w:val="nil"/>
              <w:right w:val="single" w:sz="6" w:space="0" w:color="auto"/>
            </w:tcBorders>
            <w:shd w:val="clear" w:color="auto" w:fill="auto"/>
          </w:tcPr>
          <w:p w14:paraId="03038E21"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3A702AE8" w14:textId="77777777" w:rsidR="00AF60D7" w:rsidRDefault="00AF60D7">
            <w:pPr>
              <w:pStyle w:val="TableRow"/>
            </w:pPr>
            <w:r>
              <w:t xml:space="preserve">Vague date start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C2AD27B"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1D9C57A" w14:textId="77777777" w:rsidR="00AF60D7" w:rsidRDefault="00AF60D7">
            <w:pPr>
              <w:pStyle w:val="TableRow"/>
            </w:pPr>
          </w:p>
        </w:tc>
      </w:tr>
      <w:tr w:rsidR="00AF60D7" w14:paraId="5041E358" w14:textId="77777777">
        <w:tc>
          <w:tcPr>
            <w:tcW w:w="2802" w:type="dxa"/>
            <w:tcBorders>
              <w:top w:val="nil"/>
              <w:left w:val="single" w:sz="6" w:space="0" w:color="auto"/>
              <w:bottom w:val="nil"/>
              <w:right w:val="single" w:sz="6" w:space="0" w:color="auto"/>
            </w:tcBorders>
            <w:shd w:val="clear" w:color="auto" w:fill="auto"/>
          </w:tcPr>
          <w:p w14:paraId="55DBAB9B"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67533BFD" w14:textId="77777777" w:rsidR="00AF60D7" w:rsidRDefault="00AF60D7">
            <w:pPr>
              <w:pStyle w:val="TableRow"/>
            </w:pPr>
            <w:r>
              <w:t xml:space="preserve">Vague date end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F313B36"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EB992CF" w14:textId="77777777" w:rsidR="00AF60D7" w:rsidRDefault="00AF60D7">
            <w:pPr>
              <w:pStyle w:val="TableRow"/>
            </w:pPr>
          </w:p>
        </w:tc>
      </w:tr>
      <w:tr w:rsidR="00AF60D7" w14:paraId="01F42E74" w14:textId="77777777">
        <w:tc>
          <w:tcPr>
            <w:tcW w:w="2802" w:type="dxa"/>
            <w:tcBorders>
              <w:top w:val="nil"/>
              <w:left w:val="single" w:sz="6" w:space="0" w:color="auto"/>
              <w:bottom w:val="nil"/>
              <w:right w:val="single" w:sz="6" w:space="0" w:color="auto"/>
            </w:tcBorders>
            <w:shd w:val="clear" w:color="auto" w:fill="auto"/>
          </w:tcPr>
          <w:p w14:paraId="0ABB8023"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562F7809" w14:textId="77777777" w:rsidR="00AF60D7" w:rsidRDefault="00AF60D7">
            <w:pPr>
              <w:pStyle w:val="TableRow"/>
            </w:pPr>
            <w:r>
              <w:t>Vague date type field for the funding date.</w:t>
            </w:r>
          </w:p>
        </w:tc>
        <w:tc>
          <w:tcPr>
            <w:tcW w:w="1500" w:type="dxa"/>
            <w:tcBorders>
              <w:top w:val="nil"/>
              <w:left w:val="single" w:sz="6" w:space="0" w:color="auto"/>
              <w:bottom w:val="nil"/>
              <w:right w:val="single" w:sz="6" w:space="0" w:color="auto"/>
            </w:tcBorders>
            <w:shd w:val="clear" w:color="auto" w:fill="auto"/>
          </w:tcPr>
          <w:p w14:paraId="761CC962"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966A5D1" w14:textId="77777777" w:rsidR="00AF60D7" w:rsidRDefault="00AF60D7">
            <w:pPr>
              <w:pStyle w:val="TableRow"/>
            </w:pPr>
            <w:r>
              <w:t>2</w:t>
            </w:r>
          </w:p>
        </w:tc>
      </w:tr>
      <w:tr w:rsidR="00AF60D7" w14:paraId="3F6930D0" w14:textId="77777777">
        <w:tc>
          <w:tcPr>
            <w:tcW w:w="2802" w:type="dxa"/>
            <w:tcBorders>
              <w:top w:val="nil"/>
              <w:left w:val="single" w:sz="6" w:space="0" w:color="auto"/>
              <w:bottom w:val="nil"/>
              <w:right w:val="single" w:sz="6" w:space="0" w:color="auto"/>
            </w:tcBorders>
            <w:shd w:val="clear" w:color="auto" w:fill="auto"/>
          </w:tcPr>
          <w:p w14:paraId="0FA6BE5B" w14:textId="77777777" w:rsidR="00AF60D7" w:rsidRDefault="00AF60D7">
            <w:pPr>
              <w:pStyle w:val="TableRow"/>
            </w:pPr>
            <w:r>
              <w:t>Amount</w:t>
            </w:r>
          </w:p>
        </w:tc>
        <w:tc>
          <w:tcPr>
            <w:tcW w:w="4536" w:type="dxa"/>
            <w:tcBorders>
              <w:top w:val="nil"/>
              <w:left w:val="single" w:sz="6" w:space="0" w:color="auto"/>
              <w:bottom w:val="nil"/>
              <w:right w:val="single" w:sz="6" w:space="0" w:color="auto"/>
            </w:tcBorders>
            <w:shd w:val="clear" w:color="auto" w:fill="auto"/>
          </w:tcPr>
          <w:p w14:paraId="0AE174F8" w14:textId="77777777" w:rsidR="00AF60D7" w:rsidRDefault="00AF60D7">
            <w:pPr>
              <w:pStyle w:val="TableRow"/>
            </w:pPr>
            <w:r>
              <w:t>Amount of funding provided.</w:t>
            </w:r>
          </w:p>
        </w:tc>
        <w:tc>
          <w:tcPr>
            <w:tcW w:w="1500" w:type="dxa"/>
            <w:tcBorders>
              <w:top w:val="nil"/>
              <w:left w:val="single" w:sz="6" w:space="0" w:color="auto"/>
              <w:bottom w:val="nil"/>
              <w:right w:val="single" w:sz="6" w:space="0" w:color="auto"/>
            </w:tcBorders>
            <w:shd w:val="clear" w:color="auto" w:fill="auto"/>
          </w:tcPr>
          <w:p w14:paraId="0650F24A" w14:textId="77777777" w:rsidR="00AF60D7" w:rsidRDefault="00AF60D7">
            <w:pPr>
              <w:pStyle w:val="TableRow"/>
            </w:pPr>
            <w:r>
              <w:t>money Not Null</w:t>
            </w:r>
          </w:p>
        </w:tc>
        <w:tc>
          <w:tcPr>
            <w:tcW w:w="1127" w:type="dxa"/>
            <w:tcBorders>
              <w:top w:val="nil"/>
              <w:left w:val="single" w:sz="6" w:space="0" w:color="auto"/>
              <w:bottom w:val="nil"/>
              <w:right w:val="single" w:sz="6" w:space="0" w:color="auto"/>
            </w:tcBorders>
            <w:shd w:val="clear" w:color="auto" w:fill="auto"/>
          </w:tcPr>
          <w:p w14:paraId="6A6BAA17" w14:textId="77777777" w:rsidR="00AF60D7" w:rsidRDefault="00AF60D7">
            <w:pPr>
              <w:pStyle w:val="TableRow"/>
            </w:pPr>
          </w:p>
        </w:tc>
      </w:tr>
      <w:tr w:rsidR="00AF60D7" w14:paraId="38939012" w14:textId="77777777">
        <w:tc>
          <w:tcPr>
            <w:tcW w:w="2802" w:type="dxa"/>
            <w:tcBorders>
              <w:top w:val="nil"/>
              <w:left w:val="single" w:sz="6" w:space="0" w:color="auto"/>
              <w:bottom w:val="nil"/>
              <w:right w:val="single" w:sz="6" w:space="0" w:color="auto"/>
            </w:tcBorders>
            <w:shd w:val="clear" w:color="auto" w:fill="auto"/>
          </w:tcPr>
          <w:p w14:paraId="41826A16" w14:textId="77777777" w:rsidR="00AF60D7" w:rsidRDefault="00AF60D7">
            <w:pPr>
              <w:pStyle w:val="TableRow"/>
            </w:pPr>
            <w:r>
              <w:t>Currency_Key</w:t>
            </w:r>
          </w:p>
        </w:tc>
        <w:tc>
          <w:tcPr>
            <w:tcW w:w="4536" w:type="dxa"/>
            <w:tcBorders>
              <w:top w:val="nil"/>
              <w:left w:val="single" w:sz="6" w:space="0" w:color="auto"/>
              <w:bottom w:val="nil"/>
              <w:right w:val="single" w:sz="6" w:space="0" w:color="auto"/>
            </w:tcBorders>
            <w:shd w:val="clear" w:color="auto" w:fill="auto"/>
          </w:tcPr>
          <w:p w14:paraId="432CB59E" w14:textId="77777777" w:rsidR="00AF60D7" w:rsidRDefault="00AF60D7">
            <w:pPr>
              <w:pStyle w:val="TableRow"/>
            </w:pPr>
            <w:r>
              <w:t>Currency that applies to the Amount field.</w:t>
            </w:r>
          </w:p>
        </w:tc>
        <w:tc>
          <w:tcPr>
            <w:tcW w:w="1500" w:type="dxa"/>
            <w:tcBorders>
              <w:top w:val="nil"/>
              <w:left w:val="single" w:sz="6" w:space="0" w:color="auto"/>
              <w:bottom w:val="nil"/>
              <w:right w:val="single" w:sz="6" w:space="0" w:color="auto"/>
            </w:tcBorders>
            <w:shd w:val="clear" w:color="auto" w:fill="auto"/>
          </w:tcPr>
          <w:p w14:paraId="25405042"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F53AFFF" w14:textId="77777777" w:rsidR="00AF60D7" w:rsidRDefault="00AF60D7">
            <w:pPr>
              <w:pStyle w:val="TableRow"/>
            </w:pPr>
            <w:r>
              <w:t>3</w:t>
            </w:r>
          </w:p>
        </w:tc>
      </w:tr>
      <w:tr w:rsidR="00AF60D7" w14:paraId="018E3430" w14:textId="77777777">
        <w:tc>
          <w:tcPr>
            <w:tcW w:w="2802" w:type="dxa"/>
            <w:tcBorders>
              <w:top w:val="nil"/>
              <w:left w:val="single" w:sz="6" w:space="0" w:color="auto"/>
              <w:bottom w:val="nil"/>
              <w:right w:val="single" w:sz="6" w:space="0" w:color="auto"/>
            </w:tcBorders>
            <w:shd w:val="clear" w:color="auto" w:fill="auto"/>
          </w:tcPr>
          <w:p w14:paraId="100AD27E" w14:textId="77777777" w:rsidR="00AF60D7" w:rsidRDefault="00AF60D7">
            <w:pPr>
              <w:pStyle w:val="TableRow"/>
            </w:pPr>
            <w:r>
              <w:t>Details</w:t>
            </w:r>
          </w:p>
        </w:tc>
        <w:tc>
          <w:tcPr>
            <w:tcW w:w="4536" w:type="dxa"/>
            <w:tcBorders>
              <w:top w:val="nil"/>
              <w:left w:val="single" w:sz="6" w:space="0" w:color="auto"/>
              <w:bottom w:val="nil"/>
              <w:right w:val="single" w:sz="6" w:space="0" w:color="auto"/>
            </w:tcBorders>
            <w:shd w:val="clear" w:color="auto" w:fill="auto"/>
          </w:tcPr>
          <w:p w14:paraId="0A39D7FC" w14:textId="77777777" w:rsidR="00AF60D7" w:rsidRDefault="00AF60D7">
            <w:pPr>
              <w:pStyle w:val="TableRow"/>
            </w:pPr>
            <w:r>
              <w:t>Free text details of the funding.</w:t>
            </w:r>
          </w:p>
        </w:tc>
        <w:tc>
          <w:tcPr>
            <w:tcW w:w="1500" w:type="dxa"/>
            <w:tcBorders>
              <w:top w:val="nil"/>
              <w:left w:val="single" w:sz="6" w:space="0" w:color="auto"/>
              <w:bottom w:val="nil"/>
              <w:right w:val="single" w:sz="6" w:space="0" w:color="auto"/>
            </w:tcBorders>
            <w:shd w:val="clear" w:color="auto" w:fill="auto"/>
          </w:tcPr>
          <w:p w14:paraId="681F9877"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1F28F6BB" w14:textId="77777777" w:rsidR="00AF60D7" w:rsidRDefault="00AF60D7">
            <w:pPr>
              <w:pStyle w:val="TableRow"/>
            </w:pPr>
          </w:p>
        </w:tc>
      </w:tr>
      <w:tr w:rsidR="00AF60D7" w14:paraId="3AF0628F" w14:textId="77777777">
        <w:tc>
          <w:tcPr>
            <w:tcW w:w="2802" w:type="dxa"/>
            <w:tcBorders>
              <w:top w:val="nil"/>
              <w:left w:val="single" w:sz="6" w:space="0" w:color="auto"/>
              <w:bottom w:val="nil"/>
              <w:right w:val="single" w:sz="6" w:space="0" w:color="auto"/>
            </w:tcBorders>
            <w:shd w:val="clear" w:color="auto" w:fill="auto"/>
          </w:tcPr>
          <w:p w14:paraId="4774B728"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3A34954"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A4111F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D5B8453" w14:textId="77777777" w:rsidR="00AF60D7" w:rsidRDefault="00AF60D7">
            <w:pPr>
              <w:pStyle w:val="TableRow"/>
            </w:pPr>
            <w:r>
              <w:t>16</w:t>
            </w:r>
          </w:p>
        </w:tc>
      </w:tr>
      <w:tr w:rsidR="00AF60D7" w14:paraId="058042DE" w14:textId="77777777">
        <w:tc>
          <w:tcPr>
            <w:tcW w:w="2802" w:type="dxa"/>
            <w:tcBorders>
              <w:top w:val="nil"/>
              <w:left w:val="single" w:sz="6" w:space="0" w:color="auto"/>
              <w:bottom w:val="nil"/>
              <w:right w:val="single" w:sz="6" w:space="0" w:color="auto"/>
            </w:tcBorders>
            <w:shd w:val="clear" w:color="auto" w:fill="auto"/>
          </w:tcPr>
          <w:p w14:paraId="3301CBE9"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6F879D1"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5662E66"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C0EF957" w14:textId="77777777" w:rsidR="00AF60D7" w:rsidRDefault="00AF60D7">
            <w:pPr>
              <w:pStyle w:val="TableRow"/>
            </w:pPr>
            <w:r>
              <w:t>16</w:t>
            </w:r>
          </w:p>
        </w:tc>
      </w:tr>
      <w:tr w:rsidR="00AF60D7" w14:paraId="5292497D" w14:textId="77777777">
        <w:tc>
          <w:tcPr>
            <w:tcW w:w="2802" w:type="dxa"/>
            <w:tcBorders>
              <w:top w:val="nil"/>
              <w:left w:val="single" w:sz="6" w:space="0" w:color="auto"/>
              <w:bottom w:val="nil"/>
              <w:right w:val="single" w:sz="6" w:space="0" w:color="auto"/>
            </w:tcBorders>
            <w:shd w:val="clear" w:color="auto" w:fill="auto"/>
          </w:tcPr>
          <w:p w14:paraId="24920455"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0BD07E0"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EE3CB6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400177F" w14:textId="77777777" w:rsidR="00AF60D7" w:rsidRDefault="00AF60D7">
            <w:pPr>
              <w:pStyle w:val="TableRow"/>
            </w:pPr>
            <w:r>
              <w:t>8</w:t>
            </w:r>
          </w:p>
        </w:tc>
      </w:tr>
      <w:tr w:rsidR="00AF60D7" w14:paraId="5A2A85B2" w14:textId="77777777">
        <w:tc>
          <w:tcPr>
            <w:tcW w:w="2802" w:type="dxa"/>
            <w:tcBorders>
              <w:top w:val="nil"/>
              <w:left w:val="single" w:sz="6" w:space="0" w:color="auto"/>
              <w:bottom w:val="single" w:sz="6" w:space="0" w:color="auto"/>
              <w:right w:val="single" w:sz="6" w:space="0" w:color="auto"/>
            </w:tcBorders>
            <w:shd w:val="clear" w:color="auto" w:fill="auto"/>
          </w:tcPr>
          <w:p w14:paraId="511A1EE5"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22012E7"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3820E58"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F6D2B7F" w14:textId="77777777" w:rsidR="00AF60D7" w:rsidRDefault="00AF60D7">
            <w:pPr>
              <w:pStyle w:val="TableRow"/>
            </w:pPr>
            <w:r>
              <w:t>8</w:t>
            </w:r>
          </w:p>
        </w:tc>
      </w:tr>
    </w:tbl>
    <w:p w14:paraId="2C57E05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02836B8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2467246"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39ACD42"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4C1310D" w14:textId="77777777" w:rsidR="00AF60D7" w:rsidRDefault="00AF60D7">
            <w:pPr>
              <w:pStyle w:val="TableColumnTitles"/>
              <w:keepNext/>
            </w:pPr>
            <w:r>
              <w:t>Options</w:t>
            </w:r>
          </w:p>
        </w:tc>
      </w:tr>
      <w:tr w:rsidR="00AF60D7" w14:paraId="383B2CFC" w14:textId="77777777">
        <w:tc>
          <w:tcPr>
            <w:tcW w:w="2801" w:type="dxa"/>
            <w:tcBorders>
              <w:top w:val="nil"/>
              <w:left w:val="single" w:sz="6" w:space="0" w:color="auto"/>
              <w:bottom w:val="single" w:sz="6" w:space="0" w:color="auto"/>
              <w:right w:val="single" w:sz="6" w:space="0" w:color="auto"/>
            </w:tcBorders>
            <w:shd w:val="clear" w:color="auto" w:fill="auto"/>
          </w:tcPr>
          <w:p w14:paraId="06C20A6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D157612"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B5F75E9" w14:textId="77777777" w:rsidR="00AF60D7" w:rsidRDefault="00AF60D7">
            <w:pPr>
              <w:pStyle w:val="TableRow"/>
            </w:pPr>
          </w:p>
        </w:tc>
      </w:tr>
    </w:tbl>
    <w:p w14:paraId="5139820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C5804B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63D64FD" w14:textId="77777777" w:rsidR="00AF60D7" w:rsidRDefault="00AF60D7">
            <w:pPr>
              <w:pStyle w:val="TableTitle"/>
              <w:rPr>
                <w:color w:val="FF0000"/>
              </w:rPr>
            </w:pPr>
            <w:r>
              <w:t>Constraint : FK_Conservation_Job_Funding_Conservation_Job</w:t>
            </w:r>
          </w:p>
        </w:tc>
      </w:tr>
      <w:tr w:rsidR="00AF60D7" w14:paraId="03FC1EED" w14:textId="77777777">
        <w:tc>
          <w:tcPr>
            <w:tcW w:w="1548" w:type="dxa"/>
            <w:tcBorders>
              <w:top w:val="nil"/>
              <w:left w:val="single" w:sz="4" w:space="0" w:color="auto"/>
              <w:bottom w:val="single" w:sz="4" w:space="0" w:color="auto"/>
              <w:right w:val="single" w:sz="4" w:space="0" w:color="auto"/>
            </w:tcBorders>
            <w:shd w:val="clear" w:color="auto" w:fill="auto"/>
          </w:tcPr>
          <w:p w14:paraId="77B9D34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EEAE266" w14:textId="77777777" w:rsidR="00AF60D7" w:rsidRDefault="00AF60D7">
            <w:pPr>
              <w:pStyle w:val="TableRow"/>
            </w:pPr>
            <w:r>
              <w:t>Each conservation job has zero or more funding items.  Each funding item funds one conservation job.</w:t>
            </w:r>
          </w:p>
        </w:tc>
      </w:tr>
      <w:tr w:rsidR="00AF60D7" w14:paraId="3F2F030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A3B229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9AAF969" w14:textId="77777777" w:rsidR="00AF60D7" w:rsidRDefault="00AF60D7">
            <w:pPr>
              <w:pStyle w:val="CodeSamples"/>
            </w:pPr>
            <w:r>
              <w:t>FK_Conservation_Job_Funding_Conservation_Job (Conservation_Job_Key) references Conservation_Job(Conservation_Job_Key)</w:t>
            </w:r>
          </w:p>
        </w:tc>
      </w:tr>
    </w:tbl>
    <w:p w14:paraId="099484E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2C81D0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1BC6053" w14:textId="77777777" w:rsidR="00AF60D7" w:rsidRDefault="00AF60D7">
            <w:pPr>
              <w:pStyle w:val="TableTitle"/>
              <w:rPr>
                <w:color w:val="FF0000"/>
              </w:rPr>
            </w:pPr>
            <w:r>
              <w:t>Constraint : FK_Conservation_Job_Funding_Currency</w:t>
            </w:r>
          </w:p>
        </w:tc>
      </w:tr>
      <w:tr w:rsidR="00AF60D7" w14:paraId="1EAC4A7C" w14:textId="77777777">
        <w:tc>
          <w:tcPr>
            <w:tcW w:w="1548" w:type="dxa"/>
            <w:tcBorders>
              <w:top w:val="nil"/>
              <w:left w:val="single" w:sz="4" w:space="0" w:color="auto"/>
              <w:bottom w:val="single" w:sz="4" w:space="0" w:color="auto"/>
              <w:right w:val="single" w:sz="4" w:space="0" w:color="auto"/>
            </w:tcBorders>
            <w:shd w:val="clear" w:color="auto" w:fill="auto"/>
          </w:tcPr>
          <w:p w14:paraId="620E7D5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0EA7C38" w14:textId="77777777" w:rsidR="00AF60D7" w:rsidRDefault="00AF60D7">
            <w:pPr>
              <w:pStyle w:val="TableRow"/>
            </w:pPr>
            <w:r>
              <w:t>Each funding item's amount is in a single currency.</w:t>
            </w:r>
          </w:p>
        </w:tc>
      </w:tr>
      <w:tr w:rsidR="00AF60D7" w14:paraId="6F6DA75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2B23E3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B0A2657" w14:textId="77777777" w:rsidR="00AF60D7" w:rsidRDefault="00AF60D7">
            <w:pPr>
              <w:pStyle w:val="CodeSamples"/>
            </w:pPr>
            <w:r>
              <w:t>FK_Conservation_Job_Funding_Currency (Currency_Key) references Currency(Currency_Key)</w:t>
            </w:r>
          </w:p>
        </w:tc>
      </w:tr>
    </w:tbl>
    <w:p w14:paraId="5CB9258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1AD575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5E23238" w14:textId="77777777" w:rsidR="00AF60D7" w:rsidRDefault="00AF60D7">
            <w:pPr>
              <w:pStyle w:val="TableTitle"/>
              <w:rPr>
                <w:color w:val="FF0000"/>
              </w:rPr>
            </w:pPr>
            <w:r>
              <w:t>Constraint : FK_Conservation_Job_Funding_Name</w:t>
            </w:r>
          </w:p>
        </w:tc>
      </w:tr>
      <w:tr w:rsidR="00AF60D7" w14:paraId="549F7EE5" w14:textId="77777777">
        <w:tc>
          <w:tcPr>
            <w:tcW w:w="1548" w:type="dxa"/>
            <w:tcBorders>
              <w:top w:val="nil"/>
              <w:left w:val="single" w:sz="4" w:space="0" w:color="auto"/>
              <w:bottom w:val="single" w:sz="4" w:space="0" w:color="auto"/>
              <w:right w:val="single" w:sz="4" w:space="0" w:color="auto"/>
            </w:tcBorders>
            <w:shd w:val="clear" w:color="auto" w:fill="auto"/>
          </w:tcPr>
          <w:p w14:paraId="41FBE1D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713FB60" w14:textId="77777777" w:rsidR="00AF60D7" w:rsidRDefault="00AF60D7">
            <w:pPr>
              <w:pStyle w:val="TableRow"/>
            </w:pPr>
            <w:r>
              <w:t>Each funding item is sourced from a single name.</w:t>
            </w:r>
          </w:p>
        </w:tc>
      </w:tr>
      <w:tr w:rsidR="00AF60D7" w14:paraId="1FDCEBF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5D3FC2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07BFE70" w14:textId="77777777" w:rsidR="00AF60D7" w:rsidRDefault="00AF60D7">
            <w:pPr>
              <w:pStyle w:val="CodeSamples"/>
            </w:pPr>
            <w:r>
              <w:t>FK_Conservation_Job_Funding_Name (Funded_By_Name_Key) references Name(Name_Key)</w:t>
            </w:r>
          </w:p>
        </w:tc>
      </w:tr>
    </w:tbl>
    <w:p w14:paraId="79558EC3" w14:textId="77777777" w:rsidR="00AF60D7" w:rsidRDefault="00AF60D7" w:rsidP="00AF60D7">
      <w:pPr>
        <w:pStyle w:val="NormalIndent"/>
      </w:pPr>
    </w:p>
    <w:p w14:paraId="6252D0D7" w14:textId="77777777" w:rsidR="00AF60D7" w:rsidRDefault="00AF60D7" w:rsidP="00840903">
      <w:pPr>
        <w:pStyle w:val="Heading4"/>
      </w:pPr>
      <w:bookmarkStart w:id="804" w:name="_Toc292879062"/>
      <w:r>
        <w:t>Conservation_Job_Material</w:t>
      </w:r>
      <w:bookmarkEnd w:id="804"/>
    </w:p>
    <w:p w14:paraId="1E22A7A4" w14:textId="77777777" w:rsidR="00AF60D7" w:rsidRDefault="00AF60D7" w:rsidP="00AF60D7">
      <w:pPr>
        <w:pStyle w:val="NormalIndent"/>
      </w:pPr>
      <w:r>
        <w:t>Identifies a material and quantity that was used when undertaking a job.</w:t>
      </w:r>
    </w:p>
    <w:p w14:paraId="328608C2" w14:textId="77777777" w:rsidR="00AF60D7" w:rsidRDefault="00AF60D7" w:rsidP="00AF60D7">
      <w:pPr>
        <w:pStyle w:val="NormalIndent"/>
      </w:pPr>
      <w:r>
        <w:t>Each job has zero or more materials.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45AC849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B0ACD9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87D44BD"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8C2D351"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53176EF" w14:textId="77777777" w:rsidR="00AF60D7" w:rsidRDefault="00AF60D7">
            <w:pPr>
              <w:pStyle w:val="TableColumnTitles"/>
              <w:keepNext/>
            </w:pPr>
            <w:r>
              <w:t>Size</w:t>
            </w:r>
          </w:p>
        </w:tc>
      </w:tr>
      <w:tr w:rsidR="00AF60D7" w14:paraId="5A72F52E" w14:textId="77777777">
        <w:tc>
          <w:tcPr>
            <w:tcW w:w="2802" w:type="dxa"/>
            <w:tcBorders>
              <w:top w:val="nil"/>
              <w:left w:val="single" w:sz="6" w:space="0" w:color="auto"/>
              <w:bottom w:val="nil"/>
              <w:right w:val="single" w:sz="6" w:space="0" w:color="auto"/>
            </w:tcBorders>
            <w:shd w:val="clear" w:color="auto" w:fill="auto"/>
          </w:tcPr>
          <w:p w14:paraId="06687A6B" w14:textId="77777777" w:rsidR="00AF60D7" w:rsidRDefault="00AF60D7">
            <w:pPr>
              <w:pStyle w:val="TableRow"/>
              <w:rPr>
                <w:u w:val="single"/>
              </w:rPr>
            </w:pPr>
            <w:r>
              <w:rPr>
                <w:u w:val="single"/>
              </w:rPr>
              <w:t>Conservation_Job_Material_Key</w:t>
            </w:r>
          </w:p>
        </w:tc>
        <w:tc>
          <w:tcPr>
            <w:tcW w:w="4536" w:type="dxa"/>
            <w:tcBorders>
              <w:top w:val="nil"/>
              <w:left w:val="single" w:sz="6" w:space="0" w:color="auto"/>
              <w:bottom w:val="nil"/>
              <w:right w:val="single" w:sz="6" w:space="0" w:color="auto"/>
            </w:tcBorders>
            <w:shd w:val="clear" w:color="auto" w:fill="auto"/>
          </w:tcPr>
          <w:p w14:paraId="712D0640" w14:textId="77777777" w:rsidR="00AF60D7" w:rsidRDefault="00AF60D7">
            <w:pPr>
              <w:pStyle w:val="TableRow"/>
            </w:pPr>
            <w:r>
              <w:t>Unique identifier for the Conservation_Job_Material table</w:t>
            </w:r>
          </w:p>
        </w:tc>
        <w:tc>
          <w:tcPr>
            <w:tcW w:w="1500" w:type="dxa"/>
            <w:tcBorders>
              <w:top w:val="nil"/>
              <w:left w:val="single" w:sz="6" w:space="0" w:color="auto"/>
              <w:bottom w:val="nil"/>
              <w:right w:val="single" w:sz="6" w:space="0" w:color="auto"/>
            </w:tcBorders>
            <w:shd w:val="clear" w:color="auto" w:fill="auto"/>
          </w:tcPr>
          <w:p w14:paraId="6755CBF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17ED9B6" w14:textId="77777777" w:rsidR="00AF60D7" w:rsidRDefault="00AF60D7">
            <w:pPr>
              <w:pStyle w:val="TableRow"/>
            </w:pPr>
            <w:r>
              <w:t>16</w:t>
            </w:r>
          </w:p>
        </w:tc>
      </w:tr>
      <w:tr w:rsidR="00AF60D7" w14:paraId="1265708B" w14:textId="77777777">
        <w:tc>
          <w:tcPr>
            <w:tcW w:w="2802" w:type="dxa"/>
            <w:tcBorders>
              <w:top w:val="nil"/>
              <w:left w:val="single" w:sz="6" w:space="0" w:color="auto"/>
              <w:bottom w:val="nil"/>
              <w:right w:val="single" w:sz="6" w:space="0" w:color="auto"/>
            </w:tcBorders>
            <w:shd w:val="clear" w:color="auto" w:fill="auto"/>
          </w:tcPr>
          <w:p w14:paraId="0734CC4B" w14:textId="77777777" w:rsidR="00AF60D7" w:rsidRDefault="00AF60D7">
            <w:pPr>
              <w:pStyle w:val="TableRow"/>
            </w:pPr>
            <w:r>
              <w:t>Conservation_Job_Key</w:t>
            </w:r>
          </w:p>
        </w:tc>
        <w:tc>
          <w:tcPr>
            <w:tcW w:w="4536" w:type="dxa"/>
            <w:tcBorders>
              <w:top w:val="nil"/>
              <w:left w:val="single" w:sz="6" w:space="0" w:color="auto"/>
              <w:bottom w:val="nil"/>
              <w:right w:val="single" w:sz="6" w:space="0" w:color="auto"/>
            </w:tcBorders>
            <w:shd w:val="clear" w:color="auto" w:fill="auto"/>
          </w:tcPr>
          <w:p w14:paraId="0F8DFFEA" w14:textId="77777777" w:rsidR="00AF60D7" w:rsidRDefault="00AF60D7">
            <w:pPr>
              <w:pStyle w:val="TableRow"/>
            </w:pPr>
            <w:r>
              <w:t>Identifies the job the material was used for.</w:t>
            </w:r>
          </w:p>
        </w:tc>
        <w:tc>
          <w:tcPr>
            <w:tcW w:w="1500" w:type="dxa"/>
            <w:tcBorders>
              <w:top w:val="nil"/>
              <w:left w:val="single" w:sz="6" w:space="0" w:color="auto"/>
              <w:bottom w:val="nil"/>
              <w:right w:val="single" w:sz="6" w:space="0" w:color="auto"/>
            </w:tcBorders>
            <w:shd w:val="clear" w:color="auto" w:fill="auto"/>
          </w:tcPr>
          <w:p w14:paraId="559F5CF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DBF63D3" w14:textId="77777777" w:rsidR="00AF60D7" w:rsidRDefault="00AF60D7">
            <w:pPr>
              <w:pStyle w:val="TableRow"/>
            </w:pPr>
            <w:r>
              <w:t>16</w:t>
            </w:r>
          </w:p>
        </w:tc>
      </w:tr>
      <w:tr w:rsidR="00AF60D7" w14:paraId="1E605D6C" w14:textId="77777777">
        <w:tc>
          <w:tcPr>
            <w:tcW w:w="2802" w:type="dxa"/>
            <w:tcBorders>
              <w:top w:val="nil"/>
              <w:left w:val="single" w:sz="6" w:space="0" w:color="auto"/>
              <w:bottom w:val="nil"/>
              <w:right w:val="single" w:sz="6" w:space="0" w:color="auto"/>
            </w:tcBorders>
            <w:shd w:val="clear" w:color="auto" w:fill="auto"/>
          </w:tcPr>
          <w:p w14:paraId="589B44A2" w14:textId="77777777" w:rsidR="00AF60D7" w:rsidRDefault="00AF60D7">
            <w:pPr>
              <w:pStyle w:val="TableRow"/>
            </w:pPr>
            <w:r>
              <w:t>Material_Concept_Key</w:t>
            </w:r>
          </w:p>
        </w:tc>
        <w:tc>
          <w:tcPr>
            <w:tcW w:w="4536" w:type="dxa"/>
            <w:tcBorders>
              <w:top w:val="nil"/>
              <w:left w:val="single" w:sz="6" w:space="0" w:color="auto"/>
              <w:bottom w:val="nil"/>
              <w:right w:val="single" w:sz="6" w:space="0" w:color="auto"/>
            </w:tcBorders>
            <w:shd w:val="clear" w:color="auto" w:fill="auto"/>
          </w:tcPr>
          <w:p w14:paraId="57A4E746" w14:textId="77777777" w:rsidR="00AF60D7" w:rsidRDefault="00AF60D7">
            <w:pPr>
              <w:pStyle w:val="TableRow"/>
            </w:pPr>
            <w:r>
              <w:t>Identifies the material used.  Linked to the Thesaurus Materials concept group.</w:t>
            </w:r>
          </w:p>
        </w:tc>
        <w:tc>
          <w:tcPr>
            <w:tcW w:w="1500" w:type="dxa"/>
            <w:tcBorders>
              <w:top w:val="nil"/>
              <w:left w:val="single" w:sz="6" w:space="0" w:color="auto"/>
              <w:bottom w:val="nil"/>
              <w:right w:val="single" w:sz="6" w:space="0" w:color="auto"/>
            </w:tcBorders>
            <w:shd w:val="clear" w:color="auto" w:fill="auto"/>
          </w:tcPr>
          <w:p w14:paraId="6C493BE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08BCDBB" w14:textId="77777777" w:rsidR="00AF60D7" w:rsidRDefault="00AF60D7">
            <w:pPr>
              <w:pStyle w:val="TableRow"/>
            </w:pPr>
            <w:r>
              <w:t>16</w:t>
            </w:r>
          </w:p>
        </w:tc>
      </w:tr>
      <w:tr w:rsidR="00AF60D7" w14:paraId="515E2A8C" w14:textId="77777777">
        <w:tc>
          <w:tcPr>
            <w:tcW w:w="2802" w:type="dxa"/>
            <w:tcBorders>
              <w:top w:val="nil"/>
              <w:left w:val="single" w:sz="6" w:space="0" w:color="auto"/>
              <w:bottom w:val="nil"/>
              <w:right w:val="single" w:sz="6" w:space="0" w:color="auto"/>
            </w:tcBorders>
            <w:shd w:val="clear" w:color="auto" w:fill="auto"/>
          </w:tcPr>
          <w:p w14:paraId="71ECAD95" w14:textId="77777777" w:rsidR="00AF60D7" w:rsidRDefault="00AF60D7">
            <w:pPr>
              <w:pStyle w:val="TableRow"/>
            </w:pPr>
            <w:r>
              <w:t>Quantity</w:t>
            </w:r>
          </w:p>
        </w:tc>
        <w:tc>
          <w:tcPr>
            <w:tcW w:w="4536" w:type="dxa"/>
            <w:tcBorders>
              <w:top w:val="nil"/>
              <w:left w:val="single" w:sz="6" w:space="0" w:color="auto"/>
              <w:bottom w:val="nil"/>
              <w:right w:val="single" w:sz="6" w:space="0" w:color="auto"/>
            </w:tcBorders>
            <w:shd w:val="clear" w:color="auto" w:fill="auto"/>
          </w:tcPr>
          <w:p w14:paraId="1FCC138F" w14:textId="77777777" w:rsidR="00AF60D7" w:rsidRDefault="00AF60D7">
            <w:pPr>
              <w:pStyle w:val="TableRow"/>
            </w:pPr>
            <w:r>
              <w:t>Quantity of material used.</w:t>
            </w:r>
          </w:p>
        </w:tc>
        <w:tc>
          <w:tcPr>
            <w:tcW w:w="1500" w:type="dxa"/>
            <w:tcBorders>
              <w:top w:val="nil"/>
              <w:left w:val="single" w:sz="6" w:space="0" w:color="auto"/>
              <w:bottom w:val="nil"/>
              <w:right w:val="single" w:sz="6" w:space="0" w:color="auto"/>
            </w:tcBorders>
            <w:shd w:val="clear" w:color="auto" w:fill="auto"/>
          </w:tcPr>
          <w:p w14:paraId="7317141C"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76B7B18" w14:textId="77777777" w:rsidR="00AF60D7" w:rsidRDefault="00AF60D7">
            <w:pPr>
              <w:pStyle w:val="TableRow"/>
            </w:pPr>
            <w:r>
              <w:t>20</w:t>
            </w:r>
          </w:p>
        </w:tc>
      </w:tr>
      <w:tr w:rsidR="00AF60D7" w14:paraId="6047672A" w14:textId="77777777">
        <w:tc>
          <w:tcPr>
            <w:tcW w:w="2802" w:type="dxa"/>
            <w:tcBorders>
              <w:top w:val="nil"/>
              <w:left w:val="single" w:sz="6" w:space="0" w:color="auto"/>
              <w:bottom w:val="nil"/>
              <w:right w:val="single" w:sz="6" w:space="0" w:color="auto"/>
            </w:tcBorders>
            <w:shd w:val="clear" w:color="auto" w:fill="auto"/>
          </w:tcPr>
          <w:p w14:paraId="24932D1B" w14:textId="77777777" w:rsidR="00AF60D7" w:rsidRDefault="00AF60D7">
            <w:pPr>
              <w:pStyle w:val="TableRow"/>
            </w:pPr>
            <w:r>
              <w:t>Unit_Concept_Key</w:t>
            </w:r>
          </w:p>
        </w:tc>
        <w:tc>
          <w:tcPr>
            <w:tcW w:w="4536" w:type="dxa"/>
            <w:tcBorders>
              <w:top w:val="nil"/>
              <w:left w:val="single" w:sz="6" w:space="0" w:color="auto"/>
              <w:bottom w:val="nil"/>
              <w:right w:val="single" w:sz="6" w:space="0" w:color="auto"/>
            </w:tcBorders>
            <w:shd w:val="clear" w:color="auto" w:fill="auto"/>
          </w:tcPr>
          <w:p w14:paraId="3D361C08" w14:textId="77777777" w:rsidR="00AF60D7" w:rsidRDefault="00AF60D7">
            <w:pPr>
              <w:pStyle w:val="TableRow"/>
            </w:pPr>
            <w:r>
              <w:t>Unit that applies to the Quantity field.  Linked to the Thesaurus Quantity Units concept group.</w:t>
            </w:r>
          </w:p>
        </w:tc>
        <w:tc>
          <w:tcPr>
            <w:tcW w:w="1500" w:type="dxa"/>
            <w:tcBorders>
              <w:top w:val="nil"/>
              <w:left w:val="single" w:sz="6" w:space="0" w:color="auto"/>
              <w:bottom w:val="nil"/>
              <w:right w:val="single" w:sz="6" w:space="0" w:color="auto"/>
            </w:tcBorders>
            <w:shd w:val="clear" w:color="auto" w:fill="auto"/>
          </w:tcPr>
          <w:p w14:paraId="5FDE33B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7331B9" w14:textId="77777777" w:rsidR="00AF60D7" w:rsidRDefault="00AF60D7">
            <w:pPr>
              <w:pStyle w:val="TableRow"/>
            </w:pPr>
            <w:r>
              <w:t>16</w:t>
            </w:r>
          </w:p>
        </w:tc>
      </w:tr>
      <w:tr w:rsidR="00AF60D7" w14:paraId="1C16642D" w14:textId="77777777">
        <w:tc>
          <w:tcPr>
            <w:tcW w:w="2802" w:type="dxa"/>
            <w:tcBorders>
              <w:top w:val="nil"/>
              <w:left w:val="single" w:sz="6" w:space="0" w:color="auto"/>
              <w:bottom w:val="nil"/>
              <w:right w:val="single" w:sz="6" w:space="0" w:color="auto"/>
            </w:tcBorders>
            <w:shd w:val="clear" w:color="auto" w:fill="auto"/>
          </w:tcPr>
          <w:p w14:paraId="2E4D91BF" w14:textId="77777777" w:rsidR="00AF60D7" w:rsidRDefault="00AF60D7">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70DD1DE8"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DD13F1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F6E78A1" w14:textId="77777777" w:rsidR="00AF60D7" w:rsidRDefault="00AF60D7">
            <w:pPr>
              <w:pStyle w:val="TableRow"/>
            </w:pPr>
            <w:r>
              <w:t>16</w:t>
            </w:r>
          </w:p>
        </w:tc>
      </w:tr>
      <w:tr w:rsidR="00AF60D7" w14:paraId="04BE1E68" w14:textId="77777777">
        <w:tc>
          <w:tcPr>
            <w:tcW w:w="2802" w:type="dxa"/>
            <w:tcBorders>
              <w:top w:val="nil"/>
              <w:left w:val="single" w:sz="6" w:space="0" w:color="auto"/>
              <w:bottom w:val="nil"/>
              <w:right w:val="single" w:sz="6" w:space="0" w:color="auto"/>
            </w:tcBorders>
            <w:shd w:val="clear" w:color="auto" w:fill="auto"/>
          </w:tcPr>
          <w:p w14:paraId="220DC1DB"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4D2A82F"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08ABA5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51B55FB" w14:textId="77777777" w:rsidR="00AF60D7" w:rsidRDefault="00AF60D7">
            <w:pPr>
              <w:pStyle w:val="TableRow"/>
            </w:pPr>
            <w:r>
              <w:t>16</w:t>
            </w:r>
          </w:p>
        </w:tc>
      </w:tr>
      <w:tr w:rsidR="00AF60D7" w14:paraId="691CDF81" w14:textId="77777777">
        <w:tc>
          <w:tcPr>
            <w:tcW w:w="2802" w:type="dxa"/>
            <w:tcBorders>
              <w:top w:val="nil"/>
              <w:left w:val="single" w:sz="6" w:space="0" w:color="auto"/>
              <w:bottom w:val="nil"/>
              <w:right w:val="single" w:sz="6" w:space="0" w:color="auto"/>
            </w:tcBorders>
            <w:shd w:val="clear" w:color="auto" w:fill="auto"/>
          </w:tcPr>
          <w:p w14:paraId="0CA1334E"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F3A01AB"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F5EB7C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FBDA2D7" w14:textId="77777777" w:rsidR="00AF60D7" w:rsidRDefault="00AF60D7">
            <w:pPr>
              <w:pStyle w:val="TableRow"/>
            </w:pPr>
            <w:r>
              <w:t>8</w:t>
            </w:r>
          </w:p>
        </w:tc>
      </w:tr>
      <w:tr w:rsidR="00AF60D7" w14:paraId="489A7951" w14:textId="77777777">
        <w:tc>
          <w:tcPr>
            <w:tcW w:w="2802" w:type="dxa"/>
            <w:tcBorders>
              <w:top w:val="nil"/>
              <w:left w:val="single" w:sz="6" w:space="0" w:color="auto"/>
              <w:bottom w:val="single" w:sz="6" w:space="0" w:color="auto"/>
              <w:right w:val="single" w:sz="6" w:space="0" w:color="auto"/>
            </w:tcBorders>
            <w:shd w:val="clear" w:color="auto" w:fill="auto"/>
          </w:tcPr>
          <w:p w14:paraId="13B74A0F"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9A0CE07"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90CE5AB"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ED3A62A" w14:textId="77777777" w:rsidR="00AF60D7" w:rsidRDefault="00AF60D7">
            <w:pPr>
              <w:pStyle w:val="TableRow"/>
            </w:pPr>
            <w:r>
              <w:t>8</w:t>
            </w:r>
          </w:p>
        </w:tc>
      </w:tr>
    </w:tbl>
    <w:p w14:paraId="692CED2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B491EF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B93752A"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302D7B3"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F19C936" w14:textId="77777777" w:rsidR="00AF60D7" w:rsidRDefault="00AF60D7">
            <w:pPr>
              <w:pStyle w:val="TableColumnTitles"/>
              <w:keepNext/>
            </w:pPr>
            <w:r>
              <w:t>Options</w:t>
            </w:r>
          </w:p>
        </w:tc>
      </w:tr>
      <w:tr w:rsidR="00AF60D7" w14:paraId="4515B9D8" w14:textId="77777777">
        <w:tc>
          <w:tcPr>
            <w:tcW w:w="2801" w:type="dxa"/>
            <w:tcBorders>
              <w:top w:val="nil"/>
              <w:left w:val="single" w:sz="6" w:space="0" w:color="auto"/>
              <w:bottom w:val="single" w:sz="6" w:space="0" w:color="auto"/>
              <w:right w:val="single" w:sz="6" w:space="0" w:color="auto"/>
            </w:tcBorders>
            <w:shd w:val="clear" w:color="auto" w:fill="auto"/>
          </w:tcPr>
          <w:p w14:paraId="5F36D23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52B3696"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5D9F194" w14:textId="77777777" w:rsidR="00AF60D7" w:rsidRDefault="00AF60D7">
            <w:pPr>
              <w:pStyle w:val="TableRow"/>
            </w:pPr>
          </w:p>
        </w:tc>
      </w:tr>
    </w:tbl>
    <w:p w14:paraId="6D876FB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29AEF8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FD53D3B" w14:textId="77777777" w:rsidR="00AF60D7" w:rsidRDefault="00AF60D7">
            <w:pPr>
              <w:pStyle w:val="TableTitle"/>
              <w:rPr>
                <w:color w:val="FF0000"/>
              </w:rPr>
            </w:pPr>
            <w:r>
              <w:t>Constraint : FK_Conservation_Job_Material_Conservation_Job</w:t>
            </w:r>
          </w:p>
        </w:tc>
      </w:tr>
      <w:tr w:rsidR="00AF60D7" w14:paraId="145B9299" w14:textId="77777777">
        <w:tc>
          <w:tcPr>
            <w:tcW w:w="1548" w:type="dxa"/>
            <w:tcBorders>
              <w:top w:val="nil"/>
              <w:left w:val="single" w:sz="4" w:space="0" w:color="auto"/>
              <w:bottom w:val="single" w:sz="4" w:space="0" w:color="auto"/>
              <w:right w:val="single" w:sz="4" w:space="0" w:color="auto"/>
            </w:tcBorders>
            <w:shd w:val="clear" w:color="auto" w:fill="auto"/>
          </w:tcPr>
          <w:p w14:paraId="7CE4DC7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2E9F4A7" w14:textId="77777777" w:rsidR="00AF60D7" w:rsidRDefault="00AF60D7">
            <w:pPr>
              <w:pStyle w:val="TableRow"/>
            </w:pPr>
            <w:r>
              <w:t>References the conservation job.</w:t>
            </w:r>
          </w:p>
        </w:tc>
      </w:tr>
      <w:tr w:rsidR="00AF60D7" w14:paraId="64F3B22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813A8A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53A3442" w14:textId="77777777" w:rsidR="00AF60D7" w:rsidRDefault="00AF60D7">
            <w:pPr>
              <w:pStyle w:val="CodeSamples"/>
            </w:pPr>
            <w:r>
              <w:t>FK_Conservation_Job_Material_Conservation_Job (Conservation_Job_Key) references Conservation_Job(Conservation_Job_Key)</w:t>
            </w:r>
          </w:p>
        </w:tc>
      </w:tr>
    </w:tbl>
    <w:p w14:paraId="7406446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F99F8F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F7B1323" w14:textId="77777777" w:rsidR="00AF60D7" w:rsidRDefault="00AF60D7">
            <w:pPr>
              <w:pStyle w:val="TableTitle"/>
              <w:rPr>
                <w:color w:val="FF0000"/>
              </w:rPr>
            </w:pPr>
            <w:r>
              <w:t>Constraint : FK_Conservation_Job_Material_Material</w:t>
            </w:r>
          </w:p>
        </w:tc>
      </w:tr>
      <w:tr w:rsidR="00AF60D7" w14:paraId="6BA4979A" w14:textId="77777777">
        <w:tc>
          <w:tcPr>
            <w:tcW w:w="1548" w:type="dxa"/>
            <w:tcBorders>
              <w:top w:val="nil"/>
              <w:left w:val="single" w:sz="4" w:space="0" w:color="auto"/>
              <w:bottom w:val="single" w:sz="4" w:space="0" w:color="auto"/>
              <w:right w:val="single" w:sz="4" w:space="0" w:color="auto"/>
            </w:tcBorders>
            <w:shd w:val="clear" w:color="auto" w:fill="auto"/>
          </w:tcPr>
          <w:p w14:paraId="70F0C7A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027A2FC" w14:textId="77777777" w:rsidR="00AF60D7" w:rsidRDefault="00AF60D7">
            <w:pPr>
              <w:pStyle w:val="TableRow"/>
            </w:pPr>
            <w:r>
              <w:t>References the material used by the job.</w:t>
            </w:r>
          </w:p>
        </w:tc>
      </w:tr>
      <w:tr w:rsidR="00AF60D7" w14:paraId="02709FB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458EB0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23D3D98" w14:textId="77777777" w:rsidR="00AF60D7" w:rsidRDefault="00AF60D7">
            <w:pPr>
              <w:pStyle w:val="CodeSamples"/>
            </w:pPr>
            <w:r>
              <w:t>FK_Conservation_Job_Material_Material (Material_Concept_Key) references Concept(Concept_Key)</w:t>
            </w:r>
          </w:p>
        </w:tc>
      </w:tr>
    </w:tbl>
    <w:p w14:paraId="35AC5C3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A9F2D9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059A86D" w14:textId="77777777" w:rsidR="00AF60D7" w:rsidRDefault="00AF60D7">
            <w:pPr>
              <w:pStyle w:val="TableTitle"/>
              <w:rPr>
                <w:color w:val="FF0000"/>
              </w:rPr>
            </w:pPr>
            <w:r>
              <w:t>Constraint : FK_Conservation_Job_Material_Unit</w:t>
            </w:r>
          </w:p>
        </w:tc>
      </w:tr>
      <w:tr w:rsidR="00AF60D7" w14:paraId="5FDEA618" w14:textId="77777777">
        <w:tc>
          <w:tcPr>
            <w:tcW w:w="1548" w:type="dxa"/>
            <w:tcBorders>
              <w:top w:val="nil"/>
              <w:left w:val="single" w:sz="4" w:space="0" w:color="auto"/>
              <w:bottom w:val="single" w:sz="4" w:space="0" w:color="auto"/>
              <w:right w:val="single" w:sz="4" w:space="0" w:color="auto"/>
            </w:tcBorders>
            <w:shd w:val="clear" w:color="auto" w:fill="auto"/>
          </w:tcPr>
          <w:p w14:paraId="47A6064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74C9436" w14:textId="77777777" w:rsidR="00AF60D7" w:rsidRDefault="00AF60D7">
            <w:pPr>
              <w:pStyle w:val="TableRow"/>
            </w:pPr>
            <w:r>
              <w:t>Each conservation job material has a recorded amount used measured in one unit.</w:t>
            </w:r>
          </w:p>
        </w:tc>
      </w:tr>
      <w:tr w:rsidR="00AF60D7" w14:paraId="1A9CF55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B96D5A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4909B26" w14:textId="77777777" w:rsidR="00AF60D7" w:rsidRDefault="00AF60D7">
            <w:pPr>
              <w:pStyle w:val="CodeSamples"/>
            </w:pPr>
            <w:r>
              <w:t>FK_Conservation_Job_Material_Unit (Unit_Concept_Key) references Concept(Concept_Key)</w:t>
            </w:r>
          </w:p>
        </w:tc>
      </w:tr>
    </w:tbl>
    <w:p w14:paraId="127C0F94" w14:textId="77777777" w:rsidR="00AF60D7" w:rsidRDefault="00AF60D7" w:rsidP="00AF60D7">
      <w:pPr>
        <w:pStyle w:val="NormalIndent"/>
      </w:pPr>
    </w:p>
    <w:p w14:paraId="3C6E4A80" w14:textId="77777777" w:rsidR="00AF60D7" w:rsidRDefault="00AF60D7" w:rsidP="00840903">
      <w:pPr>
        <w:pStyle w:val="Heading4"/>
      </w:pPr>
      <w:bookmarkStart w:id="805" w:name="_Toc292879063"/>
      <w:r>
        <w:t>Conservation_Job_Staff</w:t>
      </w:r>
      <w:bookmarkEnd w:id="805"/>
    </w:p>
    <w:p w14:paraId="6E2CF101" w14:textId="77777777" w:rsidR="00AF60D7" w:rsidRDefault="00AF60D7" w:rsidP="00AF60D7">
      <w:pPr>
        <w:pStyle w:val="NormalIndent"/>
      </w:pPr>
      <w:r>
        <w:t xml:space="preserve">Identifies a person who undertook a job.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6045E7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D26B1C4"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07E968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361893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FD9EA74" w14:textId="77777777" w:rsidR="00AF60D7" w:rsidRDefault="00AF60D7">
            <w:pPr>
              <w:pStyle w:val="TableColumnTitles"/>
              <w:keepNext/>
            </w:pPr>
            <w:r>
              <w:t>Size</w:t>
            </w:r>
          </w:p>
        </w:tc>
      </w:tr>
      <w:tr w:rsidR="00AF60D7" w14:paraId="0C65EF25" w14:textId="77777777">
        <w:tc>
          <w:tcPr>
            <w:tcW w:w="2802" w:type="dxa"/>
            <w:tcBorders>
              <w:top w:val="nil"/>
              <w:left w:val="single" w:sz="6" w:space="0" w:color="auto"/>
              <w:bottom w:val="nil"/>
              <w:right w:val="single" w:sz="6" w:space="0" w:color="auto"/>
            </w:tcBorders>
            <w:shd w:val="clear" w:color="auto" w:fill="auto"/>
          </w:tcPr>
          <w:p w14:paraId="50AA1FCD" w14:textId="77777777" w:rsidR="00AF60D7" w:rsidRDefault="00AF60D7">
            <w:pPr>
              <w:pStyle w:val="TableRow"/>
              <w:rPr>
                <w:u w:val="single"/>
              </w:rPr>
            </w:pPr>
            <w:r>
              <w:rPr>
                <w:u w:val="single"/>
              </w:rPr>
              <w:t>Conservation_Job_Staff_Key</w:t>
            </w:r>
          </w:p>
        </w:tc>
        <w:tc>
          <w:tcPr>
            <w:tcW w:w="4536" w:type="dxa"/>
            <w:tcBorders>
              <w:top w:val="nil"/>
              <w:left w:val="single" w:sz="6" w:space="0" w:color="auto"/>
              <w:bottom w:val="nil"/>
              <w:right w:val="single" w:sz="6" w:space="0" w:color="auto"/>
            </w:tcBorders>
            <w:shd w:val="clear" w:color="auto" w:fill="auto"/>
          </w:tcPr>
          <w:p w14:paraId="2992EA5E" w14:textId="77777777" w:rsidR="00AF60D7" w:rsidRDefault="00AF60D7">
            <w:pPr>
              <w:pStyle w:val="TableRow"/>
            </w:pPr>
            <w:r>
              <w:t>Unique identifier for the Conservation_Job_Staff table</w:t>
            </w:r>
          </w:p>
        </w:tc>
        <w:tc>
          <w:tcPr>
            <w:tcW w:w="1500" w:type="dxa"/>
            <w:tcBorders>
              <w:top w:val="nil"/>
              <w:left w:val="single" w:sz="6" w:space="0" w:color="auto"/>
              <w:bottom w:val="nil"/>
              <w:right w:val="single" w:sz="6" w:space="0" w:color="auto"/>
            </w:tcBorders>
            <w:shd w:val="clear" w:color="auto" w:fill="auto"/>
          </w:tcPr>
          <w:p w14:paraId="0435EB6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39453F7" w14:textId="77777777" w:rsidR="00AF60D7" w:rsidRDefault="00AF60D7">
            <w:pPr>
              <w:pStyle w:val="TableRow"/>
            </w:pPr>
            <w:r>
              <w:t>16</w:t>
            </w:r>
          </w:p>
        </w:tc>
      </w:tr>
      <w:tr w:rsidR="00AF60D7" w14:paraId="0E2C68AC" w14:textId="77777777">
        <w:tc>
          <w:tcPr>
            <w:tcW w:w="2802" w:type="dxa"/>
            <w:tcBorders>
              <w:top w:val="nil"/>
              <w:left w:val="single" w:sz="6" w:space="0" w:color="auto"/>
              <w:bottom w:val="nil"/>
              <w:right w:val="single" w:sz="6" w:space="0" w:color="auto"/>
            </w:tcBorders>
            <w:shd w:val="clear" w:color="auto" w:fill="auto"/>
          </w:tcPr>
          <w:p w14:paraId="3D940BB3" w14:textId="77777777" w:rsidR="00AF60D7" w:rsidRDefault="00AF60D7">
            <w:pPr>
              <w:pStyle w:val="TableRow"/>
            </w:pPr>
            <w:r>
              <w:t>Conservation_Job_Key</w:t>
            </w:r>
          </w:p>
        </w:tc>
        <w:tc>
          <w:tcPr>
            <w:tcW w:w="4536" w:type="dxa"/>
            <w:tcBorders>
              <w:top w:val="nil"/>
              <w:left w:val="single" w:sz="6" w:space="0" w:color="auto"/>
              <w:bottom w:val="nil"/>
              <w:right w:val="single" w:sz="6" w:space="0" w:color="auto"/>
            </w:tcBorders>
            <w:shd w:val="clear" w:color="auto" w:fill="auto"/>
          </w:tcPr>
          <w:p w14:paraId="7391A0C6" w14:textId="77777777" w:rsidR="00AF60D7" w:rsidRDefault="00AF60D7">
            <w:pPr>
              <w:pStyle w:val="TableRow"/>
            </w:pPr>
            <w:r>
              <w:t>Job being undertaken.</w:t>
            </w:r>
          </w:p>
        </w:tc>
        <w:tc>
          <w:tcPr>
            <w:tcW w:w="1500" w:type="dxa"/>
            <w:tcBorders>
              <w:top w:val="nil"/>
              <w:left w:val="single" w:sz="6" w:space="0" w:color="auto"/>
              <w:bottom w:val="nil"/>
              <w:right w:val="single" w:sz="6" w:space="0" w:color="auto"/>
            </w:tcBorders>
            <w:shd w:val="clear" w:color="auto" w:fill="auto"/>
          </w:tcPr>
          <w:p w14:paraId="34D1C87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042C82" w14:textId="77777777" w:rsidR="00AF60D7" w:rsidRDefault="00AF60D7">
            <w:pPr>
              <w:pStyle w:val="TableRow"/>
            </w:pPr>
            <w:r>
              <w:t>16</w:t>
            </w:r>
          </w:p>
        </w:tc>
      </w:tr>
      <w:tr w:rsidR="00AF60D7" w14:paraId="158F8003" w14:textId="77777777">
        <w:tc>
          <w:tcPr>
            <w:tcW w:w="2802" w:type="dxa"/>
            <w:tcBorders>
              <w:top w:val="nil"/>
              <w:left w:val="single" w:sz="6" w:space="0" w:color="auto"/>
              <w:bottom w:val="nil"/>
              <w:right w:val="single" w:sz="6" w:space="0" w:color="auto"/>
            </w:tcBorders>
            <w:shd w:val="clear" w:color="auto" w:fill="auto"/>
          </w:tcPr>
          <w:p w14:paraId="58B84242" w14:textId="77777777" w:rsidR="00AF60D7" w:rsidRDefault="00AF60D7">
            <w:pPr>
              <w:pStyle w:val="TableRow"/>
            </w:pPr>
            <w:r>
              <w:t>Name_Key</w:t>
            </w:r>
          </w:p>
        </w:tc>
        <w:tc>
          <w:tcPr>
            <w:tcW w:w="4536" w:type="dxa"/>
            <w:tcBorders>
              <w:top w:val="nil"/>
              <w:left w:val="single" w:sz="6" w:space="0" w:color="auto"/>
              <w:bottom w:val="nil"/>
              <w:right w:val="single" w:sz="6" w:space="0" w:color="auto"/>
            </w:tcBorders>
            <w:shd w:val="clear" w:color="auto" w:fill="auto"/>
          </w:tcPr>
          <w:p w14:paraId="2FD2CB86" w14:textId="77777777" w:rsidR="00AF60D7" w:rsidRDefault="00AF60D7">
            <w:pPr>
              <w:pStyle w:val="TableRow"/>
            </w:pPr>
            <w:r>
              <w:t>Person who undertook the job.</w:t>
            </w:r>
          </w:p>
        </w:tc>
        <w:tc>
          <w:tcPr>
            <w:tcW w:w="1500" w:type="dxa"/>
            <w:tcBorders>
              <w:top w:val="nil"/>
              <w:left w:val="single" w:sz="6" w:space="0" w:color="auto"/>
              <w:bottom w:val="nil"/>
              <w:right w:val="single" w:sz="6" w:space="0" w:color="auto"/>
            </w:tcBorders>
            <w:shd w:val="clear" w:color="auto" w:fill="auto"/>
          </w:tcPr>
          <w:p w14:paraId="44D69C9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841F636" w14:textId="77777777" w:rsidR="00AF60D7" w:rsidRDefault="00AF60D7">
            <w:pPr>
              <w:pStyle w:val="TableRow"/>
            </w:pPr>
            <w:r>
              <w:t>16</w:t>
            </w:r>
          </w:p>
        </w:tc>
      </w:tr>
      <w:tr w:rsidR="00AF60D7" w14:paraId="1162A311" w14:textId="77777777">
        <w:tc>
          <w:tcPr>
            <w:tcW w:w="2802" w:type="dxa"/>
            <w:tcBorders>
              <w:top w:val="nil"/>
              <w:left w:val="single" w:sz="6" w:space="0" w:color="auto"/>
              <w:bottom w:val="single" w:sz="6" w:space="0" w:color="auto"/>
              <w:right w:val="single" w:sz="6" w:space="0" w:color="auto"/>
            </w:tcBorders>
            <w:shd w:val="clear" w:color="auto" w:fill="auto"/>
          </w:tcPr>
          <w:p w14:paraId="3D2EB973"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448D39C2"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78ED9E2A"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4ED9B787" w14:textId="77777777" w:rsidR="00AF60D7" w:rsidRDefault="00AF60D7">
            <w:pPr>
              <w:pStyle w:val="TableRow"/>
            </w:pPr>
            <w:r>
              <w:t>16</w:t>
            </w:r>
          </w:p>
        </w:tc>
      </w:tr>
    </w:tbl>
    <w:p w14:paraId="101681A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B24094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A79435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918CEE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7C712AB" w14:textId="77777777" w:rsidR="00AF60D7" w:rsidRDefault="00AF60D7">
            <w:pPr>
              <w:pStyle w:val="TableColumnTitles"/>
              <w:keepNext/>
            </w:pPr>
            <w:r>
              <w:t>Options</w:t>
            </w:r>
          </w:p>
        </w:tc>
      </w:tr>
      <w:tr w:rsidR="00AF60D7" w14:paraId="64F5A99F" w14:textId="77777777">
        <w:tc>
          <w:tcPr>
            <w:tcW w:w="2801" w:type="dxa"/>
            <w:tcBorders>
              <w:top w:val="nil"/>
              <w:left w:val="single" w:sz="6" w:space="0" w:color="auto"/>
              <w:bottom w:val="single" w:sz="6" w:space="0" w:color="auto"/>
              <w:right w:val="single" w:sz="6" w:space="0" w:color="auto"/>
            </w:tcBorders>
            <w:shd w:val="clear" w:color="auto" w:fill="auto"/>
          </w:tcPr>
          <w:p w14:paraId="6084DCDB"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419A555"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6E89DAC" w14:textId="77777777" w:rsidR="00AF60D7" w:rsidRDefault="00AF60D7">
            <w:pPr>
              <w:pStyle w:val="TableRow"/>
            </w:pPr>
          </w:p>
        </w:tc>
      </w:tr>
    </w:tbl>
    <w:p w14:paraId="3F79264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BDCA30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5BF6D9B" w14:textId="77777777" w:rsidR="00AF60D7" w:rsidRDefault="00AF60D7">
            <w:pPr>
              <w:pStyle w:val="TableTitle"/>
              <w:rPr>
                <w:color w:val="FF0000"/>
              </w:rPr>
            </w:pPr>
            <w:r>
              <w:t>Constraint : FK_Conservation_Job_Staff_Conservation_Job</w:t>
            </w:r>
          </w:p>
        </w:tc>
      </w:tr>
      <w:tr w:rsidR="00AF60D7" w14:paraId="29D601F8" w14:textId="77777777">
        <w:tc>
          <w:tcPr>
            <w:tcW w:w="1548" w:type="dxa"/>
            <w:tcBorders>
              <w:top w:val="nil"/>
              <w:left w:val="single" w:sz="4" w:space="0" w:color="auto"/>
              <w:bottom w:val="single" w:sz="4" w:space="0" w:color="auto"/>
              <w:right w:val="single" w:sz="4" w:space="0" w:color="auto"/>
            </w:tcBorders>
            <w:shd w:val="clear" w:color="auto" w:fill="auto"/>
          </w:tcPr>
          <w:p w14:paraId="1A674DF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825B679" w14:textId="77777777" w:rsidR="00AF60D7" w:rsidRDefault="00AF60D7">
            <w:pPr>
              <w:pStyle w:val="TableRow"/>
            </w:pPr>
            <w:r>
              <w:t>References the conservation job.</w:t>
            </w:r>
          </w:p>
        </w:tc>
      </w:tr>
      <w:tr w:rsidR="00AF60D7" w14:paraId="25DB7C1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21661E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FB6E0D0" w14:textId="77777777" w:rsidR="00AF60D7" w:rsidRDefault="00AF60D7">
            <w:pPr>
              <w:pStyle w:val="CodeSamples"/>
            </w:pPr>
            <w:r>
              <w:t>FK_Conservation_Job_Staff_Conservation_Job (Conservation_Job_Key) references Conservation_Job(Conservation_Job_Key)</w:t>
            </w:r>
          </w:p>
        </w:tc>
      </w:tr>
    </w:tbl>
    <w:p w14:paraId="7034EB0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6736FF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92A4A5C" w14:textId="77777777" w:rsidR="00AF60D7" w:rsidRDefault="00AF60D7">
            <w:pPr>
              <w:pStyle w:val="TableTitle"/>
              <w:rPr>
                <w:color w:val="FF0000"/>
              </w:rPr>
            </w:pPr>
            <w:r>
              <w:t>Constraint : FK_Conservation_Job_Staff_Individual</w:t>
            </w:r>
          </w:p>
        </w:tc>
      </w:tr>
      <w:tr w:rsidR="00AF60D7" w14:paraId="281B3453" w14:textId="77777777">
        <w:tc>
          <w:tcPr>
            <w:tcW w:w="1548" w:type="dxa"/>
            <w:tcBorders>
              <w:top w:val="nil"/>
              <w:left w:val="single" w:sz="4" w:space="0" w:color="auto"/>
              <w:bottom w:val="single" w:sz="4" w:space="0" w:color="auto"/>
              <w:right w:val="single" w:sz="4" w:space="0" w:color="auto"/>
            </w:tcBorders>
            <w:shd w:val="clear" w:color="auto" w:fill="auto"/>
          </w:tcPr>
          <w:p w14:paraId="359BD1B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CA2C88" w14:textId="77777777" w:rsidR="00AF60D7" w:rsidRDefault="00AF60D7">
            <w:pPr>
              <w:pStyle w:val="TableRow"/>
            </w:pPr>
            <w:r>
              <w:t>Reference the staff who performed the job.</w:t>
            </w:r>
          </w:p>
        </w:tc>
      </w:tr>
      <w:tr w:rsidR="00AF60D7" w14:paraId="5E2B4FE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6B3229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1434E9B" w14:textId="77777777" w:rsidR="00AF60D7" w:rsidRDefault="00AF60D7">
            <w:pPr>
              <w:pStyle w:val="CodeSamples"/>
            </w:pPr>
            <w:r>
              <w:t>FK_Conservation_Job_Staff_Individual (Name_Key) references Individual(Name_Key)</w:t>
            </w:r>
          </w:p>
        </w:tc>
      </w:tr>
    </w:tbl>
    <w:p w14:paraId="3EA5F2BE" w14:textId="77777777" w:rsidR="00AF60D7" w:rsidRDefault="00AF60D7" w:rsidP="00AF60D7">
      <w:pPr>
        <w:pStyle w:val="NormalIndent"/>
      </w:pPr>
    </w:p>
    <w:p w14:paraId="7F5E2CF9" w14:textId="77777777" w:rsidR="00AF60D7" w:rsidRDefault="00AF60D7" w:rsidP="00840903">
      <w:pPr>
        <w:pStyle w:val="Heading4"/>
      </w:pPr>
      <w:bookmarkStart w:id="806" w:name="_Toc292879064"/>
      <w:r>
        <w:t>Conservation_Task</w:t>
      </w:r>
      <w:bookmarkEnd w:id="806"/>
    </w:p>
    <w:p w14:paraId="5AF0575F" w14:textId="77777777" w:rsidR="00AF60D7" w:rsidRDefault="00AF60D7" w:rsidP="00AF60D7">
      <w:pPr>
        <w:pStyle w:val="NormalIndent"/>
      </w:pPr>
      <w:r>
        <w:t>Describes each task that has been identified as the result of a conservation (condition) check.</w:t>
      </w:r>
    </w:p>
    <w:p w14:paraId="5154CEB9" w14:textId="77777777" w:rsidR="00AF60D7" w:rsidRDefault="00AF60D7" w:rsidP="00AF60D7">
      <w:pPr>
        <w:pStyle w:val="NormalIndent"/>
      </w:pPr>
      <w:r>
        <w:t>Note that to obtain the Domain_Mask field for a Task, the related Conservation_Check.Domain_Mask field is used rather than duplicating the data in this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CC4B0A7"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D8B68AC"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83B63A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96BD1D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85E17D3" w14:textId="77777777" w:rsidR="00AF60D7" w:rsidRDefault="00AF60D7">
            <w:pPr>
              <w:pStyle w:val="TableColumnTitles"/>
              <w:keepNext/>
            </w:pPr>
            <w:r>
              <w:t>Size</w:t>
            </w:r>
          </w:p>
        </w:tc>
      </w:tr>
      <w:tr w:rsidR="00AF60D7" w14:paraId="46C8C128" w14:textId="77777777">
        <w:tc>
          <w:tcPr>
            <w:tcW w:w="2802" w:type="dxa"/>
            <w:tcBorders>
              <w:top w:val="nil"/>
              <w:left w:val="single" w:sz="6" w:space="0" w:color="auto"/>
              <w:bottom w:val="nil"/>
              <w:right w:val="single" w:sz="6" w:space="0" w:color="auto"/>
            </w:tcBorders>
            <w:shd w:val="clear" w:color="auto" w:fill="auto"/>
          </w:tcPr>
          <w:p w14:paraId="40B9B695" w14:textId="77777777" w:rsidR="00AF60D7" w:rsidRDefault="00AF60D7">
            <w:pPr>
              <w:pStyle w:val="TableRow"/>
              <w:rPr>
                <w:u w:val="single"/>
              </w:rPr>
            </w:pPr>
            <w:r>
              <w:rPr>
                <w:u w:val="single"/>
              </w:rPr>
              <w:t>Conservation_Task_Key</w:t>
            </w:r>
          </w:p>
        </w:tc>
        <w:tc>
          <w:tcPr>
            <w:tcW w:w="4536" w:type="dxa"/>
            <w:tcBorders>
              <w:top w:val="nil"/>
              <w:left w:val="single" w:sz="6" w:space="0" w:color="auto"/>
              <w:bottom w:val="nil"/>
              <w:right w:val="single" w:sz="6" w:space="0" w:color="auto"/>
            </w:tcBorders>
            <w:shd w:val="clear" w:color="auto" w:fill="auto"/>
          </w:tcPr>
          <w:p w14:paraId="2F9E49A5" w14:textId="77777777" w:rsidR="00AF60D7" w:rsidRDefault="00AF60D7">
            <w:pPr>
              <w:pStyle w:val="TableRow"/>
            </w:pPr>
            <w:r>
              <w:t>Unique identifier for the Conservation_Task table</w:t>
            </w:r>
          </w:p>
        </w:tc>
        <w:tc>
          <w:tcPr>
            <w:tcW w:w="1500" w:type="dxa"/>
            <w:tcBorders>
              <w:top w:val="nil"/>
              <w:left w:val="single" w:sz="6" w:space="0" w:color="auto"/>
              <w:bottom w:val="nil"/>
              <w:right w:val="single" w:sz="6" w:space="0" w:color="auto"/>
            </w:tcBorders>
            <w:shd w:val="clear" w:color="auto" w:fill="auto"/>
          </w:tcPr>
          <w:p w14:paraId="667C1EC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2B577FB" w14:textId="77777777" w:rsidR="00AF60D7" w:rsidRDefault="00AF60D7">
            <w:pPr>
              <w:pStyle w:val="TableRow"/>
            </w:pPr>
            <w:r>
              <w:t>16</w:t>
            </w:r>
          </w:p>
        </w:tc>
      </w:tr>
      <w:tr w:rsidR="00AF60D7" w14:paraId="6EA9F7A8" w14:textId="77777777">
        <w:tc>
          <w:tcPr>
            <w:tcW w:w="2802" w:type="dxa"/>
            <w:tcBorders>
              <w:top w:val="nil"/>
              <w:left w:val="single" w:sz="6" w:space="0" w:color="auto"/>
              <w:bottom w:val="nil"/>
              <w:right w:val="single" w:sz="6" w:space="0" w:color="auto"/>
            </w:tcBorders>
            <w:shd w:val="clear" w:color="auto" w:fill="auto"/>
          </w:tcPr>
          <w:p w14:paraId="1EA707BB" w14:textId="77777777" w:rsidR="00AF60D7" w:rsidRDefault="00AF60D7">
            <w:pPr>
              <w:pStyle w:val="TableRow"/>
            </w:pPr>
            <w:r>
              <w:t>Conservation_Check_Key</w:t>
            </w:r>
          </w:p>
        </w:tc>
        <w:tc>
          <w:tcPr>
            <w:tcW w:w="4536" w:type="dxa"/>
            <w:tcBorders>
              <w:top w:val="nil"/>
              <w:left w:val="single" w:sz="6" w:space="0" w:color="auto"/>
              <w:bottom w:val="nil"/>
              <w:right w:val="single" w:sz="6" w:space="0" w:color="auto"/>
            </w:tcBorders>
            <w:shd w:val="clear" w:color="auto" w:fill="auto"/>
          </w:tcPr>
          <w:p w14:paraId="08E04F81" w14:textId="77777777" w:rsidR="00AF60D7" w:rsidRDefault="00AF60D7">
            <w:pPr>
              <w:pStyle w:val="TableRow"/>
            </w:pPr>
            <w:r>
              <w:t>Condition check that lead to the task being identified.</w:t>
            </w:r>
          </w:p>
        </w:tc>
        <w:tc>
          <w:tcPr>
            <w:tcW w:w="1500" w:type="dxa"/>
            <w:tcBorders>
              <w:top w:val="nil"/>
              <w:left w:val="single" w:sz="6" w:space="0" w:color="auto"/>
              <w:bottom w:val="nil"/>
              <w:right w:val="single" w:sz="6" w:space="0" w:color="auto"/>
            </w:tcBorders>
            <w:shd w:val="clear" w:color="auto" w:fill="auto"/>
          </w:tcPr>
          <w:p w14:paraId="2056AEA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8780022" w14:textId="77777777" w:rsidR="00AF60D7" w:rsidRDefault="00AF60D7">
            <w:pPr>
              <w:pStyle w:val="TableRow"/>
            </w:pPr>
            <w:r>
              <w:t>16</w:t>
            </w:r>
          </w:p>
        </w:tc>
      </w:tr>
      <w:tr w:rsidR="00AF60D7" w14:paraId="55508CBD" w14:textId="77777777">
        <w:tc>
          <w:tcPr>
            <w:tcW w:w="2802" w:type="dxa"/>
            <w:tcBorders>
              <w:top w:val="nil"/>
              <w:left w:val="single" w:sz="6" w:space="0" w:color="auto"/>
              <w:bottom w:val="nil"/>
              <w:right w:val="single" w:sz="6" w:space="0" w:color="auto"/>
            </w:tcBorders>
            <w:shd w:val="clear" w:color="auto" w:fill="auto"/>
          </w:tcPr>
          <w:p w14:paraId="098EEA09" w14:textId="77777777" w:rsidR="00AF60D7" w:rsidRDefault="00AF60D7">
            <w:pPr>
              <w:pStyle w:val="TableRow"/>
            </w:pPr>
            <w:r>
              <w:lastRenderedPageBreak/>
              <w:t>Conservation_Job_Key</w:t>
            </w:r>
          </w:p>
        </w:tc>
        <w:tc>
          <w:tcPr>
            <w:tcW w:w="4536" w:type="dxa"/>
            <w:tcBorders>
              <w:top w:val="nil"/>
              <w:left w:val="single" w:sz="6" w:space="0" w:color="auto"/>
              <w:bottom w:val="nil"/>
              <w:right w:val="single" w:sz="6" w:space="0" w:color="auto"/>
            </w:tcBorders>
            <w:shd w:val="clear" w:color="auto" w:fill="auto"/>
          </w:tcPr>
          <w:p w14:paraId="4AB51471" w14:textId="77777777" w:rsidR="00AF60D7" w:rsidRDefault="00AF60D7">
            <w:pPr>
              <w:pStyle w:val="TableRow"/>
            </w:pPr>
            <w:r>
              <w:t>Job that implemented the task.  If the task has not been linked to a job yet (it has not been undertaken) then this field is null.</w:t>
            </w:r>
          </w:p>
        </w:tc>
        <w:tc>
          <w:tcPr>
            <w:tcW w:w="1500" w:type="dxa"/>
            <w:tcBorders>
              <w:top w:val="nil"/>
              <w:left w:val="single" w:sz="6" w:space="0" w:color="auto"/>
              <w:bottom w:val="nil"/>
              <w:right w:val="single" w:sz="6" w:space="0" w:color="auto"/>
            </w:tcBorders>
            <w:shd w:val="clear" w:color="auto" w:fill="auto"/>
          </w:tcPr>
          <w:p w14:paraId="1FDDFD3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2489388" w14:textId="77777777" w:rsidR="00AF60D7" w:rsidRDefault="00AF60D7">
            <w:pPr>
              <w:pStyle w:val="TableRow"/>
            </w:pPr>
            <w:r>
              <w:t>16</w:t>
            </w:r>
          </w:p>
        </w:tc>
      </w:tr>
      <w:tr w:rsidR="00AF60D7" w14:paraId="2B5576B9" w14:textId="77777777">
        <w:tc>
          <w:tcPr>
            <w:tcW w:w="2802" w:type="dxa"/>
            <w:tcBorders>
              <w:top w:val="nil"/>
              <w:left w:val="single" w:sz="6" w:space="0" w:color="auto"/>
              <w:bottom w:val="nil"/>
              <w:right w:val="single" w:sz="6" w:space="0" w:color="auto"/>
            </w:tcBorders>
            <w:shd w:val="clear" w:color="auto" w:fill="auto"/>
          </w:tcPr>
          <w:p w14:paraId="0E3421AE" w14:textId="77777777" w:rsidR="00AF60D7" w:rsidRDefault="00AF60D7">
            <w:pPr>
              <w:pStyle w:val="TableRow"/>
            </w:pPr>
            <w:r>
              <w:t>Set_Vague_Date_Start</w:t>
            </w:r>
          </w:p>
        </w:tc>
        <w:tc>
          <w:tcPr>
            <w:tcW w:w="4536" w:type="dxa"/>
            <w:tcBorders>
              <w:top w:val="nil"/>
              <w:left w:val="single" w:sz="6" w:space="0" w:color="auto"/>
              <w:bottom w:val="nil"/>
              <w:right w:val="single" w:sz="6" w:space="0" w:color="auto"/>
            </w:tcBorders>
            <w:shd w:val="clear" w:color="auto" w:fill="auto"/>
          </w:tcPr>
          <w:p w14:paraId="00FCBCB9" w14:textId="77777777" w:rsidR="00AF60D7" w:rsidRDefault="00AF60D7">
            <w:pPr>
              <w:pStyle w:val="TableRow"/>
            </w:pPr>
            <w:r>
              <w:t xml:space="preserve">Vague date start field for the date the task was set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AE0B4A2"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97EAA3C" w14:textId="77777777" w:rsidR="00AF60D7" w:rsidRDefault="00AF60D7">
            <w:pPr>
              <w:pStyle w:val="TableRow"/>
            </w:pPr>
          </w:p>
        </w:tc>
      </w:tr>
      <w:tr w:rsidR="00AF60D7" w14:paraId="5E131A81" w14:textId="77777777">
        <w:tc>
          <w:tcPr>
            <w:tcW w:w="2802" w:type="dxa"/>
            <w:tcBorders>
              <w:top w:val="nil"/>
              <w:left w:val="single" w:sz="6" w:space="0" w:color="auto"/>
              <w:bottom w:val="nil"/>
              <w:right w:val="single" w:sz="6" w:space="0" w:color="auto"/>
            </w:tcBorders>
            <w:shd w:val="clear" w:color="auto" w:fill="auto"/>
          </w:tcPr>
          <w:p w14:paraId="08B85028" w14:textId="77777777" w:rsidR="00AF60D7" w:rsidRDefault="00AF60D7">
            <w:pPr>
              <w:pStyle w:val="TableRow"/>
            </w:pPr>
            <w:r>
              <w:t>Set_Vague_Date_End</w:t>
            </w:r>
          </w:p>
        </w:tc>
        <w:tc>
          <w:tcPr>
            <w:tcW w:w="4536" w:type="dxa"/>
            <w:tcBorders>
              <w:top w:val="nil"/>
              <w:left w:val="single" w:sz="6" w:space="0" w:color="auto"/>
              <w:bottom w:val="nil"/>
              <w:right w:val="single" w:sz="6" w:space="0" w:color="auto"/>
            </w:tcBorders>
            <w:shd w:val="clear" w:color="auto" w:fill="auto"/>
          </w:tcPr>
          <w:p w14:paraId="21E7C3CF" w14:textId="77777777" w:rsidR="00AF60D7" w:rsidRDefault="00AF60D7">
            <w:pPr>
              <w:pStyle w:val="TableRow"/>
            </w:pPr>
            <w:r>
              <w:t xml:space="preserve">Vague date end field for the date the task was set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34F954B"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F1F47D2" w14:textId="77777777" w:rsidR="00AF60D7" w:rsidRDefault="00AF60D7">
            <w:pPr>
              <w:pStyle w:val="TableRow"/>
            </w:pPr>
          </w:p>
        </w:tc>
      </w:tr>
      <w:tr w:rsidR="00AF60D7" w14:paraId="45E502D4" w14:textId="77777777">
        <w:tc>
          <w:tcPr>
            <w:tcW w:w="2802" w:type="dxa"/>
            <w:tcBorders>
              <w:top w:val="nil"/>
              <w:left w:val="single" w:sz="6" w:space="0" w:color="auto"/>
              <w:bottom w:val="nil"/>
              <w:right w:val="single" w:sz="6" w:space="0" w:color="auto"/>
            </w:tcBorders>
            <w:shd w:val="clear" w:color="auto" w:fill="auto"/>
          </w:tcPr>
          <w:p w14:paraId="1DECB130" w14:textId="77777777" w:rsidR="00AF60D7" w:rsidRDefault="00AF60D7">
            <w:pPr>
              <w:pStyle w:val="TableRow"/>
            </w:pPr>
            <w:r>
              <w:t>Set_Vague_Date_Type</w:t>
            </w:r>
          </w:p>
        </w:tc>
        <w:tc>
          <w:tcPr>
            <w:tcW w:w="4536" w:type="dxa"/>
            <w:tcBorders>
              <w:top w:val="nil"/>
              <w:left w:val="single" w:sz="6" w:space="0" w:color="auto"/>
              <w:bottom w:val="nil"/>
              <w:right w:val="single" w:sz="6" w:space="0" w:color="auto"/>
            </w:tcBorders>
            <w:shd w:val="clear" w:color="auto" w:fill="auto"/>
          </w:tcPr>
          <w:p w14:paraId="1C564E9D" w14:textId="77777777" w:rsidR="00AF60D7" w:rsidRDefault="00AF60D7">
            <w:pPr>
              <w:pStyle w:val="TableRow"/>
            </w:pPr>
            <w:r>
              <w:t>Vague date type field for the date the task was set.</w:t>
            </w:r>
          </w:p>
        </w:tc>
        <w:tc>
          <w:tcPr>
            <w:tcW w:w="1500" w:type="dxa"/>
            <w:tcBorders>
              <w:top w:val="nil"/>
              <w:left w:val="single" w:sz="6" w:space="0" w:color="auto"/>
              <w:bottom w:val="nil"/>
              <w:right w:val="single" w:sz="6" w:space="0" w:color="auto"/>
            </w:tcBorders>
            <w:shd w:val="clear" w:color="auto" w:fill="auto"/>
          </w:tcPr>
          <w:p w14:paraId="36129E2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349EBBA" w14:textId="77777777" w:rsidR="00AF60D7" w:rsidRDefault="00AF60D7">
            <w:pPr>
              <w:pStyle w:val="TableRow"/>
            </w:pPr>
            <w:r>
              <w:t>2</w:t>
            </w:r>
          </w:p>
        </w:tc>
      </w:tr>
      <w:tr w:rsidR="00AF60D7" w14:paraId="1707D4F6" w14:textId="77777777">
        <w:tc>
          <w:tcPr>
            <w:tcW w:w="2802" w:type="dxa"/>
            <w:tcBorders>
              <w:top w:val="nil"/>
              <w:left w:val="single" w:sz="6" w:space="0" w:color="auto"/>
              <w:bottom w:val="nil"/>
              <w:right w:val="single" w:sz="6" w:space="0" w:color="auto"/>
            </w:tcBorders>
            <w:shd w:val="clear" w:color="auto" w:fill="auto"/>
          </w:tcPr>
          <w:p w14:paraId="7DAA6B10" w14:textId="77777777" w:rsidR="00AF60D7" w:rsidRDefault="00AF60D7">
            <w:pPr>
              <w:pStyle w:val="TableRow"/>
            </w:pPr>
            <w:r>
              <w:t>Status</w:t>
            </w:r>
          </w:p>
        </w:tc>
        <w:tc>
          <w:tcPr>
            <w:tcW w:w="4536" w:type="dxa"/>
            <w:tcBorders>
              <w:top w:val="nil"/>
              <w:left w:val="single" w:sz="6" w:space="0" w:color="auto"/>
              <w:bottom w:val="nil"/>
              <w:right w:val="single" w:sz="6" w:space="0" w:color="auto"/>
            </w:tcBorders>
            <w:shd w:val="clear" w:color="auto" w:fill="auto"/>
          </w:tcPr>
          <w:p w14:paraId="0DDA32D0" w14:textId="77777777" w:rsidR="00AF60D7" w:rsidRDefault="00AF60D7">
            <w:pPr>
              <w:pStyle w:val="TableRow"/>
            </w:pPr>
            <w:r>
              <w:t>Status of the task.  Possible values are:</w:t>
            </w:r>
          </w:p>
          <w:p w14:paraId="06DBFB8E" w14:textId="77777777" w:rsidR="00DD0BF0" w:rsidRPr="00DD0BF0" w:rsidRDefault="00DD0BF0" w:rsidP="00DD0BF0">
            <w:pPr>
              <w:pStyle w:val="TableRow"/>
            </w:pPr>
            <w:r w:rsidRPr="00DD0BF0">
              <w:t>0=Pending</w:t>
            </w:r>
          </w:p>
          <w:p w14:paraId="404E2D95" w14:textId="77777777" w:rsidR="00DD0BF0" w:rsidRPr="00DD0BF0" w:rsidRDefault="00DD0BF0" w:rsidP="00DD0BF0">
            <w:pPr>
              <w:pStyle w:val="TableRow"/>
            </w:pPr>
            <w:r w:rsidRPr="00DD0BF0">
              <w:t>1=Open</w:t>
            </w:r>
          </w:p>
          <w:p w14:paraId="12379369" w14:textId="77777777" w:rsidR="00DD0BF0" w:rsidRPr="00DD0BF0" w:rsidRDefault="00DD0BF0" w:rsidP="00DD0BF0">
            <w:pPr>
              <w:pStyle w:val="TableRow"/>
            </w:pPr>
            <w:r w:rsidRPr="00DD0BF0">
              <w:t>2=Closed</w:t>
            </w:r>
          </w:p>
          <w:p w14:paraId="791ED44B" w14:textId="77777777" w:rsidR="00DD0BF0" w:rsidRPr="00DD0BF0" w:rsidRDefault="00DD0BF0" w:rsidP="00DD0BF0">
            <w:pPr>
              <w:pStyle w:val="TableRow"/>
            </w:pPr>
            <w:r w:rsidRPr="00DD0BF0">
              <w:t>3=Postponed</w:t>
            </w:r>
          </w:p>
          <w:p w14:paraId="2EC34772" w14:textId="77777777" w:rsidR="00AF60D7" w:rsidRDefault="00DD0BF0" w:rsidP="00DD0BF0">
            <w:pPr>
              <w:pStyle w:val="TableRow"/>
            </w:pPr>
            <w:r w:rsidRPr="00DD0BF0">
              <w:t>4=Abandoned</w:t>
            </w:r>
          </w:p>
        </w:tc>
        <w:tc>
          <w:tcPr>
            <w:tcW w:w="1500" w:type="dxa"/>
            <w:tcBorders>
              <w:top w:val="nil"/>
              <w:left w:val="single" w:sz="6" w:space="0" w:color="auto"/>
              <w:bottom w:val="nil"/>
              <w:right w:val="single" w:sz="6" w:space="0" w:color="auto"/>
            </w:tcBorders>
            <w:shd w:val="clear" w:color="auto" w:fill="auto"/>
          </w:tcPr>
          <w:p w14:paraId="1498A02E"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3E45CE4A" w14:textId="77777777" w:rsidR="00AF60D7" w:rsidRDefault="00AF60D7">
            <w:pPr>
              <w:pStyle w:val="TableRow"/>
            </w:pPr>
          </w:p>
        </w:tc>
      </w:tr>
      <w:tr w:rsidR="00AF60D7" w14:paraId="2C227280" w14:textId="77777777">
        <w:tc>
          <w:tcPr>
            <w:tcW w:w="2802" w:type="dxa"/>
            <w:tcBorders>
              <w:top w:val="nil"/>
              <w:left w:val="single" w:sz="6" w:space="0" w:color="auto"/>
              <w:bottom w:val="nil"/>
              <w:right w:val="single" w:sz="6" w:space="0" w:color="auto"/>
            </w:tcBorders>
            <w:shd w:val="clear" w:color="auto" w:fill="auto"/>
          </w:tcPr>
          <w:p w14:paraId="2281A04F" w14:textId="77777777" w:rsidR="00AF60D7" w:rsidRDefault="00AF60D7">
            <w:pPr>
              <w:pStyle w:val="TableRow"/>
            </w:pPr>
            <w:r>
              <w:t>Type_Concept_Key</w:t>
            </w:r>
          </w:p>
        </w:tc>
        <w:tc>
          <w:tcPr>
            <w:tcW w:w="4536" w:type="dxa"/>
            <w:tcBorders>
              <w:top w:val="nil"/>
              <w:left w:val="single" w:sz="6" w:space="0" w:color="auto"/>
              <w:bottom w:val="nil"/>
              <w:right w:val="single" w:sz="6" w:space="0" w:color="auto"/>
            </w:tcBorders>
            <w:shd w:val="clear" w:color="auto" w:fill="auto"/>
          </w:tcPr>
          <w:p w14:paraId="61EFC05A" w14:textId="77777777" w:rsidR="00AF60D7" w:rsidRDefault="00AF60D7">
            <w:pPr>
              <w:pStyle w:val="TableRow"/>
            </w:pPr>
            <w:r>
              <w:t>Type of task.  Linked to the Conservation Task Types concept group.</w:t>
            </w:r>
          </w:p>
        </w:tc>
        <w:tc>
          <w:tcPr>
            <w:tcW w:w="1500" w:type="dxa"/>
            <w:tcBorders>
              <w:top w:val="nil"/>
              <w:left w:val="single" w:sz="6" w:space="0" w:color="auto"/>
              <w:bottom w:val="nil"/>
              <w:right w:val="single" w:sz="6" w:space="0" w:color="auto"/>
            </w:tcBorders>
            <w:shd w:val="clear" w:color="auto" w:fill="auto"/>
          </w:tcPr>
          <w:p w14:paraId="45B32BB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5A1D2D9" w14:textId="77777777" w:rsidR="00AF60D7" w:rsidRDefault="00AF60D7">
            <w:pPr>
              <w:pStyle w:val="TableRow"/>
            </w:pPr>
            <w:r>
              <w:t>16</w:t>
            </w:r>
          </w:p>
        </w:tc>
      </w:tr>
      <w:tr w:rsidR="00AF60D7" w14:paraId="191EA525" w14:textId="77777777">
        <w:tc>
          <w:tcPr>
            <w:tcW w:w="2802" w:type="dxa"/>
            <w:tcBorders>
              <w:top w:val="nil"/>
              <w:left w:val="single" w:sz="6" w:space="0" w:color="auto"/>
              <w:bottom w:val="nil"/>
              <w:right w:val="single" w:sz="6" w:space="0" w:color="auto"/>
            </w:tcBorders>
            <w:shd w:val="clear" w:color="auto" w:fill="auto"/>
          </w:tcPr>
          <w:p w14:paraId="408F5DA9" w14:textId="77777777" w:rsidR="00AF60D7" w:rsidRDefault="00AF60D7">
            <w:pPr>
              <w:pStyle w:val="TableRow"/>
            </w:pPr>
            <w:r>
              <w:t>Priority</w:t>
            </w:r>
          </w:p>
        </w:tc>
        <w:tc>
          <w:tcPr>
            <w:tcW w:w="4536" w:type="dxa"/>
            <w:tcBorders>
              <w:top w:val="nil"/>
              <w:left w:val="single" w:sz="6" w:space="0" w:color="auto"/>
              <w:bottom w:val="nil"/>
              <w:right w:val="single" w:sz="6" w:space="0" w:color="auto"/>
            </w:tcBorders>
            <w:shd w:val="clear" w:color="auto" w:fill="auto"/>
          </w:tcPr>
          <w:p w14:paraId="5708E8F8" w14:textId="77777777" w:rsidR="00AF60D7" w:rsidRDefault="00AF60D7">
            <w:pPr>
              <w:pStyle w:val="TableRow"/>
            </w:pPr>
            <w:r>
              <w:t>Priority of the task.  Possible values are:</w:t>
            </w:r>
          </w:p>
          <w:p w14:paraId="0BDE645D" w14:textId="77777777" w:rsidR="00AF60D7" w:rsidRDefault="00AF60D7">
            <w:pPr>
              <w:pStyle w:val="TableRow"/>
            </w:pPr>
            <w:r>
              <w:t>0=Low</w:t>
            </w:r>
          </w:p>
          <w:p w14:paraId="6DBCF755" w14:textId="77777777" w:rsidR="00AF60D7" w:rsidRDefault="00AF60D7">
            <w:pPr>
              <w:pStyle w:val="TableRow"/>
            </w:pPr>
            <w:r>
              <w:t>1=Medium</w:t>
            </w:r>
          </w:p>
          <w:p w14:paraId="056976E3" w14:textId="77777777" w:rsidR="00AF60D7" w:rsidRDefault="00AF60D7">
            <w:pPr>
              <w:pStyle w:val="TableRow"/>
            </w:pPr>
            <w:r>
              <w:t>2=High</w:t>
            </w:r>
          </w:p>
          <w:p w14:paraId="3A029172" w14:textId="77777777" w:rsidR="00AF60D7" w:rsidRDefault="00AF60D7">
            <w:pPr>
              <w:pStyle w:val="TableRow"/>
            </w:pPr>
            <w:r>
              <w:t>3=Urgent</w:t>
            </w:r>
          </w:p>
        </w:tc>
        <w:tc>
          <w:tcPr>
            <w:tcW w:w="1500" w:type="dxa"/>
            <w:tcBorders>
              <w:top w:val="nil"/>
              <w:left w:val="single" w:sz="6" w:space="0" w:color="auto"/>
              <w:bottom w:val="nil"/>
              <w:right w:val="single" w:sz="6" w:space="0" w:color="auto"/>
            </w:tcBorders>
            <w:shd w:val="clear" w:color="auto" w:fill="auto"/>
          </w:tcPr>
          <w:p w14:paraId="0F9297FC"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05DD62A9" w14:textId="77777777" w:rsidR="00AF60D7" w:rsidRDefault="00AF60D7">
            <w:pPr>
              <w:pStyle w:val="TableRow"/>
            </w:pPr>
          </w:p>
        </w:tc>
      </w:tr>
      <w:tr w:rsidR="00AF60D7" w14:paraId="32318D1F" w14:textId="77777777">
        <w:tc>
          <w:tcPr>
            <w:tcW w:w="2802" w:type="dxa"/>
            <w:tcBorders>
              <w:top w:val="nil"/>
              <w:left w:val="single" w:sz="6" w:space="0" w:color="auto"/>
              <w:bottom w:val="nil"/>
              <w:right w:val="single" w:sz="6" w:space="0" w:color="auto"/>
            </w:tcBorders>
            <w:shd w:val="clear" w:color="auto" w:fill="auto"/>
          </w:tcPr>
          <w:p w14:paraId="47B23550" w14:textId="77777777" w:rsidR="00AF60D7" w:rsidRDefault="00AF60D7">
            <w:pPr>
              <w:pStyle w:val="TableRow"/>
            </w:pPr>
            <w:r>
              <w:t>Duration</w:t>
            </w:r>
          </w:p>
        </w:tc>
        <w:tc>
          <w:tcPr>
            <w:tcW w:w="4536" w:type="dxa"/>
            <w:tcBorders>
              <w:top w:val="nil"/>
              <w:left w:val="single" w:sz="6" w:space="0" w:color="auto"/>
              <w:bottom w:val="nil"/>
              <w:right w:val="single" w:sz="6" w:space="0" w:color="auto"/>
            </w:tcBorders>
            <w:shd w:val="clear" w:color="auto" w:fill="auto"/>
          </w:tcPr>
          <w:p w14:paraId="1AB412BC" w14:textId="77777777" w:rsidR="00AF60D7" w:rsidRDefault="00AF60D7">
            <w:pPr>
              <w:pStyle w:val="TableRow"/>
            </w:pPr>
            <w:r>
              <w:t>Duration value for the task.</w:t>
            </w:r>
          </w:p>
        </w:tc>
        <w:tc>
          <w:tcPr>
            <w:tcW w:w="1500" w:type="dxa"/>
            <w:tcBorders>
              <w:top w:val="nil"/>
              <w:left w:val="single" w:sz="6" w:space="0" w:color="auto"/>
              <w:bottom w:val="nil"/>
              <w:right w:val="single" w:sz="6" w:space="0" w:color="auto"/>
            </w:tcBorders>
            <w:shd w:val="clear" w:color="auto" w:fill="auto"/>
          </w:tcPr>
          <w:p w14:paraId="093F7384" w14:textId="77777777" w:rsidR="00AF60D7" w:rsidRDefault="00AF60D7">
            <w:pPr>
              <w:pStyle w:val="TableRow"/>
            </w:pPr>
            <w:r>
              <w:t>float Null</w:t>
            </w:r>
          </w:p>
        </w:tc>
        <w:tc>
          <w:tcPr>
            <w:tcW w:w="1127" w:type="dxa"/>
            <w:tcBorders>
              <w:top w:val="nil"/>
              <w:left w:val="single" w:sz="6" w:space="0" w:color="auto"/>
              <w:bottom w:val="nil"/>
              <w:right w:val="single" w:sz="6" w:space="0" w:color="auto"/>
            </w:tcBorders>
            <w:shd w:val="clear" w:color="auto" w:fill="auto"/>
          </w:tcPr>
          <w:p w14:paraId="623F51CA" w14:textId="77777777" w:rsidR="00AF60D7" w:rsidRDefault="00AF60D7">
            <w:pPr>
              <w:pStyle w:val="TableRow"/>
            </w:pPr>
          </w:p>
        </w:tc>
      </w:tr>
      <w:tr w:rsidR="00AF60D7" w14:paraId="64BDC4B9" w14:textId="77777777">
        <w:tc>
          <w:tcPr>
            <w:tcW w:w="2802" w:type="dxa"/>
            <w:tcBorders>
              <w:top w:val="nil"/>
              <w:left w:val="single" w:sz="6" w:space="0" w:color="auto"/>
              <w:bottom w:val="nil"/>
              <w:right w:val="single" w:sz="6" w:space="0" w:color="auto"/>
            </w:tcBorders>
            <w:shd w:val="clear" w:color="auto" w:fill="auto"/>
          </w:tcPr>
          <w:p w14:paraId="31FFB6D4" w14:textId="77777777" w:rsidR="00AF60D7" w:rsidRDefault="00AF60D7">
            <w:pPr>
              <w:pStyle w:val="TableRow"/>
            </w:pPr>
            <w:r>
              <w:t>Duration_Unit_Concept_Key</w:t>
            </w:r>
          </w:p>
        </w:tc>
        <w:tc>
          <w:tcPr>
            <w:tcW w:w="4536" w:type="dxa"/>
            <w:tcBorders>
              <w:top w:val="nil"/>
              <w:left w:val="single" w:sz="6" w:space="0" w:color="auto"/>
              <w:bottom w:val="nil"/>
              <w:right w:val="single" w:sz="6" w:space="0" w:color="auto"/>
            </w:tcBorders>
            <w:shd w:val="clear" w:color="auto" w:fill="auto"/>
          </w:tcPr>
          <w:p w14:paraId="3A15B151" w14:textId="77777777" w:rsidR="00AF60D7" w:rsidRDefault="00AF60D7">
            <w:pPr>
              <w:pStyle w:val="TableRow"/>
            </w:pPr>
            <w:r>
              <w:t>Unit that the duration is specified in.  Linked to the Time Units concept group.</w:t>
            </w:r>
          </w:p>
        </w:tc>
        <w:tc>
          <w:tcPr>
            <w:tcW w:w="1500" w:type="dxa"/>
            <w:tcBorders>
              <w:top w:val="nil"/>
              <w:left w:val="single" w:sz="6" w:space="0" w:color="auto"/>
              <w:bottom w:val="nil"/>
              <w:right w:val="single" w:sz="6" w:space="0" w:color="auto"/>
            </w:tcBorders>
            <w:shd w:val="clear" w:color="auto" w:fill="auto"/>
          </w:tcPr>
          <w:p w14:paraId="6D40432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55CD0A9" w14:textId="77777777" w:rsidR="00AF60D7" w:rsidRDefault="00AF60D7">
            <w:pPr>
              <w:pStyle w:val="TableRow"/>
            </w:pPr>
            <w:r>
              <w:t>16</w:t>
            </w:r>
          </w:p>
        </w:tc>
      </w:tr>
      <w:tr w:rsidR="00AF60D7" w14:paraId="1AB65833" w14:textId="77777777">
        <w:tc>
          <w:tcPr>
            <w:tcW w:w="2802" w:type="dxa"/>
            <w:tcBorders>
              <w:top w:val="nil"/>
              <w:left w:val="single" w:sz="6" w:space="0" w:color="auto"/>
              <w:bottom w:val="nil"/>
              <w:right w:val="single" w:sz="6" w:space="0" w:color="auto"/>
            </w:tcBorders>
            <w:shd w:val="clear" w:color="auto" w:fill="auto"/>
          </w:tcPr>
          <w:p w14:paraId="5F30EB89" w14:textId="77777777" w:rsidR="00AF60D7" w:rsidRDefault="00AF60D7">
            <w:pPr>
              <w:pStyle w:val="TableRow"/>
            </w:pPr>
            <w:r>
              <w:t>Identifier_Name_Key</w:t>
            </w:r>
          </w:p>
        </w:tc>
        <w:tc>
          <w:tcPr>
            <w:tcW w:w="4536" w:type="dxa"/>
            <w:tcBorders>
              <w:top w:val="nil"/>
              <w:left w:val="single" w:sz="6" w:space="0" w:color="auto"/>
              <w:bottom w:val="nil"/>
              <w:right w:val="single" w:sz="6" w:space="0" w:color="auto"/>
            </w:tcBorders>
            <w:shd w:val="clear" w:color="auto" w:fill="auto"/>
          </w:tcPr>
          <w:p w14:paraId="72C8CA0C" w14:textId="77777777" w:rsidR="00AF60D7" w:rsidRDefault="00AF60D7">
            <w:pPr>
              <w:pStyle w:val="TableRow"/>
            </w:pPr>
            <w:r>
              <w:t>Individual who identified the task.  Linked to the Recorder Names &amp; Addresses module for Individuals only.</w:t>
            </w:r>
          </w:p>
        </w:tc>
        <w:tc>
          <w:tcPr>
            <w:tcW w:w="1500" w:type="dxa"/>
            <w:tcBorders>
              <w:top w:val="nil"/>
              <w:left w:val="single" w:sz="6" w:space="0" w:color="auto"/>
              <w:bottom w:val="nil"/>
              <w:right w:val="single" w:sz="6" w:space="0" w:color="auto"/>
            </w:tcBorders>
            <w:shd w:val="clear" w:color="auto" w:fill="auto"/>
          </w:tcPr>
          <w:p w14:paraId="1BFC220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2B31195" w14:textId="77777777" w:rsidR="00AF60D7" w:rsidRDefault="00AF60D7">
            <w:pPr>
              <w:pStyle w:val="TableRow"/>
            </w:pPr>
            <w:r>
              <w:t>16</w:t>
            </w:r>
          </w:p>
        </w:tc>
      </w:tr>
      <w:tr w:rsidR="00AF60D7" w14:paraId="58C4A135" w14:textId="77777777">
        <w:tc>
          <w:tcPr>
            <w:tcW w:w="2802" w:type="dxa"/>
            <w:tcBorders>
              <w:top w:val="nil"/>
              <w:left w:val="single" w:sz="6" w:space="0" w:color="auto"/>
              <w:bottom w:val="nil"/>
              <w:right w:val="single" w:sz="6" w:space="0" w:color="auto"/>
            </w:tcBorders>
            <w:shd w:val="clear" w:color="auto" w:fill="auto"/>
          </w:tcPr>
          <w:p w14:paraId="6062528D" w14:textId="77777777" w:rsidR="00AF60D7" w:rsidRDefault="00AF60D7">
            <w:pPr>
              <w:pStyle w:val="TableRow"/>
            </w:pPr>
            <w:r>
              <w:t>Task_Action</w:t>
            </w:r>
          </w:p>
        </w:tc>
        <w:tc>
          <w:tcPr>
            <w:tcW w:w="4536" w:type="dxa"/>
            <w:tcBorders>
              <w:top w:val="nil"/>
              <w:left w:val="single" w:sz="6" w:space="0" w:color="auto"/>
              <w:bottom w:val="nil"/>
              <w:right w:val="single" w:sz="6" w:space="0" w:color="auto"/>
            </w:tcBorders>
            <w:shd w:val="clear" w:color="auto" w:fill="auto"/>
          </w:tcPr>
          <w:p w14:paraId="3705C3A4" w14:textId="77777777" w:rsidR="00AF60D7" w:rsidRDefault="00AF60D7">
            <w:pPr>
              <w:pStyle w:val="TableRow"/>
            </w:pPr>
            <w:r>
              <w:t>Free text comment regarding the action to be performed for the task.</w:t>
            </w:r>
          </w:p>
        </w:tc>
        <w:tc>
          <w:tcPr>
            <w:tcW w:w="1500" w:type="dxa"/>
            <w:tcBorders>
              <w:top w:val="nil"/>
              <w:left w:val="single" w:sz="6" w:space="0" w:color="auto"/>
              <w:bottom w:val="nil"/>
              <w:right w:val="single" w:sz="6" w:space="0" w:color="auto"/>
            </w:tcBorders>
            <w:shd w:val="clear" w:color="auto" w:fill="auto"/>
          </w:tcPr>
          <w:p w14:paraId="732F2AF0"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38F3A83" w14:textId="77777777" w:rsidR="00AF60D7" w:rsidRDefault="00AF60D7">
            <w:pPr>
              <w:pStyle w:val="TableRow"/>
            </w:pPr>
          </w:p>
        </w:tc>
      </w:tr>
      <w:tr w:rsidR="00AF60D7" w14:paraId="22098283" w14:textId="77777777">
        <w:tc>
          <w:tcPr>
            <w:tcW w:w="2802" w:type="dxa"/>
            <w:tcBorders>
              <w:top w:val="nil"/>
              <w:left w:val="single" w:sz="6" w:space="0" w:color="auto"/>
              <w:bottom w:val="nil"/>
              <w:right w:val="single" w:sz="6" w:space="0" w:color="auto"/>
            </w:tcBorders>
            <w:shd w:val="clear" w:color="auto" w:fill="auto"/>
          </w:tcPr>
          <w:p w14:paraId="0A696492" w14:textId="77777777" w:rsidR="00AF60D7" w:rsidRDefault="00AF60D7">
            <w:pPr>
              <w:pStyle w:val="TableRow"/>
            </w:pPr>
            <w:r>
              <w:lastRenderedPageBreak/>
              <w:t>Comment</w:t>
            </w:r>
          </w:p>
        </w:tc>
        <w:tc>
          <w:tcPr>
            <w:tcW w:w="4536" w:type="dxa"/>
            <w:tcBorders>
              <w:top w:val="nil"/>
              <w:left w:val="single" w:sz="6" w:space="0" w:color="auto"/>
              <w:bottom w:val="nil"/>
              <w:right w:val="single" w:sz="6" w:space="0" w:color="auto"/>
            </w:tcBorders>
            <w:shd w:val="clear" w:color="auto" w:fill="auto"/>
          </w:tcPr>
          <w:p w14:paraId="0843E140" w14:textId="77777777" w:rsidR="00AF60D7" w:rsidRDefault="00AF60D7">
            <w:pPr>
              <w:pStyle w:val="TableRow"/>
            </w:pPr>
            <w:r>
              <w:t>Free text comment regarding the task.</w:t>
            </w:r>
          </w:p>
        </w:tc>
        <w:tc>
          <w:tcPr>
            <w:tcW w:w="1500" w:type="dxa"/>
            <w:tcBorders>
              <w:top w:val="nil"/>
              <w:left w:val="single" w:sz="6" w:space="0" w:color="auto"/>
              <w:bottom w:val="nil"/>
              <w:right w:val="single" w:sz="6" w:space="0" w:color="auto"/>
            </w:tcBorders>
            <w:shd w:val="clear" w:color="auto" w:fill="auto"/>
          </w:tcPr>
          <w:p w14:paraId="2F250E2C"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3B9D711F" w14:textId="77777777" w:rsidR="00AF60D7" w:rsidRDefault="00AF60D7">
            <w:pPr>
              <w:pStyle w:val="TableRow"/>
            </w:pPr>
          </w:p>
        </w:tc>
      </w:tr>
      <w:tr w:rsidR="00AF60D7" w14:paraId="03A0640D" w14:textId="77777777">
        <w:tc>
          <w:tcPr>
            <w:tcW w:w="2802" w:type="dxa"/>
            <w:tcBorders>
              <w:top w:val="nil"/>
              <w:left w:val="single" w:sz="6" w:space="0" w:color="auto"/>
              <w:bottom w:val="nil"/>
              <w:right w:val="single" w:sz="6" w:space="0" w:color="auto"/>
            </w:tcBorders>
            <w:shd w:val="clear" w:color="auto" w:fill="auto"/>
          </w:tcPr>
          <w:p w14:paraId="61E0A3AB"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1F3CD4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1172E2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15276B1" w14:textId="77777777" w:rsidR="00AF60D7" w:rsidRDefault="00AF60D7">
            <w:pPr>
              <w:pStyle w:val="TableRow"/>
            </w:pPr>
            <w:r>
              <w:t>16</w:t>
            </w:r>
          </w:p>
        </w:tc>
      </w:tr>
      <w:tr w:rsidR="00AF60D7" w14:paraId="050DC6D9" w14:textId="77777777">
        <w:tc>
          <w:tcPr>
            <w:tcW w:w="2802" w:type="dxa"/>
            <w:tcBorders>
              <w:top w:val="nil"/>
              <w:left w:val="single" w:sz="6" w:space="0" w:color="auto"/>
              <w:bottom w:val="nil"/>
              <w:right w:val="single" w:sz="6" w:space="0" w:color="auto"/>
            </w:tcBorders>
            <w:shd w:val="clear" w:color="auto" w:fill="auto"/>
          </w:tcPr>
          <w:p w14:paraId="3B2B01D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7BF27B01"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065D6C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DECEB5A" w14:textId="77777777" w:rsidR="00AF60D7" w:rsidRDefault="00AF60D7">
            <w:pPr>
              <w:pStyle w:val="TableRow"/>
            </w:pPr>
            <w:r>
              <w:t>16</w:t>
            </w:r>
          </w:p>
        </w:tc>
      </w:tr>
      <w:tr w:rsidR="00AF60D7" w14:paraId="069082BF" w14:textId="77777777">
        <w:tc>
          <w:tcPr>
            <w:tcW w:w="2802" w:type="dxa"/>
            <w:tcBorders>
              <w:top w:val="nil"/>
              <w:left w:val="single" w:sz="6" w:space="0" w:color="auto"/>
              <w:bottom w:val="nil"/>
              <w:right w:val="single" w:sz="6" w:space="0" w:color="auto"/>
            </w:tcBorders>
            <w:shd w:val="clear" w:color="auto" w:fill="auto"/>
          </w:tcPr>
          <w:p w14:paraId="7C921CB7"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0C6486EE"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799020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3F058EF" w14:textId="77777777" w:rsidR="00AF60D7" w:rsidRDefault="00AF60D7">
            <w:pPr>
              <w:pStyle w:val="TableRow"/>
            </w:pPr>
            <w:r>
              <w:t>8</w:t>
            </w:r>
          </w:p>
        </w:tc>
      </w:tr>
      <w:tr w:rsidR="00AF60D7" w14:paraId="56615802" w14:textId="77777777">
        <w:tc>
          <w:tcPr>
            <w:tcW w:w="2802" w:type="dxa"/>
            <w:tcBorders>
              <w:top w:val="nil"/>
              <w:left w:val="single" w:sz="6" w:space="0" w:color="auto"/>
              <w:bottom w:val="single" w:sz="6" w:space="0" w:color="auto"/>
              <w:right w:val="single" w:sz="6" w:space="0" w:color="auto"/>
            </w:tcBorders>
            <w:shd w:val="clear" w:color="auto" w:fill="auto"/>
          </w:tcPr>
          <w:p w14:paraId="70F49C85"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32590ED"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335C29F"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077FE3E" w14:textId="77777777" w:rsidR="00AF60D7" w:rsidRDefault="00AF60D7">
            <w:pPr>
              <w:pStyle w:val="TableRow"/>
            </w:pPr>
            <w:r>
              <w:t>8</w:t>
            </w:r>
          </w:p>
        </w:tc>
      </w:tr>
    </w:tbl>
    <w:p w14:paraId="6F7A1A2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F286132"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3A49D9FB"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E3C323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6608057" w14:textId="77777777" w:rsidR="00AF60D7" w:rsidRDefault="00AF60D7">
            <w:pPr>
              <w:pStyle w:val="TableColumnTitles"/>
              <w:keepNext/>
            </w:pPr>
            <w:r>
              <w:t>Options</w:t>
            </w:r>
          </w:p>
        </w:tc>
      </w:tr>
      <w:tr w:rsidR="00AF60D7" w14:paraId="20B71FB3" w14:textId="77777777">
        <w:tc>
          <w:tcPr>
            <w:tcW w:w="2801" w:type="dxa"/>
            <w:tcBorders>
              <w:top w:val="nil"/>
              <w:left w:val="single" w:sz="6" w:space="0" w:color="auto"/>
              <w:bottom w:val="single" w:sz="6" w:space="0" w:color="auto"/>
              <w:right w:val="single" w:sz="6" w:space="0" w:color="auto"/>
            </w:tcBorders>
            <w:shd w:val="clear" w:color="auto" w:fill="auto"/>
          </w:tcPr>
          <w:p w14:paraId="2B25A1F8"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DC362A9"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2BACD6BF" w14:textId="77777777" w:rsidR="00AF60D7" w:rsidRDefault="00AF60D7">
            <w:pPr>
              <w:pStyle w:val="TableRow"/>
            </w:pPr>
          </w:p>
        </w:tc>
      </w:tr>
    </w:tbl>
    <w:p w14:paraId="2C47E65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E1A401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D5CD9BE" w14:textId="77777777" w:rsidR="00AF60D7" w:rsidRDefault="00AF60D7">
            <w:pPr>
              <w:pStyle w:val="TableTitle"/>
              <w:rPr>
                <w:color w:val="FF0000"/>
              </w:rPr>
            </w:pPr>
            <w:r>
              <w:t>Constraint : FK_Conservation_Task_Conservation_Check</w:t>
            </w:r>
          </w:p>
        </w:tc>
      </w:tr>
      <w:tr w:rsidR="00AF60D7" w14:paraId="2C44DC69" w14:textId="77777777">
        <w:tc>
          <w:tcPr>
            <w:tcW w:w="1548" w:type="dxa"/>
            <w:tcBorders>
              <w:top w:val="nil"/>
              <w:left w:val="single" w:sz="4" w:space="0" w:color="auto"/>
              <w:bottom w:val="single" w:sz="4" w:space="0" w:color="auto"/>
              <w:right w:val="single" w:sz="4" w:space="0" w:color="auto"/>
            </w:tcBorders>
            <w:shd w:val="clear" w:color="auto" w:fill="auto"/>
          </w:tcPr>
          <w:p w14:paraId="6018912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9869D14" w14:textId="77777777" w:rsidR="00AF60D7" w:rsidRDefault="00AF60D7">
            <w:pPr>
              <w:pStyle w:val="TableRow"/>
            </w:pPr>
            <w:r>
              <w:t>Each task arised fro mone condition check.  Each condition check identifies zero or more tasks.</w:t>
            </w:r>
          </w:p>
        </w:tc>
      </w:tr>
      <w:tr w:rsidR="00AF60D7" w14:paraId="29C3EEB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8C8814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F159361" w14:textId="77777777" w:rsidR="00AF60D7" w:rsidRDefault="00AF60D7">
            <w:pPr>
              <w:pStyle w:val="CodeSamples"/>
            </w:pPr>
            <w:r>
              <w:t>FK_Conservation_Task_Conservation_Check (Conservation_Check_Key) references Conservation_Check(Conservation_Check_Key)</w:t>
            </w:r>
          </w:p>
        </w:tc>
      </w:tr>
    </w:tbl>
    <w:p w14:paraId="5CA9D3B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821012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A2B3F1C" w14:textId="77777777" w:rsidR="00AF60D7" w:rsidRDefault="00AF60D7">
            <w:pPr>
              <w:pStyle w:val="TableTitle"/>
              <w:rPr>
                <w:color w:val="FF0000"/>
              </w:rPr>
            </w:pPr>
            <w:r>
              <w:t>Constraint : FK_Conservation_Task_Conservation_Job</w:t>
            </w:r>
          </w:p>
        </w:tc>
      </w:tr>
      <w:tr w:rsidR="00AF60D7" w14:paraId="496F799E" w14:textId="77777777">
        <w:tc>
          <w:tcPr>
            <w:tcW w:w="1548" w:type="dxa"/>
            <w:tcBorders>
              <w:top w:val="nil"/>
              <w:left w:val="single" w:sz="4" w:space="0" w:color="auto"/>
              <w:bottom w:val="single" w:sz="4" w:space="0" w:color="auto"/>
              <w:right w:val="single" w:sz="4" w:space="0" w:color="auto"/>
            </w:tcBorders>
            <w:shd w:val="clear" w:color="auto" w:fill="auto"/>
          </w:tcPr>
          <w:p w14:paraId="5535B88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8F566A5" w14:textId="77777777" w:rsidR="00AF60D7" w:rsidRDefault="00AF60D7">
            <w:pPr>
              <w:pStyle w:val="TableRow"/>
            </w:pPr>
            <w:r>
              <w:t>Each task is implemented by zero or one job.  Each job implements zero or more tasks.</w:t>
            </w:r>
          </w:p>
        </w:tc>
      </w:tr>
      <w:tr w:rsidR="00AF60D7" w14:paraId="4BCFB7D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4998CA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1B58583" w14:textId="77777777" w:rsidR="00AF60D7" w:rsidRDefault="00AF60D7">
            <w:pPr>
              <w:pStyle w:val="CodeSamples"/>
            </w:pPr>
            <w:r>
              <w:t>FK_Conservation_Task_Conservation_Job (Conservation_Job_Key) references Conservation_Job(Conservation_Job_Key)</w:t>
            </w:r>
          </w:p>
        </w:tc>
      </w:tr>
    </w:tbl>
    <w:p w14:paraId="7ACBED3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4A2022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57854E" w14:textId="77777777" w:rsidR="00AF60D7" w:rsidRDefault="00AF60D7">
            <w:pPr>
              <w:pStyle w:val="TableTitle"/>
              <w:rPr>
                <w:color w:val="FF0000"/>
              </w:rPr>
            </w:pPr>
            <w:r>
              <w:t>Constraint : FK_Conservation_Task_Type</w:t>
            </w:r>
          </w:p>
        </w:tc>
      </w:tr>
      <w:tr w:rsidR="00AF60D7" w14:paraId="03F1FED0" w14:textId="77777777">
        <w:tc>
          <w:tcPr>
            <w:tcW w:w="1548" w:type="dxa"/>
            <w:tcBorders>
              <w:top w:val="nil"/>
              <w:left w:val="single" w:sz="4" w:space="0" w:color="auto"/>
              <w:bottom w:val="single" w:sz="4" w:space="0" w:color="auto"/>
              <w:right w:val="single" w:sz="4" w:space="0" w:color="auto"/>
            </w:tcBorders>
            <w:shd w:val="clear" w:color="auto" w:fill="auto"/>
          </w:tcPr>
          <w:p w14:paraId="1638DBD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E56D339" w14:textId="77777777" w:rsidR="00AF60D7" w:rsidRDefault="00AF60D7">
            <w:pPr>
              <w:pStyle w:val="TableRow"/>
            </w:pPr>
            <w:r>
              <w:t>Each task has a single task type.</w:t>
            </w:r>
          </w:p>
        </w:tc>
      </w:tr>
      <w:tr w:rsidR="00AF60D7" w14:paraId="66A392F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5C9218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017A862" w14:textId="77777777" w:rsidR="00AF60D7" w:rsidRDefault="00AF60D7">
            <w:pPr>
              <w:pStyle w:val="CodeSamples"/>
            </w:pPr>
            <w:r>
              <w:t>FK_Conservation_Task_Type (Type_Concept_Key) references Concept(Concept_Key)</w:t>
            </w:r>
          </w:p>
        </w:tc>
      </w:tr>
    </w:tbl>
    <w:p w14:paraId="2C48EB2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F189ED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471716A" w14:textId="77777777" w:rsidR="00AF60D7" w:rsidRDefault="00AF60D7">
            <w:pPr>
              <w:pStyle w:val="TableTitle"/>
              <w:rPr>
                <w:color w:val="FF0000"/>
              </w:rPr>
            </w:pPr>
            <w:r>
              <w:lastRenderedPageBreak/>
              <w:t>Constraint : FK_Conservation_Task_Unit</w:t>
            </w:r>
          </w:p>
        </w:tc>
      </w:tr>
      <w:tr w:rsidR="00AF60D7" w14:paraId="514C0F5E" w14:textId="77777777">
        <w:tc>
          <w:tcPr>
            <w:tcW w:w="1548" w:type="dxa"/>
            <w:tcBorders>
              <w:top w:val="nil"/>
              <w:left w:val="single" w:sz="4" w:space="0" w:color="auto"/>
              <w:bottom w:val="single" w:sz="4" w:space="0" w:color="auto"/>
              <w:right w:val="single" w:sz="4" w:space="0" w:color="auto"/>
            </w:tcBorders>
            <w:shd w:val="clear" w:color="auto" w:fill="auto"/>
          </w:tcPr>
          <w:p w14:paraId="3E93565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63D0BF" w14:textId="77777777" w:rsidR="00AF60D7" w:rsidRDefault="00AF60D7">
            <w:pPr>
              <w:pStyle w:val="TableRow"/>
            </w:pPr>
            <w:r>
              <w:t>Each task's duration is in a single unit.</w:t>
            </w:r>
          </w:p>
        </w:tc>
      </w:tr>
      <w:tr w:rsidR="00AF60D7" w14:paraId="351E6A7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DF67D2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42B8873" w14:textId="77777777" w:rsidR="00AF60D7" w:rsidRDefault="00AF60D7">
            <w:pPr>
              <w:pStyle w:val="CodeSamples"/>
            </w:pPr>
            <w:r>
              <w:t>FK_Conservation_Task_Unit (Duration_Unit_Concept_Key) references Concept(Concept_Key)</w:t>
            </w:r>
          </w:p>
        </w:tc>
      </w:tr>
    </w:tbl>
    <w:p w14:paraId="6AE6092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6D2EBD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5FAEFEC" w14:textId="77777777" w:rsidR="00AF60D7" w:rsidRDefault="00AF60D7">
            <w:pPr>
              <w:pStyle w:val="TableTitle"/>
              <w:rPr>
                <w:color w:val="FF0000"/>
              </w:rPr>
            </w:pPr>
            <w:r>
              <w:t>Constraint : FK_Conservation_Task_Individual</w:t>
            </w:r>
          </w:p>
        </w:tc>
      </w:tr>
      <w:tr w:rsidR="00AF60D7" w14:paraId="3B7FD56A" w14:textId="77777777">
        <w:tc>
          <w:tcPr>
            <w:tcW w:w="1548" w:type="dxa"/>
            <w:tcBorders>
              <w:top w:val="nil"/>
              <w:left w:val="single" w:sz="4" w:space="0" w:color="auto"/>
              <w:bottom w:val="single" w:sz="4" w:space="0" w:color="auto"/>
              <w:right w:val="single" w:sz="4" w:space="0" w:color="auto"/>
            </w:tcBorders>
            <w:shd w:val="clear" w:color="auto" w:fill="auto"/>
          </w:tcPr>
          <w:p w14:paraId="74AEF01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63DCA1E" w14:textId="77777777" w:rsidR="00AF60D7" w:rsidRDefault="00AF60D7">
            <w:pPr>
              <w:pStyle w:val="TableRow"/>
            </w:pPr>
            <w:r>
              <w:t>Each task is identified by one person.  Each person identifies zero or more tasks.</w:t>
            </w:r>
          </w:p>
        </w:tc>
      </w:tr>
      <w:tr w:rsidR="00AF60D7" w14:paraId="13BC7B5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22B085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7ECD537" w14:textId="77777777" w:rsidR="00AF60D7" w:rsidRDefault="00AF60D7">
            <w:pPr>
              <w:pStyle w:val="CodeSamples"/>
            </w:pPr>
            <w:r>
              <w:t>FK_Conservation_Task_Individual (Identifier_Name_Key) references Individual(Name_Key)</w:t>
            </w:r>
          </w:p>
        </w:tc>
      </w:tr>
    </w:tbl>
    <w:p w14:paraId="40D59D90" w14:textId="77777777" w:rsidR="00AF60D7" w:rsidRDefault="00AF60D7" w:rsidP="00AF60D7">
      <w:pPr>
        <w:pStyle w:val="NormalIndent"/>
      </w:pPr>
    </w:p>
    <w:p w14:paraId="5E0A840A" w14:textId="77777777" w:rsidR="00AF60D7" w:rsidRDefault="00AF60D7" w:rsidP="00840903">
      <w:pPr>
        <w:pStyle w:val="Heading4"/>
      </w:pPr>
      <w:bookmarkStart w:id="807" w:name="_Toc292879065"/>
      <w:r>
        <w:t>Currency</w:t>
      </w:r>
      <w:bookmarkEnd w:id="807"/>
    </w:p>
    <w:p w14:paraId="54784E98" w14:textId="77777777" w:rsidR="00AF60D7" w:rsidRDefault="00AF60D7" w:rsidP="00AF60D7">
      <w:pPr>
        <w:pStyle w:val="NormalIndent"/>
      </w:pPr>
      <w:r>
        <w:t>Each record details a single currency recognised by the system, e.g. when describing funding and valuations.  Initially populated with the ISO list of currencies, where the currency_key is equal to the ISO currency code.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8DC75A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66C0AB1"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9E2EA3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140FA0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4C3DC05" w14:textId="77777777" w:rsidR="00AF60D7" w:rsidRDefault="00AF60D7">
            <w:pPr>
              <w:pStyle w:val="TableColumnTitles"/>
              <w:keepNext/>
            </w:pPr>
            <w:r>
              <w:t>Size</w:t>
            </w:r>
          </w:p>
        </w:tc>
      </w:tr>
      <w:tr w:rsidR="00AF60D7" w14:paraId="7E64E34C" w14:textId="77777777">
        <w:tc>
          <w:tcPr>
            <w:tcW w:w="2802" w:type="dxa"/>
            <w:tcBorders>
              <w:top w:val="nil"/>
              <w:left w:val="single" w:sz="6" w:space="0" w:color="auto"/>
              <w:bottom w:val="nil"/>
              <w:right w:val="single" w:sz="6" w:space="0" w:color="auto"/>
            </w:tcBorders>
            <w:shd w:val="clear" w:color="auto" w:fill="auto"/>
          </w:tcPr>
          <w:p w14:paraId="0C992B62" w14:textId="77777777" w:rsidR="00AF60D7" w:rsidRDefault="00AF60D7">
            <w:pPr>
              <w:pStyle w:val="TableRow"/>
              <w:rPr>
                <w:u w:val="single"/>
              </w:rPr>
            </w:pPr>
            <w:r>
              <w:rPr>
                <w:u w:val="single"/>
              </w:rPr>
              <w:t>Currency_Key</w:t>
            </w:r>
          </w:p>
        </w:tc>
        <w:tc>
          <w:tcPr>
            <w:tcW w:w="4536" w:type="dxa"/>
            <w:tcBorders>
              <w:top w:val="nil"/>
              <w:left w:val="single" w:sz="6" w:space="0" w:color="auto"/>
              <w:bottom w:val="nil"/>
              <w:right w:val="single" w:sz="6" w:space="0" w:color="auto"/>
            </w:tcBorders>
            <w:shd w:val="clear" w:color="auto" w:fill="auto"/>
          </w:tcPr>
          <w:p w14:paraId="6B22012D" w14:textId="77777777" w:rsidR="00AF60D7" w:rsidRDefault="00AF60D7">
            <w:pPr>
              <w:pStyle w:val="TableRow"/>
            </w:pPr>
            <w:r>
              <w:t>Code for the currency as used in ISO standard currency lists.</w:t>
            </w:r>
          </w:p>
        </w:tc>
        <w:tc>
          <w:tcPr>
            <w:tcW w:w="1500" w:type="dxa"/>
            <w:tcBorders>
              <w:top w:val="nil"/>
              <w:left w:val="single" w:sz="6" w:space="0" w:color="auto"/>
              <w:bottom w:val="nil"/>
              <w:right w:val="single" w:sz="6" w:space="0" w:color="auto"/>
            </w:tcBorders>
            <w:shd w:val="clear" w:color="auto" w:fill="auto"/>
          </w:tcPr>
          <w:p w14:paraId="12940C7E"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4AFFC0A" w14:textId="77777777" w:rsidR="00AF60D7" w:rsidRDefault="00AF60D7">
            <w:pPr>
              <w:pStyle w:val="TableRow"/>
            </w:pPr>
            <w:r>
              <w:t>3</w:t>
            </w:r>
          </w:p>
        </w:tc>
      </w:tr>
      <w:tr w:rsidR="00AF60D7" w14:paraId="688467D4" w14:textId="77777777">
        <w:tc>
          <w:tcPr>
            <w:tcW w:w="2802" w:type="dxa"/>
            <w:tcBorders>
              <w:top w:val="nil"/>
              <w:left w:val="single" w:sz="6" w:space="0" w:color="auto"/>
              <w:bottom w:val="nil"/>
              <w:right w:val="single" w:sz="6" w:space="0" w:color="auto"/>
            </w:tcBorders>
            <w:shd w:val="clear" w:color="auto" w:fill="auto"/>
          </w:tcPr>
          <w:p w14:paraId="7F70C860"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24C40F20" w14:textId="77777777" w:rsidR="00AF60D7" w:rsidRDefault="00AF60D7">
            <w:pPr>
              <w:pStyle w:val="TableRow"/>
            </w:pPr>
            <w:r>
              <w:t>Name of the currency.</w:t>
            </w:r>
          </w:p>
        </w:tc>
        <w:tc>
          <w:tcPr>
            <w:tcW w:w="1500" w:type="dxa"/>
            <w:tcBorders>
              <w:top w:val="nil"/>
              <w:left w:val="single" w:sz="6" w:space="0" w:color="auto"/>
              <w:bottom w:val="nil"/>
              <w:right w:val="single" w:sz="6" w:space="0" w:color="auto"/>
            </w:tcBorders>
            <w:shd w:val="clear" w:color="auto" w:fill="auto"/>
          </w:tcPr>
          <w:p w14:paraId="10850908"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AB8398B" w14:textId="77777777" w:rsidR="00AF60D7" w:rsidRDefault="00AF60D7">
            <w:pPr>
              <w:pStyle w:val="TableRow"/>
            </w:pPr>
            <w:r>
              <w:t>50</w:t>
            </w:r>
          </w:p>
        </w:tc>
      </w:tr>
      <w:tr w:rsidR="00AF60D7" w14:paraId="2B4AC216" w14:textId="77777777">
        <w:tc>
          <w:tcPr>
            <w:tcW w:w="2802" w:type="dxa"/>
            <w:tcBorders>
              <w:top w:val="nil"/>
              <w:left w:val="single" w:sz="6" w:space="0" w:color="auto"/>
              <w:bottom w:val="nil"/>
              <w:right w:val="single" w:sz="6" w:space="0" w:color="auto"/>
            </w:tcBorders>
            <w:shd w:val="clear" w:color="auto" w:fill="auto"/>
          </w:tcPr>
          <w:p w14:paraId="3A902428"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6C7DAD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C23287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BD37C0C" w14:textId="77777777" w:rsidR="00AF60D7" w:rsidRDefault="00AF60D7">
            <w:pPr>
              <w:pStyle w:val="TableRow"/>
            </w:pPr>
            <w:r>
              <w:t>16</w:t>
            </w:r>
          </w:p>
        </w:tc>
      </w:tr>
      <w:tr w:rsidR="00AF60D7" w14:paraId="35E775B0" w14:textId="77777777">
        <w:tc>
          <w:tcPr>
            <w:tcW w:w="2802" w:type="dxa"/>
            <w:tcBorders>
              <w:top w:val="nil"/>
              <w:left w:val="single" w:sz="6" w:space="0" w:color="auto"/>
              <w:bottom w:val="nil"/>
              <w:right w:val="single" w:sz="6" w:space="0" w:color="auto"/>
            </w:tcBorders>
            <w:shd w:val="clear" w:color="auto" w:fill="auto"/>
          </w:tcPr>
          <w:p w14:paraId="6E0484DB"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E69AE9C"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75C639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E66B982" w14:textId="77777777" w:rsidR="00AF60D7" w:rsidRDefault="00AF60D7">
            <w:pPr>
              <w:pStyle w:val="TableRow"/>
            </w:pPr>
            <w:r>
              <w:t>16</w:t>
            </w:r>
          </w:p>
        </w:tc>
      </w:tr>
      <w:tr w:rsidR="00AF60D7" w14:paraId="0A022C32" w14:textId="77777777">
        <w:tc>
          <w:tcPr>
            <w:tcW w:w="2802" w:type="dxa"/>
            <w:tcBorders>
              <w:top w:val="nil"/>
              <w:left w:val="single" w:sz="6" w:space="0" w:color="auto"/>
              <w:bottom w:val="nil"/>
              <w:right w:val="single" w:sz="6" w:space="0" w:color="auto"/>
            </w:tcBorders>
            <w:shd w:val="clear" w:color="auto" w:fill="auto"/>
          </w:tcPr>
          <w:p w14:paraId="0B9AA307"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466CFEF6"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5E7DFEC7"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22A40936" w14:textId="77777777" w:rsidR="00AF60D7" w:rsidRDefault="00AF60D7">
            <w:pPr>
              <w:pStyle w:val="TableRow"/>
            </w:pPr>
          </w:p>
        </w:tc>
      </w:tr>
      <w:tr w:rsidR="00AF60D7" w14:paraId="3B327D24" w14:textId="77777777">
        <w:tc>
          <w:tcPr>
            <w:tcW w:w="2802" w:type="dxa"/>
            <w:tcBorders>
              <w:top w:val="nil"/>
              <w:left w:val="single" w:sz="6" w:space="0" w:color="auto"/>
              <w:bottom w:val="nil"/>
              <w:right w:val="single" w:sz="6" w:space="0" w:color="auto"/>
            </w:tcBorders>
            <w:shd w:val="clear" w:color="auto" w:fill="auto"/>
          </w:tcPr>
          <w:p w14:paraId="106629E6"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A6204B8"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5D5BC81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51895AB" w14:textId="77777777" w:rsidR="00AF60D7" w:rsidRDefault="00AF60D7">
            <w:pPr>
              <w:pStyle w:val="TableRow"/>
            </w:pPr>
            <w:r>
              <w:t>16</w:t>
            </w:r>
          </w:p>
        </w:tc>
      </w:tr>
      <w:tr w:rsidR="00AF60D7" w14:paraId="0F3A0DFD" w14:textId="77777777">
        <w:tc>
          <w:tcPr>
            <w:tcW w:w="2802" w:type="dxa"/>
            <w:tcBorders>
              <w:top w:val="nil"/>
              <w:left w:val="single" w:sz="6" w:space="0" w:color="auto"/>
              <w:bottom w:val="single" w:sz="6" w:space="0" w:color="auto"/>
              <w:right w:val="single" w:sz="6" w:space="0" w:color="auto"/>
            </w:tcBorders>
            <w:shd w:val="clear" w:color="auto" w:fill="auto"/>
          </w:tcPr>
          <w:p w14:paraId="1AF79483"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709358A"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757C1B5"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CAEF6AC" w14:textId="77777777" w:rsidR="00AF60D7" w:rsidRDefault="00AF60D7">
            <w:pPr>
              <w:pStyle w:val="TableRow"/>
            </w:pPr>
            <w:r>
              <w:t>8</w:t>
            </w:r>
          </w:p>
        </w:tc>
      </w:tr>
    </w:tbl>
    <w:p w14:paraId="41374CC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7B806CB"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189F632"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4B6859A"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9302996" w14:textId="77777777" w:rsidR="00AF60D7" w:rsidRDefault="00AF60D7">
            <w:pPr>
              <w:pStyle w:val="TableColumnTitles"/>
              <w:keepNext/>
            </w:pPr>
            <w:r>
              <w:t>Options</w:t>
            </w:r>
          </w:p>
        </w:tc>
      </w:tr>
      <w:tr w:rsidR="00AF60D7" w14:paraId="7324DDAA" w14:textId="77777777">
        <w:tc>
          <w:tcPr>
            <w:tcW w:w="2801" w:type="dxa"/>
            <w:tcBorders>
              <w:top w:val="nil"/>
              <w:left w:val="single" w:sz="6" w:space="0" w:color="auto"/>
              <w:bottom w:val="single" w:sz="6" w:space="0" w:color="auto"/>
              <w:right w:val="single" w:sz="6" w:space="0" w:color="auto"/>
            </w:tcBorders>
            <w:shd w:val="clear" w:color="auto" w:fill="auto"/>
          </w:tcPr>
          <w:p w14:paraId="09E96AC9"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AB2525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60E7180" w14:textId="77777777" w:rsidR="00AF60D7" w:rsidRDefault="00AF60D7">
            <w:pPr>
              <w:pStyle w:val="TableRow"/>
            </w:pPr>
          </w:p>
        </w:tc>
      </w:tr>
    </w:tbl>
    <w:p w14:paraId="6858BC5D" w14:textId="77777777" w:rsidR="00AF60D7" w:rsidRDefault="00AF60D7" w:rsidP="00AF60D7">
      <w:pPr>
        <w:pStyle w:val="NormalIndent"/>
      </w:pPr>
    </w:p>
    <w:p w14:paraId="2F3F347F" w14:textId="77777777" w:rsidR="00AF60D7" w:rsidRDefault="00AF60D7" w:rsidP="00840903">
      <w:pPr>
        <w:pStyle w:val="Heading4"/>
      </w:pPr>
      <w:bookmarkStart w:id="808" w:name="_Toc292879066"/>
      <w:r>
        <w:t>Details_Report</w:t>
      </w:r>
      <w:bookmarkEnd w:id="808"/>
    </w:p>
    <w:p w14:paraId="26CDB784" w14:textId="77777777" w:rsidR="00AF60D7" w:rsidRDefault="00AF60D7" w:rsidP="00AF60D7">
      <w:pPr>
        <w:pStyle w:val="NormalIndent"/>
      </w:pPr>
      <w:r>
        <w:t>Describes a details report available for one of the data types in the Collections Browser.</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C13648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D061274"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CFEBB4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362F25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5F82795" w14:textId="77777777" w:rsidR="00AF60D7" w:rsidRDefault="00AF60D7">
            <w:pPr>
              <w:pStyle w:val="TableColumnTitles"/>
              <w:keepNext/>
            </w:pPr>
            <w:r>
              <w:t>Size</w:t>
            </w:r>
          </w:p>
        </w:tc>
      </w:tr>
      <w:tr w:rsidR="00AF60D7" w14:paraId="3CF8FBF4" w14:textId="77777777">
        <w:tc>
          <w:tcPr>
            <w:tcW w:w="2802" w:type="dxa"/>
            <w:tcBorders>
              <w:top w:val="nil"/>
              <w:left w:val="single" w:sz="6" w:space="0" w:color="auto"/>
              <w:bottom w:val="nil"/>
              <w:right w:val="single" w:sz="6" w:space="0" w:color="auto"/>
            </w:tcBorders>
            <w:shd w:val="clear" w:color="auto" w:fill="auto"/>
          </w:tcPr>
          <w:p w14:paraId="6F039FD9" w14:textId="77777777" w:rsidR="00AF60D7" w:rsidRDefault="00AF60D7">
            <w:pPr>
              <w:pStyle w:val="TableRow"/>
              <w:rPr>
                <w:u w:val="single"/>
              </w:rPr>
            </w:pPr>
            <w:r>
              <w:rPr>
                <w:u w:val="single"/>
              </w:rPr>
              <w:t>Details_Report_Key</w:t>
            </w:r>
          </w:p>
        </w:tc>
        <w:tc>
          <w:tcPr>
            <w:tcW w:w="4536" w:type="dxa"/>
            <w:tcBorders>
              <w:top w:val="nil"/>
              <w:left w:val="single" w:sz="6" w:space="0" w:color="auto"/>
              <w:bottom w:val="nil"/>
              <w:right w:val="single" w:sz="6" w:space="0" w:color="auto"/>
            </w:tcBorders>
            <w:shd w:val="clear" w:color="auto" w:fill="auto"/>
          </w:tcPr>
          <w:p w14:paraId="791832C0" w14:textId="77777777" w:rsidR="00AF60D7" w:rsidRDefault="00AF60D7">
            <w:pPr>
              <w:pStyle w:val="TableRow"/>
            </w:pPr>
            <w:r>
              <w:t>Unique identifier for the Details_Report table</w:t>
            </w:r>
          </w:p>
        </w:tc>
        <w:tc>
          <w:tcPr>
            <w:tcW w:w="1500" w:type="dxa"/>
            <w:tcBorders>
              <w:top w:val="nil"/>
              <w:left w:val="single" w:sz="6" w:space="0" w:color="auto"/>
              <w:bottom w:val="nil"/>
              <w:right w:val="single" w:sz="6" w:space="0" w:color="auto"/>
            </w:tcBorders>
            <w:shd w:val="clear" w:color="auto" w:fill="auto"/>
          </w:tcPr>
          <w:p w14:paraId="305FF7B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CB027EF" w14:textId="77777777" w:rsidR="00AF60D7" w:rsidRDefault="00AF60D7">
            <w:pPr>
              <w:pStyle w:val="TableRow"/>
            </w:pPr>
            <w:r>
              <w:t>16</w:t>
            </w:r>
          </w:p>
        </w:tc>
      </w:tr>
      <w:tr w:rsidR="00AF60D7" w14:paraId="018FD752" w14:textId="77777777">
        <w:tc>
          <w:tcPr>
            <w:tcW w:w="2802" w:type="dxa"/>
            <w:tcBorders>
              <w:top w:val="nil"/>
              <w:left w:val="single" w:sz="6" w:space="0" w:color="auto"/>
              <w:bottom w:val="nil"/>
              <w:right w:val="single" w:sz="6" w:space="0" w:color="auto"/>
            </w:tcBorders>
            <w:shd w:val="clear" w:color="auto" w:fill="auto"/>
          </w:tcPr>
          <w:p w14:paraId="36E68A7F"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455BEF38" w14:textId="77777777" w:rsidR="00AF60D7" w:rsidRDefault="00AF60D7">
            <w:pPr>
              <w:pStyle w:val="TableRow"/>
            </w:pPr>
            <w:r>
              <w:t>Name of the report.</w:t>
            </w:r>
          </w:p>
        </w:tc>
        <w:tc>
          <w:tcPr>
            <w:tcW w:w="1500" w:type="dxa"/>
            <w:tcBorders>
              <w:top w:val="nil"/>
              <w:left w:val="single" w:sz="6" w:space="0" w:color="auto"/>
              <w:bottom w:val="nil"/>
              <w:right w:val="single" w:sz="6" w:space="0" w:color="auto"/>
            </w:tcBorders>
            <w:shd w:val="clear" w:color="auto" w:fill="auto"/>
          </w:tcPr>
          <w:p w14:paraId="72F52350"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158AA73" w14:textId="77777777" w:rsidR="00AF60D7" w:rsidRDefault="00AF60D7">
            <w:pPr>
              <w:pStyle w:val="TableRow"/>
            </w:pPr>
            <w:r>
              <w:t>100</w:t>
            </w:r>
          </w:p>
        </w:tc>
      </w:tr>
      <w:tr w:rsidR="00AF60D7" w14:paraId="13FE8C37" w14:textId="77777777">
        <w:tc>
          <w:tcPr>
            <w:tcW w:w="2802" w:type="dxa"/>
            <w:tcBorders>
              <w:top w:val="nil"/>
              <w:left w:val="single" w:sz="6" w:space="0" w:color="auto"/>
              <w:bottom w:val="nil"/>
              <w:right w:val="single" w:sz="6" w:space="0" w:color="auto"/>
            </w:tcBorders>
            <w:shd w:val="clear" w:color="auto" w:fill="auto"/>
          </w:tcPr>
          <w:p w14:paraId="06441A97" w14:textId="77777777" w:rsidR="00AF60D7" w:rsidRDefault="00DD017A">
            <w:pPr>
              <w:pStyle w:val="TableRow"/>
            </w:pPr>
            <w:r>
              <w:t>Reported_Table</w:t>
            </w:r>
          </w:p>
        </w:tc>
        <w:tc>
          <w:tcPr>
            <w:tcW w:w="4536" w:type="dxa"/>
            <w:tcBorders>
              <w:top w:val="nil"/>
              <w:left w:val="single" w:sz="6" w:space="0" w:color="auto"/>
              <w:bottom w:val="nil"/>
              <w:right w:val="single" w:sz="6" w:space="0" w:color="auto"/>
            </w:tcBorders>
            <w:shd w:val="clear" w:color="auto" w:fill="auto"/>
          </w:tcPr>
          <w:p w14:paraId="7DBCD65D" w14:textId="77777777" w:rsidR="00AF60D7" w:rsidRDefault="00DD017A">
            <w:pPr>
              <w:pStyle w:val="TableRow"/>
            </w:pPr>
            <w:r>
              <w:t>Name of the table that this report is applicable to.  Defines the availability of the report.</w:t>
            </w:r>
          </w:p>
        </w:tc>
        <w:tc>
          <w:tcPr>
            <w:tcW w:w="1500" w:type="dxa"/>
            <w:tcBorders>
              <w:top w:val="nil"/>
              <w:left w:val="single" w:sz="6" w:space="0" w:color="auto"/>
              <w:bottom w:val="nil"/>
              <w:right w:val="single" w:sz="6" w:space="0" w:color="auto"/>
            </w:tcBorders>
            <w:shd w:val="clear" w:color="auto" w:fill="auto"/>
          </w:tcPr>
          <w:p w14:paraId="5078AC5F" w14:textId="77777777" w:rsidR="00AF60D7" w:rsidRDefault="00DD017A">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0799965" w14:textId="77777777" w:rsidR="00AF60D7" w:rsidRDefault="00DD017A">
            <w:pPr>
              <w:pStyle w:val="TableRow"/>
            </w:pPr>
            <w:r>
              <w:t>100</w:t>
            </w:r>
          </w:p>
        </w:tc>
      </w:tr>
      <w:tr w:rsidR="00AF60D7" w14:paraId="30FC018E" w14:textId="77777777">
        <w:tc>
          <w:tcPr>
            <w:tcW w:w="2802" w:type="dxa"/>
            <w:tcBorders>
              <w:top w:val="nil"/>
              <w:left w:val="single" w:sz="6" w:space="0" w:color="auto"/>
              <w:bottom w:val="nil"/>
              <w:right w:val="single" w:sz="6" w:space="0" w:color="auto"/>
            </w:tcBorders>
            <w:shd w:val="clear" w:color="auto" w:fill="auto"/>
          </w:tcPr>
          <w:p w14:paraId="2755C943"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116DA6C"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4C614D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E1B1B88" w14:textId="77777777" w:rsidR="00AF60D7" w:rsidRDefault="00AF60D7">
            <w:pPr>
              <w:pStyle w:val="TableRow"/>
            </w:pPr>
            <w:r>
              <w:t>16</w:t>
            </w:r>
          </w:p>
        </w:tc>
      </w:tr>
      <w:tr w:rsidR="00AF60D7" w14:paraId="75B3642E" w14:textId="77777777">
        <w:tc>
          <w:tcPr>
            <w:tcW w:w="2802" w:type="dxa"/>
            <w:tcBorders>
              <w:top w:val="nil"/>
              <w:left w:val="single" w:sz="6" w:space="0" w:color="auto"/>
              <w:bottom w:val="nil"/>
              <w:right w:val="single" w:sz="6" w:space="0" w:color="auto"/>
            </w:tcBorders>
            <w:shd w:val="clear" w:color="auto" w:fill="auto"/>
          </w:tcPr>
          <w:p w14:paraId="4ED4738F"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7622006"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A734F5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4B66E54" w14:textId="77777777" w:rsidR="00AF60D7" w:rsidRDefault="00AF60D7">
            <w:pPr>
              <w:pStyle w:val="TableRow"/>
            </w:pPr>
            <w:r>
              <w:t>16</w:t>
            </w:r>
          </w:p>
        </w:tc>
      </w:tr>
      <w:tr w:rsidR="00AF60D7" w14:paraId="7E73B10E" w14:textId="77777777">
        <w:tc>
          <w:tcPr>
            <w:tcW w:w="2802" w:type="dxa"/>
            <w:tcBorders>
              <w:top w:val="nil"/>
              <w:left w:val="single" w:sz="6" w:space="0" w:color="auto"/>
              <w:bottom w:val="nil"/>
              <w:right w:val="single" w:sz="6" w:space="0" w:color="auto"/>
            </w:tcBorders>
            <w:shd w:val="clear" w:color="auto" w:fill="auto"/>
          </w:tcPr>
          <w:p w14:paraId="7E17267A"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92C1A91"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0C041D72"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14EA600E" w14:textId="77777777" w:rsidR="00AF60D7" w:rsidRDefault="00AF60D7">
            <w:pPr>
              <w:pStyle w:val="TableRow"/>
            </w:pPr>
          </w:p>
        </w:tc>
      </w:tr>
      <w:tr w:rsidR="00AF60D7" w14:paraId="39A284ED" w14:textId="77777777">
        <w:tc>
          <w:tcPr>
            <w:tcW w:w="2802" w:type="dxa"/>
            <w:tcBorders>
              <w:top w:val="nil"/>
              <w:left w:val="single" w:sz="6" w:space="0" w:color="auto"/>
              <w:bottom w:val="nil"/>
              <w:right w:val="single" w:sz="6" w:space="0" w:color="auto"/>
            </w:tcBorders>
            <w:shd w:val="clear" w:color="auto" w:fill="auto"/>
          </w:tcPr>
          <w:p w14:paraId="375C5A3A"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CFE2B86" w14:textId="77777777" w:rsidR="00AF60D7" w:rsidRDefault="00AF60D7">
            <w:pPr>
              <w:pStyle w:val="TableRow"/>
            </w:pPr>
            <w:r>
              <w:t>Site ID of the record custodian.</w:t>
            </w:r>
          </w:p>
        </w:tc>
        <w:tc>
          <w:tcPr>
            <w:tcW w:w="1500" w:type="dxa"/>
            <w:tcBorders>
              <w:top w:val="nil"/>
              <w:left w:val="single" w:sz="6" w:space="0" w:color="auto"/>
              <w:bottom w:val="nil"/>
              <w:right w:val="single" w:sz="6" w:space="0" w:color="auto"/>
            </w:tcBorders>
            <w:shd w:val="clear" w:color="auto" w:fill="auto"/>
          </w:tcPr>
          <w:p w14:paraId="6DD8A65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B716E55" w14:textId="77777777" w:rsidR="00AF60D7" w:rsidRDefault="00AF60D7">
            <w:pPr>
              <w:pStyle w:val="TableRow"/>
            </w:pPr>
            <w:r>
              <w:t>8</w:t>
            </w:r>
          </w:p>
        </w:tc>
      </w:tr>
      <w:tr w:rsidR="00AF60D7" w14:paraId="0BB42D15" w14:textId="77777777">
        <w:tc>
          <w:tcPr>
            <w:tcW w:w="2802" w:type="dxa"/>
            <w:tcBorders>
              <w:top w:val="nil"/>
              <w:left w:val="single" w:sz="6" w:space="0" w:color="auto"/>
              <w:bottom w:val="single" w:sz="6" w:space="0" w:color="auto"/>
              <w:right w:val="single" w:sz="6" w:space="0" w:color="auto"/>
            </w:tcBorders>
            <w:shd w:val="clear" w:color="auto" w:fill="auto"/>
          </w:tcPr>
          <w:p w14:paraId="2AD24DF8"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105DCB6"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8F1261B"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64FBA8B" w14:textId="77777777" w:rsidR="00AF60D7" w:rsidRDefault="00AF60D7">
            <w:pPr>
              <w:pStyle w:val="TableRow"/>
            </w:pPr>
            <w:r>
              <w:t>8</w:t>
            </w:r>
          </w:p>
        </w:tc>
      </w:tr>
    </w:tbl>
    <w:p w14:paraId="1A323627" w14:textId="77777777" w:rsidR="00AF60D7" w:rsidRDefault="00AF60D7" w:rsidP="00AF60D7">
      <w:pPr>
        <w:pStyle w:val="NormalIndent"/>
      </w:pPr>
    </w:p>
    <w:p w14:paraId="13544080" w14:textId="77777777" w:rsidR="00AF60D7" w:rsidRDefault="00AF60D7" w:rsidP="00840903">
      <w:pPr>
        <w:pStyle w:val="Heading4"/>
      </w:pPr>
      <w:bookmarkStart w:id="809" w:name="_Ref270601609"/>
      <w:bookmarkStart w:id="810" w:name="_Ref278814840"/>
      <w:bookmarkStart w:id="811" w:name="_Toc292879067"/>
      <w:r>
        <w:t>Determination</w:t>
      </w:r>
      <w:bookmarkEnd w:id="809"/>
      <w:bookmarkEnd w:id="810"/>
      <w:bookmarkEnd w:id="811"/>
    </w:p>
    <w:p w14:paraId="223B292C" w14:textId="77777777" w:rsidR="00AF60D7" w:rsidRDefault="00AF60D7" w:rsidP="00AF60D7">
      <w:pPr>
        <w:pStyle w:val="NormalIndent"/>
      </w:pPr>
      <w:r>
        <w:t>Details of a determination made against an occurrence linked to the thesaurus.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3531878"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2A73913"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44581AA"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98C48F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5D7653A" w14:textId="77777777" w:rsidR="00AF60D7" w:rsidRDefault="00AF60D7">
            <w:pPr>
              <w:pStyle w:val="TableColumnTitles"/>
              <w:keepNext/>
            </w:pPr>
            <w:r>
              <w:t>Size</w:t>
            </w:r>
          </w:p>
        </w:tc>
      </w:tr>
      <w:tr w:rsidR="00AF60D7" w14:paraId="1DD5E8F8" w14:textId="77777777">
        <w:tc>
          <w:tcPr>
            <w:tcW w:w="2802" w:type="dxa"/>
            <w:tcBorders>
              <w:top w:val="nil"/>
              <w:left w:val="single" w:sz="6" w:space="0" w:color="auto"/>
              <w:bottom w:val="nil"/>
              <w:right w:val="single" w:sz="6" w:space="0" w:color="auto"/>
            </w:tcBorders>
            <w:shd w:val="clear" w:color="auto" w:fill="auto"/>
          </w:tcPr>
          <w:p w14:paraId="15DE887E" w14:textId="77777777" w:rsidR="00AF60D7" w:rsidRDefault="00AF60D7">
            <w:pPr>
              <w:pStyle w:val="TableRow"/>
              <w:rPr>
                <w:u w:val="single"/>
              </w:rPr>
            </w:pPr>
            <w:r>
              <w:rPr>
                <w:u w:val="single"/>
              </w:rPr>
              <w:t>Determination_Key</w:t>
            </w:r>
          </w:p>
        </w:tc>
        <w:tc>
          <w:tcPr>
            <w:tcW w:w="4536" w:type="dxa"/>
            <w:tcBorders>
              <w:top w:val="nil"/>
              <w:left w:val="single" w:sz="6" w:space="0" w:color="auto"/>
              <w:bottom w:val="nil"/>
              <w:right w:val="single" w:sz="6" w:space="0" w:color="auto"/>
            </w:tcBorders>
            <w:shd w:val="clear" w:color="auto" w:fill="auto"/>
          </w:tcPr>
          <w:p w14:paraId="1526F589" w14:textId="77777777" w:rsidR="00AF60D7" w:rsidRDefault="00AF60D7">
            <w:pPr>
              <w:pStyle w:val="TableRow"/>
            </w:pPr>
            <w:r>
              <w:t>Unique identifier for the Determination table</w:t>
            </w:r>
          </w:p>
        </w:tc>
        <w:tc>
          <w:tcPr>
            <w:tcW w:w="1500" w:type="dxa"/>
            <w:tcBorders>
              <w:top w:val="nil"/>
              <w:left w:val="single" w:sz="6" w:space="0" w:color="auto"/>
              <w:bottom w:val="nil"/>
              <w:right w:val="single" w:sz="6" w:space="0" w:color="auto"/>
            </w:tcBorders>
            <w:shd w:val="clear" w:color="auto" w:fill="auto"/>
          </w:tcPr>
          <w:p w14:paraId="12A63F3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ED50964" w14:textId="77777777" w:rsidR="00AF60D7" w:rsidRDefault="00AF60D7">
            <w:pPr>
              <w:pStyle w:val="TableRow"/>
            </w:pPr>
            <w:r>
              <w:t>16</w:t>
            </w:r>
          </w:p>
        </w:tc>
      </w:tr>
      <w:tr w:rsidR="00AF60D7" w14:paraId="1F1D9493" w14:textId="77777777">
        <w:tc>
          <w:tcPr>
            <w:tcW w:w="2802" w:type="dxa"/>
            <w:tcBorders>
              <w:top w:val="nil"/>
              <w:left w:val="single" w:sz="6" w:space="0" w:color="auto"/>
              <w:bottom w:val="nil"/>
              <w:right w:val="single" w:sz="6" w:space="0" w:color="auto"/>
            </w:tcBorders>
            <w:shd w:val="clear" w:color="auto" w:fill="auto"/>
          </w:tcPr>
          <w:p w14:paraId="325728F1" w14:textId="77777777" w:rsidR="00AF60D7" w:rsidRDefault="00AF60D7">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54CA7DE4" w14:textId="77777777" w:rsidR="00AF60D7" w:rsidRDefault="00AF60D7">
            <w:pPr>
              <w:pStyle w:val="TableRow"/>
            </w:pPr>
            <w:r>
              <w:t>Identifies the actual thesaurus concept that has been determined.</w:t>
            </w:r>
          </w:p>
        </w:tc>
        <w:tc>
          <w:tcPr>
            <w:tcW w:w="1500" w:type="dxa"/>
            <w:tcBorders>
              <w:top w:val="nil"/>
              <w:left w:val="single" w:sz="6" w:space="0" w:color="auto"/>
              <w:bottom w:val="nil"/>
              <w:right w:val="single" w:sz="6" w:space="0" w:color="auto"/>
            </w:tcBorders>
            <w:shd w:val="clear" w:color="auto" w:fill="auto"/>
          </w:tcPr>
          <w:p w14:paraId="774C739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AFB2093" w14:textId="77777777" w:rsidR="00AF60D7" w:rsidRDefault="00AF60D7">
            <w:pPr>
              <w:pStyle w:val="TableRow"/>
            </w:pPr>
            <w:r>
              <w:t>16</w:t>
            </w:r>
          </w:p>
        </w:tc>
      </w:tr>
      <w:tr w:rsidR="00AF60D7" w14:paraId="63C99143" w14:textId="77777777">
        <w:tc>
          <w:tcPr>
            <w:tcW w:w="2802" w:type="dxa"/>
            <w:tcBorders>
              <w:top w:val="nil"/>
              <w:left w:val="single" w:sz="6" w:space="0" w:color="auto"/>
              <w:bottom w:val="nil"/>
              <w:right w:val="single" w:sz="6" w:space="0" w:color="auto"/>
            </w:tcBorders>
            <w:shd w:val="clear" w:color="auto" w:fill="auto"/>
          </w:tcPr>
          <w:p w14:paraId="4CD997D4" w14:textId="77777777" w:rsidR="00AF60D7" w:rsidRDefault="00AF60D7">
            <w:pPr>
              <w:pStyle w:val="TableRow"/>
            </w:pPr>
            <w:r>
              <w:t>Occurrence_Key</w:t>
            </w:r>
          </w:p>
        </w:tc>
        <w:tc>
          <w:tcPr>
            <w:tcW w:w="4536" w:type="dxa"/>
            <w:tcBorders>
              <w:top w:val="nil"/>
              <w:left w:val="single" w:sz="6" w:space="0" w:color="auto"/>
              <w:bottom w:val="nil"/>
              <w:right w:val="single" w:sz="6" w:space="0" w:color="auto"/>
            </w:tcBorders>
            <w:shd w:val="clear" w:color="auto" w:fill="auto"/>
          </w:tcPr>
          <w:p w14:paraId="52A28458" w14:textId="77777777" w:rsidR="00AF60D7" w:rsidRDefault="00AF60D7">
            <w:pPr>
              <w:pStyle w:val="TableRow"/>
            </w:pPr>
            <w:r>
              <w:t>Occurrence the determination is linked to if the determination was made against a field observation.</w:t>
            </w:r>
          </w:p>
        </w:tc>
        <w:tc>
          <w:tcPr>
            <w:tcW w:w="1500" w:type="dxa"/>
            <w:tcBorders>
              <w:top w:val="nil"/>
              <w:left w:val="single" w:sz="6" w:space="0" w:color="auto"/>
              <w:bottom w:val="nil"/>
              <w:right w:val="single" w:sz="6" w:space="0" w:color="auto"/>
            </w:tcBorders>
            <w:shd w:val="clear" w:color="auto" w:fill="auto"/>
          </w:tcPr>
          <w:p w14:paraId="3FBC062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B43D184" w14:textId="77777777" w:rsidR="00AF60D7" w:rsidRDefault="00AF60D7">
            <w:pPr>
              <w:pStyle w:val="TableRow"/>
            </w:pPr>
            <w:r>
              <w:t>16</w:t>
            </w:r>
          </w:p>
        </w:tc>
      </w:tr>
      <w:tr w:rsidR="00AF60D7" w14:paraId="31FADADA" w14:textId="77777777">
        <w:tc>
          <w:tcPr>
            <w:tcW w:w="2802" w:type="dxa"/>
            <w:tcBorders>
              <w:top w:val="nil"/>
              <w:left w:val="single" w:sz="6" w:space="0" w:color="auto"/>
              <w:bottom w:val="nil"/>
              <w:right w:val="single" w:sz="6" w:space="0" w:color="auto"/>
            </w:tcBorders>
            <w:shd w:val="clear" w:color="auto" w:fill="auto"/>
          </w:tcPr>
          <w:p w14:paraId="46D6AF26" w14:textId="77777777" w:rsidR="00AF60D7" w:rsidRDefault="00AF60D7">
            <w:pPr>
              <w:pStyle w:val="TableRow"/>
            </w:pPr>
            <w:r>
              <w:lastRenderedPageBreak/>
              <w:t>Specimen_Collection_Unit_Key</w:t>
            </w:r>
          </w:p>
        </w:tc>
        <w:tc>
          <w:tcPr>
            <w:tcW w:w="4536" w:type="dxa"/>
            <w:tcBorders>
              <w:top w:val="nil"/>
              <w:left w:val="single" w:sz="6" w:space="0" w:color="auto"/>
              <w:bottom w:val="nil"/>
              <w:right w:val="single" w:sz="6" w:space="0" w:color="auto"/>
            </w:tcBorders>
            <w:shd w:val="clear" w:color="auto" w:fill="auto"/>
          </w:tcPr>
          <w:p w14:paraId="350A2FA7" w14:textId="77777777" w:rsidR="00AF60D7" w:rsidRDefault="00AF60D7">
            <w:pPr>
              <w:pStyle w:val="TableRow"/>
            </w:pPr>
            <w:r>
              <w:t>Specimen the determination was made against, if Used_Specimen=1.</w:t>
            </w:r>
          </w:p>
        </w:tc>
        <w:tc>
          <w:tcPr>
            <w:tcW w:w="1500" w:type="dxa"/>
            <w:tcBorders>
              <w:top w:val="nil"/>
              <w:left w:val="single" w:sz="6" w:space="0" w:color="auto"/>
              <w:bottom w:val="nil"/>
              <w:right w:val="single" w:sz="6" w:space="0" w:color="auto"/>
            </w:tcBorders>
            <w:shd w:val="clear" w:color="auto" w:fill="auto"/>
          </w:tcPr>
          <w:p w14:paraId="62D2F44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1F1529B" w14:textId="77777777" w:rsidR="00AF60D7" w:rsidRDefault="00AF60D7">
            <w:pPr>
              <w:pStyle w:val="TableRow"/>
            </w:pPr>
            <w:r>
              <w:t>16</w:t>
            </w:r>
          </w:p>
        </w:tc>
      </w:tr>
      <w:tr w:rsidR="00AF60D7" w14:paraId="7E467030" w14:textId="77777777">
        <w:tc>
          <w:tcPr>
            <w:tcW w:w="2802" w:type="dxa"/>
            <w:tcBorders>
              <w:top w:val="nil"/>
              <w:left w:val="single" w:sz="6" w:space="0" w:color="auto"/>
              <w:bottom w:val="nil"/>
              <w:right w:val="single" w:sz="6" w:space="0" w:color="auto"/>
            </w:tcBorders>
            <w:shd w:val="clear" w:color="auto" w:fill="auto"/>
          </w:tcPr>
          <w:p w14:paraId="7FAAAF2A" w14:textId="77777777" w:rsidR="00AF60D7" w:rsidRDefault="00AF60D7">
            <w:pPr>
              <w:pStyle w:val="TableRow"/>
            </w:pPr>
            <w:r>
              <w:t>Determination_Type_Key</w:t>
            </w:r>
          </w:p>
        </w:tc>
        <w:tc>
          <w:tcPr>
            <w:tcW w:w="4536" w:type="dxa"/>
            <w:tcBorders>
              <w:top w:val="nil"/>
              <w:left w:val="single" w:sz="6" w:space="0" w:color="auto"/>
              <w:bottom w:val="nil"/>
              <w:right w:val="single" w:sz="6" w:space="0" w:color="auto"/>
            </w:tcBorders>
            <w:shd w:val="clear" w:color="auto" w:fill="auto"/>
          </w:tcPr>
          <w:p w14:paraId="520ED385" w14:textId="77777777" w:rsidR="00AF60D7" w:rsidRDefault="00AF60D7">
            <w:pPr>
              <w:pStyle w:val="TableRow"/>
            </w:pPr>
            <w:r>
              <w:t>Identifies the type of determination from the Determination_Type table.</w:t>
            </w:r>
          </w:p>
        </w:tc>
        <w:tc>
          <w:tcPr>
            <w:tcW w:w="1500" w:type="dxa"/>
            <w:tcBorders>
              <w:top w:val="nil"/>
              <w:left w:val="single" w:sz="6" w:space="0" w:color="auto"/>
              <w:bottom w:val="nil"/>
              <w:right w:val="single" w:sz="6" w:space="0" w:color="auto"/>
            </w:tcBorders>
            <w:shd w:val="clear" w:color="auto" w:fill="auto"/>
          </w:tcPr>
          <w:p w14:paraId="1DD5797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1A2D15C" w14:textId="77777777" w:rsidR="00AF60D7" w:rsidRDefault="00AF60D7">
            <w:pPr>
              <w:pStyle w:val="TableRow"/>
            </w:pPr>
            <w:r>
              <w:t>16</w:t>
            </w:r>
          </w:p>
        </w:tc>
      </w:tr>
      <w:tr w:rsidR="00AF60D7" w14:paraId="1111E586" w14:textId="77777777">
        <w:tc>
          <w:tcPr>
            <w:tcW w:w="2802" w:type="dxa"/>
            <w:tcBorders>
              <w:top w:val="nil"/>
              <w:left w:val="single" w:sz="6" w:space="0" w:color="auto"/>
              <w:bottom w:val="nil"/>
              <w:right w:val="single" w:sz="6" w:space="0" w:color="auto"/>
            </w:tcBorders>
            <w:shd w:val="clear" w:color="auto" w:fill="auto"/>
          </w:tcPr>
          <w:p w14:paraId="6F4AE35C" w14:textId="77777777" w:rsidR="00AF60D7" w:rsidRDefault="00AF60D7">
            <w:pPr>
              <w:pStyle w:val="TableRow"/>
            </w:pPr>
            <w:r>
              <w:t>Nomenclatural_Status_Concept_Key</w:t>
            </w:r>
          </w:p>
        </w:tc>
        <w:tc>
          <w:tcPr>
            <w:tcW w:w="4536" w:type="dxa"/>
            <w:tcBorders>
              <w:top w:val="nil"/>
              <w:left w:val="single" w:sz="6" w:space="0" w:color="auto"/>
              <w:bottom w:val="nil"/>
              <w:right w:val="single" w:sz="6" w:space="0" w:color="auto"/>
            </w:tcBorders>
            <w:shd w:val="clear" w:color="auto" w:fill="auto"/>
          </w:tcPr>
          <w:p w14:paraId="27013F6D" w14:textId="77777777" w:rsidR="00AF60D7" w:rsidRDefault="00AF60D7">
            <w:pPr>
              <w:pStyle w:val="TableRow"/>
            </w:pPr>
            <w:r>
              <w:t>Linked to the Nomencaltural Statuses concept group, identifies the status of the determination (e.g. figured or typed).</w:t>
            </w:r>
          </w:p>
        </w:tc>
        <w:tc>
          <w:tcPr>
            <w:tcW w:w="1500" w:type="dxa"/>
            <w:tcBorders>
              <w:top w:val="nil"/>
              <w:left w:val="single" w:sz="6" w:space="0" w:color="auto"/>
              <w:bottom w:val="nil"/>
              <w:right w:val="single" w:sz="6" w:space="0" w:color="auto"/>
            </w:tcBorders>
            <w:shd w:val="clear" w:color="auto" w:fill="auto"/>
          </w:tcPr>
          <w:p w14:paraId="75EB0DF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582AC1E" w14:textId="77777777" w:rsidR="00AF60D7" w:rsidRDefault="00AF60D7">
            <w:pPr>
              <w:pStyle w:val="TableRow"/>
            </w:pPr>
            <w:r>
              <w:t>16</w:t>
            </w:r>
          </w:p>
        </w:tc>
      </w:tr>
      <w:tr w:rsidR="00AF60D7" w14:paraId="4D1881A8" w14:textId="77777777">
        <w:tc>
          <w:tcPr>
            <w:tcW w:w="2802" w:type="dxa"/>
            <w:tcBorders>
              <w:top w:val="nil"/>
              <w:left w:val="single" w:sz="6" w:space="0" w:color="auto"/>
              <w:bottom w:val="nil"/>
              <w:right w:val="single" w:sz="6" w:space="0" w:color="auto"/>
            </w:tcBorders>
            <w:shd w:val="clear" w:color="auto" w:fill="auto"/>
          </w:tcPr>
          <w:p w14:paraId="769F0B5C" w14:textId="77777777" w:rsidR="00AF60D7" w:rsidRDefault="00AF60D7">
            <w:pPr>
              <w:pStyle w:val="TableRow"/>
            </w:pPr>
            <w:r>
              <w:t>Confidence</w:t>
            </w:r>
          </w:p>
        </w:tc>
        <w:tc>
          <w:tcPr>
            <w:tcW w:w="4536" w:type="dxa"/>
            <w:tcBorders>
              <w:top w:val="nil"/>
              <w:left w:val="single" w:sz="6" w:space="0" w:color="auto"/>
              <w:bottom w:val="nil"/>
              <w:right w:val="single" w:sz="6" w:space="0" w:color="auto"/>
            </w:tcBorders>
            <w:shd w:val="clear" w:color="auto" w:fill="auto"/>
          </w:tcPr>
          <w:p w14:paraId="4E83C5C7" w14:textId="77777777" w:rsidR="00AF60D7" w:rsidRDefault="00AF60D7">
            <w:pPr>
              <w:pStyle w:val="TableRow"/>
            </w:pPr>
            <w:r>
              <w:t>Identifies the confidence of the determination.  Possible values are :</w:t>
            </w:r>
          </w:p>
          <w:p w14:paraId="304738CA" w14:textId="77777777" w:rsidR="00AF60D7" w:rsidRDefault="00AF60D7">
            <w:pPr>
              <w:pStyle w:val="TableRow"/>
            </w:pPr>
            <w:r>
              <w:t>0 = Uncertain confidence</w:t>
            </w:r>
          </w:p>
          <w:p w14:paraId="375A5A86" w14:textId="77777777" w:rsidR="00AF60D7" w:rsidRDefault="00AF60D7">
            <w:pPr>
              <w:pStyle w:val="TableRow"/>
            </w:pPr>
            <w:r>
              <w:t>1 = No confidence</w:t>
            </w:r>
          </w:p>
          <w:p w14:paraId="204FA8EA" w14:textId="77777777" w:rsidR="00AF60D7" w:rsidRDefault="00AF60D7">
            <w:pPr>
              <w:pStyle w:val="TableRow"/>
            </w:pPr>
            <w:r>
              <w:t>2 = Low confidence</w:t>
            </w:r>
          </w:p>
          <w:p w14:paraId="2B0FD181" w14:textId="77777777" w:rsidR="00AF60D7" w:rsidRDefault="00AF60D7">
            <w:pPr>
              <w:pStyle w:val="TableRow"/>
            </w:pPr>
            <w:r>
              <w:t>3 = Medium confidence</w:t>
            </w:r>
          </w:p>
          <w:p w14:paraId="18E51A0E" w14:textId="77777777" w:rsidR="00AF60D7" w:rsidRDefault="00AF60D7">
            <w:pPr>
              <w:pStyle w:val="TableRow"/>
            </w:pPr>
            <w:r>
              <w:t>4 = High confidence</w:t>
            </w:r>
          </w:p>
        </w:tc>
        <w:tc>
          <w:tcPr>
            <w:tcW w:w="1500" w:type="dxa"/>
            <w:tcBorders>
              <w:top w:val="nil"/>
              <w:left w:val="single" w:sz="6" w:space="0" w:color="auto"/>
              <w:bottom w:val="nil"/>
              <w:right w:val="single" w:sz="6" w:space="0" w:color="auto"/>
            </w:tcBorders>
            <w:shd w:val="clear" w:color="auto" w:fill="auto"/>
          </w:tcPr>
          <w:p w14:paraId="28255CE9"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3C6A179C" w14:textId="77777777" w:rsidR="00AF60D7" w:rsidRDefault="00AF60D7">
            <w:pPr>
              <w:pStyle w:val="TableRow"/>
            </w:pPr>
          </w:p>
        </w:tc>
      </w:tr>
      <w:tr w:rsidR="00AF60D7" w14:paraId="3B1C30F3" w14:textId="77777777">
        <w:tc>
          <w:tcPr>
            <w:tcW w:w="2802" w:type="dxa"/>
            <w:tcBorders>
              <w:top w:val="nil"/>
              <w:left w:val="single" w:sz="6" w:space="0" w:color="auto"/>
              <w:bottom w:val="nil"/>
              <w:right w:val="single" w:sz="6" w:space="0" w:color="auto"/>
            </w:tcBorders>
            <w:shd w:val="clear" w:color="auto" w:fill="auto"/>
          </w:tcPr>
          <w:p w14:paraId="4032D689" w14:textId="77777777" w:rsidR="00AF60D7" w:rsidRDefault="00AF60D7">
            <w:pPr>
              <w:pStyle w:val="TableRow"/>
            </w:pPr>
            <w:r>
              <w:t>Determiner_Name_Key</w:t>
            </w:r>
          </w:p>
        </w:tc>
        <w:tc>
          <w:tcPr>
            <w:tcW w:w="4536" w:type="dxa"/>
            <w:tcBorders>
              <w:top w:val="nil"/>
              <w:left w:val="single" w:sz="6" w:space="0" w:color="auto"/>
              <w:bottom w:val="nil"/>
              <w:right w:val="single" w:sz="6" w:space="0" w:color="auto"/>
            </w:tcBorders>
            <w:shd w:val="clear" w:color="auto" w:fill="auto"/>
          </w:tcPr>
          <w:p w14:paraId="795D0AB3" w14:textId="77777777" w:rsidR="00AF60D7" w:rsidRDefault="00AF60D7">
            <w:pPr>
              <w:pStyle w:val="TableRow"/>
            </w:pPr>
            <w:r>
              <w:t>Identifies the person who performed the determination from the Individual table.</w:t>
            </w:r>
          </w:p>
        </w:tc>
        <w:tc>
          <w:tcPr>
            <w:tcW w:w="1500" w:type="dxa"/>
            <w:tcBorders>
              <w:top w:val="nil"/>
              <w:left w:val="single" w:sz="6" w:space="0" w:color="auto"/>
              <w:bottom w:val="nil"/>
              <w:right w:val="single" w:sz="6" w:space="0" w:color="auto"/>
            </w:tcBorders>
            <w:shd w:val="clear" w:color="auto" w:fill="auto"/>
          </w:tcPr>
          <w:p w14:paraId="0170796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2EF22F0" w14:textId="77777777" w:rsidR="00AF60D7" w:rsidRDefault="00AF60D7">
            <w:pPr>
              <w:pStyle w:val="TableRow"/>
            </w:pPr>
            <w:r>
              <w:t>16</w:t>
            </w:r>
          </w:p>
        </w:tc>
      </w:tr>
      <w:tr w:rsidR="00AF60D7" w14:paraId="197A4B8E" w14:textId="77777777">
        <w:tc>
          <w:tcPr>
            <w:tcW w:w="2802" w:type="dxa"/>
            <w:tcBorders>
              <w:top w:val="nil"/>
              <w:left w:val="single" w:sz="6" w:space="0" w:color="auto"/>
              <w:bottom w:val="nil"/>
              <w:right w:val="single" w:sz="6" w:space="0" w:color="auto"/>
            </w:tcBorders>
            <w:shd w:val="clear" w:color="auto" w:fill="auto"/>
          </w:tcPr>
          <w:p w14:paraId="438E9E76" w14:textId="77777777" w:rsidR="00AF60D7" w:rsidRDefault="00AF60D7">
            <w:pPr>
              <w:pStyle w:val="TableRow"/>
            </w:pPr>
            <w:r>
              <w:t>Inferred_Determiner</w:t>
            </w:r>
          </w:p>
        </w:tc>
        <w:tc>
          <w:tcPr>
            <w:tcW w:w="4536" w:type="dxa"/>
            <w:tcBorders>
              <w:top w:val="nil"/>
              <w:left w:val="single" w:sz="6" w:space="0" w:color="auto"/>
              <w:bottom w:val="nil"/>
              <w:right w:val="single" w:sz="6" w:space="0" w:color="auto"/>
            </w:tcBorders>
            <w:shd w:val="clear" w:color="auto" w:fill="auto"/>
          </w:tcPr>
          <w:p w14:paraId="5161F9F2" w14:textId="77777777" w:rsidR="00AF60D7" w:rsidRDefault="00AF60D7">
            <w:pPr>
              <w:pStyle w:val="TableRow"/>
            </w:pPr>
            <w:r>
              <w:t>Inferred data flag for the Determiner_Name_Key field.</w:t>
            </w:r>
          </w:p>
        </w:tc>
        <w:tc>
          <w:tcPr>
            <w:tcW w:w="1500" w:type="dxa"/>
            <w:tcBorders>
              <w:top w:val="nil"/>
              <w:left w:val="single" w:sz="6" w:space="0" w:color="auto"/>
              <w:bottom w:val="nil"/>
              <w:right w:val="single" w:sz="6" w:space="0" w:color="auto"/>
            </w:tcBorders>
            <w:shd w:val="clear" w:color="auto" w:fill="auto"/>
          </w:tcPr>
          <w:p w14:paraId="36BE9407"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4841A596" w14:textId="77777777" w:rsidR="00AF60D7" w:rsidRDefault="00AF60D7">
            <w:pPr>
              <w:pStyle w:val="TableRow"/>
            </w:pPr>
          </w:p>
        </w:tc>
      </w:tr>
      <w:tr w:rsidR="00AF60D7" w14:paraId="6C6641EE" w14:textId="77777777">
        <w:tc>
          <w:tcPr>
            <w:tcW w:w="2802" w:type="dxa"/>
            <w:tcBorders>
              <w:top w:val="nil"/>
              <w:left w:val="single" w:sz="6" w:space="0" w:color="auto"/>
              <w:bottom w:val="nil"/>
              <w:right w:val="single" w:sz="6" w:space="0" w:color="auto"/>
            </w:tcBorders>
            <w:shd w:val="clear" w:color="auto" w:fill="auto"/>
          </w:tcPr>
          <w:p w14:paraId="03B134D2" w14:textId="77777777" w:rsidR="00AF60D7" w:rsidRDefault="00AF60D7">
            <w:pPr>
              <w:pStyle w:val="TableRow"/>
            </w:pPr>
            <w:r>
              <w:t>Determiner_Role_Key</w:t>
            </w:r>
          </w:p>
        </w:tc>
        <w:tc>
          <w:tcPr>
            <w:tcW w:w="4536" w:type="dxa"/>
            <w:tcBorders>
              <w:top w:val="nil"/>
              <w:left w:val="single" w:sz="6" w:space="0" w:color="auto"/>
              <w:bottom w:val="nil"/>
              <w:right w:val="single" w:sz="6" w:space="0" w:color="auto"/>
            </w:tcBorders>
            <w:shd w:val="clear" w:color="auto" w:fill="auto"/>
          </w:tcPr>
          <w:p w14:paraId="4044128A" w14:textId="77777777" w:rsidR="00AF60D7" w:rsidRDefault="00AF60D7">
            <w:pPr>
              <w:pStyle w:val="TableRow"/>
            </w:pPr>
            <w:r>
              <w:t>Identifies the role of the determiner in making the determination from the Determination_Role table.</w:t>
            </w:r>
          </w:p>
        </w:tc>
        <w:tc>
          <w:tcPr>
            <w:tcW w:w="1500" w:type="dxa"/>
            <w:tcBorders>
              <w:top w:val="nil"/>
              <w:left w:val="single" w:sz="6" w:space="0" w:color="auto"/>
              <w:bottom w:val="nil"/>
              <w:right w:val="single" w:sz="6" w:space="0" w:color="auto"/>
            </w:tcBorders>
            <w:shd w:val="clear" w:color="auto" w:fill="auto"/>
          </w:tcPr>
          <w:p w14:paraId="0E87FF1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251EFB9" w14:textId="77777777" w:rsidR="00AF60D7" w:rsidRDefault="00AF60D7">
            <w:pPr>
              <w:pStyle w:val="TableRow"/>
            </w:pPr>
            <w:r>
              <w:t>16</w:t>
            </w:r>
          </w:p>
        </w:tc>
      </w:tr>
      <w:tr w:rsidR="00AF60D7" w14:paraId="02B74537" w14:textId="77777777">
        <w:tc>
          <w:tcPr>
            <w:tcW w:w="2802" w:type="dxa"/>
            <w:tcBorders>
              <w:top w:val="nil"/>
              <w:left w:val="single" w:sz="6" w:space="0" w:color="auto"/>
              <w:bottom w:val="nil"/>
              <w:right w:val="single" w:sz="6" w:space="0" w:color="auto"/>
            </w:tcBorders>
            <w:shd w:val="clear" w:color="auto" w:fill="auto"/>
          </w:tcPr>
          <w:p w14:paraId="29FC2A5E"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49F228FF" w14:textId="77777777" w:rsidR="00AF60D7" w:rsidRDefault="00AF60D7">
            <w:pPr>
              <w:pStyle w:val="TableRow"/>
            </w:pPr>
            <w:r>
              <w:t xml:space="preserve">Vague date start field for the date of determination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6A1B9819"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3FA6F2A4" w14:textId="77777777" w:rsidR="00AF60D7" w:rsidRDefault="00AF60D7">
            <w:pPr>
              <w:pStyle w:val="TableRow"/>
            </w:pPr>
          </w:p>
        </w:tc>
      </w:tr>
      <w:tr w:rsidR="00AF60D7" w14:paraId="2063F13C" w14:textId="77777777">
        <w:tc>
          <w:tcPr>
            <w:tcW w:w="2802" w:type="dxa"/>
            <w:tcBorders>
              <w:top w:val="nil"/>
              <w:left w:val="single" w:sz="6" w:space="0" w:color="auto"/>
              <w:bottom w:val="nil"/>
              <w:right w:val="single" w:sz="6" w:space="0" w:color="auto"/>
            </w:tcBorders>
            <w:shd w:val="clear" w:color="auto" w:fill="auto"/>
          </w:tcPr>
          <w:p w14:paraId="4BE6F4F8"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7650AB74" w14:textId="77777777" w:rsidR="00AF60D7" w:rsidRDefault="00AF60D7">
            <w:pPr>
              <w:pStyle w:val="TableRow"/>
            </w:pPr>
            <w:r>
              <w:t xml:space="preserve">Vague date end field for the date of determination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FCE7E6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FD4C3AE" w14:textId="77777777" w:rsidR="00AF60D7" w:rsidRDefault="00AF60D7">
            <w:pPr>
              <w:pStyle w:val="TableRow"/>
            </w:pPr>
          </w:p>
        </w:tc>
      </w:tr>
      <w:tr w:rsidR="00AF60D7" w14:paraId="41A9485D" w14:textId="77777777">
        <w:tc>
          <w:tcPr>
            <w:tcW w:w="2802" w:type="dxa"/>
            <w:tcBorders>
              <w:top w:val="nil"/>
              <w:left w:val="single" w:sz="6" w:space="0" w:color="auto"/>
              <w:bottom w:val="nil"/>
              <w:right w:val="single" w:sz="6" w:space="0" w:color="auto"/>
            </w:tcBorders>
            <w:shd w:val="clear" w:color="auto" w:fill="auto"/>
          </w:tcPr>
          <w:p w14:paraId="352A4A90"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327B3FE5" w14:textId="77777777" w:rsidR="00AF60D7" w:rsidRDefault="00AF60D7">
            <w:pPr>
              <w:pStyle w:val="TableRow"/>
            </w:pPr>
            <w:r>
              <w:t>Vague date type field for the date of determination.</w:t>
            </w:r>
          </w:p>
        </w:tc>
        <w:tc>
          <w:tcPr>
            <w:tcW w:w="1500" w:type="dxa"/>
            <w:tcBorders>
              <w:top w:val="nil"/>
              <w:left w:val="single" w:sz="6" w:space="0" w:color="auto"/>
              <w:bottom w:val="nil"/>
              <w:right w:val="single" w:sz="6" w:space="0" w:color="auto"/>
            </w:tcBorders>
            <w:shd w:val="clear" w:color="auto" w:fill="auto"/>
          </w:tcPr>
          <w:p w14:paraId="3D4EF5E7"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93C8439" w14:textId="77777777" w:rsidR="00AF60D7" w:rsidRDefault="00AF60D7">
            <w:pPr>
              <w:pStyle w:val="TableRow"/>
            </w:pPr>
            <w:r>
              <w:t>2</w:t>
            </w:r>
          </w:p>
        </w:tc>
      </w:tr>
      <w:tr w:rsidR="00AF60D7" w14:paraId="29094AD3" w14:textId="77777777">
        <w:tc>
          <w:tcPr>
            <w:tcW w:w="2802" w:type="dxa"/>
            <w:tcBorders>
              <w:top w:val="nil"/>
              <w:left w:val="single" w:sz="6" w:space="0" w:color="auto"/>
              <w:bottom w:val="nil"/>
              <w:right w:val="single" w:sz="6" w:space="0" w:color="auto"/>
            </w:tcBorders>
            <w:shd w:val="clear" w:color="auto" w:fill="auto"/>
          </w:tcPr>
          <w:p w14:paraId="1649E078" w14:textId="77777777" w:rsidR="00AF60D7" w:rsidRDefault="00AF60D7">
            <w:pPr>
              <w:pStyle w:val="TableRow"/>
            </w:pPr>
            <w:r>
              <w:t>Used_Specimen</w:t>
            </w:r>
          </w:p>
        </w:tc>
        <w:tc>
          <w:tcPr>
            <w:tcW w:w="4536" w:type="dxa"/>
            <w:tcBorders>
              <w:top w:val="nil"/>
              <w:left w:val="single" w:sz="6" w:space="0" w:color="auto"/>
              <w:bottom w:val="nil"/>
              <w:right w:val="single" w:sz="6" w:space="0" w:color="auto"/>
            </w:tcBorders>
            <w:shd w:val="clear" w:color="auto" w:fill="auto"/>
          </w:tcPr>
          <w:p w14:paraId="2B35166A" w14:textId="77777777" w:rsidR="00AF60D7" w:rsidRDefault="00AF60D7">
            <w:pPr>
              <w:pStyle w:val="TableRow"/>
            </w:pPr>
            <w:r>
              <w:t>Flag indicating if the determination was made against the specimen (1) or the field observation (0).</w:t>
            </w:r>
          </w:p>
        </w:tc>
        <w:tc>
          <w:tcPr>
            <w:tcW w:w="1500" w:type="dxa"/>
            <w:tcBorders>
              <w:top w:val="nil"/>
              <w:left w:val="single" w:sz="6" w:space="0" w:color="auto"/>
              <w:bottom w:val="nil"/>
              <w:right w:val="single" w:sz="6" w:space="0" w:color="auto"/>
            </w:tcBorders>
            <w:shd w:val="clear" w:color="auto" w:fill="auto"/>
          </w:tcPr>
          <w:p w14:paraId="2EA9AA8A"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E00354B" w14:textId="77777777" w:rsidR="00AF60D7" w:rsidRDefault="00AF60D7">
            <w:pPr>
              <w:pStyle w:val="TableRow"/>
            </w:pPr>
          </w:p>
        </w:tc>
      </w:tr>
      <w:tr w:rsidR="00AF60D7" w14:paraId="1DF266EF" w14:textId="77777777">
        <w:tc>
          <w:tcPr>
            <w:tcW w:w="2802" w:type="dxa"/>
            <w:tcBorders>
              <w:top w:val="nil"/>
              <w:left w:val="single" w:sz="6" w:space="0" w:color="auto"/>
              <w:bottom w:val="nil"/>
              <w:right w:val="single" w:sz="6" w:space="0" w:color="auto"/>
            </w:tcBorders>
            <w:shd w:val="clear" w:color="auto" w:fill="auto"/>
          </w:tcPr>
          <w:p w14:paraId="64884C8E" w14:textId="77777777" w:rsidR="00AF60D7" w:rsidRDefault="00AF60D7">
            <w:pPr>
              <w:pStyle w:val="TableRow"/>
            </w:pPr>
            <w:r>
              <w:t>Preferred</w:t>
            </w:r>
          </w:p>
        </w:tc>
        <w:tc>
          <w:tcPr>
            <w:tcW w:w="4536" w:type="dxa"/>
            <w:tcBorders>
              <w:top w:val="nil"/>
              <w:left w:val="single" w:sz="6" w:space="0" w:color="auto"/>
              <w:bottom w:val="nil"/>
              <w:right w:val="single" w:sz="6" w:space="0" w:color="auto"/>
            </w:tcBorders>
            <w:shd w:val="clear" w:color="auto" w:fill="auto"/>
          </w:tcPr>
          <w:p w14:paraId="5BEDBD80" w14:textId="77777777" w:rsidR="00AF60D7" w:rsidRDefault="00AF60D7">
            <w:pPr>
              <w:pStyle w:val="TableRow"/>
            </w:pPr>
            <w:r>
              <w:t>Flag indicating if the determination is the preferred determination (1) or non-preferred (0).</w:t>
            </w:r>
          </w:p>
        </w:tc>
        <w:tc>
          <w:tcPr>
            <w:tcW w:w="1500" w:type="dxa"/>
            <w:tcBorders>
              <w:top w:val="nil"/>
              <w:left w:val="single" w:sz="6" w:space="0" w:color="auto"/>
              <w:bottom w:val="nil"/>
              <w:right w:val="single" w:sz="6" w:space="0" w:color="auto"/>
            </w:tcBorders>
            <w:shd w:val="clear" w:color="auto" w:fill="auto"/>
          </w:tcPr>
          <w:p w14:paraId="4A8BB024"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6BF12A58" w14:textId="77777777" w:rsidR="00AF60D7" w:rsidRDefault="00AF60D7">
            <w:pPr>
              <w:pStyle w:val="TableRow"/>
            </w:pPr>
          </w:p>
        </w:tc>
      </w:tr>
      <w:tr w:rsidR="00AF60D7" w14:paraId="03459B4C" w14:textId="77777777">
        <w:tc>
          <w:tcPr>
            <w:tcW w:w="2802" w:type="dxa"/>
            <w:tcBorders>
              <w:top w:val="nil"/>
              <w:left w:val="single" w:sz="6" w:space="0" w:color="auto"/>
              <w:bottom w:val="nil"/>
              <w:right w:val="single" w:sz="6" w:space="0" w:color="auto"/>
            </w:tcBorders>
            <w:shd w:val="clear" w:color="auto" w:fill="auto"/>
          </w:tcPr>
          <w:p w14:paraId="7763A721" w14:textId="77777777" w:rsidR="00AF60D7" w:rsidRDefault="00AF60D7">
            <w:pPr>
              <w:pStyle w:val="TableRow"/>
            </w:pPr>
            <w:r>
              <w:lastRenderedPageBreak/>
              <w:t>Method</w:t>
            </w:r>
          </w:p>
        </w:tc>
        <w:tc>
          <w:tcPr>
            <w:tcW w:w="4536" w:type="dxa"/>
            <w:tcBorders>
              <w:top w:val="nil"/>
              <w:left w:val="single" w:sz="6" w:space="0" w:color="auto"/>
              <w:bottom w:val="nil"/>
              <w:right w:val="single" w:sz="6" w:space="0" w:color="auto"/>
            </w:tcBorders>
            <w:shd w:val="clear" w:color="auto" w:fill="auto"/>
          </w:tcPr>
          <w:p w14:paraId="450F81B1" w14:textId="77777777" w:rsidR="00AF60D7" w:rsidRDefault="00AF60D7">
            <w:pPr>
              <w:pStyle w:val="TableRow"/>
            </w:pPr>
            <w:r>
              <w:t>Free text notes regarding the method of determination.</w:t>
            </w:r>
          </w:p>
        </w:tc>
        <w:tc>
          <w:tcPr>
            <w:tcW w:w="1500" w:type="dxa"/>
            <w:tcBorders>
              <w:top w:val="nil"/>
              <w:left w:val="single" w:sz="6" w:space="0" w:color="auto"/>
              <w:bottom w:val="nil"/>
              <w:right w:val="single" w:sz="6" w:space="0" w:color="auto"/>
            </w:tcBorders>
            <w:shd w:val="clear" w:color="auto" w:fill="auto"/>
          </w:tcPr>
          <w:p w14:paraId="7EEF41EF"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3BC15779" w14:textId="77777777" w:rsidR="00AF60D7" w:rsidRDefault="00AF60D7">
            <w:pPr>
              <w:pStyle w:val="TableRow"/>
            </w:pPr>
          </w:p>
        </w:tc>
      </w:tr>
      <w:tr w:rsidR="00AF60D7" w14:paraId="00970AB0" w14:textId="77777777">
        <w:tc>
          <w:tcPr>
            <w:tcW w:w="2802" w:type="dxa"/>
            <w:tcBorders>
              <w:top w:val="nil"/>
              <w:left w:val="single" w:sz="6" w:space="0" w:color="auto"/>
              <w:bottom w:val="nil"/>
              <w:right w:val="single" w:sz="6" w:space="0" w:color="auto"/>
            </w:tcBorders>
            <w:shd w:val="clear" w:color="auto" w:fill="auto"/>
          </w:tcPr>
          <w:p w14:paraId="20635A06" w14:textId="77777777" w:rsidR="00AF60D7" w:rsidRDefault="00AF60D7">
            <w:pPr>
              <w:pStyle w:val="TableRow"/>
            </w:pPr>
            <w:r>
              <w:t>Notes</w:t>
            </w:r>
          </w:p>
        </w:tc>
        <w:tc>
          <w:tcPr>
            <w:tcW w:w="4536" w:type="dxa"/>
            <w:tcBorders>
              <w:top w:val="nil"/>
              <w:left w:val="single" w:sz="6" w:space="0" w:color="auto"/>
              <w:bottom w:val="nil"/>
              <w:right w:val="single" w:sz="6" w:space="0" w:color="auto"/>
            </w:tcBorders>
            <w:shd w:val="clear" w:color="auto" w:fill="auto"/>
          </w:tcPr>
          <w:p w14:paraId="1E81607D" w14:textId="77777777" w:rsidR="00AF60D7" w:rsidRDefault="00AF60D7">
            <w:pPr>
              <w:pStyle w:val="TableRow"/>
            </w:pPr>
            <w:r>
              <w:t>Free text notes regarding the determination.</w:t>
            </w:r>
          </w:p>
        </w:tc>
        <w:tc>
          <w:tcPr>
            <w:tcW w:w="1500" w:type="dxa"/>
            <w:tcBorders>
              <w:top w:val="nil"/>
              <w:left w:val="single" w:sz="6" w:space="0" w:color="auto"/>
              <w:bottom w:val="nil"/>
              <w:right w:val="single" w:sz="6" w:space="0" w:color="auto"/>
            </w:tcBorders>
            <w:shd w:val="clear" w:color="auto" w:fill="auto"/>
          </w:tcPr>
          <w:p w14:paraId="645F70C0"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3C7571AF" w14:textId="77777777" w:rsidR="00AF60D7" w:rsidRDefault="00AF60D7">
            <w:pPr>
              <w:pStyle w:val="TableRow"/>
            </w:pPr>
          </w:p>
        </w:tc>
      </w:tr>
      <w:tr w:rsidR="00AF60D7" w14:paraId="3B5C4D8B" w14:textId="77777777">
        <w:tc>
          <w:tcPr>
            <w:tcW w:w="2802" w:type="dxa"/>
            <w:tcBorders>
              <w:top w:val="nil"/>
              <w:left w:val="single" w:sz="6" w:space="0" w:color="auto"/>
              <w:bottom w:val="nil"/>
              <w:right w:val="single" w:sz="6" w:space="0" w:color="auto"/>
            </w:tcBorders>
            <w:shd w:val="clear" w:color="auto" w:fill="auto"/>
          </w:tcPr>
          <w:p w14:paraId="3D81B9AF"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4BD4DCF"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D5EDE5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B843E72" w14:textId="77777777" w:rsidR="00AF60D7" w:rsidRDefault="00AF60D7">
            <w:pPr>
              <w:pStyle w:val="TableRow"/>
            </w:pPr>
            <w:r>
              <w:t>16</w:t>
            </w:r>
          </w:p>
        </w:tc>
      </w:tr>
      <w:tr w:rsidR="00AF60D7" w14:paraId="0787B9C5" w14:textId="77777777">
        <w:tc>
          <w:tcPr>
            <w:tcW w:w="2802" w:type="dxa"/>
            <w:tcBorders>
              <w:top w:val="nil"/>
              <w:left w:val="single" w:sz="6" w:space="0" w:color="auto"/>
              <w:bottom w:val="nil"/>
              <w:right w:val="single" w:sz="6" w:space="0" w:color="auto"/>
            </w:tcBorders>
            <w:shd w:val="clear" w:color="auto" w:fill="auto"/>
          </w:tcPr>
          <w:p w14:paraId="5F1794D4"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6B55FDC"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72B4268"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19F4E32" w14:textId="77777777" w:rsidR="00AF60D7" w:rsidRDefault="00AF60D7">
            <w:pPr>
              <w:pStyle w:val="TableRow"/>
            </w:pPr>
            <w:r>
              <w:t>16</w:t>
            </w:r>
          </w:p>
        </w:tc>
      </w:tr>
      <w:tr w:rsidR="00AF60D7" w14:paraId="42B2A42C" w14:textId="77777777">
        <w:tc>
          <w:tcPr>
            <w:tcW w:w="2802" w:type="dxa"/>
            <w:tcBorders>
              <w:top w:val="nil"/>
              <w:left w:val="single" w:sz="6" w:space="0" w:color="auto"/>
              <w:bottom w:val="nil"/>
              <w:right w:val="single" w:sz="6" w:space="0" w:color="auto"/>
            </w:tcBorders>
            <w:shd w:val="clear" w:color="auto" w:fill="auto"/>
          </w:tcPr>
          <w:p w14:paraId="7CEE79BA"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3C0D97E"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864999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6659930" w14:textId="77777777" w:rsidR="00AF60D7" w:rsidRDefault="00AF60D7">
            <w:pPr>
              <w:pStyle w:val="TableRow"/>
            </w:pPr>
            <w:r>
              <w:t>8</w:t>
            </w:r>
          </w:p>
        </w:tc>
      </w:tr>
      <w:tr w:rsidR="00AF60D7" w14:paraId="767611DE" w14:textId="77777777" w:rsidTr="00B80864">
        <w:tc>
          <w:tcPr>
            <w:tcW w:w="2802" w:type="dxa"/>
            <w:tcBorders>
              <w:top w:val="nil"/>
              <w:left w:val="single" w:sz="6" w:space="0" w:color="auto"/>
              <w:bottom w:val="nil"/>
              <w:right w:val="single" w:sz="6" w:space="0" w:color="auto"/>
            </w:tcBorders>
            <w:shd w:val="clear" w:color="auto" w:fill="auto"/>
          </w:tcPr>
          <w:p w14:paraId="5A510EBD" w14:textId="77777777" w:rsidR="00AF60D7" w:rsidRDefault="00AF60D7">
            <w:pPr>
              <w:pStyle w:val="TableRow"/>
            </w:pPr>
            <w:r>
              <w:t>Timestamp</w:t>
            </w:r>
          </w:p>
        </w:tc>
        <w:tc>
          <w:tcPr>
            <w:tcW w:w="4536" w:type="dxa"/>
            <w:tcBorders>
              <w:top w:val="nil"/>
              <w:left w:val="single" w:sz="6" w:space="0" w:color="auto"/>
              <w:bottom w:val="nil"/>
              <w:right w:val="single" w:sz="6" w:space="0" w:color="auto"/>
            </w:tcBorders>
            <w:shd w:val="clear" w:color="auto" w:fill="auto"/>
          </w:tcPr>
          <w:p w14:paraId="72AF51EE"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4AE71F88" w14:textId="77777777" w:rsidR="00AF60D7" w:rsidRDefault="00AF60D7">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1FB178DA" w14:textId="77777777" w:rsidR="00AF60D7" w:rsidRDefault="00AF60D7">
            <w:pPr>
              <w:pStyle w:val="TableRow"/>
            </w:pPr>
            <w:r>
              <w:t>8</w:t>
            </w:r>
          </w:p>
        </w:tc>
      </w:tr>
      <w:tr w:rsidR="00B80864" w14:paraId="2AECD17B" w14:textId="77777777">
        <w:tc>
          <w:tcPr>
            <w:tcW w:w="2802" w:type="dxa"/>
            <w:tcBorders>
              <w:top w:val="nil"/>
              <w:left w:val="single" w:sz="6" w:space="0" w:color="auto"/>
              <w:bottom w:val="single" w:sz="6" w:space="0" w:color="auto"/>
              <w:right w:val="single" w:sz="6" w:space="0" w:color="auto"/>
            </w:tcBorders>
            <w:shd w:val="clear" w:color="auto" w:fill="auto"/>
          </w:tcPr>
          <w:p w14:paraId="2A986736" w14:textId="77777777" w:rsidR="00B80864" w:rsidRDefault="00AD1D8D">
            <w:pPr>
              <w:pStyle w:val="TableRow"/>
            </w:pPr>
            <w:r>
              <w:t>Include_In</w:t>
            </w:r>
            <w:r w:rsidR="00B80864">
              <w:t>_Label</w:t>
            </w:r>
          </w:p>
        </w:tc>
        <w:tc>
          <w:tcPr>
            <w:tcW w:w="4536" w:type="dxa"/>
            <w:tcBorders>
              <w:top w:val="nil"/>
              <w:left w:val="single" w:sz="6" w:space="0" w:color="auto"/>
              <w:bottom w:val="single" w:sz="6" w:space="0" w:color="auto"/>
              <w:right w:val="single" w:sz="6" w:space="0" w:color="auto"/>
            </w:tcBorders>
            <w:shd w:val="clear" w:color="auto" w:fill="auto"/>
          </w:tcPr>
          <w:p w14:paraId="33BC5C4F" w14:textId="77777777" w:rsidR="00B80864" w:rsidRDefault="00AD1D8D" w:rsidP="00AD1D8D">
            <w:pPr>
              <w:pStyle w:val="TableRow"/>
            </w:pPr>
            <w:r>
              <w:t>A flag that may be used by XML reports when deciding whether or not to include the determination.</w:t>
            </w:r>
          </w:p>
        </w:tc>
        <w:tc>
          <w:tcPr>
            <w:tcW w:w="1500" w:type="dxa"/>
            <w:tcBorders>
              <w:top w:val="nil"/>
              <w:left w:val="single" w:sz="6" w:space="0" w:color="auto"/>
              <w:bottom w:val="single" w:sz="6" w:space="0" w:color="auto"/>
              <w:right w:val="single" w:sz="6" w:space="0" w:color="auto"/>
            </w:tcBorders>
            <w:shd w:val="clear" w:color="auto" w:fill="auto"/>
          </w:tcPr>
          <w:p w14:paraId="5C2E066F" w14:textId="77777777" w:rsidR="00B80864" w:rsidRDefault="00B80864">
            <w:pPr>
              <w:pStyle w:val="TableRow"/>
            </w:pPr>
            <w:r>
              <w:t>bit not null default (0)</w:t>
            </w:r>
          </w:p>
        </w:tc>
        <w:tc>
          <w:tcPr>
            <w:tcW w:w="1127" w:type="dxa"/>
            <w:tcBorders>
              <w:top w:val="nil"/>
              <w:left w:val="single" w:sz="6" w:space="0" w:color="auto"/>
              <w:bottom w:val="single" w:sz="6" w:space="0" w:color="auto"/>
              <w:right w:val="single" w:sz="6" w:space="0" w:color="auto"/>
            </w:tcBorders>
            <w:shd w:val="clear" w:color="auto" w:fill="auto"/>
          </w:tcPr>
          <w:p w14:paraId="6CB9B1F4" w14:textId="77777777" w:rsidR="00B80864" w:rsidRDefault="00B80864">
            <w:pPr>
              <w:pStyle w:val="TableRow"/>
            </w:pPr>
          </w:p>
        </w:tc>
      </w:tr>
    </w:tbl>
    <w:p w14:paraId="5A2D2EA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1B8852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262B341"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F837324"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0E52491" w14:textId="77777777" w:rsidR="00AF60D7" w:rsidRDefault="00AF60D7">
            <w:pPr>
              <w:pStyle w:val="TableColumnTitles"/>
              <w:keepNext/>
            </w:pPr>
            <w:r>
              <w:t>Options</w:t>
            </w:r>
          </w:p>
        </w:tc>
      </w:tr>
      <w:tr w:rsidR="00AF60D7" w14:paraId="5DD8C82B" w14:textId="77777777">
        <w:tc>
          <w:tcPr>
            <w:tcW w:w="2801" w:type="dxa"/>
            <w:tcBorders>
              <w:top w:val="nil"/>
              <w:left w:val="single" w:sz="6" w:space="0" w:color="auto"/>
              <w:bottom w:val="single" w:sz="6" w:space="0" w:color="auto"/>
              <w:right w:val="single" w:sz="6" w:space="0" w:color="auto"/>
            </w:tcBorders>
            <w:shd w:val="clear" w:color="auto" w:fill="auto"/>
          </w:tcPr>
          <w:p w14:paraId="6ED8DEA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0E31420"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287C68B" w14:textId="77777777" w:rsidR="00AF60D7" w:rsidRDefault="00AF60D7">
            <w:pPr>
              <w:pStyle w:val="TableRow"/>
            </w:pPr>
          </w:p>
        </w:tc>
      </w:tr>
    </w:tbl>
    <w:p w14:paraId="6083F54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1D0BFE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164C46F" w14:textId="77777777" w:rsidR="00AF60D7" w:rsidRDefault="00AF60D7">
            <w:pPr>
              <w:pStyle w:val="TableTitle"/>
              <w:rPr>
                <w:color w:val="FF0000"/>
              </w:rPr>
            </w:pPr>
            <w:r>
              <w:t>Constraint : FK_Determination_Specimen</w:t>
            </w:r>
          </w:p>
        </w:tc>
      </w:tr>
      <w:tr w:rsidR="00AF60D7" w14:paraId="58194700" w14:textId="77777777">
        <w:tc>
          <w:tcPr>
            <w:tcW w:w="1548" w:type="dxa"/>
            <w:tcBorders>
              <w:top w:val="nil"/>
              <w:left w:val="single" w:sz="4" w:space="0" w:color="auto"/>
              <w:bottom w:val="single" w:sz="4" w:space="0" w:color="auto"/>
              <w:right w:val="single" w:sz="4" w:space="0" w:color="auto"/>
            </w:tcBorders>
            <w:shd w:val="clear" w:color="auto" w:fill="auto"/>
          </w:tcPr>
          <w:p w14:paraId="505EB1C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BD6BCE3" w14:textId="77777777" w:rsidR="00AF60D7" w:rsidRDefault="00AF60D7">
            <w:pPr>
              <w:pStyle w:val="TableRow"/>
            </w:pPr>
            <w:r>
              <w:t>Each determination is made against zero or one specimens.  Each occurrence has one or more specimens.</w:t>
            </w:r>
          </w:p>
        </w:tc>
      </w:tr>
      <w:tr w:rsidR="00AF60D7" w14:paraId="2D2DFCC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CC5B27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75CC63E" w14:textId="77777777" w:rsidR="00AF60D7" w:rsidRDefault="00AF60D7">
            <w:pPr>
              <w:pStyle w:val="CodeSamples"/>
            </w:pPr>
            <w:r>
              <w:t>FK_Determination_Specimen (Specimen_Collection_Unit_Key) references Specimen_Unit(Collection_Unit_Key)</w:t>
            </w:r>
          </w:p>
        </w:tc>
      </w:tr>
    </w:tbl>
    <w:p w14:paraId="584770B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F39050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7BB8062" w14:textId="77777777" w:rsidR="00AF60D7" w:rsidRDefault="00AF60D7">
            <w:pPr>
              <w:pStyle w:val="TableTitle"/>
              <w:rPr>
                <w:color w:val="FF0000"/>
              </w:rPr>
            </w:pPr>
            <w:r>
              <w:t>Constraint : FK_Determination_Individual</w:t>
            </w:r>
          </w:p>
        </w:tc>
      </w:tr>
      <w:tr w:rsidR="00AF60D7" w14:paraId="333A16B7" w14:textId="77777777">
        <w:tc>
          <w:tcPr>
            <w:tcW w:w="1548" w:type="dxa"/>
            <w:tcBorders>
              <w:top w:val="nil"/>
              <w:left w:val="single" w:sz="4" w:space="0" w:color="auto"/>
              <w:bottom w:val="single" w:sz="4" w:space="0" w:color="auto"/>
              <w:right w:val="single" w:sz="4" w:space="0" w:color="auto"/>
            </w:tcBorders>
            <w:shd w:val="clear" w:color="auto" w:fill="auto"/>
          </w:tcPr>
          <w:p w14:paraId="49826D5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BA9FC20" w14:textId="77777777" w:rsidR="00AF60D7" w:rsidRDefault="00AF60D7">
            <w:pPr>
              <w:pStyle w:val="TableRow"/>
            </w:pPr>
            <w:r>
              <w:t>Each determination is made by one individual.  Each indvidiual makes zero or more determinations.</w:t>
            </w:r>
          </w:p>
        </w:tc>
      </w:tr>
      <w:tr w:rsidR="00AF60D7" w14:paraId="0C9E528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6864212"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7A19356" w14:textId="77777777" w:rsidR="00AF60D7" w:rsidRDefault="00AF60D7">
            <w:pPr>
              <w:pStyle w:val="CodeSamples"/>
            </w:pPr>
            <w:r>
              <w:t>FK_Determination_Individual (Determiner_Name_Key) references Individual(Name_Key)</w:t>
            </w:r>
          </w:p>
        </w:tc>
      </w:tr>
    </w:tbl>
    <w:p w14:paraId="30D13B3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5DBFF9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5D8B671" w14:textId="77777777" w:rsidR="00AF60D7" w:rsidRDefault="00AF60D7">
            <w:pPr>
              <w:pStyle w:val="TableTitle"/>
              <w:rPr>
                <w:color w:val="FF0000"/>
              </w:rPr>
            </w:pPr>
            <w:r>
              <w:lastRenderedPageBreak/>
              <w:t>Constraint : FK_Determination_Concept</w:t>
            </w:r>
          </w:p>
        </w:tc>
      </w:tr>
      <w:tr w:rsidR="00AF60D7" w14:paraId="3E2640F7" w14:textId="77777777">
        <w:tc>
          <w:tcPr>
            <w:tcW w:w="1548" w:type="dxa"/>
            <w:tcBorders>
              <w:top w:val="nil"/>
              <w:left w:val="single" w:sz="4" w:space="0" w:color="auto"/>
              <w:bottom w:val="single" w:sz="4" w:space="0" w:color="auto"/>
              <w:right w:val="single" w:sz="4" w:space="0" w:color="auto"/>
            </w:tcBorders>
            <w:shd w:val="clear" w:color="auto" w:fill="auto"/>
          </w:tcPr>
          <w:p w14:paraId="23EA1FD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7D3A9CE" w14:textId="77777777" w:rsidR="00AF60D7" w:rsidRDefault="00AF60D7">
            <w:pPr>
              <w:pStyle w:val="TableRow"/>
            </w:pPr>
            <w:r>
              <w:t>Each determination indentifies a single concept.</w:t>
            </w:r>
          </w:p>
        </w:tc>
      </w:tr>
      <w:tr w:rsidR="00AF60D7" w14:paraId="7719877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C972A9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E4A6536" w14:textId="77777777" w:rsidR="00AF60D7" w:rsidRDefault="00AF60D7">
            <w:pPr>
              <w:pStyle w:val="CodeSamples"/>
            </w:pPr>
            <w:r>
              <w:t>FK_Determination_Concept (Concept_Key) references Concept(Concept_Key)</w:t>
            </w:r>
          </w:p>
        </w:tc>
      </w:tr>
    </w:tbl>
    <w:p w14:paraId="296F62B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FBCC6A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12B9340" w14:textId="77777777" w:rsidR="00AF60D7" w:rsidRDefault="00AF60D7">
            <w:pPr>
              <w:pStyle w:val="TableTitle"/>
              <w:rPr>
                <w:color w:val="FF0000"/>
              </w:rPr>
            </w:pPr>
            <w:r>
              <w:t>Constraint : FK_Determination_Determination_Type</w:t>
            </w:r>
          </w:p>
        </w:tc>
      </w:tr>
      <w:tr w:rsidR="00AF60D7" w14:paraId="3C324CAD" w14:textId="77777777">
        <w:tc>
          <w:tcPr>
            <w:tcW w:w="1548" w:type="dxa"/>
            <w:tcBorders>
              <w:top w:val="nil"/>
              <w:left w:val="single" w:sz="4" w:space="0" w:color="auto"/>
              <w:bottom w:val="single" w:sz="4" w:space="0" w:color="auto"/>
              <w:right w:val="single" w:sz="4" w:space="0" w:color="auto"/>
            </w:tcBorders>
            <w:shd w:val="clear" w:color="auto" w:fill="auto"/>
          </w:tcPr>
          <w:p w14:paraId="381CFA2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AB5D17C" w14:textId="77777777" w:rsidR="00AF60D7" w:rsidRDefault="00AF60D7">
            <w:pPr>
              <w:pStyle w:val="TableRow"/>
            </w:pPr>
            <w:r>
              <w:t>Each determination is of a single type.</w:t>
            </w:r>
          </w:p>
        </w:tc>
      </w:tr>
      <w:tr w:rsidR="00AF60D7" w14:paraId="1D87C60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0B45F6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2BC514D" w14:textId="77777777" w:rsidR="00AF60D7" w:rsidRDefault="00AF60D7">
            <w:pPr>
              <w:pStyle w:val="CodeSamples"/>
            </w:pPr>
            <w:r>
              <w:t>FK_Determination_Determination_Type (Determination_Type_Key) references Determination_Type(Determination_Type_Key)</w:t>
            </w:r>
          </w:p>
        </w:tc>
      </w:tr>
    </w:tbl>
    <w:p w14:paraId="7CC49FD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579B28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E357FEF" w14:textId="77777777" w:rsidR="00AF60D7" w:rsidRDefault="00AF60D7">
            <w:pPr>
              <w:pStyle w:val="TableTitle"/>
              <w:rPr>
                <w:color w:val="FF0000"/>
              </w:rPr>
            </w:pPr>
            <w:r>
              <w:t>Constraint : FK_Determination_Determiner_Role</w:t>
            </w:r>
          </w:p>
        </w:tc>
      </w:tr>
      <w:tr w:rsidR="00AF60D7" w14:paraId="6B6FA684" w14:textId="77777777">
        <w:tc>
          <w:tcPr>
            <w:tcW w:w="1548" w:type="dxa"/>
            <w:tcBorders>
              <w:top w:val="nil"/>
              <w:left w:val="single" w:sz="4" w:space="0" w:color="auto"/>
              <w:bottom w:val="single" w:sz="4" w:space="0" w:color="auto"/>
              <w:right w:val="single" w:sz="4" w:space="0" w:color="auto"/>
            </w:tcBorders>
            <w:shd w:val="clear" w:color="auto" w:fill="auto"/>
          </w:tcPr>
          <w:p w14:paraId="28C3333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391CCEE" w14:textId="77777777" w:rsidR="00AF60D7" w:rsidRDefault="00AF60D7">
            <w:pPr>
              <w:pStyle w:val="TableRow"/>
            </w:pPr>
            <w:r>
              <w:t>Each determination's determiner has a single role in making the determination.  Each determination role applies to zero or more determinations.</w:t>
            </w:r>
          </w:p>
        </w:tc>
      </w:tr>
      <w:tr w:rsidR="00AF60D7" w14:paraId="71CF65C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55410E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5199754" w14:textId="77777777" w:rsidR="00AF60D7" w:rsidRDefault="00AF60D7">
            <w:pPr>
              <w:pStyle w:val="CodeSamples"/>
            </w:pPr>
            <w:r>
              <w:t>FK_Determination_Determiner_Role (Determiner_Role_Key) references Determiner_Role(Determiner_Role_Key)</w:t>
            </w:r>
          </w:p>
        </w:tc>
      </w:tr>
    </w:tbl>
    <w:p w14:paraId="3C81661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E5743D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B35E9CD" w14:textId="77777777" w:rsidR="00AF60D7" w:rsidRDefault="00AF60D7">
            <w:pPr>
              <w:pStyle w:val="TableTitle"/>
              <w:rPr>
                <w:color w:val="FF0000"/>
              </w:rPr>
            </w:pPr>
            <w:r>
              <w:t>Constraint : FK_Determination_Nomenclatural_Status</w:t>
            </w:r>
          </w:p>
        </w:tc>
      </w:tr>
      <w:tr w:rsidR="00AF60D7" w14:paraId="1ED301E6" w14:textId="77777777">
        <w:tc>
          <w:tcPr>
            <w:tcW w:w="1548" w:type="dxa"/>
            <w:tcBorders>
              <w:top w:val="nil"/>
              <w:left w:val="single" w:sz="4" w:space="0" w:color="auto"/>
              <w:bottom w:val="single" w:sz="4" w:space="0" w:color="auto"/>
              <w:right w:val="single" w:sz="4" w:space="0" w:color="auto"/>
            </w:tcBorders>
            <w:shd w:val="clear" w:color="auto" w:fill="auto"/>
          </w:tcPr>
          <w:p w14:paraId="24D1D42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0C41E81" w14:textId="77777777" w:rsidR="00AF60D7" w:rsidRDefault="00AF60D7">
            <w:pPr>
              <w:pStyle w:val="TableRow"/>
            </w:pPr>
            <w:r>
              <w:t>Each determination has a single nomenclatural status.  Each nomenclatural status applies to zero or more determinations.</w:t>
            </w:r>
          </w:p>
        </w:tc>
      </w:tr>
      <w:tr w:rsidR="00AF60D7" w14:paraId="1D02A03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FFC8F8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71ADFA5" w14:textId="77777777" w:rsidR="00AF60D7" w:rsidRDefault="00AF60D7">
            <w:pPr>
              <w:pStyle w:val="CodeSamples"/>
            </w:pPr>
            <w:r>
              <w:t>FK_Determination_Nomenclatural_Status (Nomenclatural_Status_Concept_Key) references Concept(Concept_Key)</w:t>
            </w:r>
          </w:p>
        </w:tc>
      </w:tr>
    </w:tbl>
    <w:p w14:paraId="08C9780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36DE70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40EB621" w14:textId="77777777" w:rsidR="00AF60D7" w:rsidRDefault="00AF60D7">
            <w:pPr>
              <w:pStyle w:val="TableTitle"/>
              <w:rPr>
                <w:color w:val="FF0000"/>
              </w:rPr>
            </w:pPr>
            <w:r>
              <w:t>Constraint : FK_Determination_Occurrence</w:t>
            </w:r>
          </w:p>
        </w:tc>
      </w:tr>
      <w:tr w:rsidR="00AF60D7" w14:paraId="65B4D53D" w14:textId="77777777">
        <w:tc>
          <w:tcPr>
            <w:tcW w:w="1548" w:type="dxa"/>
            <w:tcBorders>
              <w:top w:val="nil"/>
              <w:left w:val="single" w:sz="4" w:space="0" w:color="auto"/>
              <w:bottom w:val="single" w:sz="4" w:space="0" w:color="auto"/>
              <w:right w:val="single" w:sz="4" w:space="0" w:color="auto"/>
            </w:tcBorders>
            <w:shd w:val="clear" w:color="auto" w:fill="auto"/>
          </w:tcPr>
          <w:p w14:paraId="1A45E07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5C15A60" w14:textId="77777777" w:rsidR="00AF60D7" w:rsidRDefault="00AF60D7">
            <w:pPr>
              <w:pStyle w:val="TableRow"/>
            </w:pPr>
            <w:r>
              <w:t>Each determination is made against zero or one occurrences.  Each occurrence has one or more determinations.</w:t>
            </w:r>
          </w:p>
        </w:tc>
      </w:tr>
      <w:tr w:rsidR="00AF60D7" w14:paraId="20AF583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565601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D2572BB" w14:textId="77777777" w:rsidR="00AF60D7" w:rsidRDefault="00AF60D7">
            <w:pPr>
              <w:pStyle w:val="CodeSamples"/>
            </w:pPr>
            <w:r>
              <w:t>FK_Determination_Occurrence (Occurrence_Key) references Occurrence(Occurrence_Key)</w:t>
            </w:r>
          </w:p>
        </w:tc>
      </w:tr>
    </w:tbl>
    <w:p w14:paraId="01D8C9A5" w14:textId="77777777" w:rsidR="00AF60D7" w:rsidRDefault="00AF60D7" w:rsidP="00AF60D7">
      <w:pPr>
        <w:pStyle w:val="NormalIndent"/>
      </w:pPr>
    </w:p>
    <w:p w14:paraId="74BC7C3B" w14:textId="77777777" w:rsidR="00AF60D7" w:rsidRDefault="00AF60D7" w:rsidP="00840903">
      <w:pPr>
        <w:pStyle w:val="Heading4"/>
      </w:pPr>
      <w:bookmarkStart w:id="812" w:name="_Toc292879068"/>
      <w:r>
        <w:t>Enquiry</w:t>
      </w:r>
      <w:bookmarkEnd w:id="812"/>
    </w:p>
    <w:p w14:paraId="7DF6D39A" w14:textId="77777777" w:rsidR="00AF60D7" w:rsidRDefault="00AF60D7" w:rsidP="00AF60D7">
      <w:pPr>
        <w:pStyle w:val="NormalIndent"/>
      </w:pPr>
      <w:r>
        <w:t>Details of enquiries made against the collection system by visitors.  Enquiries can be about one or more collection units or about one or more thesaurus terms.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84CDBC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120A89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CEF929F"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DD8D6B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2B15669" w14:textId="77777777" w:rsidR="00AF60D7" w:rsidRDefault="00AF60D7">
            <w:pPr>
              <w:pStyle w:val="TableColumnTitles"/>
              <w:keepNext/>
            </w:pPr>
            <w:r>
              <w:t>Size</w:t>
            </w:r>
          </w:p>
        </w:tc>
      </w:tr>
      <w:tr w:rsidR="00AF60D7" w14:paraId="02FC73A6" w14:textId="77777777">
        <w:tc>
          <w:tcPr>
            <w:tcW w:w="2802" w:type="dxa"/>
            <w:tcBorders>
              <w:top w:val="nil"/>
              <w:left w:val="single" w:sz="6" w:space="0" w:color="auto"/>
              <w:bottom w:val="nil"/>
              <w:right w:val="single" w:sz="6" w:space="0" w:color="auto"/>
            </w:tcBorders>
            <w:shd w:val="clear" w:color="auto" w:fill="auto"/>
          </w:tcPr>
          <w:p w14:paraId="17982EC6" w14:textId="77777777" w:rsidR="00AF60D7" w:rsidRDefault="00AF60D7">
            <w:pPr>
              <w:pStyle w:val="TableRow"/>
              <w:rPr>
                <w:u w:val="single"/>
              </w:rPr>
            </w:pPr>
            <w:r>
              <w:rPr>
                <w:u w:val="single"/>
              </w:rPr>
              <w:t>Enquiry_Key</w:t>
            </w:r>
          </w:p>
        </w:tc>
        <w:tc>
          <w:tcPr>
            <w:tcW w:w="4536" w:type="dxa"/>
            <w:tcBorders>
              <w:top w:val="nil"/>
              <w:left w:val="single" w:sz="6" w:space="0" w:color="auto"/>
              <w:bottom w:val="nil"/>
              <w:right w:val="single" w:sz="6" w:space="0" w:color="auto"/>
            </w:tcBorders>
            <w:shd w:val="clear" w:color="auto" w:fill="auto"/>
          </w:tcPr>
          <w:p w14:paraId="44470E5D" w14:textId="77777777" w:rsidR="00AF60D7" w:rsidRDefault="00AF60D7">
            <w:pPr>
              <w:pStyle w:val="TableRow"/>
            </w:pPr>
            <w:r>
              <w:t>Unique identifier for the Enquiry table</w:t>
            </w:r>
          </w:p>
        </w:tc>
        <w:tc>
          <w:tcPr>
            <w:tcW w:w="1500" w:type="dxa"/>
            <w:tcBorders>
              <w:top w:val="nil"/>
              <w:left w:val="single" w:sz="6" w:space="0" w:color="auto"/>
              <w:bottom w:val="nil"/>
              <w:right w:val="single" w:sz="6" w:space="0" w:color="auto"/>
            </w:tcBorders>
            <w:shd w:val="clear" w:color="auto" w:fill="auto"/>
          </w:tcPr>
          <w:p w14:paraId="74FED49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2F41CE" w14:textId="77777777" w:rsidR="00AF60D7" w:rsidRDefault="00AF60D7">
            <w:pPr>
              <w:pStyle w:val="TableRow"/>
            </w:pPr>
            <w:r>
              <w:t>16</w:t>
            </w:r>
          </w:p>
        </w:tc>
      </w:tr>
      <w:tr w:rsidR="00AF60D7" w14:paraId="7D52B08A" w14:textId="77777777">
        <w:tc>
          <w:tcPr>
            <w:tcW w:w="2802" w:type="dxa"/>
            <w:tcBorders>
              <w:top w:val="nil"/>
              <w:left w:val="single" w:sz="6" w:space="0" w:color="auto"/>
              <w:bottom w:val="nil"/>
              <w:right w:val="single" w:sz="6" w:space="0" w:color="auto"/>
            </w:tcBorders>
            <w:shd w:val="clear" w:color="auto" w:fill="auto"/>
          </w:tcPr>
          <w:p w14:paraId="29ED6BDE" w14:textId="77777777" w:rsidR="00AF60D7" w:rsidRDefault="00AF60D7">
            <w:pPr>
              <w:pStyle w:val="TableRow"/>
            </w:pPr>
            <w:r>
              <w:lastRenderedPageBreak/>
              <w:t>Enquirer_Name_Key</w:t>
            </w:r>
          </w:p>
        </w:tc>
        <w:tc>
          <w:tcPr>
            <w:tcW w:w="4536" w:type="dxa"/>
            <w:tcBorders>
              <w:top w:val="nil"/>
              <w:left w:val="single" w:sz="6" w:space="0" w:color="auto"/>
              <w:bottom w:val="nil"/>
              <w:right w:val="single" w:sz="6" w:space="0" w:color="auto"/>
            </w:tcBorders>
            <w:shd w:val="clear" w:color="auto" w:fill="auto"/>
          </w:tcPr>
          <w:p w14:paraId="144FDED9" w14:textId="77777777" w:rsidR="00AF60D7" w:rsidRDefault="00AF60D7">
            <w:pPr>
              <w:pStyle w:val="TableRow"/>
            </w:pPr>
            <w:r>
              <w:t>If the enquirer's details are in the Recorder Names &amp; Addresses module (individuals only), then they are linked to the enquiry via this field, otherwise null.</w:t>
            </w:r>
          </w:p>
        </w:tc>
        <w:tc>
          <w:tcPr>
            <w:tcW w:w="1500" w:type="dxa"/>
            <w:tcBorders>
              <w:top w:val="nil"/>
              <w:left w:val="single" w:sz="6" w:space="0" w:color="auto"/>
              <w:bottom w:val="nil"/>
              <w:right w:val="single" w:sz="6" w:space="0" w:color="auto"/>
            </w:tcBorders>
            <w:shd w:val="clear" w:color="auto" w:fill="auto"/>
          </w:tcPr>
          <w:p w14:paraId="5724E1F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CFE2809" w14:textId="77777777" w:rsidR="00AF60D7" w:rsidRDefault="00AF60D7">
            <w:pPr>
              <w:pStyle w:val="TableRow"/>
            </w:pPr>
            <w:r>
              <w:t>16</w:t>
            </w:r>
          </w:p>
        </w:tc>
      </w:tr>
      <w:tr w:rsidR="00AF60D7" w14:paraId="105D3453" w14:textId="77777777">
        <w:tc>
          <w:tcPr>
            <w:tcW w:w="2802" w:type="dxa"/>
            <w:tcBorders>
              <w:top w:val="nil"/>
              <w:left w:val="single" w:sz="6" w:space="0" w:color="auto"/>
              <w:bottom w:val="nil"/>
              <w:right w:val="single" w:sz="6" w:space="0" w:color="auto"/>
            </w:tcBorders>
            <w:shd w:val="clear" w:color="auto" w:fill="auto"/>
          </w:tcPr>
          <w:p w14:paraId="684BA514" w14:textId="77777777" w:rsidR="00AF60D7" w:rsidRDefault="00AF60D7">
            <w:pPr>
              <w:pStyle w:val="TableRow"/>
            </w:pPr>
            <w:r>
              <w:t>Vague_Enquirer</w:t>
            </w:r>
          </w:p>
        </w:tc>
        <w:tc>
          <w:tcPr>
            <w:tcW w:w="4536" w:type="dxa"/>
            <w:tcBorders>
              <w:top w:val="nil"/>
              <w:left w:val="single" w:sz="6" w:space="0" w:color="auto"/>
              <w:bottom w:val="nil"/>
              <w:right w:val="single" w:sz="6" w:space="0" w:color="auto"/>
            </w:tcBorders>
            <w:shd w:val="clear" w:color="auto" w:fill="auto"/>
          </w:tcPr>
          <w:p w14:paraId="3908CF5A" w14:textId="77777777" w:rsidR="00AF60D7" w:rsidRDefault="00AF60D7">
            <w:pPr>
              <w:pStyle w:val="TableRow"/>
            </w:pPr>
            <w:r>
              <w:t>Free text enquirer details if no Name record is maintained for the enquirer.</w:t>
            </w:r>
          </w:p>
        </w:tc>
        <w:tc>
          <w:tcPr>
            <w:tcW w:w="1500" w:type="dxa"/>
            <w:tcBorders>
              <w:top w:val="nil"/>
              <w:left w:val="single" w:sz="6" w:space="0" w:color="auto"/>
              <w:bottom w:val="nil"/>
              <w:right w:val="single" w:sz="6" w:space="0" w:color="auto"/>
            </w:tcBorders>
            <w:shd w:val="clear" w:color="auto" w:fill="auto"/>
          </w:tcPr>
          <w:p w14:paraId="2207766E"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3571F6C" w14:textId="77777777" w:rsidR="00AF60D7" w:rsidRDefault="00AF60D7">
            <w:pPr>
              <w:pStyle w:val="TableRow"/>
            </w:pPr>
            <w:r>
              <w:t>100</w:t>
            </w:r>
          </w:p>
        </w:tc>
      </w:tr>
      <w:tr w:rsidR="00AF60D7" w14:paraId="68E27D40" w14:textId="77777777">
        <w:tc>
          <w:tcPr>
            <w:tcW w:w="2802" w:type="dxa"/>
            <w:tcBorders>
              <w:top w:val="nil"/>
              <w:left w:val="single" w:sz="6" w:space="0" w:color="auto"/>
              <w:bottom w:val="nil"/>
              <w:right w:val="single" w:sz="6" w:space="0" w:color="auto"/>
            </w:tcBorders>
            <w:shd w:val="clear" w:color="auto" w:fill="auto"/>
          </w:tcPr>
          <w:p w14:paraId="62AD0F92" w14:textId="77777777" w:rsidR="00AF60D7" w:rsidRDefault="00AF60D7">
            <w:pPr>
              <w:pStyle w:val="TableRow"/>
            </w:pPr>
            <w:r>
              <w:t>Enquiry_Type_Concept_Key</w:t>
            </w:r>
          </w:p>
        </w:tc>
        <w:tc>
          <w:tcPr>
            <w:tcW w:w="4536" w:type="dxa"/>
            <w:tcBorders>
              <w:top w:val="nil"/>
              <w:left w:val="single" w:sz="6" w:space="0" w:color="auto"/>
              <w:bottom w:val="nil"/>
              <w:right w:val="single" w:sz="6" w:space="0" w:color="auto"/>
            </w:tcBorders>
            <w:shd w:val="clear" w:color="auto" w:fill="auto"/>
          </w:tcPr>
          <w:p w14:paraId="243B2F74" w14:textId="77777777" w:rsidR="00AF60D7" w:rsidRDefault="00AF60D7">
            <w:pPr>
              <w:pStyle w:val="TableRow"/>
            </w:pPr>
            <w:r>
              <w:t>Type of enquiry.  Linked to the Enquiry Types concept group.</w:t>
            </w:r>
          </w:p>
        </w:tc>
        <w:tc>
          <w:tcPr>
            <w:tcW w:w="1500" w:type="dxa"/>
            <w:tcBorders>
              <w:top w:val="nil"/>
              <w:left w:val="single" w:sz="6" w:space="0" w:color="auto"/>
              <w:bottom w:val="nil"/>
              <w:right w:val="single" w:sz="6" w:space="0" w:color="auto"/>
            </w:tcBorders>
            <w:shd w:val="clear" w:color="auto" w:fill="auto"/>
          </w:tcPr>
          <w:p w14:paraId="0D983FB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4D05F3D" w14:textId="77777777" w:rsidR="00AF60D7" w:rsidRDefault="00AF60D7">
            <w:pPr>
              <w:pStyle w:val="TableRow"/>
            </w:pPr>
            <w:r>
              <w:t>16</w:t>
            </w:r>
          </w:p>
        </w:tc>
      </w:tr>
      <w:tr w:rsidR="00AF60D7" w14:paraId="57D050AE" w14:textId="77777777">
        <w:tc>
          <w:tcPr>
            <w:tcW w:w="2802" w:type="dxa"/>
            <w:tcBorders>
              <w:top w:val="nil"/>
              <w:left w:val="single" w:sz="6" w:space="0" w:color="auto"/>
              <w:bottom w:val="nil"/>
              <w:right w:val="single" w:sz="6" w:space="0" w:color="auto"/>
            </w:tcBorders>
            <w:shd w:val="clear" w:color="auto" w:fill="auto"/>
          </w:tcPr>
          <w:p w14:paraId="53EBF523" w14:textId="77777777" w:rsidR="00AF60D7" w:rsidRDefault="00AF60D7">
            <w:pPr>
              <w:pStyle w:val="TableRow"/>
            </w:pPr>
            <w:r>
              <w:t>Enquiry_Method_Concept_Key</w:t>
            </w:r>
          </w:p>
        </w:tc>
        <w:tc>
          <w:tcPr>
            <w:tcW w:w="4536" w:type="dxa"/>
            <w:tcBorders>
              <w:top w:val="nil"/>
              <w:left w:val="single" w:sz="6" w:space="0" w:color="auto"/>
              <w:bottom w:val="nil"/>
              <w:right w:val="single" w:sz="6" w:space="0" w:color="auto"/>
            </w:tcBorders>
            <w:shd w:val="clear" w:color="auto" w:fill="auto"/>
          </w:tcPr>
          <w:p w14:paraId="1E282758" w14:textId="77777777" w:rsidR="00AF60D7" w:rsidRDefault="00AF60D7">
            <w:pPr>
              <w:pStyle w:val="TableRow"/>
            </w:pPr>
            <w:r>
              <w:t>Method of enquiry.  Linked to the Enquiry Methods concept group.</w:t>
            </w:r>
          </w:p>
        </w:tc>
        <w:tc>
          <w:tcPr>
            <w:tcW w:w="1500" w:type="dxa"/>
            <w:tcBorders>
              <w:top w:val="nil"/>
              <w:left w:val="single" w:sz="6" w:space="0" w:color="auto"/>
              <w:bottom w:val="nil"/>
              <w:right w:val="single" w:sz="6" w:space="0" w:color="auto"/>
            </w:tcBorders>
            <w:shd w:val="clear" w:color="auto" w:fill="auto"/>
          </w:tcPr>
          <w:p w14:paraId="057A167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7BC8F40" w14:textId="77777777" w:rsidR="00AF60D7" w:rsidRDefault="00AF60D7">
            <w:pPr>
              <w:pStyle w:val="TableRow"/>
            </w:pPr>
            <w:r>
              <w:t>16</w:t>
            </w:r>
          </w:p>
        </w:tc>
      </w:tr>
      <w:tr w:rsidR="00AF60D7" w14:paraId="2E82A550" w14:textId="77777777">
        <w:tc>
          <w:tcPr>
            <w:tcW w:w="2802" w:type="dxa"/>
            <w:tcBorders>
              <w:top w:val="nil"/>
              <w:left w:val="single" w:sz="6" w:space="0" w:color="auto"/>
              <w:bottom w:val="nil"/>
              <w:right w:val="single" w:sz="6" w:space="0" w:color="auto"/>
            </w:tcBorders>
            <w:shd w:val="clear" w:color="auto" w:fill="auto"/>
          </w:tcPr>
          <w:p w14:paraId="6DB41985"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3143FC40" w14:textId="77777777" w:rsidR="00AF60D7" w:rsidRDefault="00AF60D7">
            <w:pPr>
              <w:pStyle w:val="TableRow"/>
            </w:pPr>
            <w:r>
              <w:t xml:space="preserve">Vague date start field for the enquiry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83103AF"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B6721A6" w14:textId="77777777" w:rsidR="00AF60D7" w:rsidRDefault="00AF60D7">
            <w:pPr>
              <w:pStyle w:val="TableRow"/>
            </w:pPr>
          </w:p>
        </w:tc>
      </w:tr>
      <w:tr w:rsidR="00AF60D7" w14:paraId="7BF27A99" w14:textId="77777777">
        <w:tc>
          <w:tcPr>
            <w:tcW w:w="2802" w:type="dxa"/>
            <w:tcBorders>
              <w:top w:val="nil"/>
              <w:left w:val="single" w:sz="6" w:space="0" w:color="auto"/>
              <w:bottom w:val="nil"/>
              <w:right w:val="single" w:sz="6" w:space="0" w:color="auto"/>
            </w:tcBorders>
            <w:shd w:val="clear" w:color="auto" w:fill="auto"/>
          </w:tcPr>
          <w:p w14:paraId="650CB6E4"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33D137F3" w14:textId="77777777" w:rsidR="00AF60D7" w:rsidRDefault="00AF60D7">
            <w:pPr>
              <w:pStyle w:val="TableRow"/>
            </w:pPr>
            <w:r>
              <w:t xml:space="preserve">Vague date end field for the enquiry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C5C2710"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6537D15" w14:textId="77777777" w:rsidR="00AF60D7" w:rsidRDefault="00AF60D7">
            <w:pPr>
              <w:pStyle w:val="TableRow"/>
            </w:pPr>
          </w:p>
        </w:tc>
      </w:tr>
      <w:tr w:rsidR="00AF60D7" w14:paraId="15A7331B" w14:textId="77777777">
        <w:tc>
          <w:tcPr>
            <w:tcW w:w="2802" w:type="dxa"/>
            <w:tcBorders>
              <w:top w:val="nil"/>
              <w:left w:val="single" w:sz="6" w:space="0" w:color="auto"/>
              <w:bottom w:val="nil"/>
              <w:right w:val="single" w:sz="6" w:space="0" w:color="auto"/>
            </w:tcBorders>
            <w:shd w:val="clear" w:color="auto" w:fill="auto"/>
          </w:tcPr>
          <w:p w14:paraId="2056360C"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26642495" w14:textId="77777777" w:rsidR="00AF60D7" w:rsidRDefault="00AF60D7">
            <w:pPr>
              <w:pStyle w:val="TableRow"/>
            </w:pPr>
            <w:r>
              <w:t>Vague date type field for the enquiry date.</w:t>
            </w:r>
          </w:p>
        </w:tc>
        <w:tc>
          <w:tcPr>
            <w:tcW w:w="1500" w:type="dxa"/>
            <w:tcBorders>
              <w:top w:val="nil"/>
              <w:left w:val="single" w:sz="6" w:space="0" w:color="auto"/>
              <w:bottom w:val="nil"/>
              <w:right w:val="single" w:sz="6" w:space="0" w:color="auto"/>
            </w:tcBorders>
            <w:shd w:val="clear" w:color="auto" w:fill="auto"/>
          </w:tcPr>
          <w:p w14:paraId="6ADC20C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9E2320F" w14:textId="77777777" w:rsidR="00AF60D7" w:rsidRDefault="00AF60D7">
            <w:pPr>
              <w:pStyle w:val="TableRow"/>
            </w:pPr>
            <w:r>
              <w:t>2</w:t>
            </w:r>
          </w:p>
        </w:tc>
      </w:tr>
      <w:tr w:rsidR="00AF60D7" w14:paraId="2EA324B9" w14:textId="77777777">
        <w:tc>
          <w:tcPr>
            <w:tcW w:w="2802" w:type="dxa"/>
            <w:tcBorders>
              <w:top w:val="nil"/>
              <w:left w:val="single" w:sz="6" w:space="0" w:color="auto"/>
              <w:bottom w:val="nil"/>
              <w:right w:val="single" w:sz="6" w:space="0" w:color="auto"/>
            </w:tcBorders>
            <w:shd w:val="clear" w:color="auto" w:fill="auto"/>
          </w:tcPr>
          <w:p w14:paraId="4A605B7D" w14:textId="77777777" w:rsidR="00AF60D7" w:rsidRDefault="00AF60D7">
            <w:pPr>
              <w:pStyle w:val="TableRow"/>
            </w:pPr>
            <w:r>
              <w:t>Material_Left</w:t>
            </w:r>
          </w:p>
        </w:tc>
        <w:tc>
          <w:tcPr>
            <w:tcW w:w="4536" w:type="dxa"/>
            <w:tcBorders>
              <w:top w:val="nil"/>
              <w:left w:val="single" w:sz="6" w:space="0" w:color="auto"/>
              <w:bottom w:val="nil"/>
              <w:right w:val="single" w:sz="6" w:space="0" w:color="auto"/>
            </w:tcBorders>
            <w:shd w:val="clear" w:color="auto" w:fill="auto"/>
          </w:tcPr>
          <w:p w14:paraId="6DA2AB97" w14:textId="77777777" w:rsidR="00AF60D7" w:rsidRDefault="00AF60D7">
            <w:pPr>
              <w:pStyle w:val="TableRow"/>
            </w:pPr>
            <w:r>
              <w:t>Flag indicating that material was left by the enquirer (1) or not (0).</w:t>
            </w:r>
          </w:p>
        </w:tc>
        <w:tc>
          <w:tcPr>
            <w:tcW w:w="1500" w:type="dxa"/>
            <w:tcBorders>
              <w:top w:val="nil"/>
              <w:left w:val="single" w:sz="6" w:space="0" w:color="auto"/>
              <w:bottom w:val="nil"/>
              <w:right w:val="single" w:sz="6" w:space="0" w:color="auto"/>
            </w:tcBorders>
            <w:shd w:val="clear" w:color="auto" w:fill="auto"/>
          </w:tcPr>
          <w:p w14:paraId="149DB040"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07F4C6A" w14:textId="77777777" w:rsidR="00AF60D7" w:rsidRDefault="00AF60D7">
            <w:pPr>
              <w:pStyle w:val="TableRow"/>
            </w:pPr>
          </w:p>
        </w:tc>
      </w:tr>
      <w:tr w:rsidR="00AF60D7" w14:paraId="4CD8EB1E" w14:textId="77777777">
        <w:tc>
          <w:tcPr>
            <w:tcW w:w="2802" w:type="dxa"/>
            <w:tcBorders>
              <w:top w:val="nil"/>
              <w:left w:val="single" w:sz="6" w:space="0" w:color="auto"/>
              <w:bottom w:val="nil"/>
              <w:right w:val="single" w:sz="6" w:space="0" w:color="auto"/>
            </w:tcBorders>
            <w:shd w:val="clear" w:color="auto" w:fill="auto"/>
          </w:tcPr>
          <w:p w14:paraId="43C4991C" w14:textId="77777777" w:rsidR="00AF60D7" w:rsidRDefault="00AF60D7">
            <w:pPr>
              <w:pStyle w:val="TableRow"/>
            </w:pPr>
            <w:r>
              <w:t>Observation_Planned</w:t>
            </w:r>
          </w:p>
        </w:tc>
        <w:tc>
          <w:tcPr>
            <w:tcW w:w="4536" w:type="dxa"/>
            <w:tcBorders>
              <w:top w:val="nil"/>
              <w:left w:val="single" w:sz="6" w:space="0" w:color="auto"/>
              <w:bottom w:val="nil"/>
              <w:right w:val="single" w:sz="6" w:space="0" w:color="auto"/>
            </w:tcBorders>
            <w:shd w:val="clear" w:color="auto" w:fill="auto"/>
          </w:tcPr>
          <w:p w14:paraId="6832AC96" w14:textId="77777777" w:rsidR="00AF60D7" w:rsidRDefault="00AF60D7">
            <w:pPr>
              <w:pStyle w:val="TableRow"/>
            </w:pPr>
            <w:r>
              <w:t>Flag indicating that the person responding to the enquiry intends to generate an observation record relating to the enquiry (1) or not (0).</w:t>
            </w:r>
          </w:p>
        </w:tc>
        <w:tc>
          <w:tcPr>
            <w:tcW w:w="1500" w:type="dxa"/>
            <w:tcBorders>
              <w:top w:val="nil"/>
              <w:left w:val="single" w:sz="6" w:space="0" w:color="auto"/>
              <w:bottom w:val="nil"/>
              <w:right w:val="single" w:sz="6" w:space="0" w:color="auto"/>
            </w:tcBorders>
            <w:shd w:val="clear" w:color="auto" w:fill="auto"/>
          </w:tcPr>
          <w:p w14:paraId="7B13DDBD"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442EA767" w14:textId="77777777" w:rsidR="00AF60D7" w:rsidRDefault="00AF60D7">
            <w:pPr>
              <w:pStyle w:val="TableRow"/>
            </w:pPr>
          </w:p>
        </w:tc>
      </w:tr>
      <w:tr w:rsidR="00AF60D7" w14:paraId="1BB6AB86" w14:textId="77777777">
        <w:tc>
          <w:tcPr>
            <w:tcW w:w="2802" w:type="dxa"/>
            <w:tcBorders>
              <w:top w:val="nil"/>
              <w:left w:val="single" w:sz="6" w:space="0" w:color="auto"/>
              <w:bottom w:val="nil"/>
              <w:right w:val="single" w:sz="6" w:space="0" w:color="auto"/>
            </w:tcBorders>
            <w:shd w:val="clear" w:color="auto" w:fill="auto"/>
          </w:tcPr>
          <w:p w14:paraId="38C0A96D" w14:textId="77777777" w:rsidR="00AF60D7" w:rsidRDefault="00AF60D7">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52309808" w14:textId="77777777" w:rsidR="00AF60D7" w:rsidRDefault="00AF60D7">
            <w:pPr>
              <w:pStyle w:val="TableRow"/>
            </w:pPr>
            <w:r>
              <w:t>Description of the enquiry.</w:t>
            </w:r>
          </w:p>
        </w:tc>
        <w:tc>
          <w:tcPr>
            <w:tcW w:w="1500" w:type="dxa"/>
            <w:tcBorders>
              <w:top w:val="nil"/>
              <w:left w:val="single" w:sz="6" w:space="0" w:color="auto"/>
              <w:bottom w:val="nil"/>
              <w:right w:val="single" w:sz="6" w:space="0" w:color="auto"/>
            </w:tcBorders>
            <w:shd w:val="clear" w:color="auto" w:fill="auto"/>
          </w:tcPr>
          <w:p w14:paraId="2D455827"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5853A390" w14:textId="77777777" w:rsidR="00AF60D7" w:rsidRDefault="00AF60D7">
            <w:pPr>
              <w:pStyle w:val="TableRow"/>
            </w:pPr>
          </w:p>
        </w:tc>
      </w:tr>
      <w:tr w:rsidR="00AF60D7" w14:paraId="5831B528" w14:textId="77777777">
        <w:tc>
          <w:tcPr>
            <w:tcW w:w="2802" w:type="dxa"/>
            <w:tcBorders>
              <w:top w:val="nil"/>
              <w:left w:val="single" w:sz="6" w:space="0" w:color="auto"/>
              <w:bottom w:val="nil"/>
              <w:right w:val="single" w:sz="6" w:space="0" w:color="auto"/>
            </w:tcBorders>
            <w:shd w:val="clear" w:color="auto" w:fill="auto"/>
          </w:tcPr>
          <w:p w14:paraId="49DEEFD9" w14:textId="77777777" w:rsidR="00AF60D7" w:rsidRDefault="00AF60D7">
            <w:pPr>
              <w:pStyle w:val="TableRow"/>
            </w:pPr>
            <w:r>
              <w:t>Answered_By_Name_Key</w:t>
            </w:r>
          </w:p>
        </w:tc>
        <w:tc>
          <w:tcPr>
            <w:tcW w:w="4536" w:type="dxa"/>
            <w:tcBorders>
              <w:top w:val="nil"/>
              <w:left w:val="single" w:sz="6" w:space="0" w:color="auto"/>
              <w:bottom w:val="nil"/>
              <w:right w:val="single" w:sz="6" w:space="0" w:color="auto"/>
            </w:tcBorders>
            <w:shd w:val="clear" w:color="auto" w:fill="auto"/>
          </w:tcPr>
          <w:p w14:paraId="08A42C34" w14:textId="77777777" w:rsidR="00AF60D7" w:rsidRDefault="00AF60D7">
            <w:pPr>
              <w:pStyle w:val="TableRow"/>
            </w:pPr>
            <w:r>
              <w:t>Person who answered the enquiry.  Linked to the Recorder Names &amp; Addresses module individual table.</w:t>
            </w:r>
          </w:p>
        </w:tc>
        <w:tc>
          <w:tcPr>
            <w:tcW w:w="1500" w:type="dxa"/>
            <w:tcBorders>
              <w:top w:val="nil"/>
              <w:left w:val="single" w:sz="6" w:space="0" w:color="auto"/>
              <w:bottom w:val="nil"/>
              <w:right w:val="single" w:sz="6" w:space="0" w:color="auto"/>
            </w:tcBorders>
            <w:shd w:val="clear" w:color="auto" w:fill="auto"/>
          </w:tcPr>
          <w:p w14:paraId="1D408E9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0AB56E7" w14:textId="77777777" w:rsidR="00AF60D7" w:rsidRDefault="00AF60D7">
            <w:pPr>
              <w:pStyle w:val="TableRow"/>
            </w:pPr>
            <w:r>
              <w:t>16</w:t>
            </w:r>
          </w:p>
        </w:tc>
      </w:tr>
      <w:tr w:rsidR="00AF60D7" w14:paraId="0D859A5C" w14:textId="77777777">
        <w:tc>
          <w:tcPr>
            <w:tcW w:w="2802" w:type="dxa"/>
            <w:tcBorders>
              <w:top w:val="nil"/>
              <w:left w:val="single" w:sz="6" w:space="0" w:color="auto"/>
              <w:bottom w:val="nil"/>
              <w:right w:val="single" w:sz="6" w:space="0" w:color="auto"/>
            </w:tcBorders>
            <w:shd w:val="clear" w:color="auto" w:fill="auto"/>
          </w:tcPr>
          <w:p w14:paraId="05FFA630" w14:textId="77777777" w:rsidR="00AF60D7" w:rsidRDefault="00AF60D7">
            <w:pPr>
              <w:pStyle w:val="TableRow"/>
            </w:pPr>
            <w:r>
              <w:t>Answered</w:t>
            </w:r>
          </w:p>
        </w:tc>
        <w:tc>
          <w:tcPr>
            <w:tcW w:w="4536" w:type="dxa"/>
            <w:tcBorders>
              <w:top w:val="nil"/>
              <w:left w:val="single" w:sz="6" w:space="0" w:color="auto"/>
              <w:bottom w:val="nil"/>
              <w:right w:val="single" w:sz="6" w:space="0" w:color="auto"/>
            </w:tcBorders>
            <w:shd w:val="clear" w:color="auto" w:fill="auto"/>
          </w:tcPr>
          <w:p w14:paraId="3B972D12" w14:textId="77777777" w:rsidR="00AF60D7" w:rsidRDefault="00AF60D7">
            <w:pPr>
              <w:pStyle w:val="TableRow"/>
            </w:pPr>
            <w:r>
              <w:t>Flag indicating that the enquiry has been answered (1) or not (0).</w:t>
            </w:r>
          </w:p>
        </w:tc>
        <w:tc>
          <w:tcPr>
            <w:tcW w:w="1500" w:type="dxa"/>
            <w:tcBorders>
              <w:top w:val="nil"/>
              <w:left w:val="single" w:sz="6" w:space="0" w:color="auto"/>
              <w:bottom w:val="nil"/>
              <w:right w:val="single" w:sz="6" w:space="0" w:color="auto"/>
            </w:tcBorders>
            <w:shd w:val="clear" w:color="auto" w:fill="auto"/>
          </w:tcPr>
          <w:p w14:paraId="31A8D6C5"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5440521" w14:textId="77777777" w:rsidR="00AF60D7" w:rsidRDefault="00AF60D7">
            <w:pPr>
              <w:pStyle w:val="TableRow"/>
            </w:pPr>
          </w:p>
        </w:tc>
      </w:tr>
      <w:tr w:rsidR="00AF60D7" w14:paraId="1823355C" w14:textId="77777777">
        <w:tc>
          <w:tcPr>
            <w:tcW w:w="2802" w:type="dxa"/>
            <w:tcBorders>
              <w:top w:val="nil"/>
              <w:left w:val="single" w:sz="6" w:space="0" w:color="auto"/>
              <w:bottom w:val="nil"/>
              <w:right w:val="single" w:sz="6" w:space="0" w:color="auto"/>
            </w:tcBorders>
            <w:shd w:val="clear" w:color="auto" w:fill="auto"/>
          </w:tcPr>
          <w:p w14:paraId="597F66F4" w14:textId="77777777" w:rsidR="00AF60D7" w:rsidRDefault="00AF60D7">
            <w:pPr>
              <w:pStyle w:val="TableRow"/>
            </w:pPr>
            <w:r>
              <w:t>Answered_Vague_Date_Start</w:t>
            </w:r>
          </w:p>
        </w:tc>
        <w:tc>
          <w:tcPr>
            <w:tcW w:w="4536" w:type="dxa"/>
            <w:tcBorders>
              <w:top w:val="nil"/>
              <w:left w:val="single" w:sz="6" w:space="0" w:color="auto"/>
              <w:bottom w:val="nil"/>
              <w:right w:val="single" w:sz="6" w:space="0" w:color="auto"/>
            </w:tcBorders>
            <w:shd w:val="clear" w:color="auto" w:fill="auto"/>
          </w:tcPr>
          <w:p w14:paraId="079D8CF0" w14:textId="77777777" w:rsidR="00AF60D7" w:rsidRDefault="00AF60D7">
            <w:pPr>
              <w:pStyle w:val="TableRow"/>
            </w:pPr>
            <w:r>
              <w:t xml:space="preserve">Vague date start field for the date the enquiry was answered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234950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646E099" w14:textId="77777777" w:rsidR="00AF60D7" w:rsidRDefault="00AF60D7">
            <w:pPr>
              <w:pStyle w:val="TableRow"/>
            </w:pPr>
          </w:p>
        </w:tc>
      </w:tr>
      <w:tr w:rsidR="00AF60D7" w14:paraId="5F3037F4" w14:textId="77777777">
        <w:tc>
          <w:tcPr>
            <w:tcW w:w="2802" w:type="dxa"/>
            <w:tcBorders>
              <w:top w:val="nil"/>
              <w:left w:val="single" w:sz="6" w:space="0" w:color="auto"/>
              <w:bottom w:val="nil"/>
              <w:right w:val="single" w:sz="6" w:space="0" w:color="auto"/>
            </w:tcBorders>
            <w:shd w:val="clear" w:color="auto" w:fill="auto"/>
          </w:tcPr>
          <w:p w14:paraId="19C2D3EE" w14:textId="77777777" w:rsidR="00AF60D7" w:rsidRDefault="00AF60D7">
            <w:pPr>
              <w:pStyle w:val="TableRow"/>
            </w:pPr>
            <w:r>
              <w:t>Answered_Vague_Date_End</w:t>
            </w:r>
          </w:p>
        </w:tc>
        <w:tc>
          <w:tcPr>
            <w:tcW w:w="4536" w:type="dxa"/>
            <w:tcBorders>
              <w:top w:val="nil"/>
              <w:left w:val="single" w:sz="6" w:space="0" w:color="auto"/>
              <w:bottom w:val="nil"/>
              <w:right w:val="single" w:sz="6" w:space="0" w:color="auto"/>
            </w:tcBorders>
            <w:shd w:val="clear" w:color="auto" w:fill="auto"/>
          </w:tcPr>
          <w:p w14:paraId="62490C34" w14:textId="77777777" w:rsidR="00AF60D7" w:rsidRDefault="00AF60D7">
            <w:pPr>
              <w:pStyle w:val="TableRow"/>
            </w:pPr>
            <w:r>
              <w:t xml:space="preserve">Vague date end field for the date the enquiry was answered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27661051"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18CBCB5" w14:textId="77777777" w:rsidR="00AF60D7" w:rsidRDefault="00AF60D7">
            <w:pPr>
              <w:pStyle w:val="TableRow"/>
            </w:pPr>
          </w:p>
        </w:tc>
      </w:tr>
      <w:tr w:rsidR="00AF60D7" w14:paraId="5CC471C0" w14:textId="77777777">
        <w:tc>
          <w:tcPr>
            <w:tcW w:w="2802" w:type="dxa"/>
            <w:tcBorders>
              <w:top w:val="nil"/>
              <w:left w:val="single" w:sz="6" w:space="0" w:color="auto"/>
              <w:bottom w:val="nil"/>
              <w:right w:val="single" w:sz="6" w:space="0" w:color="auto"/>
            </w:tcBorders>
            <w:shd w:val="clear" w:color="auto" w:fill="auto"/>
          </w:tcPr>
          <w:p w14:paraId="57DF816D" w14:textId="77777777" w:rsidR="00AF60D7" w:rsidRDefault="00AF60D7">
            <w:pPr>
              <w:pStyle w:val="TableRow"/>
            </w:pPr>
            <w:r>
              <w:t>Answered_Vague_Date_Type</w:t>
            </w:r>
          </w:p>
        </w:tc>
        <w:tc>
          <w:tcPr>
            <w:tcW w:w="4536" w:type="dxa"/>
            <w:tcBorders>
              <w:top w:val="nil"/>
              <w:left w:val="single" w:sz="6" w:space="0" w:color="auto"/>
              <w:bottom w:val="nil"/>
              <w:right w:val="single" w:sz="6" w:space="0" w:color="auto"/>
            </w:tcBorders>
            <w:shd w:val="clear" w:color="auto" w:fill="auto"/>
          </w:tcPr>
          <w:p w14:paraId="3475211E" w14:textId="77777777" w:rsidR="00AF60D7" w:rsidRDefault="00AF60D7">
            <w:pPr>
              <w:pStyle w:val="TableRow"/>
            </w:pPr>
            <w:r>
              <w:t>Vague date type field for the date the enquiry was answered.</w:t>
            </w:r>
          </w:p>
        </w:tc>
        <w:tc>
          <w:tcPr>
            <w:tcW w:w="1500" w:type="dxa"/>
            <w:tcBorders>
              <w:top w:val="nil"/>
              <w:left w:val="single" w:sz="6" w:space="0" w:color="auto"/>
              <w:bottom w:val="nil"/>
              <w:right w:val="single" w:sz="6" w:space="0" w:color="auto"/>
            </w:tcBorders>
            <w:shd w:val="clear" w:color="auto" w:fill="auto"/>
          </w:tcPr>
          <w:p w14:paraId="0C8452AB"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B642AA2" w14:textId="77777777" w:rsidR="00AF60D7" w:rsidRDefault="00AF60D7">
            <w:pPr>
              <w:pStyle w:val="TableRow"/>
            </w:pPr>
            <w:r>
              <w:t>2</w:t>
            </w:r>
          </w:p>
        </w:tc>
      </w:tr>
      <w:tr w:rsidR="00AF60D7" w14:paraId="31CAAAD8" w14:textId="77777777">
        <w:tc>
          <w:tcPr>
            <w:tcW w:w="2802" w:type="dxa"/>
            <w:tcBorders>
              <w:top w:val="nil"/>
              <w:left w:val="single" w:sz="6" w:space="0" w:color="auto"/>
              <w:bottom w:val="nil"/>
              <w:right w:val="single" w:sz="6" w:space="0" w:color="auto"/>
            </w:tcBorders>
            <w:shd w:val="clear" w:color="auto" w:fill="auto"/>
          </w:tcPr>
          <w:p w14:paraId="774CB7FA" w14:textId="77777777" w:rsidR="00AF60D7" w:rsidRDefault="00AF60D7">
            <w:pPr>
              <w:pStyle w:val="TableRow"/>
            </w:pPr>
            <w:r>
              <w:t>Response</w:t>
            </w:r>
          </w:p>
        </w:tc>
        <w:tc>
          <w:tcPr>
            <w:tcW w:w="4536" w:type="dxa"/>
            <w:tcBorders>
              <w:top w:val="nil"/>
              <w:left w:val="single" w:sz="6" w:space="0" w:color="auto"/>
              <w:bottom w:val="nil"/>
              <w:right w:val="single" w:sz="6" w:space="0" w:color="auto"/>
            </w:tcBorders>
            <w:shd w:val="clear" w:color="auto" w:fill="auto"/>
          </w:tcPr>
          <w:p w14:paraId="553ADADE" w14:textId="77777777" w:rsidR="00AF60D7" w:rsidRDefault="00AF60D7">
            <w:pPr>
              <w:pStyle w:val="TableRow"/>
            </w:pPr>
            <w:r>
              <w:t>Free text response given.</w:t>
            </w:r>
          </w:p>
        </w:tc>
        <w:tc>
          <w:tcPr>
            <w:tcW w:w="1500" w:type="dxa"/>
            <w:tcBorders>
              <w:top w:val="nil"/>
              <w:left w:val="single" w:sz="6" w:space="0" w:color="auto"/>
              <w:bottom w:val="nil"/>
              <w:right w:val="single" w:sz="6" w:space="0" w:color="auto"/>
            </w:tcBorders>
            <w:shd w:val="clear" w:color="auto" w:fill="auto"/>
          </w:tcPr>
          <w:p w14:paraId="4DEB69F6"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5B4CF11C" w14:textId="77777777" w:rsidR="00AF60D7" w:rsidRDefault="00AF60D7">
            <w:pPr>
              <w:pStyle w:val="TableRow"/>
            </w:pPr>
          </w:p>
        </w:tc>
      </w:tr>
      <w:tr w:rsidR="00AF60D7" w14:paraId="50660484" w14:textId="77777777">
        <w:tc>
          <w:tcPr>
            <w:tcW w:w="2802" w:type="dxa"/>
            <w:tcBorders>
              <w:top w:val="nil"/>
              <w:left w:val="single" w:sz="6" w:space="0" w:color="auto"/>
              <w:bottom w:val="nil"/>
              <w:right w:val="single" w:sz="6" w:space="0" w:color="auto"/>
            </w:tcBorders>
            <w:shd w:val="clear" w:color="auto" w:fill="auto"/>
          </w:tcPr>
          <w:p w14:paraId="4708FAFB" w14:textId="77777777" w:rsidR="00AF60D7" w:rsidRDefault="00AF60D7">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3E915935"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91820E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DB3A8F7" w14:textId="77777777" w:rsidR="00AF60D7" w:rsidRDefault="00AF60D7">
            <w:pPr>
              <w:pStyle w:val="TableRow"/>
            </w:pPr>
            <w:r>
              <w:t>16</w:t>
            </w:r>
          </w:p>
        </w:tc>
      </w:tr>
      <w:tr w:rsidR="00AF60D7" w14:paraId="650B794F" w14:textId="77777777">
        <w:tc>
          <w:tcPr>
            <w:tcW w:w="2802" w:type="dxa"/>
            <w:tcBorders>
              <w:top w:val="nil"/>
              <w:left w:val="single" w:sz="6" w:space="0" w:color="auto"/>
              <w:bottom w:val="nil"/>
              <w:right w:val="single" w:sz="6" w:space="0" w:color="auto"/>
            </w:tcBorders>
            <w:shd w:val="clear" w:color="auto" w:fill="auto"/>
          </w:tcPr>
          <w:p w14:paraId="74C80E4C"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9D96B5A"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4F82B58"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FA3AC08" w14:textId="77777777" w:rsidR="00AF60D7" w:rsidRDefault="00AF60D7">
            <w:pPr>
              <w:pStyle w:val="TableRow"/>
            </w:pPr>
            <w:r>
              <w:t>16</w:t>
            </w:r>
          </w:p>
        </w:tc>
      </w:tr>
      <w:tr w:rsidR="00AF60D7" w14:paraId="0FFDFB1B" w14:textId="77777777">
        <w:tc>
          <w:tcPr>
            <w:tcW w:w="2802" w:type="dxa"/>
            <w:tcBorders>
              <w:top w:val="nil"/>
              <w:left w:val="single" w:sz="6" w:space="0" w:color="auto"/>
              <w:bottom w:val="nil"/>
              <w:right w:val="single" w:sz="6" w:space="0" w:color="auto"/>
            </w:tcBorders>
            <w:shd w:val="clear" w:color="auto" w:fill="auto"/>
          </w:tcPr>
          <w:p w14:paraId="0439B3B4"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4AFB85D"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5440958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CB67D9E" w14:textId="77777777" w:rsidR="00AF60D7" w:rsidRDefault="00AF60D7">
            <w:pPr>
              <w:pStyle w:val="TableRow"/>
            </w:pPr>
            <w:r>
              <w:t>8</w:t>
            </w:r>
          </w:p>
        </w:tc>
      </w:tr>
      <w:tr w:rsidR="00AF60D7" w14:paraId="70420EE9" w14:textId="77777777">
        <w:tc>
          <w:tcPr>
            <w:tcW w:w="2802" w:type="dxa"/>
            <w:tcBorders>
              <w:top w:val="nil"/>
              <w:left w:val="single" w:sz="6" w:space="0" w:color="auto"/>
              <w:bottom w:val="single" w:sz="6" w:space="0" w:color="auto"/>
              <w:right w:val="single" w:sz="6" w:space="0" w:color="auto"/>
            </w:tcBorders>
            <w:shd w:val="clear" w:color="auto" w:fill="auto"/>
          </w:tcPr>
          <w:p w14:paraId="1D96F315"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2F82FEA"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6530231"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7987F800" w14:textId="77777777" w:rsidR="00AF60D7" w:rsidRDefault="00AF60D7">
            <w:pPr>
              <w:pStyle w:val="TableRow"/>
            </w:pPr>
            <w:r>
              <w:t>8</w:t>
            </w:r>
          </w:p>
        </w:tc>
      </w:tr>
    </w:tbl>
    <w:p w14:paraId="3142E4A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4150C0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E4B873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28EC53B"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A3165A4" w14:textId="77777777" w:rsidR="00AF60D7" w:rsidRDefault="00AF60D7">
            <w:pPr>
              <w:pStyle w:val="TableColumnTitles"/>
              <w:keepNext/>
            </w:pPr>
            <w:r>
              <w:t>Options</w:t>
            </w:r>
          </w:p>
        </w:tc>
      </w:tr>
      <w:tr w:rsidR="00AF60D7" w14:paraId="06077D8B" w14:textId="77777777">
        <w:tc>
          <w:tcPr>
            <w:tcW w:w="2801" w:type="dxa"/>
            <w:tcBorders>
              <w:top w:val="nil"/>
              <w:left w:val="single" w:sz="6" w:space="0" w:color="auto"/>
              <w:bottom w:val="single" w:sz="6" w:space="0" w:color="auto"/>
              <w:right w:val="single" w:sz="6" w:space="0" w:color="auto"/>
            </w:tcBorders>
            <w:shd w:val="clear" w:color="auto" w:fill="auto"/>
          </w:tcPr>
          <w:p w14:paraId="667C803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15016BF"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88589E3" w14:textId="77777777" w:rsidR="00AF60D7" w:rsidRDefault="00AF60D7">
            <w:pPr>
              <w:pStyle w:val="TableRow"/>
            </w:pPr>
          </w:p>
        </w:tc>
      </w:tr>
    </w:tbl>
    <w:p w14:paraId="6867FA3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EF475E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7F5E238" w14:textId="77777777" w:rsidR="00AF60D7" w:rsidRDefault="00AF60D7">
            <w:pPr>
              <w:pStyle w:val="TableTitle"/>
              <w:rPr>
                <w:color w:val="FF0000"/>
              </w:rPr>
            </w:pPr>
            <w:r>
              <w:t>Constraint : FK_Enquiry_Answered_By</w:t>
            </w:r>
          </w:p>
        </w:tc>
      </w:tr>
      <w:tr w:rsidR="00AF60D7" w14:paraId="25ED0D2B" w14:textId="77777777">
        <w:tc>
          <w:tcPr>
            <w:tcW w:w="1548" w:type="dxa"/>
            <w:tcBorders>
              <w:top w:val="nil"/>
              <w:left w:val="single" w:sz="4" w:space="0" w:color="auto"/>
              <w:bottom w:val="single" w:sz="4" w:space="0" w:color="auto"/>
              <w:right w:val="single" w:sz="4" w:space="0" w:color="auto"/>
            </w:tcBorders>
            <w:shd w:val="clear" w:color="auto" w:fill="auto"/>
          </w:tcPr>
          <w:p w14:paraId="735D016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20BB35E" w14:textId="77777777" w:rsidR="00AF60D7" w:rsidRDefault="00AF60D7">
            <w:pPr>
              <w:pStyle w:val="TableRow"/>
            </w:pPr>
            <w:r>
              <w:t>Each enquiry is answered by zero or one individuals.  Each individual answers zero or more enquiries.</w:t>
            </w:r>
          </w:p>
        </w:tc>
      </w:tr>
      <w:tr w:rsidR="00AF60D7" w14:paraId="7387728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21EF34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868B228" w14:textId="77777777" w:rsidR="00AF60D7" w:rsidRDefault="00AF60D7">
            <w:pPr>
              <w:pStyle w:val="CodeSamples"/>
            </w:pPr>
            <w:r>
              <w:t>FK_Enquiry_Answered_By (Answered_By_Name_Key) references Name(Name_Key)</w:t>
            </w:r>
          </w:p>
        </w:tc>
      </w:tr>
    </w:tbl>
    <w:p w14:paraId="2E42C37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616C48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251C59C" w14:textId="77777777" w:rsidR="00AF60D7" w:rsidRDefault="00AF60D7">
            <w:pPr>
              <w:pStyle w:val="TableTitle"/>
              <w:rPr>
                <w:color w:val="FF0000"/>
              </w:rPr>
            </w:pPr>
            <w:r>
              <w:t>Constraint : FK_Enquiry_Method</w:t>
            </w:r>
          </w:p>
        </w:tc>
      </w:tr>
      <w:tr w:rsidR="00AF60D7" w14:paraId="11DD6A4E" w14:textId="77777777">
        <w:tc>
          <w:tcPr>
            <w:tcW w:w="1548" w:type="dxa"/>
            <w:tcBorders>
              <w:top w:val="nil"/>
              <w:left w:val="single" w:sz="4" w:space="0" w:color="auto"/>
              <w:bottom w:val="single" w:sz="4" w:space="0" w:color="auto"/>
              <w:right w:val="single" w:sz="4" w:space="0" w:color="auto"/>
            </w:tcBorders>
            <w:shd w:val="clear" w:color="auto" w:fill="auto"/>
          </w:tcPr>
          <w:p w14:paraId="527EDE4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82295E5" w14:textId="77777777" w:rsidR="00AF60D7" w:rsidRDefault="00AF60D7">
            <w:pPr>
              <w:pStyle w:val="TableRow"/>
            </w:pPr>
            <w:r>
              <w:t>Each enquiry is made using one method.  Each method applies to zero or more enquiries.</w:t>
            </w:r>
          </w:p>
        </w:tc>
      </w:tr>
      <w:tr w:rsidR="00AF60D7" w14:paraId="51EC89C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643EC5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6CE42FC" w14:textId="77777777" w:rsidR="00AF60D7" w:rsidRDefault="00AF60D7">
            <w:pPr>
              <w:pStyle w:val="CodeSamples"/>
            </w:pPr>
            <w:r>
              <w:t>FK_Enquiry_Method (Enquiry_Method_Concept_Key) references Concept(Concept_Key)</w:t>
            </w:r>
          </w:p>
        </w:tc>
      </w:tr>
    </w:tbl>
    <w:p w14:paraId="7A6D5A2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86983B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0293881" w14:textId="77777777" w:rsidR="00AF60D7" w:rsidRDefault="00AF60D7">
            <w:pPr>
              <w:pStyle w:val="TableTitle"/>
              <w:rPr>
                <w:color w:val="FF0000"/>
              </w:rPr>
            </w:pPr>
            <w:r>
              <w:t>Constraint : FK_Enquiry_Type</w:t>
            </w:r>
          </w:p>
        </w:tc>
      </w:tr>
      <w:tr w:rsidR="00AF60D7" w14:paraId="73E8F501" w14:textId="77777777">
        <w:tc>
          <w:tcPr>
            <w:tcW w:w="1548" w:type="dxa"/>
            <w:tcBorders>
              <w:top w:val="nil"/>
              <w:left w:val="single" w:sz="4" w:space="0" w:color="auto"/>
              <w:bottom w:val="single" w:sz="4" w:space="0" w:color="auto"/>
              <w:right w:val="single" w:sz="4" w:space="0" w:color="auto"/>
            </w:tcBorders>
            <w:shd w:val="clear" w:color="auto" w:fill="auto"/>
          </w:tcPr>
          <w:p w14:paraId="62EE7E3C"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26DA893" w14:textId="77777777" w:rsidR="00AF60D7" w:rsidRDefault="00AF60D7">
            <w:pPr>
              <w:pStyle w:val="TableRow"/>
            </w:pPr>
            <w:r>
              <w:t>Each enquiry is of one type.  Each type applies to zero or more Enquiries.</w:t>
            </w:r>
          </w:p>
        </w:tc>
      </w:tr>
      <w:tr w:rsidR="00AF60D7" w14:paraId="3BDC498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B0C0CE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8576577" w14:textId="77777777" w:rsidR="00AF60D7" w:rsidRDefault="00AF60D7">
            <w:pPr>
              <w:pStyle w:val="CodeSamples"/>
            </w:pPr>
            <w:r>
              <w:t>FK_Enquiry_Type (Enquiry_Type_Concept_Key) references Concept(Concept_Key)</w:t>
            </w:r>
          </w:p>
        </w:tc>
      </w:tr>
    </w:tbl>
    <w:p w14:paraId="0CFD2B2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2A4DEE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76CC3EA" w14:textId="77777777" w:rsidR="00AF60D7" w:rsidRDefault="00AF60D7">
            <w:pPr>
              <w:pStyle w:val="TableTitle"/>
              <w:rPr>
                <w:color w:val="FF0000"/>
              </w:rPr>
            </w:pPr>
            <w:r>
              <w:t>Constraint : FK_Enquiry_Enquirer</w:t>
            </w:r>
          </w:p>
        </w:tc>
      </w:tr>
      <w:tr w:rsidR="00AF60D7" w14:paraId="1C5B1B84" w14:textId="77777777">
        <w:tc>
          <w:tcPr>
            <w:tcW w:w="1548" w:type="dxa"/>
            <w:tcBorders>
              <w:top w:val="nil"/>
              <w:left w:val="single" w:sz="4" w:space="0" w:color="auto"/>
              <w:bottom w:val="single" w:sz="4" w:space="0" w:color="auto"/>
              <w:right w:val="single" w:sz="4" w:space="0" w:color="auto"/>
            </w:tcBorders>
            <w:shd w:val="clear" w:color="auto" w:fill="auto"/>
          </w:tcPr>
          <w:p w14:paraId="1A08C15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CED72D4" w14:textId="77777777" w:rsidR="00AF60D7" w:rsidRDefault="00AF60D7">
            <w:pPr>
              <w:pStyle w:val="TableRow"/>
            </w:pPr>
            <w:r>
              <w:t>Each Enquiry is made by one Individual.  Each Individual makes zero or more Enquries.</w:t>
            </w:r>
          </w:p>
        </w:tc>
      </w:tr>
      <w:tr w:rsidR="00AF60D7" w14:paraId="489A828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E3B4B07" w14:textId="77777777" w:rsidR="00AF60D7" w:rsidRDefault="00AF60D7">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3BA2E98" w14:textId="77777777" w:rsidR="00AF60D7" w:rsidRDefault="00AF60D7">
            <w:pPr>
              <w:pStyle w:val="CodeSamples"/>
            </w:pPr>
            <w:r>
              <w:t>FK_Enquiry_Enquirer (Enquirer_Name_Key) references Individual(Name_Key)</w:t>
            </w:r>
          </w:p>
        </w:tc>
      </w:tr>
    </w:tbl>
    <w:p w14:paraId="6A8DE12F" w14:textId="77777777" w:rsidR="00AF60D7" w:rsidRDefault="00AF60D7" w:rsidP="00AF60D7">
      <w:pPr>
        <w:pStyle w:val="NormalIndent"/>
      </w:pPr>
    </w:p>
    <w:p w14:paraId="6004C31B" w14:textId="77777777" w:rsidR="00AF60D7" w:rsidRDefault="00AF60D7" w:rsidP="00840903">
      <w:pPr>
        <w:pStyle w:val="Heading4"/>
      </w:pPr>
      <w:bookmarkStart w:id="813" w:name="_Toc292879069"/>
      <w:r>
        <w:t>Enquiry_Concept</w:t>
      </w:r>
      <w:bookmarkEnd w:id="813"/>
    </w:p>
    <w:p w14:paraId="31BDC664" w14:textId="77777777" w:rsidR="00AF60D7" w:rsidRDefault="00AF60D7" w:rsidP="00AF60D7">
      <w:pPr>
        <w:pStyle w:val="NormalIndent"/>
      </w:pPr>
      <w:r>
        <w:t>Identifies a concept (and associated term) that is linked to an enquiry.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3553C5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870AD2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5AFFEF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BD6553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88F7A57" w14:textId="77777777" w:rsidR="00AF60D7" w:rsidRDefault="00AF60D7">
            <w:pPr>
              <w:pStyle w:val="TableColumnTitles"/>
              <w:keepNext/>
            </w:pPr>
            <w:r>
              <w:t>Size</w:t>
            </w:r>
          </w:p>
        </w:tc>
      </w:tr>
      <w:tr w:rsidR="00AF60D7" w14:paraId="30BA3303" w14:textId="77777777">
        <w:tc>
          <w:tcPr>
            <w:tcW w:w="2802" w:type="dxa"/>
            <w:tcBorders>
              <w:top w:val="nil"/>
              <w:left w:val="single" w:sz="6" w:space="0" w:color="auto"/>
              <w:bottom w:val="nil"/>
              <w:right w:val="single" w:sz="6" w:space="0" w:color="auto"/>
            </w:tcBorders>
            <w:shd w:val="clear" w:color="auto" w:fill="auto"/>
          </w:tcPr>
          <w:p w14:paraId="57F89C30" w14:textId="77777777" w:rsidR="00AF60D7" w:rsidRDefault="00AF60D7">
            <w:pPr>
              <w:pStyle w:val="TableRow"/>
              <w:rPr>
                <w:u w:val="single"/>
              </w:rPr>
            </w:pPr>
            <w:r>
              <w:rPr>
                <w:u w:val="single"/>
              </w:rPr>
              <w:t>Enquiry_Concept_Key</w:t>
            </w:r>
          </w:p>
        </w:tc>
        <w:tc>
          <w:tcPr>
            <w:tcW w:w="4536" w:type="dxa"/>
            <w:tcBorders>
              <w:top w:val="nil"/>
              <w:left w:val="single" w:sz="6" w:space="0" w:color="auto"/>
              <w:bottom w:val="nil"/>
              <w:right w:val="single" w:sz="6" w:space="0" w:color="auto"/>
            </w:tcBorders>
            <w:shd w:val="clear" w:color="auto" w:fill="auto"/>
          </w:tcPr>
          <w:p w14:paraId="778CBB52" w14:textId="77777777" w:rsidR="00AF60D7" w:rsidRDefault="00AF60D7">
            <w:pPr>
              <w:pStyle w:val="TableRow"/>
            </w:pPr>
            <w:r>
              <w:t>Unique identifier for the Enquiry_Concept table</w:t>
            </w:r>
          </w:p>
        </w:tc>
        <w:tc>
          <w:tcPr>
            <w:tcW w:w="1500" w:type="dxa"/>
            <w:tcBorders>
              <w:top w:val="nil"/>
              <w:left w:val="single" w:sz="6" w:space="0" w:color="auto"/>
              <w:bottom w:val="nil"/>
              <w:right w:val="single" w:sz="6" w:space="0" w:color="auto"/>
            </w:tcBorders>
            <w:shd w:val="clear" w:color="auto" w:fill="auto"/>
          </w:tcPr>
          <w:p w14:paraId="6CFB297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A7334B6" w14:textId="77777777" w:rsidR="00AF60D7" w:rsidRDefault="00AF60D7">
            <w:pPr>
              <w:pStyle w:val="TableRow"/>
            </w:pPr>
            <w:r>
              <w:t>16</w:t>
            </w:r>
          </w:p>
        </w:tc>
      </w:tr>
      <w:tr w:rsidR="00AF60D7" w14:paraId="78095737" w14:textId="77777777">
        <w:tc>
          <w:tcPr>
            <w:tcW w:w="2802" w:type="dxa"/>
            <w:tcBorders>
              <w:top w:val="nil"/>
              <w:left w:val="single" w:sz="6" w:space="0" w:color="auto"/>
              <w:bottom w:val="nil"/>
              <w:right w:val="single" w:sz="6" w:space="0" w:color="auto"/>
            </w:tcBorders>
            <w:shd w:val="clear" w:color="auto" w:fill="auto"/>
          </w:tcPr>
          <w:p w14:paraId="7243CE88" w14:textId="77777777" w:rsidR="00AF60D7" w:rsidRDefault="00AF60D7">
            <w:pPr>
              <w:pStyle w:val="TableRow"/>
            </w:pPr>
            <w:r>
              <w:t>Enquiry_Key</w:t>
            </w:r>
          </w:p>
        </w:tc>
        <w:tc>
          <w:tcPr>
            <w:tcW w:w="4536" w:type="dxa"/>
            <w:tcBorders>
              <w:top w:val="nil"/>
              <w:left w:val="single" w:sz="6" w:space="0" w:color="auto"/>
              <w:bottom w:val="nil"/>
              <w:right w:val="single" w:sz="6" w:space="0" w:color="auto"/>
            </w:tcBorders>
            <w:shd w:val="clear" w:color="auto" w:fill="auto"/>
          </w:tcPr>
          <w:p w14:paraId="2E572C72" w14:textId="77777777" w:rsidR="00AF60D7" w:rsidRDefault="00AF60D7">
            <w:pPr>
              <w:pStyle w:val="TableRow"/>
            </w:pPr>
            <w:r>
              <w:t>Identifies the enquiry linked to the concept.</w:t>
            </w:r>
          </w:p>
        </w:tc>
        <w:tc>
          <w:tcPr>
            <w:tcW w:w="1500" w:type="dxa"/>
            <w:tcBorders>
              <w:top w:val="nil"/>
              <w:left w:val="single" w:sz="6" w:space="0" w:color="auto"/>
              <w:bottom w:val="nil"/>
              <w:right w:val="single" w:sz="6" w:space="0" w:color="auto"/>
            </w:tcBorders>
            <w:shd w:val="clear" w:color="auto" w:fill="auto"/>
          </w:tcPr>
          <w:p w14:paraId="6150E0C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6CB8063" w14:textId="77777777" w:rsidR="00AF60D7" w:rsidRDefault="00AF60D7">
            <w:pPr>
              <w:pStyle w:val="TableRow"/>
            </w:pPr>
            <w:r>
              <w:t>16</w:t>
            </w:r>
          </w:p>
        </w:tc>
      </w:tr>
      <w:tr w:rsidR="00AF60D7" w14:paraId="55071F13" w14:textId="77777777">
        <w:tc>
          <w:tcPr>
            <w:tcW w:w="2802" w:type="dxa"/>
            <w:tcBorders>
              <w:top w:val="nil"/>
              <w:left w:val="single" w:sz="6" w:space="0" w:color="auto"/>
              <w:bottom w:val="nil"/>
              <w:right w:val="single" w:sz="6" w:space="0" w:color="auto"/>
            </w:tcBorders>
            <w:shd w:val="clear" w:color="auto" w:fill="auto"/>
          </w:tcPr>
          <w:p w14:paraId="1963BF8F" w14:textId="77777777" w:rsidR="00AF60D7" w:rsidRDefault="00AF60D7">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22B89E0D" w14:textId="77777777" w:rsidR="00AF60D7" w:rsidRDefault="00AF60D7">
            <w:pPr>
              <w:pStyle w:val="TableRow"/>
            </w:pPr>
            <w:r>
              <w:t>Identifies the concept linked to the enquiry.</w:t>
            </w:r>
          </w:p>
        </w:tc>
        <w:tc>
          <w:tcPr>
            <w:tcW w:w="1500" w:type="dxa"/>
            <w:tcBorders>
              <w:top w:val="nil"/>
              <w:left w:val="single" w:sz="6" w:space="0" w:color="auto"/>
              <w:bottom w:val="nil"/>
              <w:right w:val="single" w:sz="6" w:space="0" w:color="auto"/>
            </w:tcBorders>
            <w:shd w:val="clear" w:color="auto" w:fill="auto"/>
          </w:tcPr>
          <w:p w14:paraId="1F942F0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2DD7611" w14:textId="77777777" w:rsidR="00AF60D7" w:rsidRDefault="00AF60D7">
            <w:pPr>
              <w:pStyle w:val="TableRow"/>
            </w:pPr>
            <w:r>
              <w:t>16</w:t>
            </w:r>
          </w:p>
        </w:tc>
      </w:tr>
      <w:tr w:rsidR="00AF60D7" w14:paraId="3CD4E3B4" w14:textId="77777777">
        <w:tc>
          <w:tcPr>
            <w:tcW w:w="2802" w:type="dxa"/>
            <w:tcBorders>
              <w:top w:val="nil"/>
              <w:left w:val="single" w:sz="6" w:space="0" w:color="auto"/>
              <w:bottom w:val="nil"/>
              <w:right w:val="single" w:sz="6" w:space="0" w:color="auto"/>
            </w:tcBorders>
            <w:shd w:val="clear" w:color="auto" w:fill="auto"/>
          </w:tcPr>
          <w:p w14:paraId="0D3FFEE3"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B21FBE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1CA3BB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661B120" w14:textId="77777777" w:rsidR="00AF60D7" w:rsidRDefault="00AF60D7">
            <w:pPr>
              <w:pStyle w:val="TableRow"/>
            </w:pPr>
            <w:r>
              <w:t>16</w:t>
            </w:r>
          </w:p>
        </w:tc>
      </w:tr>
      <w:tr w:rsidR="00AF60D7" w14:paraId="5DC0549A" w14:textId="77777777">
        <w:tc>
          <w:tcPr>
            <w:tcW w:w="2802" w:type="dxa"/>
            <w:tcBorders>
              <w:top w:val="nil"/>
              <w:left w:val="single" w:sz="6" w:space="0" w:color="auto"/>
              <w:bottom w:val="single" w:sz="6" w:space="0" w:color="auto"/>
              <w:right w:val="single" w:sz="6" w:space="0" w:color="auto"/>
            </w:tcBorders>
            <w:shd w:val="clear" w:color="auto" w:fill="auto"/>
          </w:tcPr>
          <w:p w14:paraId="4E304A6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DA24AD9"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61E37FB"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0566729" w14:textId="77777777" w:rsidR="00AF60D7" w:rsidRDefault="00AF60D7">
            <w:pPr>
              <w:pStyle w:val="TableRow"/>
            </w:pPr>
            <w:r>
              <w:t>8</w:t>
            </w:r>
          </w:p>
        </w:tc>
      </w:tr>
    </w:tbl>
    <w:p w14:paraId="367A877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F46346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5AAB852"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16DD317"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D48071F" w14:textId="77777777" w:rsidR="00AF60D7" w:rsidRDefault="00AF60D7">
            <w:pPr>
              <w:pStyle w:val="TableColumnTitles"/>
              <w:keepNext/>
            </w:pPr>
            <w:r>
              <w:t>Options</w:t>
            </w:r>
          </w:p>
        </w:tc>
      </w:tr>
      <w:tr w:rsidR="00AF60D7" w14:paraId="67CE5768" w14:textId="77777777">
        <w:tc>
          <w:tcPr>
            <w:tcW w:w="2801" w:type="dxa"/>
            <w:tcBorders>
              <w:top w:val="nil"/>
              <w:left w:val="single" w:sz="6" w:space="0" w:color="auto"/>
              <w:bottom w:val="nil"/>
              <w:right w:val="single" w:sz="6" w:space="0" w:color="auto"/>
            </w:tcBorders>
            <w:shd w:val="clear" w:color="auto" w:fill="auto"/>
          </w:tcPr>
          <w:p w14:paraId="5356700C" w14:textId="77777777" w:rsidR="00AF60D7" w:rsidRDefault="00AF60D7">
            <w:pPr>
              <w:pStyle w:val="TableRow"/>
            </w:pPr>
            <w:r>
              <w:t>IX_Concept_Key</w:t>
            </w:r>
          </w:p>
        </w:tc>
        <w:tc>
          <w:tcPr>
            <w:tcW w:w="3543" w:type="dxa"/>
            <w:tcBorders>
              <w:top w:val="nil"/>
              <w:left w:val="single" w:sz="6" w:space="0" w:color="auto"/>
              <w:bottom w:val="nil"/>
              <w:right w:val="single" w:sz="6" w:space="0" w:color="auto"/>
            </w:tcBorders>
            <w:shd w:val="clear" w:color="auto" w:fill="auto"/>
          </w:tcPr>
          <w:p w14:paraId="36156183" w14:textId="77777777" w:rsidR="00AF60D7" w:rsidRDefault="00AF60D7">
            <w:pPr>
              <w:pStyle w:val="TableRow"/>
            </w:pPr>
            <w:r>
              <w:t>Concept_Key</w:t>
            </w:r>
          </w:p>
        </w:tc>
        <w:tc>
          <w:tcPr>
            <w:tcW w:w="3624" w:type="dxa"/>
            <w:tcBorders>
              <w:top w:val="nil"/>
              <w:left w:val="single" w:sz="6" w:space="0" w:color="auto"/>
              <w:bottom w:val="nil"/>
              <w:right w:val="single" w:sz="6" w:space="0" w:color="auto"/>
            </w:tcBorders>
            <w:shd w:val="clear" w:color="auto" w:fill="auto"/>
          </w:tcPr>
          <w:p w14:paraId="6D4AC0AB" w14:textId="77777777" w:rsidR="00AF60D7" w:rsidRDefault="00AF60D7">
            <w:pPr>
              <w:pStyle w:val="TableRow"/>
            </w:pPr>
            <w:r>
              <w:t>nonclustered located on PRIMARY</w:t>
            </w:r>
          </w:p>
        </w:tc>
      </w:tr>
      <w:tr w:rsidR="00AF60D7" w14:paraId="4FB3FA5D" w14:textId="77777777">
        <w:tc>
          <w:tcPr>
            <w:tcW w:w="2801" w:type="dxa"/>
            <w:tcBorders>
              <w:top w:val="nil"/>
              <w:left w:val="single" w:sz="6" w:space="0" w:color="auto"/>
              <w:bottom w:val="nil"/>
              <w:right w:val="single" w:sz="6" w:space="0" w:color="auto"/>
            </w:tcBorders>
            <w:shd w:val="clear" w:color="auto" w:fill="auto"/>
          </w:tcPr>
          <w:p w14:paraId="71FC1136" w14:textId="77777777" w:rsidR="00AF60D7" w:rsidRDefault="00AF60D7">
            <w:pPr>
              <w:pStyle w:val="TableRow"/>
            </w:pPr>
            <w:r>
              <w:t>IX_Enquiry_Concept_Unique</w:t>
            </w:r>
          </w:p>
        </w:tc>
        <w:tc>
          <w:tcPr>
            <w:tcW w:w="3543" w:type="dxa"/>
            <w:tcBorders>
              <w:top w:val="nil"/>
              <w:left w:val="single" w:sz="6" w:space="0" w:color="auto"/>
              <w:bottom w:val="nil"/>
              <w:right w:val="single" w:sz="6" w:space="0" w:color="auto"/>
            </w:tcBorders>
            <w:shd w:val="clear" w:color="auto" w:fill="auto"/>
          </w:tcPr>
          <w:p w14:paraId="6E2D3C0D" w14:textId="77777777" w:rsidR="00AF60D7" w:rsidRDefault="00AF60D7">
            <w:pPr>
              <w:pStyle w:val="TableRow"/>
            </w:pPr>
            <w:r>
              <w:t>Enquiry_Key, Concept_Key</w:t>
            </w:r>
          </w:p>
        </w:tc>
        <w:tc>
          <w:tcPr>
            <w:tcW w:w="3624" w:type="dxa"/>
            <w:tcBorders>
              <w:top w:val="nil"/>
              <w:left w:val="single" w:sz="6" w:space="0" w:color="auto"/>
              <w:bottom w:val="nil"/>
              <w:right w:val="single" w:sz="6" w:space="0" w:color="auto"/>
            </w:tcBorders>
            <w:shd w:val="clear" w:color="auto" w:fill="auto"/>
          </w:tcPr>
          <w:p w14:paraId="5865AD3E" w14:textId="77777777" w:rsidR="00AF60D7" w:rsidRDefault="00AF60D7">
            <w:pPr>
              <w:pStyle w:val="TableRow"/>
            </w:pPr>
            <w:r>
              <w:t>nonclustered, unique, unique key located on PRIMARY</w:t>
            </w:r>
          </w:p>
        </w:tc>
      </w:tr>
      <w:tr w:rsidR="00AF60D7" w14:paraId="2634EBDE" w14:textId="77777777">
        <w:tc>
          <w:tcPr>
            <w:tcW w:w="2801" w:type="dxa"/>
            <w:tcBorders>
              <w:top w:val="nil"/>
              <w:left w:val="single" w:sz="6" w:space="0" w:color="auto"/>
              <w:bottom w:val="single" w:sz="6" w:space="0" w:color="auto"/>
              <w:right w:val="single" w:sz="6" w:space="0" w:color="auto"/>
            </w:tcBorders>
            <w:shd w:val="clear" w:color="auto" w:fill="auto"/>
          </w:tcPr>
          <w:p w14:paraId="4698AFA1" w14:textId="77777777" w:rsidR="00AF60D7" w:rsidRDefault="00AF60D7">
            <w:pPr>
              <w:pStyle w:val="TableRow"/>
            </w:pPr>
            <w:r>
              <w:t>IX_Enquiry_Key</w:t>
            </w:r>
          </w:p>
        </w:tc>
        <w:tc>
          <w:tcPr>
            <w:tcW w:w="3543" w:type="dxa"/>
            <w:tcBorders>
              <w:top w:val="nil"/>
              <w:left w:val="single" w:sz="6" w:space="0" w:color="auto"/>
              <w:bottom w:val="single" w:sz="6" w:space="0" w:color="auto"/>
              <w:right w:val="single" w:sz="6" w:space="0" w:color="auto"/>
            </w:tcBorders>
            <w:shd w:val="clear" w:color="auto" w:fill="auto"/>
          </w:tcPr>
          <w:p w14:paraId="6A969844" w14:textId="77777777" w:rsidR="00AF60D7" w:rsidRDefault="00AF60D7">
            <w:pPr>
              <w:pStyle w:val="TableRow"/>
            </w:pPr>
            <w:r>
              <w:t>Enquiry_Key</w:t>
            </w:r>
          </w:p>
        </w:tc>
        <w:tc>
          <w:tcPr>
            <w:tcW w:w="3624" w:type="dxa"/>
            <w:tcBorders>
              <w:top w:val="nil"/>
              <w:left w:val="single" w:sz="6" w:space="0" w:color="auto"/>
              <w:bottom w:val="single" w:sz="6" w:space="0" w:color="auto"/>
              <w:right w:val="single" w:sz="6" w:space="0" w:color="auto"/>
            </w:tcBorders>
            <w:shd w:val="clear" w:color="auto" w:fill="auto"/>
          </w:tcPr>
          <w:p w14:paraId="2E5C4E4F" w14:textId="77777777" w:rsidR="00AF60D7" w:rsidRDefault="00AF60D7">
            <w:pPr>
              <w:pStyle w:val="TableRow"/>
            </w:pPr>
            <w:r>
              <w:t>nonclustered located on PRIMARY</w:t>
            </w:r>
          </w:p>
        </w:tc>
      </w:tr>
    </w:tbl>
    <w:p w14:paraId="57495BD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8708FA" w14:paraId="47F0A41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4555026" w14:textId="77777777" w:rsidR="00AF60D7" w:rsidRDefault="00AF60D7">
            <w:pPr>
              <w:pStyle w:val="TableTitle"/>
              <w:rPr>
                <w:color w:val="FF0000"/>
                <w:lang w:val="fr-FR"/>
              </w:rPr>
            </w:pPr>
            <w:r>
              <w:rPr>
                <w:lang w:val="fr-FR"/>
              </w:rPr>
              <w:t>Constraint : FK_Enquiry_Concept_Concept</w:t>
            </w:r>
          </w:p>
        </w:tc>
      </w:tr>
      <w:tr w:rsidR="00AF60D7" w14:paraId="312794E3" w14:textId="77777777">
        <w:tc>
          <w:tcPr>
            <w:tcW w:w="1548" w:type="dxa"/>
            <w:tcBorders>
              <w:top w:val="nil"/>
              <w:left w:val="single" w:sz="4" w:space="0" w:color="auto"/>
              <w:bottom w:val="single" w:sz="4" w:space="0" w:color="auto"/>
              <w:right w:val="single" w:sz="4" w:space="0" w:color="auto"/>
            </w:tcBorders>
            <w:shd w:val="clear" w:color="auto" w:fill="auto"/>
          </w:tcPr>
          <w:p w14:paraId="75D4ABF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AD75011" w14:textId="77777777" w:rsidR="00AF60D7" w:rsidRDefault="00AF60D7">
            <w:pPr>
              <w:pStyle w:val="TableRow"/>
            </w:pPr>
            <w:r>
              <w:t>References the concept.</w:t>
            </w:r>
          </w:p>
        </w:tc>
      </w:tr>
      <w:tr w:rsidR="00AF60D7" w14:paraId="5289271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68793E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A4274D7" w14:textId="77777777" w:rsidR="00AF60D7" w:rsidRDefault="00AF60D7">
            <w:pPr>
              <w:pStyle w:val="CodeSamples"/>
            </w:pPr>
            <w:r>
              <w:t>FK_Enquiry_Concept_Concept (Concept_Key) references Concept(Concept_Key)</w:t>
            </w:r>
          </w:p>
        </w:tc>
      </w:tr>
    </w:tbl>
    <w:p w14:paraId="72AE303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8708FA" w14:paraId="6670514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F7BAB88" w14:textId="77777777" w:rsidR="00AF60D7" w:rsidRDefault="00AF60D7">
            <w:pPr>
              <w:pStyle w:val="TableTitle"/>
              <w:rPr>
                <w:color w:val="FF0000"/>
                <w:lang w:val="fr-FR"/>
              </w:rPr>
            </w:pPr>
            <w:r>
              <w:rPr>
                <w:lang w:val="fr-FR"/>
              </w:rPr>
              <w:t>Constraint : FK_Enquiry_Concept_Enquiry</w:t>
            </w:r>
          </w:p>
        </w:tc>
      </w:tr>
      <w:tr w:rsidR="00AF60D7" w14:paraId="67079E92" w14:textId="77777777">
        <w:tc>
          <w:tcPr>
            <w:tcW w:w="1548" w:type="dxa"/>
            <w:tcBorders>
              <w:top w:val="nil"/>
              <w:left w:val="single" w:sz="4" w:space="0" w:color="auto"/>
              <w:bottom w:val="single" w:sz="4" w:space="0" w:color="auto"/>
              <w:right w:val="single" w:sz="4" w:space="0" w:color="auto"/>
            </w:tcBorders>
            <w:shd w:val="clear" w:color="auto" w:fill="auto"/>
          </w:tcPr>
          <w:p w14:paraId="7DEA041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5AB4876" w14:textId="77777777" w:rsidR="00AF60D7" w:rsidRDefault="00AF60D7">
            <w:pPr>
              <w:pStyle w:val="TableRow"/>
            </w:pPr>
            <w:r>
              <w:t>References the enquiry.</w:t>
            </w:r>
          </w:p>
        </w:tc>
      </w:tr>
      <w:tr w:rsidR="00AF60D7" w14:paraId="5E6C461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A5B40B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9CED273" w14:textId="77777777" w:rsidR="00AF60D7" w:rsidRDefault="00AF60D7">
            <w:pPr>
              <w:pStyle w:val="CodeSamples"/>
            </w:pPr>
            <w:r>
              <w:t>FK_Enquiry_Concept_Enquiry (Enquiry_Key) references Enquiry(Enquiry_Key)</w:t>
            </w:r>
          </w:p>
        </w:tc>
      </w:tr>
    </w:tbl>
    <w:p w14:paraId="7AC8CE2B" w14:textId="77777777" w:rsidR="00AF60D7" w:rsidRDefault="00AF60D7" w:rsidP="00AF60D7">
      <w:pPr>
        <w:pStyle w:val="NormalIndent"/>
      </w:pPr>
    </w:p>
    <w:p w14:paraId="049A3937" w14:textId="77777777" w:rsidR="00AF60D7" w:rsidRDefault="00AF60D7" w:rsidP="00840903">
      <w:pPr>
        <w:pStyle w:val="Heading4"/>
      </w:pPr>
      <w:bookmarkStart w:id="814" w:name="_Ref292718945"/>
      <w:bookmarkStart w:id="815" w:name="_Toc292879070"/>
      <w:r>
        <w:lastRenderedPageBreak/>
        <w:t>Individual</w:t>
      </w:r>
      <w:bookmarkEnd w:id="814"/>
      <w:bookmarkEnd w:id="815"/>
    </w:p>
    <w:p w14:paraId="2B91B48B" w14:textId="77777777" w:rsidR="00AF60D7" w:rsidRDefault="00AF60D7" w:rsidP="00AF60D7">
      <w:pPr>
        <w:pStyle w:val="NormalIndent"/>
      </w:pPr>
      <w:r>
        <w:t>Existing Recorder Indiviudal table, sub-type of the Name table.  Only the fields added by the Collections Module are detailed below.</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D101DB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FC80FDE"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915632F"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48ACA0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B747097" w14:textId="77777777" w:rsidR="00AF60D7" w:rsidRDefault="00AF60D7">
            <w:pPr>
              <w:pStyle w:val="TableColumnTitles"/>
              <w:keepNext/>
            </w:pPr>
            <w:r>
              <w:t>Size</w:t>
            </w:r>
          </w:p>
        </w:tc>
      </w:tr>
      <w:tr w:rsidR="00AF60D7" w14:paraId="3E91DCDA" w14:textId="77777777">
        <w:tc>
          <w:tcPr>
            <w:tcW w:w="2802" w:type="dxa"/>
            <w:tcBorders>
              <w:top w:val="nil"/>
              <w:left w:val="single" w:sz="6" w:space="0" w:color="auto"/>
              <w:bottom w:val="single" w:sz="6" w:space="0" w:color="auto"/>
              <w:right w:val="single" w:sz="6" w:space="0" w:color="auto"/>
            </w:tcBorders>
            <w:shd w:val="clear" w:color="auto" w:fill="auto"/>
          </w:tcPr>
          <w:p w14:paraId="5E5176B5" w14:textId="77777777" w:rsidR="00AF60D7" w:rsidRDefault="00AF60D7">
            <w:pPr>
              <w:pStyle w:val="TableRow"/>
            </w:pPr>
            <w:r>
              <w:t>Organisation_Department_Key</w:t>
            </w:r>
          </w:p>
        </w:tc>
        <w:tc>
          <w:tcPr>
            <w:tcW w:w="4536" w:type="dxa"/>
            <w:tcBorders>
              <w:top w:val="nil"/>
              <w:left w:val="single" w:sz="6" w:space="0" w:color="auto"/>
              <w:bottom w:val="single" w:sz="6" w:space="0" w:color="auto"/>
              <w:right w:val="single" w:sz="6" w:space="0" w:color="auto"/>
            </w:tcBorders>
            <w:shd w:val="clear" w:color="auto" w:fill="auto"/>
          </w:tcPr>
          <w:p w14:paraId="7643ED8B" w14:textId="77777777" w:rsidR="00AF60D7" w:rsidRDefault="00AF60D7">
            <w:pPr>
              <w:pStyle w:val="TableRow"/>
            </w:pPr>
            <w:r>
              <w:t>Identifies the department within an organisation that the individual belongs to, if any.</w:t>
            </w:r>
          </w:p>
        </w:tc>
        <w:tc>
          <w:tcPr>
            <w:tcW w:w="1500" w:type="dxa"/>
            <w:tcBorders>
              <w:top w:val="nil"/>
              <w:left w:val="single" w:sz="6" w:space="0" w:color="auto"/>
              <w:bottom w:val="single" w:sz="6" w:space="0" w:color="auto"/>
              <w:right w:val="single" w:sz="6" w:space="0" w:color="auto"/>
            </w:tcBorders>
            <w:shd w:val="clear" w:color="auto" w:fill="auto"/>
          </w:tcPr>
          <w:p w14:paraId="26FCEE00" w14:textId="77777777" w:rsidR="00AF60D7" w:rsidRDefault="00AF60D7">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50433D42" w14:textId="77777777" w:rsidR="00AF60D7" w:rsidRDefault="00AF60D7">
            <w:pPr>
              <w:pStyle w:val="TableRow"/>
            </w:pPr>
            <w:r>
              <w:t>16</w:t>
            </w:r>
          </w:p>
        </w:tc>
      </w:tr>
    </w:tbl>
    <w:p w14:paraId="7CD262C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5DD5DF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E25108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EF75AB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25FF240" w14:textId="77777777" w:rsidR="00AF60D7" w:rsidRDefault="00AF60D7">
            <w:pPr>
              <w:pStyle w:val="TableColumnTitles"/>
              <w:keepNext/>
            </w:pPr>
            <w:r>
              <w:t>Options</w:t>
            </w:r>
          </w:p>
        </w:tc>
      </w:tr>
      <w:tr w:rsidR="00AF60D7" w14:paraId="4BF1E57F" w14:textId="77777777">
        <w:tc>
          <w:tcPr>
            <w:tcW w:w="2801" w:type="dxa"/>
            <w:tcBorders>
              <w:top w:val="nil"/>
              <w:left w:val="single" w:sz="6" w:space="0" w:color="auto"/>
              <w:bottom w:val="single" w:sz="6" w:space="0" w:color="auto"/>
              <w:right w:val="single" w:sz="6" w:space="0" w:color="auto"/>
            </w:tcBorders>
            <w:shd w:val="clear" w:color="auto" w:fill="auto"/>
          </w:tcPr>
          <w:p w14:paraId="58698E1D"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47DC4C7"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7F2E2C1" w14:textId="77777777" w:rsidR="00AF60D7" w:rsidRDefault="00AF60D7">
            <w:pPr>
              <w:pStyle w:val="TableRow"/>
            </w:pPr>
          </w:p>
        </w:tc>
      </w:tr>
    </w:tbl>
    <w:p w14:paraId="19FE1BB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3086A5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47B235C" w14:textId="77777777" w:rsidR="00AF60D7" w:rsidRDefault="00AF60D7">
            <w:pPr>
              <w:pStyle w:val="TableTitle"/>
              <w:rPr>
                <w:color w:val="FF0000"/>
              </w:rPr>
            </w:pPr>
            <w:r>
              <w:t>Constraint : FK_Individual_Organisation_Department</w:t>
            </w:r>
          </w:p>
        </w:tc>
      </w:tr>
      <w:tr w:rsidR="00AF60D7" w14:paraId="7A2BB280" w14:textId="77777777">
        <w:tc>
          <w:tcPr>
            <w:tcW w:w="1548" w:type="dxa"/>
            <w:tcBorders>
              <w:top w:val="nil"/>
              <w:left w:val="single" w:sz="4" w:space="0" w:color="auto"/>
              <w:bottom w:val="single" w:sz="4" w:space="0" w:color="auto"/>
              <w:right w:val="single" w:sz="4" w:space="0" w:color="auto"/>
            </w:tcBorders>
            <w:shd w:val="clear" w:color="auto" w:fill="auto"/>
          </w:tcPr>
          <w:p w14:paraId="34E5923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626D0F8" w14:textId="77777777" w:rsidR="00AF60D7" w:rsidRDefault="00AF60D7">
            <w:pPr>
              <w:pStyle w:val="TableRow"/>
            </w:pPr>
            <w:r>
              <w:t>Each individual belongs to zero or one departments.  Each department contains zero or more individuals.</w:t>
            </w:r>
          </w:p>
        </w:tc>
      </w:tr>
      <w:tr w:rsidR="00AF60D7" w14:paraId="283C69D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96BD4B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8CCEA11" w14:textId="77777777" w:rsidR="00AF60D7" w:rsidRDefault="00AF60D7">
            <w:pPr>
              <w:pStyle w:val="CodeSamples"/>
            </w:pPr>
            <w:r>
              <w:t>FK_Individual_Organisation_Department (Organisation_Department_Key) references Organisation_Department(Organisation_Department_Key)</w:t>
            </w:r>
          </w:p>
        </w:tc>
      </w:tr>
    </w:tbl>
    <w:p w14:paraId="30B43006" w14:textId="77777777" w:rsidR="00AF60D7" w:rsidRDefault="00AF60D7" w:rsidP="00AF60D7">
      <w:pPr>
        <w:pStyle w:val="NormalIndent"/>
      </w:pPr>
    </w:p>
    <w:p w14:paraId="0BA31965" w14:textId="77777777" w:rsidR="00AF60D7" w:rsidRDefault="00AF60D7" w:rsidP="00840903">
      <w:pPr>
        <w:pStyle w:val="Heading4"/>
      </w:pPr>
      <w:bookmarkStart w:id="816" w:name="_Toc292879071"/>
      <w:r>
        <w:t>Language</w:t>
      </w:r>
      <w:bookmarkEnd w:id="816"/>
    </w:p>
    <w:p w14:paraId="0B11E88C" w14:textId="77777777" w:rsidR="00AF60D7" w:rsidRDefault="00AF60D7" w:rsidP="00FD7076">
      <w:pPr>
        <w:pStyle w:val="NormalIndent"/>
      </w:pPr>
      <w:r>
        <w:t xml:space="preserve">List of ISO standard languages known to the system.  </w:t>
      </w:r>
      <w:r w:rsidR="00FD7076">
        <w:t>In addition, o</w:t>
      </w:r>
      <w:r>
        <w:t>ther world languages not in the ISO list are also listed and an appropriate code generated.</w:t>
      </w:r>
      <w:r w:rsidR="00FD7076">
        <w:t xml:space="preserve">  The list also contains a language termed ‘Nomenclature code’ to indicate terms that are bound by the code of a nomenclature rather than a specified language.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1E7FA0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91306D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9F9767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242745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A7627F6" w14:textId="77777777" w:rsidR="00AF60D7" w:rsidRDefault="00AF60D7">
            <w:pPr>
              <w:pStyle w:val="TableColumnTitles"/>
              <w:keepNext/>
            </w:pPr>
            <w:r>
              <w:t>Size</w:t>
            </w:r>
          </w:p>
        </w:tc>
      </w:tr>
      <w:tr w:rsidR="00AF60D7" w14:paraId="35D81F8F" w14:textId="77777777">
        <w:tc>
          <w:tcPr>
            <w:tcW w:w="2802" w:type="dxa"/>
            <w:tcBorders>
              <w:top w:val="nil"/>
              <w:left w:val="single" w:sz="6" w:space="0" w:color="auto"/>
              <w:bottom w:val="nil"/>
              <w:right w:val="single" w:sz="6" w:space="0" w:color="auto"/>
            </w:tcBorders>
            <w:shd w:val="clear" w:color="auto" w:fill="auto"/>
          </w:tcPr>
          <w:p w14:paraId="5B6FF3E0" w14:textId="77777777" w:rsidR="00AF60D7" w:rsidRDefault="00AF60D7">
            <w:pPr>
              <w:pStyle w:val="TableRow"/>
              <w:rPr>
                <w:u w:val="single"/>
              </w:rPr>
            </w:pPr>
            <w:r>
              <w:rPr>
                <w:u w:val="single"/>
              </w:rPr>
              <w:t>Language_Key</w:t>
            </w:r>
          </w:p>
        </w:tc>
        <w:tc>
          <w:tcPr>
            <w:tcW w:w="4536" w:type="dxa"/>
            <w:tcBorders>
              <w:top w:val="nil"/>
              <w:left w:val="single" w:sz="6" w:space="0" w:color="auto"/>
              <w:bottom w:val="nil"/>
              <w:right w:val="single" w:sz="6" w:space="0" w:color="auto"/>
            </w:tcBorders>
            <w:shd w:val="clear" w:color="auto" w:fill="auto"/>
          </w:tcPr>
          <w:p w14:paraId="70EBB296" w14:textId="77777777" w:rsidR="00AF60D7" w:rsidRDefault="00AF60D7">
            <w:pPr>
              <w:pStyle w:val="TableRow"/>
            </w:pPr>
            <w:r>
              <w:t>ISO Language code, or other unique code if not ISO standard language.</w:t>
            </w:r>
          </w:p>
        </w:tc>
        <w:tc>
          <w:tcPr>
            <w:tcW w:w="1500" w:type="dxa"/>
            <w:tcBorders>
              <w:top w:val="nil"/>
              <w:left w:val="single" w:sz="6" w:space="0" w:color="auto"/>
              <w:bottom w:val="nil"/>
              <w:right w:val="single" w:sz="6" w:space="0" w:color="auto"/>
            </w:tcBorders>
            <w:shd w:val="clear" w:color="auto" w:fill="auto"/>
          </w:tcPr>
          <w:p w14:paraId="1D2F1902"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2DF2696" w14:textId="77777777" w:rsidR="00AF60D7" w:rsidRDefault="00AF60D7">
            <w:pPr>
              <w:pStyle w:val="TableRow"/>
            </w:pPr>
            <w:r>
              <w:t>4</w:t>
            </w:r>
          </w:p>
        </w:tc>
      </w:tr>
      <w:tr w:rsidR="00AF60D7" w14:paraId="63A87E28" w14:textId="77777777">
        <w:tc>
          <w:tcPr>
            <w:tcW w:w="2802" w:type="dxa"/>
            <w:tcBorders>
              <w:top w:val="nil"/>
              <w:left w:val="single" w:sz="6" w:space="0" w:color="auto"/>
              <w:bottom w:val="nil"/>
              <w:right w:val="single" w:sz="6" w:space="0" w:color="auto"/>
            </w:tcBorders>
            <w:shd w:val="clear" w:color="auto" w:fill="auto"/>
          </w:tcPr>
          <w:p w14:paraId="3F3F8D56"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041DF4A9" w14:textId="77777777" w:rsidR="00AF60D7" w:rsidRDefault="00AF60D7">
            <w:pPr>
              <w:pStyle w:val="TableRow"/>
            </w:pPr>
            <w:r>
              <w:t>Display name of the language.</w:t>
            </w:r>
          </w:p>
        </w:tc>
        <w:tc>
          <w:tcPr>
            <w:tcW w:w="1500" w:type="dxa"/>
            <w:tcBorders>
              <w:top w:val="nil"/>
              <w:left w:val="single" w:sz="6" w:space="0" w:color="auto"/>
              <w:bottom w:val="nil"/>
              <w:right w:val="single" w:sz="6" w:space="0" w:color="auto"/>
            </w:tcBorders>
            <w:shd w:val="clear" w:color="auto" w:fill="auto"/>
          </w:tcPr>
          <w:p w14:paraId="0C3FB7C3"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3796872" w14:textId="77777777" w:rsidR="00AF60D7" w:rsidRDefault="00AF60D7">
            <w:pPr>
              <w:pStyle w:val="TableRow"/>
            </w:pPr>
            <w:r>
              <w:t>50</w:t>
            </w:r>
          </w:p>
        </w:tc>
      </w:tr>
      <w:tr w:rsidR="00AF60D7" w14:paraId="15EC317A" w14:textId="77777777">
        <w:tc>
          <w:tcPr>
            <w:tcW w:w="2802" w:type="dxa"/>
            <w:tcBorders>
              <w:top w:val="nil"/>
              <w:left w:val="single" w:sz="6" w:space="0" w:color="auto"/>
              <w:bottom w:val="single" w:sz="6" w:space="0" w:color="auto"/>
              <w:right w:val="single" w:sz="6" w:space="0" w:color="auto"/>
            </w:tcBorders>
            <w:shd w:val="clear" w:color="auto" w:fill="auto"/>
          </w:tcPr>
          <w:p w14:paraId="51FCACD5" w14:textId="77777777" w:rsidR="00AF60D7" w:rsidRDefault="00AF60D7">
            <w:pPr>
              <w:pStyle w:val="TableRow"/>
            </w:pPr>
            <w:r>
              <w:t>Priority</w:t>
            </w:r>
          </w:p>
        </w:tc>
        <w:tc>
          <w:tcPr>
            <w:tcW w:w="4536" w:type="dxa"/>
            <w:tcBorders>
              <w:top w:val="nil"/>
              <w:left w:val="single" w:sz="6" w:space="0" w:color="auto"/>
              <w:bottom w:val="single" w:sz="6" w:space="0" w:color="auto"/>
              <w:right w:val="single" w:sz="6" w:space="0" w:color="auto"/>
            </w:tcBorders>
            <w:shd w:val="clear" w:color="auto" w:fill="auto"/>
          </w:tcPr>
          <w:p w14:paraId="657F3B39" w14:textId="77777777" w:rsidR="00AF60D7" w:rsidRDefault="00AF60D7">
            <w:pPr>
              <w:pStyle w:val="TableRow"/>
            </w:pPr>
            <w:r>
              <w:t>Numerical priority field designed to allow queries to select terms from the list of synonyms for a concept in order of user seelcted priority.  Therefore it is possible to write a query that selects a translation into a user's preferred language if one is available.</w:t>
            </w:r>
          </w:p>
        </w:tc>
        <w:tc>
          <w:tcPr>
            <w:tcW w:w="1500" w:type="dxa"/>
            <w:tcBorders>
              <w:top w:val="nil"/>
              <w:left w:val="single" w:sz="6" w:space="0" w:color="auto"/>
              <w:bottom w:val="single" w:sz="6" w:space="0" w:color="auto"/>
              <w:right w:val="single" w:sz="6" w:space="0" w:color="auto"/>
            </w:tcBorders>
            <w:shd w:val="clear" w:color="auto" w:fill="auto"/>
          </w:tcPr>
          <w:p w14:paraId="5D0FDD5C" w14:textId="77777777" w:rsidR="00AF60D7" w:rsidRDefault="00AF60D7">
            <w:pPr>
              <w:pStyle w:val="TableRow"/>
            </w:pPr>
            <w:r>
              <w:t>smallint Null</w:t>
            </w:r>
          </w:p>
        </w:tc>
        <w:tc>
          <w:tcPr>
            <w:tcW w:w="1127" w:type="dxa"/>
            <w:tcBorders>
              <w:top w:val="nil"/>
              <w:left w:val="single" w:sz="6" w:space="0" w:color="auto"/>
              <w:bottom w:val="single" w:sz="6" w:space="0" w:color="auto"/>
              <w:right w:val="single" w:sz="6" w:space="0" w:color="auto"/>
            </w:tcBorders>
            <w:shd w:val="clear" w:color="auto" w:fill="auto"/>
          </w:tcPr>
          <w:p w14:paraId="44AC0297" w14:textId="77777777" w:rsidR="00AF60D7" w:rsidRDefault="00AF60D7">
            <w:pPr>
              <w:pStyle w:val="TableRow"/>
            </w:pPr>
          </w:p>
        </w:tc>
      </w:tr>
    </w:tbl>
    <w:p w14:paraId="2132C7E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98A38D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342B8D56"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5D9DA5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19AC528" w14:textId="77777777" w:rsidR="00AF60D7" w:rsidRDefault="00AF60D7">
            <w:pPr>
              <w:pStyle w:val="TableColumnTitles"/>
              <w:keepNext/>
            </w:pPr>
            <w:r>
              <w:t>Options</w:t>
            </w:r>
          </w:p>
        </w:tc>
      </w:tr>
      <w:tr w:rsidR="00AF60D7" w14:paraId="63853AED" w14:textId="77777777">
        <w:tc>
          <w:tcPr>
            <w:tcW w:w="2801" w:type="dxa"/>
            <w:tcBorders>
              <w:top w:val="nil"/>
              <w:left w:val="single" w:sz="6" w:space="0" w:color="auto"/>
              <w:bottom w:val="single" w:sz="6" w:space="0" w:color="auto"/>
              <w:right w:val="single" w:sz="6" w:space="0" w:color="auto"/>
            </w:tcBorders>
            <w:shd w:val="clear" w:color="auto" w:fill="auto"/>
          </w:tcPr>
          <w:p w14:paraId="46B286FD"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49F16277"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C5B3ECE" w14:textId="77777777" w:rsidR="00AF60D7" w:rsidRDefault="00AF60D7">
            <w:pPr>
              <w:pStyle w:val="TableRow"/>
            </w:pPr>
          </w:p>
        </w:tc>
      </w:tr>
    </w:tbl>
    <w:p w14:paraId="09328AFD" w14:textId="77777777" w:rsidR="00AF60D7" w:rsidRDefault="00AF60D7" w:rsidP="00AF60D7">
      <w:pPr>
        <w:pStyle w:val="NormalIndent"/>
      </w:pPr>
    </w:p>
    <w:p w14:paraId="730ACD2B" w14:textId="77777777" w:rsidR="00AF60D7" w:rsidRDefault="00AF60D7" w:rsidP="00840903">
      <w:pPr>
        <w:pStyle w:val="Heading4"/>
      </w:pPr>
      <w:bookmarkStart w:id="817" w:name="_Toc292879072"/>
      <w:r>
        <w:t>List_Report</w:t>
      </w:r>
      <w:bookmarkEnd w:id="817"/>
    </w:p>
    <w:p w14:paraId="006DF2D8" w14:textId="77777777" w:rsidR="00AF60D7" w:rsidRDefault="00AF60D7" w:rsidP="00AF60D7">
      <w:pPr>
        <w:pStyle w:val="NormalIndent"/>
      </w:pPr>
      <w:r>
        <w:t>Details each standard report known to the Collections module that consists of a simple list of items.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934E23A"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50A04A4"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C60B59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5230EB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CF7CB09" w14:textId="77777777" w:rsidR="00AF60D7" w:rsidRDefault="00AF60D7">
            <w:pPr>
              <w:pStyle w:val="TableColumnTitles"/>
              <w:keepNext/>
            </w:pPr>
            <w:r>
              <w:t>Size</w:t>
            </w:r>
          </w:p>
        </w:tc>
      </w:tr>
      <w:tr w:rsidR="00AF60D7" w14:paraId="4B8540C3" w14:textId="77777777">
        <w:tc>
          <w:tcPr>
            <w:tcW w:w="2802" w:type="dxa"/>
            <w:tcBorders>
              <w:top w:val="nil"/>
              <w:left w:val="single" w:sz="6" w:space="0" w:color="auto"/>
              <w:bottom w:val="nil"/>
              <w:right w:val="single" w:sz="6" w:space="0" w:color="auto"/>
            </w:tcBorders>
            <w:shd w:val="clear" w:color="auto" w:fill="auto"/>
          </w:tcPr>
          <w:p w14:paraId="1CD78943" w14:textId="77777777" w:rsidR="00AF60D7" w:rsidRDefault="00AF60D7">
            <w:pPr>
              <w:pStyle w:val="TableRow"/>
              <w:rPr>
                <w:u w:val="single"/>
              </w:rPr>
            </w:pPr>
            <w:r>
              <w:rPr>
                <w:u w:val="single"/>
              </w:rPr>
              <w:t>List_Report_Key</w:t>
            </w:r>
          </w:p>
        </w:tc>
        <w:tc>
          <w:tcPr>
            <w:tcW w:w="4536" w:type="dxa"/>
            <w:tcBorders>
              <w:top w:val="nil"/>
              <w:left w:val="single" w:sz="6" w:space="0" w:color="auto"/>
              <w:bottom w:val="nil"/>
              <w:right w:val="single" w:sz="6" w:space="0" w:color="auto"/>
            </w:tcBorders>
            <w:shd w:val="clear" w:color="auto" w:fill="auto"/>
          </w:tcPr>
          <w:p w14:paraId="13B9A00A" w14:textId="77777777" w:rsidR="00AF60D7" w:rsidRDefault="00AF60D7">
            <w:pPr>
              <w:pStyle w:val="TableRow"/>
            </w:pPr>
            <w:r>
              <w:t>Unique identifier for the List_Report table</w:t>
            </w:r>
          </w:p>
        </w:tc>
        <w:tc>
          <w:tcPr>
            <w:tcW w:w="1500" w:type="dxa"/>
            <w:tcBorders>
              <w:top w:val="nil"/>
              <w:left w:val="single" w:sz="6" w:space="0" w:color="auto"/>
              <w:bottom w:val="nil"/>
              <w:right w:val="single" w:sz="6" w:space="0" w:color="auto"/>
            </w:tcBorders>
            <w:shd w:val="clear" w:color="auto" w:fill="auto"/>
          </w:tcPr>
          <w:p w14:paraId="533D6B2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644E154" w14:textId="77777777" w:rsidR="00AF60D7" w:rsidRDefault="00AF60D7">
            <w:pPr>
              <w:pStyle w:val="TableRow"/>
            </w:pPr>
            <w:r>
              <w:t>16</w:t>
            </w:r>
          </w:p>
        </w:tc>
      </w:tr>
      <w:tr w:rsidR="00AF60D7" w14:paraId="508725C2" w14:textId="77777777">
        <w:tc>
          <w:tcPr>
            <w:tcW w:w="2802" w:type="dxa"/>
            <w:tcBorders>
              <w:top w:val="nil"/>
              <w:left w:val="single" w:sz="6" w:space="0" w:color="auto"/>
              <w:bottom w:val="nil"/>
              <w:right w:val="single" w:sz="6" w:space="0" w:color="auto"/>
            </w:tcBorders>
            <w:shd w:val="clear" w:color="auto" w:fill="auto"/>
          </w:tcPr>
          <w:p w14:paraId="52124C62"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230939C0" w14:textId="77777777" w:rsidR="00AF60D7" w:rsidRDefault="00AF60D7">
            <w:pPr>
              <w:pStyle w:val="TableRow"/>
            </w:pPr>
            <w:r>
              <w:t>Name of the report.</w:t>
            </w:r>
          </w:p>
        </w:tc>
        <w:tc>
          <w:tcPr>
            <w:tcW w:w="1500" w:type="dxa"/>
            <w:tcBorders>
              <w:top w:val="nil"/>
              <w:left w:val="single" w:sz="6" w:space="0" w:color="auto"/>
              <w:bottom w:val="nil"/>
              <w:right w:val="single" w:sz="6" w:space="0" w:color="auto"/>
            </w:tcBorders>
            <w:shd w:val="clear" w:color="auto" w:fill="auto"/>
          </w:tcPr>
          <w:p w14:paraId="33F92EAD"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98077F7" w14:textId="77777777" w:rsidR="00AF60D7" w:rsidRDefault="00AF60D7">
            <w:pPr>
              <w:pStyle w:val="TableRow"/>
            </w:pPr>
            <w:r>
              <w:t>100</w:t>
            </w:r>
          </w:p>
        </w:tc>
      </w:tr>
      <w:tr w:rsidR="00AF60D7" w14:paraId="64389766" w14:textId="77777777">
        <w:tc>
          <w:tcPr>
            <w:tcW w:w="2802" w:type="dxa"/>
            <w:tcBorders>
              <w:top w:val="nil"/>
              <w:left w:val="single" w:sz="6" w:space="0" w:color="auto"/>
              <w:bottom w:val="nil"/>
              <w:right w:val="single" w:sz="6" w:space="0" w:color="auto"/>
            </w:tcBorders>
            <w:shd w:val="clear" w:color="auto" w:fill="auto"/>
          </w:tcPr>
          <w:p w14:paraId="6BC05406" w14:textId="77777777" w:rsidR="00AF60D7" w:rsidRDefault="00AF60D7">
            <w:pPr>
              <w:pStyle w:val="TableRow"/>
            </w:pPr>
            <w:r>
              <w:t>Population_SQL</w:t>
            </w:r>
          </w:p>
        </w:tc>
        <w:tc>
          <w:tcPr>
            <w:tcW w:w="4536" w:type="dxa"/>
            <w:tcBorders>
              <w:top w:val="nil"/>
              <w:left w:val="single" w:sz="6" w:space="0" w:color="auto"/>
              <w:bottom w:val="nil"/>
              <w:right w:val="single" w:sz="6" w:space="0" w:color="auto"/>
            </w:tcBorders>
            <w:shd w:val="clear" w:color="auto" w:fill="auto"/>
          </w:tcPr>
          <w:p w14:paraId="4C644E22" w14:textId="77777777" w:rsidR="00AF60D7" w:rsidRDefault="00AF60D7">
            <w:pPr>
              <w:pStyle w:val="TableRow"/>
            </w:pPr>
            <w:r>
              <w:t>SQL used to generate the list of records required for the report.  The SQL contains the fields required to populate the rows in the report block but does not contain an order by clause.  The primary key of the record</w:t>
            </w:r>
            <w:r w:rsidR="00943EEB">
              <w:t>s</w:t>
            </w:r>
            <w:r>
              <w:t xml:space="preserve"> that this report is built for is identified by using the tag &lt;#RecordKey</w:t>
            </w:r>
            <w:r w:rsidR="00943EEB">
              <w:t>s</w:t>
            </w:r>
            <w:r>
              <w:t>&gt;</w:t>
            </w:r>
            <w:r w:rsidR="00943EEB">
              <w:t>, this is replaced by a comma delimited list of keys</w:t>
            </w:r>
            <w:r>
              <w:t>.</w:t>
            </w:r>
            <w:r w:rsidR="00943EEB">
              <w:t xml:space="preserve">  For example</w:t>
            </w:r>
          </w:p>
          <w:p w14:paraId="3F16542E" w14:textId="77777777" w:rsidR="00943EEB" w:rsidRDefault="00943EEB">
            <w:pPr>
              <w:pStyle w:val="TableRow"/>
            </w:pPr>
            <w:r>
              <w:t>IN (&lt;#RecordKeys&gt;)</w:t>
            </w:r>
          </w:p>
          <w:p w14:paraId="56A83CC8" w14:textId="77777777" w:rsidR="00943EEB" w:rsidRDefault="00943EEB">
            <w:pPr>
              <w:pStyle w:val="TableRow"/>
            </w:pPr>
            <w:r>
              <w:t>might be replaced by</w:t>
            </w:r>
          </w:p>
          <w:p w14:paraId="0F3096DB" w14:textId="77777777" w:rsidR="00943EEB" w:rsidRDefault="00943EEB">
            <w:pPr>
              <w:pStyle w:val="TableRow"/>
            </w:pPr>
            <w:r>
              <w:t>IN (‘TESTDATA00000023’, ‘TESTDATA00003213’)</w:t>
            </w:r>
          </w:p>
        </w:tc>
        <w:tc>
          <w:tcPr>
            <w:tcW w:w="1500" w:type="dxa"/>
            <w:tcBorders>
              <w:top w:val="nil"/>
              <w:left w:val="single" w:sz="6" w:space="0" w:color="auto"/>
              <w:bottom w:val="nil"/>
              <w:right w:val="single" w:sz="6" w:space="0" w:color="auto"/>
            </w:tcBorders>
            <w:shd w:val="clear" w:color="auto" w:fill="auto"/>
          </w:tcPr>
          <w:p w14:paraId="56180D00" w14:textId="77777777" w:rsidR="00AF60D7" w:rsidRDefault="00AF60D7">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73B790BD" w14:textId="77777777" w:rsidR="00AF60D7" w:rsidRDefault="00AF60D7">
            <w:pPr>
              <w:pStyle w:val="TableRow"/>
            </w:pPr>
          </w:p>
        </w:tc>
      </w:tr>
      <w:tr w:rsidR="00AF60D7" w14:paraId="54BEB9A7" w14:textId="77777777">
        <w:tc>
          <w:tcPr>
            <w:tcW w:w="2802" w:type="dxa"/>
            <w:tcBorders>
              <w:top w:val="nil"/>
              <w:left w:val="single" w:sz="6" w:space="0" w:color="auto"/>
              <w:bottom w:val="nil"/>
              <w:right w:val="single" w:sz="6" w:space="0" w:color="auto"/>
            </w:tcBorders>
            <w:shd w:val="clear" w:color="auto" w:fill="auto"/>
          </w:tcPr>
          <w:p w14:paraId="6A14FDE4" w14:textId="77777777" w:rsidR="00AF60D7" w:rsidRDefault="00AF60D7">
            <w:pPr>
              <w:pStyle w:val="TableRow"/>
            </w:pPr>
            <w:r>
              <w:t>Report_Block_Key</w:t>
            </w:r>
          </w:p>
        </w:tc>
        <w:tc>
          <w:tcPr>
            <w:tcW w:w="4536" w:type="dxa"/>
            <w:tcBorders>
              <w:top w:val="nil"/>
              <w:left w:val="single" w:sz="6" w:space="0" w:color="auto"/>
              <w:bottom w:val="nil"/>
              <w:right w:val="single" w:sz="6" w:space="0" w:color="auto"/>
            </w:tcBorders>
            <w:shd w:val="clear" w:color="auto" w:fill="auto"/>
          </w:tcPr>
          <w:p w14:paraId="425D0BDD" w14:textId="77777777" w:rsidR="00AF60D7" w:rsidRDefault="00AF60D7">
            <w:pPr>
              <w:pStyle w:val="TableRow"/>
            </w:pPr>
            <w:r>
              <w:t>Identifies the report block used to build the report.</w:t>
            </w:r>
          </w:p>
        </w:tc>
        <w:tc>
          <w:tcPr>
            <w:tcW w:w="1500" w:type="dxa"/>
            <w:tcBorders>
              <w:top w:val="nil"/>
              <w:left w:val="single" w:sz="6" w:space="0" w:color="auto"/>
              <w:bottom w:val="nil"/>
              <w:right w:val="single" w:sz="6" w:space="0" w:color="auto"/>
            </w:tcBorders>
            <w:shd w:val="clear" w:color="auto" w:fill="auto"/>
          </w:tcPr>
          <w:p w14:paraId="069CF6A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EB01912" w14:textId="77777777" w:rsidR="00AF60D7" w:rsidRDefault="00AF60D7">
            <w:pPr>
              <w:pStyle w:val="TableRow"/>
            </w:pPr>
            <w:r>
              <w:t>16</w:t>
            </w:r>
          </w:p>
        </w:tc>
      </w:tr>
      <w:tr w:rsidR="00AF60D7" w14:paraId="42B5457E" w14:textId="77777777">
        <w:tc>
          <w:tcPr>
            <w:tcW w:w="2802" w:type="dxa"/>
            <w:tcBorders>
              <w:top w:val="nil"/>
              <w:left w:val="single" w:sz="6" w:space="0" w:color="auto"/>
              <w:bottom w:val="nil"/>
              <w:right w:val="single" w:sz="6" w:space="0" w:color="auto"/>
            </w:tcBorders>
            <w:shd w:val="clear" w:color="auto" w:fill="auto"/>
          </w:tcPr>
          <w:p w14:paraId="33E52E02" w14:textId="77777777" w:rsidR="00AF60D7" w:rsidRDefault="00AF60D7">
            <w:pPr>
              <w:pStyle w:val="TableRow"/>
            </w:pPr>
            <w:r>
              <w:t>Report</w:t>
            </w:r>
            <w:r w:rsidR="00741A11">
              <w:t>ed_Table</w:t>
            </w:r>
          </w:p>
        </w:tc>
        <w:tc>
          <w:tcPr>
            <w:tcW w:w="4536" w:type="dxa"/>
            <w:tcBorders>
              <w:top w:val="nil"/>
              <w:left w:val="single" w:sz="6" w:space="0" w:color="auto"/>
              <w:bottom w:val="nil"/>
              <w:right w:val="single" w:sz="6" w:space="0" w:color="auto"/>
            </w:tcBorders>
            <w:shd w:val="clear" w:color="auto" w:fill="auto"/>
          </w:tcPr>
          <w:p w14:paraId="7A22E39B" w14:textId="77777777" w:rsidR="00AF60D7" w:rsidRDefault="00741A11">
            <w:pPr>
              <w:pStyle w:val="TableRow"/>
            </w:pPr>
            <w:r>
              <w:t>Name of the table that this report is applicable to.  Defines the availability of the report.</w:t>
            </w:r>
            <w:r w:rsidR="00AF60D7">
              <w:t>.</w:t>
            </w:r>
          </w:p>
        </w:tc>
        <w:tc>
          <w:tcPr>
            <w:tcW w:w="1500" w:type="dxa"/>
            <w:tcBorders>
              <w:top w:val="nil"/>
              <w:left w:val="single" w:sz="6" w:space="0" w:color="auto"/>
              <w:bottom w:val="nil"/>
              <w:right w:val="single" w:sz="6" w:space="0" w:color="auto"/>
            </w:tcBorders>
            <w:shd w:val="clear" w:color="auto" w:fill="auto"/>
          </w:tcPr>
          <w:p w14:paraId="2782AC31" w14:textId="77777777" w:rsidR="00AF60D7" w:rsidRDefault="00741A11">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B14A971" w14:textId="77777777" w:rsidR="00AF60D7" w:rsidRDefault="00741A11">
            <w:pPr>
              <w:pStyle w:val="TableRow"/>
            </w:pPr>
            <w:r>
              <w:t>100</w:t>
            </w:r>
          </w:p>
        </w:tc>
      </w:tr>
      <w:tr w:rsidR="00AF60D7" w14:paraId="5797349C" w14:textId="77777777">
        <w:tc>
          <w:tcPr>
            <w:tcW w:w="2802" w:type="dxa"/>
            <w:tcBorders>
              <w:top w:val="nil"/>
              <w:left w:val="single" w:sz="6" w:space="0" w:color="auto"/>
              <w:bottom w:val="nil"/>
              <w:right w:val="single" w:sz="6" w:space="0" w:color="auto"/>
            </w:tcBorders>
            <w:shd w:val="clear" w:color="auto" w:fill="auto"/>
          </w:tcPr>
          <w:p w14:paraId="3F37CCC3"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AB73472"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163F0E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21E8313" w14:textId="77777777" w:rsidR="00AF60D7" w:rsidRDefault="00AF60D7">
            <w:pPr>
              <w:pStyle w:val="TableRow"/>
            </w:pPr>
            <w:r>
              <w:t>16</w:t>
            </w:r>
          </w:p>
        </w:tc>
      </w:tr>
      <w:tr w:rsidR="00AF60D7" w14:paraId="2B110E4A" w14:textId="77777777">
        <w:tc>
          <w:tcPr>
            <w:tcW w:w="2802" w:type="dxa"/>
            <w:tcBorders>
              <w:top w:val="nil"/>
              <w:left w:val="single" w:sz="6" w:space="0" w:color="auto"/>
              <w:bottom w:val="nil"/>
              <w:right w:val="single" w:sz="6" w:space="0" w:color="auto"/>
            </w:tcBorders>
            <w:shd w:val="clear" w:color="auto" w:fill="auto"/>
          </w:tcPr>
          <w:p w14:paraId="5ECA342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E4013E4"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B47C32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15B6C3" w14:textId="77777777" w:rsidR="00AF60D7" w:rsidRDefault="00AF60D7">
            <w:pPr>
              <w:pStyle w:val="TableRow"/>
            </w:pPr>
            <w:r>
              <w:t>16</w:t>
            </w:r>
          </w:p>
        </w:tc>
      </w:tr>
      <w:tr w:rsidR="00AF60D7" w14:paraId="50EFD809" w14:textId="77777777">
        <w:tc>
          <w:tcPr>
            <w:tcW w:w="2802" w:type="dxa"/>
            <w:tcBorders>
              <w:top w:val="nil"/>
              <w:left w:val="single" w:sz="6" w:space="0" w:color="auto"/>
              <w:bottom w:val="nil"/>
              <w:right w:val="single" w:sz="6" w:space="0" w:color="auto"/>
            </w:tcBorders>
            <w:shd w:val="clear" w:color="auto" w:fill="auto"/>
          </w:tcPr>
          <w:p w14:paraId="485DF03E"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6D65FAD"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92151ED"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E50E863" w14:textId="77777777" w:rsidR="00AF60D7" w:rsidRDefault="00AF60D7">
            <w:pPr>
              <w:pStyle w:val="TableRow"/>
            </w:pPr>
          </w:p>
        </w:tc>
      </w:tr>
      <w:tr w:rsidR="00AF60D7" w14:paraId="5824D662" w14:textId="77777777">
        <w:tc>
          <w:tcPr>
            <w:tcW w:w="2802" w:type="dxa"/>
            <w:tcBorders>
              <w:top w:val="nil"/>
              <w:left w:val="single" w:sz="6" w:space="0" w:color="auto"/>
              <w:bottom w:val="single" w:sz="6" w:space="0" w:color="auto"/>
              <w:right w:val="single" w:sz="6" w:space="0" w:color="auto"/>
            </w:tcBorders>
            <w:shd w:val="clear" w:color="auto" w:fill="auto"/>
          </w:tcPr>
          <w:p w14:paraId="1C3FA258" w14:textId="77777777" w:rsidR="00AF60D7" w:rsidRDefault="00AF60D7">
            <w:pPr>
              <w:pStyle w:val="TableRow"/>
            </w:pPr>
            <w:r>
              <w:t>Custodian</w:t>
            </w:r>
          </w:p>
        </w:tc>
        <w:tc>
          <w:tcPr>
            <w:tcW w:w="4536" w:type="dxa"/>
            <w:tcBorders>
              <w:top w:val="nil"/>
              <w:left w:val="single" w:sz="6" w:space="0" w:color="auto"/>
              <w:bottom w:val="single" w:sz="6" w:space="0" w:color="auto"/>
              <w:right w:val="single" w:sz="6" w:space="0" w:color="auto"/>
            </w:tcBorders>
            <w:shd w:val="clear" w:color="auto" w:fill="auto"/>
          </w:tcPr>
          <w:p w14:paraId="5043D1F9"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single" w:sz="6" w:space="0" w:color="auto"/>
              <w:right w:val="single" w:sz="6" w:space="0" w:color="auto"/>
            </w:tcBorders>
            <w:shd w:val="clear" w:color="auto" w:fill="auto"/>
          </w:tcPr>
          <w:p w14:paraId="54DB2CA6" w14:textId="77777777" w:rsidR="00AF60D7" w:rsidRDefault="00AF60D7">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774CCB6C" w14:textId="77777777" w:rsidR="00AF60D7" w:rsidRDefault="00AF60D7">
            <w:pPr>
              <w:pStyle w:val="TableRow"/>
            </w:pPr>
            <w:r>
              <w:t>8</w:t>
            </w:r>
          </w:p>
        </w:tc>
      </w:tr>
    </w:tbl>
    <w:p w14:paraId="18415A0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959A67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E276BA7" w14:textId="77777777" w:rsidR="00AF60D7" w:rsidRDefault="00AF60D7">
            <w:pPr>
              <w:pStyle w:val="TableTitle"/>
              <w:rPr>
                <w:color w:val="FF0000"/>
              </w:rPr>
            </w:pPr>
            <w:r>
              <w:t>Constraint : FK_List_Report_Report_Block</w:t>
            </w:r>
          </w:p>
        </w:tc>
      </w:tr>
      <w:tr w:rsidR="00AF60D7" w14:paraId="2520E56B" w14:textId="77777777">
        <w:tc>
          <w:tcPr>
            <w:tcW w:w="1548" w:type="dxa"/>
            <w:tcBorders>
              <w:top w:val="nil"/>
              <w:left w:val="single" w:sz="4" w:space="0" w:color="auto"/>
              <w:bottom w:val="single" w:sz="4" w:space="0" w:color="auto"/>
              <w:right w:val="single" w:sz="4" w:space="0" w:color="auto"/>
            </w:tcBorders>
            <w:shd w:val="clear" w:color="auto" w:fill="auto"/>
          </w:tcPr>
          <w:p w14:paraId="2F549B1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BCEBC76" w14:textId="77777777" w:rsidR="00AF60D7" w:rsidRDefault="00AF60D7">
            <w:pPr>
              <w:pStyle w:val="TableRow"/>
            </w:pPr>
            <w:r>
              <w:t>Each list report includes one report block.  Each report block is included in zero or more list reports.</w:t>
            </w:r>
          </w:p>
        </w:tc>
      </w:tr>
      <w:tr w:rsidR="00AF60D7" w14:paraId="62A7A85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A0DF89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5066D9C" w14:textId="77777777" w:rsidR="00AF60D7" w:rsidRDefault="00AF60D7">
            <w:pPr>
              <w:pStyle w:val="CodeSamples"/>
            </w:pPr>
            <w:r>
              <w:t>FK_List_Report_Report_Block (Report_Block_Key) references Report_Block(Report_Block_Key)</w:t>
            </w:r>
          </w:p>
        </w:tc>
      </w:tr>
    </w:tbl>
    <w:p w14:paraId="54F264C1" w14:textId="77777777" w:rsidR="00AF60D7" w:rsidRDefault="00AF60D7" w:rsidP="00AF60D7">
      <w:pPr>
        <w:pStyle w:val="NormalIndent"/>
      </w:pPr>
    </w:p>
    <w:p w14:paraId="721014B4" w14:textId="77777777" w:rsidR="004446C5" w:rsidRDefault="004446C5" w:rsidP="004446C5">
      <w:pPr>
        <w:pStyle w:val="Heading4"/>
      </w:pPr>
      <w:bookmarkStart w:id="818" w:name="_Toc292879073"/>
      <w:r>
        <w:t>Location_Feature_Data</w:t>
      </w:r>
      <w:bookmarkEnd w:id="818"/>
    </w:p>
    <w:p w14:paraId="6DF7405D" w14:textId="77777777" w:rsidR="004446C5" w:rsidRDefault="004446C5" w:rsidP="004446C5">
      <w:pPr>
        <w:pStyle w:val="NormalIndent"/>
      </w:pPr>
      <w:r>
        <w:t>Table maintaining the list of measurements and descriptors for a location feature.  This table forms an extension to Recorder’s data model rather than a part of the Collections model.</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4446C5" w14:paraId="2BDF9678"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16D1D1B" w14:textId="77777777" w:rsidR="004446C5" w:rsidRDefault="004446C5" w:rsidP="004446C5">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2026F40" w14:textId="77777777" w:rsidR="004446C5" w:rsidRDefault="004446C5" w:rsidP="004446C5">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272A6F2" w14:textId="77777777" w:rsidR="004446C5" w:rsidRDefault="004446C5" w:rsidP="004446C5">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37B4A57" w14:textId="77777777" w:rsidR="004446C5" w:rsidRDefault="004446C5" w:rsidP="004446C5">
            <w:pPr>
              <w:pStyle w:val="TableColumnTitles"/>
              <w:keepNext/>
            </w:pPr>
            <w:r>
              <w:t>Size</w:t>
            </w:r>
          </w:p>
        </w:tc>
      </w:tr>
      <w:tr w:rsidR="004446C5" w14:paraId="4EE5D963" w14:textId="77777777">
        <w:tc>
          <w:tcPr>
            <w:tcW w:w="2802" w:type="dxa"/>
            <w:tcBorders>
              <w:top w:val="nil"/>
              <w:left w:val="single" w:sz="6" w:space="0" w:color="auto"/>
              <w:bottom w:val="nil"/>
              <w:right w:val="single" w:sz="6" w:space="0" w:color="auto"/>
            </w:tcBorders>
            <w:shd w:val="clear" w:color="auto" w:fill="auto"/>
          </w:tcPr>
          <w:p w14:paraId="3B9C402B" w14:textId="77777777" w:rsidR="004446C5" w:rsidRDefault="004446C5" w:rsidP="004446C5">
            <w:pPr>
              <w:pStyle w:val="TableRow"/>
              <w:rPr>
                <w:u w:val="single"/>
              </w:rPr>
            </w:pPr>
            <w:r>
              <w:rPr>
                <w:u w:val="single"/>
              </w:rPr>
              <w:t>Location_Feature_Data_Key</w:t>
            </w:r>
          </w:p>
        </w:tc>
        <w:tc>
          <w:tcPr>
            <w:tcW w:w="4536" w:type="dxa"/>
            <w:tcBorders>
              <w:top w:val="nil"/>
              <w:left w:val="single" w:sz="6" w:space="0" w:color="auto"/>
              <w:bottom w:val="nil"/>
              <w:right w:val="single" w:sz="6" w:space="0" w:color="auto"/>
            </w:tcBorders>
            <w:shd w:val="clear" w:color="auto" w:fill="auto"/>
          </w:tcPr>
          <w:p w14:paraId="74568041" w14:textId="77777777" w:rsidR="004446C5" w:rsidRDefault="004446C5" w:rsidP="004446C5">
            <w:pPr>
              <w:pStyle w:val="TableRow"/>
            </w:pPr>
            <w:r>
              <w:t>Unique identifier for the Location_Feature_Data table</w:t>
            </w:r>
          </w:p>
        </w:tc>
        <w:tc>
          <w:tcPr>
            <w:tcW w:w="1500" w:type="dxa"/>
            <w:tcBorders>
              <w:top w:val="nil"/>
              <w:left w:val="single" w:sz="6" w:space="0" w:color="auto"/>
              <w:bottom w:val="nil"/>
              <w:right w:val="single" w:sz="6" w:space="0" w:color="auto"/>
            </w:tcBorders>
            <w:shd w:val="clear" w:color="auto" w:fill="auto"/>
          </w:tcPr>
          <w:p w14:paraId="358342D6" w14:textId="77777777" w:rsidR="004446C5" w:rsidRDefault="004446C5" w:rsidP="004446C5">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7A7E416" w14:textId="77777777" w:rsidR="004446C5" w:rsidRDefault="004446C5" w:rsidP="004446C5">
            <w:pPr>
              <w:pStyle w:val="TableRow"/>
            </w:pPr>
            <w:r>
              <w:t>16</w:t>
            </w:r>
          </w:p>
        </w:tc>
      </w:tr>
      <w:tr w:rsidR="004446C5" w14:paraId="3A8B80B5" w14:textId="77777777">
        <w:tc>
          <w:tcPr>
            <w:tcW w:w="2802" w:type="dxa"/>
            <w:tcBorders>
              <w:top w:val="nil"/>
              <w:left w:val="single" w:sz="6" w:space="0" w:color="auto"/>
              <w:bottom w:val="nil"/>
              <w:right w:val="single" w:sz="6" w:space="0" w:color="auto"/>
            </w:tcBorders>
            <w:shd w:val="clear" w:color="auto" w:fill="auto"/>
          </w:tcPr>
          <w:p w14:paraId="62D18A0C" w14:textId="77777777" w:rsidR="004446C5" w:rsidRDefault="004446C5" w:rsidP="004446C5">
            <w:pPr>
              <w:pStyle w:val="TableRow"/>
            </w:pPr>
            <w:r>
              <w:t>Location_Feature_Key</w:t>
            </w:r>
          </w:p>
        </w:tc>
        <w:tc>
          <w:tcPr>
            <w:tcW w:w="4536" w:type="dxa"/>
            <w:tcBorders>
              <w:top w:val="nil"/>
              <w:left w:val="single" w:sz="6" w:space="0" w:color="auto"/>
              <w:bottom w:val="nil"/>
              <w:right w:val="single" w:sz="6" w:space="0" w:color="auto"/>
            </w:tcBorders>
            <w:shd w:val="clear" w:color="auto" w:fill="auto"/>
          </w:tcPr>
          <w:p w14:paraId="1BA9DB75" w14:textId="77777777" w:rsidR="004446C5" w:rsidRDefault="004446C5" w:rsidP="004446C5">
            <w:pPr>
              <w:pStyle w:val="TableRow"/>
            </w:pPr>
            <w:r>
              <w:t>Location feature the data is associated with.</w:t>
            </w:r>
          </w:p>
        </w:tc>
        <w:tc>
          <w:tcPr>
            <w:tcW w:w="1500" w:type="dxa"/>
            <w:tcBorders>
              <w:top w:val="nil"/>
              <w:left w:val="single" w:sz="6" w:space="0" w:color="auto"/>
              <w:bottom w:val="nil"/>
              <w:right w:val="single" w:sz="6" w:space="0" w:color="auto"/>
            </w:tcBorders>
            <w:shd w:val="clear" w:color="auto" w:fill="auto"/>
          </w:tcPr>
          <w:p w14:paraId="5E54DCF6" w14:textId="77777777" w:rsidR="004446C5" w:rsidRDefault="004446C5" w:rsidP="004446C5">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8ADB1D0" w14:textId="77777777" w:rsidR="004446C5" w:rsidRDefault="004446C5" w:rsidP="004446C5">
            <w:pPr>
              <w:pStyle w:val="TableRow"/>
            </w:pPr>
            <w:r>
              <w:t>16</w:t>
            </w:r>
          </w:p>
        </w:tc>
      </w:tr>
      <w:tr w:rsidR="004446C5" w14:paraId="575B3E0F" w14:textId="77777777">
        <w:tc>
          <w:tcPr>
            <w:tcW w:w="2802" w:type="dxa"/>
            <w:tcBorders>
              <w:top w:val="nil"/>
              <w:left w:val="single" w:sz="6" w:space="0" w:color="auto"/>
              <w:bottom w:val="nil"/>
              <w:right w:val="single" w:sz="6" w:space="0" w:color="auto"/>
            </w:tcBorders>
            <w:shd w:val="clear" w:color="auto" w:fill="auto"/>
          </w:tcPr>
          <w:p w14:paraId="14D57B3F" w14:textId="77777777" w:rsidR="004446C5" w:rsidRDefault="004446C5" w:rsidP="004446C5">
            <w:pPr>
              <w:pStyle w:val="TableRow"/>
            </w:pPr>
            <w:r>
              <w:t>Applies_To</w:t>
            </w:r>
          </w:p>
        </w:tc>
        <w:tc>
          <w:tcPr>
            <w:tcW w:w="4536" w:type="dxa"/>
            <w:tcBorders>
              <w:top w:val="nil"/>
              <w:left w:val="single" w:sz="6" w:space="0" w:color="auto"/>
              <w:bottom w:val="nil"/>
              <w:right w:val="single" w:sz="6" w:space="0" w:color="auto"/>
            </w:tcBorders>
            <w:shd w:val="clear" w:color="auto" w:fill="auto"/>
          </w:tcPr>
          <w:p w14:paraId="5CE5CB0B" w14:textId="77777777" w:rsidR="004446C5" w:rsidRDefault="004446C5" w:rsidP="004446C5">
            <w:pPr>
              <w:pStyle w:val="TableRow"/>
            </w:pPr>
            <w:r>
              <w:t>Qualifies what the measurement applies to.  For example, a measurement of termperature may be a surface, air or sub-surface measurement.</w:t>
            </w:r>
          </w:p>
        </w:tc>
        <w:tc>
          <w:tcPr>
            <w:tcW w:w="1500" w:type="dxa"/>
            <w:tcBorders>
              <w:top w:val="nil"/>
              <w:left w:val="single" w:sz="6" w:space="0" w:color="auto"/>
              <w:bottom w:val="nil"/>
              <w:right w:val="single" w:sz="6" w:space="0" w:color="auto"/>
            </w:tcBorders>
            <w:shd w:val="clear" w:color="auto" w:fill="auto"/>
          </w:tcPr>
          <w:p w14:paraId="76AB56CF" w14:textId="77777777" w:rsidR="004446C5" w:rsidRDefault="004446C5" w:rsidP="004446C5">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62E4008" w14:textId="77777777" w:rsidR="004446C5" w:rsidRDefault="004446C5" w:rsidP="004446C5">
            <w:pPr>
              <w:pStyle w:val="TableRow"/>
            </w:pPr>
            <w:r>
              <w:t>50</w:t>
            </w:r>
          </w:p>
        </w:tc>
      </w:tr>
      <w:tr w:rsidR="004446C5" w14:paraId="03C50C2C" w14:textId="77777777">
        <w:tc>
          <w:tcPr>
            <w:tcW w:w="2802" w:type="dxa"/>
            <w:tcBorders>
              <w:top w:val="nil"/>
              <w:left w:val="single" w:sz="6" w:space="0" w:color="auto"/>
              <w:bottom w:val="nil"/>
              <w:right w:val="single" w:sz="6" w:space="0" w:color="auto"/>
            </w:tcBorders>
            <w:shd w:val="clear" w:color="auto" w:fill="auto"/>
          </w:tcPr>
          <w:p w14:paraId="6268A668" w14:textId="77777777" w:rsidR="004446C5" w:rsidRDefault="004446C5" w:rsidP="004446C5">
            <w:pPr>
              <w:pStyle w:val="TableRow"/>
            </w:pPr>
            <w:r>
              <w:t>Method_Concept_Key</w:t>
            </w:r>
          </w:p>
        </w:tc>
        <w:tc>
          <w:tcPr>
            <w:tcW w:w="4536" w:type="dxa"/>
            <w:tcBorders>
              <w:top w:val="nil"/>
              <w:left w:val="single" w:sz="6" w:space="0" w:color="auto"/>
              <w:bottom w:val="nil"/>
              <w:right w:val="single" w:sz="6" w:space="0" w:color="auto"/>
            </w:tcBorders>
            <w:shd w:val="clear" w:color="auto" w:fill="auto"/>
          </w:tcPr>
          <w:p w14:paraId="63C4BF44" w14:textId="77777777" w:rsidR="004446C5" w:rsidRDefault="004446C5" w:rsidP="004446C5">
            <w:pPr>
              <w:pStyle w:val="TableRow"/>
            </w:pPr>
            <w:r>
              <w:t>Concept from the Measurement Methods concept group that indeitifies the method used to make the measurement.</w:t>
            </w:r>
          </w:p>
        </w:tc>
        <w:tc>
          <w:tcPr>
            <w:tcW w:w="1500" w:type="dxa"/>
            <w:tcBorders>
              <w:top w:val="nil"/>
              <w:left w:val="single" w:sz="6" w:space="0" w:color="auto"/>
              <w:bottom w:val="nil"/>
              <w:right w:val="single" w:sz="6" w:space="0" w:color="auto"/>
            </w:tcBorders>
            <w:shd w:val="clear" w:color="auto" w:fill="auto"/>
          </w:tcPr>
          <w:p w14:paraId="0DEA8B97" w14:textId="77777777" w:rsidR="004446C5" w:rsidRDefault="004446C5" w:rsidP="004446C5">
            <w:pPr>
              <w:pStyle w:val="TableRow"/>
            </w:pPr>
            <w:r>
              <w:t>char Null</w:t>
            </w:r>
          </w:p>
        </w:tc>
        <w:tc>
          <w:tcPr>
            <w:tcW w:w="1127" w:type="dxa"/>
            <w:tcBorders>
              <w:top w:val="nil"/>
              <w:left w:val="single" w:sz="6" w:space="0" w:color="auto"/>
              <w:bottom w:val="nil"/>
              <w:right w:val="single" w:sz="6" w:space="0" w:color="auto"/>
            </w:tcBorders>
            <w:shd w:val="clear" w:color="auto" w:fill="auto"/>
          </w:tcPr>
          <w:p w14:paraId="79F9EB4E" w14:textId="77777777" w:rsidR="004446C5" w:rsidRDefault="004446C5" w:rsidP="004446C5">
            <w:pPr>
              <w:pStyle w:val="TableRow"/>
            </w:pPr>
            <w:r>
              <w:t>16</w:t>
            </w:r>
          </w:p>
        </w:tc>
      </w:tr>
      <w:tr w:rsidR="004446C5" w14:paraId="7F489BB5" w14:textId="77777777">
        <w:tc>
          <w:tcPr>
            <w:tcW w:w="2802" w:type="dxa"/>
            <w:tcBorders>
              <w:top w:val="nil"/>
              <w:left w:val="single" w:sz="6" w:space="0" w:color="auto"/>
              <w:bottom w:val="nil"/>
              <w:right w:val="single" w:sz="6" w:space="0" w:color="auto"/>
            </w:tcBorders>
            <w:shd w:val="clear" w:color="auto" w:fill="auto"/>
          </w:tcPr>
          <w:p w14:paraId="397098C6" w14:textId="77777777" w:rsidR="004446C5" w:rsidRDefault="004446C5" w:rsidP="004446C5">
            <w:pPr>
              <w:pStyle w:val="TableRow"/>
            </w:pPr>
            <w:r>
              <w:t>Duration</w:t>
            </w:r>
          </w:p>
        </w:tc>
        <w:tc>
          <w:tcPr>
            <w:tcW w:w="4536" w:type="dxa"/>
            <w:tcBorders>
              <w:top w:val="nil"/>
              <w:left w:val="single" w:sz="6" w:space="0" w:color="auto"/>
              <w:bottom w:val="nil"/>
              <w:right w:val="single" w:sz="6" w:space="0" w:color="auto"/>
            </w:tcBorders>
            <w:shd w:val="clear" w:color="auto" w:fill="auto"/>
          </w:tcPr>
          <w:p w14:paraId="2FA1C4E3" w14:textId="77777777" w:rsidR="004446C5" w:rsidRDefault="004446C5" w:rsidP="004446C5">
            <w:pPr>
              <w:pStyle w:val="TableRow"/>
            </w:pPr>
            <w:r>
              <w:t>Free text duration of the measurement period.</w:t>
            </w:r>
          </w:p>
        </w:tc>
        <w:tc>
          <w:tcPr>
            <w:tcW w:w="1500" w:type="dxa"/>
            <w:tcBorders>
              <w:top w:val="nil"/>
              <w:left w:val="single" w:sz="6" w:space="0" w:color="auto"/>
              <w:bottom w:val="nil"/>
              <w:right w:val="single" w:sz="6" w:space="0" w:color="auto"/>
            </w:tcBorders>
            <w:shd w:val="clear" w:color="auto" w:fill="auto"/>
          </w:tcPr>
          <w:p w14:paraId="6C0B13F3" w14:textId="77777777" w:rsidR="004446C5" w:rsidRDefault="004446C5" w:rsidP="004446C5">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009492B" w14:textId="77777777" w:rsidR="004446C5" w:rsidRDefault="004446C5" w:rsidP="004446C5">
            <w:pPr>
              <w:pStyle w:val="TableRow"/>
            </w:pPr>
            <w:r>
              <w:t>50</w:t>
            </w:r>
          </w:p>
        </w:tc>
      </w:tr>
      <w:tr w:rsidR="004446C5" w14:paraId="18B14180" w14:textId="77777777">
        <w:tc>
          <w:tcPr>
            <w:tcW w:w="2802" w:type="dxa"/>
            <w:tcBorders>
              <w:top w:val="nil"/>
              <w:left w:val="single" w:sz="6" w:space="0" w:color="auto"/>
              <w:bottom w:val="nil"/>
              <w:right w:val="single" w:sz="6" w:space="0" w:color="auto"/>
            </w:tcBorders>
            <w:shd w:val="clear" w:color="auto" w:fill="auto"/>
          </w:tcPr>
          <w:p w14:paraId="1F8A6B97" w14:textId="77777777" w:rsidR="004446C5" w:rsidRDefault="004446C5" w:rsidP="004446C5">
            <w:pPr>
              <w:pStyle w:val="TableRow"/>
            </w:pPr>
            <w:r>
              <w:t>Accuracy</w:t>
            </w:r>
          </w:p>
        </w:tc>
        <w:tc>
          <w:tcPr>
            <w:tcW w:w="4536" w:type="dxa"/>
            <w:tcBorders>
              <w:top w:val="nil"/>
              <w:left w:val="single" w:sz="6" w:space="0" w:color="auto"/>
              <w:bottom w:val="nil"/>
              <w:right w:val="single" w:sz="6" w:space="0" w:color="auto"/>
            </w:tcBorders>
            <w:shd w:val="clear" w:color="auto" w:fill="auto"/>
          </w:tcPr>
          <w:p w14:paraId="1C4E3249" w14:textId="77777777" w:rsidR="004446C5" w:rsidRDefault="004446C5" w:rsidP="004446C5">
            <w:pPr>
              <w:pStyle w:val="TableRow"/>
            </w:pPr>
            <w:r>
              <w:t>Free text accuracy of the measurement.</w:t>
            </w:r>
          </w:p>
        </w:tc>
        <w:tc>
          <w:tcPr>
            <w:tcW w:w="1500" w:type="dxa"/>
            <w:tcBorders>
              <w:top w:val="nil"/>
              <w:left w:val="single" w:sz="6" w:space="0" w:color="auto"/>
              <w:bottom w:val="nil"/>
              <w:right w:val="single" w:sz="6" w:space="0" w:color="auto"/>
            </w:tcBorders>
            <w:shd w:val="clear" w:color="auto" w:fill="auto"/>
          </w:tcPr>
          <w:p w14:paraId="7EEBD75C" w14:textId="77777777" w:rsidR="004446C5" w:rsidRDefault="004446C5" w:rsidP="004446C5">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8B1D125" w14:textId="77777777" w:rsidR="004446C5" w:rsidRDefault="004446C5" w:rsidP="004446C5">
            <w:pPr>
              <w:pStyle w:val="TableRow"/>
            </w:pPr>
            <w:r>
              <w:t>50</w:t>
            </w:r>
          </w:p>
        </w:tc>
      </w:tr>
      <w:tr w:rsidR="004446C5" w14:paraId="4D67769E" w14:textId="77777777">
        <w:tc>
          <w:tcPr>
            <w:tcW w:w="2802" w:type="dxa"/>
            <w:tcBorders>
              <w:top w:val="nil"/>
              <w:left w:val="single" w:sz="6" w:space="0" w:color="auto"/>
              <w:bottom w:val="nil"/>
              <w:right w:val="single" w:sz="6" w:space="0" w:color="auto"/>
            </w:tcBorders>
            <w:shd w:val="clear" w:color="auto" w:fill="auto"/>
          </w:tcPr>
          <w:p w14:paraId="632A82CC" w14:textId="77777777" w:rsidR="004446C5" w:rsidRDefault="004446C5" w:rsidP="004446C5">
            <w:pPr>
              <w:pStyle w:val="TableRow"/>
            </w:pPr>
            <w:r>
              <w:t>Parameter_Concept_Key</w:t>
            </w:r>
          </w:p>
        </w:tc>
        <w:tc>
          <w:tcPr>
            <w:tcW w:w="4536" w:type="dxa"/>
            <w:tcBorders>
              <w:top w:val="nil"/>
              <w:left w:val="single" w:sz="6" w:space="0" w:color="auto"/>
              <w:bottom w:val="nil"/>
              <w:right w:val="single" w:sz="6" w:space="0" w:color="auto"/>
            </w:tcBorders>
            <w:shd w:val="clear" w:color="auto" w:fill="auto"/>
          </w:tcPr>
          <w:p w14:paraId="70E8A7E5" w14:textId="77777777" w:rsidR="004446C5" w:rsidRDefault="004446C5" w:rsidP="004446C5">
            <w:pPr>
              <w:pStyle w:val="TableRow"/>
            </w:pPr>
            <w:r>
              <w:t>Concept from the Measurement Parameters concept group that indeitifies the parameter that is being measured (e.g. length, height, altitude, temperature).</w:t>
            </w:r>
          </w:p>
        </w:tc>
        <w:tc>
          <w:tcPr>
            <w:tcW w:w="1500" w:type="dxa"/>
            <w:tcBorders>
              <w:top w:val="nil"/>
              <w:left w:val="single" w:sz="6" w:space="0" w:color="auto"/>
              <w:bottom w:val="nil"/>
              <w:right w:val="single" w:sz="6" w:space="0" w:color="auto"/>
            </w:tcBorders>
            <w:shd w:val="clear" w:color="auto" w:fill="auto"/>
          </w:tcPr>
          <w:p w14:paraId="287DE997" w14:textId="77777777" w:rsidR="004446C5" w:rsidRDefault="004446C5" w:rsidP="004446C5">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17700D4" w14:textId="77777777" w:rsidR="004446C5" w:rsidRDefault="004446C5" w:rsidP="004446C5">
            <w:pPr>
              <w:pStyle w:val="TableRow"/>
            </w:pPr>
            <w:r>
              <w:t>16</w:t>
            </w:r>
          </w:p>
        </w:tc>
      </w:tr>
      <w:tr w:rsidR="004446C5" w14:paraId="4CE67004" w14:textId="77777777">
        <w:tc>
          <w:tcPr>
            <w:tcW w:w="2802" w:type="dxa"/>
            <w:tcBorders>
              <w:top w:val="nil"/>
              <w:left w:val="single" w:sz="6" w:space="0" w:color="auto"/>
              <w:bottom w:val="nil"/>
              <w:right w:val="single" w:sz="6" w:space="0" w:color="auto"/>
            </w:tcBorders>
            <w:shd w:val="clear" w:color="auto" w:fill="auto"/>
          </w:tcPr>
          <w:p w14:paraId="153E6EAF" w14:textId="77777777" w:rsidR="004446C5" w:rsidRDefault="004446C5" w:rsidP="004446C5">
            <w:pPr>
              <w:pStyle w:val="TableRow"/>
            </w:pPr>
            <w:r>
              <w:t>Unit_Concept_Key</w:t>
            </w:r>
          </w:p>
        </w:tc>
        <w:tc>
          <w:tcPr>
            <w:tcW w:w="4536" w:type="dxa"/>
            <w:tcBorders>
              <w:top w:val="nil"/>
              <w:left w:val="single" w:sz="6" w:space="0" w:color="auto"/>
              <w:bottom w:val="nil"/>
              <w:right w:val="single" w:sz="6" w:space="0" w:color="auto"/>
            </w:tcBorders>
            <w:shd w:val="clear" w:color="auto" w:fill="auto"/>
          </w:tcPr>
          <w:p w14:paraId="1728E201" w14:textId="77777777" w:rsidR="004446C5" w:rsidRDefault="004446C5" w:rsidP="004446C5">
            <w:pPr>
              <w:pStyle w:val="TableRow"/>
            </w:pPr>
            <w:r>
              <w:t>Concept from the Measurement Units concept group that indeitifies the measurement unit.</w:t>
            </w:r>
          </w:p>
        </w:tc>
        <w:tc>
          <w:tcPr>
            <w:tcW w:w="1500" w:type="dxa"/>
            <w:tcBorders>
              <w:top w:val="nil"/>
              <w:left w:val="single" w:sz="6" w:space="0" w:color="auto"/>
              <w:bottom w:val="nil"/>
              <w:right w:val="single" w:sz="6" w:space="0" w:color="auto"/>
            </w:tcBorders>
            <w:shd w:val="clear" w:color="auto" w:fill="auto"/>
          </w:tcPr>
          <w:p w14:paraId="1672FD35" w14:textId="77777777" w:rsidR="004446C5" w:rsidRDefault="004446C5" w:rsidP="004446C5">
            <w:pPr>
              <w:pStyle w:val="TableRow"/>
            </w:pPr>
            <w:r>
              <w:t>char Null</w:t>
            </w:r>
          </w:p>
        </w:tc>
        <w:tc>
          <w:tcPr>
            <w:tcW w:w="1127" w:type="dxa"/>
            <w:tcBorders>
              <w:top w:val="nil"/>
              <w:left w:val="single" w:sz="6" w:space="0" w:color="auto"/>
              <w:bottom w:val="nil"/>
              <w:right w:val="single" w:sz="6" w:space="0" w:color="auto"/>
            </w:tcBorders>
            <w:shd w:val="clear" w:color="auto" w:fill="auto"/>
          </w:tcPr>
          <w:p w14:paraId="5468A09C" w14:textId="77777777" w:rsidR="004446C5" w:rsidRDefault="004446C5" w:rsidP="004446C5">
            <w:pPr>
              <w:pStyle w:val="TableRow"/>
            </w:pPr>
            <w:r>
              <w:t>16</w:t>
            </w:r>
          </w:p>
        </w:tc>
      </w:tr>
      <w:tr w:rsidR="004446C5" w14:paraId="2BC7D64D" w14:textId="77777777">
        <w:tc>
          <w:tcPr>
            <w:tcW w:w="2802" w:type="dxa"/>
            <w:tcBorders>
              <w:top w:val="nil"/>
              <w:left w:val="single" w:sz="6" w:space="0" w:color="auto"/>
              <w:bottom w:val="nil"/>
              <w:right w:val="single" w:sz="6" w:space="0" w:color="auto"/>
            </w:tcBorders>
            <w:shd w:val="clear" w:color="auto" w:fill="auto"/>
          </w:tcPr>
          <w:p w14:paraId="3F642025" w14:textId="77777777" w:rsidR="004446C5" w:rsidRDefault="004446C5" w:rsidP="004446C5">
            <w:pPr>
              <w:pStyle w:val="TableRow"/>
            </w:pPr>
            <w:r>
              <w:t>Lower_Value</w:t>
            </w:r>
          </w:p>
        </w:tc>
        <w:tc>
          <w:tcPr>
            <w:tcW w:w="4536" w:type="dxa"/>
            <w:tcBorders>
              <w:top w:val="nil"/>
              <w:left w:val="single" w:sz="6" w:space="0" w:color="auto"/>
              <w:bottom w:val="nil"/>
              <w:right w:val="single" w:sz="6" w:space="0" w:color="auto"/>
            </w:tcBorders>
            <w:shd w:val="clear" w:color="auto" w:fill="auto"/>
          </w:tcPr>
          <w:p w14:paraId="7F320B59" w14:textId="77777777" w:rsidR="004446C5" w:rsidRDefault="004446C5" w:rsidP="004446C5">
            <w:pPr>
              <w:pStyle w:val="TableRow"/>
            </w:pPr>
            <w:r>
              <w:t>Lower value of the measurement range, or measurement value if a single value is specified.</w:t>
            </w:r>
          </w:p>
        </w:tc>
        <w:tc>
          <w:tcPr>
            <w:tcW w:w="1500" w:type="dxa"/>
            <w:tcBorders>
              <w:top w:val="nil"/>
              <w:left w:val="single" w:sz="6" w:space="0" w:color="auto"/>
              <w:bottom w:val="nil"/>
              <w:right w:val="single" w:sz="6" w:space="0" w:color="auto"/>
            </w:tcBorders>
            <w:shd w:val="clear" w:color="auto" w:fill="auto"/>
          </w:tcPr>
          <w:p w14:paraId="3DEA425A" w14:textId="77777777" w:rsidR="004446C5" w:rsidRDefault="004446C5" w:rsidP="004446C5">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5F005B9F" w14:textId="77777777" w:rsidR="004446C5" w:rsidRDefault="004446C5" w:rsidP="004446C5">
            <w:pPr>
              <w:pStyle w:val="TableRow"/>
            </w:pPr>
            <w:r>
              <w:t>50</w:t>
            </w:r>
          </w:p>
        </w:tc>
      </w:tr>
      <w:tr w:rsidR="004446C5" w14:paraId="5F764C7C" w14:textId="77777777">
        <w:tc>
          <w:tcPr>
            <w:tcW w:w="2802" w:type="dxa"/>
            <w:tcBorders>
              <w:top w:val="nil"/>
              <w:left w:val="single" w:sz="6" w:space="0" w:color="auto"/>
              <w:bottom w:val="nil"/>
              <w:right w:val="single" w:sz="6" w:space="0" w:color="auto"/>
            </w:tcBorders>
            <w:shd w:val="clear" w:color="auto" w:fill="auto"/>
          </w:tcPr>
          <w:p w14:paraId="2C752543" w14:textId="77777777" w:rsidR="004446C5" w:rsidRDefault="004446C5" w:rsidP="004446C5">
            <w:pPr>
              <w:pStyle w:val="TableRow"/>
            </w:pPr>
            <w:r>
              <w:t>Upper_Value</w:t>
            </w:r>
          </w:p>
        </w:tc>
        <w:tc>
          <w:tcPr>
            <w:tcW w:w="4536" w:type="dxa"/>
            <w:tcBorders>
              <w:top w:val="nil"/>
              <w:left w:val="single" w:sz="6" w:space="0" w:color="auto"/>
              <w:bottom w:val="nil"/>
              <w:right w:val="single" w:sz="6" w:space="0" w:color="auto"/>
            </w:tcBorders>
            <w:shd w:val="clear" w:color="auto" w:fill="auto"/>
          </w:tcPr>
          <w:p w14:paraId="2523344A" w14:textId="77777777" w:rsidR="004446C5" w:rsidRDefault="004446C5" w:rsidP="004446C5">
            <w:pPr>
              <w:pStyle w:val="TableRow"/>
            </w:pPr>
            <w:r>
              <w:t>Upper value of the measurement range, or null if a single value is specified.</w:t>
            </w:r>
          </w:p>
        </w:tc>
        <w:tc>
          <w:tcPr>
            <w:tcW w:w="1500" w:type="dxa"/>
            <w:tcBorders>
              <w:top w:val="nil"/>
              <w:left w:val="single" w:sz="6" w:space="0" w:color="auto"/>
              <w:bottom w:val="nil"/>
              <w:right w:val="single" w:sz="6" w:space="0" w:color="auto"/>
            </w:tcBorders>
            <w:shd w:val="clear" w:color="auto" w:fill="auto"/>
          </w:tcPr>
          <w:p w14:paraId="5299B028" w14:textId="77777777" w:rsidR="004446C5" w:rsidRDefault="004446C5" w:rsidP="004446C5">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D07CDFD" w14:textId="77777777" w:rsidR="004446C5" w:rsidRDefault="004446C5" w:rsidP="004446C5">
            <w:pPr>
              <w:pStyle w:val="TableRow"/>
            </w:pPr>
            <w:r>
              <w:t>50</w:t>
            </w:r>
          </w:p>
        </w:tc>
      </w:tr>
      <w:tr w:rsidR="004446C5" w14:paraId="0772EC7B" w14:textId="77777777">
        <w:tc>
          <w:tcPr>
            <w:tcW w:w="2802" w:type="dxa"/>
            <w:tcBorders>
              <w:top w:val="nil"/>
              <w:left w:val="single" w:sz="6" w:space="0" w:color="auto"/>
              <w:bottom w:val="nil"/>
              <w:right w:val="single" w:sz="6" w:space="0" w:color="auto"/>
            </w:tcBorders>
            <w:shd w:val="clear" w:color="auto" w:fill="auto"/>
          </w:tcPr>
          <w:p w14:paraId="58610856" w14:textId="77777777" w:rsidR="004446C5" w:rsidRDefault="004446C5" w:rsidP="004446C5">
            <w:pPr>
              <w:pStyle w:val="TableRow"/>
            </w:pPr>
            <w:r>
              <w:t>Is_Descriptor</w:t>
            </w:r>
          </w:p>
        </w:tc>
        <w:tc>
          <w:tcPr>
            <w:tcW w:w="4536" w:type="dxa"/>
            <w:tcBorders>
              <w:top w:val="nil"/>
              <w:left w:val="single" w:sz="6" w:space="0" w:color="auto"/>
              <w:bottom w:val="nil"/>
              <w:right w:val="single" w:sz="6" w:space="0" w:color="auto"/>
            </w:tcBorders>
            <w:shd w:val="clear" w:color="auto" w:fill="auto"/>
          </w:tcPr>
          <w:p w14:paraId="1D89BC89" w14:textId="77777777" w:rsidR="004446C5" w:rsidRDefault="004446C5" w:rsidP="004446C5">
            <w:pPr>
              <w:pStyle w:val="TableRow"/>
            </w:pPr>
            <w:r>
              <w:t>Flag indicating if the record is for a descriptor (1) or a data measurement (0).</w:t>
            </w:r>
          </w:p>
        </w:tc>
        <w:tc>
          <w:tcPr>
            <w:tcW w:w="1500" w:type="dxa"/>
            <w:tcBorders>
              <w:top w:val="nil"/>
              <w:left w:val="single" w:sz="6" w:space="0" w:color="auto"/>
              <w:bottom w:val="nil"/>
              <w:right w:val="single" w:sz="6" w:space="0" w:color="auto"/>
            </w:tcBorders>
            <w:shd w:val="clear" w:color="auto" w:fill="auto"/>
          </w:tcPr>
          <w:p w14:paraId="48129FD2" w14:textId="77777777" w:rsidR="004446C5" w:rsidRDefault="004446C5" w:rsidP="004446C5">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D8A2325" w14:textId="77777777" w:rsidR="004446C5" w:rsidRDefault="004446C5" w:rsidP="004446C5">
            <w:pPr>
              <w:pStyle w:val="TableRow"/>
            </w:pPr>
          </w:p>
        </w:tc>
      </w:tr>
      <w:tr w:rsidR="004446C5" w14:paraId="5DC7455A" w14:textId="77777777">
        <w:tc>
          <w:tcPr>
            <w:tcW w:w="2802" w:type="dxa"/>
            <w:tcBorders>
              <w:top w:val="nil"/>
              <w:left w:val="single" w:sz="6" w:space="0" w:color="auto"/>
              <w:bottom w:val="nil"/>
              <w:right w:val="single" w:sz="6" w:space="0" w:color="auto"/>
            </w:tcBorders>
            <w:shd w:val="clear" w:color="auto" w:fill="auto"/>
          </w:tcPr>
          <w:p w14:paraId="5EE6DA56" w14:textId="77777777" w:rsidR="004446C5" w:rsidRDefault="004446C5" w:rsidP="004446C5">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59530329" w14:textId="77777777" w:rsidR="004446C5" w:rsidRDefault="004446C5" w:rsidP="004446C5">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0AD27A4" w14:textId="77777777" w:rsidR="004446C5" w:rsidRDefault="004446C5" w:rsidP="004446C5">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D6A00F" w14:textId="77777777" w:rsidR="004446C5" w:rsidRDefault="004446C5" w:rsidP="004446C5">
            <w:pPr>
              <w:pStyle w:val="TableRow"/>
            </w:pPr>
            <w:r>
              <w:t>16</w:t>
            </w:r>
          </w:p>
        </w:tc>
      </w:tr>
      <w:tr w:rsidR="004446C5" w14:paraId="3F7A6A73" w14:textId="77777777">
        <w:tc>
          <w:tcPr>
            <w:tcW w:w="2802" w:type="dxa"/>
            <w:tcBorders>
              <w:top w:val="nil"/>
              <w:left w:val="single" w:sz="6" w:space="0" w:color="auto"/>
              <w:bottom w:val="nil"/>
              <w:right w:val="single" w:sz="6" w:space="0" w:color="auto"/>
            </w:tcBorders>
            <w:shd w:val="clear" w:color="auto" w:fill="auto"/>
          </w:tcPr>
          <w:p w14:paraId="40BC68BC" w14:textId="77777777" w:rsidR="004446C5" w:rsidRDefault="004446C5" w:rsidP="004446C5">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170AC260" w14:textId="77777777" w:rsidR="004446C5" w:rsidRDefault="004446C5" w:rsidP="004446C5">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2CF9AB2" w14:textId="77777777" w:rsidR="004446C5" w:rsidRDefault="004446C5" w:rsidP="004446C5">
            <w:pPr>
              <w:pStyle w:val="TableRow"/>
            </w:pPr>
            <w:r>
              <w:t>char Null</w:t>
            </w:r>
          </w:p>
        </w:tc>
        <w:tc>
          <w:tcPr>
            <w:tcW w:w="1127" w:type="dxa"/>
            <w:tcBorders>
              <w:top w:val="nil"/>
              <w:left w:val="single" w:sz="6" w:space="0" w:color="auto"/>
              <w:bottom w:val="nil"/>
              <w:right w:val="single" w:sz="6" w:space="0" w:color="auto"/>
            </w:tcBorders>
            <w:shd w:val="clear" w:color="auto" w:fill="auto"/>
          </w:tcPr>
          <w:p w14:paraId="416E4C85" w14:textId="77777777" w:rsidR="004446C5" w:rsidRDefault="004446C5" w:rsidP="004446C5">
            <w:pPr>
              <w:pStyle w:val="TableRow"/>
            </w:pPr>
            <w:r>
              <w:t>16</w:t>
            </w:r>
          </w:p>
        </w:tc>
      </w:tr>
      <w:tr w:rsidR="004446C5" w14:paraId="7FF6022C" w14:textId="77777777">
        <w:tc>
          <w:tcPr>
            <w:tcW w:w="2802" w:type="dxa"/>
            <w:tcBorders>
              <w:top w:val="nil"/>
              <w:left w:val="single" w:sz="6" w:space="0" w:color="auto"/>
              <w:bottom w:val="nil"/>
              <w:right w:val="single" w:sz="6" w:space="0" w:color="auto"/>
            </w:tcBorders>
            <w:shd w:val="clear" w:color="auto" w:fill="auto"/>
          </w:tcPr>
          <w:p w14:paraId="56529957" w14:textId="77777777" w:rsidR="004446C5" w:rsidRDefault="004446C5" w:rsidP="004446C5">
            <w:pPr>
              <w:pStyle w:val="TableRow"/>
            </w:pPr>
            <w:r>
              <w:t>Custodian</w:t>
            </w:r>
          </w:p>
        </w:tc>
        <w:tc>
          <w:tcPr>
            <w:tcW w:w="4536" w:type="dxa"/>
            <w:tcBorders>
              <w:top w:val="nil"/>
              <w:left w:val="single" w:sz="6" w:space="0" w:color="auto"/>
              <w:bottom w:val="nil"/>
              <w:right w:val="single" w:sz="6" w:space="0" w:color="auto"/>
            </w:tcBorders>
            <w:shd w:val="clear" w:color="auto" w:fill="auto"/>
          </w:tcPr>
          <w:p w14:paraId="39D17719" w14:textId="77777777" w:rsidR="004446C5" w:rsidRDefault="004446C5" w:rsidP="004446C5">
            <w:pPr>
              <w:pStyle w:val="TableRow"/>
            </w:pPr>
            <w:r>
              <w:t>Site ID of the record custodian.  The record can only be edited at this site.</w:t>
            </w:r>
          </w:p>
        </w:tc>
        <w:tc>
          <w:tcPr>
            <w:tcW w:w="1500" w:type="dxa"/>
            <w:tcBorders>
              <w:top w:val="nil"/>
              <w:left w:val="single" w:sz="6" w:space="0" w:color="auto"/>
              <w:bottom w:val="nil"/>
              <w:right w:val="single" w:sz="6" w:space="0" w:color="auto"/>
            </w:tcBorders>
            <w:shd w:val="clear" w:color="auto" w:fill="auto"/>
          </w:tcPr>
          <w:p w14:paraId="33D2C16A" w14:textId="77777777" w:rsidR="004446C5" w:rsidRDefault="004446C5" w:rsidP="004446C5">
            <w:pPr>
              <w:pStyle w:val="TableRow"/>
            </w:pPr>
            <w:r>
              <w:t>char Null</w:t>
            </w:r>
          </w:p>
        </w:tc>
        <w:tc>
          <w:tcPr>
            <w:tcW w:w="1127" w:type="dxa"/>
            <w:tcBorders>
              <w:top w:val="nil"/>
              <w:left w:val="single" w:sz="6" w:space="0" w:color="auto"/>
              <w:bottom w:val="nil"/>
              <w:right w:val="single" w:sz="6" w:space="0" w:color="auto"/>
            </w:tcBorders>
            <w:shd w:val="clear" w:color="auto" w:fill="auto"/>
          </w:tcPr>
          <w:p w14:paraId="3752D65A" w14:textId="77777777" w:rsidR="004446C5" w:rsidRDefault="004446C5" w:rsidP="004446C5">
            <w:pPr>
              <w:pStyle w:val="TableRow"/>
            </w:pPr>
            <w:r>
              <w:t>8</w:t>
            </w:r>
          </w:p>
        </w:tc>
      </w:tr>
      <w:tr w:rsidR="004446C5" w14:paraId="02CDDBF7" w14:textId="77777777">
        <w:tc>
          <w:tcPr>
            <w:tcW w:w="2802" w:type="dxa"/>
            <w:tcBorders>
              <w:top w:val="nil"/>
              <w:left w:val="single" w:sz="6" w:space="0" w:color="auto"/>
              <w:bottom w:val="nil"/>
              <w:right w:val="single" w:sz="6" w:space="0" w:color="auto"/>
            </w:tcBorders>
            <w:shd w:val="clear" w:color="auto" w:fill="auto"/>
          </w:tcPr>
          <w:p w14:paraId="1BBE5D21" w14:textId="77777777" w:rsidR="004446C5" w:rsidRDefault="004446C5" w:rsidP="004446C5">
            <w:pPr>
              <w:pStyle w:val="TableRow"/>
            </w:pPr>
            <w:r>
              <w:t>Timestamp</w:t>
            </w:r>
          </w:p>
        </w:tc>
        <w:tc>
          <w:tcPr>
            <w:tcW w:w="4536" w:type="dxa"/>
            <w:tcBorders>
              <w:top w:val="nil"/>
              <w:left w:val="single" w:sz="6" w:space="0" w:color="auto"/>
              <w:bottom w:val="nil"/>
              <w:right w:val="single" w:sz="6" w:space="0" w:color="auto"/>
            </w:tcBorders>
            <w:shd w:val="clear" w:color="auto" w:fill="auto"/>
          </w:tcPr>
          <w:p w14:paraId="71077A4D" w14:textId="77777777" w:rsidR="004446C5" w:rsidRDefault="004446C5" w:rsidP="004446C5">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46EBC878" w14:textId="77777777" w:rsidR="004446C5" w:rsidRDefault="004446C5" w:rsidP="004446C5">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5E767E08" w14:textId="77777777" w:rsidR="004446C5" w:rsidRDefault="004446C5" w:rsidP="004446C5">
            <w:pPr>
              <w:pStyle w:val="TableRow"/>
            </w:pPr>
            <w:r>
              <w:t>8</w:t>
            </w:r>
          </w:p>
        </w:tc>
      </w:tr>
    </w:tbl>
    <w:p w14:paraId="2E7C4B27" w14:textId="77777777" w:rsidR="004446C5" w:rsidRDefault="004446C5" w:rsidP="004446C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4446C5" w14:paraId="6DEF314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5BE864" w14:textId="77777777" w:rsidR="004446C5" w:rsidRDefault="004446C5" w:rsidP="004446C5">
            <w:pPr>
              <w:pStyle w:val="TableTitle"/>
              <w:rPr>
                <w:color w:val="FF0000"/>
              </w:rPr>
            </w:pPr>
            <w:r>
              <w:t>Constraint : FK_Location_Feature_Data_Location_Feature</w:t>
            </w:r>
          </w:p>
        </w:tc>
      </w:tr>
      <w:tr w:rsidR="004446C5" w14:paraId="526F01CC" w14:textId="77777777">
        <w:tc>
          <w:tcPr>
            <w:tcW w:w="1548" w:type="dxa"/>
            <w:tcBorders>
              <w:top w:val="nil"/>
              <w:left w:val="single" w:sz="4" w:space="0" w:color="auto"/>
              <w:bottom w:val="single" w:sz="4" w:space="0" w:color="auto"/>
              <w:right w:val="single" w:sz="4" w:space="0" w:color="auto"/>
            </w:tcBorders>
            <w:shd w:val="clear" w:color="auto" w:fill="auto"/>
          </w:tcPr>
          <w:p w14:paraId="0C422878" w14:textId="77777777" w:rsidR="004446C5" w:rsidRDefault="004446C5" w:rsidP="004446C5">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1173592" w14:textId="77777777" w:rsidR="004446C5" w:rsidRDefault="004446C5" w:rsidP="004446C5">
            <w:pPr>
              <w:pStyle w:val="TableRow"/>
            </w:pPr>
            <w:r>
              <w:t>Each location feature has zero or more data records.  Each data record applies to 1 location feature.</w:t>
            </w:r>
          </w:p>
        </w:tc>
      </w:tr>
      <w:tr w:rsidR="004446C5" w14:paraId="521FAF0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7A4CE32" w14:textId="77777777" w:rsidR="004446C5" w:rsidRDefault="004446C5" w:rsidP="004446C5">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8871AE5" w14:textId="77777777" w:rsidR="004446C5" w:rsidRDefault="004446C5" w:rsidP="004446C5">
            <w:pPr>
              <w:pStyle w:val="CodeSamples"/>
            </w:pPr>
            <w:r>
              <w:t>FK_Location_Feature_Data_Location_Feature (Location_Feature_Key) references Location_Feature(Location_Feature_Key)</w:t>
            </w:r>
          </w:p>
        </w:tc>
      </w:tr>
    </w:tbl>
    <w:p w14:paraId="2489EE8B" w14:textId="77777777" w:rsidR="004446C5" w:rsidRDefault="004446C5" w:rsidP="004446C5">
      <w:pPr>
        <w:pStyle w:val="NormalIndent"/>
      </w:pPr>
    </w:p>
    <w:p w14:paraId="5A9105EA" w14:textId="77777777" w:rsidR="004446C5" w:rsidRDefault="004446C5" w:rsidP="004446C5"/>
    <w:p w14:paraId="089CBD6D" w14:textId="77777777" w:rsidR="00AF60D7" w:rsidRDefault="00AF60D7" w:rsidP="00840903">
      <w:pPr>
        <w:pStyle w:val="Heading4"/>
      </w:pPr>
      <w:bookmarkStart w:id="819" w:name="_Toc292879074"/>
      <w:r>
        <w:t>Macro</w:t>
      </w:r>
      <w:bookmarkEnd w:id="819"/>
    </w:p>
    <w:p w14:paraId="001BA2CB" w14:textId="77777777" w:rsidR="00AF60D7" w:rsidRDefault="00AF60D7" w:rsidP="00AF60D7">
      <w:pPr>
        <w:pStyle w:val="NormalIndent"/>
      </w:pPr>
      <w:r>
        <w:t>Table maintaining a list of the types of number generation macros and the last used auto-generated ID for each type.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D01DEB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F40EEF5"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91C0319"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2AFB2FF"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9729D1B" w14:textId="77777777" w:rsidR="00AF60D7" w:rsidRDefault="00AF60D7">
            <w:pPr>
              <w:pStyle w:val="TableColumnTitles"/>
              <w:keepNext/>
            </w:pPr>
            <w:r>
              <w:t>Size</w:t>
            </w:r>
          </w:p>
        </w:tc>
      </w:tr>
      <w:tr w:rsidR="00AF60D7" w14:paraId="040867E6" w14:textId="77777777">
        <w:tc>
          <w:tcPr>
            <w:tcW w:w="2802" w:type="dxa"/>
            <w:tcBorders>
              <w:top w:val="nil"/>
              <w:left w:val="single" w:sz="6" w:space="0" w:color="auto"/>
              <w:bottom w:val="nil"/>
              <w:right w:val="single" w:sz="6" w:space="0" w:color="auto"/>
            </w:tcBorders>
            <w:shd w:val="clear" w:color="auto" w:fill="auto"/>
          </w:tcPr>
          <w:p w14:paraId="3BC8FA87" w14:textId="77777777" w:rsidR="00AF60D7" w:rsidRDefault="00AF60D7">
            <w:pPr>
              <w:pStyle w:val="TableRow"/>
              <w:rPr>
                <w:u w:val="single"/>
              </w:rPr>
            </w:pPr>
            <w:r>
              <w:rPr>
                <w:u w:val="single"/>
              </w:rPr>
              <w:t>Number_Type</w:t>
            </w:r>
          </w:p>
        </w:tc>
        <w:tc>
          <w:tcPr>
            <w:tcW w:w="4536" w:type="dxa"/>
            <w:tcBorders>
              <w:top w:val="nil"/>
              <w:left w:val="single" w:sz="6" w:space="0" w:color="auto"/>
              <w:bottom w:val="nil"/>
              <w:right w:val="single" w:sz="6" w:space="0" w:color="auto"/>
            </w:tcBorders>
            <w:shd w:val="clear" w:color="auto" w:fill="auto"/>
          </w:tcPr>
          <w:p w14:paraId="283FD8CC" w14:textId="77777777" w:rsidR="00AF60D7" w:rsidRDefault="00AF60D7">
            <w:pPr>
              <w:pStyle w:val="TableRow"/>
            </w:pPr>
            <w:r>
              <w:t xml:space="preserve">Type of number, e.g. Accession, Loan, Movement, </w:t>
            </w:r>
            <w:r w:rsidR="000B0CDC">
              <w:t>R</w:t>
            </w:r>
            <w:r>
              <w:t>egistration.</w:t>
            </w:r>
          </w:p>
        </w:tc>
        <w:tc>
          <w:tcPr>
            <w:tcW w:w="1500" w:type="dxa"/>
            <w:tcBorders>
              <w:top w:val="nil"/>
              <w:left w:val="single" w:sz="6" w:space="0" w:color="auto"/>
              <w:bottom w:val="nil"/>
              <w:right w:val="single" w:sz="6" w:space="0" w:color="auto"/>
            </w:tcBorders>
            <w:shd w:val="clear" w:color="auto" w:fill="auto"/>
          </w:tcPr>
          <w:p w14:paraId="346CD61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E5DEAE0" w14:textId="77777777" w:rsidR="00AF60D7" w:rsidRDefault="00AF60D7">
            <w:pPr>
              <w:pStyle w:val="TableRow"/>
            </w:pPr>
            <w:r>
              <w:t>20</w:t>
            </w:r>
          </w:p>
        </w:tc>
      </w:tr>
      <w:tr w:rsidR="00AF60D7" w14:paraId="6762E690" w14:textId="77777777">
        <w:tc>
          <w:tcPr>
            <w:tcW w:w="2802" w:type="dxa"/>
            <w:tcBorders>
              <w:top w:val="nil"/>
              <w:left w:val="single" w:sz="6" w:space="0" w:color="auto"/>
              <w:bottom w:val="nil"/>
              <w:right w:val="single" w:sz="6" w:space="0" w:color="auto"/>
            </w:tcBorders>
            <w:shd w:val="clear" w:color="auto" w:fill="auto"/>
          </w:tcPr>
          <w:p w14:paraId="518691D5" w14:textId="77777777" w:rsidR="00AF60D7" w:rsidRDefault="00AF60D7">
            <w:pPr>
              <w:pStyle w:val="TableRow"/>
            </w:pPr>
            <w:r>
              <w:t>Macro</w:t>
            </w:r>
          </w:p>
        </w:tc>
        <w:tc>
          <w:tcPr>
            <w:tcW w:w="4536" w:type="dxa"/>
            <w:tcBorders>
              <w:top w:val="nil"/>
              <w:left w:val="single" w:sz="6" w:space="0" w:color="auto"/>
              <w:bottom w:val="nil"/>
              <w:right w:val="single" w:sz="6" w:space="0" w:color="auto"/>
            </w:tcBorders>
            <w:shd w:val="clear" w:color="auto" w:fill="auto"/>
          </w:tcPr>
          <w:p w14:paraId="329589D2" w14:textId="77777777" w:rsidR="00AF60D7" w:rsidRDefault="00AF60D7">
            <w:pPr>
              <w:pStyle w:val="TableRow"/>
            </w:pPr>
            <w:r>
              <w:t>Macro text as entered by the user.</w:t>
            </w:r>
          </w:p>
        </w:tc>
        <w:tc>
          <w:tcPr>
            <w:tcW w:w="1500" w:type="dxa"/>
            <w:tcBorders>
              <w:top w:val="nil"/>
              <w:left w:val="single" w:sz="6" w:space="0" w:color="auto"/>
              <w:bottom w:val="nil"/>
              <w:right w:val="single" w:sz="6" w:space="0" w:color="auto"/>
            </w:tcBorders>
            <w:shd w:val="clear" w:color="auto" w:fill="auto"/>
          </w:tcPr>
          <w:p w14:paraId="2DD51748" w14:textId="77777777" w:rsidR="00AF60D7" w:rsidRDefault="00C4129C">
            <w:pPr>
              <w:pStyle w:val="TableRow"/>
            </w:pPr>
            <w:r>
              <w:t>var</w:t>
            </w:r>
            <w:r w:rsidR="00AF60D7">
              <w:t>char Null</w:t>
            </w:r>
          </w:p>
        </w:tc>
        <w:tc>
          <w:tcPr>
            <w:tcW w:w="1127" w:type="dxa"/>
            <w:tcBorders>
              <w:top w:val="nil"/>
              <w:left w:val="single" w:sz="6" w:space="0" w:color="auto"/>
              <w:bottom w:val="nil"/>
              <w:right w:val="single" w:sz="6" w:space="0" w:color="auto"/>
            </w:tcBorders>
            <w:shd w:val="clear" w:color="auto" w:fill="auto"/>
          </w:tcPr>
          <w:p w14:paraId="62EADE66" w14:textId="77777777" w:rsidR="00AF60D7" w:rsidRDefault="00C4129C">
            <w:pPr>
              <w:pStyle w:val="TableRow"/>
            </w:pPr>
            <w:r>
              <w:t>200</w:t>
            </w:r>
          </w:p>
        </w:tc>
      </w:tr>
      <w:tr w:rsidR="00AF60D7" w14:paraId="4E2D9C09" w14:textId="77777777">
        <w:tc>
          <w:tcPr>
            <w:tcW w:w="2802" w:type="dxa"/>
            <w:tcBorders>
              <w:top w:val="nil"/>
              <w:left w:val="single" w:sz="6" w:space="0" w:color="auto"/>
              <w:bottom w:val="nil"/>
              <w:right w:val="single" w:sz="6" w:space="0" w:color="auto"/>
            </w:tcBorders>
            <w:shd w:val="clear" w:color="auto" w:fill="auto"/>
          </w:tcPr>
          <w:p w14:paraId="583417A6" w14:textId="77777777" w:rsidR="00AF60D7" w:rsidRDefault="00AF60D7">
            <w:pPr>
              <w:pStyle w:val="TableRow"/>
            </w:pPr>
            <w:r>
              <w:t>Macro_ID_Generation</w:t>
            </w:r>
          </w:p>
        </w:tc>
        <w:tc>
          <w:tcPr>
            <w:tcW w:w="4536" w:type="dxa"/>
            <w:tcBorders>
              <w:top w:val="nil"/>
              <w:left w:val="single" w:sz="6" w:space="0" w:color="auto"/>
              <w:bottom w:val="nil"/>
              <w:right w:val="single" w:sz="6" w:space="0" w:color="auto"/>
            </w:tcBorders>
            <w:shd w:val="clear" w:color="auto" w:fill="auto"/>
          </w:tcPr>
          <w:p w14:paraId="617C2660" w14:textId="77777777" w:rsidR="00AF60D7" w:rsidRDefault="00AF60D7">
            <w:pPr>
              <w:pStyle w:val="TableRow"/>
            </w:pPr>
            <w:r>
              <w:t>Flag indicating if the &lt;#ID&gt; tag in Macro is populated with a global ID for the number type (value = 0, maintained in Last_Global_ID) or an ID specific to a macro's output (value = 1, maintained in Macro_Generated_ID.Last_Macro_ID).</w:t>
            </w:r>
          </w:p>
        </w:tc>
        <w:tc>
          <w:tcPr>
            <w:tcW w:w="1500" w:type="dxa"/>
            <w:tcBorders>
              <w:top w:val="nil"/>
              <w:left w:val="single" w:sz="6" w:space="0" w:color="auto"/>
              <w:bottom w:val="nil"/>
              <w:right w:val="single" w:sz="6" w:space="0" w:color="auto"/>
            </w:tcBorders>
            <w:shd w:val="clear" w:color="auto" w:fill="auto"/>
          </w:tcPr>
          <w:p w14:paraId="72D9205E"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EBB9AC8" w14:textId="77777777" w:rsidR="00AF60D7" w:rsidRDefault="00AF60D7">
            <w:pPr>
              <w:pStyle w:val="TableRow"/>
            </w:pPr>
          </w:p>
        </w:tc>
      </w:tr>
      <w:tr w:rsidR="00AF60D7" w14:paraId="6FA50119" w14:textId="77777777">
        <w:tc>
          <w:tcPr>
            <w:tcW w:w="2802" w:type="dxa"/>
            <w:tcBorders>
              <w:top w:val="nil"/>
              <w:left w:val="single" w:sz="6" w:space="0" w:color="auto"/>
              <w:bottom w:val="nil"/>
              <w:right w:val="single" w:sz="6" w:space="0" w:color="auto"/>
            </w:tcBorders>
            <w:shd w:val="clear" w:color="auto" w:fill="auto"/>
          </w:tcPr>
          <w:p w14:paraId="46C7D3A5" w14:textId="77777777" w:rsidR="00AF60D7" w:rsidRDefault="00AF60D7">
            <w:pPr>
              <w:pStyle w:val="TableRow"/>
            </w:pPr>
            <w:r>
              <w:t>ID_Macro</w:t>
            </w:r>
          </w:p>
        </w:tc>
        <w:tc>
          <w:tcPr>
            <w:tcW w:w="4536" w:type="dxa"/>
            <w:tcBorders>
              <w:top w:val="nil"/>
              <w:left w:val="single" w:sz="6" w:space="0" w:color="auto"/>
              <w:bottom w:val="nil"/>
              <w:right w:val="single" w:sz="6" w:space="0" w:color="auto"/>
            </w:tcBorders>
            <w:shd w:val="clear" w:color="auto" w:fill="auto"/>
          </w:tcPr>
          <w:p w14:paraId="7B0F3AA1" w14:textId="77777777" w:rsidR="00AF60D7" w:rsidRDefault="00AF60D7">
            <w:pPr>
              <w:pStyle w:val="TableRow"/>
            </w:pPr>
            <w:r>
              <w:t>If Macro_ID_Generation = 1 then specifies the macro used to define a unique ID number context.</w:t>
            </w:r>
          </w:p>
        </w:tc>
        <w:tc>
          <w:tcPr>
            <w:tcW w:w="1500" w:type="dxa"/>
            <w:tcBorders>
              <w:top w:val="nil"/>
              <w:left w:val="single" w:sz="6" w:space="0" w:color="auto"/>
              <w:bottom w:val="nil"/>
              <w:right w:val="single" w:sz="6" w:space="0" w:color="auto"/>
            </w:tcBorders>
            <w:shd w:val="clear" w:color="auto" w:fill="auto"/>
          </w:tcPr>
          <w:p w14:paraId="12491C97"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9DA8820" w14:textId="77777777" w:rsidR="00AF60D7" w:rsidRDefault="00AF60D7">
            <w:pPr>
              <w:pStyle w:val="TableRow"/>
            </w:pPr>
            <w:r>
              <w:t>100</w:t>
            </w:r>
          </w:p>
        </w:tc>
      </w:tr>
      <w:tr w:rsidR="00AF60D7" w14:paraId="265200D1" w14:textId="77777777">
        <w:tc>
          <w:tcPr>
            <w:tcW w:w="2802" w:type="dxa"/>
            <w:tcBorders>
              <w:top w:val="nil"/>
              <w:left w:val="single" w:sz="6" w:space="0" w:color="auto"/>
              <w:bottom w:val="nil"/>
              <w:right w:val="single" w:sz="6" w:space="0" w:color="auto"/>
            </w:tcBorders>
            <w:shd w:val="clear" w:color="auto" w:fill="auto"/>
          </w:tcPr>
          <w:p w14:paraId="2828153E" w14:textId="77777777" w:rsidR="00AF60D7" w:rsidRDefault="00AF60D7">
            <w:pPr>
              <w:pStyle w:val="TableRow"/>
            </w:pPr>
            <w:r>
              <w:lastRenderedPageBreak/>
              <w:t>Last_Global_ID</w:t>
            </w:r>
          </w:p>
        </w:tc>
        <w:tc>
          <w:tcPr>
            <w:tcW w:w="4536" w:type="dxa"/>
            <w:tcBorders>
              <w:top w:val="nil"/>
              <w:left w:val="single" w:sz="6" w:space="0" w:color="auto"/>
              <w:bottom w:val="nil"/>
              <w:right w:val="single" w:sz="6" w:space="0" w:color="auto"/>
            </w:tcBorders>
            <w:shd w:val="clear" w:color="auto" w:fill="auto"/>
          </w:tcPr>
          <w:p w14:paraId="24C3BA6D" w14:textId="77777777" w:rsidR="00AF60D7" w:rsidRDefault="00AF60D7">
            <w:pPr>
              <w:pStyle w:val="TableRow"/>
            </w:pPr>
            <w:r>
              <w:t>Last used unique ID for this macro type.</w:t>
            </w:r>
          </w:p>
        </w:tc>
        <w:tc>
          <w:tcPr>
            <w:tcW w:w="1500" w:type="dxa"/>
            <w:tcBorders>
              <w:top w:val="nil"/>
              <w:left w:val="single" w:sz="6" w:space="0" w:color="auto"/>
              <w:bottom w:val="nil"/>
              <w:right w:val="single" w:sz="6" w:space="0" w:color="auto"/>
            </w:tcBorders>
            <w:shd w:val="clear" w:color="auto" w:fill="auto"/>
          </w:tcPr>
          <w:p w14:paraId="03D3A558"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697AC7DB" w14:textId="77777777" w:rsidR="00AF60D7" w:rsidRDefault="00AF60D7">
            <w:pPr>
              <w:pStyle w:val="TableRow"/>
            </w:pPr>
          </w:p>
        </w:tc>
      </w:tr>
      <w:tr w:rsidR="00FE2088" w14:paraId="370A4D6E" w14:textId="77777777">
        <w:tc>
          <w:tcPr>
            <w:tcW w:w="2802" w:type="dxa"/>
            <w:tcBorders>
              <w:top w:val="nil"/>
              <w:left w:val="single" w:sz="6" w:space="0" w:color="auto"/>
              <w:bottom w:val="single" w:sz="6" w:space="0" w:color="auto"/>
              <w:right w:val="single" w:sz="6" w:space="0" w:color="auto"/>
            </w:tcBorders>
            <w:shd w:val="clear" w:color="auto" w:fill="auto"/>
          </w:tcPr>
          <w:p w14:paraId="32F606C0" w14:textId="77777777" w:rsidR="00FE2088" w:rsidRDefault="00FE2088">
            <w:pPr>
              <w:pStyle w:val="TableRow"/>
            </w:pPr>
            <w:r>
              <w:t>ID_Seed</w:t>
            </w:r>
          </w:p>
        </w:tc>
        <w:tc>
          <w:tcPr>
            <w:tcW w:w="4536" w:type="dxa"/>
            <w:tcBorders>
              <w:top w:val="nil"/>
              <w:left w:val="single" w:sz="6" w:space="0" w:color="auto"/>
              <w:bottom w:val="single" w:sz="6" w:space="0" w:color="auto"/>
              <w:right w:val="single" w:sz="6" w:space="0" w:color="auto"/>
            </w:tcBorders>
            <w:shd w:val="clear" w:color="auto" w:fill="auto"/>
          </w:tcPr>
          <w:p w14:paraId="236DCFC4" w14:textId="77777777" w:rsidR="00FE2088" w:rsidRDefault="00FE2088">
            <w:pPr>
              <w:pStyle w:val="TableRow"/>
            </w:pPr>
            <w:r>
              <w:t>Seed used as starting number for any sequence of ID numbers generated.</w:t>
            </w:r>
          </w:p>
        </w:tc>
        <w:tc>
          <w:tcPr>
            <w:tcW w:w="1500" w:type="dxa"/>
            <w:tcBorders>
              <w:top w:val="nil"/>
              <w:left w:val="single" w:sz="6" w:space="0" w:color="auto"/>
              <w:bottom w:val="single" w:sz="6" w:space="0" w:color="auto"/>
              <w:right w:val="single" w:sz="6" w:space="0" w:color="auto"/>
            </w:tcBorders>
            <w:shd w:val="clear" w:color="auto" w:fill="auto"/>
          </w:tcPr>
          <w:p w14:paraId="46C847C7" w14:textId="77777777" w:rsidR="00FE2088" w:rsidRDefault="00FE2088">
            <w:pPr>
              <w:pStyle w:val="TableRow"/>
            </w:pPr>
            <w:r>
              <w:t>int Not Null default 1</w:t>
            </w:r>
          </w:p>
        </w:tc>
        <w:tc>
          <w:tcPr>
            <w:tcW w:w="1127" w:type="dxa"/>
            <w:tcBorders>
              <w:top w:val="nil"/>
              <w:left w:val="single" w:sz="6" w:space="0" w:color="auto"/>
              <w:bottom w:val="single" w:sz="6" w:space="0" w:color="auto"/>
              <w:right w:val="single" w:sz="6" w:space="0" w:color="auto"/>
            </w:tcBorders>
            <w:shd w:val="clear" w:color="auto" w:fill="auto"/>
          </w:tcPr>
          <w:p w14:paraId="0C767244" w14:textId="77777777" w:rsidR="00FE2088" w:rsidRDefault="00FE2088">
            <w:pPr>
              <w:pStyle w:val="TableRow"/>
            </w:pPr>
          </w:p>
        </w:tc>
      </w:tr>
    </w:tbl>
    <w:p w14:paraId="21494DAE" w14:textId="77777777" w:rsidR="00AF60D7" w:rsidRDefault="00AF60D7" w:rsidP="00AF60D7">
      <w:pPr>
        <w:pStyle w:val="NormalIndent"/>
      </w:pPr>
    </w:p>
    <w:p w14:paraId="1435C216" w14:textId="77777777" w:rsidR="00AF60D7" w:rsidRDefault="00AF60D7" w:rsidP="00840903">
      <w:pPr>
        <w:pStyle w:val="Heading4"/>
      </w:pPr>
      <w:bookmarkStart w:id="820" w:name="_Toc292879075"/>
      <w:r>
        <w:t>Macro_Generated_ID</w:t>
      </w:r>
      <w:bookmarkEnd w:id="820"/>
    </w:p>
    <w:p w14:paraId="6D639078" w14:textId="77777777" w:rsidR="00AF60D7" w:rsidRDefault="00AF60D7" w:rsidP="00AF60D7">
      <w:pPr>
        <w:pStyle w:val="NormalIndent"/>
      </w:pPr>
      <w:r>
        <w:t>Table listing the last used auto-generated number for each specified macro output.</w:t>
      </w:r>
    </w:p>
    <w:p w14:paraId="1FAA3A91" w14:textId="77777777" w:rsidR="00AF60D7" w:rsidRDefault="00AF60D7" w:rsidP="00AF60D7">
      <w:pPr>
        <w:pStyle w:val="NormalIndent"/>
      </w:pPr>
      <w:r>
        <w:t>For example, if a macro is setup for Accessions as &lt;#Year&gt;/&lt;#Month&gt;/&lt;#ID&gt; and the ID is specified as being uniquely generated for the results of &lt;#Year&gt;/&lt;#Month&gt; then a record is created in this table for each combination of year and month, allowing the numbering to restart automatically as the month changes.  The following number sequence illustrates the output of the macro:</w:t>
      </w:r>
    </w:p>
    <w:p w14:paraId="60958099" w14:textId="77777777" w:rsidR="00AF60D7" w:rsidRDefault="00AF60D7" w:rsidP="00370904">
      <w:pPr>
        <w:pStyle w:val="NormalIndent"/>
        <w:spacing w:after="120"/>
      </w:pPr>
      <w:r>
        <w:t>2003/1/1</w:t>
      </w:r>
    </w:p>
    <w:p w14:paraId="62736910" w14:textId="77777777" w:rsidR="00AF60D7" w:rsidRDefault="00AF60D7" w:rsidP="00370904">
      <w:pPr>
        <w:pStyle w:val="NormalIndent"/>
        <w:spacing w:after="120"/>
      </w:pPr>
      <w:r>
        <w:t>2003/1/2</w:t>
      </w:r>
    </w:p>
    <w:p w14:paraId="009271D8" w14:textId="77777777" w:rsidR="00AF60D7" w:rsidRDefault="00AF60D7" w:rsidP="00370904">
      <w:pPr>
        <w:pStyle w:val="NormalIndent"/>
        <w:spacing w:after="120"/>
      </w:pPr>
      <w:r>
        <w:t>2003/1/3</w:t>
      </w:r>
    </w:p>
    <w:p w14:paraId="0D261595" w14:textId="77777777" w:rsidR="00AF60D7" w:rsidRDefault="00AF60D7" w:rsidP="00370904">
      <w:pPr>
        <w:pStyle w:val="NormalIndent"/>
        <w:spacing w:after="120"/>
      </w:pPr>
      <w:r>
        <w:t>2003/1/4</w:t>
      </w:r>
    </w:p>
    <w:p w14:paraId="0916ABC2" w14:textId="77777777" w:rsidR="00AF60D7" w:rsidRDefault="00AF60D7" w:rsidP="00370904">
      <w:pPr>
        <w:pStyle w:val="NormalIndent"/>
        <w:spacing w:after="120"/>
      </w:pPr>
      <w:r>
        <w:t>2003/2/1</w:t>
      </w:r>
    </w:p>
    <w:p w14:paraId="45C7DA0D" w14:textId="77777777" w:rsidR="00AF60D7" w:rsidRDefault="00AF60D7" w:rsidP="00370904">
      <w:pPr>
        <w:pStyle w:val="NormalIndent"/>
        <w:spacing w:after="120"/>
      </w:pPr>
      <w:r>
        <w:t>2003/2/2</w:t>
      </w:r>
    </w:p>
    <w:p w14:paraId="1F04F922" w14:textId="77777777" w:rsidR="00AF60D7" w:rsidRDefault="00AF60D7" w:rsidP="00370904">
      <w:pPr>
        <w:pStyle w:val="NormalIndent"/>
        <w:spacing w:after="120"/>
      </w:pPr>
      <w:r>
        <w:t>2003/2/3</w:t>
      </w:r>
    </w:p>
    <w:p w14:paraId="1CD64567" w14:textId="77777777" w:rsidR="00AF60D7" w:rsidRDefault="00AF60D7" w:rsidP="00370904">
      <w:pPr>
        <w:pStyle w:val="NormalIndent"/>
        <w:spacing w:after="120"/>
      </w:pPr>
      <w:r>
        <w:t>2003/3/1</w:t>
      </w:r>
    </w:p>
    <w:p w14:paraId="63312ECC" w14:textId="77777777" w:rsidR="00370904" w:rsidRDefault="00370904" w:rsidP="00370904">
      <w:pPr>
        <w:pStyle w:val="NormalIndent"/>
        <w:spacing w:after="1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1CAB02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0DD32A8"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0ED3C1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827D95C"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BCA7A83" w14:textId="77777777" w:rsidR="00AF60D7" w:rsidRDefault="00AF60D7">
            <w:pPr>
              <w:pStyle w:val="TableColumnTitles"/>
              <w:keepNext/>
            </w:pPr>
            <w:r>
              <w:t>Size</w:t>
            </w:r>
          </w:p>
        </w:tc>
      </w:tr>
      <w:tr w:rsidR="00AF60D7" w14:paraId="22D90BB4" w14:textId="77777777">
        <w:tc>
          <w:tcPr>
            <w:tcW w:w="2802" w:type="dxa"/>
            <w:tcBorders>
              <w:top w:val="nil"/>
              <w:left w:val="single" w:sz="6" w:space="0" w:color="auto"/>
              <w:bottom w:val="nil"/>
              <w:right w:val="single" w:sz="6" w:space="0" w:color="auto"/>
            </w:tcBorders>
            <w:shd w:val="clear" w:color="auto" w:fill="auto"/>
          </w:tcPr>
          <w:p w14:paraId="07D3D934" w14:textId="77777777" w:rsidR="00AF60D7" w:rsidRDefault="00AF60D7">
            <w:pPr>
              <w:pStyle w:val="TableRow"/>
              <w:rPr>
                <w:u w:val="single"/>
              </w:rPr>
            </w:pPr>
            <w:r>
              <w:rPr>
                <w:u w:val="single"/>
              </w:rPr>
              <w:t>Number_Type</w:t>
            </w:r>
          </w:p>
        </w:tc>
        <w:tc>
          <w:tcPr>
            <w:tcW w:w="4536" w:type="dxa"/>
            <w:tcBorders>
              <w:top w:val="nil"/>
              <w:left w:val="single" w:sz="6" w:space="0" w:color="auto"/>
              <w:bottom w:val="nil"/>
              <w:right w:val="single" w:sz="6" w:space="0" w:color="auto"/>
            </w:tcBorders>
            <w:shd w:val="clear" w:color="auto" w:fill="auto"/>
          </w:tcPr>
          <w:p w14:paraId="65405311" w14:textId="77777777" w:rsidR="00AF60D7" w:rsidRDefault="00AF60D7">
            <w:pPr>
              <w:pStyle w:val="TableRow"/>
            </w:pPr>
            <w:r>
              <w:t>Type of number, e.g. Accession, Loan, Movement, Specimen Registration.</w:t>
            </w:r>
          </w:p>
        </w:tc>
        <w:tc>
          <w:tcPr>
            <w:tcW w:w="1500" w:type="dxa"/>
            <w:tcBorders>
              <w:top w:val="nil"/>
              <w:left w:val="single" w:sz="6" w:space="0" w:color="auto"/>
              <w:bottom w:val="nil"/>
              <w:right w:val="single" w:sz="6" w:space="0" w:color="auto"/>
            </w:tcBorders>
            <w:shd w:val="clear" w:color="auto" w:fill="auto"/>
          </w:tcPr>
          <w:p w14:paraId="6FBF8F5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2EAC01E" w14:textId="77777777" w:rsidR="00AF60D7" w:rsidRDefault="00AF60D7">
            <w:pPr>
              <w:pStyle w:val="TableRow"/>
            </w:pPr>
            <w:r>
              <w:t>20</w:t>
            </w:r>
          </w:p>
        </w:tc>
      </w:tr>
      <w:tr w:rsidR="00AF60D7" w14:paraId="14BD9826" w14:textId="77777777">
        <w:tc>
          <w:tcPr>
            <w:tcW w:w="2802" w:type="dxa"/>
            <w:tcBorders>
              <w:top w:val="nil"/>
              <w:left w:val="single" w:sz="6" w:space="0" w:color="auto"/>
              <w:bottom w:val="nil"/>
              <w:right w:val="single" w:sz="6" w:space="0" w:color="auto"/>
            </w:tcBorders>
            <w:shd w:val="clear" w:color="auto" w:fill="auto"/>
          </w:tcPr>
          <w:p w14:paraId="7BA2B2D5" w14:textId="77777777" w:rsidR="00AF60D7" w:rsidRPr="00C4129C" w:rsidRDefault="00AF60D7">
            <w:pPr>
              <w:pStyle w:val="TableRow"/>
              <w:rPr>
                <w:u w:val="single"/>
              </w:rPr>
            </w:pPr>
            <w:r w:rsidRPr="00C4129C">
              <w:rPr>
                <w:u w:val="single"/>
              </w:rPr>
              <w:t>Macro_Output</w:t>
            </w:r>
          </w:p>
        </w:tc>
        <w:tc>
          <w:tcPr>
            <w:tcW w:w="4536" w:type="dxa"/>
            <w:tcBorders>
              <w:top w:val="nil"/>
              <w:left w:val="single" w:sz="6" w:space="0" w:color="auto"/>
              <w:bottom w:val="nil"/>
              <w:right w:val="single" w:sz="6" w:space="0" w:color="auto"/>
            </w:tcBorders>
            <w:shd w:val="clear" w:color="auto" w:fill="auto"/>
          </w:tcPr>
          <w:p w14:paraId="2BB3894B" w14:textId="77777777" w:rsidR="00AF60D7" w:rsidRDefault="00AF60D7">
            <w:pPr>
              <w:pStyle w:val="TableRow"/>
            </w:pPr>
            <w:r>
              <w:t>Output of the macro used to generate the unique number for, e.g. 2003/1.</w:t>
            </w:r>
          </w:p>
        </w:tc>
        <w:tc>
          <w:tcPr>
            <w:tcW w:w="1500" w:type="dxa"/>
            <w:tcBorders>
              <w:top w:val="nil"/>
              <w:left w:val="single" w:sz="6" w:space="0" w:color="auto"/>
              <w:bottom w:val="nil"/>
              <w:right w:val="single" w:sz="6" w:space="0" w:color="auto"/>
            </w:tcBorders>
            <w:shd w:val="clear" w:color="auto" w:fill="auto"/>
          </w:tcPr>
          <w:p w14:paraId="21A6DC1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95609AB" w14:textId="77777777" w:rsidR="00AF60D7" w:rsidRDefault="00AF60D7">
            <w:pPr>
              <w:pStyle w:val="TableRow"/>
            </w:pPr>
            <w:r>
              <w:t>50</w:t>
            </w:r>
          </w:p>
        </w:tc>
      </w:tr>
      <w:tr w:rsidR="00AF60D7" w14:paraId="2B8B0536" w14:textId="77777777">
        <w:tc>
          <w:tcPr>
            <w:tcW w:w="2802" w:type="dxa"/>
            <w:tcBorders>
              <w:top w:val="nil"/>
              <w:left w:val="single" w:sz="6" w:space="0" w:color="auto"/>
              <w:bottom w:val="single" w:sz="6" w:space="0" w:color="auto"/>
              <w:right w:val="single" w:sz="6" w:space="0" w:color="auto"/>
            </w:tcBorders>
            <w:shd w:val="clear" w:color="auto" w:fill="auto"/>
          </w:tcPr>
          <w:p w14:paraId="4882B808" w14:textId="77777777" w:rsidR="00AF60D7" w:rsidRDefault="00AF60D7">
            <w:pPr>
              <w:pStyle w:val="TableRow"/>
            </w:pPr>
            <w:r>
              <w:t>Last_Macro_ID</w:t>
            </w:r>
          </w:p>
        </w:tc>
        <w:tc>
          <w:tcPr>
            <w:tcW w:w="4536" w:type="dxa"/>
            <w:tcBorders>
              <w:top w:val="nil"/>
              <w:left w:val="single" w:sz="6" w:space="0" w:color="auto"/>
              <w:bottom w:val="single" w:sz="6" w:space="0" w:color="auto"/>
              <w:right w:val="single" w:sz="6" w:space="0" w:color="auto"/>
            </w:tcBorders>
            <w:shd w:val="clear" w:color="auto" w:fill="auto"/>
          </w:tcPr>
          <w:p w14:paraId="59DAD6A8" w14:textId="77777777" w:rsidR="00AF60D7" w:rsidRDefault="00AF60D7">
            <w:pPr>
              <w:pStyle w:val="TableRow"/>
            </w:pPr>
            <w:r>
              <w:t>Last used unique number.</w:t>
            </w:r>
          </w:p>
        </w:tc>
        <w:tc>
          <w:tcPr>
            <w:tcW w:w="1500" w:type="dxa"/>
            <w:tcBorders>
              <w:top w:val="nil"/>
              <w:left w:val="single" w:sz="6" w:space="0" w:color="auto"/>
              <w:bottom w:val="single" w:sz="6" w:space="0" w:color="auto"/>
              <w:right w:val="single" w:sz="6" w:space="0" w:color="auto"/>
            </w:tcBorders>
            <w:shd w:val="clear" w:color="auto" w:fill="auto"/>
          </w:tcPr>
          <w:p w14:paraId="3B69DD5F" w14:textId="77777777" w:rsidR="00AF60D7" w:rsidRDefault="00AF60D7">
            <w:pPr>
              <w:pStyle w:val="TableRow"/>
            </w:pPr>
            <w:r>
              <w:t>int Not Null</w:t>
            </w:r>
          </w:p>
        </w:tc>
        <w:tc>
          <w:tcPr>
            <w:tcW w:w="1127" w:type="dxa"/>
            <w:tcBorders>
              <w:top w:val="nil"/>
              <w:left w:val="single" w:sz="6" w:space="0" w:color="auto"/>
              <w:bottom w:val="single" w:sz="6" w:space="0" w:color="auto"/>
              <w:right w:val="single" w:sz="6" w:space="0" w:color="auto"/>
            </w:tcBorders>
            <w:shd w:val="clear" w:color="auto" w:fill="auto"/>
          </w:tcPr>
          <w:p w14:paraId="675E6664" w14:textId="77777777" w:rsidR="00AF60D7" w:rsidRDefault="00AF60D7">
            <w:pPr>
              <w:pStyle w:val="TableRow"/>
            </w:pPr>
          </w:p>
        </w:tc>
      </w:tr>
    </w:tbl>
    <w:p w14:paraId="0F53BE43" w14:textId="77777777" w:rsidR="00AF60D7" w:rsidRDefault="00AF60D7" w:rsidP="00AF60D7">
      <w:pPr>
        <w:pStyle w:val="NormalIndent"/>
      </w:pPr>
    </w:p>
    <w:p w14:paraId="1AB6DB6C" w14:textId="77777777" w:rsidR="00AF60D7" w:rsidRDefault="00AF60D7" w:rsidP="00840903">
      <w:pPr>
        <w:pStyle w:val="Heading4"/>
      </w:pPr>
      <w:bookmarkStart w:id="821" w:name="_Toc292879076"/>
      <w:r>
        <w:t>Meaning</w:t>
      </w:r>
      <w:bookmarkEnd w:id="821"/>
    </w:p>
    <w:p w14:paraId="740C71DB" w14:textId="77777777" w:rsidR="00AF60D7" w:rsidRDefault="00AF60D7" w:rsidP="00AF60D7">
      <w:pPr>
        <w:pStyle w:val="NormalIndent"/>
      </w:pPr>
      <w:r>
        <w:t>The meaning table maintains a key for every specific meaning known to the thesaurus.  All concepts that have exactly the same meaning have the same Meaning_Key.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0E3685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C78E488"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4E4068D"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ADC4490"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F3F0D06" w14:textId="77777777" w:rsidR="00AF60D7" w:rsidRDefault="00AF60D7">
            <w:pPr>
              <w:pStyle w:val="TableColumnTitles"/>
              <w:keepNext/>
            </w:pPr>
            <w:r>
              <w:t>Size</w:t>
            </w:r>
          </w:p>
        </w:tc>
      </w:tr>
      <w:tr w:rsidR="00AF60D7" w14:paraId="515E50A6" w14:textId="77777777">
        <w:tc>
          <w:tcPr>
            <w:tcW w:w="2802" w:type="dxa"/>
            <w:tcBorders>
              <w:top w:val="nil"/>
              <w:left w:val="single" w:sz="6" w:space="0" w:color="auto"/>
              <w:bottom w:val="single" w:sz="6" w:space="0" w:color="auto"/>
              <w:right w:val="single" w:sz="6" w:space="0" w:color="auto"/>
            </w:tcBorders>
            <w:shd w:val="clear" w:color="auto" w:fill="auto"/>
          </w:tcPr>
          <w:p w14:paraId="2F258354" w14:textId="77777777" w:rsidR="00AF60D7" w:rsidRDefault="00AF60D7">
            <w:pPr>
              <w:pStyle w:val="TableRow"/>
              <w:rPr>
                <w:u w:val="single"/>
              </w:rPr>
            </w:pPr>
            <w:r>
              <w:rPr>
                <w:u w:val="single"/>
              </w:rPr>
              <w:t>Meaning_Key</w:t>
            </w:r>
          </w:p>
        </w:tc>
        <w:tc>
          <w:tcPr>
            <w:tcW w:w="4536" w:type="dxa"/>
            <w:tcBorders>
              <w:top w:val="nil"/>
              <w:left w:val="single" w:sz="6" w:space="0" w:color="auto"/>
              <w:bottom w:val="single" w:sz="6" w:space="0" w:color="auto"/>
              <w:right w:val="single" w:sz="6" w:space="0" w:color="auto"/>
            </w:tcBorders>
            <w:shd w:val="clear" w:color="auto" w:fill="auto"/>
          </w:tcPr>
          <w:p w14:paraId="4D2C052F" w14:textId="77777777" w:rsidR="00AF60D7" w:rsidRDefault="00AF60D7">
            <w:pPr>
              <w:pStyle w:val="TableRow"/>
            </w:pPr>
            <w:r>
              <w:t>Unique identifier for the Meaning table</w:t>
            </w:r>
          </w:p>
        </w:tc>
        <w:tc>
          <w:tcPr>
            <w:tcW w:w="1500" w:type="dxa"/>
            <w:tcBorders>
              <w:top w:val="nil"/>
              <w:left w:val="single" w:sz="6" w:space="0" w:color="auto"/>
              <w:bottom w:val="single" w:sz="6" w:space="0" w:color="auto"/>
              <w:right w:val="single" w:sz="6" w:space="0" w:color="auto"/>
            </w:tcBorders>
            <w:shd w:val="clear" w:color="auto" w:fill="auto"/>
          </w:tcPr>
          <w:p w14:paraId="2CCFAEFC"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3678BFAE" w14:textId="77777777" w:rsidR="00AF60D7" w:rsidRDefault="00AF60D7">
            <w:pPr>
              <w:pStyle w:val="TableRow"/>
            </w:pPr>
            <w:r>
              <w:t>16</w:t>
            </w:r>
          </w:p>
        </w:tc>
      </w:tr>
    </w:tbl>
    <w:p w14:paraId="2A48D35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D7DB44A"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6E14F35"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CA8757A"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5AF9F43" w14:textId="77777777" w:rsidR="00AF60D7" w:rsidRDefault="00AF60D7">
            <w:pPr>
              <w:pStyle w:val="TableColumnTitles"/>
              <w:keepNext/>
            </w:pPr>
            <w:r>
              <w:t>Options</w:t>
            </w:r>
          </w:p>
        </w:tc>
      </w:tr>
      <w:tr w:rsidR="00AF60D7" w14:paraId="5BBF911F" w14:textId="77777777">
        <w:tc>
          <w:tcPr>
            <w:tcW w:w="2801" w:type="dxa"/>
            <w:tcBorders>
              <w:top w:val="nil"/>
              <w:left w:val="single" w:sz="6" w:space="0" w:color="auto"/>
              <w:bottom w:val="single" w:sz="6" w:space="0" w:color="auto"/>
              <w:right w:val="single" w:sz="6" w:space="0" w:color="auto"/>
            </w:tcBorders>
            <w:shd w:val="clear" w:color="auto" w:fill="auto"/>
          </w:tcPr>
          <w:p w14:paraId="0A7A6AE7"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563E8AD"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34E1F6A3" w14:textId="77777777" w:rsidR="00AF60D7" w:rsidRDefault="00AF60D7">
            <w:pPr>
              <w:pStyle w:val="TableRow"/>
            </w:pPr>
          </w:p>
        </w:tc>
      </w:tr>
    </w:tbl>
    <w:p w14:paraId="5F2F3E28" w14:textId="77777777" w:rsidR="00AF60D7" w:rsidRDefault="00AF60D7" w:rsidP="00AF60D7">
      <w:pPr>
        <w:pStyle w:val="NormalIndent"/>
      </w:pPr>
    </w:p>
    <w:p w14:paraId="327073F3" w14:textId="77777777" w:rsidR="00AF60D7" w:rsidRDefault="00AF60D7" w:rsidP="00840903">
      <w:pPr>
        <w:pStyle w:val="Heading4"/>
      </w:pPr>
      <w:bookmarkStart w:id="822" w:name="_Toc292879077"/>
      <w:r>
        <w:t>Metadata</w:t>
      </w:r>
      <w:bookmarkEnd w:id="822"/>
    </w:p>
    <w:p w14:paraId="1F1D0EF1" w14:textId="77777777" w:rsidR="00AF60D7" w:rsidRDefault="00AF60D7" w:rsidP="00AF60D7">
      <w:pPr>
        <w:pStyle w:val="NormalIndent"/>
      </w:pPr>
      <w:r>
        <w:t>The Metadata module allows free text tagged values to be associated with any entity in the database.  Each record details a single item of metadata associated with a record in the database.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82C9C0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8D2E8F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E4085D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C5BDD8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B4E5C02" w14:textId="77777777" w:rsidR="00AF60D7" w:rsidRDefault="00AF60D7">
            <w:pPr>
              <w:pStyle w:val="TableColumnTitles"/>
              <w:keepNext/>
            </w:pPr>
            <w:r>
              <w:t>Size</w:t>
            </w:r>
          </w:p>
        </w:tc>
      </w:tr>
      <w:tr w:rsidR="00AF60D7" w14:paraId="0F9787C1" w14:textId="77777777">
        <w:tc>
          <w:tcPr>
            <w:tcW w:w="2802" w:type="dxa"/>
            <w:tcBorders>
              <w:top w:val="nil"/>
              <w:left w:val="single" w:sz="6" w:space="0" w:color="auto"/>
              <w:bottom w:val="nil"/>
              <w:right w:val="single" w:sz="6" w:space="0" w:color="auto"/>
            </w:tcBorders>
            <w:shd w:val="clear" w:color="auto" w:fill="auto"/>
          </w:tcPr>
          <w:p w14:paraId="0269C60F" w14:textId="77777777" w:rsidR="00AF60D7" w:rsidRDefault="00AF60D7">
            <w:pPr>
              <w:pStyle w:val="TableRow"/>
              <w:rPr>
                <w:u w:val="single"/>
              </w:rPr>
            </w:pPr>
            <w:r>
              <w:rPr>
                <w:u w:val="single"/>
              </w:rPr>
              <w:t>Metadata_Key</w:t>
            </w:r>
          </w:p>
        </w:tc>
        <w:tc>
          <w:tcPr>
            <w:tcW w:w="4536" w:type="dxa"/>
            <w:tcBorders>
              <w:top w:val="nil"/>
              <w:left w:val="single" w:sz="6" w:space="0" w:color="auto"/>
              <w:bottom w:val="nil"/>
              <w:right w:val="single" w:sz="6" w:space="0" w:color="auto"/>
            </w:tcBorders>
            <w:shd w:val="clear" w:color="auto" w:fill="auto"/>
          </w:tcPr>
          <w:p w14:paraId="2EDFCBF2" w14:textId="77777777" w:rsidR="00AF60D7" w:rsidRDefault="00AF60D7">
            <w:pPr>
              <w:pStyle w:val="TableRow"/>
            </w:pPr>
            <w:r>
              <w:t>Unique identifier for the Metadata table</w:t>
            </w:r>
          </w:p>
        </w:tc>
        <w:tc>
          <w:tcPr>
            <w:tcW w:w="1500" w:type="dxa"/>
            <w:tcBorders>
              <w:top w:val="nil"/>
              <w:left w:val="single" w:sz="6" w:space="0" w:color="auto"/>
              <w:bottom w:val="nil"/>
              <w:right w:val="single" w:sz="6" w:space="0" w:color="auto"/>
            </w:tcBorders>
            <w:shd w:val="clear" w:color="auto" w:fill="auto"/>
          </w:tcPr>
          <w:p w14:paraId="5A9FD9F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17A6593" w14:textId="77777777" w:rsidR="00AF60D7" w:rsidRDefault="00AF60D7">
            <w:pPr>
              <w:pStyle w:val="TableRow"/>
            </w:pPr>
            <w:r>
              <w:t>16</w:t>
            </w:r>
          </w:p>
        </w:tc>
      </w:tr>
      <w:tr w:rsidR="00AF60D7" w14:paraId="284B4981" w14:textId="77777777">
        <w:tc>
          <w:tcPr>
            <w:tcW w:w="2802" w:type="dxa"/>
            <w:tcBorders>
              <w:top w:val="nil"/>
              <w:left w:val="single" w:sz="6" w:space="0" w:color="auto"/>
              <w:bottom w:val="nil"/>
              <w:right w:val="single" w:sz="6" w:space="0" w:color="auto"/>
            </w:tcBorders>
            <w:shd w:val="clear" w:color="auto" w:fill="auto"/>
          </w:tcPr>
          <w:p w14:paraId="433FB84D" w14:textId="77777777" w:rsidR="00AF60D7" w:rsidRDefault="00AF60D7">
            <w:pPr>
              <w:pStyle w:val="TableRow"/>
            </w:pPr>
            <w:r>
              <w:t>Record_Key</w:t>
            </w:r>
          </w:p>
        </w:tc>
        <w:tc>
          <w:tcPr>
            <w:tcW w:w="4536" w:type="dxa"/>
            <w:tcBorders>
              <w:top w:val="nil"/>
              <w:left w:val="single" w:sz="6" w:space="0" w:color="auto"/>
              <w:bottom w:val="nil"/>
              <w:right w:val="single" w:sz="6" w:space="0" w:color="auto"/>
            </w:tcBorders>
            <w:shd w:val="clear" w:color="auto" w:fill="auto"/>
          </w:tcPr>
          <w:p w14:paraId="7E8E3CDB" w14:textId="77777777" w:rsidR="00AF60D7" w:rsidRDefault="00AF60D7">
            <w:pPr>
              <w:pStyle w:val="TableRow"/>
            </w:pPr>
            <w:r>
              <w:t>References the primary key of the table that the metadata item is associated with.</w:t>
            </w:r>
          </w:p>
        </w:tc>
        <w:tc>
          <w:tcPr>
            <w:tcW w:w="1500" w:type="dxa"/>
            <w:tcBorders>
              <w:top w:val="nil"/>
              <w:left w:val="single" w:sz="6" w:space="0" w:color="auto"/>
              <w:bottom w:val="nil"/>
              <w:right w:val="single" w:sz="6" w:space="0" w:color="auto"/>
            </w:tcBorders>
            <w:shd w:val="clear" w:color="auto" w:fill="auto"/>
          </w:tcPr>
          <w:p w14:paraId="31C1AA6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B3DDA7" w14:textId="77777777" w:rsidR="00AF60D7" w:rsidRDefault="00AF60D7">
            <w:pPr>
              <w:pStyle w:val="TableRow"/>
            </w:pPr>
            <w:r>
              <w:t>16</w:t>
            </w:r>
          </w:p>
        </w:tc>
      </w:tr>
      <w:tr w:rsidR="00AF60D7" w14:paraId="4228F5EE" w14:textId="77777777">
        <w:tc>
          <w:tcPr>
            <w:tcW w:w="2802" w:type="dxa"/>
            <w:tcBorders>
              <w:top w:val="nil"/>
              <w:left w:val="single" w:sz="6" w:space="0" w:color="auto"/>
              <w:bottom w:val="nil"/>
              <w:right w:val="single" w:sz="6" w:space="0" w:color="auto"/>
            </w:tcBorders>
            <w:shd w:val="clear" w:color="auto" w:fill="auto"/>
          </w:tcPr>
          <w:p w14:paraId="6B4F9AD3" w14:textId="77777777" w:rsidR="00AF60D7" w:rsidRDefault="00AF60D7">
            <w:pPr>
              <w:pStyle w:val="TableRow"/>
            </w:pPr>
            <w:r>
              <w:t>Text</w:t>
            </w:r>
          </w:p>
        </w:tc>
        <w:tc>
          <w:tcPr>
            <w:tcW w:w="4536" w:type="dxa"/>
            <w:tcBorders>
              <w:top w:val="nil"/>
              <w:left w:val="single" w:sz="6" w:space="0" w:color="auto"/>
              <w:bottom w:val="nil"/>
              <w:right w:val="single" w:sz="6" w:space="0" w:color="auto"/>
            </w:tcBorders>
            <w:shd w:val="clear" w:color="auto" w:fill="auto"/>
          </w:tcPr>
          <w:p w14:paraId="67F37CFF" w14:textId="77777777" w:rsidR="00AF60D7" w:rsidRDefault="00AF60D7">
            <w:pPr>
              <w:pStyle w:val="TableRow"/>
            </w:pPr>
            <w:r>
              <w:t>Text of the metadata.</w:t>
            </w:r>
          </w:p>
        </w:tc>
        <w:tc>
          <w:tcPr>
            <w:tcW w:w="1500" w:type="dxa"/>
            <w:tcBorders>
              <w:top w:val="nil"/>
              <w:left w:val="single" w:sz="6" w:space="0" w:color="auto"/>
              <w:bottom w:val="nil"/>
              <w:right w:val="single" w:sz="6" w:space="0" w:color="auto"/>
            </w:tcBorders>
            <w:shd w:val="clear" w:color="auto" w:fill="auto"/>
          </w:tcPr>
          <w:p w14:paraId="030F35A8" w14:textId="77777777" w:rsidR="00AF60D7" w:rsidRDefault="00AF60D7">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798A1A89" w14:textId="77777777" w:rsidR="00AF60D7" w:rsidRDefault="00AF60D7">
            <w:pPr>
              <w:pStyle w:val="TableRow"/>
            </w:pPr>
          </w:p>
        </w:tc>
      </w:tr>
      <w:tr w:rsidR="00AF60D7" w14:paraId="026C65DD" w14:textId="77777777">
        <w:tc>
          <w:tcPr>
            <w:tcW w:w="2802" w:type="dxa"/>
            <w:tcBorders>
              <w:top w:val="nil"/>
              <w:left w:val="single" w:sz="6" w:space="0" w:color="auto"/>
              <w:bottom w:val="nil"/>
              <w:right w:val="single" w:sz="6" w:space="0" w:color="auto"/>
            </w:tcBorders>
            <w:shd w:val="clear" w:color="auto" w:fill="auto"/>
          </w:tcPr>
          <w:p w14:paraId="386F751E" w14:textId="77777777" w:rsidR="00AF60D7" w:rsidRDefault="00AF60D7">
            <w:pPr>
              <w:pStyle w:val="TableRow"/>
            </w:pPr>
            <w:r>
              <w:t>Metadata_Type_Key</w:t>
            </w:r>
          </w:p>
        </w:tc>
        <w:tc>
          <w:tcPr>
            <w:tcW w:w="4536" w:type="dxa"/>
            <w:tcBorders>
              <w:top w:val="nil"/>
              <w:left w:val="single" w:sz="6" w:space="0" w:color="auto"/>
              <w:bottom w:val="nil"/>
              <w:right w:val="single" w:sz="6" w:space="0" w:color="auto"/>
            </w:tcBorders>
            <w:shd w:val="clear" w:color="auto" w:fill="auto"/>
          </w:tcPr>
          <w:p w14:paraId="26ECC895" w14:textId="77777777" w:rsidR="00AF60D7" w:rsidRDefault="00AF60D7">
            <w:pPr>
              <w:pStyle w:val="TableRow"/>
            </w:pPr>
            <w:r>
              <w:t>Identifies the type of metadata, which in turn identifies the entity the metadata record is associated with.</w:t>
            </w:r>
          </w:p>
        </w:tc>
        <w:tc>
          <w:tcPr>
            <w:tcW w:w="1500" w:type="dxa"/>
            <w:tcBorders>
              <w:top w:val="nil"/>
              <w:left w:val="single" w:sz="6" w:space="0" w:color="auto"/>
              <w:bottom w:val="nil"/>
              <w:right w:val="single" w:sz="6" w:space="0" w:color="auto"/>
            </w:tcBorders>
            <w:shd w:val="clear" w:color="auto" w:fill="auto"/>
          </w:tcPr>
          <w:p w14:paraId="64D7B6F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292524F" w14:textId="77777777" w:rsidR="00AF60D7" w:rsidRDefault="00AF60D7">
            <w:pPr>
              <w:pStyle w:val="TableRow"/>
            </w:pPr>
            <w:r>
              <w:t>16</w:t>
            </w:r>
          </w:p>
        </w:tc>
      </w:tr>
      <w:tr w:rsidR="00AF60D7" w14:paraId="49C39905" w14:textId="77777777">
        <w:tc>
          <w:tcPr>
            <w:tcW w:w="2802" w:type="dxa"/>
            <w:tcBorders>
              <w:top w:val="nil"/>
              <w:left w:val="single" w:sz="6" w:space="0" w:color="auto"/>
              <w:bottom w:val="nil"/>
              <w:right w:val="single" w:sz="6" w:space="0" w:color="auto"/>
            </w:tcBorders>
            <w:shd w:val="clear" w:color="auto" w:fill="auto"/>
          </w:tcPr>
          <w:p w14:paraId="138C758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E847B68"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B7F0F5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47C25D1" w14:textId="77777777" w:rsidR="00AF60D7" w:rsidRDefault="00AF60D7">
            <w:pPr>
              <w:pStyle w:val="TableRow"/>
            </w:pPr>
            <w:r>
              <w:t>16</w:t>
            </w:r>
          </w:p>
        </w:tc>
      </w:tr>
      <w:tr w:rsidR="00AF60D7" w14:paraId="6A1C3EE5" w14:textId="77777777">
        <w:tc>
          <w:tcPr>
            <w:tcW w:w="2802" w:type="dxa"/>
            <w:tcBorders>
              <w:top w:val="nil"/>
              <w:left w:val="single" w:sz="6" w:space="0" w:color="auto"/>
              <w:bottom w:val="nil"/>
              <w:right w:val="single" w:sz="6" w:space="0" w:color="auto"/>
            </w:tcBorders>
            <w:shd w:val="clear" w:color="auto" w:fill="auto"/>
          </w:tcPr>
          <w:p w14:paraId="6FD2235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BA2A83B"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A1CC15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C32F636" w14:textId="77777777" w:rsidR="00AF60D7" w:rsidRDefault="00AF60D7">
            <w:pPr>
              <w:pStyle w:val="TableRow"/>
            </w:pPr>
            <w:r>
              <w:t>16</w:t>
            </w:r>
          </w:p>
        </w:tc>
      </w:tr>
      <w:tr w:rsidR="00AF60D7" w14:paraId="1A2C8DDF" w14:textId="77777777">
        <w:tc>
          <w:tcPr>
            <w:tcW w:w="2802" w:type="dxa"/>
            <w:tcBorders>
              <w:top w:val="nil"/>
              <w:left w:val="single" w:sz="6" w:space="0" w:color="auto"/>
              <w:bottom w:val="nil"/>
              <w:right w:val="single" w:sz="6" w:space="0" w:color="auto"/>
            </w:tcBorders>
            <w:shd w:val="clear" w:color="auto" w:fill="auto"/>
          </w:tcPr>
          <w:p w14:paraId="58A5C9C1"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6B39E6E6"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275BF413"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0DAF53BF" w14:textId="77777777" w:rsidR="00AF60D7" w:rsidRDefault="00AF60D7">
            <w:pPr>
              <w:pStyle w:val="TableRow"/>
            </w:pPr>
          </w:p>
        </w:tc>
      </w:tr>
      <w:tr w:rsidR="00AF60D7" w14:paraId="35E7BA7E" w14:textId="77777777">
        <w:tc>
          <w:tcPr>
            <w:tcW w:w="2802" w:type="dxa"/>
            <w:tcBorders>
              <w:top w:val="nil"/>
              <w:left w:val="single" w:sz="6" w:space="0" w:color="auto"/>
              <w:bottom w:val="nil"/>
              <w:right w:val="single" w:sz="6" w:space="0" w:color="auto"/>
            </w:tcBorders>
            <w:shd w:val="clear" w:color="auto" w:fill="auto"/>
          </w:tcPr>
          <w:p w14:paraId="3A4B626D"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790BD532"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55FEEB0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F8C56B9" w14:textId="77777777" w:rsidR="00AF60D7" w:rsidRDefault="00AF60D7">
            <w:pPr>
              <w:pStyle w:val="TableRow"/>
            </w:pPr>
            <w:r>
              <w:t>8</w:t>
            </w:r>
          </w:p>
        </w:tc>
      </w:tr>
      <w:tr w:rsidR="00AF60D7" w14:paraId="0468A26E" w14:textId="77777777">
        <w:tc>
          <w:tcPr>
            <w:tcW w:w="2802" w:type="dxa"/>
            <w:tcBorders>
              <w:top w:val="nil"/>
              <w:left w:val="single" w:sz="6" w:space="0" w:color="auto"/>
              <w:bottom w:val="single" w:sz="6" w:space="0" w:color="auto"/>
              <w:right w:val="single" w:sz="6" w:space="0" w:color="auto"/>
            </w:tcBorders>
            <w:shd w:val="clear" w:color="auto" w:fill="auto"/>
          </w:tcPr>
          <w:p w14:paraId="15EA51F6"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9570A34"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B2F63CC"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414936D" w14:textId="77777777" w:rsidR="00AF60D7" w:rsidRDefault="00AF60D7">
            <w:pPr>
              <w:pStyle w:val="TableRow"/>
            </w:pPr>
            <w:r>
              <w:t>8</w:t>
            </w:r>
          </w:p>
        </w:tc>
      </w:tr>
    </w:tbl>
    <w:p w14:paraId="3D2C03A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0B34BC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C958951"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FC1CC3A"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8C4CB2C" w14:textId="77777777" w:rsidR="00AF60D7" w:rsidRDefault="00AF60D7">
            <w:pPr>
              <w:pStyle w:val="TableColumnTitles"/>
              <w:keepNext/>
            </w:pPr>
            <w:r>
              <w:t>Options</w:t>
            </w:r>
          </w:p>
        </w:tc>
      </w:tr>
      <w:tr w:rsidR="00AF60D7" w14:paraId="1C9F3D14" w14:textId="77777777">
        <w:tc>
          <w:tcPr>
            <w:tcW w:w="2801" w:type="dxa"/>
            <w:tcBorders>
              <w:top w:val="nil"/>
              <w:left w:val="single" w:sz="6" w:space="0" w:color="auto"/>
              <w:bottom w:val="nil"/>
              <w:right w:val="single" w:sz="6" w:space="0" w:color="auto"/>
            </w:tcBorders>
            <w:shd w:val="clear" w:color="auto" w:fill="auto"/>
          </w:tcPr>
          <w:p w14:paraId="696FB1D7" w14:textId="77777777" w:rsidR="00AF60D7" w:rsidRDefault="00AF60D7">
            <w:pPr>
              <w:pStyle w:val="TableRow"/>
            </w:pPr>
            <w:r>
              <w:t>IX_Metadata_Record_Key</w:t>
            </w:r>
          </w:p>
        </w:tc>
        <w:tc>
          <w:tcPr>
            <w:tcW w:w="3543" w:type="dxa"/>
            <w:tcBorders>
              <w:top w:val="nil"/>
              <w:left w:val="single" w:sz="6" w:space="0" w:color="auto"/>
              <w:bottom w:val="nil"/>
              <w:right w:val="single" w:sz="6" w:space="0" w:color="auto"/>
            </w:tcBorders>
            <w:shd w:val="clear" w:color="auto" w:fill="auto"/>
          </w:tcPr>
          <w:p w14:paraId="7D06720C" w14:textId="77777777" w:rsidR="00AF60D7" w:rsidRDefault="00AF60D7">
            <w:pPr>
              <w:pStyle w:val="TableRow"/>
            </w:pPr>
            <w:r>
              <w:t>Record_Key</w:t>
            </w:r>
          </w:p>
        </w:tc>
        <w:tc>
          <w:tcPr>
            <w:tcW w:w="3624" w:type="dxa"/>
            <w:tcBorders>
              <w:top w:val="nil"/>
              <w:left w:val="single" w:sz="6" w:space="0" w:color="auto"/>
              <w:bottom w:val="nil"/>
              <w:right w:val="single" w:sz="6" w:space="0" w:color="auto"/>
            </w:tcBorders>
            <w:shd w:val="clear" w:color="auto" w:fill="auto"/>
          </w:tcPr>
          <w:p w14:paraId="7B523A9B" w14:textId="77777777" w:rsidR="00AF60D7" w:rsidRDefault="00AF60D7">
            <w:pPr>
              <w:pStyle w:val="TableRow"/>
            </w:pPr>
            <w:r>
              <w:t>nonclustered located on PRIMARY</w:t>
            </w:r>
          </w:p>
        </w:tc>
      </w:tr>
      <w:tr w:rsidR="00AF60D7" w14:paraId="5DE97CD6" w14:textId="77777777">
        <w:tc>
          <w:tcPr>
            <w:tcW w:w="2801" w:type="dxa"/>
            <w:tcBorders>
              <w:top w:val="nil"/>
              <w:left w:val="single" w:sz="6" w:space="0" w:color="auto"/>
              <w:bottom w:val="single" w:sz="6" w:space="0" w:color="auto"/>
              <w:right w:val="single" w:sz="6" w:space="0" w:color="auto"/>
            </w:tcBorders>
            <w:shd w:val="clear" w:color="auto" w:fill="auto"/>
          </w:tcPr>
          <w:p w14:paraId="23F6E9FB" w14:textId="77777777" w:rsidR="00AF60D7" w:rsidRDefault="00AF60D7">
            <w:pPr>
              <w:pStyle w:val="TableRow"/>
            </w:pPr>
            <w:r>
              <w:t>IX_Metadata_Type_Key</w:t>
            </w:r>
          </w:p>
        </w:tc>
        <w:tc>
          <w:tcPr>
            <w:tcW w:w="3543" w:type="dxa"/>
            <w:tcBorders>
              <w:top w:val="nil"/>
              <w:left w:val="single" w:sz="6" w:space="0" w:color="auto"/>
              <w:bottom w:val="single" w:sz="6" w:space="0" w:color="auto"/>
              <w:right w:val="single" w:sz="6" w:space="0" w:color="auto"/>
            </w:tcBorders>
            <w:shd w:val="clear" w:color="auto" w:fill="auto"/>
          </w:tcPr>
          <w:p w14:paraId="527B011F" w14:textId="77777777" w:rsidR="00AF60D7" w:rsidRDefault="00AF60D7">
            <w:pPr>
              <w:pStyle w:val="TableRow"/>
            </w:pPr>
            <w:r>
              <w:t>Metadata_Type_Key</w:t>
            </w:r>
          </w:p>
        </w:tc>
        <w:tc>
          <w:tcPr>
            <w:tcW w:w="3624" w:type="dxa"/>
            <w:tcBorders>
              <w:top w:val="nil"/>
              <w:left w:val="single" w:sz="6" w:space="0" w:color="auto"/>
              <w:bottom w:val="single" w:sz="6" w:space="0" w:color="auto"/>
              <w:right w:val="single" w:sz="6" w:space="0" w:color="auto"/>
            </w:tcBorders>
            <w:shd w:val="clear" w:color="auto" w:fill="auto"/>
          </w:tcPr>
          <w:p w14:paraId="53E6F247" w14:textId="77777777" w:rsidR="00AF60D7" w:rsidRDefault="00AF60D7">
            <w:pPr>
              <w:pStyle w:val="TableRow"/>
            </w:pPr>
            <w:r>
              <w:t>nonclustered located on PRIMARY</w:t>
            </w:r>
          </w:p>
        </w:tc>
      </w:tr>
    </w:tbl>
    <w:p w14:paraId="6166FEE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C957B2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74E9420" w14:textId="77777777" w:rsidR="00AF60D7" w:rsidRDefault="00AF60D7">
            <w:pPr>
              <w:pStyle w:val="TableTitle"/>
              <w:rPr>
                <w:color w:val="FF0000"/>
              </w:rPr>
            </w:pPr>
            <w:r>
              <w:lastRenderedPageBreak/>
              <w:t>Constraint : FK_Metadata_Metadata_Type</w:t>
            </w:r>
          </w:p>
        </w:tc>
      </w:tr>
      <w:tr w:rsidR="00AF60D7" w14:paraId="7AEC32D9" w14:textId="77777777">
        <w:tc>
          <w:tcPr>
            <w:tcW w:w="1548" w:type="dxa"/>
            <w:tcBorders>
              <w:top w:val="nil"/>
              <w:left w:val="single" w:sz="4" w:space="0" w:color="auto"/>
              <w:bottom w:val="single" w:sz="4" w:space="0" w:color="auto"/>
              <w:right w:val="single" w:sz="4" w:space="0" w:color="auto"/>
            </w:tcBorders>
            <w:shd w:val="clear" w:color="auto" w:fill="auto"/>
          </w:tcPr>
          <w:p w14:paraId="7DA22D6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1B3D481" w14:textId="77777777" w:rsidR="00AF60D7" w:rsidRDefault="00AF60D7">
            <w:pPr>
              <w:pStyle w:val="TableRow"/>
            </w:pPr>
            <w:r>
              <w:t>Each Metadata is of one type.  Each Type applies to zero or more Metadata.</w:t>
            </w:r>
          </w:p>
        </w:tc>
      </w:tr>
      <w:tr w:rsidR="00AF60D7" w14:paraId="055B798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267B4C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F9013FB" w14:textId="77777777" w:rsidR="00AF60D7" w:rsidRDefault="00AF60D7">
            <w:pPr>
              <w:pStyle w:val="CodeSamples"/>
            </w:pPr>
            <w:r>
              <w:t>FK_Metadata_Metadata_Type (Metadata_Type_Key) references Metadata_Type(Metadata_Type_Key)</w:t>
            </w:r>
          </w:p>
        </w:tc>
      </w:tr>
    </w:tbl>
    <w:p w14:paraId="2151CE8A" w14:textId="77777777" w:rsidR="00AF60D7" w:rsidRDefault="00AF60D7" w:rsidP="00AF60D7">
      <w:pPr>
        <w:pStyle w:val="NormalIndent"/>
      </w:pPr>
    </w:p>
    <w:p w14:paraId="5A6D5B33" w14:textId="77777777" w:rsidR="00AF60D7" w:rsidRDefault="00AF60D7" w:rsidP="00840903">
      <w:pPr>
        <w:pStyle w:val="Heading4"/>
      </w:pPr>
      <w:bookmarkStart w:id="823" w:name="_Toc292879078"/>
      <w:r>
        <w:t>Metadata_Type</w:t>
      </w:r>
      <w:bookmarkEnd w:id="823"/>
    </w:p>
    <w:p w14:paraId="30508FEA" w14:textId="77777777" w:rsidR="00AF60D7" w:rsidRDefault="00AF60D7" w:rsidP="00AF60D7">
      <w:pPr>
        <w:pStyle w:val="NormalIndent"/>
      </w:pPr>
      <w:r>
        <w:t>Each record details a type of metadata available for a given entity in the database.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138BFD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DADDC6D"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1EE01F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2CE1555"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71524FD" w14:textId="77777777" w:rsidR="00AF60D7" w:rsidRDefault="00AF60D7">
            <w:pPr>
              <w:pStyle w:val="TableColumnTitles"/>
              <w:keepNext/>
            </w:pPr>
            <w:r>
              <w:t>Size</w:t>
            </w:r>
          </w:p>
        </w:tc>
      </w:tr>
      <w:tr w:rsidR="00AF60D7" w14:paraId="7A7F5299" w14:textId="77777777">
        <w:tc>
          <w:tcPr>
            <w:tcW w:w="2802" w:type="dxa"/>
            <w:tcBorders>
              <w:top w:val="nil"/>
              <w:left w:val="single" w:sz="6" w:space="0" w:color="auto"/>
              <w:bottom w:val="nil"/>
              <w:right w:val="single" w:sz="6" w:space="0" w:color="auto"/>
            </w:tcBorders>
            <w:shd w:val="clear" w:color="auto" w:fill="auto"/>
          </w:tcPr>
          <w:p w14:paraId="0924BBAE" w14:textId="77777777" w:rsidR="00AF60D7" w:rsidRDefault="00AF60D7">
            <w:pPr>
              <w:pStyle w:val="TableRow"/>
              <w:rPr>
                <w:u w:val="single"/>
              </w:rPr>
            </w:pPr>
            <w:r>
              <w:rPr>
                <w:u w:val="single"/>
              </w:rPr>
              <w:t>Metadata_Type_Key</w:t>
            </w:r>
          </w:p>
        </w:tc>
        <w:tc>
          <w:tcPr>
            <w:tcW w:w="4536" w:type="dxa"/>
            <w:tcBorders>
              <w:top w:val="nil"/>
              <w:left w:val="single" w:sz="6" w:space="0" w:color="auto"/>
              <w:bottom w:val="nil"/>
              <w:right w:val="single" w:sz="6" w:space="0" w:color="auto"/>
            </w:tcBorders>
            <w:shd w:val="clear" w:color="auto" w:fill="auto"/>
          </w:tcPr>
          <w:p w14:paraId="6140BF80" w14:textId="77777777" w:rsidR="00AF60D7" w:rsidRDefault="00AF60D7">
            <w:pPr>
              <w:pStyle w:val="TableRow"/>
            </w:pPr>
            <w:r>
              <w:t>Unique identifier for the Metadata_Type table</w:t>
            </w:r>
          </w:p>
        </w:tc>
        <w:tc>
          <w:tcPr>
            <w:tcW w:w="1500" w:type="dxa"/>
            <w:tcBorders>
              <w:top w:val="nil"/>
              <w:left w:val="single" w:sz="6" w:space="0" w:color="auto"/>
              <w:bottom w:val="nil"/>
              <w:right w:val="single" w:sz="6" w:space="0" w:color="auto"/>
            </w:tcBorders>
            <w:shd w:val="clear" w:color="auto" w:fill="auto"/>
          </w:tcPr>
          <w:p w14:paraId="0BFF81A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41E53BC" w14:textId="77777777" w:rsidR="00AF60D7" w:rsidRDefault="00AF60D7">
            <w:pPr>
              <w:pStyle w:val="TableRow"/>
            </w:pPr>
            <w:r>
              <w:t>16</w:t>
            </w:r>
          </w:p>
        </w:tc>
      </w:tr>
      <w:tr w:rsidR="00AF60D7" w14:paraId="2B14FC38" w14:textId="77777777">
        <w:tc>
          <w:tcPr>
            <w:tcW w:w="2802" w:type="dxa"/>
            <w:tcBorders>
              <w:top w:val="nil"/>
              <w:left w:val="single" w:sz="6" w:space="0" w:color="auto"/>
              <w:bottom w:val="nil"/>
              <w:right w:val="single" w:sz="6" w:space="0" w:color="auto"/>
            </w:tcBorders>
            <w:shd w:val="clear" w:color="auto" w:fill="auto"/>
          </w:tcPr>
          <w:p w14:paraId="0190A8BA"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25A5A5D6" w14:textId="77777777" w:rsidR="00AF60D7" w:rsidRDefault="00AF60D7">
            <w:pPr>
              <w:pStyle w:val="TableRow"/>
            </w:pPr>
            <w:r>
              <w:t>Name of the metadata type.</w:t>
            </w:r>
          </w:p>
        </w:tc>
        <w:tc>
          <w:tcPr>
            <w:tcW w:w="1500" w:type="dxa"/>
            <w:tcBorders>
              <w:top w:val="nil"/>
              <w:left w:val="single" w:sz="6" w:space="0" w:color="auto"/>
              <w:bottom w:val="nil"/>
              <w:right w:val="single" w:sz="6" w:space="0" w:color="auto"/>
            </w:tcBorders>
            <w:shd w:val="clear" w:color="auto" w:fill="auto"/>
          </w:tcPr>
          <w:p w14:paraId="5ED7DA68"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9E2C10E" w14:textId="77777777" w:rsidR="00AF60D7" w:rsidRDefault="00AF60D7">
            <w:pPr>
              <w:pStyle w:val="TableRow"/>
            </w:pPr>
            <w:r>
              <w:t>50</w:t>
            </w:r>
          </w:p>
        </w:tc>
      </w:tr>
      <w:tr w:rsidR="00AF60D7" w14:paraId="5697E2F7" w14:textId="77777777">
        <w:tc>
          <w:tcPr>
            <w:tcW w:w="2802" w:type="dxa"/>
            <w:tcBorders>
              <w:top w:val="nil"/>
              <w:left w:val="single" w:sz="6" w:space="0" w:color="auto"/>
              <w:bottom w:val="nil"/>
              <w:right w:val="single" w:sz="6" w:space="0" w:color="auto"/>
            </w:tcBorders>
            <w:shd w:val="clear" w:color="auto" w:fill="auto"/>
          </w:tcPr>
          <w:p w14:paraId="5F1CCAC8" w14:textId="77777777" w:rsidR="00AF60D7" w:rsidRDefault="00AF60D7">
            <w:pPr>
              <w:pStyle w:val="TableRow"/>
            </w:pPr>
            <w:r>
              <w:t>Table_Name</w:t>
            </w:r>
          </w:p>
        </w:tc>
        <w:tc>
          <w:tcPr>
            <w:tcW w:w="4536" w:type="dxa"/>
            <w:tcBorders>
              <w:top w:val="nil"/>
              <w:left w:val="single" w:sz="6" w:space="0" w:color="auto"/>
              <w:bottom w:val="nil"/>
              <w:right w:val="single" w:sz="6" w:space="0" w:color="auto"/>
            </w:tcBorders>
            <w:shd w:val="clear" w:color="auto" w:fill="auto"/>
          </w:tcPr>
          <w:p w14:paraId="6E9C3DB5" w14:textId="77777777" w:rsidR="00AF60D7" w:rsidRDefault="00AF60D7">
            <w:pPr>
              <w:pStyle w:val="TableRow"/>
            </w:pPr>
            <w:r>
              <w:t>Name of the entity the metadata type is available for.</w:t>
            </w:r>
          </w:p>
        </w:tc>
        <w:tc>
          <w:tcPr>
            <w:tcW w:w="1500" w:type="dxa"/>
            <w:tcBorders>
              <w:top w:val="nil"/>
              <w:left w:val="single" w:sz="6" w:space="0" w:color="auto"/>
              <w:bottom w:val="nil"/>
              <w:right w:val="single" w:sz="6" w:space="0" w:color="auto"/>
            </w:tcBorders>
            <w:shd w:val="clear" w:color="auto" w:fill="auto"/>
          </w:tcPr>
          <w:p w14:paraId="7AF84DE6"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2D16838" w14:textId="77777777" w:rsidR="00AF60D7" w:rsidRDefault="00AF60D7">
            <w:pPr>
              <w:pStyle w:val="TableRow"/>
            </w:pPr>
            <w:r>
              <w:t>50</w:t>
            </w:r>
          </w:p>
        </w:tc>
      </w:tr>
      <w:tr w:rsidR="00AF60D7" w14:paraId="63D75C7D" w14:textId="77777777">
        <w:tc>
          <w:tcPr>
            <w:tcW w:w="2802" w:type="dxa"/>
            <w:tcBorders>
              <w:top w:val="nil"/>
              <w:left w:val="single" w:sz="6" w:space="0" w:color="auto"/>
              <w:bottom w:val="nil"/>
              <w:right w:val="single" w:sz="6" w:space="0" w:color="auto"/>
            </w:tcBorders>
            <w:shd w:val="clear" w:color="auto" w:fill="auto"/>
          </w:tcPr>
          <w:p w14:paraId="1BEB0788" w14:textId="77777777" w:rsidR="00AF60D7" w:rsidRDefault="00AF60D7">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228CB22B" w14:textId="77777777" w:rsidR="00AF60D7" w:rsidRDefault="00AF60D7">
            <w:pPr>
              <w:pStyle w:val="TableRow"/>
            </w:pPr>
            <w:r>
              <w:t>Description of the metadata type.</w:t>
            </w:r>
          </w:p>
        </w:tc>
        <w:tc>
          <w:tcPr>
            <w:tcW w:w="1500" w:type="dxa"/>
            <w:tcBorders>
              <w:top w:val="nil"/>
              <w:left w:val="single" w:sz="6" w:space="0" w:color="auto"/>
              <w:bottom w:val="nil"/>
              <w:right w:val="single" w:sz="6" w:space="0" w:color="auto"/>
            </w:tcBorders>
            <w:shd w:val="clear" w:color="auto" w:fill="auto"/>
          </w:tcPr>
          <w:p w14:paraId="0A9BD339"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702DCA5" w14:textId="77777777" w:rsidR="00AF60D7" w:rsidRDefault="00AF60D7">
            <w:pPr>
              <w:pStyle w:val="TableRow"/>
            </w:pPr>
            <w:r>
              <w:t>100</w:t>
            </w:r>
          </w:p>
        </w:tc>
      </w:tr>
      <w:tr w:rsidR="00AF60D7" w14:paraId="7B7F0839" w14:textId="77777777">
        <w:tc>
          <w:tcPr>
            <w:tcW w:w="2802" w:type="dxa"/>
            <w:tcBorders>
              <w:top w:val="nil"/>
              <w:left w:val="single" w:sz="6" w:space="0" w:color="auto"/>
              <w:bottom w:val="nil"/>
              <w:right w:val="single" w:sz="6" w:space="0" w:color="auto"/>
            </w:tcBorders>
            <w:shd w:val="clear" w:color="auto" w:fill="auto"/>
          </w:tcPr>
          <w:p w14:paraId="58040A3D"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E09B66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5A76B0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2C0DA2F" w14:textId="77777777" w:rsidR="00AF60D7" w:rsidRDefault="00AF60D7">
            <w:pPr>
              <w:pStyle w:val="TableRow"/>
            </w:pPr>
            <w:r>
              <w:t>16</w:t>
            </w:r>
          </w:p>
        </w:tc>
      </w:tr>
      <w:tr w:rsidR="00AF60D7" w14:paraId="1C316A62" w14:textId="77777777">
        <w:tc>
          <w:tcPr>
            <w:tcW w:w="2802" w:type="dxa"/>
            <w:tcBorders>
              <w:top w:val="nil"/>
              <w:left w:val="single" w:sz="6" w:space="0" w:color="auto"/>
              <w:bottom w:val="nil"/>
              <w:right w:val="single" w:sz="6" w:space="0" w:color="auto"/>
            </w:tcBorders>
            <w:shd w:val="clear" w:color="auto" w:fill="auto"/>
          </w:tcPr>
          <w:p w14:paraId="536B7A0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D353A2E"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E05D62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0F61933" w14:textId="77777777" w:rsidR="00AF60D7" w:rsidRDefault="00AF60D7">
            <w:pPr>
              <w:pStyle w:val="TableRow"/>
            </w:pPr>
            <w:r>
              <w:t>16</w:t>
            </w:r>
          </w:p>
        </w:tc>
      </w:tr>
      <w:tr w:rsidR="00AF60D7" w14:paraId="34DD7535" w14:textId="77777777">
        <w:tc>
          <w:tcPr>
            <w:tcW w:w="2802" w:type="dxa"/>
            <w:tcBorders>
              <w:top w:val="nil"/>
              <w:left w:val="single" w:sz="6" w:space="0" w:color="auto"/>
              <w:bottom w:val="nil"/>
              <w:right w:val="single" w:sz="6" w:space="0" w:color="auto"/>
            </w:tcBorders>
            <w:shd w:val="clear" w:color="auto" w:fill="auto"/>
          </w:tcPr>
          <w:p w14:paraId="2ECAF590"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3B3B657D"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0B12D85"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82C4199" w14:textId="77777777" w:rsidR="00AF60D7" w:rsidRDefault="00AF60D7">
            <w:pPr>
              <w:pStyle w:val="TableRow"/>
            </w:pPr>
          </w:p>
        </w:tc>
      </w:tr>
      <w:tr w:rsidR="00AF60D7" w14:paraId="6AF3C808" w14:textId="77777777">
        <w:tc>
          <w:tcPr>
            <w:tcW w:w="2802" w:type="dxa"/>
            <w:tcBorders>
              <w:top w:val="nil"/>
              <w:left w:val="single" w:sz="6" w:space="0" w:color="auto"/>
              <w:bottom w:val="nil"/>
              <w:right w:val="single" w:sz="6" w:space="0" w:color="auto"/>
            </w:tcBorders>
            <w:shd w:val="clear" w:color="auto" w:fill="auto"/>
          </w:tcPr>
          <w:p w14:paraId="2EE637F0"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50FCC92E"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CBEBF2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CB73187" w14:textId="77777777" w:rsidR="00AF60D7" w:rsidRDefault="00AF60D7">
            <w:pPr>
              <w:pStyle w:val="TableRow"/>
            </w:pPr>
            <w:r>
              <w:t>8</w:t>
            </w:r>
          </w:p>
        </w:tc>
      </w:tr>
      <w:tr w:rsidR="00AF60D7" w14:paraId="561E30B6" w14:textId="77777777">
        <w:tc>
          <w:tcPr>
            <w:tcW w:w="2802" w:type="dxa"/>
            <w:tcBorders>
              <w:top w:val="nil"/>
              <w:left w:val="single" w:sz="6" w:space="0" w:color="auto"/>
              <w:bottom w:val="single" w:sz="6" w:space="0" w:color="auto"/>
              <w:right w:val="single" w:sz="6" w:space="0" w:color="auto"/>
            </w:tcBorders>
            <w:shd w:val="clear" w:color="auto" w:fill="auto"/>
          </w:tcPr>
          <w:p w14:paraId="254DB965"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1CE0D1E"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8D9FEEE"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E15D1CA" w14:textId="77777777" w:rsidR="00AF60D7" w:rsidRDefault="00AF60D7">
            <w:pPr>
              <w:pStyle w:val="TableRow"/>
            </w:pPr>
            <w:r>
              <w:t>8</w:t>
            </w:r>
          </w:p>
        </w:tc>
      </w:tr>
    </w:tbl>
    <w:p w14:paraId="5F3F998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7B017F3"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5F26B20"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004673E"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3F98D57" w14:textId="77777777" w:rsidR="00AF60D7" w:rsidRDefault="00AF60D7">
            <w:pPr>
              <w:pStyle w:val="TableColumnTitles"/>
              <w:keepNext/>
            </w:pPr>
            <w:r>
              <w:t>Options</w:t>
            </w:r>
          </w:p>
        </w:tc>
      </w:tr>
      <w:tr w:rsidR="00AF60D7" w14:paraId="5C1DCB7F" w14:textId="77777777">
        <w:tc>
          <w:tcPr>
            <w:tcW w:w="2801" w:type="dxa"/>
            <w:tcBorders>
              <w:top w:val="nil"/>
              <w:left w:val="single" w:sz="6" w:space="0" w:color="auto"/>
              <w:bottom w:val="single" w:sz="6" w:space="0" w:color="auto"/>
              <w:right w:val="single" w:sz="6" w:space="0" w:color="auto"/>
            </w:tcBorders>
            <w:shd w:val="clear" w:color="auto" w:fill="auto"/>
          </w:tcPr>
          <w:p w14:paraId="79939AD8" w14:textId="77777777" w:rsidR="00AF60D7" w:rsidRDefault="00AF60D7">
            <w:pPr>
              <w:pStyle w:val="TableRow"/>
            </w:pPr>
            <w:r>
              <w:t>IX_Metadata_Type_Table</w:t>
            </w:r>
          </w:p>
        </w:tc>
        <w:tc>
          <w:tcPr>
            <w:tcW w:w="3543" w:type="dxa"/>
            <w:tcBorders>
              <w:top w:val="nil"/>
              <w:left w:val="single" w:sz="6" w:space="0" w:color="auto"/>
              <w:bottom w:val="single" w:sz="6" w:space="0" w:color="auto"/>
              <w:right w:val="single" w:sz="6" w:space="0" w:color="auto"/>
            </w:tcBorders>
            <w:shd w:val="clear" w:color="auto" w:fill="auto"/>
          </w:tcPr>
          <w:p w14:paraId="2EA83AF1" w14:textId="77777777" w:rsidR="00AF60D7" w:rsidRDefault="00AF60D7">
            <w:pPr>
              <w:pStyle w:val="TableRow"/>
            </w:pPr>
            <w:r>
              <w:t>Table_Name</w:t>
            </w:r>
          </w:p>
        </w:tc>
        <w:tc>
          <w:tcPr>
            <w:tcW w:w="3624" w:type="dxa"/>
            <w:tcBorders>
              <w:top w:val="nil"/>
              <w:left w:val="single" w:sz="6" w:space="0" w:color="auto"/>
              <w:bottom w:val="single" w:sz="6" w:space="0" w:color="auto"/>
              <w:right w:val="single" w:sz="6" w:space="0" w:color="auto"/>
            </w:tcBorders>
            <w:shd w:val="clear" w:color="auto" w:fill="auto"/>
          </w:tcPr>
          <w:p w14:paraId="06EA0DBD" w14:textId="77777777" w:rsidR="00AF60D7" w:rsidRDefault="00AF60D7">
            <w:pPr>
              <w:pStyle w:val="TableRow"/>
            </w:pPr>
            <w:r>
              <w:t>nonclustered located on PRIMARY</w:t>
            </w:r>
          </w:p>
        </w:tc>
      </w:tr>
    </w:tbl>
    <w:p w14:paraId="7E14BE0B" w14:textId="77777777" w:rsidR="00AF60D7" w:rsidRDefault="00AF60D7" w:rsidP="00AF60D7">
      <w:pPr>
        <w:pStyle w:val="NormalIndent"/>
      </w:pPr>
    </w:p>
    <w:p w14:paraId="7CCBB64F" w14:textId="77777777" w:rsidR="00AF60D7" w:rsidRDefault="00AF60D7" w:rsidP="00840903">
      <w:pPr>
        <w:pStyle w:val="Heading4"/>
      </w:pPr>
      <w:bookmarkStart w:id="824" w:name="_Toc292879079"/>
      <w:r>
        <w:lastRenderedPageBreak/>
        <w:t>Movement</w:t>
      </w:r>
      <w:bookmarkEnd w:id="824"/>
    </w:p>
    <w:p w14:paraId="2E1E00E4" w14:textId="77777777" w:rsidR="00AF60D7" w:rsidRDefault="00AF60D7" w:rsidP="00AF60D7">
      <w:pPr>
        <w:pStyle w:val="NormalIndent"/>
      </w:pPr>
      <w:r>
        <w:t>Describes the type of movement, the reference or accession number, the main people responsible and expected completion dates for a movement.</w:t>
      </w:r>
    </w:p>
    <w:p w14:paraId="5014FEF9" w14:textId="77777777" w:rsidR="00AF60D7" w:rsidRDefault="00AF60D7" w:rsidP="00AF60D7">
      <w:pPr>
        <w:pStyle w:val="NormalIndent"/>
      </w:pPr>
      <w:r>
        <w:t>Note that the Staff Responsible and Contact fields are determined from Person_1_Name_Key and Person_2_Name_Key by allocating individuals within the organisation holding the software installation as Staff Responsible and all others as Contacts.  This approach allows a single movement record to be displayed appropriately when copied to a different installation (the Staff Responsible field depends on the installation Site).  The field identified as the Staff Responsible is considered as mandatory, this is enforced within the software rather than the database.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91CFE6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0866F9F"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0750672"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4851B88"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17DFB42" w14:textId="77777777" w:rsidR="00AF60D7" w:rsidRDefault="00AF60D7">
            <w:pPr>
              <w:pStyle w:val="TableColumnTitles"/>
              <w:keepNext/>
            </w:pPr>
            <w:r>
              <w:t>Size</w:t>
            </w:r>
          </w:p>
        </w:tc>
      </w:tr>
      <w:tr w:rsidR="00AF60D7" w14:paraId="153BC83F" w14:textId="77777777">
        <w:tc>
          <w:tcPr>
            <w:tcW w:w="2802" w:type="dxa"/>
            <w:tcBorders>
              <w:top w:val="nil"/>
              <w:left w:val="single" w:sz="6" w:space="0" w:color="auto"/>
              <w:bottom w:val="nil"/>
              <w:right w:val="single" w:sz="6" w:space="0" w:color="auto"/>
            </w:tcBorders>
            <w:shd w:val="clear" w:color="auto" w:fill="auto"/>
          </w:tcPr>
          <w:p w14:paraId="3859615B" w14:textId="77777777" w:rsidR="00AF60D7" w:rsidRDefault="00AF60D7">
            <w:pPr>
              <w:pStyle w:val="TableRow"/>
              <w:rPr>
                <w:u w:val="single"/>
              </w:rPr>
            </w:pPr>
            <w:r>
              <w:rPr>
                <w:u w:val="single"/>
              </w:rPr>
              <w:t>Movement_Key</w:t>
            </w:r>
          </w:p>
        </w:tc>
        <w:tc>
          <w:tcPr>
            <w:tcW w:w="4536" w:type="dxa"/>
            <w:tcBorders>
              <w:top w:val="nil"/>
              <w:left w:val="single" w:sz="6" w:space="0" w:color="auto"/>
              <w:bottom w:val="nil"/>
              <w:right w:val="single" w:sz="6" w:space="0" w:color="auto"/>
            </w:tcBorders>
            <w:shd w:val="clear" w:color="auto" w:fill="auto"/>
          </w:tcPr>
          <w:p w14:paraId="57F8BE04" w14:textId="77777777" w:rsidR="00AF60D7" w:rsidRDefault="00AF60D7">
            <w:pPr>
              <w:pStyle w:val="TableRow"/>
            </w:pPr>
            <w:r>
              <w:t>Unique identifier for the Movement table</w:t>
            </w:r>
          </w:p>
        </w:tc>
        <w:tc>
          <w:tcPr>
            <w:tcW w:w="1500" w:type="dxa"/>
            <w:tcBorders>
              <w:top w:val="nil"/>
              <w:left w:val="single" w:sz="6" w:space="0" w:color="auto"/>
              <w:bottom w:val="nil"/>
              <w:right w:val="single" w:sz="6" w:space="0" w:color="auto"/>
            </w:tcBorders>
            <w:shd w:val="clear" w:color="auto" w:fill="auto"/>
          </w:tcPr>
          <w:p w14:paraId="7C9E971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B181072" w14:textId="77777777" w:rsidR="00AF60D7" w:rsidRDefault="00AF60D7">
            <w:pPr>
              <w:pStyle w:val="TableRow"/>
            </w:pPr>
            <w:r>
              <w:t>16</w:t>
            </w:r>
          </w:p>
        </w:tc>
      </w:tr>
      <w:tr w:rsidR="00AF60D7" w14:paraId="3F4BF258" w14:textId="77777777">
        <w:tc>
          <w:tcPr>
            <w:tcW w:w="2802" w:type="dxa"/>
            <w:tcBorders>
              <w:top w:val="nil"/>
              <w:left w:val="single" w:sz="6" w:space="0" w:color="auto"/>
              <w:bottom w:val="nil"/>
              <w:right w:val="single" w:sz="6" w:space="0" w:color="auto"/>
            </w:tcBorders>
            <w:shd w:val="clear" w:color="auto" w:fill="auto"/>
          </w:tcPr>
          <w:p w14:paraId="317DE2D8" w14:textId="77777777" w:rsidR="00AF60D7" w:rsidRDefault="00AF60D7">
            <w:pPr>
              <w:pStyle w:val="TableRow"/>
            </w:pPr>
            <w:r>
              <w:t>Movement_Type</w:t>
            </w:r>
          </w:p>
        </w:tc>
        <w:tc>
          <w:tcPr>
            <w:tcW w:w="4536" w:type="dxa"/>
            <w:tcBorders>
              <w:top w:val="nil"/>
              <w:left w:val="single" w:sz="6" w:space="0" w:color="auto"/>
              <w:bottom w:val="nil"/>
              <w:right w:val="single" w:sz="6" w:space="0" w:color="auto"/>
            </w:tcBorders>
            <w:shd w:val="clear" w:color="auto" w:fill="auto"/>
          </w:tcPr>
          <w:p w14:paraId="457436A9" w14:textId="77777777" w:rsidR="00AF60D7" w:rsidRDefault="00AF60D7">
            <w:pPr>
              <w:pStyle w:val="TableRow"/>
            </w:pPr>
            <w:r>
              <w:t>Identifies the type of Movement.  The following values are possible:</w:t>
            </w:r>
          </w:p>
          <w:p w14:paraId="1661C218" w14:textId="77777777" w:rsidR="00AF60D7" w:rsidRDefault="00AF60D7">
            <w:pPr>
              <w:pStyle w:val="TableRow"/>
            </w:pPr>
            <w:r>
              <w:t>0 = Accession</w:t>
            </w:r>
          </w:p>
          <w:p w14:paraId="3F5FDE3F" w14:textId="77777777" w:rsidR="00AF60D7" w:rsidRDefault="00AF60D7">
            <w:pPr>
              <w:pStyle w:val="TableRow"/>
            </w:pPr>
            <w:r>
              <w:t>1 = Exchange</w:t>
            </w:r>
          </w:p>
          <w:p w14:paraId="5BDDF452" w14:textId="77777777" w:rsidR="00AF60D7" w:rsidRDefault="00AF60D7">
            <w:pPr>
              <w:pStyle w:val="TableRow"/>
            </w:pPr>
            <w:r>
              <w:t>2 = Loan In</w:t>
            </w:r>
          </w:p>
          <w:p w14:paraId="6CF2DB08" w14:textId="77777777" w:rsidR="00AF60D7" w:rsidRDefault="00AF60D7">
            <w:pPr>
              <w:pStyle w:val="TableRow"/>
            </w:pPr>
            <w:r>
              <w:t>3 = Loan Out</w:t>
            </w:r>
          </w:p>
          <w:p w14:paraId="3BC9BBAA" w14:textId="77777777" w:rsidR="00AF60D7" w:rsidRDefault="00AF60D7">
            <w:pPr>
              <w:pStyle w:val="TableRow"/>
            </w:pPr>
            <w:r>
              <w:t>4 = Destroyed</w:t>
            </w:r>
          </w:p>
          <w:p w14:paraId="4531490A" w14:textId="77777777" w:rsidR="00AF60D7" w:rsidRDefault="00AF60D7">
            <w:pPr>
              <w:pStyle w:val="TableRow"/>
            </w:pPr>
            <w:r>
              <w:t>5 = Disposed</w:t>
            </w:r>
          </w:p>
          <w:p w14:paraId="0ECBEE23" w14:textId="77777777" w:rsidR="00AF60D7" w:rsidRDefault="00AF60D7">
            <w:pPr>
              <w:pStyle w:val="TableRow"/>
            </w:pPr>
            <w:r>
              <w:t>6 = Internal Transfer</w:t>
            </w:r>
          </w:p>
          <w:p w14:paraId="407B5E9A" w14:textId="77777777" w:rsidR="00AF60D7" w:rsidRDefault="00AF60D7">
            <w:pPr>
              <w:pStyle w:val="TableRow"/>
            </w:pPr>
            <w:r>
              <w:t>7 = Lost</w:t>
            </w:r>
          </w:p>
          <w:p w14:paraId="57E90206" w14:textId="77777777" w:rsidR="00AF60D7" w:rsidRDefault="00AF60D7">
            <w:pPr>
              <w:pStyle w:val="TableRow"/>
            </w:pPr>
            <w:r>
              <w:t>8 = Sold</w:t>
            </w:r>
          </w:p>
          <w:p w14:paraId="20FF9658" w14:textId="77777777" w:rsidR="00AF60D7" w:rsidRDefault="00AF60D7">
            <w:pPr>
              <w:pStyle w:val="TableRow"/>
            </w:pPr>
            <w:r>
              <w:t>9 = Hosted Material</w:t>
            </w:r>
          </w:p>
        </w:tc>
        <w:tc>
          <w:tcPr>
            <w:tcW w:w="1500" w:type="dxa"/>
            <w:tcBorders>
              <w:top w:val="nil"/>
              <w:left w:val="single" w:sz="6" w:space="0" w:color="auto"/>
              <w:bottom w:val="nil"/>
              <w:right w:val="single" w:sz="6" w:space="0" w:color="auto"/>
            </w:tcBorders>
            <w:shd w:val="clear" w:color="auto" w:fill="auto"/>
          </w:tcPr>
          <w:p w14:paraId="0837729B"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52346678" w14:textId="77777777" w:rsidR="00AF60D7" w:rsidRDefault="00AF60D7">
            <w:pPr>
              <w:pStyle w:val="TableRow"/>
            </w:pPr>
          </w:p>
        </w:tc>
      </w:tr>
      <w:tr w:rsidR="00AF60D7" w14:paraId="3D930926" w14:textId="77777777">
        <w:tc>
          <w:tcPr>
            <w:tcW w:w="2802" w:type="dxa"/>
            <w:tcBorders>
              <w:top w:val="nil"/>
              <w:left w:val="single" w:sz="6" w:space="0" w:color="auto"/>
              <w:bottom w:val="nil"/>
              <w:right w:val="single" w:sz="6" w:space="0" w:color="auto"/>
            </w:tcBorders>
            <w:shd w:val="clear" w:color="auto" w:fill="auto"/>
          </w:tcPr>
          <w:p w14:paraId="5F9CF142" w14:textId="77777777" w:rsidR="00AF60D7" w:rsidRDefault="00AF60D7">
            <w:pPr>
              <w:pStyle w:val="TableRow"/>
            </w:pPr>
            <w:r>
              <w:t>Other_Party_Name_Key</w:t>
            </w:r>
          </w:p>
        </w:tc>
        <w:tc>
          <w:tcPr>
            <w:tcW w:w="4536" w:type="dxa"/>
            <w:tcBorders>
              <w:top w:val="nil"/>
              <w:left w:val="single" w:sz="6" w:space="0" w:color="auto"/>
              <w:bottom w:val="nil"/>
              <w:right w:val="single" w:sz="6" w:space="0" w:color="auto"/>
            </w:tcBorders>
            <w:shd w:val="clear" w:color="auto" w:fill="auto"/>
          </w:tcPr>
          <w:p w14:paraId="22E06245" w14:textId="77777777" w:rsidR="00AF60D7" w:rsidRDefault="00AF60D7">
            <w:pPr>
              <w:pStyle w:val="TableRow"/>
            </w:pPr>
            <w:r>
              <w:t>Identifies the other party involved in the movement.  References the Recorder Names &amp; Addresses module.</w:t>
            </w:r>
          </w:p>
        </w:tc>
        <w:tc>
          <w:tcPr>
            <w:tcW w:w="1500" w:type="dxa"/>
            <w:tcBorders>
              <w:top w:val="nil"/>
              <w:left w:val="single" w:sz="6" w:space="0" w:color="auto"/>
              <w:bottom w:val="nil"/>
              <w:right w:val="single" w:sz="6" w:space="0" w:color="auto"/>
            </w:tcBorders>
            <w:shd w:val="clear" w:color="auto" w:fill="auto"/>
          </w:tcPr>
          <w:p w14:paraId="1526BD1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320FC1" w14:textId="77777777" w:rsidR="00AF60D7" w:rsidRDefault="00AF60D7">
            <w:pPr>
              <w:pStyle w:val="TableRow"/>
            </w:pPr>
            <w:r>
              <w:t>16</w:t>
            </w:r>
          </w:p>
        </w:tc>
      </w:tr>
      <w:tr w:rsidR="00AF60D7" w14:paraId="37782096" w14:textId="77777777">
        <w:tc>
          <w:tcPr>
            <w:tcW w:w="2802" w:type="dxa"/>
            <w:tcBorders>
              <w:top w:val="nil"/>
              <w:left w:val="single" w:sz="6" w:space="0" w:color="auto"/>
              <w:bottom w:val="nil"/>
              <w:right w:val="single" w:sz="6" w:space="0" w:color="auto"/>
            </w:tcBorders>
            <w:shd w:val="clear" w:color="auto" w:fill="auto"/>
          </w:tcPr>
          <w:p w14:paraId="4CD2CCD2" w14:textId="77777777" w:rsidR="00AF60D7" w:rsidRDefault="00AF60D7">
            <w:pPr>
              <w:pStyle w:val="TableRow"/>
            </w:pPr>
            <w:r>
              <w:t>Staff_Responsible_Name_Key</w:t>
            </w:r>
          </w:p>
        </w:tc>
        <w:tc>
          <w:tcPr>
            <w:tcW w:w="4536" w:type="dxa"/>
            <w:tcBorders>
              <w:top w:val="nil"/>
              <w:left w:val="single" w:sz="6" w:space="0" w:color="auto"/>
              <w:bottom w:val="nil"/>
              <w:right w:val="single" w:sz="6" w:space="0" w:color="auto"/>
            </w:tcBorders>
            <w:shd w:val="clear" w:color="auto" w:fill="auto"/>
          </w:tcPr>
          <w:p w14:paraId="4E088235" w14:textId="77777777" w:rsidR="00AF60D7" w:rsidRDefault="00AF60D7">
            <w:pPr>
              <w:pStyle w:val="TableRow"/>
            </w:pPr>
            <w:r>
              <w:t>Identifies the staff reposonsible for the movement.  References the Recorder Names &amp; Addresses module (indiviudals only).</w:t>
            </w:r>
          </w:p>
        </w:tc>
        <w:tc>
          <w:tcPr>
            <w:tcW w:w="1500" w:type="dxa"/>
            <w:tcBorders>
              <w:top w:val="nil"/>
              <w:left w:val="single" w:sz="6" w:space="0" w:color="auto"/>
              <w:bottom w:val="nil"/>
              <w:right w:val="single" w:sz="6" w:space="0" w:color="auto"/>
            </w:tcBorders>
            <w:shd w:val="clear" w:color="auto" w:fill="auto"/>
          </w:tcPr>
          <w:p w14:paraId="3778170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5173C7C" w14:textId="77777777" w:rsidR="00AF60D7" w:rsidRDefault="00AF60D7">
            <w:pPr>
              <w:pStyle w:val="TableRow"/>
            </w:pPr>
            <w:r>
              <w:t>16</w:t>
            </w:r>
          </w:p>
        </w:tc>
      </w:tr>
      <w:tr w:rsidR="00AF60D7" w14:paraId="67FD70FF" w14:textId="77777777">
        <w:tc>
          <w:tcPr>
            <w:tcW w:w="2802" w:type="dxa"/>
            <w:tcBorders>
              <w:top w:val="nil"/>
              <w:left w:val="single" w:sz="6" w:space="0" w:color="auto"/>
              <w:bottom w:val="nil"/>
              <w:right w:val="single" w:sz="6" w:space="0" w:color="auto"/>
            </w:tcBorders>
            <w:shd w:val="clear" w:color="auto" w:fill="auto"/>
          </w:tcPr>
          <w:p w14:paraId="1686F588" w14:textId="77777777" w:rsidR="00AF60D7" w:rsidRDefault="00AF60D7">
            <w:pPr>
              <w:pStyle w:val="TableRow"/>
            </w:pPr>
            <w:r>
              <w:lastRenderedPageBreak/>
              <w:t>Contact_Name_Key</w:t>
            </w:r>
          </w:p>
        </w:tc>
        <w:tc>
          <w:tcPr>
            <w:tcW w:w="4536" w:type="dxa"/>
            <w:tcBorders>
              <w:top w:val="nil"/>
              <w:left w:val="single" w:sz="6" w:space="0" w:color="auto"/>
              <w:bottom w:val="nil"/>
              <w:right w:val="single" w:sz="6" w:space="0" w:color="auto"/>
            </w:tcBorders>
            <w:shd w:val="clear" w:color="auto" w:fill="auto"/>
          </w:tcPr>
          <w:p w14:paraId="5286307B" w14:textId="77777777" w:rsidR="00AF60D7" w:rsidRDefault="00AF60D7">
            <w:pPr>
              <w:pStyle w:val="TableRow"/>
            </w:pPr>
            <w:r>
              <w:t>Identifies the specific contact for the movement.  For example, they may be a member of the organisation identified by Other_Party_Name_Key.  References the Recorder Names &amp; Addresses module (indiviudals only).</w:t>
            </w:r>
          </w:p>
        </w:tc>
        <w:tc>
          <w:tcPr>
            <w:tcW w:w="1500" w:type="dxa"/>
            <w:tcBorders>
              <w:top w:val="nil"/>
              <w:left w:val="single" w:sz="6" w:space="0" w:color="auto"/>
              <w:bottom w:val="nil"/>
              <w:right w:val="single" w:sz="6" w:space="0" w:color="auto"/>
            </w:tcBorders>
            <w:shd w:val="clear" w:color="auto" w:fill="auto"/>
          </w:tcPr>
          <w:p w14:paraId="00FEC2D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8866C81" w14:textId="77777777" w:rsidR="00AF60D7" w:rsidRDefault="00AF60D7">
            <w:pPr>
              <w:pStyle w:val="TableRow"/>
            </w:pPr>
            <w:r>
              <w:t>16</w:t>
            </w:r>
          </w:p>
        </w:tc>
      </w:tr>
      <w:tr w:rsidR="00AF60D7" w14:paraId="31126575" w14:textId="77777777">
        <w:tc>
          <w:tcPr>
            <w:tcW w:w="2802" w:type="dxa"/>
            <w:tcBorders>
              <w:top w:val="nil"/>
              <w:left w:val="single" w:sz="6" w:space="0" w:color="auto"/>
              <w:bottom w:val="nil"/>
              <w:right w:val="single" w:sz="6" w:space="0" w:color="auto"/>
            </w:tcBorders>
            <w:shd w:val="clear" w:color="auto" w:fill="auto"/>
          </w:tcPr>
          <w:p w14:paraId="00E4CDAB" w14:textId="77777777" w:rsidR="00AF60D7" w:rsidRDefault="00AF60D7">
            <w:pPr>
              <w:pStyle w:val="TableRow"/>
            </w:pPr>
            <w:r>
              <w:t>Exp_Vague_Date_Start</w:t>
            </w:r>
          </w:p>
        </w:tc>
        <w:tc>
          <w:tcPr>
            <w:tcW w:w="4536" w:type="dxa"/>
            <w:tcBorders>
              <w:top w:val="nil"/>
              <w:left w:val="single" w:sz="6" w:space="0" w:color="auto"/>
              <w:bottom w:val="nil"/>
              <w:right w:val="single" w:sz="6" w:space="0" w:color="auto"/>
            </w:tcBorders>
            <w:shd w:val="clear" w:color="auto" w:fill="auto"/>
          </w:tcPr>
          <w:p w14:paraId="64B2C33B" w14:textId="77777777" w:rsidR="00AF60D7" w:rsidRDefault="00AF60D7">
            <w:pPr>
              <w:pStyle w:val="TableRow"/>
            </w:pPr>
            <w:r>
              <w:t xml:space="preserve">Vague date start field for the movement's expected completion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8F88B6C"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32097D23" w14:textId="77777777" w:rsidR="00AF60D7" w:rsidRDefault="00AF60D7">
            <w:pPr>
              <w:pStyle w:val="TableRow"/>
            </w:pPr>
          </w:p>
        </w:tc>
      </w:tr>
      <w:tr w:rsidR="00AF60D7" w14:paraId="715D0B6B" w14:textId="77777777">
        <w:tc>
          <w:tcPr>
            <w:tcW w:w="2802" w:type="dxa"/>
            <w:tcBorders>
              <w:top w:val="nil"/>
              <w:left w:val="single" w:sz="6" w:space="0" w:color="auto"/>
              <w:bottom w:val="nil"/>
              <w:right w:val="single" w:sz="6" w:space="0" w:color="auto"/>
            </w:tcBorders>
            <w:shd w:val="clear" w:color="auto" w:fill="auto"/>
          </w:tcPr>
          <w:p w14:paraId="29CB06C2" w14:textId="77777777" w:rsidR="00AF60D7" w:rsidRDefault="00AF60D7">
            <w:pPr>
              <w:pStyle w:val="TableRow"/>
            </w:pPr>
            <w:r>
              <w:t>Exp_Vague_Date_End</w:t>
            </w:r>
          </w:p>
        </w:tc>
        <w:tc>
          <w:tcPr>
            <w:tcW w:w="4536" w:type="dxa"/>
            <w:tcBorders>
              <w:top w:val="nil"/>
              <w:left w:val="single" w:sz="6" w:space="0" w:color="auto"/>
              <w:bottom w:val="nil"/>
              <w:right w:val="single" w:sz="6" w:space="0" w:color="auto"/>
            </w:tcBorders>
            <w:shd w:val="clear" w:color="auto" w:fill="auto"/>
          </w:tcPr>
          <w:p w14:paraId="6CCEFE5D" w14:textId="77777777" w:rsidR="00AF60D7" w:rsidRDefault="00AF60D7">
            <w:pPr>
              <w:pStyle w:val="TableRow"/>
            </w:pPr>
            <w:r>
              <w:t xml:space="preserve">Vague date end field for the movement's expected completion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C013756"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35B4BA54" w14:textId="77777777" w:rsidR="00AF60D7" w:rsidRDefault="00AF60D7">
            <w:pPr>
              <w:pStyle w:val="TableRow"/>
            </w:pPr>
          </w:p>
        </w:tc>
      </w:tr>
      <w:tr w:rsidR="00AF60D7" w14:paraId="0EADE736" w14:textId="77777777">
        <w:tc>
          <w:tcPr>
            <w:tcW w:w="2802" w:type="dxa"/>
            <w:tcBorders>
              <w:top w:val="nil"/>
              <w:left w:val="single" w:sz="6" w:space="0" w:color="auto"/>
              <w:bottom w:val="nil"/>
              <w:right w:val="single" w:sz="6" w:space="0" w:color="auto"/>
            </w:tcBorders>
            <w:shd w:val="clear" w:color="auto" w:fill="auto"/>
          </w:tcPr>
          <w:p w14:paraId="198BFF16" w14:textId="77777777" w:rsidR="00AF60D7" w:rsidRDefault="00AF60D7">
            <w:pPr>
              <w:pStyle w:val="TableRow"/>
            </w:pPr>
            <w:r>
              <w:t>Exp_Vague_Date_Type</w:t>
            </w:r>
          </w:p>
        </w:tc>
        <w:tc>
          <w:tcPr>
            <w:tcW w:w="4536" w:type="dxa"/>
            <w:tcBorders>
              <w:top w:val="nil"/>
              <w:left w:val="single" w:sz="6" w:space="0" w:color="auto"/>
              <w:bottom w:val="nil"/>
              <w:right w:val="single" w:sz="6" w:space="0" w:color="auto"/>
            </w:tcBorders>
            <w:shd w:val="clear" w:color="auto" w:fill="auto"/>
          </w:tcPr>
          <w:p w14:paraId="2AC5A22B" w14:textId="77777777" w:rsidR="00AF60D7" w:rsidRDefault="00AF60D7">
            <w:pPr>
              <w:pStyle w:val="TableRow"/>
            </w:pPr>
            <w:r>
              <w:t>Vague date type field for the movement's expected completion date.</w:t>
            </w:r>
          </w:p>
        </w:tc>
        <w:tc>
          <w:tcPr>
            <w:tcW w:w="1500" w:type="dxa"/>
            <w:tcBorders>
              <w:top w:val="nil"/>
              <w:left w:val="single" w:sz="6" w:space="0" w:color="auto"/>
              <w:bottom w:val="nil"/>
              <w:right w:val="single" w:sz="6" w:space="0" w:color="auto"/>
            </w:tcBorders>
            <w:shd w:val="clear" w:color="auto" w:fill="auto"/>
          </w:tcPr>
          <w:p w14:paraId="7AEB27C8"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A620D88" w14:textId="77777777" w:rsidR="00AF60D7" w:rsidRDefault="00AF60D7">
            <w:pPr>
              <w:pStyle w:val="TableRow"/>
            </w:pPr>
            <w:r>
              <w:t>2</w:t>
            </w:r>
          </w:p>
        </w:tc>
      </w:tr>
      <w:tr w:rsidR="00AF60D7" w14:paraId="0015DD9D" w14:textId="77777777">
        <w:tc>
          <w:tcPr>
            <w:tcW w:w="2802" w:type="dxa"/>
            <w:tcBorders>
              <w:top w:val="nil"/>
              <w:left w:val="single" w:sz="6" w:space="0" w:color="auto"/>
              <w:bottom w:val="nil"/>
              <w:right w:val="single" w:sz="6" w:space="0" w:color="auto"/>
            </w:tcBorders>
            <w:shd w:val="clear" w:color="auto" w:fill="auto"/>
          </w:tcPr>
          <w:p w14:paraId="408BBD10" w14:textId="77777777" w:rsidR="00AF60D7" w:rsidRDefault="00AF60D7">
            <w:pPr>
              <w:pStyle w:val="TableRow"/>
            </w:pPr>
            <w:r>
              <w:t>Number</w:t>
            </w:r>
          </w:p>
        </w:tc>
        <w:tc>
          <w:tcPr>
            <w:tcW w:w="4536" w:type="dxa"/>
            <w:tcBorders>
              <w:top w:val="nil"/>
              <w:left w:val="single" w:sz="6" w:space="0" w:color="auto"/>
              <w:bottom w:val="nil"/>
              <w:right w:val="single" w:sz="6" w:space="0" w:color="auto"/>
            </w:tcBorders>
            <w:shd w:val="clear" w:color="auto" w:fill="auto"/>
          </w:tcPr>
          <w:p w14:paraId="4BE0DC5D" w14:textId="77777777" w:rsidR="00AF60D7" w:rsidRDefault="00AF60D7">
            <w:pPr>
              <w:pStyle w:val="TableRow"/>
            </w:pPr>
            <w:r>
              <w:t>Reference number of the movement.  If the movement involves an inwad transfer of ownership then this is the accession number.</w:t>
            </w:r>
          </w:p>
        </w:tc>
        <w:tc>
          <w:tcPr>
            <w:tcW w:w="1500" w:type="dxa"/>
            <w:tcBorders>
              <w:top w:val="nil"/>
              <w:left w:val="single" w:sz="6" w:space="0" w:color="auto"/>
              <w:bottom w:val="nil"/>
              <w:right w:val="single" w:sz="6" w:space="0" w:color="auto"/>
            </w:tcBorders>
            <w:shd w:val="clear" w:color="auto" w:fill="auto"/>
          </w:tcPr>
          <w:p w14:paraId="0C72B58D"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7ABACEE" w14:textId="77777777" w:rsidR="00AF60D7" w:rsidRDefault="00AF60D7">
            <w:pPr>
              <w:pStyle w:val="TableRow"/>
            </w:pPr>
            <w:r>
              <w:t>30</w:t>
            </w:r>
          </w:p>
        </w:tc>
      </w:tr>
      <w:tr w:rsidR="00AF60D7" w14:paraId="5067EEA7" w14:textId="77777777">
        <w:tc>
          <w:tcPr>
            <w:tcW w:w="2802" w:type="dxa"/>
            <w:tcBorders>
              <w:top w:val="nil"/>
              <w:left w:val="single" w:sz="6" w:space="0" w:color="auto"/>
              <w:bottom w:val="nil"/>
              <w:right w:val="single" w:sz="6" w:space="0" w:color="auto"/>
            </w:tcBorders>
            <w:shd w:val="clear" w:color="auto" w:fill="auto"/>
          </w:tcPr>
          <w:p w14:paraId="61E37785" w14:textId="77777777" w:rsidR="00AF60D7" w:rsidRDefault="00AF60D7">
            <w:pPr>
              <w:pStyle w:val="TableRow"/>
            </w:pPr>
            <w:r>
              <w:t>Notes</w:t>
            </w:r>
          </w:p>
        </w:tc>
        <w:tc>
          <w:tcPr>
            <w:tcW w:w="4536" w:type="dxa"/>
            <w:tcBorders>
              <w:top w:val="nil"/>
              <w:left w:val="single" w:sz="6" w:space="0" w:color="auto"/>
              <w:bottom w:val="nil"/>
              <w:right w:val="single" w:sz="6" w:space="0" w:color="auto"/>
            </w:tcBorders>
            <w:shd w:val="clear" w:color="auto" w:fill="auto"/>
          </w:tcPr>
          <w:p w14:paraId="6E6D1EF4" w14:textId="77777777" w:rsidR="00AF60D7" w:rsidRDefault="00AF60D7">
            <w:pPr>
              <w:pStyle w:val="TableRow"/>
            </w:pPr>
            <w:r>
              <w:t>Notes regarding the movement.</w:t>
            </w:r>
          </w:p>
        </w:tc>
        <w:tc>
          <w:tcPr>
            <w:tcW w:w="1500" w:type="dxa"/>
            <w:tcBorders>
              <w:top w:val="nil"/>
              <w:left w:val="single" w:sz="6" w:space="0" w:color="auto"/>
              <w:bottom w:val="nil"/>
              <w:right w:val="single" w:sz="6" w:space="0" w:color="auto"/>
            </w:tcBorders>
            <w:shd w:val="clear" w:color="auto" w:fill="auto"/>
          </w:tcPr>
          <w:p w14:paraId="6B4964DC"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9AF2D40" w14:textId="77777777" w:rsidR="00AF60D7" w:rsidRDefault="00AF60D7">
            <w:pPr>
              <w:pStyle w:val="TableRow"/>
            </w:pPr>
          </w:p>
        </w:tc>
      </w:tr>
      <w:tr w:rsidR="00AF60D7" w14:paraId="420D5203" w14:textId="77777777">
        <w:tc>
          <w:tcPr>
            <w:tcW w:w="2802" w:type="dxa"/>
            <w:tcBorders>
              <w:top w:val="nil"/>
              <w:left w:val="single" w:sz="6" w:space="0" w:color="auto"/>
              <w:bottom w:val="nil"/>
              <w:right w:val="single" w:sz="6" w:space="0" w:color="auto"/>
            </w:tcBorders>
            <w:shd w:val="clear" w:color="auto" w:fill="auto"/>
          </w:tcPr>
          <w:p w14:paraId="3E3B66FE"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7EAEE73"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ACA72E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3A668C0" w14:textId="77777777" w:rsidR="00AF60D7" w:rsidRDefault="00AF60D7">
            <w:pPr>
              <w:pStyle w:val="TableRow"/>
            </w:pPr>
            <w:r>
              <w:t>16</w:t>
            </w:r>
          </w:p>
        </w:tc>
      </w:tr>
      <w:tr w:rsidR="00AF60D7" w14:paraId="286E7ABF" w14:textId="77777777">
        <w:tc>
          <w:tcPr>
            <w:tcW w:w="2802" w:type="dxa"/>
            <w:tcBorders>
              <w:top w:val="nil"/>
              <w:left w:val="single" w:sz="6" w:space="0" w:color="auto"/>
              <w:bottom w:val="nil"/>
              <w:right w:val="single" w:sz="6" w:space="0" w:color="auto"/>
            </w:tcBorders>
            <w:shd w:val="clear" w:color="auto" w:fill="auto"/>
          </w:tcPr>
          <w:p w14:paraId="141002C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5473CEC"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8F8FF2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36157B4" w14:textId="77777777" w:rsidR="00AF60D7" w:rsidRDefault="00AF60D7">
            <w:pPr>
              <w:pStyle w:val="TableRow"/>
            </w:pPr>
            <w:r>
              <w:t>16</w:t>
            </w:r>
          </w:p>
        </w:tc>
      </w:tr>
      <w:tr w:rsidR="00AF60D7" w14:paraId="065DDAE0" w14:textId="77777777">
        <w:tc>
          <w:tcPr>
            <w:tcW w:w="2802" w:type="dxa"/>
            <w:tcBorders>
              <w:top w:val="nil"/>
              <w:left w:val="single" w:sz="6" w:space="0" w:color="auto"/>
              <w:bottom w:val="nil"/>
              <w:right w:val="single" w:sz="6" w:space="0" w:color="auto"/>
            </w:tcBorders>
            <w:shd w:val="clear" w:color="auto" w:fill="auto"/>
          </w:tcPr>
          <w:p w14:paraId="3167A982"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70DEBBF0"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BDCCC9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0A28890" w14:textId="77777777" w:rsidR="00AF60D7" w:rsidRDefault="00AF60D7">
            <w:pPr>
              <w:pStyle w:val="TableRow"/>
            </w:pPr>
            <w:r>
              <w:t>8</w:t>
            </w:r>
          </w:p>
        </w:tc>
      </w:tr>
      <w:tr w:rsidR="00AF60D7" w14:paraId="722C525D" w14:textId="77777777">
        <w:tc>
          <w:tcPr>
            <w:tcW w:w="2802" w:type="dxa"/>
            <w:tcBorders>
              <w:top w:val="nil"/>
              <w:left w:val="single" w:sz="6" w:space="0" w:color="auto"/>
              <w:bottom w:val="single" w:sz="6" w:space="0" w:color="auto"/>
              <w:right w:val="single" w:sz="6" w:space="0" w:color="auto"/>
            </w:tcBorders>
            <w:shd w:val="clear" w:color="auto" w:fill="auto"/>
          </w:tcPr>
          <w:p w14:paraId="59A27FB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A098B9B"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6B3D9F2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60ED5C9" w14:textId="77777777" w:rsidR="00AF60D7" w:rsidRDefault="00AF60D7">
            <w:pPr>
              <w:pStyle w:val="TableRow"/>
            </w:pPr>
            <w:r>
              <w:t>8</w:t>
            </w:r>
          </w:p>
        </w:tc>
      </w:tr>
    </w:tbl>
    <w:p w14:paraId="2960AB8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09CF32E"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CA129B0"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DC9485C"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DE9E257" w14:textId="77777777" w:rsidR="00AF60D7" w:rsidRDefault="00AF60D7">
            <w:pPr>
              <w:pStyle w:val="TableColumnTitles"/>
              <w:keepNext/>
            </w:pPr>
            <w:r>
              <w:t>Options</w:t>
            </w:r>
          </w:p>
        </w:tc>
      </w:tr>
      <w:tr w:rsidR="00AF60D7" w14:paraId="25A4D538" w14:textId="77777777">
        <w:tc>
          <w:tcPr>
            <w:tcW w:w="2801" w:type="dxa"/>
            <w:tcBorders>
              <w:top w:val="nil"/>
              <w:left w:val="single" w:sz="6" w:space="0" w:color="auto"/>
              <w:bottom w:val="single" w:sz="6" w:space="0" w:color="auto"/>
              <w:right w:val="single" w:sz="6" w:space="0" w:color="auto"/>
            </w:tcBorders>
            <w:shd w:val="clear" w:color="auto" w:fill="auto"/>
          </w:tcPr>
          <w:p w14:paraId="302A01CE"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6940A5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85E530D" w14:textId="77777777" w:rsidR="00AF60D7" w:rsidRDefault="00AF60D7">
            <w:pPr>
              <w:pStyle w:val="TableRow"/>
            </w:pPr>
          </w:p>
        </w:tc>
      </w:tr>
    </w:tbl>
    <w:p w14:paraId="3F94815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8A39B4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F339338" w14:textId="77777777" w:rsidR="00AF60D7" w:rsidRDefault="00AF60D7">
            <w:pPr>
              <w:pStyle w:val="TableTitle"/>
              <w:rPr>
                <w:color w:val="FF0000"/>
              </w:rPr>
            </w:pPr>
            <w:r>
              <w:lastRenderedPageBreak/>
              <w:t>Constraint : FK_Movement_Contact</w:t>
            </w:r>
          </w:p>
        </w:tc>
      </w:tr>
      <w:tr w:rsidR="00AF60D7" w14:paraId="70CFD2D3" w14:textId="77777777">
        <w:tc>
          <w:tcPr>
            <w:tcW w:w="1548" w:type="dxa"/>
            <w:tcBorders>
              <w:top w:val="nil"/>
              <w:left w:val="single" w:sz="4" w:space="0" w:color="auto"/>
              <w:bottom w:val="single" w:sz="4" w:space="0" w:color="auto"/>
              <w:right w:val="single" w:sz="4" w:space="0" w:color="auto"/>
            </w:tcBorders>
            <w:shd w:val="clear" w:color="auto" w:fill="auto"/>
          </w:tcPr>
          <w:p w14:paraId="77895ED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C075835" w14:textId="77777777" w:rsidR="00AF60D7" w:rsidRDefault="00AF60D7">
            <w:pPr>
              <w:pStyle w:val="TableRow"/>
            </w:pPr>
            <w:r>
              <w:t>Each movement has a contact individual.  Each individual is the contact for zero or more movements.</w:t>
            </w:r>
          </w:p>
        </w:tc>
      </w:tr>
      <w:tr w:rsidR="00AF60D7" w14:paraId="6A51DF7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FD7E64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8AB2FB4" w14:textId="77777777" w:rsidR="00AF60D7" w:rsidRDefault="00AF60D7">
            <w:pPr>
              <w:pStyle w:val="CodeSamples"/>
            </w:pPr>
            <w:r>
              <w:t>FK_Movement_Contact (Contact_Name_Key) references Individual(Name_Key)</w:t>
            </w:r>
          </w:p>
        </w:tc>
      </w:tr>
    </w:tbl>
    <w:p w14:paraId="61F782B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371A08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F5FA609" w14:textId="77777777" w:rsidR="00AF60D7" w:rsidRDefault="00AF60D7">
            <w:pPr>
              <w:pStyle w:val="TableTitle"/>
              <w:rPr>
                <w:color w:val="FF0000"/>
              </w:rPr>
            </w:pPr>
            <w:r>
              <w:t>Constraint : FK_Movement_Other_Party</w:t>
            </w:r>
          </w:p>
        </w:tc>
      </w:tr>
      <w:tr w:rsidR="00AF60D7" w14:paraId="50CABA09" w14:textId="77777777">
        <w:tc>
          <w:tcPr>
            <w:tcW w:w="1548" w:type="dxa"/>
            <w:tcBorders>
              <w:top w:val="nil"/>
              <w:left w:val="single" w:sz="4" w:space="0" w:color="auto"/>
              <w:bottom w:val="single" w:sz="4" w:space="0" w:color="auto"/>
              <w:right w:val="single" w:sz="4" w:space="0" w:color="auto"/>
            </w:tcBorders>
            <w:shd w:val="clear" w:color="auto" w:fill="auto"/>
          </w:tcPr>
          <w:p w14:paraId="79274AC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36DA7C9" w14:textId="77777777" w:rsidR="00AF60D7" w:rsidRDefault="00AF60D7">
            <w:pPr>
              <w:pStyle w:val="TableRow"/>
            </w:pPr>
            <w:r>
              <w:t>Each movement has zero or one other party.  Each individual or organisation is the other party involved in zero or more movements.</w:t>
            </w:r>
          </w:p>
        </w:tc>
      </w:tr>
      <w:tr w:rsidR="00AF60D7" w14:paraId="56FD74C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C4FDA6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E79F01D" w14:textId="77777777" w:rsidR="00AF60D7" w:rsidRDefault="00AF60D7">
            <w:pPr>
              <w:pStyle w:val="CodeSamples"/>
            </w:pPr>
            <w:r>
              <w:t>FK_Movement_Other_Party (Other_Party_Name_Key) references Name(Name_Key)</w:t>
            </w:r>
          </w:p>
        </w:tc>
      </w:tr>
    </w:tbl>
    <w:p w14:paraId="5476EEC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CB6A33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B44B38" w14:textId="77777777" w:rsidR="00AF60D7" w:rsidRDefault="00AF60D7">
            <w:pPr>
              <w:pStyle w:val="TableTitle"/>
              <w:rPr>
                <w:color w:val="FF0000"/>
              </w:rPr>
            </w:pPr>
            <w:r>
              <w:t>Constraint : FK_Movement_Staff_Responsible</w:t>
            </w:r>
          </w:p>
        </w:tc>
      </w:tr>
      <w:tr w:rsidR="00AF60D7" w14:paraId="22FCF691" w14:textId="77777777">
        <w:tc>
          <w:tcPr>
            <w:tcW w:w="1548" w:type="dxa"/>
            <w:tcBorders>
              <w:top w:val="nil"/>
              <w:left w:val="single" w:sz="4" w:space="0" w:color="auto"/>
              <w:bottom w:val="single" w:sz="4" w:space="0" w:color="auto"/>
              <w:right w:val="single" w:sz="4" w:space="0" w:color="auto"/>
            </w:tcBorders>
            <w:shd w:val="clear" w:color="auto" w:fill="auto"/>
          </w:tcPr>
          <w:p w14:paraId="75A1841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0568A1A" w14:textId="77777777" w:rsidR="00AF60D7" w:rsidRDefault="00AF60D7">
            <w:pPr>
              <w:pStyle w:val="TableRow"/>
            </w:pPr>
            <w:r>
              <w:t>Each movement has one member of staff responsible.  Each individual is the member of staff responsible for zero or more movements.</w:t>
            </w:r>
          </w:p>
        </w:tc>
      </w:tr>
      <w:tr w:rsidR="00AF60D7" w14:paraId="58F2A39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D8BDA76"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948CD23" w14:textId="77777777" w:rsidR="00AF60D7" w:rsidRDefault="00AF60D7">
            <w:pPr>
              <w:pStyle w:val="CodeSamples"/>
            </w:pPr>
            <w:r>
              <w:t>FK_Movement_Staff_Responsible (Staff_Responsible_Name_Key) references Individual(Name_Key)</w:t>
            </w:r>
          </w:p>
        </w:tc>
      </w:tr>
    </w:tbl>
    <w:p w14:paraId="6F7B8716" w14:textId="77777777" w:rsidR="00AF60D7" w:rsidRDefault="00AF60D7" w:rsidP="00AF60D7">
      <w:pPr>
        <w:pStyle w:val="NormalIndent"/>
      </w:pPr>
    </w:p>
    <w:p w14:paraId="70FA5B03" w14:textId="77777777" w:rsidR="00AF60D7" w:rsidRDefault="00AF60D7" w:rsidP="00840903">
      <w:pPr>
        <w:pStyle w:val="Heading4"/>
      </w:pPr>
      <w:bookmarkStart w:id="825" w:name="_Toc292879080"/>
      <w:r>
        <w:t>Movement_Collection_Unit</w:t>
      </w:r>
      <w:bookmarkEnd w:id="825"/>
    </w:p>
    <w:p w14:paraId="4F828464" w14:textId="77777777" w:rsidR="00AF60D7" w:rsidRDefault="00AF60D7" w:rsidP="00AF60D7">
      <w:pPr>
        <w:pStyle w:val="NormalIndent"/>
      </w:pPr>
      <w:r>
        <w:t>Identifies a collection unit associated with a particular movement.  Collection units are referenced by the Movement_Direction table so that the direction of movement (the source and destination) can be recorded.</w:t>
      </w:r>
    </w:p>
    <w:p w14:paraId="5D1DC55F" w14:textId="77777777" w:rsidR="00AF60D7" w:rsidRDefault="00AF60D7" w:rsidP="00AF60D7">
      <w:pPr>
        <w:pStyle w:val="NormalIndent"/>
      </w:pPr>
      <w:r>
        <w:t>Collection units associated with a movement direction are by default also associated with the Movement_Of_Ownership and Movement_Of_Material events associated with the movement direction.  The collection units can be excluded from this automatic association by adding a record to Movement_Of_Material_Exclusion or Movement_Of_Ownership_Exclusion.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D10F8C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A29AD9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BF48EA3"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010B97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CA7D130" w14:textId="77777777" w:rsidR="00AF60D7" w:rsidRDefault="00AF60D7">
            <w:pPr>
              <w:pStyle w:val="TableColumnTitles"/>
              <w:keepNext/>
            </w:pPr>
            <w:r>
              <w:t>Size</w:t>
            </w:r>
          </w:p>
        </w:tc>
      </w:tr>
      <w:tr w:rsidR="00AF60D7" w14:paraId="4E73C714" w14:textId="77777777">
        <w:tc>
          <w:tcPr>
            <w:tcW w:w="2802" w:type="dxa"/>
            <w:tcBorders>
              <w:top w:val="nil"/>
              <w:left w:val="single" w:sz="6" w:space="0" w:color="auto"/>
              <w:bottom w:val="nil"/>
              <w:right w:val="single" w:sz="6" w:space="0" w:color="auto"/>
            </w:tcBorders>
            <w:shd w:val="clear" w:color="auto" w:fill="auto"/>
          </w:tcPr>
          <w:p w14:paraId="7F25AC8E" w14:textId="77777777" w:rsidR="00AF60D7" w:rsidRDefault="00AF60D7">
            <w:pPr>
              <w:pStyle w:val="TableRow"/>
              <w:rPr>
                <w:u w:val="single"/>
              </w:rPr>
            </w:pPr>
            <w:r>
              <w:rPr>
                <w:u w:val="single"/>
              </w:rPr>
              <w:t>Movement_Collection_Unit_Key</w:t>
            </w:r>
          </w:p>
        </w:tc>
        <w:tc>
          <w:tcPr>
            <w:tcW w:w="4536" w:type="dxa"/>
            <w:tcBorders>
              <w:top w:val="nil"/>
              <w:left w:val="single" w:sz="6" w:space="0" w:color="auto"/>
              <w:bottom w:val="nil"/>
              <w:right w:val="single" w:sz="6" w:space="0" w:color="auto"/>
            </w:tcBorders>
            <w:shd w:val="clear" w:color="auto" w:fill="auto"/>
          </w:tcPr>
          <w:p w14:paraId="6359CCDA" w14:textId="77777777" w:rsidR="00AF60D7" w:rsidRDefault="00AF60D7">
            <w:pPr>
              <w:pStyle w:val="TableRow"/>
            </w:pPr>
            <w:r>
              <w:t>Unique identifier for the Movement_Collection_Unit table</w:t>
            </w:r>
          </w:p>
        </w:tc>
        <w:tc>
          <w:tcPr>
            <w:tcW w:w="1500" w:type="dxa"/>
            <w:tcBorders>
              <w:top w:val="nil"/>
              <w:left w:val="single" w:sz="6" w:space="0" w:color="auto"/>
              <w:bottom w:val="nil"/>
              <w:right w:val="single" w:sz="6" w:space="0" w:color="auto"/>
            </w:tcBorders>
            <w:shd w:val="clear" w:color="auto" w:fill="auto"/>
          </w:tcPr>
          <w:p w14:paraId="0714BE6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1D9753F" w14:textId="77777777" w:rsidR="00AF60D7" w:rsidRDefault="00AF60D7">
            <w:pPr>
              <w:pStyle w:val="TableRow"/>
            </w:pPr>
            <w:r>
              <w:t>16</w:t>
            </w:r>
          </w:p>
        </w:tc>
      </w:tr>
      <w:tr w:rsidR="00AF60D7" w14:paraId="31D3F400" w14:textId="77777777">
        <w:tc>
          <w:tcPr>
            <w:tcW w:w="2802" w:type="dxa"/>
            <w:tcBorders>
              <w:top w:val="nil"/>
              <w:left w:val="single" w:sz="6" w:space="0" w:color="auto"/>
              <w:bottom w:val="nil"/>
              <w:right w:val="single" w:sz="6" w:space="0" w:color="auto"/>
            </w:tcBorders>
            <w:shd w:val="clear" w:color="auto" w:fill="auto"/>
          </w:tcPr>
          <w:p w14:paraId="4AA93843" w14:textId="77777777" w:rsidR="00AF60D7" w:rsidRDefault="00AF60D7">
            <w:pPr>
              <w:pStyle w:val="TableRow"/>
            </w:pPr>
            <w:r>
              <w:t>Movement_Direction_Key</w:t>
            </w:r>
          </w:p>
        </w:tc>
        <w:tc>
          <w:tcPr>
            <w:tcW w:w="4536" w:type="dxa"/>
            <w:tcBorders>
              <w:top w:val="nil"/>
              <w:left w:val="single" w:sz="6" w:space="0" w:color="auto"/>
              <w:bottom w:val="nil"/>
              <w:right w:val="single" w:sz="6" w:space="0" w:color="auto"/>
            </w:tcBorders>
            <w:shd w:val="clear" w:color="auto" w:fill="auto"/>
          </w:tcPr>
          <w:p w14:paraId="58E02EB1" w14:textId="77777777" w:rsidR="00AF60D7" w:rsidRDefault="00AF60D7">
            <w:pPr>
              <w:pStyle w:val="TableRow"/>
            </w:pPr>
            <w:r>
              <w:t>Movement direction the collection unit is associated with.</w:t>
            </w:r>
          </w:p>
        </w:tc>
        <w:tc>
          <w:tcPr>
            <w:tcW w:w="1500" w:type="dxa"/>
            <w:tcBorders>
              <w:top w:val="nil"/>
              <w:left w:val="single" w:sz="6" w:space="0" w:color="auto"/>
              <w:bottom w:val="nil"/>
              <w:right w:val="single" w:sz="6" w:space="0" w:color="auto"/>
            </w:tcBorders>
            <w:shd w:val="clear" w:color="auto" w:fill="auto"/>
          </w:tcPr>
          <w:p w14:paraId="2B6C19A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D214EAB" w14:textId="77777777" w:rsidR="00AF60D7" w:rsidRDefault="00AF60D7">
            <w:pPr>
              <w:pStyle w:val="TableRow"/>
            </w:pPr>
            <w:r>
              <w:t>16</w:t>
            </w:r>
          </w:p>
        </w:tc>
      </w:tr>
      <w:tr w:rsidR="00AF60D7" w14:paraId="6286B9B0" w14:textId="77777777">
        <w:tc>
          <w:tcPr>
            <w:tcW w:w="2802" w:type="dxa"/>
            <w:tcBorders>
              <w:top w:val="nil"/>
              <w:left w:val="single" w:sz="6" w:space="0" w:color="auto"/>
              <w:bottom w:val="nil"/>
              <w:right w:val="single" w:sz="6" w:space="0" w:color="auto"/>
            </w:tcBorders>
            <w:shd w:val="clear" w:color="auto" w:fill="auto"/>
          </w:tcPr>
          <w:p w14:paraId="2B4483D6"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7E82686E" w14:textId="77777777" w:rsidR="00AF60D7" w:rsidRDefault="00AF60D7">
            <w:pPr>
              <w:pStyle w:val="TableRow"/>
            </w:pPr>
            <w:r>
              <w:t>Associated collection unit.</w:t>
            </w:r>
          </w:p>
        </w:tc>
        <w:tc>
          <w:tcPr>
            <w:tcW w:w="1500" w:type="dxa"/>
            <w:tcBorders>
              <w:top w:val="nil"/>
              <w:left w:val="single" w:sz="6" w:space="0" w:color="auto"/>
              <w:bottom w:val="nil"/>
              <w:right w:val="single" w:sz="6" w:space="0" w:color="auto"/>
            </w:tcBorders>
            <w:shd w:val="clear" w:color="auto" w:fill="auto"/>
          </w:tcPr>
          <w:p w14:paraId="6BED2CE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4E1B919" w14:textId="77777777" w:rsidR="00AF60D7" w:rsidRDefault="00AF60D7">
            <w:pPr>
              <w:pStyle w:val="TableRow"/>
            </w:pPr>
            <w:r>
              <w:t>16</w:t>
            </w:r>
          </w:p>
        </w:tc>
      </w:tr>
      <w:tr w:rsidR="00AF60D7" w14:paraId="19EF57C1" w14:textId="77777777">
        <w:tc>
          <w:tcPr>
            <w:tcW w:w="2802" w:type="dxa"/>
            <w:tcBorders>
              <w:top w:val="nil"/>
              <w:left w:val="single" w:sz="6" w:space="0" w:color="auto"/>
              <w:bottom w:val="single" w:sz="6" w:space="0" w:color="auto"/>
              <w:right w:val="single" w:sz="6" w:space="0" w:color="auto"/>
            </w:tcBorders>
            <w:shd w:val="clear" w:color="auto" w:fill="auto"/>
          </w:tcPr>
          <w:p w14:paraId="658E8B52"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2883C8B2"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62B70A76"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3193ABE" w14:textId="77777777" w:rsidR="00AF60D7" w:rsidRDefault="00AF60D7">
            <w:pPr>
              <w:pStyle w:val="TableRow"/>
            </w:pPr>
            <w:r>
              <w:t>16</w:t>
            </w:r>
          </w:p>
        </w:tc>
      </w:tr>
    </w:tbl>
    <w:p w14:paraId="0E063A9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B5CE4F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0028488"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BA3086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887588C" w14:textId="77777777" w:rsidR="00AF60D7" w:rsidRDefault="00AF60D7">
            <w:pPr>
              <w:pStyle w:val="TableColumnTitles"/>
              <w:keepNext/>
            </w:pPr>
            <w:r>
              <w:t>Options</w:t>
            </w:r>
          </w:p>
        </w:tc>
      </w:tr>
      <w:tr w:rsidR="00AF60D7" w14:paraId="28E40564" w14:textId="77777777">
        <w:tc>
          <w:tcPr>
            <w:tcW w:w="2801" w:type="dxa"/>
            <w:tcBorders>
              <w:top w:val="nil"/>
              <w:left w:val="single" w:sz="6" w:space="0" w:color="auto"/>
              <w:bottom w:val="single" w:sz="6" w:space="0" w:color="auto"/>
              <w:right w:val="single" w:sz="6" w:space="0" w:color="auto"/>
            </w:tcBorders>
            <w:shd w:val="clear" w:color="auto" w:fill="auto"/>
          </w:tcPr>
          <w:p w14:paraId="15C916CD"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E7C70FD"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70794CA" w14:textId="77777777" w:rsidR="00AF60D7" w:rsidRDefault="00AF60D7">
            <w:pPr>
              <w:pStyle w:val="TableRow"/>
            </w:pPr>
          </w:p>
        </w:tc>
      </w:tr>
    </w:tbl>
    <w:p w14:paraId="4EAF986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00F102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176A7C5" w14:textId="77777777" w:rsidR="00AF60D7" w:rsidRDefault="00AF60D7">
            <w:pPr>
              <w:pStyle w:val="TableTitle"/>
              <w:rPr>
                <w:color w:val="FF0000"/>
              </w:rPr>
            </w:pPr>
            <w:r>
              <w:t>Constraint : FK_Movement_Collection_Unit_Collection_Unit</w:t>
            </w:r>
          </w:p>
        </w:tc>
      </w:tr>
      <w:tr w:rsidR="00AF60D7" w14:paraId="0845DCE3" w14:textId="77777777">
        <w:tc>
          <w:tcPr>
            <w:tcW w:w="1548" w:type="dxa"/>
            <w:tcBorders>
              <w:top w:val="nil"/>
              <w:left w:val="single" w:sz="4" w:space="0" w:color="auto"/>
              <w:bottom w:val="single" w:sz="4" w:space="0" w:color="auto"/>
              <w:right w:val="single" w:sz="4" w:space="0" w:color="auto"/>
            </w:tcBorders>
            <w:shd w:val="clear" w:color="auto" w:fill="auto"/>
          </w:tcPr>
          <w:p w14:paraId="5CEC5F7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3185A1C" w14:textId="77777777" w:rsidR="00AF60D7" w:rsidRDefault="00AF60D7">
            <w:pPr>
              <w:pStyle w:val="TableRow"/>
            </w:pPr>
            <w:r>
              <w:t>References the collection unit.</w:t>
            </w:r>
          </w:p>
        </w:tc>
      </w:tr>
      <w:tr w:rsidR="00AF60D7" w14:paraId="798CC73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B37958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E713F0E" w14:textId="77777777" w:rsidR="00AF60D7" w:rsidRDefault="00AF60D7">
            <w:pPr>
              <w:pStyle w:val="CodeSamples"/>
            </w:pPr>
            <w:r>
              <w:t>FK_Movement_Collection_Unit_Collection_Unit (Collection_Unit_Key) references Collection_Unit(Collection_Unit_Key)</w:t>
            </w:r>
          </w:p>
        </w:tc>
      </w:tr>
    </w:tbl>
    <w:p w14:paraId="28C4501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4FDE93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E426A8A" w14:textId="77777777" w:rsidR="00AF60D7" w:rsidRDefault="00AF60D7">
            <w:pPr>
              <w:pStyle w:val="TableTitle"/>
              <w:rPr>
                <w:color w:val="FF0000"/>
              </w:rPr>
            </w:pPr>
            <w:r>
              <w:t>Constraint : FK_Movement_Collection_Unit_Movement_Direction</w:t>
            </w:r>
          </w:p>
        </w:tc>
      </w:tr>
      <w:tr w:rsidR="00AF60D7" w14:paraId="49E40CDB" w14:textId="77777777">
        <w:tc>
          <w:tcPr>
            <w:tcW w:w="1548" w:type="dxa"/>
            <w:tcBorders>
              <w:top w:val="nil"/>
              <w:left w:val="single" w:sz="4" w:space="0" w:color="auto"/>
              <w:bottom w:val="single" w:sz="4" w:space="0" w:color="auto"/>
              <w:right w:val="single" w:sz="4" w:space="0" w:color="auto"/>
            </w:tcBorders>
            <w:shd w:val="clear" w:color="auto" w:fill="auto"/>
          </w:tcPr>
          <w:p w14:paraId="3BE93FA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E3B7428" w14:textId="77777777" w:rsidR="00AF60D7" w:rsidRDefault="00AF60D7">
            <w:pPr>
              <w:pStyle w:val="TableRow"/>
            </w:pPr>
            <w:r>
              <w:t>References the movement direction.</w:t>
            </w:r>
          </w:p>
        </w:tc>
      </w:tr>
      <w:tr w:rsidR="00AF60D7" w14:paraId="1EF3B7F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CCDFDC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58EB648" w14:textId="77777777" w:rsidR="00AF60D7" w:rsidRDefault="00AF60D7">
            <w:pPr>
              <w:pStyle w:val="CodeSamples"/>
            </w:pPr>
            <w:r>
              <w:t>FK_Movement_Collection_Unit_Movement_Direction (Movement_Direction_Key) references Movement_Direction(Movement_Direction_Key)</w:t>
            </w:r>
          </w:p>
        </w:tc>
      </w:tr>
    </w:tbl>
    <w:p w14:paraId="06E4F6A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FBA426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8D6B3BE" w14:textId="77777777" w:rsidR="00AF60D7" w:rsidRDefault="00AF60D7">
            <w:pPr>
              <w:pStyle w:val="TableTitle"/>
              <w:rPr>
                <w:color w:val="FF0000"/>
              </w:rPr>
            </w:pPr>
            <w:r>
              <w:t>Trigger : tr_MovementCollectionUnit_DeleteCleanup</w:t>
            </w:r>
          </w:p>
        </w:tc>
      </w:tr>
      <w:tr w:rsidR="00AF60D7" w14:paraId="4FE17552" w14:textId="77777777">
        <w:tc>
          <w:tcPr>
            <w:tcW w:w="1548" w:type="dxa"/>
            <w:tcBorders>
              <w:top w:val="nil"/>
              <w:left w:val="single" w:sz="4" w:space="0" w:color="auto"/>
              <w:bottom w:val="single" w:sz="6" w:space="0" w:color="auto"/>
              <w:right w:val="single" w:sz="6" w:space="0" w:color="auto"/>
            </w:tcBorders>
            <w:shd w:val="clear" w:color="auto" w:fill="auto"/>
          </w:tcPr>
          <w:p w14:paraId="27928D70" w14:textId="77777777" w:rsidR="00AF60D7" w:rsidRDefault="00AF60D7">
            <w:pPr>
              <w:pStyle w:val="TableColumnTitle"/>
            </w:pPr>
            <w:r>
              <w:t>Description</w:t>
            </w:r>
          </w:p>
        </w:tc>
        <w:tc>
          <w:tcPr>
            <w:tcW w:w="8400" w:type="dxa"/>
            <w:tcBorders>
              <w:top w:val="nil"/>
              <w:left w:val="single" w:sz="6" w:space="0" w:color="auto"/>
              <w:bottom w:val="single" w:sz="6" w:space="0" w:color="auto"/>
              <w:right w:val="single" w:sz="4" w:space="0" w:color="auto"/>
            </w:tcBorders>
            <w:shd w:val="clear" w:color="auto" w:fill="auto"/>
          </w:tcPr>
          <w:p w14:paraId="3C48CCB1" w14:textId="77777777" w:rsidR="00AF60D7" w:rsidRDefault="00AF60D7">
            <w:pPr>
              <w:pStyle w:val="TableRow"/>
            </w:pPr>
            <w:r>
              <w:t>Removes the collection unit from the Movement_Of_Material_Exclusion and Movement_Of_Material_Ownership tables related to the movement this colleciton unit is being removed from.</w:t>
            </w:r>
          </w:p>
        </w:tc>
      </w:tr>
      <w:tr w:rsidR="00AF60D7" w14:paraId="638E853D" w14:textId="77777777">
        <w:tc>
          <w:tcPr>
            <w:tcW w:w="1548" w:type="dxa"/>
            <w:tcBorders>
              <w:top w:val="single" w:sz="6" w:space="0" w:color="auto"/>
              <w:left w:val="single" w:sz="4" w:space="0" w:color="auto"/>
              <w:bottom w:val="single" w:sz="4" w:space="0" w:color="auto"/>
              <w:right w:val="single" w:sz="6" w:space="0" w:color="auto"/>
            </w:tcBorders>
            <w:shd w:val="clear" w:color="auto" w:fill="auto"/>
          </w:tcPr>
          <w:p w14:paraId="175EAE85" w14:textId="77777777" w:rsidR="00AF60D7" w:rsidRDefault="00AF60D7">
            <w:pPr>
              <w:pStyle w:val="TableColumnTitle"/>
            </w:pPr>
            <w:r>
              <w:t>SQL</w:t>
            </w:r>
          </w:p>
        </w:tc>
        <w:tc>
          <w:tcPr>
            <w:tcW w:w="8400" w:type="dxa"/>
            <w:tcBorders>
              <w:top w:val="single" w:sz="6" w:space="0" w:color="auto"/>
              <w:left w:val="single" w:sz="6" w:space="0" w:color="auto"/>
              <w:bottom w:val="single" w:sz="4" w:space="0" w:color="auto"/>
              <w:right w:val="single" w:sz="4" w:space="0" w:color="auto"/>
            </w:tcBorders>
            <w:shd w:val="clear" w:color="auto" w:fill="auto"/>
          </w:tcPr>
          <w:p w14:paraId="2659F517" w14:textId="77777777" w:rsidR="00AF60D7" w:rsidRDefault="00AF60D7">
            <w:pPr>
              <w:pStyle w:val="NormalIndent"/>
              <w:rPr>
                <w:rFonts w:ascii="Times New Roman" w:hAnsi="Times New Roman"/>
                <w:sz w:val="24"/>
                <w:szCs w:val="24"/>
              </w:rPr>
            </w:pPr>
          </w:p>
          <w:p w14:paraId="641C45DA" w14:textId="77777777" w:rsidR="00AF60D7" w:rsidRDefault="00AF60D7">
            <w:pPr>
              <w:pStyle w:val="NormalIndent"/>
              <w:rPr>
                <w:rFonts w:ascii="Times New Roman" w:hAnsi="Times New Roman"/>
              </w:rPr>
            </w:pPr>
          </w:p>
          <w:p w14:paraId="2BB09583" w14:textId="77777777" w:rsidR="00AF60D7" w:rsidRDefault="00AF60D7">
            <w:pPr>
              <w:pStyle w:val="NormalIndent"/>
              <w:rPr>
                <w:rFonts w:ascii="Times New Roman" w:hAnsi="Times New Roman"/>
              </w:rPr>
            </w:pPr>
            <w:r>
              <w:rPr>
                <w:rFonts w:ascii="Times New Roman" w:hAnsi="Times New Roman"/>
              </w:rPr>
              <w:t xml:space="preserve">CREATE TRIGGER [tr_MovementCollectionUnit_DeleteCleanup] ON [dbo].[Movement_Collection_Unit] </w:t>
            </w:r>
          </w:p>
          <w:p w14:paraId="306489D9" w14:textId="77777777" w:rsidR="00AF60D7" w:rsidRDefault="00AF60D7">
            <w:pPr>
              <w:pStyle w:val="NormalIndent"/>
              <w:rPr>
                <w:rFonts w:ascii="Times New Roman" w:hAnsi="Times New Roman"/>
              </w:rPr>
            </w:pPr>
            <w:r>
              <w:rPr>
                <w:rFonts w:ascii="Times New Roman" w:hAnsi="Times New Roman"/>
              </w:rPr>
              <w:t xml:space="preserve">FOR DELETE </w:t>
            </w:r>
          </w:p>
          <w:p w14:paraId="1C0919B5" w14:textId="77777777" w:rsidR="00AF60D7" w:rsidRDefault="00AF60D7">
            <w:pPr>
              <w:pStyle w:val="NormalIndent"/>
              <w:rPr>
                <w:rFonts w:ascii="Times New Roman" w:hAnsi="Times New Roman"/>
              </w:rPr>
            </w:pPr>
            <w:r>
              <w:rPr>
                <w:rFonts w:ascii="Times New Roman" w:hAnsi="Times New Roman"/>
              </w:rPr>
              <w:t>AS</w:t>
            </w:r>
          </w:p>
          <w:p w14:paraId="242C005C" w14:textId="77777777" w:rsidR="00AF60D7" w:rsidRDefault="00AF60D7">
            <w:pPr>
              <w:pStyle w:val="NormalIndent"/>
              <w:rPr>
                <w:rFonts w:ascii="Times New Roman" w:hAnsi="Times New Roman"/>
              </w:rPr>
            </w:pPr>
            <w:r>
              <w:rPr>
                <w:rFonts w:ascii="Times New Roman" w:hAnsi="Times New Roman"/>
              </w:rPr>
              <w:t>/*$History: $*/</w:t>
            </w:r>
          </w:p>
          <w:p w14:paraId="47168776" w14:textId="77777777" w:rsidR="00AF60D7" w:rsidRDefault="00AF60D7">
            <w:pPr>
              <w:pStyle w:val="NormalIndent"/>
              <w:rPr>
                <w:rFonts w:ascii="Times New Roman" w:hAnsi="Times New Roman"/>
              </w:rPr>
            </w:pPr>
            <w:r>
              <w:rPr>
                <w:rFonts w:ascii="Times New Roman" w:hAnsi="Times New Roman"/>
              </w:rPr>
              <w:t>--</w:t>
            </w:r>
          </w:p>
          <w:p w14:paraId="4657A2FE" w14:textId="77777777" w:rsidR="00AF60D7" w:rsidRDefault="00AF60D7">
            <w:pPr>
              <w:pStyle w:val="NormalIndent"/>
              <w:rPr>
                <w:rFonts w:ascii="Times New Roman" w:hAnsi="Times New Roman"/>
              </w:rPr>
            </w:pPr>
            <w:r>
              <w:rPr>
                <w:rFonts w:ascii="Times New Roman" w:hAnsi="Times New Roman"/>
              </w:rPr>
              <w:t>--</w:t>
            </w:r>
            <w:r>
              <w:rPr>
                <w:rFonts w:ascii="Times New Roman" w:hAnsi="Times New Roman"/>
              </w:rPr>
              <w:tab/>
              <w:t>DESCRIPTION</w:t>
            </w:r>
          </w:p>
          <w:p w14:paraId="2B14BE0B" w14:textId="77777777" w:rsidR="00AF60D7" w:rsidRDefault="00AF60D7">
            <w:pPr>
              <w:pStyle w:val="NormalIndent"/>
              <w:rPr>
                <w:rFonts w:ascii="Times New Roman" w:hAnsi="Times New Roman"/>
              </w:rPr>
            </w:pPr>
            <w:r>
              <w:rPr>
                <w:rFonts w:ascii="Times New Roman" w:hAnsi="Times New Roman"/>
              </w:rPr>
              <w:t>--</w:t>
            </w:r>
            <w:r>
              <w:rPr>
                <w:rFonts w:ascii="Times New Roman" w:hAnsi="Times New Roman"/>
              </w:rPr>
              <w:tab/>
              <w:t xml:space="preserve">The purpose of this trigger is to keep the Movement_Of_Material_Exclusion and </w:t>
            </w:r>
          </w:p>
          <w:p w14:paraId="55CB88AE" w14:textId="77777777" w:rsidR="00AF60D7" w:rsidRDefault="00AF60D7">
            <w:pPr>
              <w:pStyle w:val="NormalIndent"/>
              <w:rPr>
                <w:rFonts w:ascii="Times New Roman" w:hAnsi="Times New Roman"/>
              </w:rPr>
            </w:pPr>
            <w:r>
              <w:rPr>
                <w:rFonts w:ascii="Times New Roman" w:hAnsi="Times New Roman"/>
              </w:rPr>
              <w:t>--</w:t>
            </w:r>
            <w:r>
              <w:rPr>
                <w:rFonts w:ascii="Times New Roman" w:hAnsi="Times New Roman"/>
              </w:rPr>
              <w:tab/>
              <w:t>Movement_Of_Ownership_Exclusion tables consistent with the Movement_Collection_Unit</w:t>
            </w:r>
          </w:p>
          <w:p w14:paraId="7C476F7F" w14:textId="77777777" w:rsidR="00AF60D7" w:rsidRDefault="00AF60D7">
            <w:pPr>
              <w:pStyle w:val="NormalIndent"/>
              <w:rPr>
                <w:rFonts w:ascii="Times New Roman" w:hAnsi="Times New Roman"/>
              </w:rPr>
            </w:pPr>
            <w:r>
              <w:rPr>
                <w:rFonts w:ascii="Times New Roman" w:hAnsi="Times New Roman"/>
              </w:rPr>
              <w:t>--</w:t>
            </w:r>
            <w:r>
              <w:rPr>
                <w:rFonts w:ascii="Times New Roman" w:hAnsi="Times New Roman"/>
              </w:rPr>
              <w:tab/>
              <w:t xml:space="preserve">table. If a record is removed from the latter, the corresponding record in the former </w:t>
            </w:r>
          </w:p>
          <w:p w14:paraId="5B8D57BE" w14:textId="77777777" w:rsidR="00AF60D7" w:rsidRDefault="00AF60D7">
            <w:pPr>
              <w:pStyle w:val="NormalIndent"/>
              <w:rPr>
                <w:rFonts w:ascii="Times New Roman" w:hAnsi="Times New Roman"/>
              </w:rPr>
            </w:pPr>
            <w:r>
              <w:rPr>
                <w:rFonts w:ascii="Times New Roman" w:hAnsi="Times New Roman"/>
              </w:rPr>
              <w:lastRenderedPageBreak/>
              <w:t>--</w:t>
            </w:r>
            <w:r>
              <w:rPr>
                <w:rFonts w:ascii="Times New Roman" w:hAnsi="Times New Roman"/>
              </w:rPr>
              <w:tab/>
              <w:t>tables must be removed (if there is one).</w:t>
            </w:r>
          </w:p>
          <w:p w14:paraId="586BF08F" w14:textId="77777777" w:rsidR="00AF60D7" w:rsidRDefault="00AF60D7">
            <w:pPr>
              <w:pStyle w:val="NormalIndent"/>
              <w:rPr>
                <w:rFonts w:ascii="Times New Roman" w:hAnsi="Times New Roman"/>
              </w:rPr>
            </w:pPr>
            <w:r>
              <w:rPr>
                <w:rFonts w:ascii="Times New Roman" w:hAnsi="Times New Roman"/>
              </w:rPr>
              <w:t>--</w:t>
            </w:r>
          </w:p>
          <w:p w14:paraId="3FF8844D" w14:textId="77777777" w:rsidR="00AF60D7" w:rsidRDefault="00AF60D7">
            <w:pPr>
              <w:pStyle w:val="NormalIndent"/>
              <w:rPr>
                <w:rFonts w:ascii="Times New Roman" w:hAnsi="Times New Roman"/>
              </w:rPr>
            </w:pPr>
            <w:r>
              <w:rPr>
                <w:rFonts w:ascii="Times New Roman" w:hAnsi="Times New Roman"/>
              </w:rPr>
              <w:t>--</w:t>
            </w:r>
            <w:r>
              <w:rPr>
                <w:rFonts w:ascii="Times New Roman" w:hAnsi="Times New Roman"/>
              </w:rPr>
              <w:tab/>
              <w:t>CREATED:</w:t>
            </w:r>
            <w:r>
              <w:rPr>
                <w:rFonts w:ascii="Times New Roman" w:hAnsi="Times New Roman"/>
              </w:rPr>
              <w:tab/>
            </w:r>
            <w:smartTag w:uri="urn:schemas-microsoft-com:office:smarttags" w:element="date">
              <w:smartTagPr>
                <w:attr w:name="Month" w:val="7"/>
                <w:attr w:name="Day" w:val="28"/>
                <w:attr w:name="Year" w:val="2003"/>
              </w:smartTagPr>
              <w:r>
                <w:rPr>
                  <w:rFonts w:ascii="Times New Roman" w:hAnsi="Times New Roman"/>
                </w:rPr>
                <w:t>28-7-03</w:t>
              </w:r>
            </w:smartTag>
          </w:p>
          <w:p w14:paraId="3BF85C75" w14:textId="77777777" w:rsidR="00AF60D7" w:rsidRDefault="00AF60D7">
            <w:pPr>
              <w:pStyle w:val="NormalIndent"/>
              <w:rPr>
                <w:rFonts w:ascii="Times New Roman" w:hAnsi="Times New Roman"/>
              </w:rPr>
            </w:pPr>
            <w:r>
              <w:rPr>
                <w:rFonts w:ascii="Times New Roman" w:hAnsi="Times New Roman"/>
              </w:rPr>
              <w:t>--</w:t>
            </w:r>
          </w:p>
          <w:p w14:paraId="41FFD037" w14:textId="77777777" w:rsidR="00AF60D7" w:rsidRDefault="00AF60D7">
            <w:pPr>
              <w:pStyle w:val="NormalIndent"/>
              <w:rPr>
                <w:rFonts w:ascii="Times New Roman" w:hAnsi="Times New Roman"/>
              </w:rPr>
            </w:pPr>
          </w:p>
          <w:p w14:paraId="0DE3B469" w14:textId="77777777" w:rsidR="00AF60D7" w:rsidRDefault="00AF60D7">
            <w:pPr>
              <w:pStyle w:val="NormalIndent"/>
              <w:rPr>
                <w:rFonts w:ascii="Times New Roman" w:hAnsi="Times New Roman"/>
              </w:rPr>
            </w:pPr>
            <w:r>
              <w:rPr>
                <w:rFonts w:ascii="Times New Roman" w:hAnsi="Times New Roman"/>
              </w:rPr>
              <w:t>-- This part involves keeping the Movement_Of_Material_Exclusion table consistent</w:t>
            </w:r>
          </w:p>
          <w:p w14:paraId="738CDF3B" w14:textId="77777777" w:rsidR="00AF60D7" w:rsidRDefault="00AF60D7">
            <w:pPr>
              <w:pStyle w:val="NormalIndent"/>
              <w:rPr>
                <w:rFonts w:ascii="Times New Roman" w:hAnsi="Times New Roman"/>
              </w:rPr>
            </w:pPr>
            <w:r>
              <w:rPr>
                <w:rFonts w:ascii="Times New Roman" w:hAnsi="Times New Roman"/>
              </w:rPr>
              <w:t>DELETE FROM Movement_Of_Material_Exclusion</w:t>
            </w:r>
          </w:p>
          <w:p w14:paraId="7E5CD862" w14:textId="77777777" w:rsidR="00AF60D7" w:rsidRDefault="00AF60D7">
            <w:pPr>
              <w:pStyle w:val="NormalIndent"/>
              <w:rPr>
                <w:rFonts w:ascii="Times New Roman" w:hAnsi="Times New Roman"/>
              </w:rPr>
            </w:pPr>
            <w:r>
              <w:rPr>
                <w:rFonts w:ascii="Times New Roman" w:hAnsi="Times New Roman"/>
              </w:rPr>
              <w:t>WHERE Movement_Of_Material_Exclusion_Key IN</w:t>
            </w:r>
          </w:p>
          <w:p w14:paraId="4AE634D7" w14:textId="77777777" w:rsidR="00AF60D7" w:rsidRDefault="00AF60D7">
            <w:pPr>
              <w:pStyle w:val="NormalIndent"/>
              <w:rPr>
                <w:rFonts w:ascii="Times New Roman" w:hAnsi="Times New Roman"/>
              </w:rPr>
            </w:pPr>
            <w:r>
              <w:rPr>
                <w:rFonts w:ascii="Times New Roman" w:hAnsi="Times New Roman"/>
              </w:rPr>
              <w:tab/>
              <w:t>(SELECT MME.Movement_Of_Material_Exclusion_Key</w:t>
            </w:r>
          </w:p>
          <w:p w14:paraId="7C860514" w14:textId="77777777" w:rsidR="00AF60D7" w:rsidRDefault="00AF60D7">
            <w:pPr>
              <w:pStyle w:val="NormalIndent"/>
              <w:rPr>
                <w:rFonts w:ascii="Times New Roman" w:hAnsi="Times New Roman"/>
              </w:rPr>
            </w:pPr>
            <w:r>
              <w:rPr>
                <w:rFonts w:ascii="Times New Roman" w:hAnsi="Times New Roman"/>
              </w:rPr>
              <w:tab/>
              <w:t>FROM Movement_Of_Material_Exclusion MME</w:t>
            </w:r>
          </w:p>
          <w:p w14:paraId="3C7DBC76" w14:textId="77777777" w:rsidR="00AF60D7" w:rsidRDefault="00AF60D7">
            <w:pPr>
              <w:pStyle w:val="NormalIndent"/>
              <w:rPr>
                <w:rFonts w:ascii="Times New Roman" w:hAnsi="Times New Roman"/>
              </w:rPr>
            </w:pPr>
            <w:r>
              <w:rPr>
                <w:rFonts w:ascii="Times New Roman" w:hAnsi="Times New Roman"/>
              </w:rPr>
              <w:tab/>
              <w:t>INNER JOIN Movement_Of_Material MM ON MME.Movement_Of_Material_Key = MM.Movement_Of_Material_Key</w:t>
            </w:r>
          </w:p>
          <w:p w14:paraId="3EB3DFCC" w14:textId="77777777" w:rsidR="00AF60D7" w:rsidRDefault="00AF60D7">
            <w:pPr>
              <w:pStyle w:val="NormalIndent"/>
              <w:rPr>
                <w:rFonts w:ascii="Times New Roman" w:hAnsi="Times New Roman"/>
              </w:rPr>
            </w:pPr>
            <w:r>
              <w:rPr>
                <w:rFonts w:ascii="Times New Roman" w:hAnsi="Times New Roman"/>
              </w:rPr>
              <w:tab/>
              <w:t>INNER JOIN Movement_Direction MD ON MM.Movement_Direction_Key = MD.Movement_Direction_Key</w:t>
            </w:r>
          </w:p>
          <w:p w14:paraId="159D624A" w14:textId="77777777" w:rsidR="00AF60D7" w:rsidRDefault="00AF60D7">
            <w:pPr>
              <w:pStyle w:val="NormalIndent"/>
              <w:rPr>
                <w:rFonts w:ascii="Times New Roman" w:hAnsi="Times New Roman"/>
              </w:rPr>
            </w:pPr>
            <w:r>
              <w:rPr>
                <w:rFonts w:ascii="Times New Roman" w:hAnsi="Times New Roman"/>
              </w:rPr>
              <w:tab/>
              <w:t>INNER JOIN Deleted D ON MD.Movement_Direction_Key = D.Movement_Direction_Key</w:t>
            </w:r>
          </w:p>
          <w:p w14:paraId="51D067CE" w14:textId="77777777" w:rsidR="00AF60D7" w:rsidRDefault="00AF60D7">
            <w:pPr>
              <w:pStyle w:val="NormalIndent"/>
              <w:rPr>
                <w:rFonts w:ascii="Times New Roman" w:hAnsi="Times New Roman"/>
              </w:rPr>
            </w:pPr>
            <w:r>
              <w:rPr>
                <w:rFonts w:ascii="Times New Roman" w:hAnsi="Times New Roman"/>
              </w:rPr>
              <w:tab/>
              <w:t>WHERE D.Collection_Unit_Key=MME.Collection_Unit_Key)</w:t>
            </w:r>
          </w:p>
          <w:p w14:paraId="432B2925" w14:textId="77777777" w:rsidR="00AF60D7" w:rsidRDefault="00AF60D7">
            <w:pPr>
              <w:pStyle w:val="NormalIndent"/>
              <w:rPr>
                <w:rFonts w:ascii="Times New Roman" w:hAnsi="Times New Roman"/>
              </w:rPr>
            </w:pPr>
          </w:p>
          <w:p w14:paraId="69D64C14" w14:textId="77777777" w:rsidR="00AF60D7" w:rsidRDefault="00AF60D7">
            <w:pPr>
              <w:pStyle w:val="NormalIndent"/>
              <w:rPr>
                <w:rFonts w:ascii="Times New Roman" w:hAnsi="Times New Roman"/>
              </w:rPr>
            </w:pPr>
            <w:r>
              <w:rPr>
                <w:rFonts w:ascii="Times New Roman" w:hAnsi="Times New Roman"/>
              </w:rPr>
              <w:t>-- THis section keeps the Movement_Of_Ownership_Exclusion up to date</w:t>
            </w:r>
          </w:p>
          <w:p w14:paraId="5D317AB9" w14:textId="77777777" w:rsidR="00AF60D7" w:rsidRDefault="00AF60D7">
            <w:pPr>
              <w:pStyle w:val="NormalIndent"/>
              <w:rPr>
                <w:rFonts w:ascii="Times New Roman" w:hAnsi="Times New Roman"/>
              </w:rPr>
            </w:pPr>
            <w:r>
              <w:rPr>
                <w:rFonts w:ascii="Times New Roman" w:hAnsi="Times New Roman"/>
              </w:rPr>
              <w:t>DELETE FROM Movement_Of_Ownership_Exclusion</w:t>
            </w:r>
          </w:p>
          <w:p w14:paraId="4E3DF4C8" w14:textId="77777777" w:rsidR="00AF60D7" w:rsidRDefault="00AF60D7">
            <w:pPr>
              <w:pStyle w:val="NormalIndent"/>
              <w:rPr>
                <w:rFonts w:ascii="Times New Roman" w:hAnsi="Times New Roman"/>
              </w:rPr>
            </w:pPr>
            <w:r>
              <w:rPr>
                <w:rFonts w:ascii="Times New Roman" w:hAnsi="Times New Roman"/>
              </w:rPr>
              <w:t>WHERE Movement_Of_Ownership_Exclusion_Key IN</w:t>
            </w:r>
          </w:p>
          <w:p w14:paraId="39E473E0" w14:textId="77777777" w:rsidR="00AF60D7" w:rsidRDefault="00AF60D7">
            <w:pPr>
              <w:pStyle w:val="NormalIndent"/>
              <w:rPr>
                <w:rFonts w:ascii="Times New Roman" w:hAnsi="Times New Roman"/>
              </w:rPr>
            </w:pPr>
            <w:r>
              <w:rPr>
                <w:rFonts w:ascii="Times New Roman" w:hAnsi="Times New Roman"/>
              </w:rPr>
              <w:tab/>
              <w:t>(SELECT MME.Movement_Of_Ownership_Exclusion_Key</w:t>
            </w:r>
          </w:p>
          <w:p w14:paraId="0C3E1C57" w14:textId="77777777" w:rsidR="00AF60D7" w:rsidRDefault="00AF60D7">
            <w:pPr>
              <w:pStyle w:val="NormalIndent"/>
              <w:rPr>
                <w:rFonts w:ascii="Times New Roman" w:hAnsi="Times New Roman"/>
              </w:rPr>
            </w:pPr>
            <w:r>
              <w:rPr>
                <w:rFonts w:ascii="Times New Roman" w:hAnsi="Times New Roman"/>
              </w:rPr>
              <w:tab/>
              <w:t>FROM Movement_Of_Ownership_Exclusion MME</w:t>
            </w:r>
          </w:p>
          <w:p w14:paraId="45D1DF6A" w14:textId="77777777" w:rsidR="00AF60D7" w:rsidRDefault="00AF60D7">
            <w:pPr>
              <w:pStyle w:val="NormalIndent"/>
              <w:rPr>
                <w:rFonts w:ascii="Times New Roman" w:hAnsi="Times New Roman"/>
              </w:rPr>
            </w:pPr>
            <w:r>
              <w:rPr>
                <w:rFonts w:ascii="Times New Roman" w:hAnsi="Times New Roman"/>
              </w:rPr>
              <w:tab/>
              <w:t>INNER JOIN Movement_Of_Ownership MO ON MME.Movement_Of_Ownership_Key = MO.Movement_Of_Ownership_Key</w:t>
            </w:r>
          </w:p>
          <w:p w14:paraId="1F74CCFC" w14:textId="77777777" w:rsidR="00AF60D7" w:rsidRDefault="00AF60D7">
            <w:pPr>
              <w:pStyle w:val="NormalIndent"/>
              <w:rPr>
                <w:rFonts w:ascii="Times New Roman" w:hAnsi="Times New Roman"/>
              </w:rPr>
            </w:pPr>
            <w:r>
              <w:rPr>
                <w:rFonts w:ascii="Times New Roman" w:hAnsi="Times New Roman"/>
              </w:rPr>
              <w:tab/>
              <w:t>INNER JOIN Movement_Direction MD ON MO.Movement_Direction_Key = MD.Movement_Direction_Key</w:t>
            </w:r>
          </w:p>
          <w:p w14:paraId="5EE8B377" w14:textId="77777777" w:rsidR="00AF60D7" w:rsidRDefault="00AF60D7">
            <w:pPr>
              <w:pStyle w:val="NormalIndent"/>
              <w:rPr>
                <w:rFonts w:ascii="Times New Roman" w:hAnsi="Times New Roman"/>
              </w:rPr>
            </w:pPr>
            <w:r>
              <w:rPr>
                <w:rFonts w:ascii="Times New Roman" w:hAnsi="Times New Roman"/>
              </w:rPr>
              <w:tab/>
              <w:t>INNER JOIN Deleted D ON MD.Movement_Direction_Key = D.Movement_Direction_Key</w:t>
            </w:r>
          </w:p>
          <w:p w14:paraId="2039C6DB" w14:textId="77777777" w:rsidR="00AF60D7" w:rsidRDefault="00AF60D7">
            <w:pPr>
              <w:pStyle w:val="CodeSamples"/>
            </w:pPr>
            <w:r>
              <w:tab/>
              <w:t>WHERE D.Collection_Unit_Key=MME.Collection_Unit_Key)</w:t>
            </w:r>
          </w:p>
        </w:tc>
      </w:tr>
    </w:tbl>
    <w:p w14:paraId="6D9A7283" w14:textId="77777777" w:rsidR="00AF60D7" w:rsidRDefault="00AF60D7" w:rsidP="00AF60D7">
      <w:pPr>
        <w:pStyle w:val="NormalIndent"/>
      </w:pPr>
    </w:p>
    <w:p w14:paraId="5928075F" w14:textId="77777777" w:rsidR="00AF60D7" w:rsidRDefault="00AF60D7" w:rsidP="00AF60D7">
      <w:pPr>
        <w:pStyle w:val="NormalIndent"/>
      </w:pPr>
    </w:p>
    <w:p w14:paraId="6FAFA40C" w14:textId="77777777" w:rsidR="00AF60D7" w:rsidRDefault="00AF60D7" w:rsidP="00840903">
      <w:pPr>
        <w:pStyle w:val="Heading4"/>
      </w:pPr>
      <w:bookmarkStart w:id="826" w:name="_Toc292879081"/>
      <w:r>
        <w:lastRenderedPageBreak/>
        <w:t>Movement_Communication</w:t>
      </w:r>
      <w:bookmarkEnd w:id="826"/>
    </w:p>
    <w:p w14:paraId="403546B6" w14:textId="77777777" w:rsidR="00AF60D7" w:rsidRDefault="00AF60D7" w:rsidP="00AF60D7">
      <w:pPr>
        <w:pStyle w:val="NormalIndent"/>
      </w:pPr>
      <w:r>
        <w:t>Identifies each communication that took place that is relevant to a movement.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F019E5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6E692C0"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698B966"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C0D5C3E"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798765C" w14:textId="77777777" w:rsidR="00AF60D7" w:rsidRDefault="00AF60D7">
            <w:pPr>
              <w:pStyle w:val="TableColumnTitles"/>
              <w:keepNext/>
            </w:pPr>
            <w:r>
              <w:t>Size</w:t>
            </w:r>
          </w:p>
        </w:tc>
      </w:tr>
      <w:tr w:rsidR="00AF60D7" w14:paraId="7962E6E1" w14:textId="77777777">
        <w:tc>
          <w:tcPr>
            <w:tcW w:w="2802" w:type="dxa"/>
            <w:tcBorders>
              <w:top w:val="nil"/>
              <w:left w:val="single" w:sz="6" w:space="0" w:color="auto"/>
              <w:bottom w:val="nil"/>
              <w:right w:val="single" w:sz="6" w:space="0" w:color="auto"/>
            </w:tcBorders>
            <w:shd w:val="clear" w:color="auto" w:fill="auto"/>
          </w:tcPr>
          <w:p w14:paraId="6C2406E8" w14:textId="77777777" w:rsidR="00AF60D7" w:rsidRDefault="00AF60D7">
            <w:pPr>
              <w:pStyle w:val="TableRow"/>
              <w:rPr>
                <w:u w:val="single"/>
              </w:rPr>
            </w:pPr>
            <w:r>
              <w:rPr>
                <w:u w:val="single"/>
              </w:rPr>
              <w:t>Movement_Communication_Key</w:t>
            </w:r>
          </w:p>
        </w:tc>
        <w:tc>
          <w:tcPr>
            <w:tcW w:w="4536" w:type="dxa"/>
            <w:tcBorders>
              <w:top w:val="nil"/>
              <w:left w:val="single" w:sz="6" w:space="0" w:color="auto"/>
              <w:bottom w:val="nil"/>
              <w:right w:val="single" w:sz="6" w:space="0" w:color="auto"/>
            </w:tcBorders>
            <w:shd w:val="clear" w:color="auto" w:fill="auto"/>
          </w:tcPr>
          <w:p w14:paraId="3D29DEEE" w14:textId="77777777" w:rsidR="00AF60D7" w:rsidRDefault="00AF60D7">
            <w:pPr>
              <w:pStyle w:val="TableRow"/>
            </w:pPr>
            <w:r>
              <w:t>Unique identifier for the Movement_Communication table</w:t>
            </w:r>
          </w:p>
        </w:tc>
        <w:tc>
          <w:tcPr>
            <w:tcW w:w="1500" w:type="dxa"/>
            <w:tcBorders>
              <w:top w:val="nil"/>
              <w:left w:val="single" w:sz="6" w:space="0" w:color="auto"/>
              <w:bottom w:val="nil"/>
              <w:right w:val="single" w:sz="6" w:space="0" w:color="auto"/>
            </w:tcBorders>
            <w:shd w:val="clear" w:color="auto" w:fill="auto"/>
          </w:tcPr>
          <w:p w14:paraId="0A5A12A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C894683" w14:textId="77777777" w:rsidR="00AF60D7" w:rsidRDefault="00AF60D7">
            <w:pPr>
              <w:pStyle w:val="TableRow"/>
            </w:pPr>
            <w:r>
              <w:t>16</w:t>
            </w:r>
          </w:p>
        </w:tc>
      </w:tr>
      <w:tr w:rsidR="00AF60D7" w14:paraId="5A89F505" w14:textId="77777777">
        <w:tc>
          <w:tcPr>
            <w:tcW w:w="2802" w:type="dxa"/>
            <w:tcBorders>
              <w:top w:val="nil"/>
              <w:left w:val="single" w:sz="6" w:space="0" w:color="auto"/>
              <w:bottom w:val="nil"/>
              <w:right w:val="single" w:sz="6" w:space="0" w:color="auto"/>
            </w:tcBorders>
            <w:shd w:val="clear" w:color="auto" w:fill="auto"/>
          </w:tcPr>
          <w:p w14:paraId="62403707"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548BF9F5" w14:textId="77777777" w:rsidR="00AF60D7" w:rsidRDefault="00AF60D7">
            <w:pPr>
              <w:pStyle w:val="TableRow"/>
            </w:pPr>
            <w:r>
              <w:t>Movement the communication is associated with.</w:t>
            </w:r>
          </w:p>
        </w:tc>
        <w:tc>
          <w:tcPr>
            <w:tcW w:w="1500" w:type="dxa"/>
            <w:tcBorders>
              <w:top w:val="nil"/>
              <w:left w:val="single" w:sz="6" w:space="0" w:color="auto"/>
              <w:bottom w:val="nil"/>
              <w:right w:val="single" w:sz="6" w:space="0" w:color="auto"/>
            </w:tcBorders>
            <w:shd w:val="clear" w:color="auto" w:fill="auto"/>
          </w:tcPr>
          <w:p w14:paraId="190113D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96388F5" w14:textId="77777777" w:rsidR="00AF60D7" w:rsidRDefault="00AF60D7">
            <w:pPr>
              <w:pStyle w:val="TableRow"/>
            </w:pPr>
            <w:r>
              <w:t>16</w:t>
            </w:r>
          </w:p>
        </w:tc>
      </w:tr>
      <w:tr w:rsidR="00AF60D7" w14:paraId="6CD374AC" w14:textId="77777777">
        <w:tc>
          <w:tcPr>
            <w:tcW w:w="2802" w:type="dxa"/>
            <w:tcBorders>
              <w:top w:val="nil"/>
              <w:left w:val="single" w:sz="6" w:space="0" w:color="auto"/>
              <w:bottom w:val="nil"/>
              <w:right w:val="single" w:sz="6" w:space="0" w:color="auto"/>
            </w:tcBorders>
            <w:shd w:val="clear" w:color="auto" w:fill="auto"/>
          </w:tcPr>
          <w:p w14:paraId="7989AEBC" w14:textId="77777777" w:rsidR="00AF60D7" w:rsidRDefault="00AF60D7">
            <w:pPr>
              <w:pStyle w:val="TableRow"/>
            </w:pPr>
            <w:r>
              <w:t>Sender_Name_Key</w:t>
            </w:r>
          </w:p>
        </w:tc>
        <w:tc>
          <w:tcPr>
            <w:tcW w:w="4536" w:type="dxa"/>
            <w:tcBorders>
              <w:top w:val="nil"/>
              <w:left w:val="single" w:sz="6" w:space="0" w:color="auto"/>
              <w:bottom w:val="nil"/>
              <w:right w:val="single" w:sz="6" w:space="0" w:color="auto"/>
            </w:tcBorders>
            <w:shd w:val="clear" w:color="auto" w:fill="auto"/>
          </w:tcPr>
          <w:p w14:paraId="32014E0C" w14:textId="77777777" w:rsidR="00AF60D7" w:rsidRDefault="00AF60D7">
            <w:pPr>
              <w:pStyle w:val="TableRow"/>
            </w:pPr>
            <w:r>
              <w:t>Identifies the individual or organisation who sent the communication.</w:t>
            </w:r>
          </w:p>
        </w:tc>
        <w:tc>
          <w:tcPr>
            <w:tcW w:w="1500" w:type="dxa"/>
            <w:tcBorders>
              <w:top w:val="nil"/>
              <w:left w:val="single" w:sz="6" w:space="0" w:color="auto"/>
              <w:bottom w:val="nil"/>
              <w:right w:val="single" w:sz="6" w:space="0" w:color="auto"/>
            </w:tcBorders>
            <w:shd w:val="clear" w:color="auto" w:fill="auto"/>
          </w:tcPr>
          <w:p w14:paraId="771BDDA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31236F8" w14:textId="77777777" w:rsidR="00AF60D7" w:rsidRDefault="00AF60D7">
            <w:pPr>
              <w:pStyle w:val="TableRow"/>
            </w:pPr>
            <w:r>
              <w:t>16</w:t>
            </w:r>
          </w:p>
        </w:tc>
      </w:tr>
      <w:tr w:rsidR="00AF60D7" w14:paraId="6E31063A" w14:textId="77777777">
        <w:tc>
          <w:tcPr>
            <w:tcW w:w="2802" w:type="dxa"/>
            <w:tcBorders>
              <w:top w:val="nil"/>
              <w:left w:val="single" w:sz="6" w:space="0" w:color="auto"/>
              <w:bottom w:val="nil"/>
              <w:right w:val="single" w:sz="6" w:space="0" w:color="auto"/>
            </w:tcBorders>
            <w:shd w:val="clear" w:color="auto" w:fill="auto"/>
          </w:tcPr>
          <w:p w14:paraId="072FED9D" w14:textId="77777777" w:rsidR="00AF60D7" w:rsidRDefault="00AF60D7">
            <w:pPr>
              <w:pStyle w:val="TableRow"/>
            </w:pPr>
            <w:r>
              <w:t>Receiver_Name_Key</w:t>
            </w:r>
          </w:p>
        </w:tc>
        <w:tc>
          <w:tcPr>
            <w:tcW w:w="4536" w:type="dxa"/>
            <w:tcBorders>
              <w:top w:val="nil"/>
              <w:left w:val="single" w:sz="6" w:space="0" w:color="auto"/>
              <w:bottom w:val="nil"/>
              <w:right w:val="single" w:sz="6" w:space="0" w:color="auto"/>
            </w:tcBorders>
            <w:shd w:val="clear" w:color="auto" w:fill="auto"/>
          </w:tcPr>
          <w:p w14:paraId="54BB65A5" w14:textId="77777777" w:rsidR="00AF60D7" w:rsidRDefault="00AF60D7">
            <w:pPr>
              <w:pStyle w:val="TableRow"/>
            </w:pPr>
            <w:r>
              <w:t>Identifies the individual or organisation who received the communication.</w:t>
            </w:r>
          </w:p>
        </w:tc>
        <w:tc>
          <w:tcPr>
            <w:tcW w:w="1500" w:type="dxa"/>
            <w:tcBorders>
              <w:top w:val="nil"/>
              <w:left w:val="single" w:sz="6" w:space="0" w:color="auto"/>
              <w:bottom w:val="nil"/>
              <w:right w:val="single" w:sz="6" w:space="0" w:color="auto"/>
            </w:tcBorders>
            <w:shd w:val="clear" w:color="auto" w:fill="auto"/>
          </w:tcPr>
          <w:p w14:paraId="34373AF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5DDEF45" w14:textId="77777777" w:rsidR="00AF60D7" w:rsidRDefault="00AF60D7">
            <w:pPr>
              <w:pStyle w:val="TableRow"/>
            </w:pPr>
            <w:r>
              <w:t>16</w:t>
            </w:r>
          </w:p>
        </w:tc>
      </w:tr>
      <w:tr w:rsidR="00AF60D7" w14:paraId="36F95D17" w14:textId="77777777">
        <w:tc>
          <w:tcPr>
            <w:tcW w:w="2802" w:type="dxa"/>
            <w:tcBorders>
              <w:top w:val="nil"/>
              <w:left w:val="single" w:sz="6" w:space="0" w:color="auto"/>
              <w:bottom w:val="nil"/>
              <w:right w:val="single" w:sz="6" w:space="0" w:color="auto"/>
            </w:tcBorders>
            <w:shd w:val="clear" w:color="auto" w:fill="auto"/>
          </w:tcPr>
          <w:p w14:paraId="69C8C8F1" w14:textId="77777777" w:rsidR="00AF60D7" w:rsidRDefault="00AF60D7">
            <w:pPr>
              <w:pStyle w:val="TableRow"/>
            </w:pPr>
            <w:r>
              <w:t>Communication_Type_Concept_Key</w:t>
            </w:r>
          </w:p>
        </w:tc>
        <w:tc>
          <w:tcPr>
            <w:tcW w:w="4536" w:type="dxa"/>
            <w:tcBorders>
              <w:top w:val="nil"/>
              <w:left w:val="single" w:sz="6" w:space="0" w:color="auto"/>
              <w:bottom w:val="nil"/>
              <w:right w:val="single" w:sz="6" w:space="0" w:color="auto"/>
            </w:tcBorders>
            <w:shd w:val="clear" w:color="auto" w:fill="auto"/>
          </w:tcPr>
          <w:p w14:paraId="56D1B8B7" w14:textId="77777777" w:rsidR="00AF60D7" w:rsidRDefault="00AF60D7">
            <w:pPr>
              <w:pStyle w:val="TableRow"/>
            </w:pPr>
            <w:r>
              <w:t>Identifies the type of communication.  Linked to the Communication Types concept group.</w:t>
            </w:r>
          </w:p>
        </w:tc>
        <w:tc>
          <w:tcPr>
            <w:tcW w:w="1500" w:type="dxa"/>
            <w:tcBorders>
              <w:top w:val="nil"/>
              <w:left w:val="single" w:sz="6" w:space="0" w:color="auto"/>
              <w:bottom w:val="nil"/>
              <w:right w:val="single" w:sz="6" w:space="0" w:color="auto"/>
            </w:tcBorders>
            <w:shd w:val="clear" w:color="auto" w:fill="auto"/>
          </w:tcPr>
          <w:p w14:paraId="46A8254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BAB556F" w14:textId="77777777" w:rsidR="00AF60D7" w:rsidRDefault="00AF60D7">
            <w:pPr>
              <w:pStyle w:val="TableRow"/>
            </w:pPr>
            <w:r>
              <w:t>16</w:t>
            </w:r>
          </w:p>
        </w:tc>
      </w:tr>
      <w:tr w:rsidR="00AF60D7" w14:paraId="16CAA9EE" w14:textId="77777777">
        <w:tc>
          <w:tcPr>
            <w:tcW w:w="2802" w:type="dxa"/>
            <w:tcBorders>
              <w:top w:val="nil"/>
              <w:left w:val="single" w:sz="6" w:space="0" w:color="auto"/>
              <w:bottom w:val="nil"/>
              <w:right w:val="single" w:sz="6" w:space="0" w:color="auto"/>
            </w:tcBorders>
            <w:shd w:val="clear" w:color="auto" w:fill="auto"/>
          </w:tcPr>
          <w:p w14:paraId="17750610"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7F764AF5" w14:textId="77777777" w:rsidR="00AF60D7" w:rsidRDefault="00AF60D7">
            <w:pPr>
              <w:pStyle w:val="TableRow"/>
            </w:pPr>
            <w:r>
              <w:t xml:space="preserve">Vague date start field for the communication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8268D3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A046CB1" w14:textId="77777777" w:rsidR="00AF60D7" w:rsidRDefault="00AF60D7">
            <w:pPr>
              <w:pStyle w:val="TableRow"/>
            </w:pPr>
            <w:r>
              <w:t>10</w:t>
            </w:r>
          </w:p>
        </w:tc>
      </w:tr>
      <w:tr w:rsidR="00AF60D7" w14:paraId="72BEB444" w14:textId="77777777">
        <w:tc>
          <w:tcPr>
            <w:tcW w:w="2802" w:type="dxa"/>
            <w:tcBorders>
              <w:top w:val="nil"/>
              <w:left w:val="single" w:sz="6" w:space="0" w:color="auto"/>
              <w:bottom w:val="nil"/>
              <w:right w:val="single" w:sz="6" w:space="0" w:color="auto"/>
            </w:tcBorders>
            <w:shd w:val="clear" w:color="auto" w:fill="auto"/>
          </w:tcPr>
          <w:p w14:paraId="77E5CB07"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45AAB4E4" w14:textId="77777777" w:rsidR="00AF60D7" w:rsidRDefault="00AF60D7">
            <w:pPr>
              <w:pStyle w:val="TableRow"/>
            </w:pPr>
            <w:r>
              <w:t xml:space="preserve">Vague date end field for the communication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0EA77A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DFD1FED" w14:textId="77777777" w:rsidR="00AF60D7" w:rsidRDefault="00AF60D7">
            <w:pPr>
              <w:pStyle w:val="TableRow"/>
            </w:pPr>
            <w:r>
              <w:t>10</w:t>
            </w:r>
          </w:p>
        </w:tc>
      </w:tr>
      <w:tr w:rsidR="00AF60D7" w14:paraId="6A23C8A0" w14:textId="77777777">
        <w:tc>
          <w:tcPr>
            <w:tcW w:w="2802" w:type="dxa"/>
            <w:tcBorders>
              <w:top w:val="nil"/>
              <w:left w:val="single" w:sz="6" w:space="0" w:color="auto"/>
              <w:bottom w:val="nil"/>
              <w:right w:val="single" w:sz="6" w:space="0" w:color="auto"/>
            </w:tcBorders>
            <w:shd w:val="clear" w:color="auto" w:fill="auto"/>
          </w:tcPr>
          <w:p w14:paraId="19168792"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105BB10D" w14:textId="77777777" w:rsidR="00AF60D7" w:rsidRDefault="00AF60D7">
            <w:pPr>
              <w:pStyle w:val="TableRow"/>
            </w:pPr>
            <w:r>
              <w:t>Vague date type field for the communication date.</w:t>
            </w:r>
          </w:p>
        </w:tc>
        <w:tc>
          <w:tcPr>
            <w:tcW w:w="1500" w:type="dxa"/>
            <w:tcBorders>
              <w:top w:val="nil"/>
              <w:left w:val="single" w:sz="6" w:space="0" w:color="auto"/>
              <w:bottom w:val="nil"/>
              <w:right w:val="single" w:sz="6" w:space="0" w:color="auto"/>
            </w:tcBorders>
            <w:shd w:val="clear" w:color="auto" w:fill="auto"/>
          </w:tcPr>
          <w:p w14:paraId="28A3FE5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66209EE" w14:textId="77777777" w:rsidR="00AF60D7" w:rsidRDefault="00AF60D7">
            <w:pPr>
              <w:pStyle w:val="TableRow"/>
            </w:pPr>
            <w:r>
              <w:t>10</w:t>
            </w:r>
          </w:p>
        </w:tc>
      </w:tr>
      <w:tr w:rsidR="00AF60D7" w14:paraId="3C0F8322" w14:textId="77777777">
        <w:tc>
          <w:tcPr>
            <w:tcW w:w="2802" w:type="dxa"/>
            <w:tcBorders>
              <w:top w:val="nil"/>
              <w:left w:val="single" w:sz="6" w:space="0" w:color="auto"/>
              <w:bottom w:val="nil"/>
              <w:right w:val="single" w:sz="6" w:space="0" w:color="auto"/>
            </w:tcBorders>
            <w:shd w:val="clear" w:color="auto" w:fill="auto"/>
          </w:tcPr>
          <w:p w14:paraId="79D481CE" w14:textId="77777777" w:rsidR="00AF60D7" w:rsidRDefault="00AF60D7">
            <w:pPr>
              <w:pStyle w:val="TableRow"/>
            </w:pPr>
            <w:r>
              <w:t>Content</w:t>
            </w:r>
          </w:p>
        </w:tc>
        <w:tc>
          <w:tcPr>
            <w:tcW w:w="4536" w:type="dxa"/>
            <w:tcBorders>
              <w:top w:val="nil"/>
              <w:left w:val="single" w:sz="6" w:space="0" w:color="auto"/>
              <w:bottom w:val="nil"/>
              <w:right w:val="single" w:sz="6" w:space="0" w:color="auto"/>
            </w:tcBorders>
            <w:shd w:val="clear" w:color="auto" w:fill="auto"/>
          </w:tcPr>
          <w:p w14:paraId="6884BA50" w14:textId="77777777" w:rsidR="00AF60D7" w:rsidRDefault="00AF60D7">
            <w:pPr>
              <w:pStyle w:val="TableRow"/>
            </w:pPr>
            <w:r>
              <w:t>Free text regarding communication content.</w:t>
            </w:r>
          </w:p>
        </w:tc>
        <w:tc>
          <w:tcPr>
            <w:tcW w:w="1500" w:type="dxa"/>
            <w:tcBorders>
              <w:top w:val="nil"/>
              <w:left w:val="single" w:sz="6" w:space="0" w:color="auto"/>
              <w:bottom w:val="nil"/>
              <w:right w:val="single" w:sz="6" w:space="0" w:color="auto"/>
            </w:tcBorders>
            <w:shd w:val="clear" w:color="auto" w:fill="auto"/>
          </w:tcPr>
          <w:p w14:paraId="46EC8047"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A020F3D" w14:textId="77777777" w:rsidR="00AF60D7" w:rsidRDefault="00AF60D7">
            <w:pPr>
              <w:pStyle w:val="TableRow"/>
            </w:pPr>
          </w:p>
        </w:tc>
      </w:tr>
      <w:tr w:rsidR="00AF60D7" w14:paraId="13F2889B" w14:textId="77777777">
        <w:tc>
          <w:tcPr>
            <w:tcW w:w="2802" w:type="dxa"/>
            <w:tcBorders>
              <w:top w:val="nil"/>
              <w:left w:val="single" w:sz="6" w:space="0" w:color="auto"/>
              <w:bottom w:val="nil"/>
              <w:right w:val="single" w:sz="6" w:space="0" w:color="auto"/>
            </w:tcBorders>
            <w:shd w:val="clear" w:color="auto" w:fill="auto"/>
          </w:tcPr>
          <w:p w14:paraId="3A267F73" w14:textId="77777777" w:rsidR="00AF60D7" w:rsidRDefault="00AF60D7">
            <w:pPr>
              <w:pStyle w:val="TableRow"/>
            </w:pPr>
            <w:r>
              <w:t>File_Ref</w:t>
            </w:r>
          </w:p>
        </w:tc>
        <w:tc>
          <w:tcPr>
            <w:tcW w:w="4536" w:type="dxa"/>
            <w:tcBorders>
              <w:top w:val="nil"/>
              <w:left w:val="single" w:sz="6" w:space="0" w:color="auto"/>
              <w:bottom w:val="nil"/>
              <w:right w:val="single" w:sz="6" w:space="0" w:color="auto"/>
            </w:tcBorders>
            <w:shd w:val="clear" w:color="auto" w:fill="auto"/>
          </w:tcPr>
          <w:p w14:paraId="71F43F48" w14:textId="77777777" w:rsidR="00AF60D7" w:rsidRDefault="00AF60D7">
            <w:pPr>
              <w:pStyle w:val="TableRow"/>
            </w:pPr>
            <w:r>
              <w:t>Free text file reference of communication.</w:t>
            </w:r>
          </w:p>
        </w:tc>
        <w:tc>
          <w:tcPr>
            <w:tcW w:w="1500" w:type="dxa"/>
            <w:tcBorders>
              <w:top w:val="nil"/>
              <w:left w:val="single" w:sz="6" w:space="0" w:color="auto"/>
              <w:bottom w:val="nil"/>
              <w:right w:val="single" w:sz="6" w:space="0" w:color="auto"/>
            </w:tcBorders>
            <w:shd w:val="clear" w:color="auto" w:fill="auto"/>
          </w:tcPr>
          <w:p w14:paraId="422CAB8F"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6BE7746" w14:textId="77777777" w:rsidR="00AF60D7" w:rsidRDefault="00AF60D7">
            <w:pPr>
              <w:pStyle w:val="TableRow"/>
            </w:pPr>
            <w:r>
              <w:t>20</w:t>
            </w:r>
          </w:p>
        </w:tc>
      </w:tr>
      <w:tr w:rsidR="00AF60D7" w14:paraId="6CB933D2" w14:textId="77777777">
        <w:tc>
          <w:tcPr>
            <w:tcW w:w="2802" w:type="dxa"/>
            <w:tcBorders>
              <w:top w:val="nil"/>
              <w:left w:val="single" w:sz="6" w:space="0" w:color="auto"/>
              <w:bottom w:val="nil"/>
              <w:right w:val="single" w:sz="6" w:space="0" w:color="auto"/>
            </w:tcBorders>
            <w:shd w:val="clear" w:color="auto" w:fill="auto"/>
          </w:tcPr>
          <w:p w14:paraId="5A6F636C"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7E45FA2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D9A94C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E4AF582" w14:textId="77777777" w:rsidR="00AF60D7" w:rsidRDefault="00AF60D7">
            <w:pPr>
              <w:pStyle w:val="TableRow"/>
            </w:pPr>
            <w:r>
              <w:t>16</w:t>
            </w:r>
          </w:p>
        </w:tc>
      </w:tr>
      <w:tr w:rsidR="00AF60D7" w14:paraId="3571FEB4" w14:textId="77777777">
        <w:tc>
          <w:tcPr>
            <w:tcW w:w="2802" w:type="dxa"/>
            <w:tcBorders>
              <w:top w:val="nil"/>
              <w:left w:val="single" w:sz="6" w:space="0" w:color="auto"/>
              <w:bottom w:val="nil"/>
              <w:right w:val="single" w:sz="6" w:space="0" w:color="auto"/>
            </w:tcBorders>
            <w:shd w:val="clear" w:color="auto" w:fill="auto"/>
          </w:tcPr>
          <w:p w14:paraId="1805F6F4"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7DFA544"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9D3E52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10A5BD5" w14:textId="77777777" w:rsidR="00AF60D7" w:rsidRDefault="00AF60D7">
            <w:pPr>
              <w:pStyle w:val="TableRow"/>
            </w:pPr>
            <w:r>
              <w:t>16</w:t>
            </w:r>
          </w:p>
        </w:tc>
      </w:tr>
      <w:tr w:rsidR="00AF60D7" w14:paraId="29F34AD1" w14:textId="77777777">
        <w:tc>
          <w:tcPr>
            <w:tcW w:w="2802" w:type="dxa"/>
            <w:tcBorders>
              <w:top w:val="nil"/>
              <w:left w:val="single" w:sz="6" w:space="0" w:color="auto"/>
              <w:bottom w:val="nil"/>
              <w:right w:val="single" w:sz="6" w:space="0" w:color="auto"/>
            </w:tcBorders>
            <w:shd w:val="clear" w:color="auto" w:fill="auto"/>
          </w:tcPr>
          <w:p w14:paraId="714510D6"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01A3CC98"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03EC979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6807AC9" w14:textId="77777777" w:rsidR="00AF60D7" w:rsidRDefault="00AF60D7">
            <w:pPr>
              <w:pStyle w:val="TableRow"/>
            </w:pPr>
            <w:r>
              <w:t>8</w:t>
            </w:r>
          </w:p>
        </w:tc>
      </w:tr>
      <w:tr w:rsidR="00AF60D7" w14:paraId="378BC37F" w14:textId="77777777">
        <w:tc>
          <w:tcPr>
            <w:tcW w:w="2802" w:type="dxa"/>
            <w:tcBorders>
              <w:top w:val="nil"/>
              <w:left w:val="single" w:sz="6" w:space="0" w:color="auto"/>
              <w:bottom w:val="single" w:sz="6" w:space="0" w:color="auto"/>
              <w:right w:val="single" w:sz="6" w:space="0" w:color="auto"/>
            </w:tcBorders>
            <w:shd w:val="clear" w:color="auto" w:fill="auto"/>
          </w:tcPr>
          <w:p w14:paraId="758A0DA6"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C3A9A12"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F35710A"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03E77EE" w14:textId="77777777" w:rsidR="00AF60D7" w:rsidRDefault="00AF60D7">
            <w:pPr>
              <w:pStyle w:val="TableRow"/>
            </w:pPr>
            <w:r>
              <w:t>8</w:t>
            </w:r>
          </w:p>
        </w:tc>
      </w:tr>
    </w:tbl>
    <w:p w14:paraId="07D7B76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3ED3E0D"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9A3C334"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A84AB7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6EB29439" w14:textId="77777777" w:rsidR="00AF60D7" w:rsidRDefault="00AF60D7">
            <w:pPr>
              <w:pStyle w:val="TableColumnTitles"/>
              <w:keepNext/>
            </w:pPr>
            <w:r>
              <w:t>Options</w:t>
            </w:r>
          </w:p>
        </w:tc>
      </w:tr>
      <w:tr w:rsidR="00AF60D7" w14:paraId="7CACD060" w14:textId="77777777">
        <w:tc>
          <w:tcPr>
            <w:tcW w:w="2801" w:type="dxa"/>
            <w:tcBorders>
              <w:top w:val="nil"/>
              <w:left w:val="single" w:sz="6" w:space="0" w:color="auto"/>
              <w:bottom w:val="single" w:sz="6" w:space="0" w:color="auto"/>
              <w:right w:val="single" w:sz="6" w:space="0" w:color="auto"/>
            </w:tcBorders>
            <w:shd w:val="clear" w:color="auto" w:fill="auto"/>
          </w:tcPr>
          <w:p w14:paraId="4F724F90"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F633528"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BFB244F" w14:textId="77777777" w:rsidR="00AF60D7" w:rsidRDefault="00AF60D7">
            <w:pPr>
              <w:pStyle w:val="TableRow"/>
            </w:pPr>
          </w:p>
        </w:tc>
      </w:tr>
    </w:tbl>
    <w:p w14:paraId="0CC2DF6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3DF0625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B0019F4" w14:textId="77777777" w:rsidR="00AF60D7" w:rsidRPr="00A104CD" w:rsidRDefault="00AF60D7">
            <w:pPr>
              <w:pStyle w:val="TableTitle"/>
              <w:rPr>
                <w:color w:val="FF0000"/>
                <w:lang w:val="fr-FR"/>
              </w:rPr>
            </w:pPr>
            <w:r w:rsidRPr="00A104CD">
              <w:rPr>
                <w:lang w:val="fr-FR"/>
              </w:rPr>
              <w:t>Constraint : FK_Movement_Communication_Movement</w:t>
            </w:r>
          </w:p>
        </w:tc>
      </w:tr>
      <w:tr w:rsidR="00AF60D7" w14:paraId="42E2F220" w14:textId="77777777">
        <w:tc>
          <w:tcPr>
            <w:tcW w:w="1548" w:type="dxa"/>
            <w:tcBorders>
              <w:top w:val="nil"/>
              <w:left w:val="single" w:sz="4" w:space="0" w:color="auto"/>
              <w:bottom w:val="single" w:sz="4" w:space="0" w:color="auto"/>
              <w:right w:val="single" w:sz="4" w:space="0" w:color="auto"/>
            </w:tcBorders>
            <w:shd w:val="clear" w:color="auto" w:fill="auto"/>
          </w:tcPr>
          <w:p w14:paraId="49F935A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88C8BFA" w14:textId="77777777" w:rsidR="00AF60D7" w:rsidRDefault="00AF60D7">
            <w:pPr>
              <w:pStyle w:val="TableRow"/>
            </w:pPr>
            <w:r>
              <w:t>Each communication applies to one movement.  Each movement has zero or more associated communications.</w:t>
            </w:r>
          </w:p>
        </w:tc>
      </w:tr>
      <w:tr w:rsidR="00AF60D7" w14:paraId="4688D91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76F9CA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FD98324" w14:textId="77777777" w:rsidR="00AF60D7" w:rsidRDefault="00AF60D7">
            <w:pPr>
              <w:pStyle w:val="CodeSamples"/>
            </w:pPr>
            <w:r>
              <w:t>FK_Movement_Communication_Movement (Movement_Key) references Movement(Movement_Key)</w:t>
            </w:r>
          </w:p>
        </w:tc>
      </w:tr>
    </w:tbl>
    <w:p w14:paraId="0AFC249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93086D" w14:paraId="7D2F29B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61560CC" w14:textId="77777777" w:rsidR="00AF60D7" w:rsidRPr="0093086D" w:rsidRDefault="00AF60D7">
            <w:pPr>
              <w:pStyle w:val="TableTitle"/>
              <w:rPr>
                <w:color w:val="FF0000"/>
                <w:lang w:val="fr-FR"/>
              </w:rPr>
            </w:pPr>
            <w:r w:rsidRPr="0093086D">
              <w:rPr>
                <w:lang w:val="fr-FR"/>
              </w:rPr>
              <w:t>Constraint : FK_Movement_Communication_Type</w:t>
            </w:r>
          </w:p>
        </w:tc>
      </w:tr>
      <w:tr w:rsidR="00AF60D7" w14:paraId="5580428D" w14:textId="77777777">
        <w:tc>
          <w:tcPr>
            <w:tcW w:w="1548" w:type="dxa"/>
            <w:tcBorders>
              <w:top w:val="nil"/>
              <w:left w:val="single" w:sz="4" w:space="0" w:color="auto"/>
              <w:bottom w:val="single" w:sz="4" w:space="0" w:color="auto"/>
              <w:right w:val="single" w:sz="4" w:space="0" w:color="auto"/>
            </w:tcBorders>
            <w:shd w:val="clear" w:color="auto" w:fill="auto"/>
          </w:tcPr>
          <w:p w14:paraId="155FD60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8A38DB6" w14:textId="77777777" w:rsidR="00AF60D7" w:rsidRDefault="00AF60D7">
            <w:pPr>
              <w:pStyle w:val="TableRow"/>
            </w:pPr>
            <w:r>
              <w:t>Each communication is of one type.</w:t>
            </w:r>
          </w:p>
        </w:tc>
      </w:tr>
      <w:tr w:rsidR="00AF60D7" w14:paraId="3AFBB3C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486075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4D498EF" w14:textId="77777777" w:rsidR="00AF60D7" w:rsidRDefault="00AF60D7">
            <w:pPr>
              <w:pStyle w:val="CodeSamples"/>
            </w:pPr>
            <w:r>
              <w:t>FK_Movement_Communication_Type (Communication_Type_Concept_Key) references Concept(Concept_Key)</w:t>
            </w:r>
          </w:p>
        </w:tc>
      </w:tr>
    </w:tbl>
    <w:p w14:paraId="652BF66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FAF59F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29816CB" w14:textId="77777777" w:rsidR="00AF60D7" w:rsidRDefault="00AF60D7">
            <w:pPr>
              <w:pStyle w:val="TableTitle"/>
              <w:rPr>
                <w:color w:val="FF0000"/>
              </w:rPr>
            </w:pPr>
            <w:r>
              <w:t>Constraint : FK_Movement_Communication_Receiver</w:t>
            </w:r>
          </w:p>
        </w:tc>
      </w:tr>
      <w:tr w:rsidR="00AF60D7" w14:paraId="582D4A07" w14:textId="77777777">
        <w:tc>
          <w:tcPr>
            <w:tcW w:w="1548" w:type="dxa"/>
            <w:tcBorders>
              <w:top w:val="nil"/>
              <w:left w:val="single" w:sz="4" w:space="0" w:color="auto"/>
              <w:bottom w:val="single" w:sz="4" w:space="0" w:color="auto"/>
              <w:right w:val="single" w:sz="4" w:space="0" w:color="auto"/>
            </w:tcBorders>
            <w:shd w:val="clear" w:color="auto" w:fill="auto"/>
          </w:tcPr>
          <w:p w14:paraId="051C1C8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27E0908" w14:textId="77777777" w:rsidR="00AF60D7" w:rsidRDefault="00AF60D7">
            <w:pPr>
              <w:pStyle w:val="TableRow"/>
            </w:pPr>
            <w:r>
              <w:t>Each communication is received by one individual or organisation.  Each individual or organisation receives zero or more communications.</w:t>
            </w:r>
          </w:p>
        </w:tc>
      </w:tr>
      <w:tr w:rsidR="00AF60D7" w14:paraId="77A5C77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C7DCB61"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0F02419" w14:textId="77777777" w:rsidR="00AF60D7" w:rsidRDefault="00AF60D7">
            <w:pPr>
              <w:pStyle w:val="CodeSamples"/>
            </w:pPr>
            <w:r>
              <w:t>FK_Movement_Communication_Receiver (Receiver_Name_Key) references Name(Name_Key)</w:t>
            </w:r>
          </w:p>
        </w:tc>
      </w:tr>
    </w:tbl>
    <w:p w14:paraId="2DE13DA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93086D" w14:paraId="418CE3F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505FB77" w14:textId="77777777" w:rsidR="00AF60D7" w:rsidRPr="0093086D" w:rsidRDefault="00AF60D7">
            <w:pPr>
              <w:pStyle w:val="TableTitle"/>
              <w:rPr>
                <w:color w:val="FF0000"/>
                <w:lang w:val="fr-FR"/>
              </w:rPr>
            </w:pPr>
            <w:r w:rsidRPr="0093086D">
              <w:rPr>
                <w:lang w:val="fr-FR"/>
              </w:rPr>
              <w:t>Constraint : FK_Movement_Communication_Sender</w:t>
            </w:r>
          </w:p>
        </w:tc>
      </w:tr>
      <w:tr w:rsidR="00AF60D7" w14:paraId="10CE61F9" w14:textId="77777777">
        <w:tc>
          <w:tcPr>
            <w:tcW w:w="1548" w:type="dxa"/>
            <w:tcBorders>
              <w:top w:val="nil"/>
              <w:left w:val="single" w:sz="4" w:space="0" w:color="auto"/>
              <w:bottom w:val="single" w:sz="4" w:space="0" w:color="auto"/>
              <w:right w:val="single" w:sz="4" w:space="0" w:color="auto"/>
            </w:tcBorders>
            <w:shd w:val="clear" w:color="auto" w:fill="auto"/>
          </w:tcPr>
          <w:p w14:paraId="55133FF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E8AE05E" w14:textId="77777777" w:rsidR="00AF60D7" w:rsidRDefault="00AF60D7">
            <w:pPr>
              <w:pStyle w:val="TableRow"/>
            </w:pPr>
            <w:r>
              <w:t>Each communication is sent by one individual or organisation.  Each individual or organisation sends zero or more communications.</w:t>
            </w:r>
          </w:p>
        </w:tc>
      </w:tr>
      <w:tr w:rsidR="00AF60D7" w14:paraId="39C4A43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8914F8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9A56947" w14:textId="77777777" w:rsidR="00AF60D7" w:rsidRDefault="00AF60D7">
            <w:pPr>
              <w:pStyle w:val="CodeSamples"/>
            </w:pPr>
            <w:r>
              <w:t>FK_Movement_Communication_Sender (Sender_Name_Key) references Name(Name_Key)</w:t>
            </w:r>
          </w:p>
        </w:tc>
      </w:tr>
    </w:tbl>
    <w:p w14:paraId="47DC4FCF" w14:textId="77777777" w:rsidR="00AF60D7" w:rsidRDefault="00AF60D7" w:rsidP="00AF60D7">
      <w:pPr>
        <w:pStyle w:val="NormalIndent"/>
      </w:pPr>
    </w:p>
    <w:p w14:paraId="69EE87C5" w14:textId="77777777" w:rsidR="00AF60D7" w:rsidRDefault="00AF60D7" w:rsidP="00840903">
      <w:pPr>
        <w:pStyle w:val="Heading4"/>
      </w:pPr>
      <w:bookmarkStart w:id="827" w:name="_Toc292879082"/>
      <w:r>
        <w:t>Movement_Conservation_Check</w:t>
      </w:r>
      <w:bookmarkEnd w:id="827"/>
    </w:p>
    <w:p w14:paraId="7EDB8D05" w14:textId="77777777" w:rsidR="00AF60D7" w:rsidRDefault="00AF60D7" w:rsidP="00AF60D7">
      <w:pPr>
        <w:pStyle w:val="NormalIndent"/>
      </w:pPr>
      <w:r>
        <w:t>Identifies a conservation check performed on the contents of a movement.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3DE961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7BDEDB4"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C54FA0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3084D4F"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08AB215" w14:textId="77777777" w:rsidR="00AF60D7" w:rsidRDefault="00AF60D7">
            <w:pPr>
              <w:pStyle w:val="TableColumnTitles"/>
              <w:keepNext/>
            </w:pPr>
            <w:r>
              <w:t>Size</w:t>
            </w:r>
          </w:p>
        </w:tc>
      </w:tr>
      <w:tr w:rsidR="00AF60D7" w14:paraId="6F0D4854" w14:textId="77777777">
        <w:tc>
          <w:tcPr>
            <w:tcW w:w="2802" w:type="dxa"/>
            <w:tcBorders>
              <w:top w:val="nil"/>
              <w:left w:val="single" w:sz="6" w:space="0" w:color="auto"/>
              <w:bottom w:val="nil"/>
              <w:right w:val="single" w:sz="6" w:space="0" w:color="auto"/>
            </w:tcBorders>
            <w:shd w:val="clear" w:color="auto" w:fill="auto"/>
          </w:tcPr>
          <w:p w14:paraId="1D2FB3C3" w14:textId="77777777" w:rsidR="00AF60D7" w:rsidRDefault="00AF60D7">
            <w:pPr>
              <w:pStyle w:val="TableRow"/>
              <w:rPr>
                <w:u w:val="single"/>
              </w:rPr>
            </w:pPr>
            <w:r>
              <w:rPr>
                <w:u w:val="single"/>
              </w:rPr>
              <w:t>Movement_Conservation_Check_Key</w:t>
            </w:r>
          </w:p>
        </w:tc>
        <w:tc>
          <w:tcPr>
            <w:tcW w:w="4536" w:type="dxa"/>
            <w:tcBorders>
              <w:top w:val="nil"/>
              <w:left w:val="single" w:sz="6" w:space="0" w:color="auto"/>
              <w:bottom w:val="nil"/>
              <w:right w:val="single" w:sz="6" w:space="0" w:color="auto"/>
            </w:tcBorders>
            <w:shd w:val="clear" w:color="auto" w:fill="auto"/>
          </w:tcPr>
          <w:p w14:paraId="4A101269" w14:textId="77777777" w:rsidR="00AF60D7" w:rsidRDefault="00AF60D7">
            <w:pPr>
              <w:pStyle w:val="TableRow"/>
            </w:pPr>
            <w:r>
              <w:t>Unique identifier for the Movement_Conservation_Check table</w:t>
            </w:r>
          </w:p>
        </w:tc>
        <w:tc>
          <w:tcPr>
            <w:tcW w:w="1500" w:type="dxa"/>
            <w:tcBorders>
              <w:top w:val="nil"/>
              <w:left w:val="single" w:sz="6" w:space="0" w:color="auto"/>
              <w:bottom w:val="nil"/>
              <w:right w:val="single" w:sz="6" w:space="0" w:color="auto"/>
            </w:tcBorders>
            <w:shd w:val="clear" w:color="auto" w:fill="auto"/>
          </w:tcPr>
          <w:p w14:paraId="659F266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5920D19" w14:textId="77777777" w:rsidR="00AF60D7" w:rsidRDefault="00AF60D7">
            <w:pPr>
              <w:pStyle w:val="TableRow"/>
            </w:pPr>
            <w:r>
              <w:t>16</w:t>
            </w:r>
          </w:p>
        </w:tc>
      </w:tr>
      <w:tr w:rsidR="00AF60D7" w14:paraId="510292A1" w14:textId="77777777">
        <w:tc>
          <w:tcPr>
            <w:tcW w:w="2802" w:type="dxa"/>
            <w:tcBorders>
              <w:top w:val="nil"/>
              <w:left w:val="single" w:sz="6" w:space="0" w:color="auto"/>
              <w:bottom w:val="nil"/>
              <w:right w:val="single" w:sz="6" w:space="0" w:color="auto"/>
            </w:tcBorders>
            <w:shd w:val="clear" w:color="auto" w:fill="auto"/>
          </w:tcPr>
          <w:p w14:paraId="6B9CACF5"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74A42950" w14:textId="77777777" w:rsidR="00AF60D7" w:rsidRDefault="00AF60D7">
            <w:pPr>
              <w:pStyle w:val="TableRow"/>
            </w:pPr>
            <w:r>
              <w:t>Identifies the checked movement.</w:t>
            </w:r>
          </w:p>
        </w:tc>
        <w:tc>
          <w:tcPr>
            <w:tcW w:w="1500" w:type="dxa"/>
            <w:tcBorders>
              <w:top w:val="nil"/>
              <w:left w:val="single" w:sz="6" w:space="0" w:color="auto"/>
              <w:bottom w:val="nil"/>
              <w:right w:val="single" w:sz="6" w:space="0" w:color="auto"/>
            </w:tcBorders>
            <w:shd w:val="clear" w:color="auto" w:fill="auto"/>
          </w:tcPr>
          <w:p w14:paraId="58D1DB1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5CE28DE" w14:textId="77777777" w:rsidR="00AF60D7" w:rsidRDefault="00AF60D7">
            <w:pPr>
              <w:pStyle w:val="TableRow"/>
            </w:pPr>
            <w:r>
              <w:t>16</w:t>
            </w:r>
          </w:p>
        </w:tc>
      </w:tr>
      <w:tr w:rsidR="00AF60D7" w14:paraId="432EA085" w14:textId="77777777">
        <w:tc>
          <w:tcPr>
            <w:tcW w:w="2802" w:type="dxa"/>
            <w:tcBorders>
              <w:top w:val="nil"/>
              <w:left w:val="single" w:sz="6" w:space="0" w:color="auto"/>
              <w:bottom w:val="nil"/>
              <w:right w:val="single" w:sz="6" w:space="0" w:color="auto"/>
            </w:tcBorders>
            <w:shd w:val="clear" w:color="auto" w:fill="auto"/>
          </w:tcPr>
          <w:p w14:paraId="6AC01D5A" w14:textId="77777777" w:rsidR="00AF60D7" w:rsidRDefault="00AF60D7">
            <w:pPr>
              <w:pStyle w:val="TableRow"/>
            </w:pPr>
            <w:r>
              <w:lastRenderedPageBreak/>
              <w:t>Conservation_Check_Key</w:t>
            </w:r>
          </w:p>
        </w:tc>
        <w:tc>
          <w:tcPr>
            <w:tcW w:w="4536" w:type="dxa"/>
            <w:tcBorders>
              <w:top w:val="nil"/>
              <w:left w:val="single" w:sz="6" w:space="0" w:color="auto"/>
              <w:bottom w:val="nil"/>
              <w:right w:val="single" w:sz="6" w:space="0" w:color="auto"/>
            </w:tcBorders>
            <w:shd w:val="clear" w:color="auto" w:fill="auto"/>
          </w:tcPr>
          <w:p w14:paraId="6732F0FE" w14:textId="77777777" w:rsidR="00AF60D7" w:rsidRDefault="00AF60D7">
            <w:pPr>
              <w:pStyle w:val="TableRow"/>
            </w:pPr>
            <w:r>
              <w:t>Identifies the performed conservation check.</w:t>
            </w:r>
          </w:p>
        </w:tc>
        <w:tc>
          <w:tcPr>
            <w:tcW w:w="1500" w:type="dxa"/>
            <w:tcBorders>
              <w:top w:val="nil"/>
              <w:left w:val="single" w:sz="6" w:space="0" w:color="auto"/>
              <w:bottom w:val="nil"/>
              <w:right w:val="single" w:sz="6" w:space="0" w:color="auto"/>
            </w:tcBorders>
            <w:shd w:val="clear" w:color="auto" w:fill="auto"/>
          </w:tcPr>
          <w:p w14:paraId="28541E4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E1B94F7" w14:textId="77777777" w:rsidR="00AF60D7" w:rsidRDefault="00AF60D7">
            <w:pPr>
              <w:pStyle w:val="TableRow"/>
            </w:pPr>
            <w:r>
              <w:t>16</w:t>
            </w:r>
          </w:p>
        </w:tc>
      </w:tr>
      <w:tr w:rsidR="00AF60D7" w14:paraId="2A19825F" w14:textId="77777777">
        <w:tc>
          <w:tcPr>
            <w:tcW w:w="2802" w:type="dxa"/>
            <w:tcBorders>
              <w:top w:val="nil"/>
              <w:left w:val="single" w:sz="6" w:space="0" w:color="auto"/>
              <w:bottom w:val="nil"/>
              <w:right w:val="single" w:sz="6" w:space="0" w:color="auto"/>
            </w:tcBorders>
            <w:shd w:val="clear" w:color="auto" w:fill="auto"/>
          </w:tcPr>
          <w:p w14:paraId="6ED0F185"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0CE6809"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97A10B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ADF0D9A" w14:textId="77777777" w:rsidR="00AF60D7" w:rsidRDefault="00AF60D7">
            <w:pPr>
              <w:pStyle w:val="TableRow"/>
            </w:pPr>
            <w:r>
              <w:t>16</w:t>
            </w:r>
          </w:p>
        </w:tc>
      </w:tr>
      <w:tr w:rsidR="00AF60D7" w14:paraId="2111F48F" w14:textId="77777777">
        <w:tc>
          <w:tcPr>
            <w:tcW w:w="2802" w:type="dxa"/>
            <w:tcBorders>
              <w:top w:val="nil"/>
              <w:left w:val="single" w:sz="6" w:space="0" w:color="auto"/>
              <w:bottom w:val="single" w:sz="6" w:space="0" w:color="auto"/>
              <w:right w:val="single" w:sz="6" w:space="0" w:color="auto"/>
            </w:tcBorders>
            <w:shd w:val="clear" w:color="auto" w:fill="auto"/>
          </w:tcPr>
          <w:p w14:paraId="2FAB3D8C"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764DED4"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3C542FB"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1A77A76" w14:textId="77777777" w:rsidR="00AF60D7" w:rsidRDefault="00AF60D7">
            <w:pPr>
              <w:pStyle w:val="TableRow"/>
            </w:pPr>
            <w:r>
              <w:t>8</w:t>
            </w:r>
          </w:p>
        </w:tc>
      </w:tr>
    </w:tbl>
    <w:p w14:paraId="48DFD6C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556854B"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4E409A4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F6AFF18"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66C8EDC5" w14:textId="77777777" w:rsidR="00AF60D7" w:rsidRDefault="00AF60D7">
            <w:pPr>
              <w:pStyle w:val="TableColumnTitles"/>
              <w:keepNext/>
            </w:pPr>
            <w:r>
              <w:t>Options</w:t>
            </w:r>
          </w:p>
        </w:tc>
      </w:tr>
      <w:tr w:rsidR="00AF60D7" w14:paraId="7B6F2711" w14:textId="77777777">
        <w:tc>
          <w:tcPr>
            <w:tcW w:w="2801" w:type="dxa"/>
            <w:tcBorders>
              <w:top w:val="nil"/>
              <w:left w:val="single" w:sz="6" w:space="0" w:color="auto"/>
              <w:bottom w:val="single" w:sz="6" w:space="0" w:color="auto"/>
              <w:right w:val="single" w:sz="6" w:space="0" w:color="auto"/>
            </w:tcBorders>
            <w:shd w:val="clear" w:color="auto" w:fill="auto"/>
          </w:tcPr>
          <w:p w14:paraId="23446936"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28503BA"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3ECB883" w14:textId="77777777" w:rsidR="00AF60D7" w:rsidRDefault="00AF60D7">
            <w:pPr>
              <w:pStyle w:val="TableRow"/>
            </w:pPr>
          </w:p>
        </w:tc>
      </w:tr>
    </w:tbl>
    <w:p w14:paraId="723AC13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3BE148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312651E" w14:textId="77777777" w:rsidR="00AF60D7" w:rsidRDefault="00AF60D7">
            <w:pPr>
              <w:pStyle w:val="TableTitle"/>
              <w:rPr>
                <w:color w:val="FF0000"/>
              </w:rPr>
            </w:pPr>
            <w:r>
              <w:t>Constraint : FK_Movement_Conservation_Check_Conservation_Check</w:t>
            </w:r>
          </w:p>
        </w:tc>
      </w:tr>
      <w:tr w:rsidR="00AF60D7" w14:paraId="1E33317E" w14:textId="77777777">
        <w:tc>
          <w:tcPr>
            <w:tcW w:w="1548" w:type="dxa"/>
            <w:tcBorders>
              <w:top w:val="nil"/>
              <w:left w:val="single" w:sz="4" w:space="0" w:color="auto"/>
              <w:bottom w:val="single" w:sz="4" w:space="0" w:color="auto"/>
              <w:right w:val="single" w:sz="4" w:space="0" w:color="auto"/>
            </w:tcBorders>
            <w:shd w:val="clear" w:color="auto" w:fill="auto"/>
          </w:tcPr>
          <w:p w14:paraId="2E2656B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FD94B87" w14:textId="77777777" w:rsidR="00AF60D7" w:rsidRDefault="00AF60D7">
            <w:pPr>
              <w:pStyle w:val="TableRow"/>
            </w:pPr>
            <w:r>
              <w:t>References the condition check.</w:t>
            </w:r>
          </w:p>
        </w:tc>
      </w:tr>
      <w:tr w:rsidR="00AF60D7" w14:paraId="5828A1F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CFE722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86D6781" w14:textId="77777777" w:rsidR="00AF60D7" w:rsidRDefault="00AF60D7">
            <w:pPr>
              <w:pStyle w:val="CodeSamples"/>
            </w:pPr>
            <w:r>
              <w:t>FK_Movement_Conservation_Check_Conservation_Check (Conservation_Check_Key) references Conservation_Check(Conservation_Check_Key)</w:t>
            </w:r>
          </w:p>
        </w:tc>
      </w:tr>
    </w:tbl>
    <w:p w14:paraId="29D991D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133526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ABC9F2D" w14:textId="77777777" w:rsidR="00AF60D7" w:rsidRDefault="00AF60D7">
            <w:pPr>
              <w:pStyle w:val="TableTitle"/>
              <w:rPr>
                <w:color w:val="FF0000"/>
              </w:rPr>
            </w:pPr>
            <w:r>
              <w:t>Constraint : FK_Movement_Conservation_Check_Movement</w:t>
            </w:r>
          </w:p>
        </w:tc>
      </w:tr>
      <w:tr w:rsidR="00AF60D7" w14:paraId="721ADBD0" w14:textId="77777777">
        <w:tc>
          <w:tcPr>
            <w:tcW w:w="1548" w:type="dxa"/>
            <w:tcBorders>
              <w:top w:val="nil"/>
              <w:left w:val="single" w:sz="4" w:space="0" w:color="auto"/>
              <w:bottom w:val="single" w:sz="4" w:space="0" w:color="auto"/>
              <w:right w:val="single" w:sz="4" w:space="0" w:color="auto"/>
            </w:tcBorders>
            <w:shd w:val="clear" w:color="auto" w:fill="auto"/>
          </w:tcPr>
          <w:p w14:paraId="38EDC13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41B305B" w14:textId="77777777" w:rsidR="00AF60D7" w:rsidRDefault="00AF60D7">
            <w:pPr>
              <w:pStyle w:val="TableRow"/>
            </w:pPr>
            <w:r>
              <w:t>References the movement.</w:t>
            </w:r>
          </w:p>
        </w:tc>
      </w:tr>
      <w:tr w:rsidR="00AF60D7" w14:paraId="3367DD9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B6FA2B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4C20C8A" w14:textId="77777777" w:rsidR="00AF60D7" w:rsidRDefault="00AF60D7">
            <w:pPr>
              <w:pStyle w:val="CodeSamples"/>
            </w:pPr>
            <w:r>
              <w:t>FK_Movement_Conservation_Check_Movement (Movement_Key) references Movement(Movement_Key)</w:t>
            </w:r>
          </w:p>
        </w:tc>
      </w:tr>
    </w:tbl>
    <w:p w14:paraId="32AD441F" w14:textId="77777777" w:rsidR="00AF60D7" w:rsidRDefault="00AF60D7" w:rsidP="00AF60D7">
      <w:pPr>
        <w:pStyle w:val="NormalIndent"/>
      </w:pPr>
    </w:p>
    <w:p w14:paraId="3C1B37AC" w14:textId="77777777" w:rsidR="00AF60D7" w:rsidRDefault="00AF60D7" w:rsidP="00840903">
      <w:pPr>
        <w:pStyle w:val="Heading4"/>
      </w:pPr>
      <w:bookmarkStart w:id="828" w:name="_Toc292879083"/>
      <w:r>
        <w:t>Movement_Direction</w:t>
      </w:r>
      <w:bookmarkEnd w:id="828"/>
    </w:p>
    <w:p w14:paraId="7B33963A" w14:textId="77777777" w:rsidR="00AF60D7" w:rsidRDefault="00AF60D7" w:rsidP="00AF60D7">
      <w:pPr>
        <w:pStyle w:val="NormalIndent"/>
      </w:pPr>
      <w:r>
        <w:t>Identifies a flow of material or ownership from one party to another within an instance of a movement.  Movements may have one direction (e.g. Accession, Lost, Sold) or 2 directions (e.g. Exchange, Loans).  The collection units involved in the flow of ownership or material are identified through this table and a join to the Movement_Collection_Unit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430C8F9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517199F"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23EA7A0"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8B18E2D"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EA82126" w14:textId="77777777" w:rsidR="00AF60D7" w:rsidRDefault="00AF60D7">
            <w:pPr>
              <w:pStyle w:val="TableColumnTitles"/>
              <w:keepNext/>
            </w:pPr>
            <w:r>
              <w:t>Size</w:t>
            </w:r>
          </w:p>
        </w:tc>
      </w:tr>
      <w:tr w:rsidR="00AF60D7" w14:paraId="369ED001" w14:textId="77777777">
        <w:tc>
          <w:tcPr>
            <w:tcW w:w="2802" w:type="dxa"/>
            <w:tcBorders>
              <w:top w:val="nil"/>
              <w:left w:val="single" w:sz="6" w:space="0" w:color="auto"/>
              <w:bottom w:val="nil"/>
              <w:right w:val="single" w:sz="6" w:space="0" w:color="auto"/>
            </w:tcBorders>
            <w:shd w:val="clear" w:color="auto" w:fill="auto"/>
          </w:tcPr>
          <w:p w14:paraId="53EE4796" w14:textId="77777777" w:rsidR="00AF60D7" w:rsidRDefault="00AF60D7">
            <w:pPr>
              <w:pStyle w:val="TableRow"/>
              <w:rPr>
                <w:u w:val="single"/>
              </w:rPr>
            </w:pPr>
            <w:r>
              <w:rPr>
                <w:u w:val="single"/>
              </w:rPr>
              <w:t>Movement_Direction_Key</w:t>
            </w:r>
          </w:p>
        </w:tc>
        <w:tc>
          <w:tcPr>
            <w:tcW w:w="4536" w:type="dxa"/>
            <w:tcBorders>
              <w:top w:val="nil"/>
              <w:left w:val="single" w:sz="6" w:space="0" w:color="auto"/>
              <w:bottom w:val="nil"/>
              <w:right w:val="single" w:sz="6" w:space="0" w:color="auto"/>
            </w:tcBorders>
            <w:shd w:val="clear" w:color="auto" w:fill="auto"/>
          </w:tcPr>
          <w:p w14:paraId="773D1F41" w14:textId="77777777" w:rsidR="00AF60D7" w:rsidRDefault="00AF60D7">
            <w:pPr>
              <w:pStyle w:val="TableRow"/>
            </w:pPr>
            <w:r>
              <w:t>Unique identifier for the Movement_Direction table</w:t>
            </w:r>
          </w:p>
        </w:tc>
        <w:tc>
          <w:tcPr>
            <w:tcW w:w="1500" w:type="dxa"/>
            <w:tcBorders>
              <w:top w:val="nil"/>
              <w:left w:val="single" w:sz="6" w:space="0" w:color="auto"/>
              <w:bottom w:val="nil"/>
              <w:right w:val="single" w:sz="6" w:space="0" w:color="auto"/>
            </w:tcBorders>
            <w:shd w:val="clear" w:color="auto" w:fill="auto"/>
          </w:tcPr>
          <w:p w14:paraId="7EE4F1A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0187DCC" w14:textId="77777777" w:rsidR="00AF60D7" w:rsidRDefault="00AF60D7">
            <w:pPr>
              <w:pStyle w:val="TableRow"/>
            </w:pPr>
            <w:r>
              <w:t>16</w:t>
            </w:r>
          </w:p>
        </w:tc>
      </w:tr>
      <w:tr w:rsidR="00AF60D7" w14:paraId="58964E25" w14:textId="77777777">
        <w:tc>
          <w:tcPr>
            <w:tcW w:w="2802" w:type="dxa"/>
            <w:tcBorders>
              <w:top w:val="nil"/>
              <w:left w:val="single" w:sz="6" w:space="0" w:color="auto"/>
              <w:bottom w:val="nil"/>
              <w:right w:val="single" w:sz="6" w:space="0" w:color="auto"/>
            </w:tcBorders>
            <w:shd w:val="clear" w:color="auto" w:fill="auto"/>
          </w:tcPr>
          <w:p w14:paraId="059E887D"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2DE6D9E2" w14:textId="77777777" w:rsidR="00AF60D7" w:rsidRDefault="00AF60D7">
            <w:pPr>
              <w:pStyle w:val="TableRow"/>
            </w:pPr>
            <w:r>
              <w:t>Movement the Movement_Direction is associated with.</w:t>
            </w:r>
          </w:p>
        </w:tc>
        <w:tc>
          <w:tcPr>
            <w:tcW w:w="1500" w:type="dxa"/>
            <w:tcBorders>
              <w:top w:val="nil"/>
              <w:left w:val="single" w:sz="6" w:space="0" w:color="auto"/>
              <w:bottom w:val="nil"/>
              <w:right w:val="single" w:sz="6" w:space="0" w:color="auto"/>
            </w:tcBorders>
            <w:shd w:val="clear" w:color="auto" w:fill="auto"/>
          </w:tcPr>
          <w:p w14:paraId="0C418EF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A1667BB" w14:textId="77777777" w:rsidR="00AF60D7" w:rsidRDefault="00AF60D7">
            <w:pPr>
              <w:pStyle w:val="TableRow"/>
            </w:pPr>
            <w:r>
              <w:t>16</w:t>
            </w:r>
          </w:p>
        </w:tc>
      </w:tr>
      <w:tr w:rsidR="00AF60D7" w14:paraId="11F6591A" w14:textId="77777777">
        <w:tc>
          <w:tcPr>
            <w:tcW w:w="2802" w:type="dxa"/>
            <w:tcBorders>
              <w:top w:val="nil"/>
              <w:left w:val="single" w:sz="6" w:space="0" w:color="auto"/>
              <w:bottom w:val="nil"/>
              <w:right w:val="single" w:sz="6" w:space="0" w:color="auto"/>
            </w:tcBorders>
            <w:shd w:val="clear" w:color="auto" w:fill="auto"/>
          </w:tcPr>
          <w:p w14:paraId="1940B9C9" w14:textId="77777777" w:rsidR="00AF60D7" w:rsidRDefault="00AF60D7">
            <w:pPr>
              <w:pStyle w:val="TableRow"/>
            </w:pPr>
            <w:r>
              <w:t>Receiver_Name_Key</w:t>
            </w:r>
          </w:p>
        </w:tc>
        <w:tc>
          <w:tcPr>
            <w:tcW w:w="4536" w:type="dxa"/>
            <w:tcBorders>
              <w:top w:val="nil"/>
              <w:left w:val="single" w:sz="6" w:space="0" w:color="auto"/>
              <w:bottom w:val="nil"/>
              <w:right w:val="single" w:sz="6" w:space="0" w:color="auto"/>
            </w:tcBorders>
            <w:shd w:val="clear" w:color="auto" w:fill="auto"/>
          </w:tcPr>
          <w:p w14:paraId="63240D6A" w14:textId="77777777" w:rsidR="00AF60D7" w:rsidRDefault="00AF60D7">
            <w:pPr>
              <w:pStyle w:val="TableRow"/>
            </w:pPr>
            <w:r>
              <w:t>Identifies the party receiving material or ownership.</w:t>
            </w:r>
          </w:p>
        </w:tc>
        <w:tc>
          <w:tcPr>
            <w:tcW w:w="1500" w:type="dxa"/>
            <w:tcBorders>
              <w:top w:val="nil"/>
              <w:left w:val="single" w:sz="6" w:space="0" w:color="auto"/>
              <w:bottom w:val="nil"/>
              <w:right w:val="single" w:sz="6" w:space="0" w:color="auto"/>
            </w:tcBorders>
            <w:shd w:val="clear" w:color="auto" w:fill="auto"/>
          </w:tcPr>
          <w:p w14:paraId="79237A9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122DFF3" w14:textId="77777777" w:rsidR="00AF60D7" w:rsidRDefault="00AF60D7">
            <w:pPr>
              <w:pStyle w:val="TableRow"/>
            </w:pPr>
            <w:r>
              <w:t>16</w:t>
            </w:r>
          </w:p>
        </w:tc>
      </w:tr>
      <w:tr w:rsidR="00AF60D7" w14:paraId="2ED88D53" w14:textId="77777777">
        <w:tc>
          <w:tcPr>
            <w:tcW w:w="2802" w:type="dxa"/>
            <w:tcBorders>
              <w:top w:val="nil"/>
              <w:left w:val="single" w:sz="6" w:space="0" w:color="auto"/>
              <w:bottom w:val="nil"/>
              <w:right w:val="single" w:sz="6" w:space="0" w:color="auto"/>
            </w:tcBorders>
            <w:shd w:val="clear" w:color="auto" w:fill="auto"/>
          </w:tcPr>
          <w:p w14:paraId="32C4FC88" w14:textId="77777777" w:rsidR="00AF60D7" w:rsidRDefault="00AF60D7">
            <w:pPr>
              <w:pStyle w:val="TableRow"/>
            </w:pPr>
            <w:r>
              <w:lastRenderedPageBreak/>
              <w:t>Outbound</w:t>
            </w:r>
          </w:p>
        </w:tc>
        <w:tc>
          <w:tcPr>
            <w:tcW w:w="4536" w:type="dxa"/>
            <w:tcBorders>
              <w:top w:val="nil"/>
              <w:left w:val="single" w:sz="6" w:space="0" w:color="auto"/>
              <w:bottom w:val="nil"/>
              <w:right w:val="single" w:sz="6" w:space="0" w:color="auto"/>
            </w:tcBorders>
            <w:shd w:val="clear" w:color="auto" w:fill="auto"/>
          </w:tcPr>
          <w:p w14:paraId="4A18CF30" w14:textId="77777777" w:rsidR="00AF60D7" w:rsidRDefault="00AF60D7">
            <w:pPr>
              <w:pStyle w:val="TableRow"/>
            </w:pPr>
            <w:r>
              <w:t>Flag indicating that the movement is outbound (1) or inbound (0).</w:t>
            </w:r>
          </w:p>
        </w:tc>
        <w:tc>
          <w:tcPr>
            <w:tcW w:w="1500" w:type="dxa"/>
            <w:tcBorders>
              <w:top w:val="nil"/>
              <w:left w:val="single" w:sz="6" w:space="0" w:color="auto"/>
              <w:bottom w:val="nil"/>
              <w:right w:val="single" w:sz="6" w:space="0" w:color="auto"/>
            </w:tcBorders>
            <w:shd w:val="clear" w:color="auto" w:fill="auto"/>
          </w:tcPr>
          <w:p w14:paraId="34D13FDA"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A8B58BF" w14:textId="77777777" w:rsidR="00AF60D7" w:rsidRDefault="00AF60D7">
            <w:pPr>
              <w:pStyle w:val="TableRow"/>
            </w:pPr>
          </w:p>
        </w:tc>
      </w:tr>
      <w:tr w:rsidR="00AF60D7" w14:paraId="6C1B619D" w14:textId="77777777">
        <w:tc>
          <w:tcPr>
            <w:tcW w:w="2802" w:type="dxa"/>
            <w:tcBorders>
              <w:top w:val="nil"/>
              <w:left w:val="single" w:sz="6" w:space="0" w:color="auto"/>
              <w:bottom w:val="nil"/>
              <w:right w:val="single" w:sz="6" w:space="0" w:color="auto"/>
            </w:tcBorders>
            <w:shd w:val="clear" w:color="auto" w:fill="auto"/>
          </w:tcPr>
          <w:p w14:paraId="44B27F3F"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EC8626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8743DC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E72906C" w14:textId="77777777" w:rsidR="00AF60D7" w:rsidRDefault="00AF60D7">
            <w:pPr>
              <w:pStyle w:val="TableRow"/>
            </w:pPr>
            <w:r>
              <w:t>16</w:t>
            </w:r>
          </w:p>
        </w:tc>
      </w:tr>
      <w:tr w:rsidR="00AF60D7" w14:paraId="11D194D3" w14:textId="77777777">
        <w:tc>
          <w:tcPr>
            <w:tcW w:w="2802" w:type="dxa"/>
            <w:tcBorders>
              <w:top w:val="nil"/>
              <w:left w:val="single" w:sz="6" w:space="0" w:color="auto"/>
              <w:bottom w:val="nil"/>
              <w:right w:val="single" w:sz="6" w:space="0" w:color="auto"/>
            </w:tcBorders>
            <w:shd w:val="clear" w:color="auto" w:fill="auto"/>
          </w:tcPr>
          <w:p w14:paraId="717CB0D4"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798AB54"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6F1882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B017425" w14:textId="77777777" w:rsidR="00AF60D7" w:rsidRDefault="00AF60D7">
            <w:pPr>
              <w:pStyle w:val="TableRow"/>
            </w:pPr>
            <w:r>
              <w:t>16</w:t>
            </w:r>
          </w:p>
        </w:tc>
      </w:tr>
      <w:tr w:rsidR="00AF60D7" w14:paraId="619D2C40" w14:textId="77777777">
        <w:tc>
          <w:tcPr>
            <w:tcW w:w="2802" w:type="dxa"/>
            <w:tcBorders>
              <w:top w:val="nil"/>
              <w:left w:val="single" w:sz="6" w:space="0" w:color="auto"/>
              <w:bottom w:val="nil"/>
              <w:right w:val="single" w:sz="6" w:space="0" w:color="auto"/>
            </w:tcBorders>
            <w:shd w:val="clear" w:color="auto" w:fill="auto"/>
          </w:tcPr>
          <w:p w14:paraId="30470CEA"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0C73192"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4C5693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462E94F" w14:textId="77777777" w:rsidR="00AF60D7" w:rsidRDefault="00AF60D7">
            <w:pPr>
              <w:pStyle w:val="TableRow"/>
            </w:pPr>
            <w:r>
              <w:t>8</w:t>
            </w:r>
          </w:p>
        </w:tc>
      </w:tr>
      <w:tr w:rsidR="00AF60D7" w14:paraId="20877C51" w14:textId="77777777">
        <w:tc>
          <w:tcPr>
            <w:tcW w:w="2802" w:type="dxa"/>
            <w:tcBorders>
              <w:top w:val="nil"/>
              <w:left w:val="single" w:sz="6" w:space="0" w:color="auto"/>
              <w:bottom w:val="single" w:sz="6" w:space="0" w:color="auto"/>
              <w:right w:val="single" w:sz="6" w:space="0" w:color="auto"/>
            </w:tcBorders>
            <w:shd w:val="clear" w:color="auto" w:fill="auto"/>
          </w:tcPr>
          <w:p w14:paraId="65B78810"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CEBAE78"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8911793"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1421E0C" w14:textId="77777777" w:rsidR="00AF60D7" w:rsidRDefault="00AF60D7">
            <w:pPr>
              <w:pStyle w:val="TableRow"/>
            </w:pPr>
            <w:r>
              <w:t>8</w:t>
            </w:r>
          </w:p>
        </w:tc>
      </w:tr>
    </w:tbl>
    <w:p w14:paraId="08B8ED9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EC8CC0E"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39809719"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531659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313EF1C" w14:textId="77777777" w:rsidR="00AF60D7" w:rsidRDefault="00AF60D7">
            <w:pPr>
              <w:pStyle w:val="TableColumnTitles"/>
              <w:keepNext/>
            </w:pPr>
            <w:r>
              <w:t>Options</w:t>
            </w:r>
          </w:p>
        </w:tc>
      </w:tr>
      <w:tr w:rsidR="00AF60D7" w14:paraId="60F7BCDD" w14:textId="77777777">
        <w:tc>
          <w:tcPr>
            <w:tcW w:w="2801" w:type="dxa"/>
            <w:tcBorders>
              <w:top w:val="nil"/>
              <w:left w:val="single" w:sz="6" w:space="0" w:color="auto"/>
              <w:bottom w:val="single" w:sz="6" w:space="0" w:color="auto"/>
              <w:right w:val="single" w:sz="6" w:space="0" w:color="auto"/>
            </w:tcBorders>
            <w:shd w:val="clear" w:color="auto" w:fill="auto"/>
          </w:tcPr>
          <w:p w14:paraId="0849087C"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4D736E3"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F61AB5B" w14:textId="77777777" w:rsidR="00AF60D7" w:rsidRDefault="00AF60D7">
            <w:pPr>
              <w:pStyle w:val="TableRow"/>
            </w:pPr>
          </w:p>
        </w:tc>
      </w:tr>
    </w:tbl>
    <w:p w14:paraId="1B155F6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CD13A3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DF9A23A" w14:textId="77777777" w:rsidR="00AF60D7" w:rsidRDefault="00AF60D7">
            <w:pPr>
              <w:pStyle w:val="TableTitle"/>
              <w:rPr>
                <w:color w:val="FF0000"/>
              </w:rPr>
            </w:pPr>
            <w:r>
              <w:t>Constraint : FK_Movement_Direction_Movement</w:t>
            </w:r>
          </w:p>
        </w:tc>
      </w:tr>
      <w:tr w:rsidR="00AF60D7" w14:paraId="6D3AA892" w14:textId="77777777">
        <w:tc>
          <w:tcPr>
            <w:tcW w:w="1548" w:type="dxa"/>
            <w:tcBorders>
              <w:top w:val="nil"/>
              <w:left w:val="single" w:sz="4" w:space="0" w:color="auto"/>
              <w:bottom w:val="single" w:sz="4" w:space="0" w:color="auto"/>
              <w:right w:val="single" w:sz="4" w:space="0" w:color="auto"/>
            </w:tcBorders>
            <w:shd w:val="clear" w:color="auto" w:fill="auto"/>
          </w:tcPr>
          <w:p w14:paraId="51B29A0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BCC0723" w14:textId="77777777" w:rsidR="00AF60D7" w:rsidRDefault="00AF60D7">
            <w:pPr>
              <w:pStyle w:val="TableRow"/>
            </w:pPr>
            <w:r>
              <w:t>Each movement direction is related to one movement.  Each movement has one or two directions.</w:t>
            </w:r>
          </w:p>
        </w:tc>
      </w:tr>
      <w:tr w:rsidR="00AF60D7" w14:paraId="1B1F3AE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E61E79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CFE841E" w14:textId="77777777" w:rsidR="00AF60D7" w:rsidRDefault="00AF60D7">
            <w:pPr>
              <w:pStyle w:val="CodeSamples"/>
            </w:pPr>
            <w:r>
              <w:t>FK_Movement_Direction_Movement (Movement_Key) references Movement(Movement_Key)</w:t>
            </w:r>
          </w:p>
        </w:tc>
      </w:tr>
    </w:tbl>
    <w:p w14:paraId="18239F1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C91D30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99BE44B" w14:textId="77777777" w:rsidR="00AF60D7" w:rsidRDefault="00AF60D7">
            <w:pPr>
              <w:pStyle w:val="TableTitle"/>
              <w:rPr>
                <w:color w:val="FF0000"/>
              </w:rPr>
            </w:pPr>
            <w:r>
              <w:t>Constraint : FK_Movement_Direction_Name</w:t>
            </w:r>
          </w:p>
        </w:tc>
      </w:tr>
      <w:tr w:rsidR="00AF60D7" w14:paraId="171D0837" w14:textId="77777777">
        <w:tc>
          <w:tcPr>
            <w:tcW w:w="1548" w:type="dxa"/>
            <w:tcBorders>
              <w:top w:val="nil"/>
              <w:left w:val="single" w:sz="4" w:space="0" w:color="auto"/>
              <w:bottom w:val="single" w:sz="4" w:space="0" w:color="auto"/>
              <w:right w:val="single" w:sz="4" w:space="0" w:color="auto"/>
            </w:tcBorders>
            <w:shd w:val="clear" w:color="auto" w:fill="auto"/>
          </w:tcPr>
          <w:p w14:paraId="6159C62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C14983E" w14:textId="77777777" w:rsidR="00AF60D7" w:rsidRDefault="00AF60D7">
            <w:pPr>
              <w:pStyle w:val="NormalIndent"/>
              <w:rPr>
                <w:rFonts w:ascii="Times New Roman" w:hAnsi="Times New Roman"/>
                <w:sz w:val="24"/>
                <w:szCs w:val="24"/>
              </w:rPr>
            </w:pPr>
            <w:r>
              <w:rPr>
                <w:rFonts w:ascii="Times New Roman" w:hAnsi="Times New Roman"/>
              </w:rPr>
              <w:t>Each name is the recipient of zero or more movement directions.</w:t>
            </w:r>
          </w:p>
          <w:p w14:paraId="4D2171F1" w14:textId="77777777" w:rsidR="00AF60D7" w:rsidRDefault="00AF60D7">
            <w:pPr>
              <w:pStyle w:val="TableRow"/>
            </w:pPr>
            <w:r>
              <w:t>Each movement direction is received by one name.</w:t>
            </w:r>
          </w:p>
        </w:tc>
      </w:tr>
      <w:tr w:rsidR="00AF60D7" w14:paraId="6BCC6BE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FD0DB6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A7DEBD1" w14:textId="77777777" w:rsidR="00AF60D7" w:rsidRDefault="00AF60D7">
            <w:pPr>
              <w:pStyle w:val="CodeSamples"/>
            </w:pPr>
            <w:r>
              <w:t>FK_Movement_Direction_Name (Receiver_Name_Key) references Name(Name_Key)</w:t>
            </w:r>
          </w:p>
        </w:tc>
      </w:tr>
    </w:tbl>
    <w:p w14:paraId="1C540829" w14:textId="77777777" w:rsidR="00AF60D7" w:rsidRDefault="00AF60D7" w:rsidP="00AF60D7">
      <w:pPr>
        <w:pStyle w:val="NormalIndent"/>
      </w:pPr>
    </w:p>
    <w:p w14:paraId="5EC9C9F6" w14:textId="77777777" w:rsidR="00AF60D7" w:rsidRDefault="00AF60D7" w:rsidP="00840903">
      <w:pPr>
        <w:pStyle w:val="Heading4"/>
      </w:pPr>
      <w:bookmarkStart w:id="829" w:name="_Toc292879084"/>
      <w:r>
        <w:t>Movement_Enquiry</w:t>
      </w:r>
      <w:bookmarkEnd w:id="829"/>
    </w:p>
    <w:p w14:paraId="7E55BDA0" w14:textId="77777777" w:rsidR="00AF60D7" w:rsidRDefault="00AF60D7" w:rsidP="00AF60D7">
      <w:pPr>
        <w:pStyle w:val="NormalIndent"/>
      </w:pPr>
      <w:r>
        <w:t>Enquiries that result in material being left in the possession of or ownership of the museum lead to movement records being created.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CDB658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A58AC78"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6DD4F7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33F245C"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862AEDE" w14:textId="77777777" w:rsidR="00AF60D7" w:rsidRDefault="00AF60D7">
            <w:pPr>
              <w:pStyle w:val="TableColumnTitles"/>
              <w:keepNext/>
            </w:pPr>
            <w:r>
              <w:t>Size</w:t>
            </w:r>
          </w:p>
        </w:tc>
      </w:tr>
      <w:tr w:rsidR="00AF60D7" w14:paraId="33184C7E" w14:textId="77777777">
        <w:tc>
          <w:tcPr>
            <w:tcW w:w="2802" w:type="dxa"/>
            <w:tcBorders>
              <w:top w:val="nil"/>
              <w:left w:val="single" w:sz="6" w:space="0" w:color="auto"/>
              <w:bottom w:val="nil"/>
              <w:right w:val="single" w:sz="6" w:space="0" w:color="auto"/>
            </w:tcBorders>
            <w:shd w:val="clear" w:color="auto" w:fill="auto"/>
          </w:tcPr>
          <w:p w14:paraId="57D193B9" w14:textId="77777777" w:rsidR="00AF60D7" w:rsidRDefault="00AF60D7">
            <w:pPr>
              <w:pStyle w:val="TableRow"/>
              <w:rPr>
                <w:u w:val="single"/>
              </w:rPr>
            </w:pPr>
            <w:r>
              <w:rPr>
                <w:u w:val="single"/>
              </w:rPr>
              <w:t>Movement_Enquiry_Key</w:t>
            </w:r>
          </w:p>
        </w:tc>
        <w:tc>
          <w:tcPr>
            <w:tcW w:w="4536" w:type="dxa"/>
            <w:tcBorders>
              <w:top w:val="nil"/>
              <w:left w:val="single" w:sz="6" w:space="0" w:color="auto"/>
              <w:bottom w:val="nil"/>
              <w:right w:val="single" w:sz="6" w:space="0" w:color="auto"/>
            </w:tcBorders>
            <w:shd w:val="clear" w:color="auto" w:fill="auto"/>
          </w:tcPr>
          <w:p w14:paraId="1E1D1134" w14:textId="77777777" w:rsidR="00AF60D7" w:rsidRDefault="00AF60D7">
            <w:pPr>
              <w:pStyle w:val="TableRow"/>
            </w:pPr>
            <w:r>
              <w:t>Unique identifier for the Movement_Enquiry table</w:t>
            </w:r>
          </w:p>
        </w:tc>
        <w:tc>
          <w:tcPr>
            <w:tcW w:w="1500" w:type="dxa"/>
            <w:tcBorders>
              <w:top w:val="nil"/>
              <w:left w:val="single" w:sz="6" w:space="0" w:color="auto"/>
              <w:bottom w:val="nil"/>
              <w:right w:val="single" w:sz="6" w:space="0" w:color="auto"/>
            </w:tcBorders>
            <w:shd w:val="clear" w:color="auto" w:fill="auto"/>
          </w:tcPr>
          <w:p w14:paraId="5C29A81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5218C83" w14:textId="77777777" w:rsidR="00AF60D7" w:rsidRDefault="00AF60D7">
            <w:pPr>
              <w:pStyle w:val="TableRow"/>
            </w:pPr>
            <w:r>
              <w:t>16</w:t>
            </w:r>
          </w:p>
        </w:tc>
      </w:tr>
      <w:tr w:rsidR="00AF60D7" w14:paraId="1B8B8581" w14:textId="77777777">
        <w:tc>
          <w:tcPr>
            <w:tcW w:w="2802" w:type="dxa"/>
            <w:tcBorders>
              <w:top w:val="nil"/>
              <w:left w:val="single" w:sz="6" w:space="0" w:color="auto"/>
              <w:bottom w:val="nil"/>
              <w:right w:val="single" w:sz="6" w:space="0" w:color="auto"/>
            </w:tcBorders>
            <w:shd w:val="clear" w:color="auto" w:fill="auto"/>
          </w:tcPr>
          <w:p w14:paraId="463B3B84"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69670434" w14:textId="77777777" w:rsidR="00AF60D7" w:rsidRDefault="00AF60D7">
            <w:pPr>
              <w:pStyle w:val="TableRow"/>
            </w:pPr>
            <w:r>
              <w:t>Movement the enquiry led to.</w:t>
            </w:r>
          </w:p>
        </w:tc>
        <w:tc>
          <w:tcPr>
            <w:tcW w:w="1500" w:type="dxa"/>
            <w:tcBorders>
              <w:top w:val="nil"/>
              <w:left w:val="single" w:sz="6" w:space="0" w:color="auto"/>
              <w:bottom w:val="nil"/>
              <w:right w:val="single" w:sz="6" w:space="0" w:color="auto"/>
            </w:tcBorders>
            <w:shd w:val="clear" w:color="auto" w:fill="auto"/>
          </w:tcPr>
          <w:p w14:paraId="3019232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F661DA1" w14:textId="77777777" w:rsidR="00AF60D7" w:rsidRDefault="00AF60D7">
            <w:pPr>
              <w:pStyle w:val="TableRow"/>
            </w:pPr>
            <w:r>
              <w:t>16</w:t>
            </w:r>
          </w:p>
        </w:tc>
      </w:tr>
      <w:tr w:rsidR="00AF60D7" w14:paraId="1CA3CE0F" w14:textId="77777777">
        <w:tc>
          <w:tcPr>
            <w:tcW w:w="2802" w:type="dxa"/>
            <w:tcBorders>
              <w:top w:val="nil"/>
              <w:left w:val="single" w:sz="6" w:space="0" w:color="auto"/>
              <w:bottom w:val="nil"/>
              <w:right w:val="single" w:sz="6" w:space="0" w:color="auto"/>
            </w:tcBorders>
            <w:shd w:val="clear" w:color="auto" w:fill="auto"/>
          </w:tcPr>
          <w:p w14:paraId="528D5B70" w14:textId="77777777" w:rsidR="00AF60D7" w:rsidRDefault="00AF60D7">
            <w:pPr>
              <w:pStyle w:val="TableRow"/>
            </w:pPr>
            <w:r>
              <w:t>Enquiry_Key</w:t>
            </w:r>
          </w:p>
        </w:tc>
        <w:tc>
          <w:tcPr>
            <w:tcW w:w="4536" w:type="dxa"/>
            <w:tcBorders>
              <w:top w:val="nil"/>
              <w:left w:val="single" w:sz="6" w:space="0" w:color="auto"/>
              <w:bottom w:val="nil"/>
              <w:right w:val="single" w:sz="6" w:space="0" w:color="auto"/>
            </w:tcBorders>
            <w:shd w:val="clear" w:color="auto" w:fill="auto"/>
          </w:tcPr>
          <w:p w14:paraId="13F9ACA9" w14:textId="77777777" w:rsidR="00AF60D7" w:rsidRDefault="00AF60D7">
            <w:pPr>
              <w:pStyle w:val="TableRow"/>
            </w:pPr>
            <w:r>
              <w:t>Enquiry the movement arose from.</w:t>
            </w:r>
          </w:p>
        </w:tc>
        <w:tc>
          <w:tcPr>
            <w:tcW w:w="1500" w:type="dxa"/>
            <w:tcBorders>
              <w:top w:val="nil"/>
              <w:left w:val="single" w:sz="6" w:space="0" w:color="auto"/>
              <w:bottom w:val="nil"/>
              <w:right w:val="single" w:sz="6" w:space="0" w:color="auto"/>
            </w:tcBorders>
            <w:shd w:val="clear" w:color="auto" w:fill="auto"/>
          </w:tcPr>
          <w:p w14:paraId="6C61821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3C9B7F9" w14:textId="77777777" w:rsidR="00AF60D7" w:rsidRDefault="00AF60D7">
            <w:pPr>
              <w:pStyle w:val="TableRow"/>
            </w:pPr>
            <w:r>
              <w:t>16</w:t>
            </w:r>
          </w:p>
        </w:tc>
      </w:tr>
      <w:tr w:rsidR="00AF60D7" w14:paraId="13D6D0D7" w14:textId="77777777">
        <w:tc>
          <w:tcPr>
            <w:tcW w:w="2802" w:type="dxa"/>
            <w:tcBorders>
              <w:top w:val="nil"/>
              <w:left w:val="single" w:sz="6" w:space="0" w:color="auto"/>
              <w:bottom w:val="nil"/>
              <w:right w:val="single" w:sz="6" w:space="0" w:color="auto"/>
            </w:tcBorders>
            <w:shd w:val="clear" w:color="auto" w:fill="auto"/>
          </w:tcPr>
          <w:p w14:paraId="5324E001" w14:textId="77777777" w:rsidR="00AF60D7" w:rsidRDefault="00AF60D7">
            <w:pPr>
              <w:pStyle w:val="TableRow"/>
            </w:pPr>
            <w:r>
              <w:t>Entered_Sesssion_ID</w:t>
            </w:r>
          </w:p>
        </w:tc>
        <w:tc>
          <w:tcPr>
            <w:tcW w:w="4536" w:type="dxa"/>
            <w:tcBorders>
              <w:top w:val="nil"/>
              <w:left w:val="single" w:sz="6" w:space="0" w:color="auto"/>
              <w:bottom w:val="nil"/>
              <w:right w:val="single" w:sz="6" w:space="0" w:color="auto"/>
            </w:tcBorders>
            <w:shd w:val="clear" w:color="auto" w:fill="auto"/>
          </w:tcPr>
          <w:p w14:paraId="48B255F0"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C97AE4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205CEAE" w14:textId="77777777" w:rsidR="00AF60D7" w:rsidRDefault="00AF60D7">
            <w:pPr>
              <w:pStyle w:val="TableRow"/>
            </w:pPr>
            <w:r>
              <w:t>16</w:t>
            </w:r>
          </w:p>
        </w:tc>
      </w:tr>
      <w:tr w:rsidR="00AF60D7" w14:paraId="5BC241D4" w14:textId="77777777">
        <w:tc>
          <w:tcPr>
            <w:tcW w:w="2802" w:type="dxa"/>
            <w:tcBorders>
              <w:top w:val="nil"/>
              <w:left w:val="single" w:sz="6" w:space="0" w:color="auto"/>
              <w:bottom w:val="single" w:sz="6" w:space="0" w:color="auto"/>
              <w:right w:val="single" w:sz="6" w:space="0" w:color="auto"/>
            </w:tcBorders>
            <w:shd w:val="clear" w:color="auto" w:fill="auto"/>
          </w:tcPr>
          <w:p w14:paraId="3316839A"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01C366F8"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051D82A"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1EDE9336" w14:textId="77777777" w:rsidR="00AF60D7" w:rsidRDefault="00AF60D7">
            <w:pPr>
              <w:pStyle w:val="TableRow"/>
            </w:pPr>
            <w:r>
              <w:t>10</w:t>
            </w:r>
          </w:p>
        </w:tc>
      </w:tr>
    </w:tbl>
    <w:p w14:paraId="4664393B" w14:textId="77777777" w:rsidR="00AF60D7" w:rsidRDefault="00AF60D7" w:rsidP="00AF60D7">
      <w:pPr>
        <w:pStyle w:val="NormalIndent"/>
      </w:pPr>
    </w:p>
    <w:tbl>
      <w:tblPr>
        <w:tblW w:w="99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520D7A6"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DF476C3"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767CC0A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AF787C8" w14:textId="77777777" w:rsidR="00AF60D7" w:rsidRDefault="00AF60D7">
            <w:pPr>
              <w:pStyle w:val="TableColumnTitles"/>
              <w:keepNext/>
            </w:pPr>
            <w:r>
              <w:t>Options</w:t>
            </w:r>
          </w:p>
        </w:tc>
      </w:tr>
      <w:tr w:rsidR="00DD017A" w14:paraId="4BA59D99" w14:textId="77777777">
        <w:tc>
          <w:tcPr>
            <w:tcW w:w="2801" w:type="dxa"/>
            <w:tcBorders>
              <w:top w:val="nil"/>
              <w:left w:val="single" w:sz="6" w:space="0" w:color="auto"/>
              <w:bottom w:val="single" w:sz="6" w:space="0" w:color="auto"/>
              <w:right w:val="single" w:sz="6" w:space="0" w:color="auto"/>
            </w:tcBorders>
            <w:shd w:val="clear" w:color="auto" w:fill="auto"/>
          </w:tcPr>
          <w:p w14:paraId="07FDECE6" w14:textId="77777777" w:rsidR="00DD017A" w:rsidRDefault="00DD017A">
            <w:pPr>
              <w:pStyle w:val="TableRow"/>
            </w:pPr>
            <w:r>
              <w:t>IX_Movement_Enquiry</w:t>
            </w:r>
          </w:p>
        </w:tc>
        <w:tc>
          <w:tcPr>
            <w:tcW w:w="3543" w:type="dxa"/>
            <w:tcBorders>
              <w:top w:val="nil"/>
              <w:left w:val="single" w:sz="6" w:space="0" w:color="auto"/>
              <w:bottom w:val="single" w:sz="6" w:space="0" w:color="auto"/>
              <w:right w:val="single" w:sz="6" w:space="0" w:color="auto"/>
            </w:tcBorders>
            <w:shd w:val="clear" w:color="auto" w:fill="auto"/>
          </w:tcPr>
          <w:p w14:paraId="3375F51E" w14:textId="77777777" w:rsidR="00DD017A" w:rsidRDefault="00DD017A">
            <w:pPr>
              <w:pStyle w:val="TableRow"/>
            </w:pPr>
            <w:r>
              <w:t>Movement_Key</w:t>
            </w:r>
          </w:p>
        </w:tc>
        <w:tc>
          <w:tcPr>
            <w:tcW w:w="3624" w:type="dxa"/>
            <w:tcBorders>
              <w:top w:val="nil"/>
              <w:left w:val="single" w:sz="6" w:space="0" w:color="auto"/>
              <w:bottom w:val="single" w:sz="6" w:space="0" w:color="auto"/>
              <w:right w:val="single" w:sz="6" w:space="0" w:color="auto"/>
            </w:tcBorders>
            <w:shd w:val="clear" w:color="auto" w:fill="auto"/>
          </w:tcPr>
          <w:p w14:paraId="4F495744" w14:textId="77777777" w:rsidR="00DD017A" w:rsidRDefault="00DD017A" w:rsidP="00DD017A">
            <w:pPr>
              <w:pStyle w:val="TableRow"/>
            </w:pPr>
            <w:r>
              <w:t>nonclustered located on PRIMARY</w:t>
            </w:r>
          </w:p>
        </w:tc>
      </w:tr>
    </w:tbl>
    <w:p w14:paraId="2B9BE4E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93086D" w14:paraId="51B5D9D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6A84D9A" w14:textId="77777777" w:rsidR="00AF60D7" w:rsidRPr="0093086D" w:rsidRDefault="00AF60D7">
            <w:pPr>
              <w:pStyle w:val="TableTitle"/>
              <w:rPr>
                <w:color w:val="FF0000"/>
                <w:lang w:val="fr-FR"/>
              </w:rPr>
            </w:pPr>
            <w:r w:rsidRPr="0093086D">
              <w:rPr>
                <w:lang w:val="fr-FR"/>
              </w:rPr>
              <w:t>Constraint : FK_Movement_Enquiry_Enquiry</w:t>
            </w:r>
          </w:p>
        </w:tc>
      </w:tr>
      <w:tr w:rsidR="00AF60D7" w14:paraId="74209272" w14:textId="77777777">
        <w:tc>
          <w:tcPr>
            <w:tcW w:w="1548" w:type="dxa"/>
            <w:tcBorders>
              <w:top w:val="nil"/>
              <w:left w:val="single" w:sz="4" w:space="0" w:color="auto"/>
              <w:bottom w:val="single" w:sz="4" w:space="0" w:color="auto"/>
              <w:right w:val="single" w:sz="4" w:space="0" w:color="auto"/>
            </w:tcBorders>
            <w:shd w:val="clear" w:color="auto" w:fill="auto"/>
          </w:tcPr>
          <w:p w14:paraId="4872351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06A969B" w14:textId="77777777" w:rsidR="00AF60D7" w:rsidRDefault="00AF60D7">
            <w:pPr>
              <w:pStyle w:val="TableRow"/>
            </w:pPr>
            <w:r>
              <w:t>References the enquiry.</w:t>
            </w:r>
          </w:p>
        </w:tc>
      </w:tr>
      <w:tr w:rsidR="00AF60D7" w14:paraId="5786C6E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09F0CF6"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0C1026D" w14:textId="77777777" w:rsidR="00AF60D7" w:rsidRDefault="00AF60D7" w:rsidP="00DD017A">
            <w:pPr>
              <w:pStyle w:val="CodeSamples"/>
              <w:spacing w:before="120"/>
            </w:pPr>
            <w:r>
              <w:t>FK_Movement_Enquiry_Enquiry (Enquiry_Key) references Enquiry(Enquiry_Key)</w:t>
            </w:r>
          </w:p>
        </w:tc>
      </w:tr>
    </w:tbl>
    <w:p w14:paraId="68891AF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912DD5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EDCD637" w14:textId="77777777" w:rsidR="00AF60D7" w:rsidRDefault="00AF60D7">
            <w:pPr>
              <w:pStyle w:val="TableTitle"/>
              <w:rPr>
                <w:color w:val="FF0000"/>
              </w:rPr>
            </w:pPr>
            <w:r>
              <w:t>Constraint : FK_Movement_Enquiry_Movement</w:t>
            </w:r>
          </w:p>
        </w:tc>
      </w:tr>
      <w:tr w:rsidR="00AF60D7" w14:paraId="26C336DF" w14:textId="77777777">
        <w:tc>
          <w:tcPr>
            <w:tcW w:w="1548" w:type="dxa"/>
            <w:tcBorders>
              <w:top w:val="nil"/>
              <w:left w:val="single" w:sz="4" w:space="0" w:color="auto"/>
              <w:bottom w:val="single" w:sz="4" w:space="0" w:color="auto"/>
              <w:right w:val="single" w:sz="4" w:space="0" w:color="auto"/>
            </w:tcBorders>
            <w:shd w:val="clear" w:color="auto" w:fill="auto"/>
          </w:tcPr>
          <w:p w14:paraId="53C11E1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2ACB5B2" w14:textId="77777777" w:rsidR="00AF60D7" w:rsidRDefault="00AF60D7">
            <w:pPr>
              <w:pStyle w:val="TableRow"/>
            </w:pPr>
            <w:r>
              <w:t>References the movement.</w:t>
            </w:r>
          </w:p>
        </w:tc>
      </w:tr>
      <w:tr w:rsidR="00AF60D7" w14:paraId="46FFDC1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A1CCE3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E211A6F" w14:textId="77777777" w:rsidR="00AF60D7" w:rsidRDefault="00AF60D7" w:rsidP="00DD017A">
            <w:pPr>
              <w:pStyle w:val="CodeSamples"/>
              <w:spacing w:before="120"/>
            </w:pPr>
            <w:r>
              <w:t>FK_Movement_Enquiry_Movement (Movement_Key) references Movement(Movement_Key)</w:t>
            </w:r>
          </w:p>
        </w:tc>
      </w:tr>
    </w:tbl>
    <w:p w14:paraId="60ABD218" w14:textId="77777777" w:rsidR="00AF60D7" w:rsidRDefault="00AF60D7" w:rsidP="00AF60D7">
      <w:pPr>
        <w:pStyle w:val="NormalIndent"/>
      </w:pPr>
    </w:p>
    <w:p w14:paraId="3AA7DE34" w14:textId="77777777" w:rsidR="00AF60D7" w:rsidRDefault="00AF60D7" w:rsidP="00840903">
      <w:pPr>
        <w:pStyle w:val="Heading4"/>
      </w:pPr>
      <w:bookmarkStart w:id="830" w:name="_Toc292879085"/>
      <w:r>
        <w:t>Movement_Funding</w:t>
      </w:r>
      <w:bookmarkEnd w:id="830"/>
    </w:p>
    <w:p w14:paraId="5504318E" w14:textId="77777777" w:rsidR="00AF60D7" w:rsidRDefault="00AF60D7" w:rsidP="00AF60D7">
      <w:pPr>
        <w:pStyle w:val="NormalIndent"/>
      </w:pPr>
      <w:r>
        <w:t>Indentifies an item of funding that applies to a specific movement.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918A78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CEDE510"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D794D6F"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19C851F"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CABE262" w14:textId="77777777" w:rsidR="00AF60D7" w:rsidRDefault="00AF60D7">
            <w:pPr>
              <w:pStyle w:val="TableColumnTitles"/>
              <w:keepNext/>
            </w:pPr>
            <w:r>
              <w:t>Size</w:t>
            </w:r>
          </w:p>
        </w:tc>
      </w:tr>
      <w:tr w:rsidR="00AF60D7" w14:paraId="6A44F0AC" w14:textId="77777777">
        <w:tc>
          <w:tcPr>
            <w:tcW w:w="2802" w:type="dxa"/>
            <w:tcBorders>
              <w:top w:val="nil"/>
              <w:left w:val="single" w:sz="6" w:space="0" w:color="auto"/>
              <w:bottom w:val="nil"/>
              <w:right w:val="single" w:sz="6" w:space="0" w:color="auto"/>
            </w:tcBorders>
            <w:shd w:val="clear" w:color="auto" w:fill="auto"/>
          </w:tcPr>
          <w:p w14:paraId="41E1109C" w14:textId="77777777" w:rsidR="00AF60D7" w:rsidRDefault="00AF60D7">
            <w:pPr>
              <w:pStyle w:val="TableRow"/>
              <w:rPr>
                <w:u w:val="single"/>
              </w:rPr>
            </w:pPr>
            <w:r>
              <w:rPr>
                <w:u w:val="single"/>
              </w:rPr>
              <w:t>Movement_Funding_Key</w:t>
            </w:r>
          </w:p>
        </w:tc>
        <w:tc>
          <w:tcPr>
            <w:tcW w:w="4536" w:type="dxa"/>
            <w:tcBorders>
              <w:top w:val="nil"/>
              <w:left w:val="single" w:sz="6" w:space="0" w:color="auto"/>
              <w:bottom w:val="nil"/>
              <w:right w:val="single" w:sz="6" w:space="0" w:color="auto"/>
            </w:tcBorders>
            <w:shd w:val="clear" w:color="auto" w:fill="auto"/>
          </w:tcPr>
          <w:p w14:paraId="72470DA8" w14:textId="77777777" w:rsidR="00AF60D7" w:rsidRDefault="00AF60D7">
            <w:pPr>
              <w:pStyle w:val="TableRow"/>
            </w:pPr>
            <w:r>
              <w:t>Unique identifier for the Movement_Funding table</w:t>
            </w:r>
          </w:p>
        </w:tc>
        <w:tc>
          <w:tcPr>
            <w:tcW w:w="1500" w:type="dxa"/>
            <w:tcBorders>
              <w:top w:val="nil"/>
              <w:left w:val="single" w:sz="6" w:space="0" w:color="auto"/>
              <w:bottom w:val="nil"/>
              <w:right w:val="single" w:sz="6" w:space="0" w:color="auto"/>
            </w:tcBorders>
            <w:shd w:val="clear" w:color="auto" w:fill="auto"/>
          </w:tcPr>
          <w:p w14:paraId="2AE3CFD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0A8E424" w14:textId="77777777" w:rsidR="00AF60D7" w:rsidRDefault="00AF60D7">
            <w:pPr>
              <w:pStyle w:val="TableRow"/>
            </w:pPr>
            <w:r>
              <w:t>16</w:t>
            </w:r>
          </w:p>
        </w:tc>
      </w:tr>
      <w:tr w:rsidR="00AF60D7" w14:paraId="2841F53C" w14:textId="77777777">
        <w:tc>
          <w:tcPr>
            <w:tcW w:w="2802" w:type="dxa"/>
            <w:tcBorders>
              <w:top w:val="nil"/>
              <w:left w:val="single" w:sz="6" w:space="0" w:color="auto"/>
              <w:bottom w:val="nil"/>
              <w:right w:val="single" w:sz="6" w:space="0" w:color="auto"/>
            </w:tcBorders>
            <w:shd w:val="clear" w:color="auto" w:fill="auto"/>
          </w:tcPr>
          <w:p w14:paraId="71D1EE25"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1DA9E9D2" w14:textId="77777777" w:rsidR="00AF60D7" w:rsidRDefault="00AF60D7">
            <w:pPr>
              <w:pStyle w:val="TableRow"/>
            </w:pPr>
            <w:r>
              <w:t>Identifies the associated movement.</w:t>
            </w:r>
          </w:p>
        </w:tc>
        <w:tc>
          <w:tcPr>
            <w:tcW w:w="1500" w:type="dxa"/>
            <w:tcBorders>
              <w:top w:val="nil"/>
              <w:left w:val="single" w:sz="6" w:space="0" w:color="auto"/>
              <w:bottom w:val="nil"/>
              <w:right w:val="single" w:sz="6" w:space="0" w:color="auto"/>
            </w:tcBorders>
            <w:shd w:val="clear" w:color="auto" w:fill="auto"/>
          </w:tcPr>
          <w:p w14:paraId="1A7BD1D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B2CFF11" w14:textId="77777777" w:rsidR="00AF60D7" w:rsidRDefault="00AF60D7">
            <w:pPr>
              <w:pStyle w:val="TableRow"/>
            </w:pPr>
            <w:r>
              <w:t>16</w:t>
            </w:r>
          </w:p>
        </w:tc>
      </w:tr>
      <w:tr w:rsidR="00AF60D7" w14:paraId="1C603E7C" w14:textId="77777777">
        <w:tc>
          <w:tcPr>
            <w:tcW w:w="2802" w:type="dxa"/>
            <w:tcBorders>
              <w:top w:val="nil"/>
              <w:left w:val="single" w:sz="6" w:space="0" w:color="auto"/>
              <w:bottom w:val="nil"/>
              <w:right w:val="single" w:sz="6" w:space="0" w:color="auto"/>
            </w:tcBorders>
            <w:shd w:val="clear" w:color="auto" w:fill="auto"/>
          </w:tcPr>
          <w:p w14:paraId="0569D245" w14:textId="77777777" w:rsidR="00AF60D7" w:rsidRDefault="00AF60D7">
            <w:pPr>
              <w:pStyle w:val="TableRow"/>
            </w:pPr>
            <w:r>
              <w:lastRenderedPageBreak/>
              <w:t>Funded_By_Name_Key</w:t>
            </w:r>
          </w:p>
        </w:tc>
        <w:tc>
          <w:tcPr>
            <w:tcW w:w="4536" w:type="dxa"/>
            <w:tcBorders>
              <w:top w:val="nil"/>
              <w:left w:val="single" w:sz="6" w:space="0" w:color="auto"/>
              <w:bottom w:val="nil"/>
              <w:right w:val="single" w:sz="6" w:space="0" w:color="auto"/>
            </w:tcBorders>
            <w:shd w:val="clear" w:color="auto" w:fill="auto"/>
          </w:tcPr>
          <w:p w14:paraId="47B461E1" w14:textId="77777777" w:rsidR="00AF60D7" w:rsidRDefault="00AF60D7">
            <w:pPr>
              <w:pStyle w:val="TableRow"/>
            </w:pPr>
            <w:r>
              <w:t>Identifies the individual or organisation who provided the funding.</w:t>
            </w:r>
          </w:p>
        </w:tc>
        <w:tc>
          <w:tcPr>
            <w:tcW w:w="1500" w:type="dxa"/>
            <w:tcBorders>
              <w:top w:val="nil"/>
              <w:left w:val="single" w:sz="6" w:space="0" w:color="auto"/>
              <w:bottom w:val="nil"/>
              <w:right w:val="single" w:sz="6" w:space="0" w:color="auto"/>
            </w:tcBorders>
            <w:shd w:val="clear" w:color="auto" w:fill="auto"/>
          </w:tcPr>
          <w:p w14:paraId="6E1BD32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C802D8D" w14:textId="77777777" w:rsidR="00AF60D7" w:rsidRDefault="00AF60D7">
            <w:pPr>
              <w:pStyle w:val="TableRow"/>
            </w:pPr>
            <w:r>
              <w:t>16</w:t>
            </w:r>
          </w:p>
        </w:tc>
      </w:tr>
      <w:tr w:rsidR="00AF60D7" w14:paraId="201A42D7" w14:textId="77777777">
        <w:tc>
          <w:tcPr>
            <w:tcW w:w="2802" w:type="dxa"/>
            <w:tcBorders>
              <w:top w:val="nil"/>
              <w:left w:val="single" w:sz="6" w:space="0" w:color="auto"/>
              <w:bottom w:val="nil"/>
              <w:right w:val="single" w:sz="6" w:space="0" w:color="auto"/>
            </w:tcBorders>
            <w:shd w:val="clear" w:color="auto" w:fill="auto"/>
          </w:tcPr>
          <w:p w14:paraId="3349E0BB"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343F3CED" w14:textId="77777777" w:rsidR="00AF60D7" w:rsidRDefault="00AF60D7">
            <w:pPr>
              <w:pStyle w:val="TableRow"/>
            </w:pPr>
            <w:r>
              <w:t xml:space="preserve">Vague date start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9112583"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1D9157E" w14:textId="77777777" w:rsidR="00AF60D7" w:rsidRDefault="00AF60D7">
            <w:pPr>
              <w:pStyle w:val="TableRow"/>
            </w:pPr>
          </w:p>
        </w:tc>
      </w:tr>
      <w:tr w:rsidR="00AF60D7" w14:paraId="78131689" w14:textId="77777777">
        <w:tc>
          <w:tcPr>
            <w:tcW w:w="2802" w:type="dxa"/>
            <w:tcBorders>
              <w:top w:val="nil"/>
              <w:left w:val="single" w:sz="6" w:space="0" w:color="auto"/>
              <w:bottom w:val="nil"/>
              <w:right w:val="single" w:sz="6" w:space="0" w:color="auto"/>
            </w:tcBorders>
            <w:shd w:val="clear" w:color="auto" w:fill="auto"/>
          </w:tcPr>
          <w:p w14:paraId="2A82F132"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7C6BE2C0" w14:textId="77777777" w:rsidR="00AF60D7" w:rsidRDefault="00AF60D7">
            <w:pPr>
              <w:pStyle w:val="TableRow"/>
            </w:pPr>
            <w:r>
              <w:t xml:space="preserve">Vague date end field for the funding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1E6ECEA"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231BAEF1" w14:textId="77777777" w:rsidR="00AF60D7" w:rsidRDefault="00AF60D7">
            <w:pPr>
              <w:pStyle w:val="TableRow"/>
            </w:pPr>
          </w:p>
        </w:tc>
      </w:tr>
      <w:tr w:rsidR="00AF60D7" w14:paraId="1BE10453" w14:textId="77777777">
        <w:tc>
          <w:tcPr>
            <w:tcW w:w="2802" w:type="dxa"/>
            <w:tcBorders>
              <w:top w:val="nil"/>
              <w:left w:val="single" w:sz="6" w:space="0" w:color="auto"/>
              <w:bottom w:val="nil"/>
              <w:right w:val="single" w:sz="6" w:space="0" w:color="auto"/>
            </w:tcBorders>
            <w:shd w:val="clear" w:color="auto" w:fill="auto"/>
          </w:tcPr>
          <w:p w14:paraId="0F546E73"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351DDBD0" w14:textId="77777777" w:rsidR="00AF60D7" w:rsidRDefault="00AF60D7">
            <w:pPr>
              <w:pStyle w:val="TableRow"/>
            </w:pPr>
            <w:r>
              <w:t>Vague date type field for the funding date.</w:t>
            </w:r>
          </w:p>
        </w:tc>
        <w:tc>
          <w:tcPr>
            <w:tcW w:w="1500" w:type="dxa"/>
            <w:tcBorders>
              <w:top w:val="nil"/>
              <w:left w:val="single" w:sz="6" w:space="0" w:color="auto"/>
              <w:bottom w:val="nil"/>
              <w:right w:val="single" w:sz="6" w:space="0" w:color="auto"/>
            </w:tcBorders>
            <w:shd w:val="clear" w:color="auto" w:fill="auto"/>
          </w:tcPr>
          <w:p w14:paraId="55869094"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6656BB0" w14:textId="77777777" w:rsidR="00AF60D7" w:rsidRDefault="00AF60D7">
            <w:pPr>
              <w:pStyle w:val="TableRow"/>
            </w:pPr>
            <w:r>
              <w:t>2</w:t>
            </w:r>
          </w:p>
        </w:tc>
      </w:tr>
      <w:tr w:rsidR="00AF60D7" w14:paraId="2426AFEE" w14:textId="77777777">
        <w:tc>
          <w:tcPr>
            <w:tcW w:w="2802" w:type="dxa"/>
            <w:tcBorders>
              <w:top w:val="nil"/>
              <w:left w:val="single" w:sz="6" w:space="0" w:color="auto"/>
              <w:bottom w:val="nil"/>
              <w:right w:val="single" w:sz="6" w:space="0" w:color="auto"/>
            </w:tcBorders>
            <w:shd w:val="clear" w:color="auto" w:fill="auto"/>
          </w:tcPr>
          <w:p w14:paraId="226F9F46" w14:textId="77777777" w:rsidR="00AF60D7" w:rsidRDefault="00AF60D7">
            <w:pPr>
              <w:pStyle w:val="TableRow"/>
            </w:pPr>
            <w:r>
              <w:t>Amount</w:t>
            </w:r>
          </w:p>
        </w:tc>
        <w:tc>
          <w:tcPr>
            <w:tcW w:w="4536" w:type="dxa"/>
            <w:tcBorders>
              <w:top w:val="nil"/>
              <w:left w:val="single" w:sz="6" w:space="0" w:color="auto"/>
              <w:bottom w:val="nil"/>
              <w:right w:val="single" w:sz="6" w:space="0" w:color="auto"/>
            </w:tcBorders>
            <w:shd w:val="clear" w:color="auto" w:fill="auto"/>
          </w:tcPr>
          <w:p w14:paraId="2F3DFFF8" w14:textId="77777777" w:rsidR="00AF60D7" w:rsidRDefault="00AF60D7">
            <w:pPr>
              <w:pStyle w:val="TableRow"/>
            </w:pPr>
            <w:r>
              <w:t>Amount of funding provided.</w:t>
            </w:r>
          </w:p>
        </w:tc>
        <w:tc>
          <w:tcPr>
            <w:tcW w:w="1500" w:type="dxa"/>
            <w:tcBorders>
              <w:top w:val="nil"/>
              <w:left w:val="single" w:sz="6" w:space="0" w:color="auto"/>
              <w:bottom w:val="nil"/>
              <w:right w:val="single" w:sz="6" w:space="0" w:color="auto"/>
            </w:tcBorders>
            <w:shd w:val="clear" w:color="auto" w:fill="auto"/>
          </w:tcPr>
          <w:p w14:paraId="7891A821" w14:textId="77777777" w:rsidR="00AF60D7" w:rsidRDefault="00AF60D7">
            <w:pPr>
              <w:pStyle w:val="TableRow"/>
            </w:pPr>
            <w:r>
              <w:t>money Not Null</w:t>
            </w:r>
          </w:p>
        </w:tc>
        <w:tc>
          <w:tcPr>
            <w:tcW w:w="1127" w:type="dxa"/>
            <w:tcBorders>
              <w:top w:val="nil"/>
              <w:left w:val="single" w:sz="6" w:space="0" w:color="auto"/>
              <w:bottom w:val="nil"/>
              <w:right w:val="single" w:sz="6" w:space="0" w:color="auto"/>
            </w:tcBorders>
            <w:shd w:val="clear" w:color="auto" w:fill="auto"/>
          </w:tcPr>
          <w:p w14:paraId="06EBEE6E" w14:textId="77777777" w:rsidR="00AF60D7" w:rsidRDefault="00AF60D7">
            <w:pPr>
              <w:pStyle w:val="TableRow"/>
            </w:pPr>
          </w:p>
        </w:tc>
      </w:tr>
      <w:tr w:rsidR="00AF60D7" w14:paraId="1EF45E7D" w14:textId="77777777">
        <w:tc>
          <w:tcPr>
            <w:tcW w:w="2802" w:type="dxa"/>
            <w:tcBorders>
              <w:top w:val="nil"/>
              <w:left w:val="single" w:sz="6" w:space="0" w:color="auto"/>
              <w:bottom w:val="nil"/>
              <w:right w:val="single" w:sz="6" w:space="0" w:color="auto"/>
            </w:tcBorders>
            <w:shd w:val="clear" w:color="auto" w:fill="auto"/>
          </w:tcPr>
          <w:p w14:paraId="7B37F940" w14:textId="77777777" w:rsidR="00AF60D7" w:rsidRDefault="00AF60D7">
            <w:pPr>
              <w:pStyle w:val="TableRow"/>
            </w:pPr>
            <w:r>
              <w:t>Currency_Key</w:t>
            </w:r>
          </w:p>
        </w:tc>
        <w:tc>
          <w:tcPr>
            <w:tcW w:w="4536" w:type="dxa"/>
            <w:tcBorders>
              <w:top w:val="nil"/>
              <w:left w:val="single" w:sz="6" w:space="0" w:color="auto"/>
              <w:bottom w:val="nil"/>
              <w:right w:val="single" w:sz="6" w:space="0" w:color="auto"/>
            </w:tcBorders>
            <w:shd w:val="clear" w:color="auto" w:fill="auto"/>
          </w:tcPr>
          <w:p w14:paraId="2D620A81" w14:textId="77777777" w:rsidR="00AF60D7" w:rsidRDefault="00AF60D7">
            <w:pPr>
              <w:pStyle w:val="TableRow"/>
            </w:pPr>
            <w:r>
              <w:t>Currency that applies to the Amount field.</w:t>
            </w:r>
          </w:p>
        </w:tc>
        <w:tc>
          <w:tcPr>
            <w:tcW w:w="1500" w:type="dxa"/>
            <w:tcBorders>
              <w:top w:val="nil"/>
              <w:left w:val="single" w:sz="6" w:space="0" w:color="auto"/>
              <w:bottom w:val="nil"/>
              <w:right w:val="single" w:sz="6" w:space="0" w:color="auto"/>
            </w:tcBorders>
            <w:shd w:val="clear" w:color="auto" w:fill="auto"/>
          </w:tcPr>
          <w:p w14:paraId="2539D340"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66A16AB" w14:textId="77777777" w:rsidR="00AF60D7" w:rsidRDefault="00AF60D7">
            <w:pPr>
              <w:pStyle w:val="TableRow"/>
            </w:pPr>
            <w:r>
              <w:t>3</w:t>
            </w:r>
          </w:p>
        </w:tc>
      </w:tr>
      <w:tr w:rsidR="00AF60D7" w14:paraId="652ACFA1" w14:textId="77777777">
        <w:tc>
          <w:tcPr>
            <w:tcW w:w="2802" w:type="dxa"/>
            <w:tcBorders>
              <w:top w:val="nil"/>
              <w:left w:val="single" w:sz="6" w:space="0" w:color="auto"/>
              <w:bottom w:val="nil"/>
              <w:right w:val="single" w:sz="6" w:space="0" w:color="auto"/>
            </w:tcBorders>
            <w:shd w:val="clear" w:color="auto" w:fill="auto"/>
          </w:tcPr>
          <w:p w14:paraId="1FD99603" w14:textId="77777777" w:rsidR="00AF60D7" w:rsidRDefault="00AF60D7">
            <w:pPr>
              <w:pStyle w:val="TableRow"/>
            </w:pPr>
            <w:r>
              <w:t>Details</w:t>
            </w:r>
          </w:p>
        </w:tc>
        <w:tc>
          <w:tcPr>
            <w:tcW w:w="4536" w:type="dxa"/>
            <w:tcBorders>
              <w:top w:val="nil"/>
              <w:left w:val="single" w:sz="6" w:space="0" w:color="auto"/>
              <w:bottom w:val="nil"/>
              <w:right w:val="single" w:sz="6" w:space="0" w:color="auto"/>
            </w:tcBorders>
            <w:shd w:val="clear" w:color="auto" w:fill="auto"/>
          </w:tcPr>
          <w:p w14:paraId="795CB832" w14:textId="77777777" w:rsidR="00AF60D7" w:rsidRDefault="00AF60D7">
            <w:pPr>
              <w:pStyle w:val="TableRow"/>
            </w:pPr>
            <w:r>
              <w:t>Free text details of the funding.</w:t>
            </w:r>
          </w:p>
        </w:tc>
        <w:tc>
          <w:tcPr>
            <w:tcW w:w="1500" w:type="dxa"/>
            <w:tcBorders>
              <w:top w:val="nil"/>
              <w:left w:val="single" w:sz="6" w:space="0" w:color="auto"/>
              <w:bottom w:val="nil"/>
              <w:right w:val="single" w:sz="6" w:space="0" w:color="auto"/>
            </w:tcBorders>
            <w:shd w:val="clear" w:color="auto" w:fill="auto"/>
          </w:tcPr>
          <w:p w14:paraId="75133E76"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E502F12" w14:textId="77777777" w:rsidR="00AF60D7" w:rsidRDefault="00AF60D7">
            <w:pPr>
              <w:pStyle w:val="TableRow"/>
            </w:pPr>
          </w:p>
        </w:tc>
      </w:tr>
      <w:tr w:rsidR="00AF60D7" w14:paraId="6FAEC4CA" w14:textId="77777777">
        <w:tc>
          <w:tcPr>
            <w:tcW w:w="2802" w:type="dxa"/>
            <w:tcBorders>
              <w:top w:val="nil"/>
              <w:left w:val="single" w:sz="6" w:space="0" w:color="auto"/>
              <w:bottom w:val="nil"/>
              <w:right w:val="single" w:sz="6" w:space="0" w:color="auto"/>
            </w:tcBorders>
            <w:shd w:val="clear" w:color="auto" w:fill="auto"/>
          </w:tcPr>
          <w:p w14:paraId="366C4AB3"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737A8E7D"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FB94CF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2CA8DCD" w14:textId="77777777" w:rsidR="00AF60D7" w:rsidRDefault="00AF60D7">
            <w:pPr>
              <w:pStyle w:val="TableRow"/>
            </w:pPr>
            <w:r>
              <w:t>16</w:t>
            </w:r>
          </w:p>
        </w:tc>
      </w:tr>
      <w:tr w:rsidR="00AF60D7" w14:paraId="0868816A" w14:textId="77777777">
        <w:tc>
          <w:tcPr>
            <w:tcW w:w="2802" w:type="dxa"/>
            <w:tcBorders>
              <w:top w:val="nil"/>
              <w:left w:val="single" w:sz="6" w:space="0" w:color="auto"/>
              <w:bottom w:val="nil"/>
              <w:right w:val="single" w:sz="6" w:space="0" w:color="auto"/>
            </w:tcBorders>
            <w:shd w:val="clear" w:color="auto" w:fill="auto"/>
          </w:tcPr>
          <w:p w14:paraId="1EC078FD"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8EE4246"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771526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172B3CC" w14:textId="77777777" w:rsidR="00AF60D7" w:rsidRDefault="00AF60D7">
            <w:pPr>
              <w:pStyle w:val="TableRow"/>
            </w:pPr>
            <w:r>
              <w:t>16</w:t>
            </w:r>
          </w:p>
        </w:tc>
      </w:tr>
      <w:tr w:rsidR="00AF60D7" w14:paraId="43BB44EA" w14:textId="77777777">
        <w:tc>
          <w:tcPr>
            <w:tcW w:w="2802" w:type="dxa"/>
            <w:tcBorders>
              <w:top w:val="nil"/>
              <w:left w:val="single" w:sz="6" w:space="0" w:color="auto"/>
              <w:bottom w:val="nil"/>
              <w:right w:val="single" w:sz="6" w:space="0" w:color="auto"/>
            </w:tcBorders>
            <w:shd w:val="clear" w:color="auto" w:fill="auto"/>
          </w:tcPr>
          <w:p w14:paraId="2C396CFE"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2170991"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8D6C97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2FC4A4E" w14:textId="77777777" w:rsidR="00AF60D7" w:rsidRDefault="00AF60D7">
            <w:pPr>
              <w:pStyle w:val="TableRow"/>
            </w:pPr>
            <w:r>
              <w:t>8</w:t>
            </w:r>
          </w:p>
        </w:tc>
      </w:tr>
      <w:tr w:rsidR="00AF60D7" w14:paraId="7B07ABFC" w14:textId="77777777">
        <w:tc>
          <w:tcPr>
            <w:tcW w:w="2802" w:type="dxa"/>
            <w:tcBorders>
              <w:top w:val="nil"/>
              <w:left w:val="single" w:sz="6" w:space="0" w:color="auto"/>
              <w:bottom w:val="single" w:sz="6" w:space="0" w:color="auto"/>
              <w:right w:val="single" w:sz="6" w:space="0" w:color="auto"/>
            </w:tcBorders>
            <w:shd w:val="clear" w:color="auto" w:fill="auto"/>
          </w:tcPr>
          <w:p w14:paraId="024F8FCA"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14BF680"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A3C563C"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7C4FC17" w14:textId="77777777" w:rsidR="00AF60D7" w:rsidRDefault="00AF60D7">
            <w:pPr>
              <w:pStyle w:val="TableRow"/>
            </w:pPr>
            <w:r>
              <w:t>8</w:t>
            </w:r>
          </w:p>
        </w:tc>
      </w:tr>
    </w:tbl>
    <w:p w14:paraId="705DD42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CF80A63"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AA02AA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D90AD05"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24A71AE" w14:textId="77777777" w:rsidR="00AF60D7" w:rsidRDefault="00AF60D7">
            <w:pPr>
              <w:pStyle w:val="TableColumnTitles"/>
              <w:keepNext/>
            </w:pPr>
            <w:r>
              <w:t>Options</w:t>
            </w:r>
          </w:p>
        </w:tc>
      </w:tr>
      <w:tr w:rsidR="00AF60D7" w14:paraId="517A14C1" w14:textId="77777777">
        <w:tc>
          <w:tcPr>
            <w:tcW w:w="2801" w:type="dxa"/>
            <w:tcBorders>
              <w:top w:val="nil"/>
              <w:left w:val="single" w:sz="6" w:space="0" w:color="auto"/>
              <w:bottom w:val="single" w:sz="6" w:space="0" w:color="auto"/>
              <w:right w:val="single" w:sz="6" w:space="0" w:color="auto"/>
            </w:tcBorders>
            <w:shd w:val="clear" w:color="auto" w:fill="auto"/>
          </w:tcPr>
          <w:p w14:paraId="12B33A34"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0CCA640"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612920F" w14:textId="77777777" w:rsidR="00AF60D7" w:rsidRDefault="00AF60D7">
            <w:pPr>
              <w:pStyle w:val="TableRow"/>
            </w:pPr>
          </w:p>
        </w:tc>
      </w:tr>
    </w:tbl>
    <w:p w14:paraId="537B041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F603DF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1597167" w14:textId="77777777" w:rsidR="00AF60D7" w:rsidRDefault="00AF60D7">
            <w:pPr>
              <w:pStyle w:val="TableTitle"/>
              <w:rPr>
                <w:color w:val="FF0000"/>
              </w:rPr>
            </w:pPr>
            <w:r>
              <w:t>Constraint : FK_Movement_Funding_Currency</w:t>
            </w:r>
          </w:p>
        </w:tc>
      </w:tr>
      <w:tr w:rsidR="00AF60D7" w14:paraId="2A42F932" w14:textId="77777777">
        <w:tc>
          <w:tcPr>
            <w:tcW w:w="1548" w:type="dxa"/>
            <w:tcBorders>
              <w:top w:val="nil"/>
              <w:left w:val="single" w:sz="4" w:space="0" w:color="auto"/>
              <w:bottom w:val="single" w:sz="4" w:space="0" w:color="auto"/>
              <w:right w:val="single" w:sz="4" w:space="0" w:color="auto"/>
            </w:tcBorders>
            <w:shd w:val="clear" w:color="auto" w:fill="auto"/>
          </w:tcPr>
          <w:p w14:paraId="3A369D8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C46FC1E" w14:textId="77777777" w:rsidR="00AF60D7" w:rsidRDefault="00AF60D7">
            <w:pPr>
              <w:pStyle w:val="TableRow"/>
            </w:pPr>
            <w:r>
              <w:t>Each movement has zero or more funding items.  Each funding item funds one movement.</w:t>
            </w:r>
          </w:p>
        </w:tc>
      </w:tr>
      <w:tr w:rsidR="00AF60D7" w14:paraId="5457E2A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65EB506"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A539A6B" w14:textId="77777777" w:rsidR="00AF60D7" w:rsidRDefault="00AF60D7">
            <w:pPr>
              <w:pStyle w:val="CodeSamples"/>
            </w:pPr>
            <w:r>
              <w:t>FK_Movement_Funding_Currency (Currency_Key) references Currency(Currency_Key)</w:t>
            </w:r>
          </w:p>
        </w:tc>
      </w:tr>
    </w:tbl>
    <w:p w14:paraId="4A9EC3B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986D8D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7C7DD6F" w14:textId="77777777" w:rsidR="00AF60D7" w:rsidRDefault="00AF60D7">
            <w:pPr>
              <w:pStyle w:val="TableTitle"/>
              <w:rPr>
                <w:color w:val="FF0000"/>
              </w:rPr>
            </w:pPr>
            <w:r>
              <w:lastRenderedPageBreak/>
              <w:t>Constraint : FK_Movement_Funding_Movement</w:t>
            </w:r>
          </w:p>
        </w:tc>
      </w:tr>
      <w:tr w:rsidR="00AF60D7" w14:paraId="3CDC4AC0" w14:textId="77777777">
        <w:tc>
          <w:tcPr>
            <w:tcW w:w="1548" w:type="dxa"/>
            <w:tcBorders>
              <w:top w:val="nil"/>
              <w:left w:val="single" w:sz="4" w:space="0" w:color="auto"/>
              <w:bottom w:val="single" w:sz="4" w:space="0" w:color="auto"/>
              <w:right w:val="single" w:sz="4" w:space="0" w:color="auto"/>
            </w:tcBorders>
            <w:shd w:val="clear" w:color="auto" w:fill="auto"/>
          </w:tcPr>
          <w:p w14:paraId="253AABEB"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6E22618" w14:textId="77777777" w:rsidR="00AF60D7" w:rsidRDefault="00AF60D7">
            <w:pPr>
              <w:pStyle w:val="TableRow"/>
            </w:pPr>
            <w:r>
              <w:t>Each funding item's amount is in a single currency.</w:t>
            </w:r>
          </w:p>
        </w:tc>
      </w:tr>
      <w:tr w:rsidR="00AF60D7" w14:paraId="4351D1F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A2C6E0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5861148" w14:textId="77777777" w:rsidR="00AF60D7" w:rsidRDefault="00AF60D7">
            <w:pPr>
              <w:pStyle w:val="CodeSamples"/>
            </w:pPr>
            <w:r>
              <w:t>FK_Movement_Funding_Movement (Movement_Key) references Movement(Movement_Key)</w:t>
            </w:r>
          </w:p>
        </w:tc>
      </w:tr>
    </w:tbl>
    <w:p w14:paraId="34F0F6A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31A9B37"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B3248AB" w14:textId="77777777" w:rsidR="00AF60D7" w:rsidRDefault="00AF60D7">
            <w:pPr>
              <w:pStyle w:val="TableTitle"/>
              <w:rPr>
                <w:color w:val="FF0000"/>
              </w:rPr>
            </w:pPr>
            <w:r>
              <w:t>Constraint : FK_Movement_Funding_Name</w:t>
            </w:r>
          </w:p>
        </w:tc>
      </w:tr>
      <w:tr w:rsidR="00AF60D7" w14:paraId="41286328" w14:textId="77777777">
        <w:tc>
          <w:tcPr>
            <w:tcW w:w="1548" w:type="dxa"/>
            <w:tcBorders>
              <w:top w:val="nil"/>
              <w:left w:val="single" w:sz="4" w:space="0" w:color="auto"/>
              <w:bottom w:val="single" w:sz="4" w:space="0" w:color="auto"/>
              <w:right w:val="single" w:sz="4" w:space="0" w:color="auto"/>
            </w:tcBorders>
            <w:shd w:val="clear" w:color="auto" w:fill="auto"/>
          </w:tcPr>
          <w:p w14:paraId="5EC177A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F191ADD" w14:textId="77777777" w:rsidR="00AF60D7" w:rsidRDefault="00AF60D7">
            <w:pPr>
              <w:pStyle w:val="TableRow"/>
            </w:pPr>
            <w:r>
              <w:t>Each funding item is sourced from a single name.</w:t>
            </w:r>
          </w:p>
        </w:tc>
      </w:tr>
      <w:tr w:rsidR="00AF60D7" w14:paraId="74872B5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570CB5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335082C" w14:textId="77777777" w:rsidR="00AF60D7" w:rsidRDefault="00AF60D7">
            <w:pPr>
              <w:pStyle w:val="CodeSamples"/>
            </w:pPr>
            <w:r>
              <w:t>FK_Movement_Funding_Name (Funded_By_Name_Key) references Name(Name_Key)</w:t>
            </w:r>
          </w:p>
        </w:tc>
      </w:tr>
    </w:tbl>
    <w:p w14:paraId="00979583" w14:textId="77777777" w:rsidR="00AF60D7" w:rsidRDefault="00AF60D7" w:rsidP="00AF60D7">
      <w:pPr>
        <w:pStyle w:val="NormalIndent"/>
      </w:pPr>
    </w:p>
    <w:p w14:paraId="524F667B" w14:textId="77777777" w:rsidR="00AF60D7" w:rsidRDefault="00AF60D7" w:rsidP="00840903">
      <w:pPr>
        <w:pStyle w:val="Heading4"/>
      </w:pPr>
      <w:bookmarkStart w:id="831" w:name="_Toc292879086"/>
      <w:r>
        <w:t>Movement_Of_Material</w:t>
      </w:r>
      <w:bookmarkEnd w:id="831"/>
    </w:p>
    <w:p w14:paraId="4B1B56C0" w14:textId="77777777" w:rsidR="00AF60D7" w:rsidRDefault="00AF60D7" w:rsidP="00AF60D7">
      <w:pPr>
        <w:pStyle w:val="NormalIndent"/>
      </w:pPr>
      <w:r>
        <w:t>Identifies the method by which a material movement occurred and other information related to the material movement.  A movement direction may contain several Movement_Of_Material records if the movement involved transfer of material by several methods and/or on several dates.  For example, loaned material may be returned in more than one batch of material on different dates, resulting in more than one Movement_Of_Material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0BE6410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2DBCF6D"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5B173F8"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3BAD62C"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1B7312D" w14:textId="77777777" w:rsidR="00AF60D7" w:rsidRDefault="00AF60D7">
            <w:pPr>
              <w:pStyle w:val="TableColumnTitles"/>
              <w:keepNext/>
            </w:pPr>
            <w:r>
              <w:t>Size</w:t>
            </w:r>
          </w:p>
        </w:tc>
      </w:tr>
      <w:tr w:rsidR="00AF60D7" w14:paraId="71A6A6A1" w14:textId="77777777">
        <w:tc>
          <w:tcPr>
            <w:tcW w:w="2802" w:type="dxa"/>
            <w:tcBorders>
              <w:top w:val="nil"/>
              <w:left w:val="single" w:sz="6" w:space="0" w:color="auto"/>
              <w:bottom w:val="nil"/>
              <w:right w:val="single" w:sz="6" w:space="0" w:color="auto"/>
            </w:tcBorders>
            <w:shd w:val="clear" w:color="auto" w:fill="auto"/>
          </w:tcPr>
          <w:p w14:paraId="1B585294" w14:textId="77777777" w:rsidR="00AF60D7" w:rsidRDefault="00AF60D7">
            <w:pPr>
              <w:pStyle w:val="TableRow"/>
              <w:rPr>
                <w:u w:val="single"/>
              </w:rPr>
            </w:pPr>
            <w:r>
              <w:rPr>
                <w:u w:val="single"/>
              </w:rPr>
              <w:t>Movement_Of_Material_Key</w:t>
            </w:r>
          </w:p>
        </w:tc>
        <w:tc>
          <w:tcPr>
            <w:tcW w:w="4536" w:type="dxa"/>
            <w:tcBorders>
              <w:top w:val="nil"/>
              <w:left w:val="single" w:sz="6" w:space="0" w:color="auto"/>
              <w:bottom w:val="nil"/>
              <w:right w:val="single" w:sz="6" w:space="0" w:color="auto"/>
            </w:tcBorders>
            <w:shd w:val="clear" w:color="auto" w:fill="auto"/>
          </w:tcPr>
          <w:p w14:paraId="2664A65F" w14:textId="77777777" w:rsidR="00AF60D7" w:rsidRDefault="00AF60D7">
            <w:pPr>
              <w:pStyle w:val="TableRow"/>
            </w:pPr>
            <w:r>
              <w:t>Unique identifier for the Movement_Of_Material table</w:t>
            </w:r>
          </w:p>
        </w:tc>
        <w:tc>
          <w:tcPr>
            <w:tcW w:w="1500" w:type="dxa"/>
            <w:tcBorders>
              <w:top w:val="nil"/>
              <w:left w:val="single" w:sz="6" w:space="0" w:color="auto"/>
              <w:bottom w:val="nil"/>
              <w:right w:val="single" w:sz="6" w:space="0" w:color="auto"/>
            </w:tcBorders>
            <w:shd w:val="clear" w:color="auto" w:fill="auto"/>
          </w:tcPr>
          <w:p w14:paraId="7E4F639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6ACE3A9" w14:textId="77777777" w:rsidR="00AF60D7" w:rsidRDefault="00AF60D7">
            <w:pPr>
              <w:pStyle w:val="TableRow"/>
            </w:pPr>
            <w:r>
              <w:t>16</w:t>
            </w:r>
          </w:p>
        </w:tc>
      </w:tr>
      <w:tr w:rsidR="00AF60D7" w14:paraId="65670DF6" w14:textId="77777777">
        <w:tc>
          <w:tcPr>
            <w:tcW w:w="2802" w:type="dxa"/>
            <w:tcBorders>
              <w:top w:val="nil"/>
              <w:left w:val="single" w:sz="6" w:space="0" w:color="auto"/>
              <w:bottom w:val="nil"/>
              <w:right w:val="single" w:sz="6" w:space="0" w:color="auto"/>
            </w:tcBorders>
            <w:shd w:val="clear" w:color="auto" w:fill="auto"/>
          </w:tcPr>
          <w:p w14:paraId="21535F55" w14:textId="77777777" w:rsidR="00AF60D7" w:rsidRDefault="00AF60D7">
            <w:pPr>
              <w:pStyle w:val="TableRow"/>
            </w:pPr>
            <w:r>
              <w:t>Movement_Direction_Key</w:t>
            </w:r>
          </w:p>
        </w:tc>
        <w:tc>
          <w:tcPr>
            <w:tcW w:w="4536" w:type="dxa"/>
            <w:tcBorders>
              <w:top w:val="nil"/>
              <w:left w:val="single" w:sz="6" w:space="0" w:color="auto"/>
              <w:bottom w:val="nil"/>
              <w:right w:val="single" w:sz="6" w:space="0" w:color="auto"/>
            </w:tcBorders>
            <w:shd w:val="clear" w:color="auto" w:fill="auto"/>
          </w:tcPr>
          <w:p w14:paraId="167D08A3" w14:textId="77777777" w:rsidR="00AF60D7" w:rsidRDefault="00AF60D7">
            <w:pPr>
              <w:pStyle w:val="TableRow"/>
            </w:pPr>
            <w:r>
              <w:t>Identifies the Movement_Direction record (the source and destination of the movement) the Movement_Of_Material record is associated with.</w:t>
            </w:r>
          </w:p>
        </w:tc>
        <w:tc>
          <w:tcPr>
            <w:tcW w:w="1500" w:type="dxa"/>
            <w:tcBorders>
              <w:top w:val="nil"/>
              <w:left w:val="single" w:sz="6" w:space="0" w:color="auto"/>
              <w:bottom w:val="nil"/>
              <w:right w:val="single" w:sz="6" w:space="0" w:color="auto"/>
            </w:tcBorders>
            <w:shd w:val="clear" w:color="auto" w:fill="auto"/>
          </w:tcPr>
          <w:p w14:paraId="55C1170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B9C4745" w14:textId="77777777" w:rsidR="00AF60D7" w:rsidRDefault="00AF60D7">
            <w:pPr>
              <w:pStyle w:val="TableRow"/>
            </w:pPr>
            <w:r>
              <w:t>16</w:t>
            </w:r>
          </w:p>
        </w:tc>
      </w:tr>
      <w:tr w:rsidR="00AF60D7" w14:paraId="26A6873D" w14:textId="77777777">
        <w:tc>
          <w:tcPr>
            <w:tcW w:w="2802" w:type="dxa"/>
            <w:tcBorders>
              <w:top w:val="nil"/>
              <w:left w:val="single" w:sz="6" w:space="0" w:color="auto"/>
              <w:bottom w:val="nil"/>
              <w:right w:val="single" w:sz="6" w:space="0" w:color="auto"/>
            </w:tcBorders>
            <w:shd w:val="clear" w:color="auto" w:fill="auto"/>
          </w:tcPr>
          <w:p w14:paraId="3D8F85C9" w14:textId="77777777" w:rsidR="00AF60D7" w:rsidRDefault="00AF60D7">
            <w:pPr>
              <w:pStyle w:val="TableRow"/>
            </w:pPr>
            <w:r>
              <w:t>Contact_Name_Key</w:t>
            </w:r>
          </w:p>
        </w:tc>
        <w:tc>
          <w:tcPr>
            <w:tcW w:w="4536" w:type="dxa"/>
            <w:tcBorders>
              <w:top w:val="nil"/>
              <w:left w:val="single" w:sz="6" w:space="0" w:color="auto"/>
              <w:bottom w:val="nil"/>
              <w:right w:val="single" w:sz="6" w:space="0" w:color="auto"/>
            </w:tcBorders>
            <w:shd w:val="clear" w:color="auto" w:fill="auto"/>
          </w:tcPr>
          <w:p w14:paraId="460C4DAE" w14:textId="77777777" w:rsidR="00AF60D7" w:rsidRDefault="00AF60D7">
            <w:pPr>
              <w:pStyle w:val="TableRow"/>
            </w:pPr>
            <w:r>
              <w:t>Identifies the specific contact for the material movement.  For example, they may be a member of the organisation identified by Movement.Other_Party_Name_Key.  References the Recorder Names &amp; Addresses module (indiviudals only).</w:t>
            </w:r>
          </w:p>
        </w:tc>
        <w:tc>
          <w:tcPr>
            <w:tcW w:w="1500" w:type="dxa"/>
            <w:tcBorders>
              <w:top w:val="nil"/>
              <w:left w:val="single" w:sz="6" w:space="0" w:color="auto"/>
              <w:bottom w:val="nil"/>
              <w:right w:val="single" w:sz="6" w:space="0" w:color="auto"/>
            </w:tcBorders>
            <w:shd w:val="clear" w:color="auto" w:fill="auto"/>
          </w:tcPr>
          <w:p w14:paraId="610CE7F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72D0F08" w14:textId="77777777" w:rsidR="00AF60D7" w:rsidRDefault="00AF60D7">
            <w:pPr>
              <w:pStyle w:val="TableRow"/>
            </w:pPr>
            <w:r>
              <w:t>16</w:t>
            </w:r>
          </w:p>
        </w:tc>
      </w:tr>
      <w:tr w:rsidR="00AF60D7" w14:paraId="06149F7A" w14:textId="77777777">
        <w:tc>
          <w:tcPr>
            <w:tcW w:w="2802" w:type="dxa"/>
            <w:tcBorders>
              <w:top w:val="nil"/>
              <w:left w:val="single" w:sz="6" w:space="0" w:color="auto"/>
              <w:bottom w:val="nil"/>
              <w:right w:val="single" w:sz="6" w:space="0" w:color="auto"/>
            </w:tcBorders>
            <w:shd w:val="clear" w:color="auto" w:fill="auto"/>
          </w:tcPr>
          <w:p w14:paraId="5D9F0720"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38E139E8" w14:textId="77777777" w:rsidR="00AF60D7" w:rsidRDefault="00AF60D7">
            <w:pPr>
              <w:pStyle w:val="TableRow"/>
            </w:pPr>
            <w:r>
              <w:t xml:space="preserve">Vague date start field for the material movement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3377469C"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01DC9389" w14:textId="77777777" w:rsidR="00AF60D7" w:rsidRDefault="00AF60D7">
            <w:pPr>
              <w:pStyle w:val="TableRow"/>
            </w:pPr>
          </w:p>
        </w:tc>
      </w:tr>
      <w:tr w:rsidR="00AF60D7" w14:paraId="6F66FE4E" w14:textId="77777777">
        <w:tc>
          <w:tcPr>
            <w:tcW w:w="2802" w:type="dxa"/>
            <w:tcBorders>
              <w:top w:val="nil"/>
              <w:left w:val="single" w:sz="6" w:space="0" w:color="auto"/>
              <w:bottom w:val="nil"/>
              <w:right w:val="single" w:sz="6" w:space="0" w:color="auto"/>
            </w:tcBorders>
            <w:shd w:val="clear" w:color="auto" w:fill="auto"/>
          </w:tcPr>
          <w:p w14:paraId="6036C158"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2FA43C61" w14:textId="77777777" w:rsidR="00AF60D7" w:rsidRDefault="00AF60D7">
            <w:pPr>
              <w:pStyle w:val="TableRow"/>
            </w:pPr>
            <w:r>
              <w:t xml:space="preserve">Vague date end field for the material movement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AAD239D"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6F3C17B9" w14:textId="77777777" w:rsidR="00AF60D7" w:rsidRDefault="00AF60D7">
            <w:pPr>
              <w:pStyle w:val="TableRow"/>
            </w:pPr>
          </w:p>
        </w:tc>
      </w:tr>
      <w:tr w:rsidR="00AF60D7" w14:paraId="509A2D17" w14:textId="77777777">
        <w:tc>
          <w:tcPr>
            <w:tcW w:w="2802" w:type="dxa"/>
            <w:tcBorders>
              <w:top w:val="nil"/>
              <w:left w:val="single" w:sz="6" w:space="0" w:color="auto"/>
              <w:bottom w:val="nil"/>
              <w:right w:val="single" w:sz="6" w:space="0" w:color="auto"/>
            </w:tcBorders>
            <w:shd w:val="clear" w:color="auto" w:fill="auto"/>
          </w:tcPr>
          <w:p w14:paraId="5D36D7F7"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1C0812A6" w14:textId="77777777" w:rsidR="00AF60D7" w:rsidRDefault="00AF60D7">
            <w:pPr>
              <w:pStyle w:val="TableRow"/>
            </w:pPr>
            <w:r>
              <w:t>Vague date type field for the material movement date.</w:t>
            </w:r>
          </w:p>
        </w:tc>
        <w:tc>
          <w:tcPr>
            <w:tcW w:w="1500" w:type="dxa"/>
            <w:tcBorders>
              <w:top w:val="nil"/>
              <w:left w:val="single" w:sz="6" w:space="0" w:color="auto"/>
              <w:bottom w:val="nil"/>
              <w:right w:val="single" w:sz="6" w:space="0" w:color="auto"/>
            </w:tcBorders>
            <w:shd w:val="clear" w:color="auto" w:fill="auto"/>
          </w:tcPr>
          <w:p w14:paraId="7CC01DB4"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1407374" w14:textId="77777777" w:rsidR="00AF60D7" w:rsidRDefault="00AF60D7">
            <w:pPr>
              <w:pStyle w:val="TableRow"/>
            </w:pPr>
            <w:r>
              <w:t>2</w:t>
            </w:r>
          </w:p>
        </w:tc>
      </w:tr>
      <w:tr w:rsidR="00AF60D7" w14:paraId="4EDAC42A" w14:textId="77777777">
        <w:tc>
          <w:tcPr>
            <w:tcW w:w="2802" w:type="dxa"/>
            <w:tcBorders>
              <w:top w:val="nil"/>
              <w:left w:val="single" w:sz="6" w:space="0" w:color="auto"/>
              <w:bottom w:val="nil"/>
              <w:right w:val="single" w:sz="6" w:space="0" w:color="auto"/>
            </w:tcBorders>
            <w:shd w:val="clear" w:color="auto" w:fill="auto"/>
          </w:tcPr>
          <w:p w14:paraId="45C0A040" w14:textId="77777777" w:rsidR="00AF60D7" w:rsidRDefault="00AF60D7">
            <w:pPr>
              <w:pStyle w:val="TableRow"/>
            </w:pPr>
            <w:r>
              <w:lastRenderedPageBreak/>
              <w:t>Completed</w:t>
            </w:r>
          </w:p>
        </w:tc>
        <w:tc>
          <w:tcPr>
            <w:tcW w:w="4536" w:type="dxa"/>
            <w:tcBorders>
              <w:top w:val="nil"/>
              <w:left w:val="single" w:sz="6" w:space="0" w:color="auto"/>
              <w:bottom w:val="nil"/>
              <w:right w:val="single" w:sz="6" w:space="0" w:color="auto"/>
            </w:tcBorders>
            <w:shd w:val="clear" w:color="auto" w:fill="auto"/>
          </w:tcPr>
          <w:p w14:paraId="09D08960" w14:textId="77777777" w:rsidR="00AF60D7" w:rsidRDefault="00AF60D7">
            <w:pPr>
              <w:pStyle w:val="TableRow"/>
            </w:pPr>
            <w:r>
              <w:t>Flag indicating that the movement of material has actually occurred (1) or is envisaged (0).</w:t>
            </w:r>
          </w:p>
        </w:tc>
        <w:tc>
          <w:tcPr>
            <w:tcW w:w="1500" w:type="dxa"/>
            <w:tcBorders>
              <w:top w:val="nil"/>
              <w:left w:val="single" w:sz="6" w:space="0" w:color="auto"/>
              <w:bottom w:val="nil"/>
              <w:right w:val="single" w:sz="6" w:space="0" w:color="auto"/>
            </w:tcBorders>
            <w:shd w:val="clear" w:color="auto" w:fill="auto"/>
          </w:tcPr>
          <w:p w14:paraId="2032DE5A" w14:textId="77777777" w:rsidR="00AF60D7" w:rsidRDefault="00AF60D7">
            <w:pPr>
              <w:pStyle w:val="TableRow"/>
            </w:pPr>
            <w:r>
              <w:t>bit Null</w:t>
            </w:r>
          </w:p>
        </w:tc>
        <w:tc>
          <w:tcPr>
            <w:tcW w:w="1127" w:type="dxa"/>
            <w:tcBorders>
              <w:top w:val="nil"/>
              <w:left w:val="single" w:sz="6" w:space="0" w:color="auto"/>
              <w:bottom w:val="nil"/>
              <w:right w:val="single" w:sz="6" w:space="0" w:color="auto"/>
            </w:tcBorders>
            <w:shd w:val="clear" w:color="auto" w:fill="auto"/>
          </w:tcPr>
          <w:p w14:paraId="5A88D831" w14:textId="77777777" w:rsidR="00AF60D7" w:rsidRDefault="00AF60D7">
            <w:pPr>
              <w:pStyle w:val="TableRow"/>
            </w:pPr>
          </w:p>
        </w:tc>
      </w:tr>
      <w:tr w:rsidR="00AF60D7" w14:paraId="0145B675" w14:textId="77777777">
        <w:tc>
          <w:tcPr>
            <w:tcW w:w="2802" w:type="dxa"/>
            <w:tcBorders>
              <w:top w:val="nil"/>
              <w:left w:val="single" w:sz="6" w:space="0" w:color="auto"/>
              <w:bottom w:val="nil"/>
              <w:right w:val="single" w:sz="6" w:space="0" w:color="auto"/>
            </w:tcBorders>
            <w:shd w:val="clear" w:color="auto" w:fill="auto"/>
          </w:tcPr>
          <w:p w14:paraId="39A45C78" w14:textId="77777777" w:rsidR="00AF60D7" w:rsidRDefault="00AF60D7">
            <w:pPr>
              <w:pStyle w:val="TableRow"/>
            </w:pPr>
            <w:r>
              <w:t>Receiver_Organisation_Department_Key</w:t>
            </w:r>
          </w:p>
        </w:tc>
        <w:tc>
          <w:tcPr>
            <w:tcW w:w="4536" w:type="dxa"/>
            <w:tcBorders>
              <w:top w:val="nil"/>
              <w:left w:val="single" w:sz="6" w:space="0" w:color="auto"/>
              <w:bottom w:val="nil"/>
              <w:right w:val="single" w:sz="6" w:space="0" w:color="auto"/>
            </w:tcBorders>
            <w:shd w:val="clear" w:color="auto" w:fill="auto"/>
          </w:tcPr>
          <w:p w14:paraId="717C3FEE" w14:textId="77777777" w:rsidR="00AF60D7" w:rsidRDefault="00AF60D7">
            <w:pPr>
              <w:pStyle w:val="TableRow"/>
            </w:pPr>
            <w:r>
              <w:t>Identifies the department receiving the material, if known.</w:t>
            </w:r>
          </w:p>
        </w:tc>
        <w:tc>
          <w:tcPr>
            <w:tcW w:w="1500" w:type="dxa"/>
            <w:tcBorders>
              <w:top w:val="nil"/>
              <w:left w:val="single" w:sz="6" w:space="0" w:color="auto"/>
              <w:bottom w:val="nil"/>
              <w:right w:val="single" w:sz="6" w:space="0" w:color="auto"/>
            </w:tcBorders>
            <w:shd w:val="clear" w:color="auto" w:fill="auto"/>
          </w:tcPr>
          <w:p w14:paraId="46AD939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C039A5E" w14:textId="77777777" w:rsidR="00AF60D7" w:rsidRDefault="00AF60D7">
            <w:pPr>
              <w:pStyle w:val="TableRow"/>
            </w:pPr>
            <w:r>
              <w:t>16</w:t>
            </w:r>
          </w:p>
        </w:tc>
      </w:tr>
      <w:tr w:rsidR="00AF60D7" w14:paraId="4BF968DB" w14:textId="77777777">
        <w:tc>
          <w:tcPr>
            <w:tcW w:w="2802" w:type="dxa"/>
            <w:tcBorders>
              <w:top w:val="nil"/>
              <w:left w:val="single" w:sz="6" w:space="0" w:color="auto"/>
              <w:bottom w:val="nil"/>
              <w:right w:val="single" w:sz="6" w:space="0" w:color="auto"/>
            </w:tcBorders>
            <w:shd w:val="clear" w:color="auto" w:fill="auto"/>
          </w:tcPr>
          <w:p w14:paraId="6A7563B8" w14:textId="77777777" w:rsidR="00AF60D7" w:rsidRDefault="00AF60D7">
            <w:pPr>
              <w:pStyle w:val="TableRow"/>
            </w:pPr>
            <w:r>
              <w:t>Value_Amount</w:t>
            </w:r>
          </w:p>
        </w:tc>
        <w:tc>
          <w:tcPr>
            <w:tcW w:w="4536" w:type="dxa"/>
            <w:tcBorders>
              <w:top w:val="nil"/>
              <w:left w:val="single" w:sz="6" w:space="0" w:color="auto"/>
              <w:bottom w:val="nil"/>
              <w:right w:val="single" w:sz="6" w:space="0" w:color="auto"/>
            </w:tcBorders>
            <w:shd w:val="clear" w:color="auto" w:fill="auto"/>
          </w:tcPr>
          <w:p w14:paraId="347F730C" w14:textId="77777777" w:rsidR="00AF60D7" w:rsidRDefault="00AF60D7">
            <w:pPr>
              <w:pStyle w:val="TableRow"/>
            </w:pPr>
            <w:r>
              <w:t>Amount of currency that exchanged hands related to this movement of material.</w:t>
            </w:r>
          </w:p>
        </w:tc>
        <w:tc>
          <w:tcPr>
            <w:tcW w:w="1500" w:type="dxa"/>
            <w:tcBorders>
              <w:top w:val="nil"/>
              <w:left w:val="single" w:sz="6" w:space="0" w:color="auto"/>
              <w:bottom w:val="nil"/>
              <w:right w:val="single" w:sz="6" w:space="0" w:color="auto"/>
            </w:tcBorders>
            <w:shd w:val="clear" w:color="auto" w:fill="auto"/>
          </w:tcPr>
          <w:p w14:paraId="186D5333" w14:textId="77777777" w:rsidR="00AF60D7" w:rsidRDefault="00AF60D7">
            <w:pPr>
              <w:pStyle w:val="TableRow"/>
            </w:pPr>
            <w:r>
              <w:t>money Null</w:t>
            </w:r>
          </w:p>
        </w:tc>
        <w:tc>
          <w:tcPr>
            <w:tcW w:w="1127" w:type="dxa"/>
            <w:tcBorders>
              <w:top w:val="nil"/>
              <w:left w:val="single" w:sz="6" w:space="0" w:color="auto"/>
              <w:bottom w:val="nil"/>
              <w:right w:val="single" w:sz="6" w:space="0" w:color="auto"/>
            </w:tcBorders>
            <w:shd w:val="clear" w:color="auto" w:fill="auto"/>
          </w:tcPr>
          <w:p w14:paraId="351D9C14" w14:textId="77777777" w:rsidR="00AF60D7" w:rsidRDefault="00AF60D7">
            <w:pPr>
              <w:pStyle w:val="TableRow"/>
            </w:pPr>
          </w:p>
        </w:tc>
      </w:tr>
      <w:tr w:rsidR="00AF60D7" w14:paraId="25DD7B46" w14:textId="77777777">
        <w:tc>
          <w:tcPr>
            <w:tcW w:w="2802" w:type="dxa"/>
            <w:tcBorders>
              <w:top w:val="nil"/>
              <w:left w:val="single" w:sz="6" w:space="0" w:color="auto"/>
              <w:bottom w:val="nil"/>
              <w:right w:val="single" w:sz="6" w:space="0" w:color="auto"/>
            </w:tcBorders>
            <w:shd w:val="clear" w:color="auto" w:fill="auto"/>
          </w:tcPr>
          <w:p w14:paraId="3A387F3D" w14:textId="77777777" w:rsidR="00AF60D7" w:rsidRDefault="00AF60D7">
            <w:pPr>
              <w:pStyle w:val="TableRow"/>
            </w:pPr>
            <w:r>
              <w:t>Value_Currency_Key</w:t>
            </w:r>
          </w:p>
        </w:tc>
        <w:tc>
          <w:tcPr>
            <w:tcW w:w="4536" w:type="dxa"/>
            <w:tcBorders>
              <w:top w:val="nil"/>
              <w:left w:val="single" w:sz="6" w:space="0" w:color="auto"/>
              <w:bottom w:val="nil"/>
              <w:right w:val="single" w:sz="6" w:space="0" w:color="auto"/>
            </w:tcBorders>
            <w:shd w:val="clear" w:color="auto" w:fill="auto"/>
          </w:tcPr>
          <w:p w14:paraId="24760D4C" w14:textId="77777777" w:rsidR="00AF60D7" w:rsidRDefault="00AF60D7">
            <w:pPr>
              <w:pStyle w:val="TableRow"/>
            </w:pPr>
            <w:r>
              <w:t>Identifies the currency of the Value_Amount field.</w:t>
            </w:r>
          </w:p>
        </w:tc>
        <w:tc>
          <w:tcPr>
            <w:tcW w:w="1500" w:type="dxa"/>
            <w:tcBorders>
              <w:top w:val="nil"/>
              <w:left w:val="single" w:sz="6" w:space="0" w:color="auto"/>
              <w:bottom w:val="nil"/>
              <w:right w:val="single" w:sz="6" w:space="0" w:color="auto"/>
            </w:tcBorders>
            <w:shd w:val="clear" w:color="auto" w:fill="auto"/>
          </w:tcPr>
          <w:p w14:paraId="5FE8D0AF"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19AACA2" w14:textId="77777777" w:rsidR="00AF60D7" w:rsidRDefault="00AF60D7">
            <w:pPr>
              <w:pStyle w:val="TableRow"/>
            </w:pPr>
            <w:r>
              <w:t>3</w:t>
            </w:r>
          </w:p>
        </w:tc>
      </w:tr>
      <w:tr w:rsidR="00AF60D7" w14:paraId="6B287C68" w14:textId="77777777">
        <w:tc>
          <w:tcPr>
            <w:tcW w:w="2802" w:type="dxa"/>
            <w:tcBorders>
              <w:top w:val="nil"/>
              <w:left w:val="single" w:sz="6" w:space="0" w:color="auto"/>
              <w:bottom w:val="nil"/>
              <w:right w:val="single" w:sz="6" w:space="0" w:color="auto"/>
            </w:tcBorders>
            <w:shd w:val="clear" w:color="auto" w:fill="auto"/>
          </w:tcPr>
          <w:p w14:paraId="3CCEFDA7" w14:textId="77777777" w:rsidR="00AF60D7" w:rsidRDefault="00AF60D7">
            <w:pPr>
              <w:pStyle w:val="TableRow"/>
            </w:pPr>
            <w:r>
              <w:t>Acquisition_Method_Concept_Key</w:t>
            </w:r>
          </w:p>
        </w:tc>
        <w:tc>
          <w:tcPr>
            <w:tcW w:w="4536" w:type="dxa"/>
            <w:tcBorders>
              <w:top w:val="nil"/>
              <w:left w:val="single" w:sz="6" w:space="0" w:color="auto"/>
              <w:bottom w:val="nil"/>
              <w:right w:val="single" w:sz="6" w:space="0" w:color="auto"/>
            </w:tcBorders>
            <w:shd w:val="clear" w:color="auto" w:fill="auto"/>
          </w:tcPr>
          <w:p w14:paraId="6BE5D11C" w14:textId="77777777" w:rsidR="00AF60D7" w:rsidRDefault="00AF60D7">
            <w:pPr>
              <w:pStyle w:val="TableRow"/>
            </w:pPr>
            <w:r>
              <w:t>Identifies the method of acquisition (for example purchased, donated).  References the Acquisition Methods concept group.</w:t>
            </w:r>
          </w:p>
        </w:tc>
        <w:tc>
          <w:tcPr>
            <w:tcW w:w="1500" w:type="dxa"/>
            <w:tcBorders>
              <w:top w:val="nil"/>
              <w:left w:val="single" w:sz="6" w:space="0" w:color="auto"/>
              <w:bottom w:val="nil"/>
              <w:right w:val="single" w:sz="6" w:space="0" w:color="auto"/>
            </w:tcBorders>
            <w:shd w:val="clear" w:color="auto" w:fill="auto"/>
          </w:tcPr>
          <w:p w14:paraId="6A9414C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DEF29EE" w14:textId="77777777" w:rsidR="00AF60D7" w:rsidRDefault="00AF60D7">
            <w:pPr>
              <w:pStyle w:val="TableRow"/>
            </w:pPr>
            <w:r>
              <w:t>16</w:t>
            </w:r>
          </w:p>
        </w:tc>
      </w:tr>
      <w:tr w:rsidR="00AF60D7" w14:paraId="7F98F2A2" w14:textId="77777777">
        <w:tc>
          <w:tcPr>
            <w:tcW w:w="2802" w:type="dxa"/>
            <w:tcBorders>
              <w:top w:val="nil"/>
              <w:left w:val="single" w:sz="6" w:space="0" w:color="auto"/>
              <w:bottom w:val="nil"/>
              <w:right w:val="single" w:sz="6" w:space="0" w:color="auto"/>
            </w:tcBorders>
            <w:shd w:val="clear" w:color="auto" w:fill="auto"/>
          </w:tcPr>
          <w:p w14:paraId="0B397FAC" w14:textId="77777777" w:rsidR="00AF60D7" w:rsidRDefault="00AF60D7">
            <w:pPr>
              <w:pStyle w:val="TableRow"/>
            </w:pPr>
            <w:r>
              <w:t>Notes</w:t>
            </w:r>
          </w:p>
        </w:tc>
        <w:tc>
          <w:tcPr>
            <w:tcW w:w="4536" w:type="dxa"/>
            <w:tcBorders>
              <w:top w:val="nil"/>
              <w:left w:val="single" w:sz="6" w:space="0" w:color="auto"/>
              <w:bottom w:val="nil"/>
              <w:right w:val="single" w:sz="6" w:space="0" w:color="auto"/>
            </w:tcBorders>
            <w:shd w:val="clear" w:color="auto" w:fill="auto"/>
          </w:tcPr>
          <w:p w14:paraId="37E38D87" w14:textId="77777777" w:rsidR="00AF60D7" w:rsidRDefault="00AF60D7">
            <w:pPr>
              <w:pStyle w:val="TableRow"/>
            </w:pPr>
            <w:r>
              <w:t>Notes regarding the movement of material.</w:t>
            </w:r>
          </w:p>
        </w:tc>
        <w:tc>
          <w:tcPr>
            <w:tcW w:w="1500" w:type="dxa"/>
            <w:tcBorders>
              <w:top w:val="nil"/>
              <w:left w:val="single" w:sz="6" w:space="0" w:color="auto"/>
              <w:bottom w:val="nil"/>
              <w:right w:val="single" w:sz="6" w:space="0" w:color="auto"/>
            </w:tcBorders>
            <w:shd w:val="clear" w:color="auto" w:fill="auto"/>
          </w:tcPr>
          <w:p w14:paraId="2FB935AE"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6F4D328B" w14:textId="77777777" w:rsidR="00AF60D7" w:rsidRDefault="00AF60D7">
            <w:pPr>
              <w:pStyle w:val="TableRow"/>
            </w:pPr>
          </w:p>
        </w:tc>
      </w:tr>
      <w:tr w:rsidR="00AF60D7" w14:paraId="71F31FCC" w14:textId="77777777">
        <w:tc>
          <w:tcPr>
            <w:tcW w:w="2802" w:type="dxa"/>
            <w:tcBorders>
              <w:top w:val="nil"/>
              <w:left w:val="single" w:sz="6" w:space="0" w:color="auto"/>
              <w:bottom w:val="nil"/>
              <w:right w:val="single" w:sz="6" w:space="0" w:color="auto"/>
            </w:tcBorders>
            <w:shd w:val="clear" w:color="auto" w:fill="auto"/>
          </w:tcPr>
          <w:p w14:paraId="29A11FAC"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548D5D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640501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C4DDBBA" w14:textId="77777777" w:rsidR="00AF60D7" w:rsidRDefault="00AF60D7">
            <w:pPr>
              <w:pStyle w:val="TableRow"/>
            </w:pPr>
            <w:r>
              <w:t>16</w:t>
            </w:r>
          </w:p>
        </w:tc>
      </w:tr>
      <w:tr w:rsidR="00AF60D7" w14:paraId="1C9F72EC" w14:textId="77777777">
        <w:tc>
          <w:tcPr>
            <w:tcW w:w="2802" w:type="dxa"/>
            <w:tcBorders>
              <w:top w:val="nil"/>
              <w:left w:val="single" w:sz="6" w:space="0" w:color="auto"/>
              <w:bottom w:val="nil"/>
              <w:right w:val="single" w:sz="6" w:space="0" w:color="auto"/>
            </w:tcBorders>
            <w:shd w:val="clear" w:color="auto" w:fill="auto"/>
          </w:tcPr>
          <w:p w14:paraId="1717BBE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490BB94"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F78DFC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2CB16D" w14:textId="77777777" w:rsidR="00AF60D7" w:rsidRDefault="00AF60D7">
            <w:pPr>
              <w:pStyle w:val="TableRow"/>
            </w:pPr>
            <w:r>
              <w:t>16</w:t>
            </w:r>
          </w:p>
        </w:tc>
      </w:tr>
      <w:tr w:rsidR="00AF60D7" w14:paraId="15C93794" w14:textId="77777777">
        <w:tc>
          <w:tcPr>
            <w:tcW w:w="2802" w:type="dxa"/>
            <w:tcBorders>
              <w:top w:val="nil"/>
              <w:left w:val="single" w:sz="6" w:space="0" w:color="auto"/>
              <w:bottom w:val="nil"/>
              <w:right w:val="single" w:sz="6" w:space="0" w:color="auto"/>
            </w:tcBorders>
            <w:shd w:val="clear" w:color="auto" w:fill="auto"/>
          </w:tcPr>
          <w:p w14:paraId="2C0896C9"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08D68B2"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BF6600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5CF1E46" w14:textId="77777777" w:rsidR="00AF60D7" w:rsidRDefault="00AF60D7">
            <w:pPr>
              <w:pStyle w:val="TableRow"/>
            </w:pPr>
            <w:r>
              <w:t>8</w:t>
            </w:r>
          </w:p>
        </w:tc>
      </w:tr>
      <w:tr w:rsidR="00AF60D7" w14:paraId="7D327CFE" w14:textId="77777777">
        <w:tc>
          <w:tcPr>
            <w:tcW w:w="2802" w:type="dxa"/>
            <w:tcBorders>
              <w:top w:val="nil"/>
              <w:left w:val="single" w:sz="6" w:space="0" w:color="auto"/>
              <w:bottom w:val="single" w:sz="6" w:space="0" w:color="auto"/>
              <w:right w:val="single" w:sz="6" w:space="0" w:color="auto"/>
            </w:tcBorders>
            <w:shd w:val="clear" w:color="auto" w:fill="auto"/>
          </w:tcPr>
          <w:p w14:paraId="6365DB9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5A5295C"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C30868A"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2CA626FD" w14:textId="77777777" w:rsidR="00AF60D7" w:rsidRDefault="00AF60D7">
            <w:pPr>
              <w:pStyle w:val="TableRow"/>
            </w:pPr>
            <w:r>
              <w:t>8</w:t>
            </w:r>
          </w:p>
        </w:tc>
      </w:tr>
    </w:tbl>
    <w:p w14:paraId="14F2084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55BCED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43328FD"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9B82C0E"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97EED21" w14:textId="77777777" w:rsidR="00AF60D7" w:rsidRDefault="00AF60D7">
            <w:pPr>
              <w:pStyle w:val="TableColumnTitles"/>
              <w:keepNext/>
            </w:pPr>
            <w:r>
              <w:t>Options</w:t>
            </w:r>
          </w:p>
        </w:tc>
      </w:tr>
      <w:tr w:rsidR="00AF60D7" w14:paraId="27D4ECA9" w14:textId="77777777">
        <w:tc>
          <w:tcPr>
            <w:tcW w:w="2801" w:type="dxa"/>
            <w:tcBorders>
              <w:top w:val="nil"/>
              <w:left w:val="single" w:sz="6" w:space="0" w:color="auto"/>
              <w:bottom w:val="single" w:sz="6" w:space="0" w:color="auto"/>
              <w:right w:val="single" w:sz="6" w:space="0" w:color="auto"/>
            </w:tcBorders>
            <w:shd w:val="clear" w:color="auto" w:fill="auto"/>
          </w:tcPr>
          <w:p w14:paraId="0E1C309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A80895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0228854" w14:textId="77777777" w:rsidR="00AF60D7" w:rsidRDefault="00AF60D7">
            <w:pPr>
              <w:pStyle w:val="TableRow"/>
            </w:pPr>
          </w:p>
        </w:tc>
      </w:tr>
    </w:tbl>
    <w:p w14:paraId="2E87E9A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B26745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F1CB3B2" w14:textId="77777777" w:rsidR="00AF60D7" w:rsidRDefault="00AF60D7">
            <w:pPr>
              <w:pStyle w:val="TableTitle"/>
              <w:rPr>
                <w:color w:val="FF0000"/>
              </w:rPr>
            </w:pPr>
            <w:r>
              <w:t>Constraint : FK_Movement_Of_Material_Currency</w:t>
            </w:r>
          </w:p>
        </w:tc>
      </w:tr>
      <w:tr w:rsidR="00AF60D7" w14:paraId="35AA42BC" w14:textId="77777777">
        <w:tc>
          <w:tcPr>
            <w:tcW w:w="1548" w:type="dxa"/>
            <w:tcBorders>
              <w:top w:val="nil"/>
              <w:left w:val="single" w:sz="4" w:space="0" w:color="auto"/>
              <w:bottom w:val="single" w:sz="4" w:space="0" w:color="auto"/>
              <w:right w:val="single" w:sz="4" w:space="0" w:color="auto"/>
            </w:tcBorders>
            <w:shd w:val="clear" w:color="auto" w:fill="auto"/>
          </w:tcPr>
          <w:p w14:paraId="0D498AF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965E90B" w14:textId="77777777" w:rsidR="00AF60D7" w:rsidRDefault="00AF60D7">
            <w:pPr>
              <w:pStyle w:val="TableRow"/>
            </w:pPr>
            <w:r>
              <w:t>Identifies the currency that was exchanged.</w:t>
            </w:r>
          </w:p>
        </w:tc>
      </w:tr>
      <w:tr w:rsidR="00AF60D7" w14:paraId="579A24A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FCEE3D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F068146" w14:textId="77777777" w:rsidR="00AF60D7" w:rsidRDefault="00AF60D7">
            <w:pPr>
              <w:pStyle w:val="CodeSamples"/>
            </w:pPr>
            <w:r>
              <w:t>FK_Movement_Of_Material_Currency (Value_Currency_Key) references Currency(Currency_Key)</w:t>
            </w:r>
          </w:p>
        </w:tc>
      </w:tr>
    </w:tbl>
    <w:p w14:paraId="4F7E27A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7E3FEC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5C37ECB" w14:textId="77777777" w:rsidR="00AF60D7" w:rsidRDefault="00AF60D7">
            <w:pPr>
              <w:pStyle w:val="TableTitle"/>
              <w:rPr>
                <w:color w:val="FF0000"/>
              </w:rPr>
            </w:pPr>
            <w:r>
              <w:lastRenderedPageBreak/>
              <w:t>Constraint : FK_Movement_Of_Material_Movement_Direction</w:t>
            </w:r>
          </w:p>
        </w:tc>
      </w:tr>
      <w:tr w:rsidR="00AF60D7" w14:paraId="27571302" w14:textId="77777777">
        <w:tc>
          <w:tcPr>
            <w:tcW w:w="1548" w:type="dxa"/>
            <w:tcBorders>
              <w:top w:val="nil"/>
              <w:left w:val="single" w:sz="4" w:space="0" w:color="auto"/>
              <w:bottom w:val="single" w:sz="4" w:space="0" w:color="auto"/>
              <w:right w:val="single" w:sz="4" w:space="0" w:color="auto"/>
            </w:tcBorders>
            <w:shd w:val="clear" w:color="auto" w:fill="auto"/>
          </w:tcPr>
          <w:p w14:paraId="70B1C14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E50A857" w14:textId="77777777" w:rsidR="00AF60D7" w:rsidRDefault="00AF60D7">
            <w:pPr>
              <w:pStyle w:val="TableRow"/>
            </w:pPr>
            <w:r>
              <w:t>Each movement of material is associated with one movement direction.  Each movement direction is associated with zero or more movements of material.</w:t>
            </w:r>
          </w:p>
        </w:tc>
      </w:tr>
      <w:tr w:rsidR="00AF60D7" w14:paraId="2572B9C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28101E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A31D986" w14:textId="77777777" w:rsidR="00AF60D7" w:rsidRDefault="00AF60D7">
            <w:pPr>
              <w:pStyle w:val="CodeSamples"/>
            </w:pPr>
            <w:r>
              <w:t>FK_Movement_Of_Material_Movement_Direction (Movement_Direction_Key) references Movement_Direction(Movement_Direction_Key)</w:t>
            </w:r>
          </w:p>
        </w:tc>
      </w:tr>
    </w:tbl>
    <w:p w14:paraId="3D4DE7C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0093AD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0C27B83" w14:textId="77777777" w:rsidR="00AF60D7" w:rsidRDefault="00AF60D7">
            <w:pPr>
              <w:pStyle w:val="TableTitle"/>
              <w:rPr>
                <w:color w:val="FF0000"/>
              </w:rPr>
            </w:pPr>
            <w:r>
              <w:t>Constraint : FK_Movement_Of_Material_Organisation_Department</w:t>
            </w:r>
          </w:p>
        </w:tc>
      </w:tr>
      <w:tr w:rsidR="00AF60D7" w14:paraId="7F034FCE" w14:textId="77777777">
        <w:tc>
          <w:tcPr>
            <w:tcW w:w="1548" w:type="dxa"/>
            <w:tcBorders>
              <w:top w:val="nil"/>
              <w:left w:val="single" w:sz="4" w:space="0" w:color="auto"/>
              <w:bottom w:val="single" w:sz="4" w:space="0" w:color="auto"/>
              <w:right w:val="single" w:sz="4" w:space="0" w:color="auto"/>
            </w:tcBorders>
            <w:shd w:val="clear" w:color="auto" w:fill="auto"/>
          </w:tcPr>
          <w:p w14:paraId="2D23137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AE691D" w14:textId="77777777" w:rsidR="00AF60D7" w:rsidRDefault="00AF60D7">
            <w:pPr>
              <w:pStyle w:val="TableRow"/>
            </w:pPr>
            <w:r>
              <w:t>Each movement of material has one destination department.</w:t>
            </w:r>
          </w:p>
        </w:tc>
      </w:tr>
      <w:tr w:rsidR="00AF60D7" w14:paraId="24882BD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D197C9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5CE405F" w14:textId="77777777" w:rsidR="00AF60D7" w:rsidRDefault="00AF60D7">
            <w:pPr>
              <w:pStyle w:val="CodeSamples"/>
            </w:pPr>
            <w:r>
              <w:t>FK_Movement_Of_Material_Organisation_Department (Receiver_Organisation_Department_Key) references Organisation_Department(Organisation_Department_Key)</w:t>
            </w:r>
          </w:p>
        </w:tc>
      </w:tr>
    </w:tbl>
    <w:p w14:paraId="1707B5B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675986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DD24389" w14:textId="77777777" w:rsidR="00AF60D7" w:rsidRDefault="00AF60D7">
            <w:pPr>
              <w:pStyle w:val="TableTitle"/>
              <w:rPr>
                <w:color w:val="FF0000"/>
              </w:rPr>
            </w:pPr>
            <w:r>
              <w:t>Constraint : FK_Movement_Of_Material_Concept</w:t>
            </w:r>
          </w:p>
        </w:tc>
      </w:tr>
      <w:tr w:rsidR="00AF60D7" w14:paraId="7D18FF74" w14:textId="77777777">
        <w:tc>
          <w:tcPr>
            <w:tcW w:w="1548" w:type="dxa"/>
            <w:tcBorders>
              <w:top w:val="nil"/>
              <w:left w:val="single" w:sz="4" w:space="0" w:color="auto"/>
              <w:bottom w:val="single" w:sz="4" w:space="0" w:color="auto"/>
              <w:right w:val="single" w:sz="4" w:space="0" w:color="auto"/>
            </w:tcBorders>
            <w:shd w:val="clear" w:color="auto" w:fill="auto"/>
          </w:tcPr>
          <w:p w14:paraId="086401F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FABCE5F" w14:textId="77777777" w:rsidR="00AF60D7" w:rsidRDefault="00AF60D7">
            <w:pPr>
              <w:pStyle w:val="TableRow"/>
            </w:pPr>
            <w:r>
              <w:t>Each movement of material has zero or one acquisition methods.  Each acquisition method applies to zero or more movements of material.</w:t>
            </w:r>
          </w:p>
        </w:tc>
      </w:tr>
      <w:tr w:rsidR="00AF60D7" w14:paraId="6C11C0B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30D098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633CB79" w14:textId="77777777" w:rsidR="00AF60D7" w:rsidRDefault="00AF60D7">
            <w:pPr>
              <w:pStyle w:val="CodeSamples"/>
            </w:pPr>
            <w:r>
              <w:t>FK_Movement_Of_Material_Concept (Acquisition_Method_Concept_Key) references Concept(Concept_Key)</w:t>
            </w:r>
          </w:p>
        </w:tc>
      </w:tr>
    </w:tbl>
    <w:p w14:paraId="001B0B9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728E179"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97807C" w14:textId="77777777" w:rsidR="00AF60D7" w:rsidRDefault="00AF60D7">
            <w:pPr>
              <w:pStyle w:val="TableTitle"/>
              <w:rPr>
                <w:color w:val="FF0000"/>
              </w:rPr>
            </w:pPr>
            <w:r>
              <w:t>Constraint : FK_Movement_Of_Material_Person</w:t>
            </w:r>
          </w:p>
        </w:tc>
      </w:tr>
      <w:tr w:rsidR="00AF60D7" w14:paraId="742794BE" w14:textId="77777777">
        <w:tc>
          <w:tcPr>
            <w:tcW w:w="1548" w:type="dxa"/>
            <w:tcBorders>
              <w:top w:val="nil"/>
              <w:left w:val="single" w:sz="4" w:space="0" w:color="auto"/>
              <w:bottom w:val="single" w:sz="4" w:space="0" w:color="auto"/>
              <w:right w:val="single" w:sz="4" w:space="0" w:color="auto"/>
            </w:tcBorders>
            <w:shd w:val="clear" w:color="auto" w:fill="auto"/>
          </w:tcPr>
          <w:p w14:paraId="565ED1AC"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E9E90D9" w14:textId="77777777" w:rsidR="00AF60D7" w:rsidRDefault="00AF60D7">
            <w:pPr>
              <w:pStyle w:val="TableRow"/>
            </w:pPr>
            <w:r>
              <w:t>Each movement of material has one contact.</w:t>
            </w:r>
          </w:p>
        </w:tc>
      </w:tr>
      <w:tr w:rsidR="00AF60D7" w14:paraId="2E099EC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D823AE8"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81A8FC0" w14:textId="77777777" w:rsidR="00AF60D7" w:rsidRDefault="00AF60D7">
            <w:pPr>
              <w:pStyle w:val="CodeSamples"/>
            </w:pPr>
            <w:r>
              <w:t>FK_Movement_Of_Material_Person (Contact_Name_Key) references Individual(Name_Key)</w:t>
            </w:r>
          </w:p>
        </w:tc>
      </w:tr>
    </w:tbl>
    <w:p w14:paraId="421E0799" w14:textId="77777777" w:rsidR="00AF60D7" w:rsidRDefault="00AF60D7" w:rsidP="00AF60D7">
      <w:pPr>
        <w:pStyle w:val="NormalIndent"/>
      </w:pPr>
    </w:p>
    <w:p w14:paraId="15164C5B" w14:textId="77777777" w:rsidR="00AF60D7" w:rsidRDefault="00AF60D7" w:rsidP="00840903">
      <w:pPr>
        <w:pStyle w:val="Heading4"/>
      </w:pPr>
      <w:bookmarkStart w:id="832" w:name="_Toc292879087"/>
      <w:r>
        <w:t>Movement_Of_Material_Exclusion</w:t>
      </w:r>
      <w:bookmarkEnd w:id="832"/>
    </w:p>
    <w:p w14:paraId="137BF562" w14:textId="77777777" w:rsidR="00AF60D7" w:rsidRDefault="00AF60D7" w:rsidP="00AF60D7">
      <w:pPr>
        <w:pStyle w:val="NormalIndent"/>
      </w:pPr>
      <w:r>
        <w:t>Identifies collection units that are excluded from a movement of material.</w:t>
      </w:r>
    </w:p>
    <w:p w14:paraId="15817E88" w14:textId="77777777" w:rsidR="00AF60D7" w:rsidRDefault="00AF60D7" w:rsidP="00AF60D7">
      <w:pPr>
        <w:pStyle w:val="NormalIndent"/>
      </w:pPr>
      <w:r>
        <w:t>A movement of material normally includes movement of all the collection units associated with the Movement_Direction record it is attached to.  This table allows any collection units that are not moved to be identified.  Typically, this occurs when a movement contains several acquisitions associated with one accession, the Movement_Direction record is associated with all the incoming material, each acquisition (Movement_Of_Material) identifies the material that is not included in the particular acquisition.  This approach is adopted because in the majority of cases a material movement includes the same material that is associated with the entire Movement_Direction.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A3E8D7F"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3DFD74A"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D52E7F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09A6791"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E840848" w14:textId="77777777" w:rsidR="00AF60D7" w:rsidRDefault="00AF60D7">
            <w:pPr>
              <w:pStyle w:val="TableColumnTitles"/>
              <w:keepNext/>
            </w:pPr>
            <w:r>
              <w:t>Size</w:t>
            </w:r>
          </w:p>
        </w:tc>
      </w:tr>
      <w:tr w:rsidR="00AF60D7" w14:paraId="46620E48" w14:textId="77777777">
        <w:tc>
          <w:tcPr>
            <w:tcW w:w="2802" w:type="dxa"/>
            <w:tcBorders>
              <w:top w:val="nil"/>
              <w:left w:val="single" w:sz="6" w:space="0" w:color="auto"/>
              <w:bottom w:val="nil"/>
              <w:right w:val="single" w:sz="6" w:space="0" w:color="auto"/>
            </w:tcBorders>
            <w:shd w:val="clear" w:color="auto" w:fill="auto"/>
          </w:tcPr>
          <w:p w14:paraId="0CC704BA" w14:textId="77777777" w:rsidR="00AF60D7" w:rsidRDefault="00AF60D7">
            <w:pPr>
              <w:pStyle w:val="TableRow"/>
              <w:rPr>
                <w:u w:val="single"/>
              </w:rPr>
            </w:pPr>
            <w:r>
              <w:rPr>
                <w:u w:val="single"/>
              </w:rPr>
              <w:t>Movement_Of_Material_Exclusion_Key</w:t>
            </w:r>
          </w:p>
        </w:tc>
        <w:tc>
          <w:tcPr>
            <w:tcW w:w="4536" w:type="dxa"/>
            <w:tcBorders>
              <w:top w:val="nil"/>
              <w:left w:val="single" w:sz="6" w:space="0" w:color="auto"/>
              <w:bottom w:val="nil"/>
              <w:right w:val="single" w:sz="6" w:space="0" w:color="auto"/>
            </w:tcBorders>
            <w:shd w:val="clear" w:color="auto" w:fill="auto"/>
          </w:tcPr>
          <w:p w14:paraId="4A0D00E7" w14:textId="77777777" w:rsidR="00AF60D7" w:rsidRDefault="00AF60D7">
            <w:pPr>
              <w:pStyle w:val="TableRow"/>
            </w:pPr>
            <w:r>
              <w:t>Unique identifier for the Movement_Of_Material_Exclusion table</w:t>
            </w:r>
          </w:p>
        </w:tc>
        <w:tc>
          <w:tcPr>
            <w:tcW w:w="1500" w:type="dxa"/>
            <w:tcBorders>
              <w:top w:val="nil"/>
              <w:left w:val="single" w:sz="6" w:space="0" w:color="auto"/>
              <w:bottom w:val="nil"/>
              <w:right w:val="single" w:sz="6" w:space="0" w:color="auto"/>
            </w:tcBorders>
            <w:shd w:val="clear" w:color="auto" w:fill="auto"/>
          </w:tcPr>
          <w:p w14:paraId="6FE873A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3A90643" w14:textId="77777777" w:rsidR="00AF60D7" w:rsidRDefault="00AF60D7">
            <w:pPr>
              <w:pStyle w:val="TableRow"/>
            </w:pPr>
            <w:r>
              <w:t>16</w:t>
            </w:r>
          </w:p>
        </w:tc>
      </w:tr>
      <w:tr w:rsidR="00AF60D7" w14:paraId="5FFEFA74" w14:textId="77777777">
        <w:tc>
          <w:tcPr>
            <w:tcW w:w="2802" w:type="dxa"/>
            <w:tcBorders>
              <w:top w:val="nil"/>
              <w:left w:val="single" w:sz="6" w:space="0" w:color="auto"/>
              <w:bottom w:val="nil"/>
              <w:right w:val="single" w:sz="6" w:space="0" w:color="auto"/>
            </w:tcBorders>
            <w:shd w:val="clear" w:color="auto" w:fill="auto"/>
          </w:tcPr>
          <w:p w14:paraId="3ACAC71C" w14:textId="77777777" w:rsidR="00AF60D7" w:rsidRDefault="00AF60D7">
            <w:pPr>
              <w:pStyle w:val="TableRow"/>
            </w:pPr>
            <w:r>
              <w:t>Movement_Of_Material_Key</w:t>
            </w:r>
          </w:p>
        </w:tc>
        <w:tc>
          <w:tcPr>
            <w:tcW w:w="4536" w:type="dxa"/>
            <w:tcBorders>
              <w:top w:val="nil"/>
              <w:left w:val="single" w:sz="6" w:space="0" w:color="auto"/>
              <w:bottom w:val="nil"/>
              <w:right w:val="single" w:sz="6" w:space="0" w:color="auto"/>
            </w:tcBorders>
            <w:shd w:val="clear" w:color="auto" w:fill="auto"/>
          </w:tcPr>
          <w:p w14:paraId="104546AE" w14:textId="77777777" w:rsidR="00AF60D7" w:rsidRDefault="00AF60D7">
            <w:pPr>
              <w:pStyle w:val="TableRow"/>
            </w:pPr>
            <w:r>
              <w:t>Movement of material that the collection unit is excluded from.</w:t>
            </w:r>
          </w:p>
        </w:tc>
        <w:tc>
          <w:tcPr>
            <w:tcW w:w="1500" w:type="dxa"/>
            <w:tcBorders>
              <w:top w:val="nil"/>
              <w:left w:val="single" w:sz="6" w:space="0" w:color="auto"/>
              <w:bottom w:val="nil"/>
              <w:right w:val="single" w:sz="6" w:space="0" w:color="auto"/>
            </w:tcBorders>
            <w:shd w:val="clear" w:color="auto" w:fill="auto"/>
          </w:tcPr>
          <w:p w14:paraId="4CB53BF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C9E910" w14:textId="77777777" w:rsidR="00AF60D7" w:rsidRDefault="00AF60D7">
            <w:pPr>
              <w:pStyle w:val="TableRow"/>
            </w:pPr>
            <w:r>
              <w:t>16</w:t>
            </w:r>
          </w:p>
        </w:tc>
      </w:tr>
      <w:tr w:rsidR="00AF60D7" w14:paraId="09005563" w14:textId="77777777">
        <w:tc>
          <w:tcPr>
            <w:tcW w:w="2802" w:type="dxa"/>
            <w:tcBorders>
              <w:top w:val="nil"/>
              <w:left w:val="single" w:sz="6" w:space="0" w:color="auto"/>
              <w:bottom w:val="nil"/>
              <w:right w:val="single" w:sz="6" w:space="0" w:color="auto"/>
            </w:tcBorders>
            <w:shd w:val="clear" w:color="auto" w:fill="auto"/>
          </w:tcPr>
          <w:p w14:paraId="53DB26B5"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1968BD2E" w14:textId="77777777" w:rsidR="00AF60D7" w:rsidRDefault="00AF60D7">
            <w:pPr>
              <w:pStyle w:val="TableRow"/>
            </w:pPr>
            <w:r>
              <w:t>Collection unit that is excluded from the material movement.</w:t>
            </w:r>
          </w:p>
        </w:tc>
        <w:tc>
          <w:tcPr>
            <w:tcW w:w="1500" w:type="dxa"/>
            <w:tcBorders>
              <w:top w:val="nil"/>
              <w:left w:val="single" w:sz="6" w:space="0" w:color="auto"/>
              <w:bottom w:val="nil"/>
              <w:right w:val="single" w:sz="6" w:space="0" w:color="auto"/>
            </w:tcBorders>
            <w:shd w:val="clear" w:color="auto" w:fill="auto"/>
          </w:tcPr>
          <w:p w14:paraId="622E55D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6A0FC6B" w14:textId="77777777" w:rsidR="00AF60D7" w:rsidRDefault="00AF60D7">
            <w:pPr>
              <w:pStyle w:val="TableRow"/>
            </w:pPr>
            <w:r>
              <w:t>16</w:t>
            </w:r>
          </w:p>
        </w:tc>
      </w:tr>
      <w:tr w:rsidR="00AF60D7" w14:paraId="51062F03" w14:textId="77777777">
        <w:tc>
          <w:tcPr>
            <w:tcW w:w="2802" w:type="dxa"/>
            <w:tcBorders>
              <w:top w:val="nil"/>
              <w:left w:val="single" w:sz="6" w:space="0" w:color="auto"/>
              <w:bottom w:val="single" w:sz="6" w:space="0" w:color="auto"/>
              <w:right w:val="single" w:sz="6" w:space="0" w:color="auto"/>
            </w:tcBorders>
            <w:shd w:val="clear" w:color="auto" w:fill="auto"/>
          </w:tcPr>
          <w:p w14:paraId="6CD87980"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47BA08BA"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46EDB0B2"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7A07070" w14:textId="77777777" w:rsidR="00AF60D7" w:rsidRDefault="00AF60D7">
            <w:pPr>
              <w:pStyle w:val="TableRow"/>
            </w:pPr>
            <w:r>
              <w:t>16</w:t>
            </w:r>
          </w:p>
        </w:tc>
      </w:tr>
    </w:tbl>
    <w:p w14:paraId="7546540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482083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611F3B3"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9BED034"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8461AE1" w14:textId="77777777" w:rsidR="00AF60D7" w:rsidRDefault="00AF60D7">
            <w:pPr>
              <w:pStyle w:val="TableColumnTitles"/>
              <w:keepNext/>
            </w:pPr>
            <w:r>
              <w:t>Options</w:t>
            </w:r>
          </w:p>
        </w:tc>
      </w:tr>
      <w:tr w:rsidR="00AF60D7" w14:paraId="155DEF68" w14:textId="77777777">
        <w:tc>
          <w:tcPr>
            <w:tcW w:w="2801" w:type="dxa"/>
            <w:tcBorders>
              <w:top w:val="nil"/>
              <w:left w:val="single" w:sz="6" w:space="0" w:color="auto"/>
              <w:bottom w:val="single" w:sz="6" w:space="0" w:color="auto"/>
              <w:right w:val="single" w:sz="6" w:space="0" w:color="auto"/>
            </w:tcBorders>
            <w:shd w:val="clear" w:color="auto" w:fill="auto"/>
          </w:tcPr>
          <w:p w14:paraId="4B824E6B"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107454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EFA5A0F" w14:textId="77777777" w:rsidR="00AF60D7" w:rsidRDefault="00AF60D7">
            <w:pPr>
              <w:pStyle w:val="TableRow"/>
            </w:pPr>
          </w:p>
        </w:tc>
      </w:tr>
    </w:tbl>
    <w:p w14:paraId="4FB6294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1C76FA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A5B0B26" w14:textId="77777777" w:rsidR="00AF60D7" w:rsidRDefault="00AF60D7">
            <w:pPr>
              <w:pStyle w:val="TableTitle"/>
              <w:rPr>
                <w:color w:val="FF0000"/>
              </w:rPr>
            </w:pPr>
            <w:r>
              <w:t>Constraint : FK_Movement_Of_Material_Exclusion_Collection_Unit</w:t>
            </w:r>
          </w:p>
        </w:tc>
      </w:tr>
      <w:tr w:rsidR="00AF60D7" w14:paraId="12120FD4" w14:textId="77777777">
        <w:tc>
          <w:tcPr>
            <w:tcW w:w="1548" w:type="dxa"/>
            <w:tcBorders>
              <w:top w:val="nil"/>
              <w:left w:val="single" w:sz="4" w:space="0" w:color="auto"/>
              <w:bottom w:val="single" w:sz="4" w:space="0" w:color="auto"/>
              <w:right w:val="single" w:sz="4" w:space="0" w:color="auto"/>
            </w:tcBorders>
            <w:shd w:val="clear" w:color="auto" w:fill="auto"/>
          </w:tcPr>
          <w:p w14:paraId="4B13DC2C"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3F250C9" w14:textId="77777777" w:rsidR="00AF60D7" w:rsidRDefault="00AF60D7">
            <w:pPr>
              <w:pStyle w:val="TableRow"/>
            </w:pPr>
            <w:r>
              <w:t>References the collection unit.</w:t>
            </w:r>
          </w:p>
        </w:tc>
      </w:tr>
      <w:tr w:rsidR="00AF60D7" w14:paraId="17806AC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9F60591"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E406570" w14:textId="77777777" w:rsidR="00AF60D7" w:rsidRDefault="00AF60D7">
            <w:pPr>
              <w:pStyle w:val="CodeSamples"/>
            </w:pPr>
            <w:r>
              <w:t>FK_Movement_Of_Material_Exclusion_Collection_Unit (Collection_Unit_Key) references Collection_Unit(Collection_Unit_Key)</w:t>
            </w:r>
          </w:p>
        </w:tc>
      </w:tr>
    </w:tbl>
    <w:p w14:paraId="348C4BA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79E741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53E06FB" w14:textId="77777777" w:rsidR="00AF60D7" w:rsidRDefault="00AF60D7">
            <w:pPr>
              <w:pStyle w:val="TableTitle"/>
              <w:rPr>
                <w:color w:val="FF0000"/>
              </w:rPr>
            </w:pPr>
            <w:r>
              <w:t>Constraint : FK_Movement_Of_Material_Exclusion_Movement_Of_Material</w:t>
            </w:r>
          </w:p>
        </w:tc>
      </w:tr>
      <w:tr w:rsidR="00AF60D7" w14:paraId="3F7C9050" w14:textId="77777777">
        <w:tc>
          <w:tcPr>
            <w:tcW w:w="1548" w:type="dxa"/>
            <w:tcBorders>
              <w:top w:val="nil"/>
              <w:left w:val="single" w:sz="4" w:space="0" w:color="auto"/>
              <w:bottom w:val="single" w:sz="4" w:space="0" w:color="auto"/>
              <w:right w:val="single" w:sz="4" w:space="0" w:color="auto"/>
            </w:tcBorders>
            <w:shd w:val="clear" w:color="auto" w:fill="auto"/>
          </w:tcPr>
          <w:p w14:paraId="54D89D4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51771FC" w14:textId="77777777" w:rsidR="00AF60D7" w:rsidRDefault="00AF60D7">
            <w:pPr>
              <w:pStyle w:val="TableRow"/>
            </w:pPr>
            <w:r>
              <w:t>References the material movement the collection unit is excluded from.</w:t>
            </w:r>
          </w:p>
        </w:tc>
      </w:tr>
      <w:tr w:rsidR="00AF60D7" w14:paraId="1095E0F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8B916A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FA679A7" w14:textId="77777777" w:rsidR="00AF60D7" w:rsidRDefault="00AF60D7">
            <w:pPr>
              <w:pStyle w:val="CodeSamples"/>
            </w:pPr>
            <w:r>
              <w:t>FK_Movement_Of_Material_Exclusion_Movement_Of_Material (Movement_Of_Material_Key) references Movement_Of_Material(Movement_Of_Material_Key)</w:t>
            </w:r>
          </w:p>
        </w:tc>
      </w:tr>
    </w:tbl>
    <w:p w14:paraId="60E47A1C" w14:textId="77777777" w:rsidR="00AF60D7" w:rsidRDefault="00AF60D7" w:rsidP="00AF60D7">
      <w:pPr>
        <w:pStyle w:val="NormalIndent"/>
      </w:pPr>
    </w:p>
    <w:p w14:paraId="382D7337" w14:textId="77777777" w:rsidR="00AF60D7" w:rsidRDefault="00AF60D7" w:rsidP="00840903">
      <w:pPr>
        <w:pStyle w:val="Heading4"/>
      </w:pPr>
      <w:bookmarkStart w:id="833" w:name="_Toc292879088"/>
      <w:r>
        <w:t>Movement_Of_Ownership</w:t>
      </w:r>
      <w:bookmarkEnd w:id="833"/>
    </w:p>
    <w:p w14:paraId="42A9E62A" w14:textId="77777777" w:rsidR="00AF60D7" w:rsidRPr="00E7264C" w:rsidRDefault="00AF60D7" w:rsidP="00E7264C">
      <w:pPr>
        <w:pStyle w:val="NormalIndent"/>
        <w:rPr>
          <w:rFonts w:eastAsia="SimSun"/>
          <w:lang w:eastAsia="zh-SG"/>
        </w:rPr>
      </w:pPr>
      <w:r>
        <w:t>I</w:t>
      </w:r>
      <w:r w:rsidR="00E7264C">
        <w:t>dentifies the method by which a</w:t>
      </w:r>
      <w:r w:rsidR="00E7264C">
        <w:rPr>
          <w:rFonts w:eastAsia="SimSun" w:hint="eastAsia"/>
          <w:lang w:eastAsia="zh-SG"/>
        </w:rPr>
        <w:t xml:space="preserve">n ownership </w:t>
      </w:r>
      <w:r>
        <w:t xml:space="preserve">movement occurred and other information related to the </w:t>
      </w:r>
      <w:r w:rsidR="00E7264C">
        <w:rPr>
          <w:rFonts w:eastAsia="SimSun" w:hint="eastAsia"/>
          <w:lang w:eastAsia="zh-SG"/>
        </w:rPr>
        <w:t>ownership</w:t>
      </w:r>
      <w:r>
        <w:t xml:space="preserve"> movement</w:t>
      </w:r>
      <w:r w:rsidR="00E7264C">
        <w:rPr>
          <w:rFonts w:eastAsia="SimSun" w:hint="eastAsia"/>
          <w:lang w:eastAsia="zh-SG"/>
        </w:rPr>
        <w: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0231240"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AEFA34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658130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BDF599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27C284E" w14:textId="77777777" w:rsidR="00AF60D7" w:rsidRDefault="00AF60D7">
            <w:pPr>
              <w:pStyle w:val="TableColumnTitles"/>
              <w:keepNext/>
            </w:pPr>
            <w:r>
              <w:t>Size</w:t>
            </w:r>
          </w:p>
        </w:tc>
      </w:tr>
      <w:tr w:rsidR="00AF60D7" w14:paraId="3BB5EB5A" w14:textId="77777777">
        <w:tc>
          <w:tcPr>
            <w:tcW w:w="2802" w:type="dxa"/>
            <w:tcBorders>
              <w:top w:val="nil"/>
              <w:left w:val="single" w:sz="6" w:space="0" w:color="auto"/>
              <w:bottom w:val="nil"/>
              <w:right w:val="single" w:sz="6" w:space="0" w:color="auto"/>
            </w:tcBorders>
            <w:shd w:val="clear" w:color="auto" w:fill="auto"/>
          </w:tcPr>
          <w:p w14:paraId="6C7FF9E3" w14:textId="77777777" w:rsidR="00AF60D7" w:rsidRDefault="00AF60D7">
            <w:pPr>
              <w:pStyle w:val="TableRow"/>
              <w:rPr>
                <w:u w:val="single"/>
              </w:rPr>
            </w:pPr>
            <w:r>
              <w:rPr>
                <w:u w:val="single"/>
              </w:rPr>
              <w:t>Movement_Of_Ownership_Key</w:t>
            </w:r>
          </w:p>
        </w:tc>
        <w:tc>
          <w:tcPr>
            <w:tcW w:w="4536" w:type="dxa"/>
            <w:tcBorders>
              <w:top w:val="nil"/>
              <w:left w:val="single" w:sz="6" w:space="0" w:color="auto"/>
              <w:bottom w:val="nil"/>
              <w:right w:val="single" w:sz="6" w:space="0" w:color="auto"/>
            </w:tcBorders>
            <w:shd w:val="clear" w:color="auto" w:fill="auto"/>
          </w:tcPr>
          <w:p w14:paraId="04A2751A" w14:textId="77777777" w:rsidR="00AF60D7" w:rsidRDefault="00AF60D7">
            <w:pPr>
              <w:pStyle w:val="TableRow"/>
            </w:pPr>
            <w:r>
              <w:t>Unique identifier for the Movement_Of_Ownership table</w:t>
            </w:r>
          </w:p>
        </w:tc>
        <w:tc>
          <w:tcPr>
            <w:tcW w:w="1500" w:type="dxa"/>
            <w:tcBorders>
              <w:top w:val="nil"/>
              <w:left w:val="single" w:sz="6" w:space="0" w:color="auto"/>
              <w:bottom w:val="nil"/>
              <w:right w:val="single" w:sz="6" w:space="0" w:color="auto"/>
            </w:tcBorders>
            <w:shd w:val="clear" w:color="auto" w:fill="auto"/>
          </w:tcPr>
          <w:p w14:paraId="67730ED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40CD78C" w14:textId="77777777" w:rsidR="00AF60D7" w:rsidRDefault="00AF60D7">
            <w:pPr>
              <w:pStyle w:val="TableRow"/>
            </w:pPr>
            <w:r>
              <w:t>16</w:t>
            </w:r>
          </w:p>
        </w:tc>
      </w:tr>
      <w:tr w:rsidR="00AF60D7" w14:paraId="38512926" w14:textId="77777777">
        <w:tc>
          <w:tcPr>
            <w:tcW w:w="2802" w:type="dxa"/>
            <w:tcBorders>
              <w:top w:val="nil"/>
              <w:left w:val="single" w:sz="6" w:space="0" w:color="auto"/>
              <w:bottom w:val="nil"/>
              <w:right w:val="single" w:sz="6" w:space="0" w:color="auto"/>
            </w:tcBorders>
            <w:shd w:val="clear" w:color="auto" w:fill="auto"/>
          </w:tcPr>
          <w:p w14:paraId="4D12BF33" w14:textId="77777777" w:rsidR="00AF60D7" w:rsidRDefault="00AF60D7">
            <w:pPr>
              <w:pStyle w:val="TableRow"/>
            </w:pPr>
            <w:r>
              <w:lastRenderedPageBreak/>
              <w:t>Movement_Direction_Key</w:t>
            </w:r>
          </w:p>
        </w:tc>
        <w:tc>
          <w:tcPr>
            <w:tcW w:w="4536" w:type="dxa"/>
            <w:tcBorders>
              <w:top w:val="nil"/>
              <w:left w:val="single" w:sz="6" w:space="0" w:color="auto"/>
              <w:bottom w:val="nil"/>
              <w:right w:val="single" w:sz="6" w:space="0" w:color="auto"/>
            </w:tcBorders>
            <w:shd w:val="clear" w:color="auto" w:fill="auto"/>
          </w:tcPr>
          <w:p w14:paraId="633DE9C2" w14:textId="77777777" w:rsidR="00AF60D7" w:rsidRDefault="00AF60D7">
            <w:pPr>
              <w:pStyle w:val="TableRow"/>
            </w:pPr>
            <w:r>
              <w:t>Identifies the Movement_Direction record (the source and destination of the movement) the Movement_Of_Ownership record is associated with.</w:t>
            </w:r>
          </w:p>
        </w:tc>
        <w:tc>
          <w:tcPr>
            <w:tcW w:w="1500" w:type="dxa"/>
            <w:tcBorders>
              <w:top w:val="nil"/>
              <w:left w:val="single" w:sz="6" w:space="0" w:color="auto"/>
              <w:bottom w:val="nil"/>
              <w:right w:val="single" w:sz="6" w:space="0" w:color="auto"/>
            </w:tcBorders>
            <w:shd w:val="clear" w:color="auto" w:fill="auto"/>
          </w:tcPr>
          <w:p w14:paraId="593D965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ABD396F" w14:textId="77777777" w:rsidR="00AF60D7" w:rsidRDefault="00AF60D7">
            <w:pPr>
              <w:pStyle w:val="TableRow"/>
            </w:pPr>
            <w:r>
              <w:t>16</w:t>
            </w:r>
          </w:p>
        </w:tc>
      </w:tr>
      <w:tr w:rsidR="00AF60D7" w14:paraId="726F59E5" w14:textId="77777777">
        <w:tc>
          <w:tcPr>
            <w:tcW w:w="2802" w:type="dxa"/>
            <w:tcBorders>
              <w:top w:val="nil"/>
              <w:left w:val="single" w:sz="6" w:space="0" w:color="auto"/>
              <w:bottom w:val="nil"/>
              <w:right w:val="single" w:sz="6" w:space="0" w:color="auto"/>
            </w:tcBorders>
            <w:shd w:val="clear" w:color="auto" w:fill="auto"/>
          </w:tcPr>
          <w:p w14:paraId="1CA457C5" w14:textId="77777777" w:rsidR="00AF60D7" w:rsidRDefault="00AF60D7">
            <w:pPr>
              <w:pStyle w:val="TableRow"/>
            </w:pPr>
            <w:r>
              <w:t>Contact_Name_Key</w:t>
            </w:r>
          </w:p>
        </w:tc>
        <w:tc>
          <w:tcPr>
            <w:tcW w:w="4536" w:type="dxa"/>
            <w:tcBorders>
              <w:top w:val="nil"/>
              <w:left w:val="single" w:sz="6" w:space="0" w:color="auto"/>
              <w:bottom w:val="nil"/>
              <w:right w:val="single" w:sz="6" w:space="0" w:color="auto"/>
            </w:tcBorders>
            <w:shd w:val="clear" w:color="auto" w:fill="auto"/>
          </w:tcPr>
          <w:p w14:paraId="67C7E68C" w14:textId="77777777" w:rsidR="00AF60D7" w:rsidRDefault="00AF60D7">
            <w:pPr>
              <w:pStyle w:val="TableRow"/>
            </w:pPr>
            <w:r>
              <w:t>Identifies the specific contact for the ownership movement.  For example, they may be a member of the organisation identified by Movement.Other_Party_Name_Key responsible for sales or accounts.  References the Recorder Names &amp; Addresses module (indiviudals only).</w:t>
            </w:r>
          </w:p>
        </w:tc>
        <w:tc>
          <w:tcPr>
            <w:tcW w:w="1500" w:type="dxa"/>
            <w:tcBorders>
              <w:top w:val="nil"/>
              <w:left w:val="single" w:sz="6" w:space="0" w:color="auto"/>
              <w:bottom w:val="nil"/>
              <w:right w:val="single" w:sz="6" w:space="0" w:color="auto"/>
            </w:tcBorders>
            <w:shd w:val="clear" w:color="auto" w:fill="auto"/>
          </w:tcPr>
          <w:p w14:paraId="7AE47BB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A6B5382" w14:textId="77777777" w:rsidR="00AF60D7" w:rsidRDefault="00AF60D7">
            <w:pPr>
              <w:pStyle w:val="TableRow"/>
            </w:pPr>
            <w:r>
              <w:t>16</w:t>
            </w:r>
          </w:p>
        </w:tc>
      </w:tr>
      <w:tr w:rsidR="00AF60D7" w14:paraId="62B37F8D" w14:textId="77777777">
        <w:tc>
          <w:tcPr>
            <w:tcW w:w="2802" w:type="dxa"/>
            <w:tcBorders>
              <w:top w:val="nil"/>
              <w:left w:val="single" w:sz="6" w:space="0" w:color="auto"/>
              <w:bottom w:val="nil"/>
              <w:right w:val="single" w:sz="6" w:space="0" w:color="auto"/>
            </w:tcBorders>
            <w:shd w:val="clear" w:color="auto" w:fill="auto"/>
          </w:tcPr>
          <w:p w14:paraId="34D8A4D2"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7637E53A" w14:textId="77777777" w:rsidR="00AF60D7" w:rsidRDefault="00AF60D7">
            <w:pPr>
              <w:pStyle w:val="TableRow"/>
            </w:pPr>
            <w:r>
              <w:t xml:space="preserve">Vague date start field for the ownership movement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961D336"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8F0A340" w14:textId="77777777" w:rsidR="00AF60D7" w:rsidRDefault="00AF60D7">
            <w:pPr>
              <w:pStyle w:val="TableRow"/>
            </w:pPr>
          </w:p>
        </w:tc>
      </w:tr>
      <w:tr w:rsidR="00AF60D7" w14:paraId="43A611EA" w14:textId="77777777">
        <w:tc>
          <w:tcPr>
            <w:tcW w:w="2802" w:type="dxa"/>
            <w:tcBorders>
              <w:top w:val="nil"/>
              <w:left w:val="single" w:sz="6" w:space="0" w:color="auto"/>
              <w:bottom w:val="nil"/>
              <w:right w:val="single" w:sz="6" w:space="0" w:color="auto"/>
            </w:tcBorders>
            <w:shd w:val="clear" w:color="auto" w:fill="auto"/>
          </w:tcPr>
          <w:p w14:paraId="1B3131FF"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4957BB15" w14:textId="77777777" w:rsidR="00AF60D7" w:rsidRDefault="00AF60D7">
            <w:pPr>
              <w:pStyle w:val="TableRow"/>
            </w:pPr>
            <w:r>
              <w:t xml:space="preserve">Vague date end field for the ownership movement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5B0FE5A"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321AA7DA" w14:textId="77777777" w:rsidR="00AF60D7" w:rsidRDefault="00AF60D7">
            <w:pPr>
              <w:pStyle w:val="TableRow"/>
            </w:pPr>
          </w:p>
        </w:tc>
      </w:tr>
      <w:tr w:rsidR="00AF60D7" w14:paraId="480BB8B0" w14:textId="77777777">
        <w:tc>
          <w:tcPr>
            <w:tcW w:w="2802" w:type="dxa"/>
            <w:tcBorders>
              <w:top w:val="nil"/>
              <w:left w:val="single" w:sz="6" w:space="0" w:color="auto"/>
              <w:bottom w:val="nil"/>
              <w:right w:val="single" w:sz="6" w:space="0" w:color="auto"/>
            </w:tcBorders>
            <w:shd w:val="clear" w:color="auto" w:fill="auto"/>
          </w:tcPr>
          <w:p w14:paraId="550A0EEE"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7DEBA0E4" w14:textId="77777777" w:rsidR="00AF60D7" w:rsidRDefault="00AF60D7">
            <w:pPr>
              <w:pStyle w:val="TableRow"/>
            </w:pPr>
            <w:r>
              <w:t>Vague date type field for the ownership movement date.</w:t>
            </w:r>
          </w:p>
        </w:tc>
        <w:tc>
          <w:tcPr>
            <w:tcW w:w="1500" w:type="dxa"/>
            <w:tcBorders>
              <w:top w:val="nil"/>
              <w:left w:val="single" w:sz="6" w:space="0" w:color="auto"/>
              <w:bottom w:val="nil"/>
              <w:right w:val="single" w:sz="6" w:space="0" w:color="auto"/>
            </w:tcBorders>
            <w:shd w:val="clear" w:color="auto" w:fill="auto"/>
          </w:tcPr>
          <w:p w14:paraId="53884243"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D62F2DC" w14:textId="77777777" w:rsidR="00AF60D7" w:rsidRDefault="00AF60D7">
            <w:pPr>
              <w:pStyle w:val="TableRow"/>
            </w:pPr>
            <w:r>
              <w:t>2</w:t>
            </w:r>
          </w:p>
        </w:tc>
      </w:tr>
      <w:tr w:rsidR="00AF60D7" w14:paraId="3745455E" w14:textId="77777777">
        <w:tc>
          <w:tcPr>
            <w:tcW w:w="2802" w:type="dxa"/>
            <w:tcBorders>
              <w:top w:val="nil"/>
              <w:left w:val="single" w:sz="6" w:space="0" w:color="auto"/>
              <w:bottom w:val="nil"/>
              <w:right w:val="single" w:sz="6" w:space="0" w:color="auto"/>
            </w:tcBorders>
            <w:shd w:val="clear" w:color="auto" w:fill="auto"/>
          </w:tcPr>
          <w:p w14:paraId="04B91ED1" w14:textId="77777777" w:rsidR="00AF60D7" w:rsidRDefault="00AF60D7">
            <w:pPr>
              <w:pStyle w:val="TableRow"/>
            </w:pPr>
            <w:r>
              <w:t>Notes</w:t>
            </w:r>
          </w:p>
        </w:tc>
        <w:tc>
          <w:tcPr>
            <w:tcW w:w="4536" w:type="dxa"/>
            <w:tcBorders>
              <w:top w:val="nil"/>
              <w:left w:val="single" w:sz="6" w:space="0" w:color="auto"/>
              <w:bottom w:val="nil"/>
              <w:right w:val="single" w:sz="6" w:space="0" w:color="auto"/>
            </w:tcBorders>
            <w:shd w:val="clear" w:color="auto" w:fill="auto"/>
          </w:tcPr>
          <w:p w14:paraId="4CDFFA76" w14:textId="77777777" w:rsidR="00AF60D7" w:rsidRDefault="00AF60D7">
            <w:pPr>
              <w:pStyle w:val="TableRow"/>
            </w:pPr>
            <w:r>
              <w:t>Free text notes regarding the ownership movement.</w:t>
            </w:r>
          </w:p>
        </w:tc>
        <w:tc>
          <w:tcPr>
            <w:tcW w:w="1500" w:type="dxa"/>
            <w:tcBorders>
              <w:top w:val="nil"/>
              <w:left w:val="single" w:sz="6" w:space="0" w:color="auto"/>
              <w:bottom w:val="nil"/>
              <w:right w:val="single" w:sz="6" w:space="0" w:color="auto"/>
            </w:tcBorders>
            <w:shd w:val="clear" w:color="auto" w:fill="auto"/>
          </w:tcPr>
          <w:p w14:paraId="47986618"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3C918FC5" w14:textId="77777777" w:rsidR="00AF60D7" w:rsidRDefault="00AF60D7">
            <w:pPr>
              <w:pStyle w:val="TableRow"/>
            </w:pPr>
          </w:p>
        </w:tc>
      </w:tr>
      <w:tr w:rsidR="00AF60D7" w14:paraId="14856F54" w14:textId="77777777">
        <w:tc>
          <w:tcPr>
            <w:tcW w:w="2802" w:type="dxa"/>
            <w:tcBorders>
              <w:top w:val="nil"/>
              <w:left w:val="single" w:sz="6" w:space="0" w:color="auto"/>
              <w:bottom w:val="nil"/>
              <w:right w:val="single" w:sz="6" w:space="0" w:color="auto"/>
            </w:tcBorders>
            <w:shd w:val="clear" w:color="auto" w:fill="auto"/>
          </w:tcPr>
          <w:p w14:paraId="778307F4" w14:textId="77777777" w:rsidR="00AF60D7" w:rsidRDefault="00AF60D7">
            <w:pPr>
              <w:pStyle w:val="TableRow"/>
            </w:pPr>
            <w:r>
              <w:t>Completed</w:t>
            </w:r>
          </w:p>
        </w:tc>
        <w:tc>
          <w:tcPr>
            <w:tcW w:w="4536" w:type="dxa"/>
            <w:tcBorders>
              <w:top w:val="nil"/>
              <w:left w:val="single" w:sz="6" w:space="0" w:color="auto"/>
              <w:bottom w:val="nil"/>
              <w:right w:val="single" w:sz="6" w:space="0" w:color="auto"/>
            </w:tcBorders>
            <w:shd w:val="clear" w:color="auto" w:fill="auto"/>
          </w:tcPr>
          <w:p w14:paraId="78D50F8D" w14:textId="77777777" w:rsidR="00AF60D7" w:rsidRDefault="00AF60D7">
            <w:pPr>
              <w:pStyle w:val="TableRow"/>
            </w:pPr>
            <w:r>
              <w:t>Flag indicating that the movement of ownership has actually occurred (1) or is envisaged (0).</w:t>
            </w:r>
          </w:p>
        </w:tc>
        <w:tc>
          <w:tcPr>
            <w:tcW w:w="1500" w:type="dxa"/>
            <w:tcBorders>
              <w:top w:val="nil"/>
              <w:left w:val="single" w:sz="6" w:space="0" w:color="auto"/>
              <w:bottom w:val="nil"/>
              <w:right w:val="single" w:sz="6" w:space="0" w:color="auto"/>
            </w:tcBorders>
            <w:shd w:val="clear" w:color="auto" w:fill="auto"/>
          </w:tcPr>
          <w:p w14:paraId="20C2946D" w14:textId="77777777" w:rsidR="00AF60D7" w:rsidRDefault="00AF60D7">
            <w:pPr>
              <w:pStyle w:val="TableRow"/>
            </w:pPr>
            <w:r>
              <w:t>bit Null</w:t>
            </w:r>
          </w:p>
        </w:tc>
        <w:tc>
          <w:tcPr>
            <w:tcW w:w="1127" w:type="dxa"/>
            <w:tcBorders>
              <w:top w:val="nil"/>
              <w:left w:val="single" w:sz="6" w:space="0" w:color="auto"/>
              <w:bottom w:val="nil"/>
              <w:right w:val="single" w:sz="6" w:space="0" w:color="auto"/>
            </w:tcBorders>
            <w:shd w:val="clear" w:color="auto" w:fill="auto"/>
          </w:tcPr>
          <w:p w14:paraId="63C4EB58" w14:textId="77777777" w:rsidR="00AF60D7" w:rsidRDefault="00AF60D7">
            <w:pPr>
              <w:pStyle w:val="TableRow"/>
            </w:pPr>
          </w:p>
        </w:tc>
      </w:tr>
      <w:tr w:rsidR="00AF60D7" w14:paraId="3C48BD81" w14:textId="77777777">
        <w:tc>
          <w:tcPr>
            <w:tcW w:w="2802" w:type="dxa"/>
            <w:tcBorders>
              <w:top w:val="nil"/>
              <w:left w:val="single" w:sz="6" w:space="0" w:color="auto"/>
              <w:bottom w:val="nil"/>
              <w:right w:val="single" w:sz="6" w:space="0" w:color="auto"/>
            </w:tcBorders>
            <w:shd w:val="clear" w:color="auto" w:fill="auto"/>
          </w:tcPr>
          <w:p w14:paraId="5E0CB39E"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853A6E4"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C36414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87359CC" w14:textId="77777777" w:rsidR="00AF60D7" w:rsidRDefault="00AF60D7">
            <w:pPr>
              <w:pStyle w:val="TableRow"/>
            </w:pPr>
            <w:r>
              <w:t>16</w:t>
            </w:r>
          </w:p>
        </w:tc>
      </w:tr>
      <w:tr w:rsidR="00AF60D7" w14:paraId="70330445" w14:textId="77777777">
        <w:tc>
          <w:tcPr>
            <w:tcW w:w="2802" w:type="dxa"/>
            <w:tcBorders>
              <w:top w:val="nil"/>
              <w:left w:val="single" w:sz="6" w:space="0" w:color="auto"/>
              <w:bottom w:val="nil"/>
              <w:right w:val="single" w:sz="6" w:space="0" w:color="auto"/>
            </w:tcBorders>
            <w:shd w:val="clear" w:color="auto" w:fill="auto"/>
          </w:tcPr>
          <w:p w14:paraId="4D9AC1E6"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50D6BB2"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2EE96F0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C54E71C" w14:textId="77777777" w:rsidR="00AF60D7" w:rsidRDefault="00AF60D7">
            <w:pPr>
              <w:pStyle w:val="TableRow"/>
            </w:pPr>
            <w:r>
              <w:t>16</w:t>
            </w:r>
          </w:p>
        </w:tc>
      </w:tr>
      <w:tr w:rsidR="00AF60D7" w14:paraId="5141D351" w14:textId="77777777">
        <w:tc>
          <w:tcPr>
            <w:tcW w:w="2802" w:type="dxa"/>
            <w:tcBorders>
              <w:top w:val="nil"/>
              <w:left w:val="single" w:sz="6" w:space="0" w:color="auto"/>
              <w:bottom w:val="nil"/>
              <w:right w:val="single" w:sz="6" w:space="0" w:color="auto"/>
            </w:tcBorders>
            <w:shd w:val="clear" w:color="auto" w:fill="auto"/>
          </w:tcPr>
          <w:p w14:paraId="7037C8DE"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2721EBF4"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5B65BA7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8B05F38" w14:textId="77777777" w:rsidR="00AF60D7" w:rsidRDefault="00AF60D7">
            <w:pPr>
              <w:pStyle w:val="TableRow"/>
            </w:pPr>
            <w:r>
              <w:t>8</w:t>
            </w:r>
          </w:p>
        </w:tc>
      </w:tr>
      <w:tr w:rsidR="00AF60D7" w14:paraId="0EBD509F" w14:textId="77777777">
        <w:tc>
          <w:tcPr>
            <w:tcW w:w="2802" w:type="dxa"/>
            <w:tcBorders>
              <w:top w:val="nil"/>
              <w:left w:val="single" w:sz="6" w:space="0" w:color="auto"/>
              <w:bottom w:val="single" w:sz="6" w:space="0" w:color="auto"/>
              <w:right w:val="single" w:sz="6" w:space="0" w:color="auto"/>
            </w:tcBorders>
            <w:shd w:val="clear" w:color="auto" w:fill="auto"/>
          </w:tcPr>
          <w:p w14:paraId="65549A72"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79B60750"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7438A96"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5288684" w14:textId="77777777" w:rsidR="00AF60D7" w:rsidRDefault="00AF60D7">
            <w:pPr>
              <w:pStyle w:val="TableRow"/>
            </w:pPr>
            <w:r>
              <w:t>8</w:t>
            </w:r>
          </w:p>
        </w:tc>
      </w:tr>
    </w:tbl>
    <w:p w14:paraId="0FCA8F0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C96C80E"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8DC9F0E"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72CED4CB"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3C6617E" w14:textId="77777777" w:rsidR="00AF60D7" w:rsidRDefault="00AF60D7">
            <w:pPr>
              <w:pStyle w:val="TableColumnTitles"/>
              <w:keepNext/>
            </w:pPr>
            <w:r>
              <w:t>Options</w:t>
            </w:r>
          </w:p>
        </w:tc>
      </w:tr>
      <w:tr w:rsidR="00AF60D7" w14:paraId="352AFE7E" w14:textId="77777777">
        <w:tc>
          <w:tcPr>
            <w:tcW w:w="2801" w:type="dxa"/>
            <w:tcBorders>
              <w:top w:val="nil"/>
              <w:left w:val="single" w:sz="6" w:space="0" w:color="auto"/>
              <w:bottom w:val="single" w:sz="6" w:space="0" w:color="auto"/>
              <w:right w:val="single" w:sz="6" w:space="0" w:color="auto"/>
            </w:tcBorders>
            <w:shd w:val="clear" w:color="auto" w:fill="auto"/>
          </w:tcPr>
          <w:p w14:paraId="6F85C482"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9D0A024"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539C7B17" w14:textId="77777777" w:rsidR="00AF60D7" w:rsidRDefault="00AF60D7">
            <w:pPr>
              <w:pStyle w:val="TableRow"/>
            </w:pPr>
          </w:p>
        </w:tc>
      </w:tr>
    </w:tbl>
    <w:p w14:paraId="4D71F92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796FC7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6FE453" w14:textId="77777777" w:rsidR="00AF60D7" w:rsidRDefault="00AF60D7">
            <w:pPr>
              <w:pStyle w:val="TableTitle"/>
              <w:rPr>
                <w:color w:val="FF0000"/>
              </w:rPr>
            </w:pPr>
            <w:r>
              <w:t>Constraint : FK_Movement_Of_Ownership_Movement_Direction</w:t>
            </w:r>
          </w:p>
        </w:tc>
      </w:tr>
      <w:tr w:rsidR="00AF60D7" w14:paraId="49A936ED" w14:textId="77777777">
        <w:tc>
          <w:tcPr>
            <w:tcW w:w="1548" w:type="dxa"/>
            <w:tcBorders>
              <w:top w:val="nil"/>
              <w:left w:val="single" w:sz="4" w:space="0" w:color="auto"/>
              <w:bottom w:val="single" w:sz="4" w:space="0" w:color="auto"/>
              <w:right w:val="single" w:sz="4" w:space="0" w:color="auto"/>
            </w:tcBorders>
            <w:shd w:val="clear" w:color="auto" w:fill="auto"/>
          </w:tcPr>
          <w:p w14:paraId="266184C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62EBA2E" w14:textId="77777777" w:rsidR="00AF60D7" w:rsidRDefault="00AF60D7">
            <w:pPr>
              <w:pStyle w:val="TableRow"/>
            </w:pPr>
            <w:r>
              <w:t>Each movement of ownership is associated with one movement direction.  Each movement direction is associated with zero or more movements of ownership.</w:t>
            </w:r>
          </w:p>
        </w:tc>
      </w:tr>
      <w:tr w:rsidR="00AF60D7" w14:paraId="25ADD11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BACEF1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45E6DFA" w14:textId="77777777" w:rsidR="00AF60D7" w:rsidRDefault="00AF60D7">
            <w:pPr>
              <w:pStyle w:val="CodeSamples"/>
            </w:pPr>
            <w:r>
              <w:t>FK_Movement_Of_Ownership_Movement_Direction (Movement_Direction_Key) references Movement_Direction(Movement_Direction_Key)</w:t>
            </w:r>
          </w:p>
        </w:tc>
      </w:tr>
    </w:tbl>
    <w:p w14:paraId="183AF47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9A3116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C21B6E" w14:textId="77777777" w:rsidR="00AF60D7" w:rsidRDefault="00AF60D7">
            <w:pPr>
              <w:pStyle w:val="TableTitle"/>
              <w:rPr>
                <w:color w:val="FF0000"/>
              </w:rPr>
            </w:pPr>
            <w:r>
              <w:t>Constraint : FK_Movement_Of_Ownership_Contact</w:t>
            </w:r>
          </w:p>
        </w:tc>
      </w:tr>
      <w:tr w:rsidR="00AF60D7" w14:paraId="05DEF717" w14:textId="77777777">
        <w:tc>
          <w:tcPr>
            <w:tcW w:w="1548" w:type="dxa"/>
            <w:tcBorders>
              <w:top w:val="nil"/>
              <w:left w:val="single" w:sz="4" w:space="0" w:color="auto"/>
              <w:bottom w:val="single" w:sz="4" w:space="0" w:color="auto"/>
              <w:right w:val="single" w:sz="4" w:space="0" w:color="auto"/>
            </w:tcBorders>
            <w:shd w:val="clear" w:color="auto" w:fill="auto"/>
          </w:tcPr>
          <w:p w14:paraId="3FDF1FA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DCDA926" w14:textId="77777777" w:rsidR="00AF60D7" w:rsidRDefault="00AF60D7">
            <w:pPr>
              <w:pStyle w:val="TableRow"/>
            </w:pPr>
            <w:r>
              <w:t>Each movement of ownership has zero or one contacts.  Each individual is a contact for zero or more movements of ownership.</w:t>
            </w:r>
          </w:p>
        </w:tc>
      </w:tr>
      <w:tr w:rsidR="00AF60D7" w14:paraId="3D71322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5B9F091"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94EC1E4" w14:textId="77777777" w:rsidR="00AF60D7" w:rsidRDefault="00AF60D7">
            <w:pPr>
              <w:pStyle w:val="CodeSamples"/>
            </w:pPr>
            <w:r>
              <w:t>FK_Movement_Of_Ownership_Contact (Contact_Name_Key) references Individual(Name_Key)</w:t>
            </w:r>
          </w:p>
        </w:tc>
      </w:tr>
    </w:tbl>
    <w:p w14:paraId="3A9DD258" w14:textId="77777777" w:rsidR="00AF60D7" w:rsidRDefault="00AF60D7" w:rsidP="00AF60D7">
      <w:pPr>
        <w:pStyle w:val="NormalIndent"/>
      </w:pPr>
    </w:p>
    <w:p w14:paraId="539B3B15" w14:textId="77777777" w:rsidR="00AF60D7" w:rsidRDefault="00AF60D7" w:rsidP="00840903">
      <w:pPr>
        <w:pStyle w:val="Heading4"/>
      </w:pPr>
      <w:bookmarkStart w:id="834" w:name="_Toc292879089"/>
      <w:r>
        <w:t>Movement_Of_Ownership_Exclusion</w:t>
      </w:r>
      <w:bookmarkEnd w:id="834"/>
    </w:p>
    <w:p w14:paraId="0536688D" w14:textId="77777777" w:rsidR="00AF60D7" w:rsidRDefault="00AF60D7" w:rsidP="00AF60D7">
      <w:pPr>
        <w:pStyle w:val="NormalIndent"/>
      </w:pPr>
      <w:r>
        <w:t>Identifies collection units that are excluded from a movement of ownership.</w:t>
      </w:r>
    </w:p>
    <w:p w14:paraId="1355AD7C" w14:textId="77777777" w:rsidR="00AF60D7" w:rsidRDefault="00AF60D7" w:rsidP="00AF60D7">
      <w:pPr>
        <w:pStyle w:val="NormalIndent"/>
      </w:pPr>
      <w:r>
        <w:t>A movement of ownership normally includes movement of all the collection units associated with the Movement_Direction record it is attached to.  This table allows any collection units that are not moved to be identified.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0D605C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8ED33B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EE663ED"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7945085"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FE1B47D" w14:textId="77777777" w:rsidR="00AF60D7" w:rsidRDefault="00AF60D7">
            <w:pPr>
              <w:pStyle w:val="TableColumnTitles"/>
              <w:keepNext/>
            </w:pPr>
            <w:r>
              <w:t>Size</w:t>
            </w:r>
          </w:p>
        </w:tc>
      </w:tr>
      <w:tr w:rsidR="00AF60D7" w14:paraId="5E00AAD5" w14:textId="77777777">
        <w:tc>
          <w:tcPr>
            <w:tcW w:w="2802" w:type="dxa"/>
            <w:tcBorders>
              <w:top w:val="nil"/>
              <w:left w:val="single" w:sz="6" w:space="0" w:color="auto"/>
              <w:bottom w:val="nil"/>
              <w:right w:val="single" w:sz="6" w:space="0" w:color="auto"/>
            </w:tcBorders>
            <w:shd w:val="clear" w:color="auto" w:fill="auto"/>
          </w:tcPr>
          <w:p w14:paraId="5DA7E853" w14:textId="77777777" w:rsidR="00AF60D7" w:rsidRDefault="00AF60D7">
            <w:pPr>
              <w:pStyle w:val="TableRow"/>
              <w:rPr>
                <w:u w:val="single"/>
              </w:rPr>
            </w:pPr>
            <w:r>
              <w:rPr>
                <w:u w:val="single"/>
              </w:rPr>
              <w:t>Movement_Of_Ownership_Exclusion_Key</w:t>
            </w:r>
          </w:p>
        </w:tc>
        <w:tc>
          <w:tcPr>
            <w:tcW w:w="4536" w:type="dxa"/>
            <w:tcBorders>
              <w:top w:val="nil"/>
              <w:left w:val="single" w:sz="6" w:space="0" w:color="auto"/>
              <w:bottom w:val="nil"/>
              <w:right w:val="single" w:sz="6" w:space="0" w:color="auto"/>
            </w:tcBorders>
            <w:shd w:val="clear" w:color="auto" w:fill="auto"/>
          </w:tcPr>
          <w:p w14:paraId="0D8893F1" w14:textId="77777777" w:rsidR="00AF60D7" w:rsidRDefault="00AF60D7">
            <w:pPr>
              <w:pStyle w:val="TableRow"/>
            </w:pPr>
            <w:r>
              <w:t>Unique identifier for the Movement_Of_Ownership_Exclusion table</w:t>
            </w:r>
          </w:p>
        </w:tc>
        <w:tc>
          <w:tcPr>
            <w:tcW w:w="1500" w:type="dxa"/>
            <w:tcBorders>
              <w:top w:val="nil"/>
              <w:left w:val="single" w:sz="6" w:space="0" w:color="auto"/>
              <w:bottom w:val="nil"/>
              <w:right w:val="single" w:sz="6" w:space="0" w:color="auto"/>
            </w:tcBorders>
            <w:shd w:val="clear" w:color="auto" w:fill="auto"/>
          </w:tcPr>
          <w:p w14:paraId="4BA04B9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807476" w14:textId="77777777" w:rsidR="00AF60D7" w:rsidRDefault="00AF60D7">
            <w:pPr>
              <w:pStyle w:val="TableRow"/>
            </w:pPr>
            <w:r>
              <w:t>16</w:t>
            </w:r>
          </w:p>
        </w:tc>
      </w:tr>
      <w:tr w:rsidR="00AF60D7" w14:paraId="28DA3BE9" w14:textId="77777777">
        <w:tc>
          <w:tcPr>
            <w:tcW w:w="2802" w:type="dxa"/>
            <w:tcBorders>
              <w:top w:val="nil"/>
              <w:left w:val="single" w:sz="6" w:space="0" w:color="auto"/>
              <w:bottom w:val="nil"/>
              <w:right w:val="single" w:sz="6" w:space="0" w:color="auto"/>
            </w:tcBorders>
            <w:shd w:val="clear" w:color="auto" w:fill="auto"/>
          </w:tcPr>
          <w:p w14:paraId="5AA690A8" w14:textId="77777777" w:rsidR="00AF60D7" w:rsidRDefault="00AF60D7">
            <w:pPr>
              <w:pStyle w:val="TableRow"/>
            </w:pPr>
            <w:r>
              <w:t>Movement_Of_Ownership_Key</w:t>
            </w:r>
          </w:p>
        </w:tc>
        <w:tc>
          <w:tcPr>
            <w:tcW w:w="4536" w:type="dxa"/>
            <w:tcBorders>
              <w:top w:val="nil"/>
              <w:left w:val="single" w:sz="6" w:space="0" w:color="auto"/>
              <w:bottom w:val="nil"/>
              <w:right w:val="single" w:sz="6" w:space="0" w:color="auto"/>
            </w:tcBorders>
            <w:shd w:val="clear" w:color="auto" w:fill="auto"/>
          </w:tcPr>
          <w:p w14:paraId="430870B8" w14:textId="77777777" w:rsidR="00AF60D7" w:rsidRDefault="00AF60D7">
            <w:pPr>
              <w:pStyle w:val="TableRow"/>
            </w:pPr>
            <w:r>
              <w:t>Movement of ownership that the collection unit is excluded from.</w:t>
            </w:r>
          </w:p>
        </w:tc>
        <w:tc>
          <w:tcPr>
            <w:tcW w:w="1500" w:type="dxa"/>
            <w:tcBorders>
              <w:top w:val="nil"/>
              <w:left w:val="single" w:sz="6" w:space="0" w:color="auto"/>
              <w:bottom w:val="nil"/>
              <w:right w:val="single" w:sz="6" w:space="0" w:color="auto"/>
            </w:tcBorders>
            <w:shd w:val="clear" w:color="auto" w:fill="auto"/>
          </w:tcPr>
          <w:p w14:paraId="35D92E1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7C9193E" w14:textId="77777777" w:rsidR="00AF60D7" w:rsidRDefault="00AF60D7">
            <w:pPr>
              <w:pStyle w:val="TableRow"/>
            </w:pPr>
            <w:r>
              <w:t>16</w:t>
            </w:r>
          </w:p>
        </w:tc>
      </w:tr>
      <w:tr w:rsidR="00AF60D7" w14:paraId="294E3EEC" w14:textId="77777777">
        <w:tc>
          <w:tcPr>
            <w:tcW w:w="2802" w:type="dxa"/>
            <w:tcBorders>
              <w:top w:val="nil"/>
              <w:left w:val="single" w:sz="6" w:space="0" w:color="auto"/>
              <w:bottom w:val="nil"/>
              <w:right w:val="single" w:sz="6" w:space="0" w:color="auto"/>
            </w:tcBorders>
            <w:shd w:val="clear" w:color="auto" w:fill="auto"/>
          </w:tcPr>
          <w:p w14:paraId="5739320F"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4842502D" w14:textId="77777777" w:rsidR="00AF60D7" w:rsidRDefault="00AF60D7">
            <w:pPr>
              <w:pStyle w:val="TableRow"/>
            </w:pPr>
            <w:r>
              <w:t>Collection unit that is excluded from the ownership movement.</w:t>
            </w:r>
          </w:p>
        </w:tc>
        <w:tc>
          <w:tcPr>
            <w:tcW w:w="1500" w:type="dxa"/>
            <w:tcBorders>
              <w:top w:val="nil"/>
              <w:left w:val="single" w:sz="6" w:space="0" w:color="auto"/>
              <w:bottom w:val="nil"/>
              <w:right w:val="single" w:sz="6" w:space="0" w:color="auto"/>
            </w:tcBorders>
            <w:shd w:val="clear" w:color="auto" w:fill="auto"/>
          </w:tcPr>
          <w:p w14:paraId="330AA95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B0E292C" w14:textId="77777777" w:rsidR="00AF60D7" w:rsidRDefault="00AF60D7">
            <w:pPr>
              <w:pStyle w:val="TableRow"/>
            </w:pPr>
            <w:r>
              <w:t>16</w:t>
            </w:r>
          </w:p>
        </w:tc>
      </w:tr>
      <w:tr w:rsidR="00AF60D7" w14:paraId="01A1EB32" w14:textId="77777777">
        <w:tc>
          <w:tcPr>
            <w:tcW w:w="2802" w:type="dxa"/>
            <w:tcBorders>
              <w:top w:val="nil"/>
              <w:left w:val="single" w:sz="6" w:space="0" w:color="auto"/>
              <w:bottom w:val="single" w:sz="6" w:space="0" w:color="auto"/>
              <w:right w:val="single" w:sz="6" w:space="0" w:color="auto"/>
            </w:tcBorders>
            <w:shd w:val="clear" w:color="auto" w:fill="auto"/>
          </w:tcPr>
          <w:p w14:paraId="39D0B794" w14:textId="77777777" w:rsidR="00AF60D7" w:rsidRDefault="00AF60D7">
            <w:pPr>
              <w:pStyle w:val="TableRow"/>
            </w:pPr>
            <w:r>
              <w:t>Entered_Session_ID</w:t>
            </w:r>
          </w:p>
        </w:tc>
        <w:tc>
          <w:tcPr>
            <w:tcW w:w="4536" w:type="dxa"/>
            <w:tcBorders>
              <w:top w:val="nil"/>
              <w:left w:val="single" w:sz="6" w:space="0" w:color="auto"/>
              <w:bottom w:val="single" w:sz="6" w:space="0" w:color="auto"/>
              <w:right w:val="single" w:sz="6" w:space="0" w:color="auto"/>
            </w:tcBorders>
            <w:shd w:val="clear" w:color="auto" w:fill="auto"/>
          </w:tcPr>
          <w:p w14:paraId="171F8C6C" w14:textId="77777777" w:rsidR="00AF60D7" w:rsidRDefault="00AF60D7">
            <w:pPr>
              <w:pStyle w:val="TableRow"/>
            </w:pPr>
            <w:r>
              <w:t>Session the record was entered in.</w:t>
            </w:r>
          </w:p>
        </w:tc>
        <w:tc>
          <w:tcPr>
            <w:tcW w:w="1500" w:type="dxa"/>
            <w:tcBorders>
              <w:top w:val="nil"/>
              <w:left w:val="single" w:sz="6" w:space="0" w:color="auto"/>
              <w:bottom w:val="single" w:sz="6" w:space="0" w:color="auto"/>
              <w:right w:val="single" w:sz="6" w:space="0" w:color="auto"/>
            </w:tcBorders>
            <w:shd w:val="clear" w:color="auto" w:fill="auto"/>
          </w:tcPr>
          <w:p w14:paraId="305AD50A"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7ABB740" w14:textId="77777777" w:rsidR="00AF60D7" w:rsidRDefault="00AF60D7">
            <w:pPr>
              <w:pStyle w:val="TableRow"/>
            </w:pPr>
            <w:r>
              <w:t>16</w:t>
            </w:r>
          </w:p>
        </w:tc>
      </w:tr>
    </w:tbl>
    <w:p w14:paraId="3BC8819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B9090B2"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61FEF40"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22A1914"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4110244" w14:textId="77777777" w:rsidR="00AF60D7" w:rsidRDefault="00AF60D7">
            <w:pPr>
              <w:pStyle w:val="TableColumnTitles"/>
              <w:keepNext/>
            </w:pPr>
            <w:r>
              <w:t>Options</w:t>
            </w:r>
          </w:p>
        </w:tc>
      </w:tr>
      <w:tr w:rsidR="00AF60D7" w14:paraId="54B285D5" w14:textId="77777777">
        <w:tc>
          <w:tcPr>
            <w:tcW w:w="2801" w:type="dxa"/>
            <w:tcBorders>
              <w:top w:val="nil"/>
              <w:left w:val="single" w:sz="6" w:space="0" w:color="auto"/>
              <w:bottom w:val="single" w:sz="6" w:space="0" w:color="auto"/>
              <w:right w:val="single" w:sz="6" w:space="0" w:color="auto"/>
            </w:tcBorders>
            <w:shd w:val="clear" w:color="auto" w:fill="auto"/>
          </w:tcPr>
          <w:p w14:paraId="140BB3A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FF840AD"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1D5DE01" w14:textId="77777777" w:rsidR="00AF60D7" w:rsidRDefault="00AF60D7">
            <w:pPr>
              <w:pStyle w:val="TableRow"/>
            </w:pPr>
          </w:p>
        </w:tc>
      </w:tr>
    </w:tbl>
    <w:p w14:paraId="5FC5226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B97C30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8C6BEF0" w14:textId="77777777" w:rsidR="00AF60D7" w:rsidRDefault="00AF60D7">
            <w:pPr>
              <w:pStyle w:val="TableTitle"/>
              <w:rPr>
                <w:color w:val="FF0000"/>
              </w:rPr>
            </w:pPr>
            <w:r>
              <w:lastRenderedPageBreak/>
              <w:t>Constraint : FK_Movement_Of_Ownership_Exclusion_Collection_Unit</w:t>
            </w:r>
          </w:p>
        </w:tc>
      </w:tr>
      <w:tr w:rsidR="00AF60D7" w14:paraId="2E522078" w14:textId="77777777">
        <w:tc>
          <w:tcPr>
            <w:tcW w:w="1548" w:type="dxa"/>
            <w:tcBorders>
              <w:top w:val="nil"/>
              <w:left w:val="single" w:sz="4" w:space="0" w:color="auto"/>
              <w:bottom w:val="single" w:sz="4" w:space="0" w:color="auto"/>
              <w:right w:val="single" w:sz="4" w:space="0" w:color="auto"/>
            </w:tcBorders>
            <w:shd w:val="clear" w:color="auto" w:fill="auto"/>
          </w:tcPr>
          <w:p w14:paraId="38217BB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7951BA2" w14:textId="77777777" w:rsidR="00AF60D7" w:rsidRDefault="00AF60D7">
            <w:pPr>
              <w:pStyle w:val="TableRow"/>
            </w:pPr>
            <w:r>
              <w:t>References the collection unit.</w:t>
            </w:r>
          </w:p>
        </w:tc>
      </w:tr>
      <w:tr w:rsidR="00AF60D7" w14:paraId="5B88F9D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FB476E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9437268" w14:textId="77777777" w:rsidR="00AF60D7" w:rsidRDefault="00AF60D7">
            <w:pPr>
              <w:pStyle w:val="CodeSamples"/>
            </w:pPr>
            <w:r>
              <w:t>FK_Movement_Of_Ownership_Exclusion_Collection_Unit (Collection_Unit_Key) references Collection_Unit(Collection_Unit_Key)</w:t>
            </w:r>
          </w:p>
        </w:tc>
      </w:tr>
    </w:tbl>
    <w:p w14:paraId="30E582D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6196AE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FD8AAB2" w14:textId="77777777" w:rsidR="00AF60D7" w:rsidRDefault="00AF60D7">
            <w:pPr>
              <w:pStyle w:val="TableTitle"/>
              <w:rPr>
                <w:color w:val="FF0000"/>
              </w:rPr>
            </w:pPr>
            <w:r>
              <w:t>Constraint : FK_Movement_Of_Ownership_Exclusion_Movement_Of_Ownership</w:t>
            </w:r>
          </w:p>
        </w:tc>
      </w:tr>
      <w:tr w:rsidR="00AF60D7" w14:paraId="2A040F1F" w14:textId="77777777">
        <w:tc>
          <w:tcPr>
            <w:tcW w:w="1548" w:type="dxa"/>
            <w:tcBorders>
              <w:top w:val="nil"/>
              <w:left w:val="single" w:sz="4" w:space="0" w:color="auto"/>
              <w:bottom w:val="single" w:sz="4" w:space="0" w:color="auto"/>
              <w:right w:val="single" w:sz="4" w:space="0" w:color="auto"/>
            </w:tcBorders>
            <w:shd w:val="clear" w:color="auto" w:fill="auto"/>
          </w:tcPr>
          <w:p w14:paraId="7826B35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FBA52B6" w14:textId="77777777" w:rsidR="00AF60D7" w:rsidRDefault="00AF60D7">
            <w:pPr>
              <w:pStyle w:val="TableRow"/>
            </w:pPr>
            <w:r>
              <w:t>References the ownership movement the collection unit is excluded from.</w:t>
            </w:r>
          </w:p>
        </w:tc>
      </w:tr>
      <w:tr w:rsidR="00AF60D7" w14:paraId="5A1903F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8C4ED9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5DC28E1" w14:textId="77777777" w:rsidR="00AF60D7" w:rsidRDefault="00AF60D7">
            <w:pPr>
              <w:pStyle w:val="CodeSamples"/>
            </w:pPr>
            <w:r>
              <w:t>FK_Movement_Of_Ownership_Exclusion_Movement_Of_Ownership (Movement_Of_Ownership_Key) references Movement_Of_Ownership(Movement_Of_Ownership_Key)</w:t>
            </w:r>
          </w:p>
        </w:tc>
      </w:tr>
    </w:tbl>
    <w:p w14:paraId="0CBB39B0" w14:textId="77777777" w:rsidR="00AF60D7" w:rsidRDefault="00AF60D7" w:rsidP="00AF60D7">
      <w:pPr>
        <w:pStyle w:val="NormalIndent"/>
      </w:pPr>
    </w:p>
    <w:p w14:paraId="05A0C592" w14:textId="77777777" w:rsidR="00AF60D7" w:rsidRDefault="00AF60D7" w:rsidP="00840903">
      <w:pPr>
        <w:pStyle w:val="Heading4"/>
      </w:pPr>
      <w:bookmarkStart w:id="835" w:name="_Toc292879090"/>
      <w:r>
        <w:t>Movement_Valuation</w:t>
      </w:r>
      <w:bookmarkEnd w:id="835"/>
    </w:p>
    <w:p w14:paraId="03C82119" w14:textId="77777777" w:rsidR="00AF60D7" w:rsidRDefault="00AF60D7" w:rsidP="00AF60D7">
      <w:pPr>
        <w:pStyle w:val="NormalIndent"/>
      </w:pPr>
      <w:r>
        <w:t>Lists valuations made against the contents of movements.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D5A34BB"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FAA724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8EE0DF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F9A9B38"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94168B2" w14:textId="77777777" w:rsidR="00AF60D7" w:rsidRDefault="00AF60D7">
            <w:pPr>
              <w:pStyle w:val="TableColumnTitles"/>
              <w:keepNext/>
            </w:pPr>
            <w:r>
              <w:t>Size</w:t>
            </w:r>
          </w:p>
        </w:tc>
      </w:tr>
      <w:tr w:rsidR="00AF60D7" w14:paraId="6D27E081" w14:textId="77777777">
        <w:tc>
          <w:tcPr>
            <w:tcW w:w="2802" w:type="dxa"/>
            <w:tcBorders>
              <w:top w:val="nil"/>
              <w:left w:val="single" w:sz="6" w:space="0" w:color="auto"/>
              <w:bottom w:val="nil"/>
              <w:right w:val="single" w:sz="6" w:space="0" w:color="auto"/>
            </w:tcBorders>
            <w:shd w:val="clear" w:color="auto" w:fill="auto"/>
          </w:tcPr>
          <w:p w14:paraId="78A5A905" w14:textId="77777777" w:rsidR="00AF60D7" w:rsidRDefault="00AF60D7">
            <w:pPr>
              <w:pStyle w:val="TableRow"/>
            </w:pPr>
            <w:r>
              <w:t>Movement_Valuation_Key</w:t>
            </w:r>
          </w:p>
        </w:tc>
        <w:tc>
          <w:tcPr>
            <w:tcW w:w="4536" w:type="dxa"/>
            <w:tcBorders>
              <w:top w:val="nil"/>
              <w:left w:val="single" w:sz="6" w:space="0" w:color="auto"/>
              <w:bottom w:val="nil"/>
              <w:right w:val="single" w:sz="6" w:space="0" w:color="auto"/>
            </w:tcBorders>
            <w:shd w:val="clear" w:color="auto" w:fill="auto"/>
          </w:tcPr>
          <w:p w14:paraId="065222C6" w14:textId="77777777" w:rsidR="00AF60D7" w:rsidRDefault="00AF60D7">
            <w:pPr>
              <w:pStyle w:val="TableRow"/>
            </w:pPr>
            <w:r>
              <w:t>Unique identifier for the Movement_Valuation table</w:t>
            </w:r>
          </w:p>
        </w:tc>
        <w:tc>
          <w:tcPr>
            <w:tcW w:w="1500" w:type="dxa"/>
            <w:tcBorders>
              <w:top w:val="nil"/>
              <w:left w:val="single" w:sz="6" w:space="0" w:color="auto"/>
              <w:bottom w:val="nil"/>
              <w:right w:val="single" w:sz="6" w:space="0" w:color="auto"/>
            </w:tcBorders>
            <w:shd w:val="clear" w:color="auto" w:fill="auto"/>
          </w:tcPr>
          <w:p w14:paraId="180CC67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D25C5F3" w14:textId="77777777" w:rsidR="00AF60D7" w:rsidRDefault="00AF60D7">
            <w:pPr>
              <w:pStyle w:val="TableRow"/>
            </w:pPr>
            <w:r>
              <w:t>16</w:t>
            </w:r>
          </w:p>
        </w:tc>
      </w:tr>
      <w:tr w:rsidR="00AF60D7" w14:paraId="2772A3F7" w14:textId="77777777">
        <w:tc>
          <w:tcPr>
            <w:tcW w:w="2802" w:type="dxa"/>
            <w:tcBorders>
              <w:top w:val="nil"/>
              <w:left w:val="single" w:sz="6" w:space="0" w:color="auto"/>
              <w:bottom w:val="nil"/>
              <w:right w:val="single" w:sz="6" w:space="0" w:color="auto"/>
            </w:tcBorders>
            <w:shd w:val="clear" w:color="auto" w:fill="auto"/>
          </w:tcPr>
          <w:p w14:paraId="2DDC9DEA" w14:textId="77777777" w:rsidR="00AF60D7" w:rsidRDefault="00AF60D7">
            <w:pPr>
              <w:pStyle w:val="TableRow"/>
            </w:pPr>
            <w:r>
              <w:t>Movement_Key</w:t>
            </w:r>
          </w:p>
        </w:tc>
        <w:tc>
          <w:tcPr>
            <w:tcW w:w="4536" w:type="dxa"/>
            <w:tcBorders>
              <w:top w:val="nil"/>
              <w:left w:val="single" w:sz="6" w:space="0" w:color="auto"/>
              <w:bottom w:val="nil"/>
              <w:right w:val="single" w:sz="6" w:space="0" w:color="auto"/>
            </w:tcBorders>
            <w:shd w:val="clear" w:color="auto" w:fill="auto"/>
          </w:tcPr>
          <w:p w14:paraId="03A2E6F7" w14:textId="77777777" w:rsidR="00AF60D7" w:rsidRDefault="00AF60D7">
            <w:pPr>
              <w:pStyle w:val="TableRow"/>
            </w:pPr>
            <w:r>
              <w:t>Identifies the valued movement.</w:t>
            </w:r>
          </w:p>
        </w:tc>
        <w:tc>
          <w:tcPr>
            <w:tcW w:w="1500" w:type="dxa"/>
            <w:tcBorders>
              <w:top w:val="nil"/>
              <w:left w:val="single" w:sz="6" w:space="0" w:color="auto"/>
              <w:bottom w:val="nil"/>
              <w:right w:val="single" w:sz="6" w:space="0" w:color="auto"/>
            </w:tcBorders>
            <w:shd w:val="clear" w:color="auto" w:fill="auto"/>
          </w:tcPr>
          <w:p w14:paraId="1B8333C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3651210" w14:textId="77777777" w:rsidR="00AF60D7" w:rsidRDefault="00AF60D7">
            <w:pPr>
              <w:pStyle w:val="TableRow"/>
            </w:pPr>
            <w:r>
              <w:t>16</w:t>
            </w:r>
          </w:p>
        </w:tc>
      </w:tr>
      <w:tr w:rsidR="00AF60D7" w14:paraId="40D8A674" w14:textId="77777777">
        <w:tc>
          <w:tcPr>
            <w:tcW w:w="2802" w:type="dxa"/>
            <w:tcBorders>
              <w:top w:val="nil"/>
              <w:left w:val="single" w:sz="6" w:space="0" w:color="auto"/>
              <w:bottom w:val="nil"/>
              <w:right w:val="single" w:sz="6" w:space="0" w:color="auto"/>
            </w:tcBorders>
            <w:shd w:val="clear" w:color="auto" w:fill="auto"/>
          </w:tcPr>
          <w:p w14:paraId="7408FE63" w14:textId="77777777" w:rsidR="00AF60D7" w:rsidRDefault="00AF60D7">
            <w:pPr>
              <w:pStyle w:val="TableRow"/>
            </w:pPr>
            <w:r>
              <w:t>Valuation_Key</w:t>
            </w:r>
          </w:p>
        </w:tc>
        <w:tc>
          <w:tcPr>
            <w:tcW w:w="4536" w:type="dxa"/>
            <w:tcBorders>
              <w:top w:val="nil"/>
              <w:left w:val="single" w:sz="6" w:space="0" w:color="auto"/>
              <w:bottom w:val="nil"/>
              <w:right w:val="single" w:sz="6" w:space="0" w:color="auto"/>
            </w:tcBorders>
            <w:shd w:val="clear" w:color="auto" w:fill="auto"/>
          </w:tcPr>
          <w:p w14:paraId="18141CFE" w14:textId="77777777" w:rsidR="00AF60D7" w:rsidRDefault="00AF60D7">
            <w:pPr>
              <w:pStyle w:val="TableRow"/>
            </w:pPr>
            <w:r>
              <w:t>Identifies the valuation.</w:t>
            </w:r>
          </w:p>
        </w:tc>
        <w:tc>
          <w:tcPr>
            <w:tcW w:w="1500" w:type="dxa"/>
            <w:tcBorders>
              <w:top w:val="nil"/>
              <w:left w:val="single" w:sz="6" w:space="0" w:color="auto"/>
              <w:bottom w:val="nil"/>
              <w:right w:val="single" w:sz="6" w:space="0" w:color="auto"/>
            </w:tcBorders>
            <w:shd w:val="clear" w:color="auto" w:fill="auto"/>
          </w:tcPr>
          <w:p w14:paraId="56A90E0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E8BB62D" w14:textId="77777777" w:rsidR="00AF60D7" w:rsidRDefault="00AF60D7">
            <w:pPr>
              <w:pStyle w:val="TableRow"/>
            </w:pPr>
            <w:r>
              <w:t>16</w:t>
            </w:r>
          </w:p>
        </w:tc>
      </w:tr>
      <w:tr w:rsidR="00AF60D7" w14:paraId="2C84FD17" w14:textId="77777777">
        <w:tc>
          <w:tcPr>
            <w:tcW w:w="2802" w:type="dxa"/>
            <w:tcBorders>
              <w:top w:val="nil"/>
              <w:left w:val="single" w:sz="6" w:space="0" w:color="auto"/>
              <w:bottom w:val="nil"/>
              <w:right w:val="single" w:sz="6" w:space="0" w:color="auto"/>
            </w:tcBorders>
            <w:shd w:val="clear" w:color="auto" w:fill="auto"/>
          </w:tcPr>
          <w:p w14:paraId="52767C44"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68A2B8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DB47FF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09DB066" w14:textId="77777777" w:rsidR="00AF60D7" w:rsidRDefault="00AF60D7">
            <w:pPr>
              <w:pStyle w:val="TableRow"/>
            </w:pPr>
            <w:r>
              <w:t>16</w:t>
            </w:r>
          </w:p>
        </w:tc>
      </w:tr>
      <w:tr w:rsidR="00AF60D7" w14:paraId="7ED6913B" w14:textId="77777777">
        <w:tc>
          <w:tcPr>
            <w:tcW w:w="2802" w:type="dxa"/>
            <w:tcBorders>
              <w:top w:val="nil"/>
              <w:left w:val="single" w:sz="6" w:space="0" w:color="auto"/>
              <w:bottom w:val="single" w:sz="6" w:space="0" w:color="auto"/>
              <w:right w:val="single" w:sz="6" w:space="0" w:color="auto"/>
            </w:tcBorders>
            <w:shd w:val="clear" w:color="auto" w:fill="auto"/>
          </w:tcPr>
          <w:p w14:paraId="04EE3280"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114157E"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A89571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1DE0E47" w14:textId="77777777" w:rsidR="00AF60D7" w:rsidRDefault="00AF60D7">
            <w:pPr>
              <w:pStyle w:val="TableRow"/>
            </w:pPr>
            <w:r>
              <w:t>8</w:t>
            </w:r>
          </w:p>
        </w:tc>
      </w:tr>
    </w:tbl>
    <w:p w14:paraId="088E83A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0B6670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E5DD4B7" w14:textId="77777777" w:rsidR="00AF60D7" w:rsidRDefault="00AF60D7">
            <w:pPr>
              <w:pStyle w:val="TableTitle"/>
              <w:rPr>
                <w:color w:val="FF0000"/>
              </w:rPr>
            </w:pPr>
            <w:r>
              <w:t>Constraint : FK_Movement_Valuation_Movement</w:t>
            </w:r>
          </w:p>
        </w:tc>
      </w:tr>
      <w:tr w:rsidR="00AF60D7" w14:paraId="5C8EBCDC" w14:textId="77777777">
        <w:tc>
          <w:tcPr>
            <w:tcW w:w="1548" w:type="dxa"/>
            <w:tcBorders>
              <w:top w:val="nil"/>
              <w:left w:val="single" w:sz="4" w:space="0" w:color="auto"/>
              <w:bottom w:val="single" w:sz="4" w:space="0" w:color="auto"/>
              <w:right w:val="single" w:sz="4" w:space="0" w:color="auto"/>
            </w:tcBorders>
            <w:shd w:val="clear" w:color="auto" w:fill="auto"/>
          </w:tcPr>
          <w:p w14:paraId="009AEBE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259DD61" w14:textId="77777777" w:rsidR="00AF60D7" w:rsidRDefault="00AF60D7">
            <w:pPr>
              <w:pStyle w:val="TableRow"/>
            </w:pPr>
            <w:r>
              <w:t>References the movement.</w:t>
            </w:r>
          </w:p>
        </w:tc>
      </w:tr>
      <w:tr w:rsidR="00AF60D7" w14:paraId="2ABDAED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AF03B6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D24E04D" w14:textId="77777777" w:rsidR="00AF60D7" w:rsidRDefault="00AF60D7">
            <w:pPr>
              <w:pStyle w:val="CodeSamples"/>
            </w:pPr>
            <w:r>
              <w:t>FK_Movement_Valuation_Movement (Movement_Valuation_Key) references Movement(Movement_Key)</w:t>
            </w:r>
          </w:p>
        </w:tc>
      </w:tr>
    </w:tbl>
    <w:p w14:paraId="49E8F87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5D4D5E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99009CE" w14:textId="77777777" w:rsidR="00AF60D7" w:rsidRDefault="00AF60D7">
            <w:pPr>
              <w:pStyle w:val="TableTitle"/>
              <w:rPr>
                <w:color w:val="FF0000"/>
              </w:rPr>
            </w:pPr>
            <w:r>
              <w:t>Constraint : FK_Movement_Valuation_Valuation</w:t>
            </w:r>
          </w:p>
        </w:tc>
      </w:tr>
      <w:tr w:rsidR="00AF60D7" w14:paraId="63D4DC2E" w14:textId="77777777">
        <w:tc>
          <w:tcPr>
            <w:tcW w:w="1548" w:type="dxa"/>
            <w:tcBorders>
              <w:top w:val="nil"/>
              <w:left w:val="single" w:sz="4" w:space="0" w:color="auto"/>
              <w:bottom w:val="single" w:sz="4" w:space="0" w:color="auto"/>
              <w:right w:val="single" w:sz="4" w:space="0" w:color="auto"/>
            </w:tcBorders>
            <w:shd w:val="clear" w:color="auto" w:fill="auto"/>
          </w:tcPr>
          <w:p w14:paraId="011E4C3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25DCED8" w14:textId="77777777" w:rsidR="00AF60D7" w:rsidRDefault="00AF60D7">
            <w:pPr>
              <w:pStyle w:val="TableRow"/>
            </w:pPr>
            <w:r>
              <w:t>References the valuation.</w:t>
            </w:r>
          </w:p>
        </w:tc>
      </w:tr>
      <w:tr w:rsidR="00AF60D7" w14:paraId="38FB196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80FC06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F54883C" w14:textId="77777777" w:rsidR="00AF60D7" w:rsidRDefault="00AF60D7">
            <w:pPr>
              <w:pStyle w:val="CodeSamples"/>
            </w:pPr>
            <w:r>
              <w:t>FK_Movement_Valuation_Valuation (Valuation_Key) references Valuation(Valuation_Key)</w:t>
            </w:r>
          </w:p>
        </w:tc>
      </w:tr>
    </w:tbl>
    <w:p w14:paraId="140B23D9" w14:textId="77777777" w:rsidR="00AF60D7" w:rsidRDefault="00AF60D7" w:rsidP="00AF60D7">
      <w:pPr>
        <w:pStyle w:val="NormalIndent"/>
      </w:pPr>
    </w:p>
    <w:p w14:paraId="0A6AE69F" w14:textId="77777777" w:rsidR="00AF60D7" w:rsidRDefault="00AF60D7" w:rsidP="00840903">
      <w:pPr>
        <w:pStyle w:val="Heading4"/>
      </w:pPr>
      <w:bookmarkStart w:id="836" w:name="_Ref278811402"/>
      <w:bookmarkStart w:id="837" w:name="_Ref278815156"/>
      <w:bookmarkStart w:id="838" w:name="_Toc292879091"/>
      <w:r>
        <w:t>Occurrence</w:t>
      </w:r>
      <w:bookmarkEnd w:id="836"/>
      <w:bookmarkEnd w:id="837"/>
      <w:bookmarkEnd w:id="838"/>
    </w:p>
    <w:p w14:paraId="421E0A60" w14:textId="77777777" w:rsidR="00AF60D7" w:rsidRDefault="00AF60D7" w:rsidP="00AF60D7">
      <w:pPr>
        <w:pStyle w:val="NormalIndent"/>
      </w:pPr>
      <w:r>
        <w:t>Identifies a single occurrence that is identified using a concept in the thesaurus (as opposed to an identification in the taxon dictionary).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558850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580C996"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8C248A0"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068E065"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27533FE" w14:textId="77777777" w:rsidR="00AF60D7" w:rsidRDefault="00AF60D7">
            <w:pPr>
              <w:pStyle w:val="TableColumnTitles"/>
              <w:keepNext/>
            </w:pPr>
            <w:r>
              <w:t>Size</w:t>
            </w:r>
          </w:p>
        </w:tc>
      </w:tr>
      <w:tr w:rsidR="00AF60D7" w14:paraId="12E93535" w14:textId="77777777">
        <w:tc>
          <w:tcPr>
            <w:tcW w:w="2802" w:type="dxa"/>
            <w:tcBorders>
              <w:top w:val="nil"/>
              <w:left w:val="single" w:sz="6" w:space="0" w:color="auto"/>
              <w:bottom w:val="nil"/>
              <w:right w:val="single" w:sz="6" w:space="0" w:color="auto"/>
            </w:tcBorders>
            <w:shd w:val="clear" w:color="auto" w:fill="auto"/>
          </w:tcPr>
          <w:p w14:paraId="7FF4D4E1" w14:textId="77777777" w:rsidR="00AF60D7" w:rsidRDefault="00AF60D7">
            <w:pPr>
              <w:pStyle w:val="TableRow"/>
              <w:rPr>
                <w:u w:val="single"/>
              </w:rPr>
            </w:pPr>
            <w:r>
              <w:rPr>
                <w:u w:val="single"/>
              </w:rPr>
              <w:t>Occurrence_Key</w:t>
            </w:r>
          </w:p>
        </w:tc>
        <w:tc>
          <w:tcPr>
            <w:tcW w:w="4536" w:type="dxa"/>
            <w:tcBorders>
              <w:top w:val="nil"/>
              <w:left w:val="single" w:sz="6" w:space="0" w:color="auto"/>
              <w:bottom w:val="nil"/>
              <w:right w:val="single" w:sz="6" w:space="0" w:color="auto"/>
            </w:tcBorders>
            <w:shd w:val="clear" w:color="auto" w:fill="auto"/>
          </w:tcPr>
          <w:p w14:paraId="6E97AC6E" w14:textId="77777777" w:rsidR="00AF60D7" w:rsidRDefault="00AF60D7">
            <w:pPr>
              <w:pStyle w:val="TableRow"/>
            </w:pPr>
            <w:r>
              <w:t>Unique identifier for the Occurrence table</w:t>
            </w:r>
          </w:p>
        </w:tc>
        <w:tc>
          <w:tcPr>
            <w:tcW w:w="1500" w:type="dxa"/>
            <w:tcBorders>
              <w:top w:val="nil"/>
              <w:left w:val="single" w:sz="6" w:space="0" w:color="auto"/>
              <w:bottom w:val="nil"/>
              <w:right w:val="single" w:sz="6" w:space="0" w:color="auto"/>
            </w:tcBorders>
            <w:shd w:val="clear" w:color="auto" w:fill="auto"/>
          </w:tcPr>
          <w:p w14:paraId="4BBED8F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3976ACD" w14:textId="77777777" w:rsidR="00AF60D7" w:rsidRDefault="00AF60D7">
            <w:pPr>
              <w:pStyle w:val="TableRow"/>
            </w:pPr>
            <w:r>
              <w:t>16</w:t>
            </w:r>
          </w:p>
        </w:tc>
      </w:tr>
      <w:tr w:rsidR="00AF60D7" w14:paraId="5D0CEDBB" w14:textId="77777777">
        <w:tc>
          <w:tcPr>
            <w:tcW w:w="2802" w:type="dxa"/>
            <w:tcBorders>
              <w:top w:val="nil"/>
              <w:left w:val="single" w:sz="6" w:space="0" w:color="auto"/>
              <w:bottom w:val="nil"/>
              <w:right w:val="single" w:sz="6" w:space="0" w:color="auto"/>
            </w:tcBorders>
            <w:shd w:val="clear" w:color="auto" w:fill="auto"/>
          </w:tcPr>
          <w:p w14:paraId="17AAFA1D" w14:textId="77777777" w:rsidR="00AF60D7" w:rsidRDefault="00AF60D7">
            <w:pPr>
              <w:pStyle w:val="TableRow"/>
            </w:pPr>
            <w:r>
              <w:t>Comment</w:t>
            </w:r>
          </w:p>
        </w:tc>
        <w:tc>
          <w:tcPr>
            <w:tcW w:w="4536" w:type="dxa"/>
            <w:tcBorders>
              <w:top w:val="nil"/>
              <w:left w:val="single" w:sz="6" w:space="0" w:color="auto"/>
              <w:bottom w:val="nil"/>
              <w:right w:val="single" w:sz="6" w:space="0" w:color="auto"/>
            </w:tcBorders>
            <w:shd w:val="clear" w:color="auto" w:fill="auto"/>
          </w:tcPr>
          <w:p w14:paraId="1549E56F" w14:textId="77777777" w:rsidR="00AF60D7" w:rsidRDefault="00AF60D7">
            <w:pPr>
              <w:pStyle w:val="TableRow"/>
            </w:pPr>
            <w:r>
              <w:t>Free text occurrence comment.</w:t>
            </w:r>
          </w:p>
        </w:tc>
        <w:tc>
          <w:tcPr>
            <w:tcW w:w="1500" w:type="dxa"/>
            <w:tcBorders>
              <w:top w:val="nil"/>
              <w:left w:val="single" w:sz="6" w:space="0" w:color="auto"/>
              <w:bottom w:val="nil"/>
              <w:right w:val="single" w:sz="6" w:space="0" w:color="auto"/>
            </w:tcBorders>
            <w:shd w:val="clear" w:color="auto" w:fill="auto"/>
          </w:tcPr>
          <w:p w14:paraId="4EF37DF5"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6E340767" w14:textId="77777777" w:rsidR="00AF60D7" w:rsidRDefault="00AF60D7">
            <w:pPr>
              <w:pStyle w:val="TableRow"/>
            </w:pPr>
          </w:p>
        </w:tc>
      </w:tr>
      <w:tr w:rsidR="00AF60D7" w14:paraId="236D818A" w14:textId="77777777">
        <w:tc>
          <w:tcPr>
            <w:tcW w:w="2802" w:type="dxa"/>
            <w:tcBorders>
              <w:top w:val="nil"/>
              <w:left w:val="single" w:sz="6" w:space="0" w:color="auto"/>
              <w:bottom w:val="nil"/>
              <w:right w:val="single" w:sz="6" w:space="0" w:color="auto"/>
            </w:tcBorders>
            <w:shd w:val="clear" w:color="auto" w:fill="auto"/>
          </w:tcPr>
          <w:p w14:paraId="54090DC0" w14:textId="77777777" w:rsidR="00AF60D7" w:rsidRDefault="00AF60D7">
            <w:pPr>
              <w:pStyle w:val="TableRow"/>
            </w:pPr>
            <w:r>
              <w:t>Zero_Abundance</w:t>
            </w:r>
          </w:p>
        </w:tc>
        <w:tc>
          <w:tcPr>
            <w:tcW w:w="4536" w:type="dxa"/>
            <w:tcBorders>
              <w:top w:val="nil"/>
              <w:left w:val="single" w:sz="6" w:space="0" w:color="auto"/>
              <w:bottom w:val="nil"/>
              <w:right w:val="single" w:sz="6" w:space="0" w:color="auto"/>
            </w:tcBorders>
            <w:shd w:val="clear" w:color="auto" w:fill="auto"/>
          </w:tcPr>
          <w:p w14:paraId="7A617163" w14:textId="77777777" w:rsidR="00AF60D7" w:rsidRDefault="00AF60D7">
            <w:pPr>
              <w:pStyle w:val="TableRow"/>
            </w:pPr>
            <w:r>
              <w:t>Flag indicating that the occurrence indicates a zero abundance of a determined item (1) or not (0).</w:t>
            </w:r>
          </w:p>
        </w:tc>
        <w:tc>
          <w:tcPr>
            <w:tcW w:w="1500" w:type="dxa"/>
            <w:tcBorders>
              <w:top w:val="nil"/>
              <w:left w:val="single" w:sz="6" w:space="0" w:color="auto"/>
              <w:bottom w:val="nil"/>
              <w:right w:val="single" w:sz="6" w:space="0" w:color="auto"/>
            </w:tcBorders>
            <w:shd w:val="clear" w:color="auto" w:fill="auto"/>
          </w:tcPr>
          <w:p w14:paraId="0747DFB9"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6B5E8051" w14:textId="77777777" w:rsidR="00AF60D7" w:rsidRDefault="00AF60D7">
            <w:pPr>
              <w:pStyle w:val="TableRow"/>
            </w:pPr>
          </w:p>
        </w:tc>
      </w:tr>
      <w:tr w:rsidR="00AF60D7" w14:paraId="18B3C2A1" w14:textId="77777777">
        <w:tc>
          <w:tcPr>
            <w:tcW w:w="2802" w:type="dxa"/>
            <w:tcBorders>
              <w:top w:val="nil"/>
              <w:left w:val="single" w:sz="6" w:space="0" w:color="auto"/>
              <w:bottom w:val="nil"/>
              <w:right w:val="single" w:sz="6" w:space="0" w:color="auto"/>
            </w:tcBorders>
            <w:shd w:val="clear" w:color="auto" w:fill="auto"/>
          </w:tcPr>
          <w:p w14:paraId="3B0F4401" w14:textId="77777777" w:rsidR="00AF60D7" w:rsidRDefault="00AF60D7">
            <w:pPr>
              <w:pStyle w:val="TableRow"/>
            </w:pPr>
            <w:r>
              <w:t>Confidential</w:t>
            </w:r>
          </w:p>
        </w:tc>
        <w:tc>
          <w:tcPr>
            <w:tcW w:w="4536" w:type="dxa"/>
            <w:tcBorders>
              <w:top w:val="nil"/>
              <w:left w:val="single" w:sz="6" w:space="0" w:color="auto"/>
              <w:bottom w:val="nil"/>
              <w:right w:val="single" w:sz="6" w:space="0" w:color="auto"/>
            </w:tcBorders>
            <w:shd w:val="clear" w:color="auto" w:fill="auto"/>
          </w:tcPr>
          <w:p w14:paraId="53B0AF08" w14:textId="77777777" w:rsidR="00AF60D7" w:rsidRDefault="00AF60D7">
            <w:pPr>
              <w:pStyle w:val="TableRow"/>
            </w:pPr>
            <w:r>
              <w:t>Flag indicating that the occurrence is confidential (1) or public (0).</w:t>
            </w:r>
          </w:p>
        </w:tc>
        <w:tc>
          <w:tcPr>
            <w:tcW w:w="1500" w:type="dxa"/>
            <w:tcBorders>
              <w:top w:val="nil"/>
              <w:left w:val="single" w:sz="6" w:space="0" w:color="auto"/>
              <w:bottom w:val="nil"/>
              <w:right w:val="single" w:sz="6" w:space="0" w:color="auto"/>
            </w:tcBorders>
            <w:shd w:val="clear" w:color="auto" w:fill="auto"/>
          </w:tcPr>
          <w:p w14:paraId="3C37A97D"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E6DE33F" w14:textId="77777777" w:rsidR="00AF60D7" w:rsidRDefault="00AF60D7">
            <w:pPr>
              <w:pStyle w:val="TableRow"/>
            </w:pPr>
          </w:p>
        </w:tc>
      </w:tr>
      <w:tr w:rsidR="00AF60D7" w14:paraId="09420915" w14:textId="77777777">
        <w:tc>
          <w:tcPr>
            <w:tcW w:w="2802" w:type="dxa"/>
            <w:tcBorders>
              <w:top w:val="nil"/>
              <w:left w:val="single" w:sz="6" w:space="0" w:color="auto"/>
              <w:bottom w:val="nil"/>
              <w:right w:val="single" w:sz="6" w:space="0" w:color="auto"/>
            </w:tcBorders>
            <w:shd w:val="clear" w:color="auto" w:fill="auto"/>
          </w:tcPr>
          <w:p w14:paraId="433E4CB1" w14:textId="77777777" w:rsidR="00AF60D7" w:rsidRDefault="00AF60D7">
            <w:pPr>
              <w:pStyle w:val="TableRow"/>
            </w:pPr>
            <w:r>
              <w:t>Verified</w:t>
            </w:r>
          </w:p>
        </w:tc>
        <w:tc>
          <w:tcPr>
            <w:tcW w:w="4536" w:type="dxa"/>
            <w:tcBorders>
              <w:top w:val="nil"/>
              <w:left w:val="single" w:sz="6" w:space="0" w:color="auto"/>
              <w:bottom w:val="nil"/>
              <w:right w:val="single" w:sz="6" w:space="0" w:color="auto"/>
            </w:tcBorders>
            <w:shd w:val="clear" w:color="auto" w:fill="auto"/>
          </w:tcPr>
          <w:p w14:paraId="4810F09A" w14:textId="77777777" w:rsidR="00AF60D7" w:rsidRDefault="00AF60D7">
            <w:pPr>
              <w:pStyle w:val="TableRow"/>
            </w:pPr>
            <w:r>
              <w:t>Flag indicating that data entry for the taxon occurrence has been verified.  Default to 0 (Not done).  A value of 1 indicates failed validation.  A value of 2 indicates passed validation.</w:t>
            </w:r>
          </w:p>
        </w:tc>
        <w:tc>
          <w:tcPr>
            <w:tcW w:w="1500" w:type="dxa"/>
            <w:tcBorders>
              <w:top w:val="nil"/>
              <w:left w:val="single" w:sz="6" w:space="0" w:color="auto"/>
              <w:bottom w:val="nil"/>
              <w:right w:val="single" w:sz="6" w:space="0" w:color="auto"/>
            </w:tcBorders>
            <w:shd w:val="clear" w:color="auto" w:fill="auto"/>
          </w:tcPr>
          <w:p w14:paraId="4CEB16AA"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71D165FA" w14:textId="77777777" w:rsidR="00AF60D7" w:rsidRDefault="00AF60D7">
            <w:pPr>
              <w:pStyle w:val="TableRow"/>
            </w:pPr>
          </w:p>
        </w:tc>
      </w:tr>
      <w:tr w:rsidR="00AF60D7" w14:paraId="7F5B28F0" w14:textId="77777777">
        <w:tc>
          <w:tcPr>
            <w:tcW w:w="2802" w:type="dxa"/>
            <w:tcBorders>
              <w:top w:val="nil"/>
              <w:left w:val="single" w:sz="6" w:space="0" w:color="auto"/>
              <w:bottom w:val="nil"/>
              <w:right w:val="single" w:sz="6" w:space="0" w:color="auto"/>
            </w:tcBorders>
            <w:shd w:val="clear" w:color="auto" w:fill="auto"/>
          </w:tcPr>
          <w:p w14:paraId="4563156A" w14:textId="77777777" w:rsidR="00AF60D7" w:rsidRDefault="00AF60D7">
            <w:pPr>
              <w:pStyle w:val="TableRow"/>
            </w:pPr>
            <w:r>
              <w:t>Checked</w:t>
            </w:r>
          </w:p>
        </w:tc>
        <w:tc>
          <w:tcPr>
            <w:tcW w:w="4536" w:type="dxa"/>
            <w:tcBorders>
              <w:top w:val="nil"/>
              <w:left w:val="single" w:sz="6" w:space="0" w:color="auto"/>
              <w:bottom w:val="nil"/>
              <w:right w:val="single" w:sz="6" w:space="0" w:color="auto"/>
            </w:tcBorders>
            <w:shd w:val="clear" w:color="auto" w:fill="auto"/>
          </w:tcPr>
          <w:p w14:paraId="0539527C" w14:textId="77777777" w:rsidR="00AF60D7" w:rsidRDefault="00AF60D7">
            <w:pPr>
              <w:pStyle w:val="TableRow"/>
            </w:pPr>
            <w:r>
              <w:t>Flag indicating the occurrence has been checked.</w:t>
            </w:r>
          </w:p>
        </w:tc>
        <w:tc>
          <w:tcPr>
            <w:tcW w:w="1500" w:type="dxa"/>
            <w:tcBorders>
              <w:top w:val="nil"/>
              <w:left w:val="single" w:sz="6" w:space="0" w:color="auto"/>
              <w:bottom w:val="nil"/>
              <w:right w:val="single" w:sz="6" w:space="0" w:color="auto"/>
            </w:tcBorders>
            <w:shd w:val="clear" w:color="auto" w:fill="auto"/>
          </w:tcPr>
          <w:p w14:paraId="031E23C3"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364E929C" w14:textId="77777777" w:rsidR="00AF60D7" w:rsidRDefault="00AF60D7">
            <w:pPr>
              <w:pStyle w:val="TableRow"/>
            </w:pPr>
          </w:p>
        </w:tc>
      </w:tr>
      <w:tr w:rsidR="00AF60D7" w14:paraId="0262FF33" w14:textId="77777777">
        <w:tc>
          <w:tcPr>
            <w:tcW w:w="2802" w:type="dxa"/>
            <w:tcBorders>
              <w:top w:val="nil"/>
              <w:left w:val="single" w:sz="6" w:space="0" w:color="auto"/>
              <w:bottom w:val="nil"/>
              <w:right w:val="single" w:sz="6" w:space="0" w:color="auto"/>
            </w:tcBorders>
            <w:shd w:val="clear" w:color="auto" w:fill="auto"/>
          </w:tcPr>
          <w:p w14:paraId="673E6DDB" w14:textId="77777777" w:rsidR="00AF60D7" w:rsidRDefault="00AF60D7">
            <w:pPr>
              <w:pStyle w:val="TableRow"/>
            </w:pPr>
            <w:r>
              <w:t>Checked_By</w:t>
            </w:r>
          </w:p>
        </w:tc>
        <w:tc>
          <w:tcPr>
            <w:tcW w:w="4536" w:type="dxa"/>
            <w:tcBorders>
              <w:top w:val="nil"/>
              <w:left w:val="single" w:sz="6" w:space="0" w:color="auto"/>
              <w:bottom w:val="nil"/>
              <w:right w:val="single" w:sz="6" w:space="0" w:color="auto"/>
            </w:tcBorders>
            <w:shd w:val="clear" w:color="auto" w:fill="auto"/>
          </w:tcPr>
          <w:p w14:paraId="61094F56" w14:textId="77777777" w:rsidR="00AF60D7" w:rsidRDefault="00AF60D7">
            <w:pPr>
              <w:pStyle w:val="TableRow"/>
            </w:pPr>
            <w:r>
              <w:t>Identifies the logged in person when the record was checked, or null if not checked.</w:t>
            </w:r>
          </w:p>
        </w:tc>
        <w:tc>
          <w:tcPr>
            <w:tcW w:w="1500" w:type="dxa"/>
            <w:tcBorders>
              <w:top w:val="nil"/>
              <w:left w:val="single" w:sz="6" w:space="0" w:color="auto"/>
              <w:bottom w:val="nil"/>
              <w:right w:val="single" w:sz="6" w:space="0" w:color="auto"/>
            </w:tcBorders>
            <w:shd w:val="clear" w:color="auto" w:fill="auto"/>
          </w:tcPr>
          <w:p w14:paraId="3D357BD8"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7DCF2FF" w14:textId="77777777" w:rsidR="00AF60D7" w:rsidRDefault="00AF60D7">
            <w:pPr>
              <w:pStyle w:val="TableRow"/>
            </w:pPr>
            <w:r>
              <w:t>16</w:t>
            </w:r>
          </w:p>
        </w:tc>
      </w:tr>
      <w:tr w:rsidR="00AF60D7" w14:paraId="0B76E37E" w14:textId="77777777">
        <w:tc>
          <w:tcPr>
            <w:tcW w:w="2802" w:type="dxa"/>
            <w:tcBorders>
              <w:top w:val="nil"/>
              <w:left w:val="single" w:sz="6" w:space="0" w:color="auto"/>
              <w:bottom w:val="nil"/>
              <w:right w:val="single" w:sz="6" w:space="0" w:color="auto"/>
            </w:tcBorders>
            <w:shd w:val="clear" w:color="auto" w:fill="auto"/>
          </w:tcPr>
          <w:p w14:paraId="2AE503D9" w14:textId="77777777" w:rsidR="00AF60D7" w:rsidRDefault="00AF60D7">
            <w:pPr>
              <w:pStyle w:val="TableRow"/>
            </w:pPr>
            <w:r>
              <w:t>Checked_Date</w:t>
            </w:r>
          </w:p>
        </w:tc>
        <w:tc>
          <w:tcPr>
            <w:tcW w:w="4536" w:type="dxa"/>
            <w:tcBorders>
              <w:top w:val="nil"/>
              <w:left w:val="single" w:sz="6" w:space="0" w:color="auto"/>
              <w:bottom w:val="nil"/>
              <w:right w:val="single" w:sz="6" w:space="0" w:color="auto"/>
            </w:tcBorders>
            <w:shd w:val="clear" w:color="auto" w:fill="auto"/>
          </w:tcPr>
          <w:p w14:paraId="2ED157C7" w14:textId="77777777" w:rsidR="00AF60D7" w:rsidRDefault="00AF60D7">
            <w:pPr>
              <w:pStyle w:val="TableRow"/>
            </w:pPr>
            <w:r>
              <w:t>Identifies the date of checking, or null if not checked.</w:t>
            </w:r>
          </w:p>
        </w:tc>
        <w:tc>
          <w:tcPr>
            <w:tcW w:w="1500" w:type="dxa"/>
            <w:tcBorders>
              <w:top w:val="nil"/>
              <w:left w:val="single" w:sz="6" w:space="0" w:color="auto"/>
              <w:bottom w:val="nil"/>
              <w:right w:val="single" w:sz="6" w:space="0" w:color="auto"/>
            </w:tcBorders>
            <w:shd w:val="clear" w:color="auto" w:fill="auto"/>
          </w:tcPr>
          <w:p w14:paraId="302143C3" w14:textId="77777777" w:rsidR="00AF60D7" w:rsidRDefault="00AF60D7">
            <w:pPr>
              <w:pStyle w:val="TableRow"/>
            </w:pPr>
            <w:r>
              <w:t>datetime Null</w:t>
            </w:r>
          </w:p>
        </w:tc>
        <w:tc>
          <w:tcPr>
            <w:tcW w:w="1127" w:type="dxa"/>
            <w:tcBorders>
              <w:top w:val="nil"/>
              <w:left w:val="single" w:sz="6" w:space="0" w:color="auto"/>
              <w:bottom w:val="nil"/>
              <w:right w:val="single" w:sz="6" w:space="0" w:color="auto"/>
            </w:tcBorders>
            <w:shd w:val="clear" w:color="auto" w:fill="auto"/>
          </w:tcPr>
          <w:p w14:paraId="07315AD9" w14:textId="77777777" w:rsidR="00AF60D7" w:rsidRDefault="00AF60D7">
            <w:pPr>
              <w:pStyle w:val="TableRow"/>
            </w:pPr>
          </w:p>
        </w:tc>
      </w:tr>
      <w:tr w:rsidR="00AF60D7" w14:paraId="3F69EF70" w14:textId="77777777">
        <w:tc>
          <w:tcPr>
            <w:tcW w:w="2802" w:type="dxa"/>
            <w:tcBorders>
              <w:top w:val="nil"/>
              <w:left w:val="single" w:sz="6" w:space="0" w:color="auto"/>
              <w:bottom w:val="nil"/>
              <w:right w:val="single" w:sz="6" w:space="0" w:color="auto"/>
            </w:tcBorders>
            <w:shd w:val="clear" w:color="auto" w:fill="auto"/>
          </w:tcPr>
          <w:p w14:paraId="6B021623" w14:textId="77777777" w:rsidR="00AF60D7" w:rsidRDefault="00AF60D7">
            <w:pPr>
              <w:pStyle w:val="TableRow"/>
            </w:pPr>
            <w:r>
              <w:t>Surveyors_Ref</w:t>
            </w:r>
          </w:p>
        </w:tc>
        <w:tc>
          <w:tcPr>
            <w:tcW w:w="4536" w:type="dxa"/>
            <w:tcBorders>
              <w:top w:val="nil"/>
              <w:left w:val="single" w:sz="6" w:space="0" w:color="auto"/>
              <w:bottom w:val="nil"/>
              <w:right w:val="single" w:sz="6" w:space="0" w:color="auto"/>
            </w:tcBorders>
            <w:shd w:val="clear" w:color="auto" w:fill="auto"/>
          </w:tcPr>
          <w:p w14:paraId="4A1833DA" w14:textId="77777777" w:rsidR="00AF60D7" w:rsidRDefault="00AF60D7">
            <w:pPr>
              <w:pStyle w:val="TableRow"/>
            </w:pPr>
            <w:r>
              <w:t>Free text surveyor's reference.</w:t>
            </w:r>
          </w:p>
        </w:tc>
        <w:tc>
          <w:tcPr>
            <w:tcW w:w="1500" w:type="dxa"/>
            <w:tcBorders>
              <w:top w:val="nil"/>
              <w:left w:val="single" w:sz="6" w:space="0" w:color="auto"/>
              <w:bottom w:val="nil"/>
              <w:right w:val="single" w:sz="6" w:space="0" w:color="auto"/>
            </w:tcBorders>
            <w:shd w:val="clear" w:color="auto" w:fill="auto"/>
          </w:tcPr>
          <w:p w14:paraId="1D8A04D8"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2E8935B" w14:textId="77777777" w:rsidR="00AF60D7" w:rsidRDefault="00AF60D7">
            <w:pPr>
              <w:pStyle w:val="TableRow"/>
            </w:pPr>
            <w:r>
              <w:t>30</w:t>
            </w:r>
          </w:p>
        </w:tc>
      </w:tr>
      <w:tr w:rsidR="00AF60D7" w14:paraId="2F991887" w14:textId="77777777">
        <w:tc>
          <w:tcPr>
            <w:tcW w:w="2802" w:type="dxa"/>
            <w:tcBorders>
              <w:top w:val="nil"/>
              <w:left w:val="single" w:sz="6" w:space="0" w:color="auto"/>
              <w:bottom w:val="nil"/>
              <w:right w:val="single" w:sz="6" w:space="0" w:color="auto"/>
            </w:tcBorders>
            <w:shd w:val="clear" w:color="auto" w:fill="auto"/>
          </w:tcPr>
          <w:p w14:paraId="5E136C4F" w14:textId="77777777" w:rsidR="00AF60D7" w:rsidRDefault="00AF60D7">
            <w:pPr>
              <w:pStyle w:val="TableRow"/>
            </w:pPr>
            <w:r>
              <w:t>Sample_Key</w:t>
            </w:r>
          </w:p>
        </w:tc>
        <w:tc>
          <w:tcPr>
            <w:tcW w:w="4536" w:type="dxa"/>
            <w:tcBorders>
              <w:top w:val="nil"/>
              <w:left w:val="single" w:sz="6" w:space="0" w:color="auto"/>
              <w:bottom w:val="nil"/>
              <w:right w:val="single" w:sz="6" w:space="0" w:color="auto"/>
            </w:tcBorders>
            <w:shd w:val="clear" w:color="auto" w:fill="auto"/>
          </w:tcPr>
          <w:p w14:paraId="2A2EFDA0" w14:textId="77777777" w:rsidR="00AF60D7" w:rsidRDefault="00AF60D7">
            <w:pPr>
              <w:pStyle w:val="TableRow"/>
            </w:pPr>
            <w:r>
              <w:t>Sample the occurrence was occurred within.  Relates to the Recorder Sample table.</w:t>
            </w:r>
          </w:p>
        </w:tc>
        <w:tc>
          <w:tcPr>
            <w:tcW w:w="1500" w:type="dxa"/>
            <w:tcBorders>
              <w:top w:val="nil"/>
              <w:left w:val="single" w:sz="6" w:space="0" w:color="auto"/>
              <w:bottom w:val="nil"/>
              <w:right w:val="single" w:sz="6" w:space="0" w:color="auto"/>
            </w:tcBorders>
            <w:shd w:val="clear" w:color="auto" w:fill="auto"/>
          </w:tcPr>
          <w:p w14:paraId="67C49E5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CFA764B" w14:textId="77777777" w:rsidR="00AF60D7" w:rsidRDefault="00AF60D7">
            <w:pPr>
              <w:pStyle w:val="TableRow"/>
            </w:pPr>
            <w:r>
              <w:t>16</w:t>
            </w:r>
          </w:p>
        </w:tc>
      </w:tr>
      <w:tr w:rsidR="00AF60D7" w14:paraId="31D8A11F" w14:textId="77777777">
        <w:tc>
          <w:tcPr>
            <w:tcW w:w="2802" w:type="dxa"/>
            <w:tcBorders>
              <w:top w:val="nil"/>
              <w:left w:val="single" w:sz="6" w:space="0" w:color="auto"/>
              <w:bottom w:val="nil"/>
              <w:right w:val="single" w:sz="6" w:space="0" w:color="auto"/>
            </w:tcBorders>
            <w:shd w:val="clear" w:color="auto" w:fill="auto"/>
          </w:tcPr>
          <w:p w14:paraId="1F4EC17F" w14:textId="77777777" w:rsidR="00AF60D7" w:rsidRDefault="00AF60D7">
            <w:pPr>
              <w:pStyle w:val="TableRow"/>
            </w:pPr>
            <w:r>
              <w:t>Record_Type_Concept_Key</w:t>
            </w:r>
          </w:p>
        </w:tc>
        <w:tc>
          <w:tcPr>
            <w:tcW w:w="4536" w:type="dxa"/>
            <w:tcBorders>
              <w:top w:val="nil"/>
              <w:left w:val="single" w:sz="6" w:space="0" w:color="auto"/>
              <w:bottom w:val="nil"/>
              <w:right w:val="single" w:sz="6" w:space="0" w:color="auto"/>
            </w:tcBorders>
            <w:shd w:val="clear" w:color="auto" w:fill="auto"/>
          </w:tcPr>
          <w:p w14:paraId="2B61DF6F" w14:textId="77777777" w:rsidR="00AF60D7" w:rsidRDefault="00AF60D7">
            <w:pPr>
              <w:pStyle w:val="TableRow"/>
            </w:pPr>
            <w:r>
              <w:t xml:space="preserve">Occurrence record type, </w:t>
            </w:r>
            <w:r w:rsidR="00DD017A">
              <w:t>foreign key to the Concept table.  Linked to the concept group called Record Types in the domain linked to the occurrence’s preferred determination.</w:t>
            </w:r>
          </w:p>
        </w:tc>
        <w:tc>
          <w:tcPr>
            <w:tcW w:w="1500" w:type="dxa"/>
            <w:tcBorders>
              <w:top w:val="nil"/>
              <w:left w:val="single" w:sz="6" w:space="0" w:color="auto"/>
              <w:bottom w:val="nil"/>
              <w:right w:val="single" w:sz="6" w:space="0" w:color="auto"/>
            </w:tcBorders>
            <w:shd w:val="clear" w:color="auto" w:fill="auto"/>
          </w:tcPr>
          <w:p w14:paraId="64C564F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3BE2D33" w14:textId="77777777" w:rsidR="00AF60D7" w:rsidRDefault="00AF60D7">
            <w:pPr>
              <w:pStyle w:val="TableRow"/>
            </w:pPr>
            <w:r>
              <w:t>16</w:t>
            </w:r>
          </w:p>
        </w:tc>
      </w:tr>
      <w:tr w:rsidR="00AF60D7" w14:paraId="3FF326C4" w14:textId="77777777">
        <w:tc>
          <w:tcPr>
            <w:tcW w:w="2802" w:type="dxa"/>
            <w:tcBorders>
              <w:top w:val="nil"/>
              <w:left w:val="single" w:sz="6" w:space="0" w:color="auto"/>
              <w:bottom w:val="nil"/>
              <w:right w:val="single" w:sz="6" w:space="0" w:color="auto"/>
            </w:tcBorders>
            <w:shd w:val="clear" w:color="auto" w:fill="auto"/>
          </w:tcPr>
          <w:p w14:paraId="5EA9E073"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61492D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E520DA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CE1DD4A" w14:textId="77777777" w:rsidR="00AF60D7" w:rsidRDefault="00AF60D7">
            <w:pPr>
              <w:pStyle w:val="TableRow"/>
            </w:pPr>
            <w:r>
              <w:t>16</w:t>
            </w:r>
          </w:p>
        </w:tc>
      </w:tr>
      <w:tr w:rsidR="00AF60D7" w14:paraId="579A21F2" w14:textId="77777777">
        <w:tc>
          <w:tcPr>
            <w:tcW w:w="2802" w:type="dxa"/>
            <w:tcBorders>
              <w:top w:val="nil"/>
              <w:left w:val="single" w:sz="6" w:space="0" w:color="auto"/>
              <w:bottom w:val="nil"/>
              <w:right w:val="single" w:sz="6" w:space="0" w:color="auto"/>
            </w:tcBorders>
            <w:shd w:val="clear" w:color="auto" w:fill="auto"/>
          </w:tcPr>
          <w:p w14:paraId="6E230099"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4FDACDCA"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815A0EB"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0CB0561" w14:textId="77777777" w:rsidR="00AF60D7" w:rsidRDefault="00AF60D7">
            <w:pPr>
              <w:pStyle w:val="TableRow"/>
            </w:pPr>
            <w:r>
              <w:t>16</w:t>
            </w:r>
          </w:p>
        </w:tc>
      </w:tr>
      <w:tr w:rsidR="00AF60D7" w14:paraId="3E4F5BE7" w14:textId="77777777">
        <w:tc>
          <w:tcPr>
            <w:tcW w:w="2802" w:type="dxa"/>
            <w:tcBorders>
              <w:top w:val="nil"/>
              <w:left w:val="single" w:sz="6" w:space="0" w:color="auto"/>
              <w:bottom w:val="nil"/>
              <w:right w:val="single" w:sz="6" w:space="0" w:color="auto"/>
            </w:tcBorders>
            <w:shd w:val="clear" w:color="auto" w:fill="auto"/>
          </w:tcPr>
          <w:p w14:paraId="4F15143C" w14:textId="77777777" w:rsidR="00AF60D7" w:rsidRDefault="00AF60D7">
            <w:pPr>
              <w:pStyle w:val="TableRow"/>
            </w:pPr>
            <w:r>
              <w:lastRenderedPageBreak/>
              <w:t>Custodian</w:t>
            </w:r>
          </w:p>
        </w:tc>
        <w:tc>
          <w:tcPr>
            <w:tcW w:w="4536" w:type="dxa"/>
            <w:tcBorders>
              <w:top w:val="nil"/>
              <w:left w:val="single" w:sz="6" w:space="0" w:color="auto"/>
              <w:bottom w:val="nil"/>
              <w:right w:val="single" w:sz="6" w:space="0" w:color="auto"/>
            </w:tcBorders>
            <w:shd w:val="clear" w:color="auto" w:fill="auto"/>
          </w:tcPr>
          <w:p w14:paraId="76B61B09"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43380EEC"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8A147E1" w14:textId="77777777" w:rsidR="00AF60D7" w:rsidRDefault="00AF60D7">
            <w:pPr>
              <w:pStyle w:val="TableRow"/>
            </w:pPr>
            <w:r>
              <w:t>8</w:t>
            </w:r>
          </w:p>
        </w:tc>
      </w:tr>
      <w:tr w:rsidR="00AF60D7" w14:paraId="49D3DFBC" w14:textId="77777777">
        <w:tc>
          <w:tcPr>
            <w:tcW w:w="2802" w:type="dxa"/>
            <w:tcBorders>
              <w:top w:val="nil"/>
              <w:left w:val="single" w:sz="6" w:space="0" w:color="auto"/>
              <w:bottom w:val="single" w:sz="6" w:space="0" w:color="auto"/>
              <w:right w:val="single" w:sz="6" w:space="0" w:color="auto"/>
            </w:tcBorders>
            <w:shd w:val="clear" w:color="auto" w:fill="auto"/>
          </w:tcPr>
          <w:p w14:paraId="05858C9B"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F6FC80F"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E5AD8AB"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E36DD47" w14:textId="77777777" w:rsidR="00AF60D7" w:rsidRDefault="00AF60D7">
            <w:pPr>
              <w:pStyle w:val="TableRow"/>
            </w:pPr>
            <w:r>
              <w:t>8</w:t>
            </w:r>
          </w:p>
        </w:tc>
      </w:tr>
    </w:tbl>
    <w:p w14:paraId="603AFB5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2B790D61"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1C96D2F"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76E7479"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3771BFA" w14:textId="77777777" w:rsidR="00AF60D7" w:rsidRDefault="00AF60D7">
            <w:pPr>
              <w:pStyle w:val="TableColumnTitles"/>
              <w:keepNext/>
            </w:pPr>
            <w:r>
              <w:t>Options</w:t>
            </w:r>
          </w:p>
        </w:tc>
      </w:tr>
      <w:tr w:rsidR="00AF60D7" w14:paraId="2A46E0A3" w14:textId="77777777">
        <w:tc>
          <w:tcPr>
            <w:tcW w:w="2801" w:type="dxa"/>
            <w:tcBorders>
              <w:top w:val="nil"/>
              <w:left w:val="single" w:sz="6" w:space="0" w:color="auto"/>
              <w:bottom w:val="single" w:sz="6" w:space="0" w:color="auto"/>
              <w:right w:val="single" w:sz="6" w:space="0" w:color="auto"/>
            </w:tcBorders>
            <w:shd w:val="clear" w:color="auto" w:fill="auto"/>
          </w:tcPr>
          <w:p w14:paraId="5E03079F" w14:textId="77777777" w:rsidR="00AF60D7" w:rsidRDefault="00AF60D7">
            <w:pPr>
              <w:pStyle w:val="TableRow"/>
            </w:pPr>
            <w:r>
              <w:t>IX_Occurrence_Sample</w:t>
            </w:r>
          </w:p>
        </w:tc>
        <w:tc>
          <w:tcPr>
            <w:tcW w:w="3543" w:type="dxa"/>
            <w:tcBorders>
              <w:top w:val="nil"/>
              <w:left w:val="single" w:sz="6" w:space="0" w:color="auto"/>
              <w:bottom w:val="single" w:sz="6" w:space="0" w:color="auto"/>
              <w:right w:val="single" w:sz="6" w:space="0" w:color="auto"/>
            </w:tcBorders>
            <w:shd w:val="clear" w:color="auto" w:fill="auto"/>
          </w:tcPr>
          <w:p w14:paraId="3548403F" w14:textId="77777777" w:rsidR="00AF60D7" w:rsidRDefault="00AF60D7">
            <w:pPr>
              <w:pStyle w:val="TableRow"/>
            </w:pPr>
            <w:r>
              <w:t>Sample_Key</w:t>
            </w:r>
          </w:p>
        </w:tc>
        <w:tc>
          <w:tcPr>
            <w:tcW w:w="3624" w:type="dxa"/>
            <w:tcBorders>
              <w:top w:val="nil"/>
              <w:left w:val="single" w:sz="6" w:space="0" w:color="auto"/>
              <w:bottom w:val="single" w:sz="6" w:space="0" w:color="auto"/>
              <w:right w:val="single" w:sz="6" w:space="0" w:color="auto"/>
            </w:tcBorders>
            <w:shd w:val="clear" w:color="auto" w:fill="auto"/>
          </w:tcPr>
          <w:p w14:paraId="2FD5706D" w14:textId="77777777" w:rsidR="00AF60D7" w:rsidRDefault="00AF60D7">
            <w:pPr>
              <w:pStyle w:val="TableRow"/>
            </w:pPr>
            <w:r>
              <w:t>nonclustered located on PRIMARY</w:t>
            </w:r>
          </w:p>
        </w:tc>
      </w:tr>
    </w:tbl>
    <w:p w14:paraId="7C249B4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6341C1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3664A10" w14:textId="77777777" w:rsidR="00AF60D7" w:rsidRDefault="00AF60D7">
            <w:pPr>
              <w:pStyle w:val="TableTitle"/>
              <w:rPr>
                <w:color w:val="FF0000"/>
              </w:rPr>
            </w:pPr>
            <w:r>
              <w:t>Constraint : FK_Occurrence_Record_Type</w:t>
            </w:r>
          </w:p>
        </w:tc>
      </w:tr>
      <w:tr w:rsidR="00AF60D7" w14:paraId="6C122CDB" w14:textId="77777777">
        <w:tc>
          <w:tcPr>
            <w:tcW w:w="1548" w:type="dxa"/>
            <w:tcBorders>
              <w:top w:val="nil"/>
              <w:left w:val="single" w:sz="4" w:space="0" w:color="auto"/>
              <w:bottom w:val="single" w:sz="4" w:space="0" w:color="auto"/>
              <w:right w:val="single" w:sz="4" w:space="0" w:color="auto"/>
            </w:tcBorders>
            <w:shd w:val="clear" w:color="auto" w:fill="auto"/>
          </w:tcPr>
          <w:p w14:paraId="38271EE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FD9A816" w14:textId="77777777" w:rsidR="00AF60D7" w:rsidRDefault="00AF60D7">
            <w:pPr>
              <w:pStyle w:val="TableRow"/>
            </w:pPr>
            <w:r>
              <w:t>Each occurrence has one record type.  Each record type applies to zero or more occurrences.</w:t>
            </w:r>
          </w:p>
        </w:tc>
      </w:tr>
      <w:tr w:rsidR="00AF60D7" w14:paraId="3E0855F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04FB7B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D48699B" w14:textId="77777777" w:rsidR="00AF60D7" w:rsidRDefault="00AF60D7">
            <w:pPr>
              <w:pStyle w:val="CodeSamples"/>
            </w:pPr>
            <w:r>
              <w:t>FK_Occurrence_Record_Type (Record_Type_Concept_Key) references Concept(Concept_Key)</w:t>
            </w:r>
          </w:p>
        </w:tc>
      </w:tr>
    </w:tbl>
    <w:p w14:paraId="60D7E6A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112A76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5B9B99D" w14:textId="77777777" w:rsidR="00AF60D7" w:rsidRDefault="00AF60D7">
            <w:pPr>
              <w:pStyle w:val="TableTitle"/>
              <w:rPr>
                <w:color w:val="FF0000"/>
              </w:rPr>
            </w:pPr>
            <w:r>
              <w:t>Constraint : FK_Occurrence_Sample</w:t>
            </w:r>
          </w:p>
        </w:tc>
      </w:tr>
      <w:tr w:rsidR="00AF60D7" w14:paraId="7C02786B" w14:textId="77777777">
        <w:tc>
          <w:tcPr>
            <w:tcW w:w="1548" w:type="dxa"/>
            <w:tcBorders>
              <w:top w:val="nil"/>
              <w:left w:val="single" w:sz="4" w:space="0" w:color="auto"/>
              <w:bottom w:val="single" w:sz="4" w:space="0" w:color="auto"/>
              <w:right w:val="single" w:sz="4" w:space="0" w:color="auto"/>
            </w:tcBorders>
            <w:shd w:val="clear" w:color="auto" w:fill="auto"/>
          </w:tcPr>
          <w:p w14:paraId="53AD25C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48F642A" w14:textId="77777777" w:rsidR="00AF60D7" w:rsidRDefault="00AF60D7">
            <w:pPr>
              <w:pStyle w:val="TableRow"/>
            </w:pPr>
            <w:r>
              <w:t>Each occurrence was recorded within one sample.  Each sample contains zero or more occurrences.</w:t>
            </w:r>
          </w:p>
        </w:tc>
      </w:tr>
      <w:tr w:rsidR="00AF60D7" w14:paraId="0EC42F2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5D2A6E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D5A5D8F" w14:textId="77777777" w:rsidR="00AF60D7" w:rsidRDefault="00AF60D7">
            <w:pPr>
              <w:pStyle w:val="CodeSamples"/>
            </w:pPr>
            <w:r>
              <w:t>FK_Occurrence_Sample (Sample_Key) references Sample(Sample_Key)</w:t>
            </w:r>
          </w:p>
        </w:tc>
      </w:tr>
    </w:tbl>
    <w:p w14:paraId="175112AE" w14:textId="77777777" w:rsidR="00AF60D7" w:rsidRDefault="00AF60D7" w:rsidP="00AF60D7">
      <w:pPr>
        <w:pStyle w:val="NormalIndent"/>
      </w:pPr>
    </w:p>
    <w:p w14:paraId="1C466332" w14:textId="77777777" w:rsidR="00AF60D7" w:rsidRDefault="00AF60D7" w:rsidP="00840903">
      <w:pPr>
        <w:pStyle w:val="Heading4"/>
      </w:pPr>
      <w:bookmarkStart w:id="839" w:name="_Ref278878574"/>
      <w:bookmarkStart w:id="840" w:name="_Toc292879092"/>
      <w:r>
        <w:t>Occurrence_Data</w:t>
      </w:r>
      <w:bookmarkEnd w:id="839"/>
      <w:bookmarkEnd w:id="840"/>
    </w:p>
    <w:p w14:paraId="535841AA" w14:textId="77777777" w:rsidR="00AF60D7" w:rsidRDefault="00AF60D7" w:rsidP="00AF60D7">
      <w:pPr>
        <w:pStyle w:val="NormalIndent"/>
      </w:pPr>
      <w:r>
        <w:t xml:space="preserve">Each record identifies a single measurement or descriptor that is attached to a single occurrence.  Descriptors utilise the Applies_To, Parameter and </w:t>
      </w:r>
      <w:r w:rsidR="00B62981">
        <w:t>Lower_</w:t>
      </w:r>
      <w:r>
        <w:t>Value fields only.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AFBB97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BDC020D"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247B11F"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362CA9A"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00355B5" w14:textId="77777777" w:rsidR="00AF60D7" w:rsidRDefault="00AF60D7">
            <w:pPr>
              <w:pStyle w:val="TableColumnTitles"/>
              <w:keepNext/>
            </w:pPr>
            <w:r>
              <w:t>Size</w:t>
            </w:r>
          </w:p>
        </w:tc>
      </w:tr>
      <w:tr w:rsidR="00AF60D7" w14:paraId="07D32ED2" w14:textId="77777777">
        <w:tc>
          <w:tcPr>
            <w:tcW w:w="2802" w:type="dxa"/>
            <w:tcBorders>
              <w:top w:val="nil"/>
              <w:left w:val="single" w:sz="6" w:space="0" w:color="auto"/>
              <w:bottom w:val="nil"/>
              <w:right w:val="single" w:sz="6" w:space="0" w:color="auto"/>
            </w:tcBorders>
            <w:shd w:val="clear" w:color="auto" w:fill="auto"/>
          </w:tcPr>
          <w:p w14:paraId="5607440D" w14:textId="77777777" w:rsidR="00AF60D7" w:rsidRDefault="00AF60D7">
            <w:pPr>
              <w:pStyle w:val="TableRow"/>
              <w:rPr>
                <w:u w:val="single"/>
              </w:rPr>
            </w:pPr>
            <w:r>
              <w:rPr>
                <w:u w:val="single"/>
              </w:rPr>
              <w:t>Occurrence_Data_Key</w:t>
            </w:r>
          </w:p>
        </w:tc>
        <w:tc>
          <w:tcPr>
            <w:tcW w:w="4536" w:type="dxa"/>
            <w:tcBorders>
              <w:top w:val="nil"/>
              <w:left w:val="single" w:sz="6" w:space="0" w:color="auto"/>
              <w:bottom w:val="nil"/>
              <w:right w:val="single" w:sz="6" w:space="0" w:color="auto"/>
            </w:tcBorders>
            <w:shd w:val="clear" w:color="auto" w:fill="auto"/>
          </w:tcPr>
          <w:p w14:paraId="6FCA928B" w14:textId="77777777" w:rsidR="00AF60D7" w:rsidRDefault="00AF60D7">
            <w:pPr>
              <w:pStyle w:val="TableRow"/>
            </w:pPr>
            <w:r>
              <w:t>Unique identifier for the Occurrence_Data table</w:t>
            </w:r>
          </w:p>
        </w:tc>
        <w:tc>
          <w:tcPr>
            <w:tcW w:w="1500" w:type="dxa"/>
            <w:tcBorders>
              <w:top w:val="nil"/>
              <w:left w:val="single" w:sz="6" w:space="0" w:color="auto"/>
              <w:bottom w:val="nil"/>
              <w:right w:val="single" w:sz="6" w:space="0" w:color="auto"/>
            </w:tcBorders>
            <w:shd w:val="clear" w:color="auto" w:fill="auto"/>
          </w:tcPr>
          <w:p w14:paraId="4964C6F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A3113D9" w14:textId="77777777" w:rsidR="00AF60D7" w:rsidRDefault="00AF60D7">
            <w:pPr>
              <w:pStyle w:val="TableRow"/>
            </w:pPr>
            <w:r>
              <w:t>16</w:t>
            </w:r>
          </w:p>
        </w:tc>
      </w:tr>
      <w:tr w:rsidR="00AF60D7" w14:paraId="08300EC7" w14:textId="77777777">
        <w:tc>
          <w:tcPr>
            <w:tcW w:w="2802" w:type="dxa"/>
            <w:tcBorders>
              <w:top w:val="nil"/>
              <w:left w:val="single" w:sz="6" w:space="0" w:color="auto"/>
              <w:bottom w:val="nil"/>
              <w:right w:val="single" w:sz="6" w:space="0" w:color="auto"/>
            </w:tcBorders>
            <w:shd w:val="clear" w:color="auto" w:fill="auto"/>
          </w:tcPr>
          <w:p w14:paraId="4BB7F09A" w14:textId="77777777" w:rsidR="00AF60D7" w:rsidRDefault="00AF60D7">
            <w:pPr>
              <w:pStyle w:val="TableRow"/>
            </w:pPr>
            <w:r>
              <w:t>Occurrence_Key</w:t>
            </w:r>
          </w:p>
        </w:tc>
        <w:tc>
          <w:tcPr>
            <w:tcW w:w="4536" w:type="dxa"/>
            <w:tcBorders>
              <w:top w:val="nil"/>
              <w:left w:val="single" w:sz="6" w:space="0" w:color="auto"/>
              <w:bottom w:val="nil"/>
              <w:right w:val="single" w:sz="6" w:space="0" w:color="auto"/>
            </w:tcBorders>
            <w:shd w:val="clear" w:color="auto" w:fill="auto"/>
          </w:tcPr>
          <w:p w14:paraId="6A961444" w14:textId="77777777" w:rsidR="00AF60D7" w:rsidRDefault="00AF60D7">
            <w:pPr>
              <w:pStyle w:val="TableRow"/>
            </w:pPr>
            <w:r>
              <w:t>Occurrence the data is associated with.</w:t>
            </w:r>
          </w:p>
        </w:tc>
        <w:tc>
          <w:tcPr>
            <w:tcW w:w="1500" w:type="dxa"/>
            <w:tcBorders>
              <w:top w:val="nil"/>
              <w:left w:val="single" w:sz="6" w:space="0" w:color="auto"/>
              <w:bottom w:val="nil"/>
              <w:right w:val="single" w:sz="6" w:space="0" w:color="auto"/>
            </w:tcBorders>
            <w:shd w:val="clear" w:color="auto" w:fill="auto"/>
          </w:tcPr>
          <w:p w14:paraId="1A946A1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AB7CC93" w14:textId="77777777" w:rsidR="00AF60D7" w:rsidRDefault="00AF60D7">
            <w:pPr>
              <w:pStyle w:val="TableRow"/>
            </w:pPr>
            <w:r>
              <w:t>16</w:t>
            </w:r>
          </w:p>
        </w:tc>
      </w:tr>
      <w:tr w:rsidR="00AF60D7" w14:paraId="3B601783" w14:textId="77777777">
        <w:tc>
          <w:tcPr>
            <w:tcW w:w="2802" w:type="dxa"/>
            <w:tcBorders>
              <w:top w:val="nil"/>
              <w:left w:val="single" w:sz="6" w:space="0" w:color="auto"/>
              <w:bottom w:val="nil"/>
              <w:right w:val="single" w:sz="6" w:space="0" w:color="auto"/>
            </w:tcBorders>
            <w:shd w:val="clear" w:color="auto" w:fill="auto"/>
          </w:tcPr>
          <w:p w14:paraId="36B3A6EF" w14:textId="77777777" w:rsidR="00AF60D7" w:rsidRDefault="00AF60D7">
            <w:pPr>
              <w:pStyle w:val="TableRow"/>
            </w:pPr>
            <w:r>
              <w:t>Applies_To</w:t>
            </w:r>
          </w:p>
        </w:tc>
        <w:tc>
          <w:tcPr>
            <w:tcW w:w="4536" w:type="dxa"/>
            <w:tcBorders>
              <w:top w:val="nil"/>
              <w:left w:val="single" w:sz="6" w:space="0" w:color="auto"/>
              <w:bottom w:val="nil"/>
              <w:right w:val="single" w:sz="6" w:space="0" w:color="auto"/>
            </w:tcBorders>
            <w:shd w:val="clear" w:color="auto" w:fill="auto"/>
          </w:tcPr>
          <w:p w14:paraId="2517F2F8" w14:textId="77777777" w:rsidR="00AF60D7" w:rsidRDefault="00AF60D7">
            <w:pPr>
              <w:pStyle w:val="TableRow"/>
            </w:pPr>
            <w:r>
              <w:t>Qualifies what the measurement applies to.  For example, a measurement of termperature may be a surface, air or sub-surface measurement.</w:t>
            </w:r>
          </w:p>
        </w:tc>
        <w:tc>
          <w:tcPr>
            <w:tcW w:w="1500" w:type="dxa"/>
            <w:tcBorders>
              <w:top w:val="nil"/>
              <w:left w:val="single" w:sz="6" w:space="0" w:color="auto"/>
              <w:bottom w:val="nil"/>
              <w:right w:val="single" w:sz="6" w:space="0" w:color="auto"/>
            </w:tcBorders>
            <w:shd w:val="clear" w:color="auto" w:fill="auto"/>
          </w:tcPr>
          <w:p w14:paraId="22D0ED43"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442ADCA9" w14:textId="77777777" w:rsidR="00AF60D7" w:rsidRDefault="00AF60D7">
            <w:pPr>
              <w:pStyle w:val="TableRow"/>
            </w:pPr>
            <w:r>
              <w:t>50</w:t>
            </w:r>
          </w:p>
        </w:tc>
      </w:tr>
      <w:tr w:rsidR="00AF60D7" w14:paraId="2603125B" w14:textId="77777777">
        <w:tc>
          <w:tcPr>
            <w:tcW w:w="2802" w:type="dxa"/>
            <w:tcBorders>
              <w:top w:val="nil"/>
              <w:left w:val="single" w:sz="6" w:space="0" w:color="auto"/>
              <w:bottom w:val="nil"/>
              <w:right w:val="single" w:sz="6" w:space="0" w:color="auto"/>
            </w:tcBorders>
            <w:shd w:val="clear" w:color="auto" w:fill="auto"/>
          </w:tcPr>
          <w:p w14:paraId="7072C771" w14:textId="77777777" w:rsidR="00AF60D7" w:rsidRDefault="00AF60D7">
            <w:pPr>
              <w:pStyle w:val="TableRow"/>
            </w:pPr>
            <w:r>
              <w:lastRenderedPageBreak/>
              <w:t>Method_Concept_Key</w:t>
            </w:r>
          </w:p>
        </w:tc>
        <w:tc>
          <w:tcPr>
            <w:tcW w:w="4536" w:type="dxa"/>
            <w:tcBorders>
              <w:top w:val="nil"/>
              <w:left w:val="single" w:sz="6" w:space="0" w:color="auto"/>
              <w:bottom w:val="nil"/>
              <w:right w:val="single" w:sz="6" w:space="0" w:color="auto"/>
            </w:tcBorders>
            <w:shd w:val="clear" w:color="auto" w:fill="auto"/>
          </w:tcPr>
          <w:p w14:paraId="7E5A257F" w14:textId="77777777" w:rsidR="00AF60D7" w:rsidRDefault="00AF60D7">
            <w:pPr>
              <w:pStyle w:val="TableRow"/>
            </w:pPr>
            <w:r>
              <w:t>Concept from the Measurement Methods concept group that indeitifies the method used to make the measurement.</w:t>
            </w:r>
          </w:p>
        </w:tc>
        <w:tc>
          <w:tcPr>
            <w:tcW w:w="1500" w:type="dxa"/>
            <w:tcBorders>
              <w:top w:val="nil"/>
              <w:left w:val="single" w:sz="6" w:space="0" w:color="auto"/>
              <w:bottom w:val="nil"/>
              <w:right w:val="single" w:sz="6" w:space="0" w:color="auto"/>
            </w:tcBorders>
            <w:shd w:val="clear" w:color="auto" w:fill="auto"/>
          </w:tcPr>
          <w:p w14:paraId="635D654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1027304" w14:textId="77777777" w:rsidR="00AF60D7" w:rsidRDefault="00AF60D7">
            <w:pPr>
              <w:pStyle w:val="TableRow"/>
            </w:pPr>
            <w:r>
              <w:t>16</w:t>
            </w:r>
          </w:p>
        </w:tc>
      </w:tr>
      <w:tr w:rsidR="00AF60D7" w14:paraId="5A3B932D" w14:textId="77777777">
        <w:tc>
          <w:tcPr>
            <w:tcW w:w="2802" w:type="dxa"/>
            <w:tcBorders>
              <w:top w:val="nil"/>
              <w:left w:val="single" w:sz="6" w:space="0" w:color="auto"/>
              <w:bottom w:val="nil"/>
              <w:right w:val="single" w:sz="6" w:space="0" w:color="auto"/>
            </w:tcBorders>
            <w:shd w:val="clear" w:color="auto" w:fill="auto"/>
          </w:tcPr>
          <w:p w14:paraId="5EE405D9" w14:textId="77777777" w:rsidR="00AF60D7" w:rsidRDefault="00AF60D7">
            <w:pPr>
              <w:pStyle w:val="TableRow"/>
            </w:pPr>
            <w:r>
              <w:t>Duration</w:t>
            </w:r>
          </w:p>
        </w:tc>
        <w:tc>
          <w:tcPr>
            <w:tcW w:w="4536" w:type="dxa"/>
            <w:tcBorders>
              <w:top w:val="nil"/>
              <w:left w:val="single" w:sz="6" w:space="0" w:color="auto"/>
              <w:bottom w:val="nil"/>
              <w:right w:val="single" w:sz="6" w:space="0" w:color="auto"/>
            </w:tcBorders>
            <w:shd w:val="clear" w:color="auto" w:fill="auto"/>
          </w:tcPr>
          <w:p w14:paraId="6CC13909" w14:textId="77777777" w:rsidR="00AF60D7" w:rsidRDefault="00AF60D7">
            <w:pPr>
              <w:pStyle w:val="TableRow"/>
            </w:pPr>
            <w:r>
              <w:t>Free text duration of the measurement period.</w:t>
            </w:r>
          </w:p>
        </w:tc>
        <w:tc>
          <w:tcPr>
            <w:tcW w:w="1500" w:type="dxa"/>
            <w:tcBorders>
              <w:top w:val="nil"/>
              <w:left w:val="single" w:sz="6" w:space="0" w:color="auto"/>
              <w:bottom w:val="nil"/>
              <w:right w:val="single" w:sz="6" w:space="0" w:color="auto"/>
            </w:tcBorders>
            <w:shd w:val="clear" w:color="auto" w:fill="auto"/>
          </w:tcPr>
          <w:p w14:paraId="4BB5FAFD"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F6AAB55" w14:textId="77777777" w:rsidR="00AF60D7" w:rsidRDefault="00AF60D7">
            <w:pPr>
              <w:pStyle w:val="TableRow"/>
            </w:pPr>
            <w:r>
              <w:t>50</w:t>
            </w:r>
          </w:p>
        </w:tc>
      </w:tr>
      <w:tr w:rsidR="00AF60D7" w14:paraId="1AFFD47B" w14:textId="77777777">
        <w:tc>
          <w:tcPr>
            <w:tcW w:w="2802" w:type="dxa"/>
            <w:tcBorders>
              <w:top w:val="nil"/>
              <w:left w:val="single" w:sz="6" w:space="0" w:color="auto"/>
              <w:bottom w:val="nil"/>
              <w:right w:val="single" w:sz="6" w:space="0" w:color="auto"/>
            </w:tcBorders>
            <w:shd w:val="clear" w:color="auto" w:fill="auto"/>
          </w:tcPr>
          <w:p w14:paraId="3A8A0123" w14:textId="77777777" w:rsidR="00AF60D7" w:rsidRDefault="00AF60D7">
            <w:pPr>
              <w:pStyle w:val="TableRow"/>
            </w:pPr>
            <w:r>
              <w:t>Accuracy</w:t>
            </w:r>
          </w:p>
        </w:tc>
        <w:tc>
          <w:tcPr>
            <w:tcW w:w="4536" w:type="dxa"/>
            <w:tcBorders>
              <w:top w:val="nil"/>
              <w:left w:val="single" w:sz="6" w:space="0" w:color="auto"/>
              <w:bottom w:val="nil"/>
              <w:right w:val="single" w:sz="6" w:space="0" w:color="auto"/>
            </w:tcBorders>
            <w:shd w:val="clear" w:color="auto" w:fill="auto"/>
          </w:tcPr>
          <w:p w14:paraId="5B5A62BF" w14:textId="77777777" w:rsidR="00AF60D7" w:rsidRDefault="00AF60D7">
            <w:pPr>
              <w:pStyle w:val="TableRow"/>
            </w:pPr>
            <w:r>
              <w:t>Free text accuracy of the measurement.</w:t>
            </w:r>
          </w:p>
        </w:tc>
        <w:tc>
          <w:tcPr>
            <w:tcW w:w="1500" w:type="dxa"/>
            <w:tcBorders>
              <w:top w:val="nil"/>
              <w:left w:val="single" w:sz="6" w:space="0" w:color="auto"/>
              <w:bottom w:val="nil"/>
              <w:right w:val="single" w:sz="6" w:space="0" w:color="auto"/>
            </w:tcBorders>
            <w:shd w:val="clear" w:color="auto" w:fill="auto"/>
          </w:tcPr>
          <w:p w14:paraId="358B1AB8"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48CDCD0" w14:textId="77777777" w:rsidR="00AF60D7" w:rsidRDefault="00AF60D7">
            <w:pPr>
              <w:pStyle w:val="TableRow"/>
            </w:pPr>
            <w:r>
              <w:t>50</w:t>
            </w:r>
          </w:p>
        </w:tc>
      </w:tr>
      <w:tr w:rsidR="00AF60D7" w14:paraId="62673379" w14:textId="77777777">
        <w:tc>
          <w:tcPr>
            <w:tcW w:w="2802" w:type="dxa"/>
            <w:tcBorders>
              <w:top w:val="nil"/>
              <w:left w:val="single" w:sz="6" w:space="0" w:color="auto"/>
              <w:bottom w:val="nil"/>
              <w:right w:val="single" w:sz="6" w:space="0" w:color="auto"/>
            </w:tcBorders>
            <w:shd w:val="clear" w:color="auto" w:fill="auto"/>
          </w:tcPr>
          <w:p w14:paraId="63874002" w14:textId="77777777" w:rsidR="00AF60D7" w:rsidRDefault="00AF60D7">
            <w:pPr>
              <w:pStyle w:val="TableRow"/>
            </w:pPr>
            <w:r>
              <w:t>Parameter_Concept_Key</w:t>
            </w:r>
          </w:p>
        </w:tc>
        <w:tc>
          <w:tcPr>
            <w:tcW w:w="4536" w:type="dxa"/>
            <w:tcBorders>
              <w:top w:val="nil"/>
              <w:left w:val="single" w:sz="6" w:space="0" w:color="auto"/>
              <w:bottom w:val="nil"/>
              <w:right w:val="single" w:sz="6" w:space="0" w:color="auto"/>
            </w:tcBorders>
            <w:shd w:val="clear" w:color="auto" w:fill="auto"/>
          </w:tcPr>
          <w:p w14:paraId="56AF77F3" w14:textId="77777777" w:rsidR="00AF60D7" w:rsidRDefault="00AF60D7">
            <w:pPr>
              <w:pStyle w:val="TableRow"/>
            </w:pPr>
            <w:r>
              <w:t>Concept from the Measurement Parameters concept group that indeitifies the parameter that is being measured (e.g. length, height, altitude, temperature).</w:t>
            </w:r>
          </w:p>
        </w:tc>
        <w:tc>
          <w:tcPr>
            <w:tcW w:w="1500" w:type="dxa"/>
            <w:tcBorders>
              <w:top w:val="nil"/>
              <w:left w:val="single" w:sz="6" w:space="0" w:color="auto"/>
              <w:bottom w:val="nil"/>
              <w:right w:val="single" w:sz="6" w:space="0" w:color="auto"/>
            </w:tcBorders>
            <w:shd w:val="clear" w:color="auto" w:fill="auto"/>
          </w:tcPr>
          <w:p w14:paraId="24997C5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F44185B" w14:textId="77777777" w:rsidR="00AF60D7" w:rsidRDefault="00AF60D7">
            <w:pPr>
              <w:pStyle w:val="TableRow"/>
            </w:pPr>
            <w:r>
              <w:t>16</w:t>
            </w:r>
          </w:p>
        </w:tc>
      </w:tr>
      <w:tr w:rsidR="00AF60D7" w14:paraId="3C7DDEB6" w14:textId="77777777">
        <w:tc>
          <w:tcPr>
            <w:tcW w:w="2802" w:type="dxa"/>
            <w:tcBorders>
              <w:top w:val="nil"/>
              <w:left w:val="single" w:sz="6" w:space="0" w:color="auto"/>
              <w:bottom w:val="nil"/>
              <w:right w:val="single" w:sz="6" w:space="0" w:color="auto"/>
            </w:tcBorders>
            <w:shd w:val="clear" w:color="auto" w:fill="auto"/>
          </w:tcPr>
          <w:p w14:paraId="2C2E8FAF" w14:textId="77777777" w:rsidR="00AF60D7" w:rsidRDefault="00AF60D7">
            <w:pPr>
              <w:pStyle w:val="TableRow"/>
            </w:pPr>
            <w:r>
              <w:t>Unit_Concept_Key</w:t>
            </w:r>
          </w:p>
        </w:tc>
        <w:tc>
          <w:tcPr>
            <w:tcW w:w="4536" w:type="dxa"/>
            <w:tcBorders>
              <w:top w:val="nil"/>
              <w:left w:val="single" w:sz="6" w:space="0" w:color="auto"/>
              <w:bottom w:val="nil"/>
              <w:right w:val="single" w:sz="6" w:space="0" w:color="auto"/>
            </w:tcBorders>
            <w:shd w:val="clear" w:color="auto" w:fill="auto"/>
          </w:tcPr>
          <w:p w14:paraId="114B078A" w14:textId="77777777" w:rsidR="00AF60D7" w:rsidRDefault="00AF60D7">
            <w:pPr>
              <w:pStyle w:val="TableRow"/>
            </w:pPr>
            <w:r>
              <w:t>Concept from the Measurement Units concept group that indeitifies the measurement unit.</w:t>
            </w:r>
          </w:p>
        </w:tc>
        <w:tc>
          <w:tcPr>
            <w:tcW w:w="1500" w:type="dxa"/>
            <w:tcBorders>
              <w:top w:val="nil"/>
              <w:left w:val="single" w:sz="6" w:space="0" w:color="auto"/>
              <w:bottom w:val="nil"/>
              <w:right w:val="single" w:sz="6" w:space="0" w:color="auto"/>
            </w:tcBorders>
            <w:shd w:val="clear" w:color="auto" w:fill="auto"/>
          </w:tcPr>
          <w:p w14:paraId="066D003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EAF0C76" w14:textId="77777777" w:rsidR="00AF60D7" w:rsidRDefault="00AF60D7">
            <w:pPr>
              <w:pStyle w:val="TableRow"/>
            </w:pPr>
            <w:r>
              <w:t>16</w:t>
            </w:r>
          </w:p>
        </w:tc>
      </w:tr>
      <w:tr w:rsidR="00AF60D7" w14:paraId="19EEB40F" w14:textId="77777777">
        <w:tc>
          <w:tcPr>
            <w:tcW w:w="2802" w:type="dxa"/>
            <w:tcBorders>
              <w:top w:val="nil"/>
              <w:left w:val="single" w:sz="6" w:space="0" w:color="auto"/>
              <w:bottom w:val="nil"/>
              <w:right w:val="single" w:sz="6" w:space="0" w:color="auto"/>
            </w:tcBorders>
            <w:shd w:val="clear" w:color="auto" w:fill="auto"/>
          </w:tcPr>
          <w:p w14:paraId="43D5CFC6" w14:textId="77777777" w:rsidR="00AF60D7" w:rsidRDefault="00AF60D7">
            <w:pPr>
              <w:pStyle w:val="TableRow"/>
            </w:pPr>
            <w:r>
              <w:t>Lower_Value</w:t>
            </w:r>
          </w:p>
        </w:tc>
        <w:tc>
          <w:tcPr>
            <w:tcW w:w="4536" w:type="dxa"/>
            <w:tcBorders>
              <w:top w:val="nil"/>
              <w:left w:val="single" w:sz="6" w:space="0" w:color="auto"/>
              <w:bottom w:val="nil"/>
              <w:right w:val="single" w:sz="6" w:space="0" w:color="auto"/>
            </w:tcBorders>
            <w:shd w:val="clear" w:color="auto" w:fill="auto"/>
          </w:tcPr>
          <w:p w14:paraId="7C90A8BB" w14:textId="77777777" w:rsidR="00AF60D7" w:rsidRDefault="00AF60D7">
            <w:pPr>
              <w:pStyle w:val="TableRow"/>
            </w:pPr>
            <w:r>
              <w:t>Lower value of the measurement range, or measurement value if a single value is specified.</w:t>
            </w:r>
          </w:p>
        </w:tc>
        <w:tc>
          <w:tcPr>
            <w:tcW w:w="1500" w:type="dxa"/>
            <w:tcBorders>
              <w:top w:val="nil"/>
              <w:left w:val="single" w:sz="6" w:space="0" w:color="auto"/>
              <w:bottom w:val="nil"/>
              <w:right w:val="single" w:sz="6" w:space="0" w:color="auto"/>
            </w:tcBorders>
            <w:shd w:val="clear" w:color="auto" w:fill="auto"/>
          </w:tcPr>
          <w:p w14:paraId="54A60AEA"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00FD8BF4" w14:textId="77777777" w:rsidR="00AF60D7" w:rsidRDefault="00AF60D7">
            <w:pPr>
              <w:pStyle w:val="TableRow"/>
            </w:pPr>
            <w:r>
              <w:t>50</w:t>
            </w:r>
          </w:p>
        </w:tc>
      </w:tr>
      <w:tr w:rsidR="00AF60D7" w14:paraId="0C2F63A8" w14:textId="77777777">
        <w:tc>
          <w:tcPr>
            <w:tcW w:w="2802" w:type="dxa"/>
            <w:tcBorders>
              <w:top w:val="nil"/>
              <w:left w:val="single" w:sz="6" w:space="0" w:color="auto"/>
              <w:bottom w:val="nil"/>
              <w:right w:val="single" w:sz="6" w:space="0" w:color="auto"/>
            </w:tcBorders>
            <w:shd w:val="clear" w:color="auto" w:fill="auto"/>
          </w:tcPr>
          <w:p w14:paraId="757E6190" w14:textId="77777777" w:rsidR="00AF60D7" w:rsidRDefault="00AF60D7">
            <w:pPr>
              <w:pStyle w:val="TableRow"/>
            </w:pPr>
            <w:r>
              <w:t>Upper_Value</w:t>
            </w:r>
          </w:p>
        </w:tc>
        <w:tc>
          <w:tcPr>
            <w:tcW w:w="4536" w:type="dxa"/>
            <w:tcBorders>
              <w:top w:val="nil"/>
              <w:left w:val="single" w:sz="6" w:space="0" w:color="auto"/>
              <w:bottom w:val="nil"/>
              <w:right w:val="single" w:sz="6" w:space="0" w:color="auto"/>
            </w:tcBorders>
            <w:shd w:val="clear" w:color="auto" w:fill="auto"/>
          </w:tcPr>
          <w:p w14:paraId="0C71CCE9" w14:textId="77777777" w:rsidR="00AF60D7" w:rsidRDefault="00AF60D7">
            <w:pPr>
              <w:pStyle w:val="TableRow"/>
            </w:pPr>
            <w:r>
              <w:t>Upper value of the measurement range, or null if a single value is specified.</w:t>
            </w:r>
          </w:p>
        </w:tc>
        <w:tc>
          <w:tcPr>
            <w:tcW w:w="1500" w:type="dxa"/>
            <w:tcBorders>
              <w:top w:val="nil"/>
              <w:left w:val="single" w:sz="6" w:space="0" w:color="auto"/>
              <w:bottom w:val="nil"/>
              <w:right w:val="single" w:sz="6" w:space="0" w:color="auto"/>
            </w:tcBorders>
            <w:shd w:val="clear" w:color="auto" w:fill="auto"/>
          </w:tcPr>
          <w:p w14:paraId="04CEBE9F"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A73812D" w14:textId="77777777" w:rsidR="00AF60D7" w:rsidRDefault="00AF60D7">
            <w:pPr>
              <w:pStyle w:val="TableRow"/>
            </w:pPr>
            <w:r>
              <w:t>50</w:t>
            </w:r>
          </w:p>
        </w:tc>
      </w:tr>
      <w:tr w:rsidR="00AF60D7" w14:paraId="2881A157" w14:textId="77777777">
        <w:tc>
          <w:tcPr>
            <w:tcW w:w="2802" w:type="dxa"/>
            <w:tcBorders>
              <w:top w:val="nil"/>
              <w:left w:val="single" w:sz="6" w:space="0" w:color="auto"/>
              <w:bottom w:val="nil"/>
              <w:right w:val="single" w:sz="6" w:space="0" w:color="auto"/>
            </w:tcBorders>
            <w:shd w:val="clear" w:color="auto" w:fill="auto"/>
          </w:tcPr>
          <w:p w14:paraId="110EE260" w14:textId="77777777" w:rsidR="00AF60D7" w:rsidRDefault="00AF60D7">
            <w:pPr>
              <w:pStyle w:val="TableRow"/>
            </w:pPr>
            <w:r>
              <w:t>Is_Descriptor</w:t>
            </w:r>
          </w:p>
        </w:tc>
        <w:tc>
          <w:tcPr>
            <w:tcW w:w="4536" w:type="dxa"/>
            <w:tcBorders>
              <w:top w:val="nil"/>
              <w:left w:val="single" w:sz="6" w:space="0" w:color="auto"/>
              <w:bottom w:val="nil"/>
              <w:right w:val="single" w:sz="6" w:space="0" w:color="auto"/>
            </w:tcBorders>
            <w:shd w:val="clear" w:color="auto" w:fill="auto"/>
          </w:tcPr>
          <w:p w14:paraId="030F3526" w14:textId="77777777" w:rsidR="00AF60D7" w:rsidRDefault="00AF60D7">
            <w:pPr>
              <w:pStyle w:val="TableRow"/>
            </w:pPr>
            <w:r>
              <w:t>Flag indicating if the record is for a descriptor (1) or a data measurement (0).</w:t>
            </w:r>
          </w:p>
        </w:tc>
        <w:tc>
          <w:tcPr>
            <w:tcW w:w="1500" w:type="dxa"/>
            <w:tcBorders>
              <w:top w:val="nil"/>
              <w:left w:val="single" w:sz="6" w:space="0" w:color="auto"/>
              <w:bottom w:val="nil"/>
              <w:right w:val="single" w:sz="6" w:space="0" w:color="auto"/>
            </w:tcBorders>
            <w:shd w:val="clear" w:color="auto" w:fill="auto"/>
          </w:tcPr>
          <w:p w14:paraId="7976B616"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A346E8B" w14:textId="77777777" w:rsidR="00AF60D7" w:rsidRDefault="00AF60D7">
            <w:pPr>
              <w:pStyle w:val="TableRow"/>
            </w:pPr>
          </w:p>
        </w:tc>
      </w:tr>
      <w:tr w:rsidR="00AF60D7" w14:paraId="4A89CC5D" w14:textId="77777777">
        <w:tc>
          <w:tcPr>
            <w:tcW w:w="2802" w:type="dxa"/>
            <w:tcBorders>
              <w:top w:val="nil"/>
              <w:left w:val="single" w:sz="6" w:space="0" w:color="auto"/>
              <w:bottom w:val="nil"/>
              <w:right w:val="single" w:sz="6" w:space="0" w:color="auto"/>
            </w:tcBorders>
            <w:shd w:val="clear" w:color="auto" w:fill="auto"/>
          </w:tcPr>
          <w:p w14:paraId="10174E17"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91B86C5"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00E192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7E86C27" w14:textId="77777777" w:rsidR="00AF60D7" w:rsidRDefault="00AF60D7">
            <w:pPr>
              <w:pStyle w:val="TableRow"/>
            </w:pPr>
            <w:r>
              <w:t>16</w:t>
            </w:r>
          </w:p>
        </w:tc>
      </w:tr>
      <w:tr w:rsidR="00AF60D7" w14:paraId="75D76BDD" w14:textId="77777777">
        <w:tc>
          <w:tcPr>
            <w:tcW w:w="2802" w:type="dxa"/>
            <w:tcBorders>
              <w:top w:val="nil"/>
              <w:left w:val="single" w:sz="6" w:space="0" w:color="auto"/>
              <w:bottom w:val="nil"/>
              <w:right w:val="single" w:sz="6" w:space="0" w:color="auto"/>
            </w:tcBorders>
            <w:shd w:val="clear" w:color="auto" w:fill="auto"/>
          </w:tcPr>
          <w:p w14:paraId="2371EE78"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4D62D89"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79DC69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AD8AFA7" w14:textId="77777777" w:rsidR="00AF60D7" w:rsidRDefault="00AF60D7">
            <w:pPr>
              <w:pStyle w:val="TableRow"/>
            </w:pPr>
            <w:r>
              <w:t>16</w:t>
            </w:r>
          </w:p>
        </w:tc>
      </w:tr>
      <w:tr w:rsidR="00AF60D7" w14:paraId="5A42B3F9" w14:textId="77777777">
        <w:tc>
          <w:tcPr>
            <w:tcW w:w="2802" w:type="dxa"/>
            <w:tcBorders>
              <w:top w:val="nil"/>
              <w:left w:val="single" w:sz="6" w:space="0" w:color="auto"/>
              <w:bottom w:val="nil"/>
              <w:right w:val="single" w:sz="6" w:space="0" w:color="auto"/>
            </w:tcBorders>
            <w:shd w:val="clear" w:color="auto" w:fill="auto"/>
          </w:tcPr>
          <w:p w14:paraId="6451E116"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34350719"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15E187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1DD1A31" w14:textId="77777777" w:rsidR="00AF60D7" w:rsidRDefault="00AF60D7">
            <w:pPr>
              <w:pStyle w:val="TableRow"/>
            </w:pPr>
            <w:r>
              <w:t>8</w:t>
            </w:r>
          </w:p>
        </w:tc>
      </w:tr>
      <w:tr w:rsidR="00AF60D7" w14:paraId="61C6DD6F" w14:textId="77777777">
        <w:tc>
          <w:tcPr>
            <w:tcW w:w="2802" w:type="dxa"/>
            <w:tcBorders>
              <w:top w:val="nil"/>
              <w:left w:val="single" w:sz="6" w:space="0" w:color="auto"/>
              <w:bottom w:val="single" w:sz="6" w:space="0" w:color="auto"/>
              <w:right w:val="single" w:sz="6" w:space="0" w:color="auto"/>
            </w:tcBorders>
            <w:shd w:val="clear" w:color="auto" w:fill="auto"/>
          </w:tcPr>
          <w:p w14:paraId="4BFF400E"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1A4948CF"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87ADA03"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C0A4A07" w14:textId="77777777" w:rsidR="00AF60D7" w:rsidRDefault="00AF60D7">
            <w:pPr>
              <w:pStyle w:val="TableRow"/>
            </w:pPr>
            <w:r>
              <w:t>8</w:t>
            </w:r>
          </w:p>
        </w:tc>
      </w:tr>
    </w:tbl>
    <w:p w14:paraId="2529E4E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A66E07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3407718"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B25BE7D"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209BB65" w14:textId="77777777" w:rsidR="00AF60D7" w:rsidRDefault="00AF60D7">
            <w:pPr>
              <w:pStyle w:val="TableColumnTitles"/>
              <w:keepNext/>
            </w:pPr>
            <w:r>
              <w:t>Options</w:t>
            </w:r>
          </w:p>
        </w:tc>
      </w:tr>
      <w:tr w:rsidR="00AF60D7" w14:paraId="0721CE1F" w14:textId="77777777">
        <w:tc>
          <w:tcPr>
            <w:tcW w:w="2801" w:type="dxa"/>
            <w:tcBorders>
              <w:top w:val="nil"/>
              <w:left w:val="single" w:sz="6" w:space="0" w:color="auto"/>
              <w:bottom w:val="single" w:sz="6" w:space="0" w:color="auto"/>
              <w:right w:val="single" w:sz="6" w:space="0" w:color="auto"/>
            </w:tcBorders>
            <w:shd w:val="clear" w:color="auto" w:fill="auto"/>
          </w:tcPr>
          <w:p w14:paraId="07BD2539" w14:textId="77777777" w:rsidR="00AF60D7" w:rsidRDefault="00AF60D7">
            <w:pPr>
              <w:pStyle w:val="TableRow"/>
            </w:pPr>
            <w:r>
              <w:t>IX_Occurrence_Data_Occurrence</w:t>
            </w:r>
          </w:p>
        </w:tc>
        <w:tc>
          <w:tcPr>
            <w:tcW w:w="3543" w:type="dxa"/>
            <w:tcBorders>
              <w:top w:val="nil"/>
              <w:left w:val="single" w:sz="6" w:space="0" w:color="auto"/>
              <w:bottom w:val="single" w:sz="6" w:space="0" w:color="auto"/>
              <w:right w:val="single" w:sz="6" w:space="0" w:color="auto"/>
            </w:tcBorders>
            <w:shd w:val="clear" w:color="auto" w:fill="auto"/>
          </w:tcPr>
          <w:p w14:paraId="7E49AAD5" w14:textId="77777777" w:rsidR="00AF60D7" w:rsidRDefault="00AF60D7">
            <w:pPr>
              <w:pStyle w:val="TableRow"/>
            </w:pPr>
            <w:r>
              <w:t>Occurrence_Key</w:t>
            </w:r>
          </w:p>
        </w:tc>
        <w:tc>
          <w:tcPr>
            <w:tcW w:w="3624" w:type="dxa"/>
            <w:tcBorders>
              <w:top w:val="nil"/>
              <w:left w:val="single" w:sz="6" w:space="0" w:color="auto"/>
              <w:bottom w:val="single" w:sz="6" w:space="0" w:color="auto"/>
              <w:right w:val="single" w:sz="6" w:space="0" w:color="auto"/>
            </w:tcBorders>
            <w:shd w:val="clear" w:color="auto" w:fill="auto"/>
          </w:tcPr>
          <w:p w14:paraId="6B2BB73F" w14:textId="77777777" w:rsidR="00AF60D7" w:rsidRDefault="00AF60D7">
            <w:pPr>
              <w:pStyle w:val="TableRow"/>
            </w:pPr>
            <w:r>
              <w:t>nonclustered located on PRIMARY</w:t>
            </w:r>
          </w:p>
        </w:tc>
      </w:tr>
    </w:tbl>
    <w:p w14:paraId="36ED33D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C46E8D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4EA518A" w14:textId="77777777" w:rsidR="00AF60D7" w:rsidRDefault="00AF60D7">
            <w:pPr>
              <w:pStyle w:val="TableTitle"/>
              <w:rPr>
                <w:color w:val="FF0000"/>
              </w:rPr>
            </w:pPr>
            <w:r>
              <w:lastRenderedPageBreak/>
              <w:t>Constraint : FK_Occurrence_Data_Method</w:t>
            </w:r>
          </w:p>
        </w:tc>
      </w:tr>
      <w:tr w:rsidR="00AF60D7" w14:paraId="61E2CBB0" w14:textId="77777777">
        <w:tc>
          <w:tcPr>
            <w:tcW w:w="1548" w:type="dxa"/>
            <w:tcBorders>
              <w:top w:val="nil"/>
              <w:left w:val="single" w:sz="4" w:space="0" w:color="auto"/>
              <w:bottom w:val="single" w:sz="4" w:space="0" w:color="auto"/>
              <w:right w:val="single" w:sz="4" w:space="0" w:color="auto"/>
            </w:tcBorders>
            <w:shd w:val="clear" w:color="auto" w:fill="auto"/>
          </w:tcPr>
          <w:p w14:paraId="775F1B14"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69EB718" w14:textId="77777777" w:rsidR="00AF60D7" w:rsidRDefault="00AF60D7">
            <w:pPr>
              <w:pStyle w:val="TableRow"/>
            </w:pPr>
            <w:r>
              <w:t>Each data record has zero or one methods.  Each method applies to zero or more data records.</w:t>
            </w:r>
          </w:p>
        </w:tc>
      </w:tr>
      <w:tr w:rsidR="00AF60D7" w14:paraId="3752FBB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4AD131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EC1AE93" w14:textId="77777777" w:rsidR="00AF60D7" w:rsidRDefault="00AF60D7">
            <w:pPr>
              <w:pStyle w:val="CodeSamples"/>
            </w:pPr>
            <w:r>
              <w:t>FK_Occurrence_Data_Method (Method_Concept_Key) references Concept(Concept_Key)</w:t>
            </w:r>
          </w:p>
        </w:tc>
      </w:tr>
    </w:tbl>
    <w:p w14:paraId="059086A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AA8256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48AC4AF" w14:textId="77777777" w:rsidR="00AF60D7" w:rsidRDefault="00AF60D7">
            <w:pPr>
              <w:pStyle w:val="TableTitle"/>
              <w:rPr>
                <w:color w:val="FF0000"/>
              </w:rPr>
            </w:pPr>
            <w:r>
              <w:t>Constraint : FK_Occurrence_Data_Parameter</w:t>
            </w:r>
          </w:p>
        </w:tc>
      </w:tr>
      <w:tr w:rsidR="00AF60D7" w14:paraId="1E49349E" w14:textId="77777777">
        <w:tc>
          <w:tcPr>
            <w:tcW w:w="1548" w:type="dxa"/>
            <w:tcBorders>
              <w:top w:val="nil"/>
              <w:left w:val="single" w:sz="4" w:space="0" w:color="auto"/>
              <w:bottom w:val="single" w:sz="4" w:space="0" w:color="auto"/>
              <w:right w:val="single" w:sz="4" w:space="0" w:color="auto"/>
            </w:tcBorders>
            <w:shd w:val="clear" w:color="auto" w:fill="auto"/>
          </w:tcPr>
          <w:p w14:paraId="0FAF79E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9E416BD" w14:textId="77777777" w:rsidR="00AF60D7" w:rsidRDefault="00AF60D7">
            <w:pPr>
              <w:pStyle w:val="TableRow"/>
            </w:pPr>
            <w:r>
              <w:t>Each data record has one parameter.  Each parameter applies to zero or more data records.</w:t>
            </w:r>
          </w:p>
        </w:tc>
      </w:tr>
      <w:tr w:rsidR="00AF60D7" w14:paraId="5B8D5B7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97450B6"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E49429C" w14:textId="77777777" w:rsidR="00AF60D7" w:rsidRDefault="00AF60D7">
            <w:pPr>
              <w:pStyle w:val="CodeSamples"/>
            </w:pPr>
            <w:r>
              <w:t>FK_Occurrence_Data_Parameter (Parameter_Concept_Key) references Concept(Concept_Key)</w:t>
            </w:r>
          </w:p>
        </w:tc>
      </w:tr>
    </w:tbl>
    <w:p w14:paraId="58FB1416"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E37ED7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33E75BF" w14:textId="77777777" w:rsidR="00AF60D7" w:rsidRDefault="00AF60D7">
            <w:pPr>
              <w:pStyle w:val="TableTitle"/>
              <w:rPr>
                <w:color w:val="FF0000"/>
              </w:rPr>
            </w:pPr>
            <w:r>
              <w:t>Constraint : FK_Occurrence_Data_Unit</w:t>
            </w:r>
          </w:p>
        </w:tc>
      </w:tr>
      <w:tr w:rsidR="00AF60D7" w14:paraId="4DE32C43" w14:textId="77777777">
        <w:tc>
          <w:tcPr>
            <w:tcW w:w="1548" w:type="dxa"/>
            <w:tcBorders>
              <w:top w:val="nil"/>
              <w:left w:val="single" w:sz="4" w:space="0" w:color="auto"/>
              <w:bottom w:val="single" w:sz="4" w:space="0" w:color="auto"/>
              <w:right w:val="single" w:sz="4" w:space="0" w:color="auto"/>
            </w:tcBorders>
            <w:shd w:val="clear" w:color="auto" w:fill="auto"/>
          </w:tcPr>
          <w:p w14:paraId="429EAAB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C088500" w14:textId="77777777" w:rsidR="00AF60D7" w:rsidRDefault="00AF60D7">
            <w:pPr>
              <w:pStyle w:val="TableRow"/>
            </w:pPr>
            <w:r>
              <w:t>Each data record is measured in zero or one units.  Each unit applies to zero or more data records.</w:t>
            </w:r>
          </w:p>
        </w:tc>
      </w:tr>
      <w:tr w:rsidR="00AF60D7" w14:paraId="76F3FDA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F25E953"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C74C69C" w14:textId="77777777" w:rsidR="00AF60D7" w:rsidRDefault="00AF60D7">
            <w:pPr>
              <w:pStyle w:val="CodeSamples"/>
            </w:pPr>
            <w:r>
              <w:t>FK_Occurrence_Data_Unit (Unit_Concept_Key) references Concept(Concept_Key)</w:t>
            </w:r>
          </w:p>
        </w:tc>
      </w:tr>
    </w:tbl>
    <w:p w14:paraId="0956C53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213E9E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0D9796B" w14:textId="77777777" w:rsidR="00AF60D7" w:rsidRDefault="00AF60D7">
            <w:pPr>
              <w:pStyle w:val="TableTitle"/>
              <w:rPr>
                <w:color w:val="FF0000"/>
              </w:rPr>
            </w:pPr>
            <w:r>
              <w:t>Constraint : FK_Occurrence_Data_Occurrence</w:t>
            </w:r>
          </w:p>
        </w:tc>
      </w:tr>
      <w:tr w:rsidR="00AF60D7" w14:paraId="2588C36E" w14:textId="77777777">
        <w:tc>
          <w:tcPr>
            <w:tcW w:w="1548" w:type="dxa"/>
            <w:tcBorders>
              <w:top w:val="nil"/>
              <w:left w:val="single" w:sz="4" w:space="0" w:color="auto"/>
              <w:bottom w:val="single" w:sz="4" w:space="0" w:color="auto"/>
              <w:right w:val="single" w:sz="4" w:space="0" w:color="auto"/>
            </w:tcBorders>
            <w:shd w:val="clear" w:color="auto" w:fill="auto"/>
          </w:tcPr>
          <w:p w14:paraId="2101B35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94ACC34" w14:textId="77777777" w:rsidR="00AF60D7" w:rsidRDefault="00AF60D7">
            <w:pPr>
              <w:pStyle w:val="TableRow"/>
            </w:pPr>
            <w:r>
              <w:t>Each data record applies to one occurrence.  Each occurrence has zero or more data records.</w:t>
            </w:r>
          </w:p>
        </w:tc>
      </w:tr>
      <w:tr w:rsidR="00AF60D7" w14:paraId="7D475E8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ABE12F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8E9D2C3" w14:textId="77777777" w:rsidR="00AF60D7" w:rsidRDefault="00AF60D7">
            <w:pPr>
              <w:pStyle w:val="CodeSamples"/>
            </w:pPr>
            <w:r>
              <w:t>FK_Occurrence_Data_Occurrence (Occurrence_Key) references Occurrence(Occurrence_Key)</w:t>
            </w:r>
          </w:p>
        </w:tc>
      </w:tr>
    </w:tbl>
    <w:p w14:paraId="36032DA7" w14:textId="77777777" w:rsidR="00AF60D7" w:rsidRDefault="00AF60D7" w:rsidP="00AF60D7">
      <w:pPr>
        <w:pStyle w:val="NormalIndent"/>
      </w:pPr>
    </w:p>
    <w:p w14:paraId="32FB1ED5" w14:textId="77777777" w:rsidR="00AF60D7" w:rsidRDefault="00AF60D7" w:rsidP="00840903">
      <w:pPr>
        <w:pStyle w:val="Heading4"/>
      </w:pPr>
      <w:bookmarkStart w:id="841" w:name="_Toc292879093"/>
      <w:r>
        <w:t>Occurrence_Relation</w:t>
      </w:r>
      <w:bookmarkEnd w:id="841"/>
    </w:p>
    <w:p w14:paraId="66DAAFF0" w14:textId="77777777" w:rsidR="00AF60D7" w:rsidRDefault="00AF60D7" w:rsidP="00AF60D7">
      <w:pPr>
        <w:pStyle w:val="NormalIndent"/>
      </w:pPr>
      <w:r>
        <w:t>Details of a relationship between to ocurrences related to thesaurus domains (as opposed to taxon occurrences).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4C425F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E9C6CDE"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20962F5"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D261078"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8529FAA" w14:textId="77777777" w:rsidR="00AF60D7" w:rsidRDefault="00AF60D7">
            <w:pPr>
              <w:pStyle w:val="TableColumnTitles"/>
              <w:keepNext/>
            </w:pPr>
            <w:r>
              <w:t>Size</w:t>
            </w:r>
          </w:p>
        </w:tc>
      </w:tr>
      <w:tr w:rsidR="00AF60D7" w14:paraId="465ED078" w14:textId="77777777">
        <w:tc>
          <w:tcPr>
            <w:tcW w:w="2802" w:type="dxa"/>
            <w:tcBorders>
              <w:top w:val="nil"/>
              <w:left w:val="single" w:sz="6" w:space="0" w:color="auto"/>
              <w:bottom w:val="nil"/>
              <w:right w:val="single" w:sz="6" w:space="0" w:color="auto"/>
            </w:tcBorders>
            <w:shd w:val="clear" w:color="auto" w:fill="auto"/>
          </w:tcPr>
          <w:p w14:paraId="43F102BE" w14:textId="77777777" w:rsidR="00AF60D7" w:rsidRDefault="00AF60D7">
            <w:pPr>
              <w:pStyle w:val="TableRow"/>
              <w:rPr>
                <w:u w:val="single"/>
              </w:rPr>
            </w:pPr>
            <w:r>
              <w:rPr>
                <w:u w:val="single"/>
              </w:rPr>
              <w:t>Occurrence_Relation_Key</w:t>
            </w:r>
          </w:p>
        </w:tc>
        <w:tc>
          <w:tcPr>
            <w:tcW w:w="4536" w:type="dxa"/>
            <w:tcBorders>
              <w:top w:val="nil"/>
              <w:left w:val="single" w:sz="6" w:space="0" w:color="auto"/>
              <w:bottom w:val="nil"/>
              <w:right w:val="single" w:sz="6" w:space="0" w:color="auto"/>
            </w:tcBorders>
            <w:shd w:val="clear" w:color="auto" w:fill="auto"/>
          </w:tcPr>
          <w:p w14:paraId="10030B98" w14:textId="77777777" w:rsidR="00AF60D7" w:rsidRDefault="00AF60D7">
            <w:pPr>
              <w:pStyle w:val="TableRow"/>
            </w:pPr>
            <w:r>
              <w:t>Unique identifier for the Occurrence_Relation table</w:t>
            </w:r>
          </w:p>
        </w:tc>
        <w:tc>
          <w:tcPr>
            <w:tcW w:w="1500" w:type="dxa"/>
            <w:tcBorders>
              <w:top w:val="nil"/>
              <w:left w:val="single" w:sz="6" w:space="0" w:color="auto"/>
              <w:bottom w:val="nil"/>
              <w:right w:val="single" w:sz="6" w:space="0" w:color="auto"/>
            </w:tcBorders>
            <w:shd w:val="clear" w:color="auto" w:fill="auto"/>
          </w:tcPr>
          <w:p w14:paraId="5FE06E2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FEEC741" w14:textId="77777777" w:rsidR="00AF60D7" w:rsidRDefault="00AF60D7">
            <w:pPr>
              <w:pStyle w:val="TableRow"/>
            </w:pPr>
            <w:r>
              <w:t>16</w:t>
            </w:r>
          </w:p>
        </w:tc>
      </w:tr>
      <w:tr w:rsidR="00AF60D7" w14:paraId="307A10DA" w14:textId="77777777">
        <w:tc>
          <w:tcPr>
            <w:tcW w:w="2802" w:type="dxa"/>
            <w:tcBorders>
              <w:top w:val="nil"/>
              <w:left w:val="single" w:sz="6" w:space="0" w:color="auto"/>
              <w:bottom w:val="nil"/>
              <w:right w:val="single" w:sz="6" w:space="0" w:color="auto"/>
            </w:tcBorders>
            <w:shd w:val="clear" w:color="auto" w:fill="auto"/>
          </w:tcPr>
          <w:p w14:paraId="3E706CDA" w14:textId="77777777" w:rsidR="00AF60D7" w:rsidRDefault="00AF60D7">
            <w:pPr>
              <w:pStyle w:val="TableRow"/>
            </w:pPr>
            <w:r>
              <w:t>From_Occurrence_Key</w:t>
            </w:r>
          </w:p>
        </w:tc>
        <w:tc>
          <w:tcPr>
            <w:tcW w:w="4536" w:type="dxa"/>
            <w:tcBorders>
              <w:top w:val="nil"/>
              <w:left w:val="single" w:sz="6" w:space="0" w:color="auto"/>
              <w:bottom w:val="nil"/>
              <w:right w:val="single" w:sz="6" w:space="0" w:color="auto"/>
            </w:tcBorders>
            <w:shd w:val="clear" w:color="auto" w:fill="auto"/>
          </w:tcPr>
          <w:p w14:paraId="7A0CB831" w14:textId="77777777" w:rsidR="00AF60D7" w:rsidRDefault="00AF60D7">
            <w:pPr>
              <w:pStyle w:val="TableRow"/>
            </w:pPr>
            <w:r>
              <w:t>Occurrence the relationship is from.</w:t>
            </w:r>
          </w:p>
        </w:tc>
        <w:tc>
          <w:tcPr>
            <w:tcW w:w="1500" w:type="dxa"/>
            <w:tcBorders>
              <w:top w:val="nil"/>
              <w:left w:val="single" w:sz="6" w:space="0" w:color="auto"/>
              <w:bottom w:val="nil"/>
              <w:right w:val="single" w:sz="6" w:space="0" w:color="auto"/>
            </w:tcBorders>
            <w:shd w:val="clear" w:color="auto" w:fill="auto"/>
          </w:tcPr>
          <w:p w14:paraId="5503173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29DF2D7" w14:textId="77777777" w:rsidR="00AF60D7" w:rsidRDefault="00AF60D7">
            <w:pPr>
              <w:pStyle w:val="TableRow"/>
            </w:pPr>
            <w:r>
              <w:t>16</w:t>
            </w:r>
          </w:p>
        </w:tc>
      </w:tr>
      <w:tr w:rsidR="00AF60D7" w14:paraId="788085AD" w14:textId="77777777">
        <w:tc>
          <w:tcPr>
            <w:tcW w:w="2802" w:type="dxa"/>
            <w:tcBorders>
              <w:top w:val="nil"/>
              <w:left w:val="single" w:sz="6" w:space="0" w:color="auto"/>
              <w:bottom w:val="nil"/>
              <w:right w:val="single" w:sz="6" w:space="0" w:color="auto"/>
            </w:tcBorders>
            <w:shd w:val="clear" w:color="auto" w:fill="auto"/>
          </w:tcPr>
          <w:p w14:paraId="55E540A7" w14:textId="77777777" w:rsidR="00AF60D7" w:rsidRDefault="00AF60D7">
            <w:pPr>
              <w:pStyle w:val="TableRow"/>
            </w:pPr>
            <w:r>
              <w:t>To_Occurrence_Key</w:t>
            </w:r>
          </w:p>
        </w:tc>
        <w:tc>
          <w:tcPr>
            <w:tcW w:w="4536" w:type="dxa"/>
            <w:tcBorders>
              <w:top w:val="nil"/>
              <w:left w:val="single" w:sz="6" w:space="0" w:color="auto"/>
              <w:bottom w:val="nil"/>
              <w:right w:val="single" w:sz="6" w:space="0" w:color="auto"/>
            </w:tcBorders>
            <w:shd w:val="clear" w:color="auto" w:fill="auto"/>
          </w:tcPr>
          <w:p w14:paraId="56EE2F1E" w14:textId="77777777" w:rsidR="00AF60D7" w:rsidRDefault="00AF60D7">
            <w:pPr>
              <w:pStyle w:val="TableRow"/>
            </w:pPr>
            <w:r>
              <w:t>Occurrence the relationship is to.</w:t>
            </w:r>
          </w:p>
        </w:tc>
        <w:tc>
          <w:tcPr>
            <w:tcW w:w="1500" w:type="dxa"/>
            <w:tcBorders>
              <w:top w:val="nil"/>
              <w:left w:val="single" w:sz="6" w:space="0" w:color="auto"/>
              <w:bottom w:val="nil"/>
              <w:right w:val="single" w:sz="6" w:space="0" w:color="auto"/>
            </w:tcBorders>
            <w:shd w:val="clear" w:color="auto" w:fill="auto"/>
          </w:tcPr>
          <w:p w14:paraId="0A9273A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F6CB5A0" w14:textId="77777777" w:rsidR="00AF60D7" w:rsidRDefault="00AF60D7">
            <w:pPr>
              <w:pStyle w:val="TableRow"/>
            </w:pPr>
            <w:r>
              <w:t>16</w:t>
            </w:r>
          </w:p>
        </w:tc>
      </w:tr>
      <w:tr w:rsidR="00AF60D7" w14:paraId="1411DAEE" w14:textId="77777777">
        <w:tc>
          <w:tcPr>
            <w:tcW w:w="2802" w:type="dxa"/>
            <w:tcBorders>
              <w:top w:val="nil"/>
              <w:left w:val="single" w:sz="6" w:space="0" w:color="auto"/>
              <w:bottom w:val="nil"/>
              <w:right w:val="single" w:sz="6" w:space="0" w:color="auto"/>
            </w:tcBorders>
            <w:shd w:val="clear" w:color="auto" w:fill="auto"/>
          </w:tcPr>
          <w:p w14:paraId="759533C8" w14:textId="77777777" w:rsidR="00AF60D7" w:rsidRDefault="00AF60D7">
            <w:pPr>
              <w:pStyle w:val="TableRow"/>
            </w:pPr>
            <w:r>
              <w:t>Thesaurus_Relation_Type_Key</w:t>
            </w:r>
          </w:p>
        </w:tc>
        <w:tc>
          <w:tcPr>
            <w:tcW w:w="4536" w:type="dxa"/>
            <w:tcBorders>
              <w:top w:val="nil"/>
              <w:left w:val="single" w:sz="6" w:space="0" w:color="auto"/>
              <w:bottom w:val="nil"/>
              <w:right w:val="single" w:sz="6" w:space="0" w:color="auto"/>
            </w:tcBorders>
            <w:shd w:val="clear" w:color="auto" w:fill="auto"/>
          </w:tcPr>
          <w:p w14:paraId="77F07C42" w14:textId="77777777" w:rsidR="00AF60D7" w:rsidRDefault="00AF60D7">
            <w:pPr>
              <w:pStyle w:val="TableRow"/>
            </w:pPr>
            <w:r>
              <w:t>Relationship type (from Thesaurus_Relation_Type).</w:t>
            </w:r>
          </w:p>
        </w:tc>
        <w:tc>
          <w:tcPr>
            <w:tcW w:w="1500" w:type="dxa"/>
            <w:tcBorders>
              <w:top w:val="nil"/>
              <w:left w:val="single" w:sz="6" w:space="0" w:color="auto"/>
              <w:bottom w:val="nil"/>
              <w:right w:val="single" w:sz="6" w:space="0" w:color="auto"/>
            </w:tcBorders>
            <w:shd w:val="clear" w:color="auto" w:fill="auto"/>
          </w:tcPr>
          <w:p w14:paraId="5FDBF2E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40161CE" w14:textId="77777777" w:rsidR="00AF60D7" w:rsidRDefault="00AF60D7">
            <w:pPr>
              <w:pStyle w:val="TableRow"/>
            </w:pPr>
            <w:r>
              <w:t>16</w:t>
            </w:r>
          </w:p>
        </w:tc>
      </w:tr>
      <w:tr w:rsidR="00AF60D7" w14:paraId="14622492" w14:textId="77777777">
        <w:tc>
          <w:tcPr>
            <w:tcW w:w="2802" w:type="dxa"/>
            <w:tcBorders>
              <w:top w:val="nil"/>
              <w:left w:val="single" w:sz="6" w:space="0" w:color="auto"/>
              <w:bottom w:val="nil"/>
              <w:right w:val="single" w:sz="6" w:space="0" w:color="auto"/>
            </w:tcBorders>
            <w:shd w:val="clear" w:color="auto" w:fill="auto"/>
          </w:tcPr>
          <w:p w14:paraId="0C088DB1" w14:textId="77777777" w:rsidR="00AF60D7" w:rsidRDefault="00AF60D7">
            <w:pPr>
              <w:pStyle w:val="TableRow"/>
            </w:pPr>
            <w:r>
              <w:lastRenderedPageBreak/>
              <w:t>Comment</w:t>
            </w:r>
          </w:p>
        </w:tc>
        <w:tc>
          <w:tcPr>
            <w:tcW w:w="4536" w:type="dxa"/>
            <w:tcBorders>
              <w:top w:val="nil"/>
              <w:left w:val="single" w:sz="6" w:space="0" w:color="auto"/>
              <w:bottom w:val="nil"/>
              <w:right w:val="single" w:sz="6" w:space="0" w:color="auto"/>
            </w:tcBorders>
            <w:shd w:val="clear" w:color="auto" w:fill="auto"/>
          </w:tcPr>
          <w:p w14:paraId="3F307FBD" w14:textId="77777777" w:rsidR="00AF60D7" w:rsidRDefault="00AF60D7">
            <w:pPr>
              <w:pStyle w:val="TableRow"/>
            </w:pPr>
            <w:r>
              <w:t>Comment regarding the relationship between occurrences.</w:t>
            </w:r>
          </w:p>
        </w:tc>
        <w:tc>
          <w:tcPr>
            <w:tcW w:w="1500" w:type="dxa"/>
            <w:tcBorders>
              <w:top w:val="nil"/>
              <w:left w:val="single" w:sz="6" w:space="0" w:color="auto"/>
              <w:bottom w:val="nil"/>
              <w:right w:val="single" w:sz="6" w:space="0" w:color="auto"/>
            </w:tcBorders>
            <w:shd w:val="clear" w:color="auto" w:fill="auto"/>
          </w:tcPr>
          <w:p w14:paraId="42A15797"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42AA2534" w14:textId="77777777" w:rsidR="00AF60D7" w:rsidRDefault="00AF60D7">
            <w:pPr>
              <w:pStyle w:val="TableRow"/>
            </w:pPr>
          </w:p>
        </w:tc>
      </w:tr>
      <w:tr w:rsidR="00AF60D7" w14:paraId="0351269B" w14:textId="77777777">
        <w:tc>
          <w:tcPr>
            <w:tcW w:w="2802" w:type="dxa"/>
            <w:tcBorders>
              <w:top w:val="nil"/>
              <w:left w:val="single" w:sz="6" w:space="0" w:color="auto"/>
              <w:bottom w:val="nil"/>
              <w:right w:val="single" w:sz="6" w:space="0" w:color="auto"/>
            </w:tcBorders>
            <w:shd w:val="clear" w:color="auto" w:fill="auto"/>
          </w:tcPr>
          <w:p w14:paraId="14219F0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8DD920C"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738C86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86CDC6C" w14:textId="77777777" w:rsidR="00AF60D7" w:rsidRDefault="00AF60D7">
            <w:pPr>
              <w:pStyle w:val="TableRow"/>
            </w:pPr>
            <w:r>
              <w:t>16</w:t>
            </w:r>
          </w:p>
        </w:tc>
      </w:tr>
      <w:tr w:rsidR="00AF60D7" w14:paraId="77AE892F" w14:textId="77777777">
        <w:tc>
          <w:tcPr>
            <w:tcW w:w="2802" w:type="dxa"/>
            <w:tcBorders>
              <w:top w:val="nil"/>
              <w:left w:val="single" w:sz="6" w:space="0" w:color="auto"/>
              <w:bottom w:val="nil"/>
              <w:right w:val="single" w:sz="6" w:space="0" w:color="auto"/>
            </w:tcBorders>
            <w:shd w:val="clear" w:color="auto" w:fill="auto"/>
          </w:tcPr>
          <w:p w14:paraId="5B42B61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9506986"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CED0A0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CA59769" w14:textId="77777777" w:rsidR="00AF60D7" w:rsidRDefault="00AF60D7">
            <w:pPr>
              <w:pStyle w:val="TableRow"/>
            </w:pPr>
            <w:r>
              <w:t>16</w:t>
            </w:r>
          </w:p>
        </w:tc>
      </w:tr>
      <w:tr w:rsidR="00AF60D7" w14:paraId="63F951C8" w14:textId="77777777">
        <w:tc>
          <w:tcPr>
            <w:tcW w:w="2802" w:type="dxa"/>
            <w:tcBorders>
              <w:top w:val="nil"/>
              <w:left w:val="single" w:sz="6" w:space="0" w:color="auto"/>
              <w:bottom w:val="nil"/>
              <w:right w:val="single" w:sz="6" w:space="0" w:color="auto"/>
            </w:tcBorders>
            <w:shd w:val="clear" w:color="auto" w:fill="auto"/>
          </w:tcPr>
          <w:p w14:paraId="7DD1BB98"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7216A93B"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A6735B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48596DD" w14:textId="77777777" w:rsidR="00AF60D7" w:rsidRDefault="00AF60D7">
            <w:pPr>
              <w:pStyle w:val="TableRow"/>
            </w:pPr>
            <w:r>
              <w:t>8</w:t>
            </w:r>
          </w:p>
        </w:tc>
      </w:tr>
      <w:tr w:rsidR="00AF60D7" w14:paraId="5E110F01" w14:textId="77777777">
        <w:tc>
          <w:tcPr>
            <w:tcW w:w="2802" w:type="dxa"/>
            <w:tcBorders>
              <w:top w:val="nil"/>
              <w:left w:val="single" w:sz="6" w:space="0" w:color="auto"/>
              <w:bottom w:val="single" w:sz="6" w:space="0" w:color="auto"/>
              <w:right w:val="single" w:sz="6" w:space="0" w:color="auto"/>
            </w:tcBorders>
            <w:shd w:val="clear" w:color="auto" w:fill="auto"/>
          </w:tcPr>
          <w:p w14:paraId="6EC35A04"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7614F07"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B2197E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2CC98DC" w14:textId="77777777" w:rsidR="00AF60D7" w:rsidRDefault="00AF60D7">
            <w:pPr>
              <w:pStyle w:val="TableRow"/>
            </w:pPr>
            <w:r>
              <w:t>8</w:t>
            </w:r>
          </w:p>
        </w:tc>
      </w:tr>
    </w:tbl>
    <w:p w14:paraId="4F79867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7CD7DFB"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428225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2B9B29B"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9059FB9" w14:textId="77777777" w:rsidR="00AF60D7" w:rsidRDefault="00AF60D7">
            <w:pPr>
              <w:pStyle w:val="TableColumnTitles"/>
              <w:keepNext/>
            </w:pPr>
            <w:r>
              <w:t>Options</w:t>
            </w:r>
          </w:p>
        </w:tc>
      </w:tr>
      <w:tr w:rsidR="00AF60D7" w14:paraId="30F6CA3F" w14:textId="77777777">
        <w:tc>
          <w:tcPr>
            <w:tcW w:w="2801" w:type="dxa"/>
            <w:tcBorders>
              <w:top w:val="nil"/>
              <w:left w:val="single" w:sz="6" w:space="0" w:color="auto"/>
              <w:bottom w:val="single" w:sz="6" w:space="0" w:color="auto"/>
              <w:right w:val="single" w:sz="6" w:space="0" w:color="auto"/>
            </w:tcBorders>
            <w:shd w:val="clear" w:color="auto" w:fill="auto"/>
          </w:tcPr>
          <w:p w14:paraId="5166F71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6227004"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223045E9" w14:textId="77777777" w:rsidR="00AF60D7" w:rsidRDefault="00AF60D7">
            <w:pPr>
              <w:pStyle w:val="TableRow"/>
            </w:pPr>
          </w:p>
        </w:tc>
      </w:tr>
    </w:tbl>
    <w:p w14:paraId="06B99B1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845489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980ABA3" w14:textId="77777777" w:rsidR="00AF60D7" w:rsidRDefault="00AF60D7">
            <w:pPr>
              <w:pStyle w:val="TableTitle"/>
              <w:rPr>
                <w:color w:val="FF0000"/>
              </w:rPr>
            </w:pPr>
            <w:r>
              <w:t>Constraint : FK_Occurrence_Relation_Occurrence_From</w:t>
            </w:r>
          </w:p>
        </w:tc>
      </w:tr>
      <w:tr w:rsidR="00AF60D7" w14:paraId="1CA8EA0F" w14:textId="77777777">
        <w:tc>
          <w:tcPr>
            <w:tcW w:w="1548" w:type="dxa"/>
            <w:tcBorders>
              <w:top w:val="nil"/>
              <w:left w:val="single" w:sz="4" w:space="0" w:color="auto"/>
              <w:bottom w:val="single" w:sz="4" w:space="0" w:color="auto"/>
              <w:right w:val="single" w:sz="4" w:space="0" w:color="auto"/>
            </w:tcBorders>
            <w:shd w:val="clear" w:color="auto" w:fill="auto"/>
          </w:tcPr>
          <w:p w14:paraId="14FF4B9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10374EA" w14:textId="77777777" w:rsidR="00AF60D7" w:rsidRDefault="00AF60D7">
            <w:pPr>
              <w:pStyle w:val="TableRow"/>
            </w:pPr>
            <w:r>
              <w:t>References the occurrence the relationship is from.</w:t>
            </w:r>
          </w:p>
        </w:tc>
      </w:tr>
      <w:tr w:rsidR="00AF60D7" w14:paraId="0E913A4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7280C01"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66151EF" w14:textId="77777777" w:rsidR="00AF60D7" w:rsidRDefault="00AF60D7">
            <w:pPr>
              <w:pStyle w:val="CodeSamples"/>
            </w:pPr>
            <w:r>
              <w:t>FK_Occurrence_Relation_Occurrence_From (From_Occurrence_Key) references Occurrence(Occurrence_Key)</w:t>
            </w:r>
          </w:p>
        </w:tc>
      </w:tr>
    </w:tbl>
    <w:p w14:paraId="7475AAC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49CA97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1249CB5" w14:textId="77777777" w:rsidR="00AF60D7" w:rsidRDefault="00AF60D7">
            <w:pPr>
              <w:pStyle w:val="TableTitle"/>
              <w:rPr>
                <w:color w:val="FF0000"/>
              </w:rPr>
            </w:pPr>
            <w:r>
              <w:t>Constraint : FK_Occurrence_Relation_Occurrence_To</w:t>
            </w:r>
          </w:p>
        </w:tc>
      </w:tr>
      <w:tr w:rsidR="00AF60D7" w14:paraId="2663821D" w14:textId="77777777">
        <w:tc>
          <w:tcPr>
            <w:tcW w:w="1548" w:type="dxa"/>
            <w:tcBorders>
              <w:top w:val="nil"/>
              <w:left w:val="single" w:sz="4" w:space="0" w:color="auto"/>
              <w:bottom w:val="single" w:sz="4" w:space="0" w:color="auto"/>
              <w:right w:val="single" w:sz="4" w:space="0" w:color="auto"/>
            </w:tcBorders>
            <w:shd w:val="clear" w:color="auto" w:fill="auto"/>
          </w:tcPr>
          <w:p w14:paraId="191F032B"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5C94B88" w14:textId="77777777" w:rsidR="00AF60D7" w:rsidRDefault="00AF60D7">
            <w:pPr>
              <w:pStyle w:val="TableRow"/>
            </w:pPr>
            <w:r>
              <w:t>References the occurrence the relationship is to.</w:t>
            </w:r>
          </w:p>
        </w:tc>
      </w:tr>
      <w:tr w:rsidR="00AF60D7" w14:paraId="5DD9BC1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28366FB"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61279DC" w14:textId="77777777" w:rsidR="00AF60D7" w:rsidRDefault="00AF60D7">
            <w:pPr>
              <w:pStyle w:val="CodeSamples"/>
            </w:pPr>
            <w:r>
              <w:t>FK_Occurrence_Relation_Occurrence_To (To_Occurrence_Key) references Occurrence(Occurrence_Key)</w:t>
            </w:r>
          </w:p>
        </w:tc>
      </w:tr>
    </w:tbl>
    <w:p w14:paraId="0512CAE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11AF89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CFDD681" w14:textId="77777777" w:rsidR="00AF60D7" w:rsidRDefault="00AF60D7">
            <w:pPr>
              <w:pStyle w:val="TableTitle"/>
              <w:rPr>
                <w:color w:val="FF0000"/>
              </w:rPr>
            </w:pPr>
            <w:r>
              <w:t>Constraint : FK_Occurrence_Relation_Thesaurus_Relation_Type</w:t>
            </w:r>
          </w:p>
        </w:tc>
      </w:tr>
      <w:tr w:rsidR="00AF60D7" w14:paraId="29652B3A" w14:textId="77777777">
        <w:tc>
          <w:tcPr>
            <w:tcW w:w="1548" w:type="dxa"/>
            <w:tcBorders>
              <w:top w:val="nil"/>
              <w:left w:val="single" w:sz="4" w:space="0" w:color="auto"/>
              <w:bottom w:val="single" w:sz="4" w:space="0" w:color="auto"/>
              <w:right w:val="single" w:sz="4" w:space="0" w:color="auto"/>
            </w:tcBorders>
            <w:shd w:val="clear" w:color="auto" w:fill="auto"/>
          </w:tcPr>
          <w:p w14:paraId="32C0928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0C10EE5" w14:textId="77777777" w:rsidR="00AF60D7" w:rsidRDefault="00AF60D7">
            <w:pPr>
              <w:pStyle w:val="TableRow"/>
            </w:pPr>
            <w:r>
              <w:t>Each relationship is of a single type.  Each relationship type applies to zero or more relationships.</w:t>
            </w:r>
          </w:p>
        </w:tc>
      </w:tr>
      <w:tr w:rsidR="00AF60D7" w14:paraId="79CE95C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938273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A4525F8" w14:textId="77777777" w:rsidR="00AF60D7" w:rsidRDefault="00AF60D7">
            <w:pPr>
              <w:pStyle w:val="CodeSamples"/>
            </w:pPr>
            <w:r>
              <w:t>FK_Occurrence_Relation_Thesaurus_Relation_Type (Thesaurus_Relation_Type_Key) references Thesaurus_Relation_Type(Thesaurus_Relation_Type_Key)</w:t>
            </w:r>
          </w:p>
        </w:tc>
      </w:tr>
    </w:tbl>
    <w:p w14:paraId="0553CDDB" w14:textId="77777777" w:rsidR="00AF60D7" w:rsidRDefault="00AF60D7" w:rsidP="00AF60D7">
      <w:pPr>
        <w:pStyle w:val="NormalIndent"/>
      </w:pPr>
    </w:p>
    <w:p w14:paraId="7B0CFBA2" w14:textId="77777777" w:rsidR="00AF60D7" w:rsidRDefault="00AF60D7" w:rsidP="00840903">
      <w:pPr>
        <w:pStyle w:val="Heading4"/>
      </w:pPr>
      <w:bookmarkStart w:id="842" w:name="_Toc292879094"/>
      <w:r>
        <w:lastRenderedPageBreak/>
        <w:t>Organisation_Department</w:t>
      </w:r>
      <w:bookmarkEnd w:id="842"/>
    </w:p>
    <w:p w14:paraId="3C1E7515" w14:textId="77777777" w:rsidR="00AF60D7" w:rsidRDefault="00AF60D7" w:rsidP="00AF60D7">
      <w:pPr>
        <w:pStyle w:val="NormalIndent"/>
      </w:pPr>
      <w:r>
        <w:t>Lists departments that exist within an organisation.  This entity forms an extension to the existing Recorder Names &amp; Addresses module.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C62A4D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77E6A96"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7CBF30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6373B2A"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FE5C27A" w14:textId="77777777" w:rsidR="00AF60D7" w:rsidRDefault="00AF60D7">
            <w:pPr>
              <w:pStyle w:val="TableColumnTitles"/>
              <w:keepNext/>
            </w:pPr>
            <w:r>
              <w:t>Size</w:t>
            </w:r>
          </w:p>
        </w:tc>
      </w:tr>
      <w:tr w:rsidR="00AF60D7" w14:paraId="01219485" w14:textId="77777777">
        <w:tc>
          <w:tcPr>
            <w:tcW w:w="2802" w:type="dxa"/>
            <w:tcBorders>
              <w:top w:val="nil"/>
              <w:left w:val="single" w:sz="6" w:space="0" w:color="auto"/>
              <w:bottom w:val="nil"/>
              <w:right w:val="single" w:sz="6" w:space="0" w:color="auto"/>
            </w:tcBorders>
            <w:shd w:val="clear" w:color="auto" w:fill="auto"/>
          </w:tcPr>
          <w:p w14:paraId="1F5B1391" w14:textId="77777777" w:rsidR="00AF60D7" w:rsidRDefault="00AF60D7">
            <w:pPr>
              <w:pStyle w:val="TableRow"/>
              <w:rPr>
                <w:u w:val="single"/>
              </w:rPr>
            </w:pPr>
            <w:r>
              <w:rPr>
                <w:u w:val="single"/>
              </w:rPr>
              <w:t>Organisation_Department_Key</w:t>
            </w:r>
          </w:p>
        </w:tc>
        <w:tc>
          <w:tcPr>
            <w:tcW w:w="4536" w:type="dxa"/>
            <w:tcBorders>
              <w:top w:val="nil"/>
              <w:left w:val="single" w:sz="6" w:space="0" w:color="auto"/>
              <w:bottom w:val="nil"/>
              <w:right w:val="single" w:sz="6" w:space="0" w:color="auto"/>
            </w:tcBorders>
            <w:shd w:val="clear" w:color="auto" w:fill="auto"/>
          </w:tcPr>
          <w:p w14:paraId="040A6989" w14:textId="77777777" w:rsidR="00AF60D7" w:rsidRDefault="00AF60D7">
            <w:pPr>
              <w:pStyle w:val="TableRow"/>
            </w:pPr>
            <w:r>
              <w:t>Unique identifier for the Organisation_Department table</w:t>
            </w:r>
          </w:p>
        </w:tc>
        <w:tc>
          <w:tcPr>
            <w:tcW w:w="1500" w:type="dxa"/>
            <w:tcBorders>
              <w:top w:val="nil"/>
              <w:left w:val="single" w:sz="6" w:space="0" w:color="auto"/>
              <w:bottom w:val="nil"/>
              <w:right w:val="single" w:sz="6" w:space="0" w:color="auto"/>
            </w:tcBorders>
            <w:shd w:val="clear" w:color="auto" w:fill="auto"/>
          </w:tcPr>
          <w:p w14:paraId="1E7F67A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8B8B5C2" w14:textId="77777777" w:rsidR="00AF60D7" w:rsidRDefault="00AF60D7">
            <w:pPr>
              <w:pStyle w:val="TableRow"/>
            </w:pPr>
            <w:r>
              <w:t>16</w:t>
            </w:r>
          </w:p>
        </w:tc>
      </w:tr>
      <w:tr w:rsidR="00AF60D7" w14:paraId="02DB13E8" w14:textId="77777777">
        <w:tc>
          <w:tcPr>
            <w:tcW w:w="2802" w:type="dxa"/>
            <w:tcBorders>
              <w:top w:val="nil"/>
              <w:left w:val="single" w:sz="6" w:space="0" w:color="auto"/>
              <w:bottom w:val="nil"/>
              <w:right w:val="single" w:sz="6" w:space="0" w:color="auto"/>
            </w:tcBorders>
            <w:shd w:val="clear" w:color="auto" w:fill="auto"/>
          </w:tcPr>
          <w:p w14:paraId="004B58E9" w14:textId="77777777" w:rsidR="00AF60D7" w:rsidRDefault="00AF60D7">
            <w:pPr>
              <w:pStyle w:val="TableRow"/>
            </w:pPr>
            <w:r>
              <w:t>Name_Key</w:t>
            </w:r>
          </w:p>
        </w:tc>
        <w:tc>
          <w:tcPr>
            <w:tcW w:w="4536" w:type="dxa"/>
            <w:tcBorders>
              <w:top w:val="nil"/>
              <w:left w:val="single" w:sz="6" w:space="0" w:color="auto"/>
              <w:bottom w:val="nil"/>
              <w:right w:val="single" w:sz="6" w:space="0" w:color="auto"/>
            </w:tcBorders>
            <w:shd w:val="clear" w:color="auto" w:fill="auto"/>
          </w:tcPr>
          <w:p w14:paraId="659E84A9" w14:textId="77777777" w:rsidR="00AF60D7" w:rsidRDefault="00AF60D7">
            <w:pPr>
              <w:pStyle w:val="TableRow"/>
            </w:pPr>
            <w:r>
              <w:t>Organisation the department is within.</w:t>
            </w:r>
          </w:p>
        </w:tc>
        <w:tc>
          <w:tcPr>
            <w:tcW w:w="1500" w:type="dxa"/>
            <w:tcBorders>
              <w:top w:val="nil"/>
              <w:left w:val="single" w:sz="6" w:space="0" w:color="auto"/>
              <w:bottom w:val="nil"/>
              <w:right w:val="single" w:sz="6" w:space="0" w:color="auto"/>
            </w:tcBorders>
            <w:shd w:val="clear" w:color="auto" w:fill="auto"/>
          </w:tcPr>
          <w:p w14:paraId="0D543E9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3F115B7" w14:textId="77777777" w:rsidR="00AF60D7" w:rsidRDefault="00AF60D7">
            <w:pPr>
              <w:pStyle w:val="TableRow"/>
            </w:pPr>
            <w:r>
              <w:t>16</w:t>
            </w:r>
          </w:p>
        </w:tc>
      </w:tr>
      <w:tr w:rsidR="00AF60D7" w14:paraId="6100807F" w14:textId="77777777">
        <w:tc>
          <w:tcPr>
            <w:tcW w:w="2802" w:type="dxa"/>
            <w:tcBorders>
              <w:top w:val="nil"/>
              <w:left w:val="single" w:sz="6" w:space="0" w:color="auto"/>
              <w:bottom w:val="nil"/>
              <w:right w:val="single" w:sz="6" w:space="0" w:color="auto"/>
            </w:tcBorders>
            <w:shd w:val="clear" w:color="auto" w:fill="auto"/>
          </w:tcPr>
          <w:p w14:paraId="299759AA"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2E5792F2" w14:textId="77777777" w:rsidR="00AF60D7" w:rsidRDefault="00AF60D7">
            <w:pPr>
              <w:pStyle w:val="TableRow"/>
            </w:pPr>
            <w:r>
              <w:t>Name of the department.</w:t>
            </w:r>
          </w:p>
        </w:tc>
        <w:tc>
          <w:tcPr>
            <w:tcW w:w="1500" w:type="dxa"/>
            <w:tcBorders>
              <w:top w:val="nil"/>
              <w:left w:val="single" w:sz="6" w:space="0" w:color="auto"/>
              <w:bottom w:val="nil"/>
              <w:right w:val="single" w:sz="6" w:space="0" w:color="auto"/>
            </w:tcBorders>
            <w:shd w:val="clear" w:color="auto" w:fill="auto"/>
          </w:tcPr>
          <w:p w14:paraId="70AD23A1"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D3CCFE6" w14:textId="77777777" w:rsidR="00AF60D7" w:rsidRDefault="00AF60D7">
            <w:pPr>
              <w:pStyle w:val="TableRow"/>
            </w:pPr>
            <w:r>
              <w:t>100</w:t>
            </w:r>
          </w:p>
        </w:tc>
      </w:tr>
      <w:tr w:rsidR="00AF60D7" w14:paraId="67378543" w14:textId="77777777">
        <w:tc>
          <w:tcPr>
            <w:tcW w:w="2802" w:type="dxa"/>
            <w:tcBorders>
              <w:top w:val="nil"/>
              <w:left w:val="single" w:sz="6" w:space="0" w:color="auto"/>
              <w:bottom w:val="nil"/>
              <w:right w:val="single" w:sz="6" w:space="0" w:color="auto"/>
            </w:tcBorders>
            <w:shd w:val="clear" w:color="auto" w:fill="auto"/>
          </w:tcPr>
          <w:p w14:paraId="6B4E6F16" w14:textId="77777777" w:rsidR="00AF60D7" w:rsidRDefault="00AF60D7">
            <w:pPr>
              <w:pStyle w:val="TableRow"/>
            </w:pPr>
            <w:r>
              <w:t>Acronym</w:t>
            </w:r>
          </w:p>
        </w:tc>
        <w:tc>
          <w:tcPr>
            <w:tcW w:w="4536" w:type="dxa"/>
            <w:tcBorders>
              <w:top w:val="nil"/>
              <w:left w:val="single" w:sz="6" w:space="0" w:color="auto"/>
              <w:bottom w:val="nil"/>
              <w:right w:val="single" w:sz="6" w:space="0" w:color="auto"/>
            </w:tcBorders>
            <w:shd w:val="clear" w:color="auto" w:fill="auto"/>
          </w:tcPr>
          <w:p w14:paraId="3B088EDC" w14:textId="77777777" w:rsidR="00AF60D7" w:rsidRDefault="00AF60D7">
            <w:pPr>
              <w:pStyle w:val="TableRow"/>
            </w:pPr>
            <w:r>
              <w:t>Acronym for the department if specified.</w:t>
            </w:r>
          </w:p>
        </w:tc>
        <w:tc>
          <w:tcPr>
            <w:tcW w:w="1500" w:type="dxa"/>
            <w:tcBorders>
              <w:top w:val="nil"/>
              <w:left w:val="single" w:sz="6" w:space="0" w:color="auto"/>
              <w:bottom w:val="nil"/>
              <w:right w:val="single" w:sz="6" w:space="0" w:color="auto"/>
            </w:tcBorders>
            <w:shd w:val="clear" w:color="auto" w:fill="auto"/>
          </w:tcPr>
          <w:p w14:paraId="525D6F1A"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657C28D6" w14:textId="77777777" w:rsidR="00AF60D7" w:rsidRDefault="00AF60D7">
            <w:pPr>
              <w:pStyle w:val="TableRow"/>
            </w:pPr>
            <w:r>
              <w:t>20</w:t>
            </w:r>
          </w:p>
        </w:tc>
      </w:tr>
      <w:tr w:rsidR="00AF60D7" w14:paraId="471F0FF1" w14:textId="77777777">
        <w:tc>
          <w:tcPr>
            <w:tcW w:w="2802" w:type="dxa"/>
            <w:tcBorders>
              <w:top w:val="nil"/>
              <w:left w:val="single" w:sz="6" w:space="0" w:color="auto"/>
              <w:bottom w:val="nil"/>
              <w:right w:val="single" w:sz="6" w:space="0" w:color="auto"/>
            </w:tcBorders>
            <w:shd w:val="clear" w:color="auto" w:fill="auto"/>
          </w:tcPr>
          <w:p w14:paraId="58004E47" w14:textId="77777777" w:rsidR="00AF60D7" w:rsidRDefault="00AF60D7">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1EC7EC10" w14:textId="77777777" w:rsidR="00AF60D7" w:rsidRDefault="00AF60D7">
            <w:pPr>
              <w:pStyle w:val="TableRow"/>
            </w:pPr>
            <w:r>
              <w:t>Description of the department.</w:t>
            </w:r>
          </w:p>
        </w:tc>
        <w:tc>
          <w:tcPr>
            <w:tcW w:w="1500" w:type="dxa"/>
            <w:tcBorders>
              <w:top w:val="nil"/>
              <w:left w:val="single" w:sz="6" w:space="0" w:color="auto"/>
              <w:bottom w:val="nil"/>
              <w:right w:val="single" w:sz="6" w:space="0" w:color="auto"/>
            </w:tcBorders>
            <w:shd w:val="clear" w:color="auto" w:fill="auto"/>
          </w:tcPr>
          <w:p w14:paraId="76B7D55C"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0581296E" w14:textId="77777777" w:rsidR="00AF60D7" w:rsidRDefault="00AF60D7">
            <w:pPr>
              <w:pStyle w:val="TableRow"/>
            </w:pPr>
          </w:p>
        </w:tc>
      </w:tr>
      <w:tr w:rsidR="00AF60D7" w14:paraId="644C724E" w14:textId="77777777">
        <w:tc>
          <w:tcPr>
            <w:tcW w:w="2802" w:type="dxa"/>
            <w:tcBorders>
              <w:top w:val="nil"/>
              <w:left w:val="single" w:sz="6" w:space="0" w:color="auto"/>
              <w:bottom w:val="nil"/>
              <w:right w:val="single" w:sz="6" w:space="0" w:color="auto"/>
            </w:tcBorders>
            <w:shd w:val="clear" w:color="auto" w:fill="auto"/>
          </w:tcPr>
          <w:p w14:paraId="0DB3661F"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661775F"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42D559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A3A93FE" w14:textId="77777777" w:rsidR="00AF60D7" w:rsidRDefault="00AF60D7">
            <w:pPr>
              <w:pStyle w:val="TableRow"/>
            </w:pPr>
            <w:r>
              <w:t>16</w:t>
            </w:r>
          </w:p>
        </w:tc>
      </w:tr>
      <w:tr w:rsidR="00AF60D7" w14:paraId="0B402069" w14:textId="77777777">
        <w:tc>
          <w:tcPr>
            <w:tcW w:w="2802" w:type="dxa"/>
            <w:tcBorders>
              <w:top w:val="nil"/>
              <w:left w:val="single" w:sz="6" w:space="0" w:color="auto"/>
              <w:bottom w:val="nil"/>
              <w:right w:val="single" w:sz="6" w:space="0" w:color="auto"/>
            </w:tcBorders>
            <w:shd w:val="clear" w:color="auto" w:fill="auto"/>
          </w:tcPr>
          <w:p w14:paraId="63C9FDE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71EE335"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56FF42F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9B9E2D7" w14:textId="77777777" w:rsidR="00AF60D7" w:rsidRDefault="00AF60D7">
            <w:pPr>
              <w:pStyle w:val="TableRow"/>
            </w:pPr>
            <w:r>
              <w:t>16</w:t>
            </w:r>
          </w:p>
        </w:tc>
      </w:tr>
      <w:tr w:rsidR="00AF60D7" w14:paraId="2B021C74" w14:textId="77777777">
        <w:tc>
          <w:tcPr>
            <w:tcW w:w="2802" w:type="dxa"/>
            <w:tcBorders>
              <w:top w:val="nil"/>
              <w:left w:val="single" w:sz="6" w:space="0" w:color="auto"/>
              <w:bottom w:val="nil"/>
              <w:right w:val="single" w:sz="6" w:space="0" w:color="auto"/>
            </w:tcBorders>
            <w:shd w:val="clear" w:color="auto" w:fill="auto"/>
          </w:tcPr>
          <w:p w14:paraId="36280881"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38DB04B8"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550E81A"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4BE4FE71" w14:textId="77777777" w:rsidR="00AF60D7" w:rsidRDefault="00AF60D7">
            <w:pPr>
              <w:pStyle w:val="TableRow"/>
            </w:pPr>
          </w:p>
        </w:tc>
      </w:tr>
      <w:tr w:rsidR="00AF60D7" w14:paraId="64787C26" w14:textId="77777777">
        <w:tc>
          <w:tcPr>
            <w:tcW w:w="2802" w:type="dxa"/>
            <w:tcBorders>
              <w:top w:val="nil"/>
              <w:left w:val="single" w:sz="6" w:space="0" w:color="auto"/>
              <w:bottom w:val="nil"/>
              <w:right w:val="single" w:sz="6" w:space="0" w:color="auto"/>
            </w:tcBorders>
            <w:shd w:val="clear" w:color="auto" w:fill="auto"/>
          </w:tcPr>
          <w:p w14:paraId="0B0A5B18"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2755701A"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13BA5AC2"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F3878A0" w14:textId="77777777" w:rsidR="00AF60D7" w:rsidRDefault="00AF60D7">
            <w:pPr>
              <w:pStyle w:val="TableRow"/>
            </w:pPr>
            <w:r>
              <w:t>8</w:t>
            </w:r>
          </w:p>
        </w:tc>
      </w:tr>
      <w:tr w:rsidR="00AF60D7" w14:paraId="62796B9D" w14:textId="77777777">
        <w:tc>
          <w:tcPr>
            <w:tcW w:w="2802" w:type="dxa"/>
            <w:tcBorders>
              <w:top w:val="nil"/>
              <w:left w:val="single" w:sz="6" w:space="0" w:color="auto"/>
              <w:bottom w:val="single" w:sz="6" w:space="0" w:color="auto"/>
              <w:right w:val="single" w:sz="6" w:space="0" w:color="auto"/>
            </w:tcBorders>
            <w:shd w:val="clear" w:color="auto" w:fill="auto"/>
          </w:tcPr>
          <w:p w14:paraId="7D3F988A"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0BCBE511"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281F6544"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77C9BFF" w14:textId="77777777" w:rsidR="00AF60D7" w:rsidRDefault="00AF60D7">
            <w:pPr>
              <w:pStyle w:val="TableRow"/>
            </w:pPr>
            <w:r>
              <w:t>8</w:t>
            </w:r>
          </w:p>
        </w:tc>
      </w:tr>
    </w:tbl>
    <w:p w14:paraId="6722480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97947CB"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93297F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4FC29D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8DDA114" w14:textId="77777777" w:rsidR="00AF60D7" w:rsidRDefault="00AF60D7">
            <w:pPr>
              <w:pStyle w:val="TableColumnTitles"/>
              <w:keepNext/>
            </w:pPr>
            <w:r>
              <w:t>Options</w:t>
            </w:r>
          </w:p>
        </w:tc>
      </w:tr>
      <w:tr w:rsidR="00AF60D7" w14:paraId="64E7C843" w14:textId="77777777">
        <w:tc>
          <w:tcPr>
            <w:tcW w:w="2801" w:type="dxa"/>
            <w:tcBorders>
              <w:top w:val="nil"/>
              <w:left w:val="single" w:sz="6" w:space="0" w:color="auto"/>
              <w:bottom w:val="single" w:sz="6" w:space="0" w:color="auto"/>
              <w:right w:val="single" w:sz="6" w:space="0" w:color="auto"/>
            </w:tcBorders>
            <w:shd w:val="clear" w:color="auto" w:fill="auto"/>
          </w:tcPr>
          <w:p w14:paraId="1CC4142F"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294715F5"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27222B67" w14:textId="77777777" w:rsidR="00AF60D7" w:rsidRDefault="00AF60D7">
            <w:pPr>
              <w:pStyle w:val="TableRow"/>
            </w:pPr>
          </w:p>
        </w:tc>
      </w:tr>
    </w:tbl>
    <w:p w14:paraId="2AFA94D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2448E5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6A2E0361" w14:textId="77777777" w:rsidR="00AF60D7" w:rsidRDefault="00AF60D7">
            <w:pPr>
              <w:pStyle w:val="TableTitle"/>
              <w:rPr>
                <w:color w:val="FF0000"/>
              </w:rPr>
            </w:pPr>
            <w:r>
              <w:t>Constraint : FK_Organisation_Department_Name</w:t>
            </w:r>
          </w:p>
        </w:tc>
      </w:tr>
      <w:tr w:rsidR="00AF60D7" w14:paraId="69DBEBBD" w14:textId="77777777">
        <w:tc>
          <w:tcPr>
            <w:tcW w:w="1548" w:type="dxa"/>
            <w:tcBorders>
              <w:top w:val="nil"/>
              <w:left w:val="single" w:sz="4" w:space="0" w:color="auto"/>
              <w:bottom w:val="single" w:sz="4" w:space="0" w:color="auto"/>
              <w:right w:val="single" w:sz="4" w:space="0" w:color="auto"/>
            </w:tcBorders>
            <w:shd w:val="clear" w:color="auto" w:fill="auto"/>
          </w:tcPr>
          <w:p w14:paraId="1B14400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2E8D90E" w14:textId="77777777" w:rsidR="00AF60D7" w:rsidRDefault="00AF60D7">
            <w:pPr>
              <w:pStyle w:val="TableRow"/>
            </w:pPr>
            <w:r>
              <w:t>Each organisation has zero or more departments.  Each department is within one organisation.</w:t>
            </w:r>
          </w:p>
        </w:tc>
      </w:tr>
      <w:tr w:rsidR="00AF60D7" w14:paraId="16C4760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4EFA30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84E1690" w14:textId="77777777" w:rsidR="00AF60D7" w:rsidRDefault="00AF60D7">
            <w:pPr>
              <w:pStyle w:val="CodeSamples"/>
            </w:pPr>
            <w:r>
              <w:t>FK_Organisation_Department_Name (Name_Key) references Name(Name_Key)</w:t>
            </w:r>
          </w:p>
        </w:tc>
      </w:tr>
    </w:tbl>
    <w:p w14:paraId="09F154C6" w14:textId="77777777" w:rsidR="00AF60D7" w:rsidRDefault="00AF60D7" w:rsidP="00AF60D7">
      <w:pPr>
        <w:pStyle w:val="NormalIndent"/>
      </w:pPr>
    </w:p>
    <w:p w14:paraId="0A4DDC11" w14:textId="77777777" w:rsidR="00AF60D7" w:rsidRDefault="00AF60D7" w:rsidP="00840903">
      <w:pPr>
        <w:pStyle w:val="Heading4"/>
      </w:pPr>
      <w:bookmarkStart w:id="843" w:name="_Ref278812947"/>
      <w:bookmarkStart w:id="844" w:name="_Toc292879095"/>
      <w:r>
        <w:lastRenderedPageBreak/>
        <w:t>QE_Data_Item</w:t>
      </w:r>
      <w:bookmarkEnd w:id="843"/>
      <w:bookmarkEnd w:id="844"/>
    </w:p>
    <w:p w14:paraId="68002B20" w14:textId="77777777" w:rsidR="00AF60D7" w:rsidRDefault="00AF60D7" w:rsidP="00AF60D7">
      <w:pPr>
        <w:pStyle w:val="NormalIndent"/>
      </w:pPr>
      <w:r>
        <w:t>Details a single cell of data entered into a Quick Entry Session.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D4C0E2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983583E"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EDD38C2"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7D75C71"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C023F87" w14:textId="77777777" w:rsidR="00AF60D7" w:rsidRDefault="00AF60D7">
            <w:pPr>
              <w:pStyle w:val="TableColumnTitles"/>
              <w:keepNext/>
            </w:pPr>
            <w:r>
              <w:t>Size</w:t>
            </w:r>
          </w:p>
        </w:tc>
      </w:tr>
      <w:tr w:rsidR="00AF60D7" w14:paraId="62FCE850" w14:textId="77777777">
        <w:tc>
          <w:tcPr>
            <w:tcW w:w="2802" w:type="dxa"/>
            <w:tcBorders>
              <w:top w:val="nil"/>
              <w:left w:val="single" w:sz="6" w:space="0" w:color="auto"/>
              <w:bottom w:val="nil"/>
              <w:right w:val="single" w:sz="6" w:space="0" w:color="auto"/>
            </w:tcBorders>
            <w:shd w:val="clear" w:color="auto" w:fill="auto"/>
          </w:tcPr>
          <w:p w14:paraId="49C7245D" w14:textId="77777777" w:rsidR="00AF60D7" w:rsidRDefault="00AF60D7">
            <w:pPr>
              <w:pStyle w:val="TableRow"/>
              <w:rPr>
                <w:u w:val="single"/>
              </w:rPr>
            </w:pPr>
            <w:r>
              <w:rPr>
                <w:u w:val="single"/>
              </w:rPr>
              <w:t>QE_Data_Item_Key</w:t>
            </w:r>
          </w:p>
        </w:tc>
        <w:tc>
          <w:tcPr>
            <w:tcW w:w="4536" w:type="dxa"/>
            <w:tcBorders>
              <w:top w:val="nil"/>
              <w:left w:val="single" w:sz="6" w:space="0" w:color="auto"/>
              <w:bottom w:val="nil"/>
              <w:right w:val="single" w:sz="6" w:space="0" w:color="auto"/>
            </w:tcBorders>
            <w:shd w:val="clear" w:color="auto" w:fill="auto"/>
          </w:tcPr>
          <w:p w14:paraId="77CAE0D8" w14:textId="77777777" w:rsidR="00AF60D7" w:rsidRDefault="00AF60D7">
            <w:pPr>
              <w:pStyle w:val="TableRow"/>
            </w:pPr>
            <w:r>
              <w:t>Unique identifier for the QE_Data_Item table</w:t>
            </w:r>
          </w:p>
        </w:tc>
        <w:tc>
          <w:tcPr>
            <w:tcW w:w="1500" w:type="dxa"/>
            <w:tcBorders>
              <w:top w:val="nil"/>
              <w:left w:val="single" w:sz="6" w:space="0" w:color="auto"/>
              <w:bottom w:val="nil"/>
              <w:right w:val="single" w:sz="6" w:space="0" w:color="auto"/>
            </w:tcBorders>
            <w:shd w:val="clear" w:color="auto" w:fill="auto"/>
          </w:tcPr>
          <w:p w14:paraId="3D20AF3D"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29EF78E0" w14:textId="77777777" w:rsidR="00AF60D7" w:rsidRDefault="00AF60D7">
            <w:pPr>
              <w:pStyle w:val="TableRow"/>
            </w:pPr>
          </w:p>
        </w:tc>
      </w:tr>
      <w:tr w:rsidR="00AF60D7" w14:paraId="6EEE7F82" w14:textId="77777777">
        <w:tc>
          <w:tcPr>
            <w:tcW w:w="2802" w:type="dxa"/>
            <w:tcBorders>
              <w:top w:val="nil"/>
              <w:left w:val="single" w:sz="6" w:space="0" w:color="auto"/>
              <w:bottom w:val="nil"/>
              <w:right w:val="single" w:sz="6" w:space="0" w:color="auto"/>
            </w:tcBorders>
            <w:shd w:val="clear" w:color="auto" w:fill="auto"/>
          </w:tcPr>
          <w:p w14:paraId="1B693515" w14:textId="77777777" w:rsidR="00AF60D7" w:rsidRDefault="00AF60D7">
            <w:pPr>
              <w:pStyle w:val="TableRow"/>
            </w:pPr>
            <w:r>
              <w:t>QE_Data_Row_Key</w:t>
            </w:r>
          </w:p>
        </w:tc>
        <w:tc>
          <w:tcPr>
            <w:tcW w:w="4536" w:type="dxa"/>
            <w:tcBorders>
              <w:top w:val="nil"/>
              <w:left w:val="single" w:sz="6" w:space="0" w:color="auto"/>
              <w:bottom w:val="nil"/>
              <w:right w:val="single" w:sz="6" w:space="0" w:color="auto"/>
            </w:tcBorders>
            <w:shd w:val="clear" w:color="auto" w:fill="auto"/>
          </w:tcPr>
          <w:p w14:paraId="2E262F50" w14:textId="77777777" w:rsidR="00AF60D7" w:rsidRDefault="00AF60D7">
            <w:pPr>
              <w:pStyle w:val="TableRow"/>
            </w:pPr>
            <w:r>
              <w:t>Row the item applies to.</w:t>
            </w:r>
          </w:p>
        </w:tc>
        <w:tc>
          <w:tcPr>
            <w:tcW w:w="1500" w:type="dxa"/>
            <w:tcBorders>
              <w:top w:val="nil"/>
              <w:left w:val="single" w:sz="6" w:space="0" w:color="auto"/>
              <w:bottom w:val="nil"/>
              <w:right w:val="single" w:sz="6" w:space="0" w:color="auto"/>
            </w:tcBorders>
            <w:shd w:val="clear" w:color="auto" w:fill="auto"/>
          </w:tcPr>
          <w:p w14:paraId="09F1CAE3"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1C010A22" w14:textId="77777777" w:rsidR="00AF60D7" w:rsidRDefault="00AF60D7">
            <w:pPr>
              <w:pStyle w:val="TableRow"/>
            </w:pPr>
          </w:p>
        </w:tc>
      </w:tr>
      <w:tr w:rsidR="00AF60D7" w14:paraId="67B5A098" w14:textId="77777777">
        <w:tc>
          <w:tcPr>
            <w:tcW w:w="2802" w:type="dxa"/>
            <w:tcBorders>
              <w:top w:val="nil"/>
              <w:left w:val="single" w:sz="6" w:space="0" w:color="auto"/>
              <w:bottom w:val="nil"/>
              <w:right w:val="single" w:sz="6" w:space="0" w:color="auto"/>
            </w:tcBorders>
            <w:shd w:val="clear" w:color="auto" w:fill="auto"/>
          </w:tcPr>
          <w:p w14:paraId="4E9E912A" w14:textId="77777777" w:rsidR="00AF60D7" w:rsidRDefault="00AF60D7">
            <w:pPr>
              <w:pStyle w:val="TableRow"/>
            </w:pPr>
            <w:r>
              <w:t>QE_Template_Field_Key</w:t>
            </w:r>
          </w:p>
        </w:tc>
        <w:tc>
          <w:tcPr>
            <w:tcW w:w="4536" w:type="dxa"/>
            <w:tcBorders>
              <w:top w:val="nil"/>
              <w:left w:val="single" w:sz="6" w:space="0" w:color="auto"/>
              <w:bottom w:val="nil"/>
              <w:right w:val="single" w:sz="6" w:space="0" w:color="auto"/>
            </w:tcBorders>
            <w:shd w:val="clear" w:color="auto" w:fill="auto"/>
          </w:tcPr>
          <w:p w14:paraId="3433EAAD" w14:textId="77777777" w:rsidR="00AF60D7" w:rsidRDefault="00AF60D7">
            <w:pPr>
              <w:pStyle w:val="TableRow"/>
            </w:pPr>
            <w:r>
              <w:t>Field within the template that the item applies to.</w:t>
            </w:r>
          </w:p>
        </w:tc>
        <w:tc>
          <w:tcPr>
            <w:tcW w:w="1500" w:type="dxa"/>
            <w:tcBorders>
              <w:top w:val="nil"/>
              <w:left w:val="single" w:sz="6" w:space="0" w:color="auto"/>
              <w:bottom w:val="nil"/>
              <w:right w:val="single" w:sz="6" w:space="0" w:color="auto"/>
            </w:tcBorders>
            <w:shd w:val="clear" w:color="auto" w:fill="auto"/>
          </w:tcPr>
          <w:p w14:paraId="46BEB05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C7FA3A5" w14:textId="77777777" w:rsidR="00AF60D7" w:rsidRDefault="00AF60D7">
            <w:pPr>
              <w:pStyle w:val="TableRow"/>
            </w:pPr>
            <w:r>
              <w:t>16</w:t>
            </w:r>
          </w:p>
        </w:tc>
      </w:tr>
      <w:tr w:rsidR="00AF60D7" w14:paraId="449E6BD6" w14:textId="77777777">
        <w:tc>
          <w:tcPr>
            <w:tcW w:w="2802" w:type="dxa"/>
            <w:tcBorders>
              <w:top w:val="nil"/>
              <w:left w:val="single" w:sz="6" w:space="0" w:color="auto"/>
              <w:bottom w:val="nil"/>
              <w:right w:val="single" w:sz="6" w:space="0" w:color="auto"/>
            </w:tcBorders>
            <w:shd w:val="clear" w:color="auto" w:fill="auto"/>
          </w:tcPr>
          <w:p w14:paraId="3DDED524" w14:textId="77777777" w:rsidR="00AF60D7" w:rsidRDefault="00AF60D7">
            <w:pPr>
              <w:pStyle w:val="TableRow"/>
            </w:pPr>
            <w:r>
              <w:t>Data_Value</w:t>
            </w:r>
          </w:p>
        </w:tc>
        <w:tc>
          <w:tcPr>
            <w:tcW w:w="4536" w:type="dxa"/>
            <w:tcBorders>
              <w:top w:val="nil"/>
              <w:left w:val="single" w:sz="6" w:space="0" w:color="auto"/>
              <w:bottom w:val="nil"/>
              <w:right w:val="single" w:sz="6" w:space="0" w:color="auto"/>
            </w:tcBorders>
            <w:shd w:val="clear" w:color="auto" w:fill="auto"/>
          </w:tcPr>
          <w:p w14:paraId="28A38B77" w14:textId="77777777" w:rsidR="00AF60D7" w:rsidRDefault="00AF60D7">
            <w:pPr>
              <w:pStyle w:val="TableRow"/>
            </w:pPr>
            <w:r>
              <w:t>Actual data value that is entered into the relevant field when the data item is processed.</w:t>
            </w:r>
          </w:p>
        </w:tc>
        <w:tc>
          <w:tcPr>
            <w:tcW w:w="1500" w:type="dxa"/>
            <w:tcBorders>
              <w:top w:val="nil"/>
              <w:left w:val="single" w:sz="6" w:space="0" w:color="auto"/>
              <w:bottom w:val="nil"/>
              <w:right w:val="single" w:sz="6" w:space="0" w:color="auto"/>
            </w:tcBorders>
            <w:shd w:val="clear" w:color="auto" w:fill="auto"/>
          </w:tcPr>
          <w:p w14:paraId="252A0F5A"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99BAF3C" w14:textId="77777777" w:rsidR="00AF60D7" w:rsidRDefault="00AF60D7">
            <w:pPr>
              <w:pStyle w:val="TableRow"/>
            </w:pPr>
            <w:r>
              <w:t>200</w:t>
            </w:r>
          </w:p>
        </w:tc>
      </w:tr>
      <w:tr w:rsidR="00AF60D7" w14:paraId="1E82906A" w14:textId="77777777">
        <w:tc>
          <w:tcPr>
            <w:tcW w:w="2802" w:type="dxa"/>
            <w:tcBorders>
              <w:top w:val="nil"/>
              <w:left w:val="single" w:sz="6" w:space="0" w:color="auto"/>
              <w:bottom w:val="nil"/>
              <w:right w:val="single" w:sz="6" w:space="0" w:color="auto"/>
            </w:tcBorders>
            <w:shd w:val="clear" w:color="auto" w:fill="auto"/>
          </w:tcPr>
          <w:p w14:paraId="0C9BBED2" w14:textId="77777777" w:rsidR="00AF60D7" w:rsidRDefault="00AF60D7">
            <w:pPr>
              <w:pStyle w:val="TableRow"/>
            </w:pPr>
            <w:r>
              <w:t>Data_Display</w:t>
            </w:r>
          </w:p>
        </w:tc>
        <w:tc>
          <w:tcPr>
            <w:tcW w:w="4536" w:type="dxa"/>
            <w:tcBorders>
              <w:top w:val="nil"/>
              <w:left w:val="single" w:sz="6" w:space="0" w:color="auto"/>
              <w:bottom w:val="nil"/>
              <w:right w:val="single" w:sz="6" w:space="0" w:color="auto"/>
            </w:tcBorders>
            <w:shd w:val="clear" w:color="auto" w:fill="auto"/>
          </w:tcPr>
          <w:p w14:paraId="4DF43C1B" w14:textId="77777777" w:rsidR="00AF60D7" w:rsidRDefault="00AF60D7">
            <w:pPr>
              <w:pStyle w:val="TableRow"/>
            </w:pPr>
            <w:r>
              <w:t>Display value for the data item.  For example, where a data item is linked to a combo box this value is the combo box text, Data_Value is the item's key.</w:t>
            </w:r>
          </w:p>
        </w:tc>
        <w:tc>
          <w:tcPr>
            <w:tcW w:w="1500" w:type="dxa"/>
            <w:tcBorders>
              <w:top w:val="nil"/>
              <w:left w:val="single" w:sz="6" w:space="0" w:color="auto"/>
              <w:bottom w:val="nil"/>
              <w:right w:val="single" w:sz="6" w:space="0" w:color="auto"/>
            </w:tcBorders>
            <w:shd w:val="clear" w:color="auto" w:fill="auto"/>
          </w:tcPr>
          <w:p w14:paraId="2DB2AC08"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A7E68AD" w14:textId="77777777" w:rsidR="00AF60D7" w:rsidRDefault="00AF60D7">
            <w:pPr>
              <w:pStyle w:val="TableRow"/>
            </w:pPr>
            <w:r>
              <w:t>200</w:t>
            </w:r>
          </w:p>
        </w:tc>
      </w:tr>
      <w:tr w:rsidR="007D43BE" w14:paraId="29D630AA" w14:textId="77777777">
        <w:tc>
          <w:tcPr>
            <w:tcW w:w="2802" w:type="dxa"/>
            <w:tcBorders>
              <w:top w:val="nil"/>
              <w:left w:val="single" w:sz="6" w:space="0" w:color="auto"/>
              <w:bottom w:val="nil"/>
              <w:right w:val="single" w:sz="6" w:space="0" w:color="auto"/>
            </w:tcBorders>
            <w:shd w:val="clear" w:color="auto" w:fill="auto"/>
          </w:tcPr>
          <w:p w14:paraId="11EAE4A3" w14:textId="77777777" w:rsidR="007D43BE" w:rsidRDefault="007D43BE">
            <w:pPr>
              <w:pStyle w:val="TableRow"/>
            </w:pPr>
            <w:r>
              <w:t>Position</w:t>
            </w:r>
          </w:p>
        </w:tc>
        <w:tc>
          <w:tcPr>
            <w:tcW w:w="4536" w:type="dxa"/>
            <w:tcBorders>
              <w:top w:val="nil"/>
              <w:left w:val="single" w:sz="6" w:space="0" w:color="auto"/>
              <w:bottom w:val="nil"/>
              <w:right w:val="single" w:sz="6" w:space="0" w:color="auto"/>
            </w:tcBorders>
            <w:shd w:val="clear" w:color="auto" w:fill="auto"/>
          </w:tcPr>
          <w:p w14:paraId="7B52088B" w14:textId="77777777" w:rsidR="007D43BE" w:rsidRDefault="007D43BE">
            <w:pPr>
              <w:pStyle w:val="TableRow"/>
            </w:pPr>
            <w:r>
              <w:t>Ordinal position of the data item within the group of items associated with the same field. This is only relevant where the template field supports multiple values.</w:t>
            </w:r>
          </w:p>
        </w:tc>
        <w:tc>
          <w:tcPr>
            <w:tcW w:w="1500" w:type="dxa"/>
            <w:tcBorders>
              <w:top w:val="nil"/>
              <w:left w:val="single" w:sz="6" w:space="0" w:color="auto"/>
              <w:bottom w:val="nil"/>
              <w:right w:val="single" w:sz="6" w:space="0" w:color="auto"/>
            </w:tcBorders>
            <w:shd w:val="clear" w:color="auto" w:fill="auto"/>
          </w:tcPr>
          <w:p w14:paraId="151EB9B4" w14:textId="77777777" w:rsidR="007D43BE" w:rsidRDefault="007D43BE">
            <w:pPr>
              <w:pStyle w:val="TableRow"/>
            </w:pPr>
            <w:r>
              <w:t>int Null</w:t>
            </w:r>
          </w:p>
        </w:tc>
        <w:tc>
          <w:tcPr>
            <w:tcW w:w="1127" w:type="dxa"/>
            <w:tcBorders>
              <w:top w:val="nil"/>
              <w:left w:val="single" w:sz="6" w:space="0" w:color="auto"/>
              <w:bottom w:val="nil"/>
              <w:right w:val="single" w:sz="6" w:space="0" w:color="auto"/>
            </w:tcBorders>
            <w:shd w:val="clear" w:color="auto" w:fill="auto"/>
          </w:tcPr>
          <w:p w14:paraId="56C6F5F2" w14:textId="77777777" w:rsidR="007D43BE" w:rsidRDefault="007D43BE">
            <w:pPr>
              <w:pStyle w:val="TableRow"/>
            </w:pPr>
          </w:p>
        </w:tc>
      </w:tr>
      <w:tr w:rsidR="00AF60D7" w14:paraId="56D58030" w14:textId="77777777">
        <w:tc>
          <w:tcPr>
            <w:tcW w:w="2802" w:type="dxa"/>
            <w:tcBorders>
              <w:top w:val="nil"/>
              <w:left w:val="single" w:sz="6" w:space="0" w:color="auto"/>
              <w:bottom w:val="nil"/>
              <w:right w:val="single" w:sz="6" w:space="0" w:color="auto"/>
            </w:tcBorders>
            <w:shd w:val="clear" w:color="auto" w:fill="auto"/>
          </w:tcPr>
          <w:p w14:paraId="1915A4E1"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E630B4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68B47DD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4C2287" w14:textId="77777777" w:rsidR="00AF60D7" w:rsidRDefault="00AF60D7">
            <w:pPr>
              <w:pStyle w:val="TableRow"/>
            </w:pPr>
            <w:r>
              <w:t>16</w:t>
            </w:r>
          </w:p>
        </w:tc>
      </w:tr>
      <w:tr w:rsidR="00AF60D7" w14:paraId="1F85A25C" w14:textId="77777777">
        <w:tc>
          <w:tcPr>
            <w:tcW w:w="2802" w:type="dxa"/>
            <w:tcBorders>
              <w:top w:val="nil"/>
              <w:left w:val="single" w:sz="6" w:space="0" w:color="auto"/>
              <w:bottom w:val="nil"/>
              <w:right w:val="single" w:sz="6" w:space="0" w:color="auto"/>
            </w:tcBorders>
            <w:shd w:val="clear" w:color="auto" w:fill="auto"/>
          </w:tcPr>
          <w:p w14:paraId="57A3A80C"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C72C2CE"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9A828A3"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32BB9D9" w14:textId="77777777" w:rsidR="00AF60D7" w:rsidRDefault="00AF60D7">
            <w:pPr>
              <w:pStyle w:val="TableRow"/>
            </w:pPr>
            <w:r>
              <w:t>16</w:t>
            </w:r>
          </w:p>
        </w:tc>
      </w:tr>
      <w:tr w:rsidR="00AF60D7" w14:paraId="1DAB34E7" w14:textId="77777777">
        <w:tc>
          <w:tcPr>
            <w:tcW w:w="2802" w:type="dxa"/>
            <w:tcBorders>
              <w:top w:val="nil"/>
              <w:left w:val="single" w:sz="6" w:space="0" w:color="auto"/>
              <w:bottom w:val="single" w:sz="6" w:space="0" w:color="auto"/>
              <w:right w:val="single" w:sz="6" w:space="0" w:color="auto"/>
            </w:tcBorders>
            <w:shd w:val="clear" w:color="auto" w:fill="auto"/>
          </w:tcPr>
          <w:p w14:paraId="64B265CE"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AF88D7E"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C58E5B4"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970F672" w14:textId="77777777" w:rsidR="00AF60D7" w:rsidRDefault="00AF60D7">
            <w:pPr>
              <w:pStyle w:val="TableRow"/>
            </w:pPr>
            <w:r>
              <w:t>8</w:t>
            </w:r>
          </w:p>
        </w:tc>
      </w:tr>
    </w:tbl>
    <w:p w14:paraId="4C19525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B095C9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277C373"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791B3F8"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BB21CD8" w14:textId="77777777" w:rsidR="00AF60D7" w:rsidRDefault="00AF60D7">
            <w:pPr>
              <w:pStyle w:val="TableColumnTitles"/>
              <w:keepNext/>
            </w:pPr>
            <w:r>
              <w:t>Options</w:t>
            </w:r>
          </w:p>
        </w:tc>
      </w:tr>
      <w:tr w:rsidR="00AF60D7" w14:paraId="090A14EF" w14:textId="77777777">
        <w:tc>
          <w:tcPr>
            <w:tcW w:w="2801" w:type="dxa"/>
            <w:tcBorders>
              <w:top w:val="nil"/>
              <w:left w:val="single" w:sz="6" w:space="0" w:color="auto"/>
              <w:bottom w:val="single" w:sz="6" w:space="0" w:color="auto"/>
              <w:right w:val="single" w:sz="6" w:space="0" w:color="auto"/>
            </w:tcBorders>
            <w:shd w:val="clear" w:color="auto" w:fill="auto"/>
          </w:tcPr>
          <w:p w14:paraId="7131E9B0" w14:textId="77777777" w:rsidR="00AF60D7" w:rsidRDefault="0045204F">
            <w:pPr>
              <w:pStyle w:val="TableRow"/>
            </w:pPr>
            <w:r>
              <w:t>IX_Data_Row</w:t>
            </w:r>
          </w:p>
        </w:tc>
        <w:tc>
          <w:tcPr>
            <w:tcW w:w="3543" w:type="dxa"/>
            <w:tcBorders>
              <w:top w:val="nil"/>
              <w:left w:val="single" w:sz="6" w:space="0" w:color="auto"/>
              <w:bottom w:val="single" w:sz="6" w:space="0" w:color="auto"/>
              <w:right w:val="single" w:sz="6" w:space="0" w:color="auto"/>
            </w:tcBorders>
            <w:shd w:val="clear" w:color="auto" w:fill="auto"/>
          </w:tcPr>
          <w:p w14:paraId="22DF072A" w14:textId="77777777" w:rsidR="00AF60D7" w:rsidRDefault="0045204F">
            <w:pPr>
              <w:pStyle w:val="TableRow"/>
            </w:pPr>
            <w:r>
              <w:t>QE_Data_Row</w:t>
            </w:r>
          </w:p>
        </w:tc>
        <w:tc>
          <w:tcPr>
            <w:tcW w:w="3624" w:type="dxa"/>
            <w:tcBorders>
              <w:top w:val="nil"/>
              <w:left w:val="single" w:sz="6" w:space="0" w:color="auto"/>
              <w:bottom w:val="single" w:sz="6" w:space="0" w:color="auto"/>
              <w:right w:val="single" w:sz="6" w:space="0" w:color="auto"/>
            </w:tcBorders>
            <w:shd w:val="clear" w:color="auto" w:fill="auto"/>
          </w:tcPr>
          <w:p w14:paraId="6122A468" w14:textId="77777777" w:rsidR="00AF60D7" w:rsidRDefault="0045204F">
            <w:pPr>
              <w:pStyle w:val="TableRow"/>
            </w:pPr>
            <w:r>
              <w:t>nonclustered located on PRIMARY</w:t>
            </w:r>
          </w:p>
        </w:tc>
      </w:tr>
    </w:tbl>
    <w:p w14:paraId="62D1BE8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401CE48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3885475" w14:textId="77777777" w:rsidR="00AF60D7" w:rsidRPr="00A104CD" w:rsidRDefault="00AF60D7">
            <w:pPr>
              <w:pStyle w:val="TableTitle"/>
              <w:rPr>
                <w:color w:val="FF0000"/>
                <w:lang w:val="pt-BR"/>
              </w:rPr>
            </w:pPr>
            <w:r w:rsidRPr="00A104CD">
              <w:rPr>
                <w:lang w:val="pt-BR"/>
              </w:rPr>
              <w:t>Constraint : FK_QE_Data_Item_QE_Data_Row</w:t>
            </w:r>
          </w:p>
        </w:tc>
      </w:tr>
      <w:tr w:rsidR="00AF60D7" w14:paraId="5612F674" w14:textId="77777777">
        <w:tc>
          <w:tcPr>
            <w:tcW w:w="1548" w:type="dxa"/>
            <w:tcBorders>
              <w:top w:val="nil"/>
              <w:left w:val="single" w:sz="4" w:space="0" w:color="auto"/>
              <w:bottom w:val="single" w:sz="4" w:space="0" w:color="auto"/>
              <w:right w:val="single" w:sz="4" w:space="0" w:color="auto"/>
            </w:tcBorders>
            <w:shd w:val="clear" w:color="auto" w:fill="auto"/>
          </w:tcPr>
          <w:p w14:paraId="2F7892B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FA27298" w14:textId="77777777" w:rsidR="00AF60D7" w:rsidRDefault="00AF60D7">
            <w:pPr>
              <w:pStyle w:val="TableRow"/>
            </w:pPr>
            <w:r>
              <w:t>Each data item belongs to one data row.  Each data row contains zero or more data items.</w:t>
            </w:r>
          </w:p>
        </w:tc>
      </w:tr>
      <w:tr w:rsidR="00AF60D7" w14:paraId="2B93032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08593B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F7F8EB9" w14:textId="77777777" w:rsidR="00AF60D7" w:rsidRDefault="00AF60D7">
            <w:pPr>
              <w:pStyle w:val="CodeSamples"/>
            </w:pPr>
            <w:r>
              <w:t>FK_QE_Data_Item_QE_Data_Row (QE_Data_Row_Key) references QE_Data_Row(QE_Data_Row_Key)</w:t>
            </w:r>
          </w:p>
        </w:tc>
      </w:tr>
    </w:tbl>
    <w:p w14:paraId="41EC047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82BE23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674569F" w14:textId="77777777" w:rsidR="00AF60D7" w:rsidRDefault="00AF60D7">
            <w:pPr>
              <w:pStyle w:val="TableTitle"/>
              <w:rPr>
                <w:color w:val="FF0000"/>
              </w:rPr>
            </w:pPr>
            <w:r>
              <w:lastRenderedPageBreak/>
              <w:t>Constraint : FK_QE_Data_Item_QE_Template_Field</w:t>
            </w:r>
          </w:p>
        </w:tc>
      </w:tr>
      <w:tr w:rsidR="00AF60D7" w14:paraId="1AC3FC44" w14:textId="77777777">
        <w:tc>
          <w:tcPr>
            <w:tcW w:w="1548" w:type="dxa"/>
            <w:tcBorders>
              <w:top w:val="nil"/>
              <w:left w:val="single" w:sz="4" w:space="0" w:color="auto"/>
              <w:bottom w:val="single" w:sz="4" w:space="0" w:color="auto"/>
              <w:right w:val="single" w:sz="4" w:space="0" w:color="auto"/>
            </w:tcBorders>
            <w:shd w:val="clear" w:color="auto" w:fill="auto"/>
          </w:tcPr>
          <w:p w14:paraId="1692F4C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EC58675" w14:textId="77777777" w:rsidR="00AF60D7" w:rsidRDefault="00AF60D7">
            <w:pPr>
              <w:pStyle w:val="TableRow"/>
            </w:pPr>
            <w:r>
              <w:t>Each data item is associated with one field in the template.</w:t>
            </w:r>
          </w:p>
        </w:tc>
      </w:tr>
      <w:tr w:rsidR="00AF60D7" w14:paraId="2D6A570E"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BB1744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1C77F46" w14:textId="77777777" w:rsidR="00AF60D7" w:rsidRDefault="00AF60D7">
            <w:pPr>
              <w:pStyle w:val="CodeSamples"/>
            </w:pPr>
            <w:r>
              <w:t>FK_QE_Data_Item_QE_Template_Field (QE_Template_Field_Key) references QE_Template_Field(QE_Template_Field_Key)</w:t>
            </w:r>
          </w:p>
        </w:tc>
      </w:tr>
    </w:tbl>
    <w:p w14:paraId="639A7785"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F3014" w:rsidRPr="00A104CD" w14:paraId="5D8B47A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7E81570" w14:textId="77777777" w:rsidR="007F3014" w:rsidRPr="00A104CD" w:rsidRDefault="007F3014" w:rsidP="007F3014">
            <w:pPr>
              <w:pStyle w:val="TableTitle"/>
              <w:rPr>
                <w:lang w:val="pt-BR"/>
              </w:rPr>
            </w:pPr>
            <w:r w:rsidRPr="00A104CD">
              <w:rPr>
                <w:lang w:val="pt-BR"/>
              </w:rPr>
              <w:t>Constraint : IX_QE_Data_Item_Unique</w:t>
            </w:r>
          </w:p>
        </w:tc>
      </w:tr>
      <w:tr w:rsidR="007F3014" w14:paraId="28514064" w14:textId="77777777">
        <w:tc>
          <w:tcPr>
            <w:tcW w:w="1548" w:type="dxa"/>
            <w:tcBorders>
              <w:top w:val="nil"/>
              <w:left w:val="single" w:sz="4" w:space="0" w:color="auto"/>
              <w:bottom w:val="single" w:sz="4" w:space="0" w:color="auto"/>
              <w:right w:val="single" w:sz="4" w:space="0" w:color="auto"/>
            </w:tcBorders>
            <w:shd w:val="clear" w:color="auto" w:fill="auto"/>
          </w:tcPr>
          <w:p w14:paraId="43487C9A" w14:textId="77777777" w:rsidR="007F3014" w:rsidRDefault="007F3014" w:rsidP="007F3014">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EE0FCDB" w14:textId="77777777" w:rsidR="007F3014" w:rsidRDefault="007F3014" w:rsidP="007F3014">
            <w:pPr>
              <w:pStyle w:val="TableRow"/>
            </w:pPr>
            <w:r>
              <w:t>Only one data item exists per field per row in a session.</w:t>
            </w:r>
          </w:p>
        </w:tc>
      </w:tr>
      <w:tr w:rsidR="007F3014" w14:paraId="710B588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0200635" w14:textId="77777777" w:rsidR="007F3014" w:rsidRDefault="007F3014" w:rsidP="007F3014">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79AFCD6" w14:textId="77777777" w:rsidR="007F3014" w:rsidRPr="00A104CD" w:rsidRDefault="007F3014" w:rsidP="007F3014">
            <w:pPr>
              <w:pStyle w:val="CodeSamples"/>
              <w:rPr>
                <w:lang w:val="fr-FR"/>
              </w:rPr>
            </w:pPr>
            <w:r w:rsidRPr="00A104CD">
              <w:rPr>
                <w:lang w:val="fr-FR"/>
              </w:rPr>
              <w:t xml:space="preserve">CONSTRAINT [IX_QE_Data_Item_Unique] UNIQUE  NONCLUSTERED </w:t>
            </w:r>
          </w:p>
          <w:p w14:paraId="0FE298ED" w14:textId="77777777" w:rsidR="007F3014" w:rsidRDefault="007F3014" w:rsidP="007F3014">
            <w:pPr>
              <w:pStyle w:val="CodeSamples"/>
            </w:pPr>
            <w:r w:rsidRPr="00A104CD">
              <w:rPr>
                <w:lang w:val="fr-FR"/>
              </w:rPr>
              <w:tab/>
            </w:r>
            <w:r w:rsidRPr="00A104CD">
              <w:rPr>
                <w:lang w:val="fr-FR"/>
              </w:rPr>
              <w:tab/>
            </w:r>
            <w:r>
              <w:t>(</w:t>
            </w:r>
          </w:p>
          <w:p w14:paraId="03118741" w14:textId="77777777" w:rsidR="007F3014" w:rsidRDefault="007F3014" w:rsidP="007F3014">
            <w:pPr>
              <w:pStyle w:val="CodeSamples"/>
            </w:pPr>
            <w:r>
              <w:tab/>
            </w:r>
            <w:r>
              <w:tab/>
            </w:r>
            <w:r>
              <w:tab/>
              <w:t>[QE_Data_Row_Key],</w:t>
            </w:r>
          </w:p>
          <w:p w14:paraId="527E8335" w14:textId="77777777" w:rsidR="007F3014" w:rsidRDefault="007F3014" w:rsidP="007F3014">
            <w:pPr>
              <w:pStyle w:val="CodeSamples"/>
            </w:pPr>
            <w:r>
              <w:tab/>
            </w:r>
            <w:r>
              <w:tab/>
            </w:r>
            <w:r>
              <w:tab/>
              <w:t>[QE_Template_Field_Key]</w:t>
            </w:r>
          </w:p>
          <w:p w14:paraId="5A7C63BE" w14:textId="77777777" w:rsidR="007F3014" w:rsidRDefault="007F3014" w:rsidP="007F3014">
            <w:pPr>
              <w:pStyle w:val="CodeSamples"/>
            </w:pPr>
            <w:r>
              <w:tab/>
            </w:r>
            <w:r>
              <w:tab/>
              <w:t>)  ON [PRIMARY]</w:t>
            </w:r>
          </w:p>
        </w:tc>
      </w:tr>
    </w:tbl>
    <w:p w14:paraId="5B50DB9C" w14:textId="77777777" w:rsidR="007F3014" w:rsidRDefault="007F3014" w:rsidP="00AF60D7">
      <w:pPr>
        <w:pStyle w:val="NormalIndent"/>
      </w:pPr>
    </w:p>
    <w:p w14:paraId="4805C71D" w14:textId="77777777" w:rsidR="00AF60D7" w:rsidRDefault="00AF60D7" w:rsidP="00840903">
      <w:pPr>
        <w:pStyle w:val="Heading4"/>
      </w:pPr>
      <w:bookmarkStart w:id="845" w:name="_Toc292879096"/>
      <w:r>
        <w:t>QE_Data_Row</w:t>
      </w:r>
      <w:bookmarkEnd w:id="845"/>
    </w:p>
    <w:p w14:paraId="20B47C67" w14:textId="77777777" w:rsidR="00AF60D7" w:rsidRDefault="00AF60D7" w:rsidP="00AF60D7">
      <w:pPr>
        <w:pStyle w:val="NormalIndent"/>
      </w:pPr>
      <w:r>
        <w:t>Identifies one row of data entered as part of a quick entry session.  Data entered onto the GEneral tab of teh Quick Entry screen also generates a QE_Data_Row record with General set to 1.</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A95211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7153F3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5277CAC"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6E69BD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7F55A46" w14:textId="77777777" w:rsidR="00AF60D7" w:rsidRDefault="00AF60D7">
            <w:pPr>
              <w:pStyle w:val="TableColumnTitles"/>
              <w:keepNext/>
            </w:pPr>
            <w:r>
              <w:t>Size</w:t>
            </w:r>
          </w:p>
        </w:tc>
      </w:tr>
      <w:tr w:rsidR="00AF60D7" w14:paraId="33B5095F" w14:textId="77777777">
        <w:tc>
          <w:tcPr>
            <w:tcW w:w="2802" w:type="dxa"/>
            <w:tcBorders>
              <w:top w:val="nil"/>
              <w:left w:val="single" w:sz="6" w:space="0" w:color="auto"/>
              <w:bottom w:val="nil"/>
              <w:right w:val="single" w:sz="6" w:space="0" w:color="auto"/>
            </w:tcBorders>
            <w:shd w:val="clear" w:color="auto" w:fill="auto"/>
          </w:tcPr>
          <w:p w14:paraId="662384AF" w14:textId="77777777" w:rsidR="00AF60D7" w:rsidRDefault="00AF60D7">
            <w:pPr>
              <w:pStyle w:val="TableRow"/>
              <w:rPr>
                <w:u w:val="single"/>
              </w:rPr>
            </w:pPr>
            <w:r>
              <w:rPr>
                <w:u w:val="single"/>
              </w:rPr>
              <w:t>QE_Data_Row_Key</w:t>
            </w:r>
          </w:p>
        </w:tc>
        <w:tc>
          <w:tcPr>
            <w:tcW w:w="4536" w:type="dxa"/>
            <w:tcBorders>
              <w:top w:val="nil"/>
              <w:left w:val="single" w:sz="6" w:space="0" w:color="auto"/>
              <w:bottom w:val="nil"/>
              <w:right w:val="single" w:sz="6" w:space="0" w:color="auto"/>
            </w:tcBorders>
            <w:shd w:val="clear" w:color="auto" w:fill="auto"/>
          </w:tcPr>
          <w:p w14:paraId="7BA62E26" w14:textId="77777777" w:rsidR="00AF60D7" w:rsidRDefault="00AF60D7">
            <w:pPr>
              <w:pStyle w:val="TableRow"/>
            </w:pPr>
            <w:r>
              <w:t>Unique identifier for the QE_Data_Row table</w:t>
            </w:r>
          </w:p>
        </w:tc>
        <w:tc>
          <w:tcPr>
            <w:tcW w:w="1500" w:type="dxa"/>
            <w:tcBorders>
              <w:top w:val="nil"/>
              <w:left w:val="single" w:sz="6" w:space="0" w:color="auto"/>
              <w:bottom w:val="nil"/>
              <w:right w:val="single" w:sz="6" w:space="0" w:color="auto"/>
            </w:tcBorders>
            <w:shd w:val="clear" w:color="auto" w:fill="auto"/>
          </w:tcPr>
          <w:p w14:paraId="31455C52"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4CF37AA6" w14:textId="77777777" w:rsidR="00AF60D7" w:rsidRDefault="00AF60D7">
            <w:pPr>
              <w:pStyle w:val="TableRow"/>
            </w:pPr>
          </w:p>
        </w:tc>
      </w:tr>
      <w:tr w:rsidR="00AF60D7" w14:paraId="60449397" w14:textId="77777777">
        <w:tc>
          <w:tcPr>
            <w:tcW w:w="2802" w:type="dxa"/>
            <w:tcBorders>
              <w:top w:val="nil"/>
              <w:left w:val="single" w:sz="6" w:space="0" w:color="auto"/>
              <w:bottom w:val="nil"/>
              <w:right w:val="single" w:sz="6" w:space="0" w:color="auto"/>
            </w:tcBorders>
            <w:shd w:val="clear" w:color="auto" w:fill="auto"/>
          </w:tcPr>
          <w:p w14:paraId="43355DE6" w14:textId="77777777" w:rsidR="00AF60D7" w:rsidRDefault="00AF60D7">
            <w:pPr>
              <w:pStyle w:val="TableRow"/>
            </w:pPr>
            <w:r>
              <w:t>QE_Session_Key</w:t>
            </w:r>
          </w:p>
        </w:tc>
        <w:tc>
          <w:tcPr>
            <w:tcW w:w="4536" w:type="dxa"/>
            <w:tcBorders>
              <w:top w:val="nil"/>
              <w:left w:val="single" w:sz="6" w:space="0" w:color="auto"/>
              <w:bottom w:val="nil"/>
              <w:right w:val="single" w:sz="6" w:space="0" w:color="auto"/>
            </w:tcBorders>
            <w:shd w:val="clear" w:color="auto" w:fill="auto"/>
          </w:tcPr>
          <w:p w14:paraId="716018F8" w14:textId="77777777" w:rsidR="00AF60D7" w:rsidRDefault="00AF60D7">
            <w:pPr>
              <w:pStyle w:val="TableRow"/>
            </w:pPr>
            <w:r>
              <w:t>Session the row is attached to.</w:t>
            </w:r>
          </w:p>
        </w:tc>
        <w:tc>
          <w:tcPr>
            <w:tcW w:w="1500" w:type="dxa"/>
            <w:tcBorders>
              <w:top w:val="nil"/>
              <w:left w:val="single" w:sz="6" w:space="0" w:color="auto"/>
              <w:bottom w:val="nil"/>
              <w:right w:val="single" w:sz="6" w:space="0" w:color="auto"/>
            </w:tcBorders>
            <w:shd w:val="clear" w:color="auto" w:fill="auto"/>
          </w:tcPr>
          <w:p w14:paraId="0EAAC8D3"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48E6FB54" w14:textId="77777777" w:rsidR="00AF60D7" w:rsidRDefault="00AF60D7">
            <w:pPr>
              <w:pStyle w:val="TableRow"/>
            </w:pPr>
          </w:p>
        </w:tc>
      </w:tr>
      <w:tr w:rsidR="00AF60D7" w14:paraId="660D47F0" w14:textId="77777777">
        <w:tc>
          <w:tcPr>
            <w:tcW w:w="2802" w:type="dxa"/>
            <w:tcBorders>
              <w:top w:val="nil"/>
              <w:left w:val="single" w:sz="6" w:space="0" w:color="auto"/>
              <w:bottom w:val="nil"/>
              <w:right w:val="single" w:sz="6" w:space="0" w:color="auto"/>
            </w:tcBorders>
            <w:shd w:val="clear" w:color="auto" w:fill="auto"/>
          </w:tcPr>
          <w:p w14:paraId="41DEEC09" w14:textId="77777777" w:rsidR="00AF60D7" w:rsidRDefault="00AF60D7">
            <w:pPr>
              <w:pStyle w:val="TableRow"/>
            </w:pPr>
            <w:r>
              <w:t>General</w:t>
            </w:r>
          </w:p>
        </w:tc>
        <w:tc>
          <w:tcPr>
            <w:tcW w:w="4536" w:type="dxa"/>
            <w:tcBorders>
              <w:top w:val="nil"/>
              <w:left w:val="single" w:sz="6" w:space="0" w:color="auto"/>
              <w:bottom w:val="nil"/>
              <w:right w:val="single" w:sz="6" w:space="0" w:color="auto"/>
            </w:tcBorders>
            <w:shd w:val="clear" w:color="auto" w:fill="auto"/>
          </w:tcPr>
          <w:p w14:paraId="2011E97E" w14:textId="77777777" w:rsidR="00AF60D7" w:rsidRDefault="00AF60D7">
            <w:pPr>
              <w:pStyle w:val="TableRow"/>
            </w:pPr>
            <w:r>
              <w:t>Indicates that the row constitues the Session's General tab data (1) or a row from the Specimens tab (0).</w:t>
            </w:r>
          </w:p>
        </w:tc>
        <w:tc>
          <w:tcPr>
            <w:tcW w:w="1500" w:type="dxa"/>
            <w:tcBorders>
              <w:top w:val="nil"/>
              <w:left w:val="single" w:sz="6" w:space="0" w:color="auto"/>
              <w:bottom w:val="nil"/>
              <w:right w:val="single" w:sz="6" w:space="0" w:color="auto"/>
            </w:tcBorders>
            <w:shd w:val="clear" w:color="auto" w:fill="auto"/>
          </w:tcPr>
          <w:p w14:paraId="6A37408A"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64B3F00E" w14:textId="77777777" w:rsidR="00AF60D7" w:rsidRDefault="00AF60D7">
            <w:pPr>
              <w:pStyle w:val="TableRow"/>
            </w:pPr>
          </w:p>
        </w:tc>
      </w:tr>
      <w:tr w:rsidR="00AF60D7" w14:paraId="1C967233" w14:textId="77777777">
        <w:tc>
          <w:tcPr>
            <w:tcW w:w="2802" w:type="dxa"/>
            <w:tcBorders>
              <w:top w:val="nil"/>
              <w:left w:val="single" w:sz="6" w:space="0" w:color="auto"/>
              <w:bottom w:val="nil"/>
              <w:right w:val="single" w:sz="6" w:space="0" w:color="auto"/>
            </w:tcBorders>
            <w:shd w:val="clear" w:color="auto" w:fill="auto"/>
          </w:tcPr>
          <w:p w14:paraId="268DAFE2" w14:textId="77777777" w:rsidR="00AF60D7" w:rsidRDefault="00AF60D7">
            <w:pPr>
              <w:pStyle w:val="TableRow"/>
            </w:pPr>
            <w:r>
              <w:t>Validated</w:t>
            </w:r>
          </w:p>
        </w:tc>
        <w:tc>
          <w:tcPr>
            <w:tcW w:w="4536" w:type="dxa"/>
            <w:tcBorders>
              <w:top w:val="nil"/>
              <w:left w:val="single" w:sz="6" w:space="0" w:color="auto"/>
              <w:bottom w:val="nil"/>
              <w:right w:val="single" w:sz="6" w:space="0" w:color="auto"/>
            </w:tcBorders>
            <w:shd w:val="clear" w:color="auto" w:fill="auto"/>
          </w:tcPr>
          <w:p w14:paraId="24A147F2" w14:textId="77777777" w:rsidR="00AF60D7" w:rsidRDefault="00AF60D7">
            <w:pPr>
              <w:pStyle w:val="TableRow"/>
            </w:pPr>
            <w:r>
              <w:t>Indicates that the row has been validated (1) or not (0).  Only validated rows can be processed.</w:t>
            </w:r>
          </w:p>
        </w:tc>
        <w:tc>
          <w:tcPr>
            <w:tcW w:w="1500" w:type="dxa"/>
            <w:tcBorders>
              <w:top w:val="nil"/>
              <w:left w:val="single" w:sz="6" w:space="0" w:color="auto"/>
              <w:bottom w:val="nil"/>
              <w:right w:val="single" w:sz="6" w:space="0" w:color="auto"/>
            </w:tcBorders>
            <w:shd w:val="clear" w:color="auto" w:fill="auto"/>
          </w:tcPr>
          <w:p w14:paraId="5A51D665" w14:textId="77777777" w:rsidR="00AF60D7" w:rsidRDefault="00AF60D7">
            <w:pPr>
              <w:pStyle w:val="TableRow"/>
            </w:pPr>
            <w:r>
              <w:t>bit Null</w:t>
            </w:r>
          </w:p>
        </w:tc>
        <w:tc>
          <w:tcPr>
            <w:tcW w:w="1127" w:type="dxa"/>
            <w:tcBorders>
              <w:top w:val="nil"/>
              <w:left w:val="single" w:sz="6" w:space="0" w:color="auto"/>
              <w:bottom w:val="nil"/>
              <w:right w:val="single" w:sz="6" w:space="0" w:color="auto"/>
            </w:tcBorders>
            <w:shd w:val="clear" w:color="auto" w:fill="auto"/>
          </w:tcPr>
          <w:p w14:paraId="109AC579" w14:textId="77777777" w:rsidR="00AF60D7" w:rsidRDefault="00AF60D7">
            <w:pPr>
              <w:pStyle w:val="TableRow"/>
            </w:pPr>
          </w:p>
        </w:tc>
      </w:tr>
      <w:tr w:rsidR="00AF60D7" w14:paraId="7CFB5613" w14:textId="77777777">
        <w:tc>
          <w:tcPr>
            <w:tcW w:w="2802" w:type="dxa"/>
            <w:tcBorders>
              <w:top w:val="nil"/>
              <w:left w:val="single" w:sz="6" w:space="0" w:color="auto"/>
              <w:bottom w:val="nil"/>
              <w:right w:val="single" w:sz="6" w:space="0" w:color="auto"/>
            </w:tcBorders>
            <w:shd w:val="clear" w:color="auto" w:fill="auto"/>
          </w:tcPr>
          <w:p w14:paraId="52A7CDB1" w14:textId="77777777" w:rsidR="00AF60D7" w:rsidRDefault="00AF60D7">
            <w:pPr>
              <w:pStyle w:val="TableRow"/>
            </w:pPr>
            <w:r>
              <w:t>Processed</w:t>
            </w:r>
          </w:p>
        </w:tc>
        <w:tc>
          <w:tcPr>
            <w:tcW w:w="4536" w:type="dxa"/>
            <w:tcBorders>
              <w:top w:val="nil"/>
              <w:left w:val="single" w:sz="6" w:space="0" w:color="auto"/>
              <w:bottom w:val="nil"/>
              <w:right w:val="single" w:sz="6" w:space="0" w:color="auto"/>
            </w:tcBorders>
            <w:shd w:val="clear" w:color="auto" w:fill="auto"/>
          </w:tcPr>
          <w:p w14:paraId="0A8ADDDD" w14:textId="77777777" w:rsidR="00AF60D7" w:rsidRDefault="00AF60D7">
            <w:pPr>
              <w:pStyle w:val="TableRow"/>
            </w:pPr>
            <w:r>
              <w:t>Indicates that the row has been processed (1) or not (0).  Processed rows have generated data in the main database (outside the Quick Entry tables) and are read only within the Quick Entry screens.</w:t>
            </w:r>
          </w:p>
        </w:tc>
        <w:tc>
          <w:tcPr>
            <w:tcW w:w="1500" w:type="dxa"/>
            <w:tcBorders>
              <w:top w:val="nil"/>
              <w:left w:val="single" w:sz="6" w:space="0" w:color="auto"/>
              <w:bottom w:val="nil"/>
              <w:right w:val="single" w:sz="6" w:space="0" w:color="auto"/>
            </w:tcBorders>
            <w:shd w:val="clear" w:color="auto" w:fill="auto"/>
          </w:tcPr>
          <w:p w14:paraId="0C6E239B"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858AD40" w14:textId="77777777" w:rsidR="00AF60D7" w:rsidRDefault="00AF60D7">
            <w:pPr>
              <w:pStyle w:val="TableRow"/>
            </w:pPr>
          </w:p>
        </w:tc>
      </w:tr>
      <w:tr w:rsidR="00AF60D7" w14:paraId="18E168E7" w14:textId="77777777">
        <w:tc>
          <w:tcPr>
            <w:tcW w:w="2802" w:type="dxa"/>
            <w:tcBorders>
              <w:top w:val="nil"/>
              <w:left w:val="single" w:sz="6" w:space="0" w:color="auto"/>
              <w:bottom w:val="nil"/>
              <w:right w:val="single" w:sz="6" w:space="0" w:color="auto"/>
            </w:tcBorders>
            <w:shd w:val="clear" w:color="auto" w:fill="auto"/>
          </w:tcPr>
          <w:p w14:paraId="51221169"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2302C263"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BE8104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0C4619B" w14:textId="77777777" w:rsidR="00AF60D7" w:rsidRDefault="00AF60D7">
            <w:pPr>
              <w:pStyle w:val="TableRow"/>
            </w:pPr>
            <w:r>
              <w:t>16</w:t>
            </w:r>
          </w:p>
        </w:tc>
      </w:tr>
      <w:tr w:rsidR="00AF60D7" w14:paraId="5200D686" w14:textId="77777777">
        <w:tc>
          <w:tcPr>
            <w:tcW w:w="2802" w:type="dxa"/>
            <w:tcBorders>
              <w:top w:val="nil"/>
              <w:left w:val="single" w:sz="6" w:space="0" w:color="auto"/>
              <w:bottom w:val="single" w:sz="6" w:space="0" w:color="auto"/>
              <w:right w:val="single" w:sz="6" w:space="0" w:color="auto"/>
            </w:tcBorders>
            <w:shd w:val="clear" w:color="auto" w:fill="auto"/>
          </w:tcPr>
          <w:p w14:paraId="1A82277C"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0E31710E"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9CAD19F"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4D888B2" w14:textId="77777777" w:rsidR="00AF60D7" w:rsidRDefault="00AF60D7">
            <w:pPr>
              <w:pStyle w:val="TableRow"/>
            </w:pPr>
            <w:r>
              <w:t>8</w:t>
            </w:r>
          </w:p>
        </w:tc>
      </w:tr>
    </w:tbl>
    <w:p w14:paraId="0532C5E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439DC5E"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7DFB027"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2B756B3C"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29FB6EF" w14:textId="77777777" w:rsidR="00AF60D7" w:rsidRDefault="00AF60D7">
            <w:pPr>
              <w:pStyle w:val="TableColumnTitles"/>
              <w:keepNext/>
            </w:pPr>
            <w:r>
              <w:t>Options</w:t>
            </w:r>
          </w:p>
        </w:tc>
      </w:tr>
      <w:tr w:rsidR="00AF60D7" w14:paraId="4CBAC99B" w14:textId="77777777">
        <w:tc>
          <w:tcPr>
            <w:tcW w:w="2801" w:type="dxa"/>
            <w:tcBorders>
              <w:top w:val="nil"/>
              <w:left w:val="single" w:sz="6" w:space="0" w:color="auto"/>
              <w:bottom w:val="single" w:sz="6" w:space="0" w:color="auto"/>
              <w:right w:val="single" w:sz="6" w:space="0" w:color="auto"/>
            </w:tcBorders>
            <w:shd w:val="clear" w:color="auto" w:fill="auto"/>
          </w:tcPr>
          <w:p w14:paraId="4AC7F16B" w14:textId="77777777" w:rsidR="00AF60D7" w:rsidRDefault="0045204F">
            <w:pPr>
              <w:pStyle w:val="TableRow"/>
            </w:pPr>
            <w:r>
              <w:t>IX_Session</w:t>
            </w:r>
          </w:p>
        </w:tc>
        <w:tc>
          <w:tcPr>
            <w:tcW w:w="3543" w:type="dxa"/>
            <w:tcBorders>
              <w:top w:val="nil"/>
              <w:left w:val="single" w:sz="6" w:space="0" w:color="auto"/>
              <w:bottom w:val="single" w:sz="6" w:space="0" w:color="auto"/>
              <w:right w:val="single" w:sz="6" w:space="0" w:color="auto"/>
            </w:tcBorders>
            <w:shd w:val="clear" w:color="auto" w:fill="auto"/>
          </w:tcPr>
          <w:p w14:paraId="73856598" w14:textId="77777777" w:rsidR="00AF60D7" w:rsidRDefault="0045204F">
            <w:pPr>
              <w:pStyle w:val="TableRow"/>
            </w:pPr>
            <w:r>
              <w:t>QE_Session_Key</w:t>
            </w:r>
          </w:p>
        </w:tc>
        <w:tc>
          <w:tcPr>
            <w:tcW w:w="3624" w:type="dxa"/>
            <w:tcBorders>
              <w:top w:val="nil"/>
              <w:left w:val="single" w:sz="6" w:space="0" w:color="auto"/>
              <w:bottom w:val="single" w:sz="6" w:space="0" w:color="auto"/>
              <w:right w:val="single" w:sz="6" w:space="0" w:color="auto"/>
            </w:tcBorders>
            <w:shd w:val="clear" w:color="auto" w:fill="auto"/>
          </w:tcPr>
          <w:p w14:paraId="5F975C3F" w14:textId="77777777" w:rsidR="00AF60D7" w:rsidRDefault="0045204F">
            <w:pPr>
              <w:pStyle w:val="TableRow"/>
            </w:pPr>
            <w:r>
              <w:t>nonclustered located on PRIMARY</w:t>
            </w:r>
          </w:p>
        </w:tc>
      </w:tr>
    </w:tbl>
    <w:p w14:paraId="34D52EA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701105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6B935B" w14:textId="77777777" w:rsidR="00AF60D7" w:rsidRDefault="00AF60D7">
            <w:pPr>
              <w:pStyle w:val="TableTitle"/>
              <w:rPr>
                <w:color w:val="FF0000"/>
              </w:rPr>
            </w:pPr>
            <w:r>
              <w:t>Constraint : FK_QE_Data_Row_QE_Session</w:t>
            </w:r>
          </w:p>
        </w:tc>
      </w:tr>
      <w:tr w:rsidR="00AF60D7" w14:paraId="2D952756" w14:textId="77777777">
        <w:tc>
          <w:tcPr>
            <w:tcW w:w="1548" w:type="dxa"/>
            <w:tcBorders>
              <w:top w:val="nil"/>
              <w:left w:val="single" w:sz="4" w:space="0" w:color="auto"/>
              <w:bottom w:val="single" w:sz="4" w:space="0" w:color="auto"/>
              <w:right w:val="single" w:sz="4" w:space="0" w:color="auto"/>
            </w:tcBorders>
            <w:shd w:val="clear" w:color="auto" w:fill="auto"/>
          </w:tcPr>
          <w:p w14:paraId="0EDC538A"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57D93A0" w14:textId="77777777" w:rsidR="00AF60D7" w:rsidRDefault="00AF60D7">
            <w:pPr>
              <w:pStyle w:val="TableRow"/>
            </w:pPr>
            <w:r>
              <w:t>Each Data Row is entered in one Session.  Each Session includes the entry of zero or more Data Rows.</w:t>
            </w:r>
          </w:p>
        </w:tc>
      </w:tr>
      <w:tr w:rsidR="00AF60D7" w14:paraId="1DA3454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E12C94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1C0D474" w14:textId="77777777" w:rsidR="00AF60D7" w:rsidRDefault="00AF60D7">
            <w:pPr>
              <w:pStyle w:val="CodeSamples"/>
            </w:pPr>
            <w:r>
              <w:t>FK_QE_Data_Row_QE_Session (QE_Session_Key) references QE_Session(QE_Session_Key)</w:t>
            </w:r>
          </w:p>
        </w:tc>
      </w:tr>
    </w:tbl>
    <w:p w14:paraId="1BA668AD" w14:textId="77777777" w:rsidR="00AF60D7" w:rsidRDefault="00AF60D7" w:rsidP="00AF60D7">
      <w:pPr>
        <w:pStyle w:val="NormalIndent"/>
      </w:pPr>
    </w:p>
    <w:p w14:paraId="5A0A762F" w14:textId="77777777" w:rsidR="00AF60D7" w:rsidRDefault="00AF60D7" w:rsidP="00840903">
      <w:pPr>
        <w:pStyle w:val="Heading4"/>
      </w:pPr>
      <w:bookmarkStart w:id="846" w:name="_Ref272158735"/>
      <w:bookmarkStart w:id="847" w:name="_Ref278811582"/>
      <w:bookmarkStart w:id="848" w:name="_Ref278815679"/>
      <w:bookmarkStart w:id="849" w:name="_Toc292879097"/>
      <w:r>
        <w:t>QE_Field</w:t>
      </w:r>
      <w:bookmarkEnd w:id="846"/>
      <w:bookmarkEnd w:id="847"/>
      <w:bookmarkEnd w:id="848"/>
      <w:bookmarkEnd w:id="849"/>
    </w:p>
    <w:p w14:paraId="5E64D1E6" w14:textId="77777777" w:rsidR="00AF60D7" w:rsidRDefault="00AF60D7" w:rsidP="00A30AA0">
      <w:pPr>
        <w:pStyle w:val="NormalIndent"/>
      </w:pPr>
      <w:r>
        <w:t>D</w:t>
      </w:r>
      <w:r w:rsidR="00A30AA0">
        <w:t>e</w:t>
      </w:r>
      <w:r>
        <w:t>fines a field available for entry using the Quick Entry system.  Fields are not available within Quick Entry sessions unless they are referenced by the associated template.</w:t>
      </w:r>
    </w:p>
    <w:p w14:paraId="5CD542D0" w14:textId="77777777" w:rsidR="00AF60D7" w:rsidRDefault="00AF60D7" w:rsidP="00AF60D7">
      <w:pPr>
        <w:pStyle w:val="NormalIndent"/>
      </w:pPr>
      <w:r>
        <w:t>Templates can also contain measurement fields which are dynamically constructed according to the available measurement types.  These fields are not detailed in the QE_Field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5D04FF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C7112B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8E882BA"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AEBD78A"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4B884ED" w14:textId="77777777" w:rsidR="00AF60D7" w:rsidRDefault="00AF60D7">
            <w:pPr>
              <w:pStyle w:val="TableColumnTitles"/>
              <w:keepNext/>
            </w:pPr>
            <w:r>
              <w:t>Size</w:t>
            </w:r>
          </w:p>
        </w:tc>
      </w:tr>
      <w:tr w:rsidR="00AF60D7" w14:paraId="2227045E" w14:textId="77777777">
        <w:tc>
          <w:tcPr>
            <w:tcW w:w="2802" w:type="dxa"/>
            <w:tcBorders>
              <w:top w:val="nil"/>
              <w:left w:val="single" w:sz="6" w:space="0" w:color="auto"/>
              <w:bottom w:val="nil"/>
              <w:right w:val="single" w:sz="6" w:space="0" w:color="auto"/>
            </w:tcBorders>
            <w:shd w:val="clear" w:color="auto" w:fill="auto"/>
          </w:tcPr>
          <w:p w14:paraId="43997939" w14:textId="77777777" w:rsidR="00AF60D7" w:rsidRDefault="00AF60D7">
            <w:pPr>
              <w:pStyle w:val="TableRow"/>
              <w:rPr>
                <w:u w:val="single"/>
              </w:rPr>
            </w:pPr>
            <w:r>
              <w:rPr>
                <w:u w:val="single"/>
              </w:rPr>
              <w:t>QE_Field_Key</w:t>
            </w:r>
          </w:p>
        </w:tc>
        <w:tc>
          <w:tcPr>
            <w:tcW w:w="4536" w:type="dxa"/>
            <w:tcBorders>
              <w:top w:val="nil"/>
              <w:left w:val="single" w:sz="6" w:space="0" w:color="auto"/>
              <w:bottom w:val="nil"/>
              <w:right w:val="single" w:sz="6" w:space="0" w:color="auto"/>
            </w:tcBorders>
            <w:shd w:val="clear" w:color="auto" w:fill="auto"/>
          </w:tcPr>
          <w:p w14:paraId="71CC5127" w14:textId="77777777" w:rsidR="00AF60D7" w:rsidRDefault="00AF60D7">
            <w:pPr>
              <w:pStyle w:val="TableRow"/>
            </w:pPr>
            <w:r>
              <w:t>Unique identifier for the QE_Field table</w:t>
            </w:r>
          </w:p>
        </w:tc>
        <w:tc>
          <w:tcPr>
            <w:tcW w:w="1500" w:type="dxa"/>
            <w:tcBorders>
              <w:top w:val="nil"/>
              <w:left w:val="single" w:sz="6" w:space="0" w:color="auto"/>
              <w:bottom w:val="nil"/>
              <w:right w:val="single" w:sz="6" w:space="0" w:color="auto"/>
            </w:tcBorders>
            <w:shd w:val="clear" w:color="auto" w:fill="auto"/>
          </w:tcPr>
          <w:p w14:paraId="4652300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A08E431" w14:textId="77777777" w:rsidR="00AF60D7" w:rsidRDefault="00AF60D7">
            <w:pPr>
              <w:pStyle w:val="TableRow"/>
            </w:pPr>
            <w:r>
              <w:t>16</w:t>
            </w:r>
          </w:p>
        </w:tc>
      </w:tr>
      <w:tr w:rsidR="00AF60D7" w14:paraId="4E4E2C6C" w14:textId="77777777">
        <w:tc>
          <w:tcPr>
            <w:tcW w:w="2802" w:type="dxa"/>
            <w:tcBorders>
              <w:top w:val="nil"/>
              <w:left w:val="single" w:sz="6" w:space="0" w:color="auto"/>
              <w:bottom w:val="nil"/>
              <w:right w:val="single" w:sz="6" w:space="0" w:color="auto"/>
            </w:tcBorders>
            <w:shd w:val="clear" w:color="auto" w:fill="auto"/>
          </w:tcPr>
          <w:p w14:paraId="4DDF5873"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0C510680" w14:textId="77777777" w:rsidR="00AF60D7" w:rsidRDefault="00AF60D7">
            <w:pPr>
              <w:pStyle w:val="TableRow"/>
            </w:pPr>
            <w:r>
              <w:t>Name of the field, providing the default display caption used for the field.</w:t>
            </w:r>
          </w:p>
        </w:tc>
        <w:tc>
          <w:tcPr>
            <w:tcW w:w="1500" w:type="dxa"/>
            <w:tcBorders>
              <w:top w:val="nil"/>
              <w:left w:val="single" w:sz="6" w:space="0" w:color="auto"/>
              <w:bottom w:val="nil"/>
              <w:right w:val="single" w:sz="6" w:space="0" w:color="auto"/>
            </w:tcBorders>
            <w:shd w:val="clear" w:color="auto" w:fill="auto"/>
          </w:tcPr>
          <w:p w14:paraId="1B73245C"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B469851" w14:textId="77777777" w:rsidR="00AF60D7" w:rsidRDefault="00AF60D7">
            <w:pPr>
              <w:pStyle w:val="TableRow"/>
            </w:pPr>
            <w:r>
              <w:t>100</w:t>
            </w:r>
          </w:p>
        </w:tc>
      </w:tr>
      <w:tr w:rsidR="00AF60D7" w14:paraId="66CD82DD" w14:textId="77777777">
        <w:tc>
          <w:tcPr>
            <w:tcW w:w="2802" w:type="dxa"/>
            <w:tcBorders>
              <w:top w:val="nil"/>
              <w:left w:val="single" w:sz="6" w:space="0" w:color="auto"/>
              <w:bottom w:val="nil"/>
              <w:right w:val="single" w:sz="6" w:space="0" w:color="auto"/>
            </w:tcBorders>
            <w:shd w:val="clear" w:color="auto" w:fill="auto"/>
          </w:tcPr>
          <w:p w14:paraId="280B12A3" w14:textId="77777777" w:rsidR="00AF60D7" w:rsidRDefault="00AF60D7">
            <w:pPr>
              <w:pStyle w:val="TableRow"/>
            </w:pPr>
            <w:r>
              <w:t>Data_Type</w:t>
            </w:r>
          </w:p>
        </w:tc>
        <w:tc>
          <w:tcPr>
            <w:tcW w:w="4536" w:type="dxa"/>
            <w:tcBorders>
              <w:top w:val="nil"/>
              <w:left w:val="single" w:sz="6" w:space="0" w:color="auto"/>
              <w:bottom w:val="nil"/>
              <w:right w:val="single" w:sz="6" w:space="0" w:color="auto"/>
            </w:tcBorders>
            <w:shd w:val="clear" w:color="auto" w:fill="auto"/>
          </w:tcPr>
          <w:p w14:paraId="4BD6C42A" w14:textId="77777777" w:rsidR="00AF60D7" w:rsidRDefault="00AF60D7">
            <w:pPr>
              <w:pStyle w:val="TableRow"/>
            </w:pPr>
            <w:r>
              <w:t>Identifies the type of data associated with the field, and the type of lookup.  Unless otherwise specified, the control used is a standard edit control.</w:t>
            </w:r>
          </w:p>
          <w:p w14:paraId="09306E01" w14:textId="77777777" w:rsidR="00AF60D7" w:rsidRDefault="00AF60D7">
            <w:pPr>
              <w:pStyle w:val="TableRow"/>
            </w:pPr>
            <w:r>
              <w:t>0 - Free text</w:t>
            </w:r>
          </w:p>
          <w:p w14:paraId="21F8E1AD" w14:textId="77777777" w:rsidR="00AF60D7" w:rsidRDefault="00AF60D7">
            <w:pPr>
              <w:pStyle w:val="TableRow"/>
            </w:pPr>
            <w:r>
              <w:t>1 - Vague date</w:t>
            </w:r>
          </w:p>
          <w:p w14:paraId="63F65DFF" w14:textId="77777777" w:rsidR="00AF60D7" w:rsidRDefault="00AF60D7">
            <w:pPr>
              <w:pStyle w:val="TableRow"/>
            </w:pPr>
            <w:r>
              <w:t>2 - Spatial Ref</w:t>
            </w:r>
          </w:p>
          <w:p w14:paraId="7D80E9A8" w14:textId="77777777" w:rsidR="00AF60D7" w:rsidRDefault="00AF60D7">
            <w:pPr>
              <w:pStyle w:val="TableRow"/>
            </w:pPr>
            <w:r>
              <w:t>3 - Taxon_List_Item (control is linked to Taxon Dictionary, Return Data button shown beside control)</w:t>
            </w:r>
          </w:p>
          <w:p w14:paraId="5590D30F" w14:textId="77777777" w:rsidR="00AF60D7" w:rsidRDefault="00AF60D7">
            <w:pPr>
              <w:pStyle w:val="TableRow"/>
            </w:pPr>
            <w:r>
              <w:t>4 - Concept (must be in a domain that supports Occurrences, control is linked to Thesaurus Browser, Return Data button shown beside control)</w:t>
            </w:r>
          </w:p>
          <w:p w14:paraId="2FFDB833" w14:textId="77777777" w:rsidR="00AF60D7" w:rsidRDefault="00AF60D7">
            <w:pPr>
              <w:pStyle w:val="TableRow"/>
            </w:pPr>
            <w:r>
              <w:lastRenderedPageBreak/>
              <w:t>5 - Concept Combo Box (in concept group identified by Concept_Group_Key=Field_Lookup_Key)</w:t>
            </w:r>
          </w:p>
          <w:p w14:paraId="33903686" w14:textId="77777777" w:rsidR="00AF60D7" w:rsidRDefault="00AF60D7">
            <w:pPr>
              <w:pStyle w:val="TableRow"/>
            </w:pPr>
            <w:r>
              <w:t>6 - Collection Combo Box (populated with the list of collections identified from the user's domain mask)</w:t>
            </w:r>
          </w:p>
          <w:p w14:paraId="3E887CC9" w14:textId="77777777" w:rsidR="00AF60D7" w:rsidRDefault="00AF60D7">
            <w:pPr>
              <w:pStyle w:val="TableRow"/>
            </w:pPr>
            <w:r>
              <w:t>7 - Department Combo Box (populated with the list of departments).</w:t>
            </w:r>
          </w:p>
          <w:p w14:paraId="1527F726" w14:textId="77777777" w:rsidR="00AF60D7" w:rsidRDefault="00AF60D7">
            <w:pPr>
              <w:pStyle w:val="TableRow"/>
            </w:pPr>
            <w:r>
              <w:t>8 - Location (control is linked to Locations module, Return Data button shown beside control)</w:t>
            </w:r>
          </w:p>
          <w:p w14:paraId="39413543" w14:textId="77777777" w:rsidR="00AF60D7" w:rsidRDefault="00AF60D7">
            <w:pPr>
              <w:pStyle w:val="TableRow"/>
            </w:pPr>
            <w:r>
              <w:t>9 - Survey Combo Box</w:t>
            </w:r>
          </w:p>
          <w:p w14:paraId="15A5179F" w14:textId="77777777" w:rsidR="00AF60D7" w:rsidRDefault="00AF60D7">
            <w:pPr>
              <w:pStyle w:val="TableRow"/>
            </w:pPr>
            <w:r>
              <w:t>10 - Individual (control is linked to Names &amp; Addresses module, Return Data button shown beside control, accepts Individuals only)</w:t>
            </w:r>
          </w:p>
          <w:p w14:paraId="7987DECA" w14:textId="77777777" w:rsidR="00AF60D7" w:rsidRDefault="00AF60D7">
            <w:pPr>
              <w:pStyle w:val="TableRow"/>
            </w:pPr>
            <w:r>
              <w:t>11 - Organisation (control is linked to Names &amp; Addresses module, Return Data button shown beside control, accepts Organisations only)</w:t>
            </w:r>
          </w:p>
          <w:p w14:paraId="6C7AD5C7" w14:textId="77777777" w:rsidR="00AF60D7" w:rsidRDefault="00AF60D7">
            <w:pPr>
              <w:pStyle w:val="TableRow"/>
            </w:pPr>
            <w:r>
              <w:t xml:space="preserve">12 - Sample Type Combo Box (populated with Sample_Type.Short_Name </w:t>
            </w:r>
            <w:r w:rsidR="009B3E3C">
              <w:t>f</w:t>
            </w:r>
            <w:r>
              <w:t>or the list of sample types).</w:t>
            </w:r>
          </w:p>
          <w:p w14:paraId="3F6830CC" w14:textId="77777777" w:rsidR="00AF60D7" w:rsidRDefault="00AF60D7">
            <w:pPr>
              <w:pStyle w:val="TableRow"/>
            </w:pPr>
            <w:r>
              <w:t>13 - Store Combo Box (populated with Store.Item_Name for the list of stores).</w:t>
            </w:r>
          </w:p>
          <w:p w14:paraId="1B24E58B" w14:textId="77777777" w:rsidR="00AF60D7" w:rsidRDefault="00AF60D7">
            <w:pPr>
              <w:pStyle w:val="TableRow"/>
            </w:pPr>
            <w:r>
              <w:t>14 - Yes/No Combo Box (populated with Yes and No options, linked to a bit (1 or 0) field).</w:t>
            </w:r>
          </w:p>
          <w:p w14:paraId="7186BA65" w14:textId="77777777" w:rsidR="00AF60D7" w:rsidRDefault="00AF60D7">
            <w:pPr>
              <w:pStyle w:val="TableRow"/>
            </w:pPr>
            <w:r>
              <w:t>15 - Inferred Data Button</w:t>
            </w:r>
          </w:p>
          <w:p w14:paraId="58A997AC" w14:textId="77777777" w:rsidR="001E072F" w:rsidRDefault="001E072F">
            <w:pPr>
              <w:pStyle w:val="TableRow"/>
            </w:pPr>
            <w:r>
              <w:t>16 - Registration number, free text field linked to the macro generation system</w:t>
            </w:r>
          </w:p>
          <w:p w14:paraId="7D2C795F" w14:textId="77777777" w:rsidR="001E072F" w:rsidRDefault="001E072F">
            <w:pPr>
              <w:pStyle w:val="TableRow"/>
            </w:pPr>
            <w:r>
              <w:t>17 - Accession number, free text field linked to the macro generation system</w:t>
            </w:r>
          </w:p>
          <w:p w14:paraId="2E393430" w14:textId="77777777" w:rsidR="009B3E3C" w:rsidRDefault="009B3E3C">
            <w:pPr>
              <w:pStyle w:val="TableRow"/>
            </w:pPr>
            <w:r>
              <w:t>18 – Determiner Role Combo Box (populated with Determiner_Role.Short_Name for the llist of determiner roles).</w:t>
            </w:r>
          </w:p>
        </w:tc>
        <w:tc>
          <w:tcPr>
            <w:tcW w:w="1500" w:type="dxa"/>
            <w:tcBorders>
              <w:top w:val="nil"/>
              <w:left w:val="single" w:sz="6" w:space="0" w:color="auto"/>
              <w:bottom w:val="nil"/>
              <w:right w:val="single" w:sz="6" w:space="0" w:color="auto"/>
            </w:tcBorders>
            <w:shd w:val="clear" w:color="auto" w:fill="auto"/>
          </w:tcPr>
          <w:p w14:paraId="6393E6E2" w14:textId="77777777" w:rsidR="00AF60D7" w:rsidRDefault="00AF60D7">
            <w:pPr>
              <w:pStyle w:val="TableRow"/>
            </w:pPr>
            <w:r>
              <w:lastRenderedPageBreak/>
              <w:t>int Not Null default (0)</w:t>
            </w:r>
          </w:p>
        </w:tc>
        <w:tc>
          <w:tcPr>
            <w:tcW w:w="1127" w:type="dxa"/>
            <w:tcBorders>
              <w:top w:val="nil"/>
              <w:left w:val="single" w:sz="6" w:space="0" w:color="auto"/>
              <w:bottom w:val="nil"/>
              <w:right w:val="single" w:sz="6" w:space="0" w:color="auto"/>
            </w:tcBorders>
            <w:shd w:val="clear" w:color="auto" w:fill="auto"/>
          </w:tcPr>
          <w:p w14:paraId="3C0D56F3" w14:textId="77777777" w:rsidR="00AF60D7" w:rsidRDefault="00AF60D7">
            <w:pPr>
              <w:pStyle w:val="TableRow"/>
            </w:pPr>
          </w:p>
        </w:tc>
      </w:tr>
      <w:tr w:rsidR="00AF60D7" w14:paraId="45D479BC" w14:textId="77777777">
        <w:tc>
          <w:tcPr>
            <w:tcW w:w="2802" w:type="dxa"/>
            <w:tcBorders>
              <w:top w:val="nil"/>
              <w:left w:val="single" w:sz="6" w:space="0" w:color="auto"/>
              <w:bottom w:val="nil"/>
              <w:right w:val="single" w:sz="6" w:space="0" w:color="auto"/>
            </w:tcBorders>
            <w:shd w:val="clear" w:color="auto" w:fill="auto"/>
          </w:tcPr>
          <w:p w14:paraId="75224946" w14:textId="77777777" w:rsidR="00AF60D7" w:rsidRDefault="00AF60D7">
            <w:pPr>
              <w:pStyle w:val="TableRow"/>
            </w:pPr>
            <w:r>
              <w:lastRenderedPageBreak/>
              <w:t>Field_Lookup_Key</w:t>
            </w:r>
          </w:p>
        </w:tc>
        <w:tc>
          <w:tcPr>
            <w:tcW w:w="4536" w:type="dxa"/>
            <w:tcBorders>
              <w:top w:val="nil"/>
              <w:left w:val="single" w:sz="6" w:space="0" w:color="auto"/>
              <w:bottom w:val="nil"/>
              <w:right w:val="single" w:sz="6" w:space="0" w:color="auto"/>
            </w:tcBorders>
            <w:shd w:val="clear" w:color="auto" w:fill="auto"/>
          </w:tcPr>
          <w:p w14:paraId="3F61FF56" w14:textId="77777777" w:rsidR="00AF60D7" w:rsidRDefault="00AF60D7">
            <w:pPr>
              <w:pStyle w:val="TableRow"/>
            </w:pPr>
            <w:r>
              <w:t>When the Data_Type indicates a concept gruop combo box, this field determines the Concept_Group_Key used to populate the combo box.</w:t>
            </w:r>
          </w:p>
        </w:tc>
        <w:tc>
          <w:tcPr>
            <w:tcW w:w="1500" w:type="dxa"/>
            <w:tcBorders>
              <w:top w:val="nil"/>
              <w:left w:val="single" w:sz="6" w:space="0" w:color="auto"/>
              <w:bottom w:val="nil"/>
              <w:right w:val="single" w:sz="6" w:space="0" w:color="auto"/>
            </w:tcBorders>
            <w:shd w:val="clear" w:color="auto" w:fill="auto"/>
          </w:tcPr>
          <w:p w14:paraId="2D8D584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280E4C1" w14:textId="77777777" w:rsidR="00AF60D7" w:rsidRDefault="00AF60D7">
            <w:pPr>
              <w:pStyle w:val="TableRow"/>
            </w:pPr>
            <w:r>
              <w:t>16</w:t>
            </w:r>
          </w:p>
        </w:tc>
      </w:tr>
      <w:tr w:rsidR="00AF60D7" w14:paraId="23C36673" w14:textId="77777777">
        <w:tc>
          <w:tcPr>
            <w:tcW w:w="2802" w:type="dxa"/>
            <w:tcBorders>
              <w:top w:val="nil"/>
              <w:left w:val="single" w:sz="6" w:space="0" w:color="auto"/>
              <w:bottom w:val="nil"/>
              <w:right w:val="single" w:sz="6" w:space="0" w:color="auto"/>
            </w:tcBorders>
            <w:shd w:val="clear" w:color="auto" w:fill="auto"/>
          </w:tcPr>
          <w:p w14:paraId="034EEEED" w14:textId="77777777" w:rsidR="00AF60D7" w:rsidRDefault="00AF60D7">
            <w:pPr>
              <w:pStyle w:val="TableRow"/>
            </w:pPr>
            <w:r>
              <w:t>Field_Name</w:t>
            </w:r>
          </w:p>
        </w:tc>
        <w:tc>
          <w:tcPr>
            <w:tcW w:w="4536" w:type="dxa"/>
            <w:tcBorders>
              <w:top w:val="nil"/>
              <w:left w:val="single" w:sz="6" w:space="0" w:color="auto"/>
              <w:bottom w:val="nil"/>
              <w:right w:val="single" w:sz="6" w:space="0" w:color="auto"/>
            </w:tcBorders>
            <w:shd w:val="clear" w:color="auto" w:fill="auto"/>
          </w:tcPr>
          <w:p w14:paraId="0630B478" w14:textId="77777777" w:rsidR="00AF60D7" w:rsidRDefault="00AF60D7">
            <w:pPr>
              <w:pStyle w:val="TableRow"/>
            </w:pPr>
            <w:r>
              <w:t>Name of the field entered data associated with this field is placed into when Quick Entry data is processed.</w:t>
            </w:r>
          </w:p>
        </w:tc>
        <w:tc>
          <w:tcPr>
            <w:tcW w:w="1500" w:type="dxa"/>
            <w:tcBorders>
              <w:top w:val="nil"/>
              <w:left w:val="single" w:sz="6" w:space="0" w:color="auto"/>
              <w:bottom w:val="nil"/>
              <w:right w:val="single" w:sz="6" w:space="0" w:color="auto"/>
            </w:tcBorders>
            <w:shd w:val="clear" w:color="auto" w:fill="auto"/>
          </w:tcPr>
          <w:p w14:paraId="1588262E"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232D813A" w14:textId="77777777" w:rsidR="00AF60D7" w:rsidRDefault="00AF60D7">
            <w:pPr>
              <w:pStyle w:val="TableRow"/>
            </w:pPr>
            <w:r>
              <w:t>50</w:t>
            </w:r>
          </w:p>
        </w:tc>
      </w:tr>
      <w:tr w:rsidR="00AF60D7" w14:paraId="3F279AF9" w14:textId="77777777">
        <w:tc>
          <w:tcPr>
            <w:tcW w:w="2802" w:type="dxa"/>
            <w:tcBorders>
              <w:top w:val="nil"/>
              <w:left w:val="single" w:sz="6" w:space="0" w:color="auto"/>
              <w:bottom w:val="nil"/>
              <w:right w:val="single" w:sz="6" w:space="0" w:color="auto"/>
            </w:tcBorders>
            <w:shd w:val="clear" w:color="auto" w:fill="auto"/>
          </w:tcPr>
          <w:p w14:paraId="1A3E19D7" w14:textId="77777777" w:rsidR="00AF60D7" w:rsidRDefault="00AF60D7">
            <w:pPr>
              <w:pStyle w:val="TableRow"/>
            </w:pPr>
            <w:r>
              <w:t>Table_Name</w:t>
            </w:r>
          </w:p>
        </w:tc>
        <w:tc>
          <w:tcPr>
            <w:tcW w:w="4536" w:type="dxa"/>
            <w:tcBorders>
              <w:top w:val="nil"/>
              <w:left w:val="single" w:sz="6" w:space="0" w:color="auto"/>
              <w:bottom w:val="nil"/>
              <w:right w:val="single" w:sz="6" w:space="0" w:color="auto"/>
            </w:tcBorders>
            <w:shd w:val="clear" w:color="auto" w:fill="auto"/>
          </w:tcPr>
          <w:p w14:paraId="5B7216F2" w14:textId="77777777" w:rsidR="00AF60D7" w:rsidRDefault="00AF60D7">
            <w:pPr>
              <w:pStyle w:val="TableRow"/>
            </w:pPr>
            <w:r>
              <w:t>Name of the table entered data associated with this field is placed into when Quick Entry data is processed.</w:t>
            </w:r>
          </w:p>
        </w:tc>
        <w:tc>
          <w:tcPr>
            <w:tcW w:w="1500" w:type="dxa"/>
            <w:tcBorders>
              <w:top w:val="nil"/>
              <w:left w:val="single" w:sz="6" w:space="0" w:color="auto"/>
              <w:bottom w:val="nil"/>
              <w:right w:val="single" w:sz="6" w:space="0" w:color="auto"/>
            </w:tcBorders>
            <w:shd w:val="clear" w:color="auto" w:fill="auto"/>
          </w:tcPr>
          <w:p w14:paraId="42E72F32"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3A0A7B43" w14:textId="77777777" w:rsidR="00AF60D7" w:rsidRDefault="00AF60D7">
            <w:pPr>
              <w:pStyle w:val="TableRow"/>
            </w:pPr>
            <w:r>
              <w:t>50</w:t>
            </w:r>
          </w:p>
        </w:tc>
      </w:tr>
      <w:tr w:rsidR="00AF60D7" w14:paraId="603B2783" w14:textId="77777777">
        <w:tc>
          <w:tcPr>
            <w:tcW w:w="2802" w:type="dxa"/>
            <w:tcBorders>
              <w:top w:val="nil"/>
              <w:left w:val="single" w:sz="6" w:space="0" w:color="auto"/>
              <w:bottom w:val="nil"/>
              <w:right w:val="single" w:sz="6" w:space="0" w:color="auto"/>
            </w:tcBorders>
            <w:shd w:val="clear" w:color="auto" w:fill="auto"/>
          </w:tcPr>
          <w:p w14:paraId="6D710FEE" w14:textId="77777777" w:rsidR="00AF60D7" w:rsidRDefault="00AF60D7">
            <w:pPr>
              <w:pStyle w:val="TableRow"/>
            </w:pPr>
            <w:r>
              <w:t>Template_Type</w:t>
            </w:r>
          </w:p>
        </w:tc>
        <w:tc>
          <w:tcPr>
            <w:tcW w:w="4536" w:type="dxa"/>
            <w:tcBorders>
              <w:top w:val="nil"/>
              <w:left w:val="single" w:sz="6" w:space="0" w:color="auto"/>
              <w:bottom w:val="nil"/>
              <w:right w:val="single" w:sz="6" w:space="0" w:color="auto"/>
            </w:tcBorders>
            <w:shd w:val="clear" w:color="auto" w:fill="auto"/>
          </w:tcPr>
          <w:p w14:paraId="257D169F" w14:textId="77777777" w:rsidR="00AF60D7" w:rsidRDefault="00AF60D7">
            <w:pPr>
              <w:pStyle w:val="TableRow"/>
            </w:pPr>
            <w:r>
              <w:t>Type of template the field is available for.</w:t>
            </w:r>
          </w:p>
          <w:p w14:paraId="4AD9A0A9" w14:textId="77777777" w:rsidR="00AF60D7" w:rsidRDefault="00681675">
            <w:pPr>
              <w:pStyle w:val="TableRow"/>
            </w:pPr>
            <w:r>
              <w:t>1</w:t>
            </w:r>
            <w:r w:rsidR="00AB7103">
              <w:t xml:space="preserve"> </w:t>
            </w:r>
            <w:r w:rsidR="00AF60D7">
              <w:t>=</w:t>
            </w:r>
            <w:r w:rsidR="00AB7103">
              <w:t xml:space="preserve"> </w:t>
            </w:r>
            <w:r>
              <w:t>Specimen Templates</w:t>
            </w:r>
          </w:p>
          <w:p w14:paraId="19F55780" w14:textId="77777777" w:rsidR="00AF60D7" w:rsidRDefault="00681675">
            <w:pPr>
              <w:pStyle w:val="TableRow"/>
            </w:pPr>
            <w:r>
              <w:t>3 = Any template (earth sciences)</w:t>
            </w:r>
          </w:p>
          <w:p w14:paraId="742A96C0" w14:textId="77777777" w:rsidR="00681675" w:rsidRDefault="00681675">
            <w:pPr>
              <w:pStyle w:val="TableRow"/>
            </w:pPr>
            <w:r>
              <w:t>5 = Any template (life sciences)</w:t>
            </w:r>
          </w:p>
          <w:p w14:paraId="20E62802" w14:textId="77777777" w:rsidR="00681675" w:rsidRDefault="00681675">
            <w:pPr>
              <w:pStyle w:val="TableRow"/>
            </w:pPr>
            <w:r>
              <w:t>7 = Any template, earth or life sciences</w:t>
            </w:r>
          </w:p>
        </w:tc>
        <w:tc>
          <w:tcPr>
            <w:tcW w:w="1500" w:type="dxa"/>
            <w:tcBorders>
              <w:top w:val="nil"/>
              <w:left w:val="single" w:sz="6" w:space="0" w:color="auto"/>
              <w:bottom w:val="nil"/>
              <w:right w:val="single" w:sz="6" w:space="0" w:color="auto"/>
            </w:tcBorders>
            <w:shd w:val="clear" w:color="auto" w:fill="auto"/>
          </w:tcPr>
          <w:p w14:paraId="389989B4"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754481F9" w14:textId="77777777" w:rsidR="00AF60D7" w:rsidRDefault="00AF60D7">
            <w:pPr>
              <w:pStyle w:val="TableRow"/>
            </w:pPr>
          </w:p>
        </w:tc>
      </w:tr>
      <w:tr w:rsidR="00A30AA0" w14:paraId="316ABF81" w14:textId="77777777">
        <w:tc>
          <w:tcPr>
            <w:tcW w:w="2802" w:type="dxa"/>
            <w:tcBorders>
              <w:top w:val="nil"/>
              <w:left w:val="single" w:sz="6" w:space="0" w:color="auto"/>
              <w:bottom w:val="nil"/>
              <w:right w:val="single" w:sz="6" w:space="0" w:color="auto"/>
            </w:tcBorders>
            <w:shd w:val="clear" w:color="auto" w:fill="auto"/>
          </w:tcPr>
          <w:p w14:paraId="5867C8BF" w14:textId="77777777" w:rsidR="00A30AA0" w:rsidRDefault="00A30AA0">
            <w:pPr>
              <w:pStyle w:val="TableRow"/>
            </w:pPr>
            <w:r>
              <w:t>Default_Size</w:t>
            </w:r>
          </w:p>
        </w:tc>
        <w:tc>
          <w:tcPr>
            <w:tcW w:w="4536" w:type="dxa"/>
            <w:tcBorders>
              <w:top w:val="nil"/>
              <w:left w:val="single" w:sz="6" w:space="0" w:color="auto"/>
              <w:bottom w:val="nil"/>
              <w:right w:val="single" w:sz="6" w:space="0" w:color="auto"/>
            </w:tcBorders>
            <w:shd w:val="clear" w:color="auto" w:fill="auto"/>
          </w:tcPr>
          <w:p w14:paraId="208D2067" w14:textId="77777777" w:rsidR="00A30AA0" w:rsidRDefault="009158FD">
            <w:pPr>
              <w:pStyle w:val="TableRow"/>
            </w:pPr>
            <w:r>
              <w:t>Default size of the field when displayed in form view on a quick entry session.  A value of -1 indicates that as much space as possible is required (e.g. for a memo field).</w:t>
            </w:r>
          </w:p>
        </w:tc>
        <w:tc>
          <w:tcPr>
            <w:tcW w:w="1500" w:type="dxa"/>
            <w:tcBorders>
              <w:top w:val="nil"/>
              <w:left w:val="single" w:sz="6" w:space="0" w:color="auto"/>
              <w:bottom w:val="nil"/>
              <w:right w:val="single" w:sz="6" w:space="0" w:color="auto"/>
            </w:tcBorders>
            <w:shd w:val="clear" w:color="auto" w:fill="auto"/>
          </w:tcPr>
          <w:p w14:paraId="6120E12A" w14:textId="77777777" w:rsidR="00A30AA0" w:rsidRDefault="00A30AA0">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456AE89E" w14:textId="77777777" w:rsidR="00A30AA0" w:rsidRDefault="00A30AA0">
            <w:pPr>
              <w:pStyle w:val="TableRow"/>
            </w:pPr>
          </w:p>
        </w:tc>
      </w:tr>
      <w:tr w:rsidR="00AF60D7" w14:paraId="0201BA21" w14:textId="77777777">
        <w:tc>
          <w:tcPr>
            <w:tcW w:w="2802" w:type="dxa"/>
            <w:tcBorders>
              <w:top w:val="nil"/>
              <w:left w:val="single" w:sz="6" w:space="0" w:color="auto"/>
              <w:bottom w:val="nil"/>
              <w:right w:val="single" w:sz="6" w:space="0" w:color="auto"/>
            </w:tcBorders>
            <w:shd w:val="clear" w:color="auto" w:fill="auto"/>
          </w:tcPr>
          <w:p w14:paraId="674183FD"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7716FB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5D8253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0185F03" w14:textId="77777777" w:rsidR="00AF60D7" w:rsidRDefault="00AF60D7">
            <w:pPr>
              <w:pStyle w:val="TableRow"/>
            </w:pPr>
            <w:r>
              <w:t>16</w:t>
            </w:r>
          </w:p>
        </w:tc>
      </w:tr>
      <w:tr w:rsidR="00AF60D7" w14:paraId="41B32B00" w14:textId="77777777">
        <w:tc>
          <w:tcPr>
            <w:tcW w:w="2802" w:type="dxa"/>
            <w:tcBorders>
              <w:top w:val="nil"/>
              <w:left w:val="single" w:sz="6" w:space="0" w:color="auto"/>
              <w:bottom w:val="nil"/>
              <w:right w:val="single" w:sz="6" w:space="0" w:color="auto"/>
            </w:tcBorders>
            <w:shd w:val="clear" w:color="auto" w:fill="auto"/>
          </w:tcPr>
          <w:p w14:paraId="174E34C5"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E4B2690"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1413274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DD579EC" w14:textId="77777777" w:rsidR="00AF60D7" w:rsidRDefault="00AF60D7">
            <w:pPr>
              <w:pStyle w:val="TableRow"/>
            </w:pPr>
            <w:r>
              <w:t>16</w:t>
            </w:r>
          </w:p>
        </w:tc>
      </w:tr>
      <w:tr w:rsidR="00AF60D7" w14:paraId="737EB035" w14:textId="77777777">
        <w:tc>
          <w:tcPr>
            <w:tcW w:w="2802" w:type="dxa"/>
            <w:tcBorders>
              <w:top w:val="nil"/>
              <w:left w:val="single" w:sz="6" w:space="0" w:color="auto"/>
              <w:bottom w:val="nil"/>
              <w:right w:val="single" w:sz="6" w:space="0" w:color="auto"/>
            </w:tcBorders>
            <w:shd w:val="clear" w:color="auto" w:fill="auto"/>
          </w:tcPr>
          <w:p w14:paraId="118577CB"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48516396"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5665E36"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3392CF5" w14:textId="77777777" w:rsidR="00AF60D7" w:rsidRDefault="00AF60D7">
            <w:pPr>
              <w:pStyle w:val="TableRow"/>
            </w:pPr>
          </w:p>
        </w:tc>
      </w:tr>
      <w:tr w:rsidR="00AF60D7" w14:paraId="523B7C62" w14:textId="77777777">
        <w:tc>
          <w:tcPr>
            <w:tcW w:w="2802" w:type="dxa"/>
            <w:tcBorders>
              <w:top w:val="nil"/>
              <w:left w:val="single" w:sz="6" w:space="0" w:color="auto"/>
              <w:bottom w:val="nil"/>
              <w:right w:val="single" w:sz="6" w:space="0" w:color="auto"/>
            </w:tcBorders>
            <w:shd w:val="clear" w:color="auto" w:fill="auto"/>
          </w:tcPr>
          <w:p w14:paraId="5E3ACF2C"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12AB6CF"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2EB3E54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670034D" w14:textId="77777777" w:rsidR="00AF60D7" w:rsidRDefault="00AF60D7">
            <w:pPr>
              <w:pStyle w:val="TableRow"/>
            </w:pPr>
            <w:r>
              <w:t>8</w:t>
            </w:r>
          </w:p>
        </w:tc>
      </w:tr>
      <w:tr w:rsidR="00AF60D7" w14:paraId="6660E49A" w14:textId="77777777" w:rsidTr="00F05174">
        <w:tc>
          <w:tcPr>
            <w:tcW w:w="2802" w:type="dxa"/>
            <w:tcBorders>
              <w:top w:val="nil"/>
              <w:left w:val="single" w:sz="6" w:space="0" w:color="auto"/>
              <w:bottom w:val="nil"/>
              <w:right w:val="single" w:sz="6" w:space="0" w:color="auto"/>
            </w:tcBorders>
            <w:shd w:val="clear" w:color="auto" w:fill="auto"/>
          </w:tcPr>
          <w:p w14:paraId="4F1FAC85" w14:textId="77777777" w:rsidR="00AF60D7" w:rsidRDefault="00AF60D7">
            <w:pPr>
              <w:pStyle w:val="TableRow"/>
            </w:pPr>
            <w:r>
              <w:t>Timestamp</w:t>
            </w:r>
          </w:p>
        </w:tc>
        <w:tc>
          <w:tcPr>
            <w:tcW w:w="4536" w:type="dxa"/>
            <w:tcBorders>
              <w:top w:val="nil"/>
              <w:left w:val="single" w:sz="6" w:space="0" w:color="auto"/>
              <w:bottom w:val="nil"/>
              <w:right w:val="single" w:sz="6" w:space="0" w:color="auto"/>
            </w:tcBorders>
            <w:shd w:val="clear" w:color="auto" w:fill="auto"/>
          </w:tcPr>
          <w:p w14:paraId="0D2A39E5"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27FBB5EC" w14:textId="77777777" w:rsidR="00AF60D7" w:rsidRDefault="00AF60D7">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7E7EED41" w14:textId="77777777" w:rsidR="00AF60D7" w:rsidRDefault="00AF60D7">
            <w:pPr>
              <w:pStyle w:val="TableRow"/>
            </w:pPr>
            <w:r>
              <w:t>8</w:t>
            </w:r>
          </w:p>
        </w:tc>
      </w:tr>
      <w:tr w:rsidR="00F05174" w14:paraId="3FB731FC" w14:textId="77777777">
        <w:tc>
          <w:tcPr>
            <w:tcW w:w="2802" w:type="dxa"/>
            <w:tcBorders>
              <w:top w:val="nil"/>
              <w:left w:val="single" w:sz="6" w:space="0" w:color="auto"/>
              <w:bottom w:val="single" w:sz="6" w:space="0" w:color="auto"/>
              <w:right w:val="single" w:sz="6" w:space="0" w:color="auto"/>
            </w:tcBorders>
            <w:shd w:val="clear" w:color="auto" w:fill="auto"/>
          </w:tcPr>
          <w:p w14:paraId="2E2EC9E1" w14:textId="77777777" w:rsidR="00F05174" w:rsidRDefault="00F05174">
            <w:pPr>
              <w:pStyle w:val="TableRow"/>
            </w:pPr>
            <w:r>
              <w:t>Initialized_From_Occurrence</w:t>
            </w:r>
          </w:p>
        </w:tc>
        <w:tc>
          <w:tcPr>
            <w:tcW w:w="4536" w:type="dxa"/>
            <w:tcBorders>
              <w:top w:val="nil"/>
              <w:left w:val="single" w:sz="6" w:space="0" w:color="auto"/>
              <w:bottom w:val="single" w:sz="6" w:space="0" w:color="auto"/>
              <w:right w:val="single" w:sz="6" w:space="0" w:color="auto"/>
            </w:tcBorders>
            <w:shd w:val="clear" w:color="auto" w:fill="auto"/>
          </w:tcPr>
          <w:p w14:paraId="54037FB9" w14:textId="77777777" w:rsidR="00F05174" w:rsidRDefault="00F05174">
            <w:pPr>
              <w:pStyle w:val="TableRow"/>
            </w:pPr>
            <w:r>
              <w:t>Indicates whether the field is automatically initialized when a new quick entry session is created from an existing occurrence</w:t>
            </w:r>
            <w:r w:rsidR="00AF442C">
              <w:t>.</w:t>
            </w:r>
          </w:p>
          <w:p w14:paraId="2547C4E2" w14:textId="77777777" w:rsidR="00AF442C" w:rsidRDefault="00AF442C" w:rsidP="00AF442C">
            <w:pPr>
              <w:pStyle w:val="TableRow"/>
            </w:pPr>
            <w:r>
              <w:lastRenderedPageBreak/>
              <w:t xml:space="preserve">If the quick entry field is listed in sections </w:t>
            </w:r>
            <w:r>
              <w:fldChar w:fldCharType="begin"/>
            </w:r>
            <w:r>
              <w:instrText xml:space="preserve"> REF _Ref278809046 \r \h </w:instrText>
            </w:r>
            <w:r>
              <w:fldChar w:fldCharType="separate"/>
            </w:r>
            <w:r>
              <w:t>4.2.12.12.4</w:t>
            </w:r>
            <w:r>
              <w:fldChar w:fldCharType="end"/>
            </w:r>
            <w:r>
              <w:t xml:space="preserve"> or </w:t>
            </w:r>
            <w:r>
              <w:fldChar w:fldCharType="begin"/>
            </w:r>
            <w:r>
              <w:instrText xml:space="preserve"> REF _Ref278809050 \r \h </w:instrText>
            </w:r>
            <w:r>
              <w:fldChar w:fldCharType="separate"/>
            </w:r>
            <w:r>
              <w:t>4.2.12.12.5</w:t>
            </w:r>
            <w:r>
              <w:fldChar w:fldCharType="end"/>
            </w:r>
            <w:r>
              <w:t xml:space="preserve"> then has the value 1; otherwise has the value 0</w:t>
            </w:r>
          </w:p>
        </w:tc>
        <w:tc>
          <w:tcPr>
            <w:tcW w:w="1500" w:type="dxa"/>
            <w:tcBorders>
              <w:top w:val="nil"/>
              <w:left w:val="single" w:sz="6" w:space="0" w:color="auto"/>
              <w:bottom w:val="single" w:sz="6" w:space="0" w:color="auto"/>
              <w:right w:val="single" w:sz="6" w:space="0" w:color="auto"/>
            </w:tcBorders>
            <w:shd w:val="clear" w:color="auto" w:fill="auto"/>
          </w:tcPr>
          <w:p w14:paraId="4D58E26D" w14:textId="77777777" w:rsidR="00F05174" w:rsidRDefault="00F05174">
            <w:pPr>
              <w:pStyle w:val="TableRow"/>
            </w:pPr>
            <w:r>
              <w:lastRenderedPageBreak/>
              <w:t>bit not null</w:t>
            </w:r>
          </w:p>
        </w:tc>
        <w:tc>
          <w:tcPr>
            <w:tcW w:w="1127" w:type="dxa"/>
            <w:tcBorders>
              <w:top w:val="nil"/>
              <w:left w:val="single" w:sz="6" w:space="0" w:color="auto"/>
              <w:bottom w:val="single" w:sz="6" w:space="0" w:color="auto"/>
              <w:right w:val="single" w:sz="6" w:space="0" w:color="auto"/>
            </w:tcBorders>
            <w:shd w:val="clear" w:color="auto" w:fill="auto"/>
          </w:tcPr>
          <w:p w14:paraId="65F33EA5" w14:textId="77777777" w:rsidR="00F05174" w:rsidRDefault="00F05174">
            <w:pPr>
              <w:pStyle w:val="TableRow"/>
            </w:pPr>
          </w:p>
        </w:tc>
      </w:tr>
    </w:tbl>
    <w:p w14:paraId="7205558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7C41DF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1B00D97"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A062DF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A1F8F2B" w14:textId="77777777" w:rsidR="00AF60D7" w:rsidRDefault="00AF60D7">
            <w:pPr>
              <w:pStyle w:val="TableColumnTitles"/>
              <w:keepNext/>
            </w:pPr>
            <w:r>
              <w:t>Options</w:t>
            </w:r>
          </w:p>
        </w:tc>
      </w:tr>
      <w:tr w:rsidR="00AF60D7" w14:paraId="39BFA8E4" w14:textId="77777777">
        <w:tc>
          <w:tcPr>
            <w:tcW w:w="2801" w:type="dxa"/>
            <w:tcBorders>
              <w:top w:val="nil"/>
              <w:left w:val="single" w:sz="6" w:space="0" w:color="auto"/>
              <w:bottom w:val="single" w:sz="6" w:space="0" w:color="auto"/>
              <w:right w:val="single" w:sz="6" w:space="0" w:color="auto"/>
            </w:tcBorders>
            <w:shd w:val="clear" w:color="auto" w:fill="auto"/>
          </w:tcPr>
          <w:p w14:paraId="39BD7EAB"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35B130FA"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9B0ABE7" w14:textId="77777777" w:rsidR="00AF60D7" w:rsidRDefault="00AF60D7">
            <w:pPr>
              <w:pStyle w:val="TableRow"/>
            </w:pPr>
          </w:p>
        </w:tc>
      </w:tr>
    </w:tbl>
    <w:p w14:paraId="08BF02DB" w14:textId="77777777" w:rsidR="00AF60D7" w:rsidRDefault="00AF60D7" w:rsidP="00AF60D7">
      <w:pPr>
        <w:pStyle w:val="NormalIndent"/>
      </w:pPr>
    </w:p>
    <w:p w14:paraId="22DD3EBD" w14:textId="77777777" w:rsidR="00AF60D7" w:rsidRDefault="00AF60D7" w:rsidP="00840903">
      <w:pPr>
        <w:pStyle w:val="Heading4"/>
      </w:pPr>
      <w:bookmarkStart w:id="850" w:name="_QE_Session"/>
      <w:bookmarkStart w:id="851" w:name="_Ref278811181"/>
      <w:bookmarkStart w:id="852" w:name="_Ref278811514"/>
      <w:bookmarkStart w:id="853" w:name="_Ref278811525"/>
      <w:bookmarkStart w:id="854" w:name="_Ref278815627"/>
      <w:bookmarkStart w:id="855" w:name="_Ref278816324"/>
      <w:bookmarkStart w:id="856" w:name="_Toc292879098"/>
      <w:bookmarkEnd w:id="850"/>
      <w:r>
        <w:t>QE_Session</w:t>
      </w:r>
      <w:bookmarkEnd w:id="851"/>
      <w:bookmarkEnd w:id="852"/>
      <w:bookmarkEnd w:id="853"/>
      <w:bookmarkEnd w:id="854"/>
      <w:bookmarkEnd w:id="855"/>
      <w:bookmarkEnd w:id="856"/>
    </w:p>
    <w:p w14:paraId="1CBC8E76" w14:textId="77777777" w:rsidR="00AF60D7" w:rsidRDefault="00AF60D7" w:rsidP="00AF60D7">
      <w:pPr>
        <w:pStyle w:val="NormalIndent"/>
      </w:pPr>
      <w:r>
        <w:t>Identifies a session of data entry using a given template.  When a user chooses to enter data using a template, a session is created.  The user is able to close the session and re-open it at a later date to continue entering data into the session.  The session persists until the user chooses to discard it.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5FF7F8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8B2086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0F83DF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E6E069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DFEE0B7" w14:textId="77777777" w:rsidR="00AF60D7" w:rsidRDefault="00AF60D7">
            <w:pPr>
              <w:pStyle w:val="TableColumnTitles"/>
              <w:keepNext/>
            </w:pPr>
            <w:r>
              <w:t>Size</w:t>
            </w:r>
          </w:p>
        </w:tc>
      </w:tr>
      <w:tr w:rsidR="00AF60D7" w14:paraId="17FDC576" w14:textId="77777777">
        <w:tc>
          <w:tcPr>
            <w:tcW w:w="2802" w:type="dxa"/>
            <w:tcBorders>
              <w:top w:val="nil"/>
              <w:left w:val="single" w:sz="6" w:space="0" w:color="auto"/>
              <w:bottom w:val="nil"/>
              <w:right w:val="single" w:sz="6" w:space="0" w:color="auto"/>
            </w:tcBorders>
            <w:shd w:val="clear" w:color="auto" w:fill="auto"/>
          </w:tcPr>
          <w:p w14:paraId="45CB6C74" w14:textId="77777777" w:rsidR="00AF60D7" w:rsidRDefault="00AF60D7">
            <w:pPr>
              <w:pStyle w:val="TableRow"/>
              <w:rPr>
                <w:u w:val="single"/>
              </w:rPr>
            </w:pPr>
            <w:r>
              <w:rPr>
                <w:u w:val="single"/>
              </w:rPr>
              <w:t>QE_Session_Key</w:t>
            </w:r>
          </w:p>
        </w:tc>
        <w:tc>
          <w:tcPr>
            <w:tcW w:w="4536" w:type="dxa"/>
            <w:tcBorders>
              <w:top w:val="nil"/>
              <w:left w:val="single" w:sz="6" w:space="0" w:color="auto"/>
              <w:bottom w:val="nil"/>
              <w:right w:val="single" w:sz="6" w:space="0" w:color="auto"/>
            </w:tcBorders>
            <w:shd w:val="clear" w:color="auto" w:fill="auto"/>
          </w:tcPr>
          <w:p w14:paraId="280C69E5" w14:textId="77777777" w:rsidR="00AF60D7" w:rsidRDefault="00AF60D7">
            <w:pPr>
              <w:pStyle w:val="TableRow"/>
            </w:pPr>
            <w:r>
              <w:t>Unique identifier for the QE_Session table</w:t>
            </w:r>
          </w:p>
        </w:tc>
        <w:tc>
          <w:tcPr>
            <w:tcW w:w="1500" w:type="dxa"/>
            <w:tcBorders>
              <w:top w:val="nil"/>
              <w:left w:val="single" w:sz="6" w:space="0" w:color="auto"/>
              <w:bottom w:val="nil"/>
              <w:right w:val="single" w:sz="6" w:space="0" w:color="auto"/>
            </w:tcBorders>
            <w:shd w:val="clear" w:color="auto" w:fill="auto"/>
          </w:tcPr>
          <w:p w14:paraId="7F47422A"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6BC24C80" w14:textId="77777777" w:rsidR="00AF60D7" w:rsidRDefault="00AF60D7">
            <w:pPr>
              <w:pStyle w:val="TableRow"/>
            </w:pPr>
          </w:p>
        </w:tc>
      </w:tr>
      <w:tr w:rsidR="00AF60D7" w14:paraId="292F5991" w14:textId="77777777">
        <w:tc>
          <w:tcPr>
            <w:tcW w:w="2802" w:type="dxa"/>
            <w:tcBorders>
              <w:top w:val="nil"/>
              <w:left w:val="single" w:sz="6" w:space="0" w:color="auto"/>
              <w:bottom w:val="nil"/>
              <w:right w:val="single" w:sz="6" w:space="0" w:color="auto"/>
            </w:tcBorders>
            <w:shd w:val="clear" w:color="auto" w:fill="auto"/>
          </w:tcPr>
          <w:p w14:paraId="7D8CF630" w14:textId="77777777" w:rsidR="00AF60D7" w:rsidRDefault="00AF60D7">
            <w:pPr>
              <w:pStyle w:val="TableRow"/>
            </w:pPr>
            <w:r>
              <w:t>QE_Template_Key</w:t>
            </w:r>
          </w:p>
        </w:tc>
        <w:tc>
          <w:tcPr>
            <w:tcW w:w="4536" w:type="dxa"/>
            <w:tcBorders>
              <w:top w:val="nil"/>
              <w:left w:val="single" w:sz="6" w:space="0" w:color="auto"/>
              <w:bottom w:val="nil"/>
              <w:right w:val="single" w:sz="6" w:space="0" w:color="auto"/>
            </w:tcBorders>
            <w:shd w:val="clear" w:color="auto" w:fill="auto"/>
          </w:tcPr>
          <w:p w14:paraId="23CD83BA" w14:textId="77777777" w:rsidR="00AF60D7" w:rsidRDefault="00AF60D7">
            <w:pPr>
              <w:pStyle w:val="TableRow"/>
            </w:pPr>
            <w:r>
              <w:t>Template the session is associated with.</w:t>
            </w:r>
          </w:p>
        </w:tc>
        <w:tc>
          <w:tcPr>
            <w:tcW w:w="1500" w:type="dxa"/>
            <w:tcBorders>
              <w:top w:val="nil"/>
              <w:left w:val="single" w:sz="6" w:space="0" w:color="auto"/>
              <w:bottom w:val="nil"/>
              <w:right w:val="single" w:sz="6" w:space="0" w:color="auto"/>
            </w:tcBorders>
            <w:shd w:val="clear" w:color="auto" w:fill="auto"/>
          </w:tcPr>
          <w:p w14:paraId="1E434CD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6E6A407" w14:textId="77777777" w:rsidR="00AF60D7" w:rsidRDefault="00AF60D7">
            <w:pPr>
              <w:pStyle w:val="TableRow"/>
            </w:pPr>
            <w:r>
              <w:t>16</w:t>
            </w:r>
          </w:p>
        </w:tc>
      </w:tr>
      <w:tr w:rsidR="00AF60D7" w14:paraId="0DD5C0B7" w14:textId="77777777">
        <w:tc>
          <w:tcPr>
            <w:tcW w:w="2802" w:type="dxa"/>
            <w:tcBorders>
              <w:top w:val="nil"/>
              <w:left w:val="single" w:sz="6" w:space="0" w:color="auto"/>
              <w:bottom w:val="nil"/>
              <w:right w:val="single" w:sz="6" w:space="0" w:color="auto"/>
            </w:tcBorders>
            <w:shd w:val="clear" w:color="auto" w:fill="auto"/>
          </w:tcPr>
          <w:p w14:paraId="188BCBEC"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461AD1B5" w14:textId="77777777" w:rsidR="00AF60D7" w:rsidRDefault="00AF60D7">
            <w:pPr>
              <w:pStyle w:val="TableRow"/>
            </w:pPr>
            <w:r>
              <w:t>Name of the session, used when selecting an existing session to edit from the menu.</w:t>
            </w:r>
          </w:p>
        </w:tc>
        <w:tc>
          <w:tcPr>
            <w:tcW w:w="1500" w:type="dxa"/>
            <w:tcBorders>
              <w:top w:val="nil"/>
              <w:left w:val="single" w:sz="6" w:space="0" w:color="auto"/>
              <w:bottom w:val="nil"/>
              <w:right w:val="single" w:sz="6" w:space="0" w:color="auto"/>
            </w:tcBorders>
            <w:shd w:val="clear" w:color="auto" w:fill="auto"/>
          </w:tcPr>
          <w:p w14:paraId="0DEBF6B5"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0642B16" w14:textId="77777777" w:rsidR="00AF60D7" w:rsidRDefault="00AF60D7">
            <w:pPr>
              <w:pStyle w:val="TableRow"/>
            </w:pPr>
            <w:r>
              <w:t>50</w:t>
            </w:r>
          </w:p>
        </w:tc>
      </w:tr>
      <w:tr w:rsidR="00AF60D7" w14:paraId="789D3A57" w14:textId="77777777">
        <w:tc>
          <w:tcPr>
            <w:tcW w:w="2802" w:type="dxa"/>
            <w:tcBorders>
              <w:top w:val="nil"/>
              <w:left w:val="single" w:sz="6" w:space="0" w:color="auto"/>
              <w:bottom w:val="nil"/>
              <w:right w:val="single" w:sz="6" w:space="0" w:color="auto"/>
            </w:tcBorders>
            <w:shd w:val="clear" w:color="auto" w:fill="auto"/>
          </w:tcPr>
          <w:p w14:paraId="5C4ED82A"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7C79920"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F4A409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E9D6E4B" w14:textId="77777777" w:rsidR="00AF60D7" w:rsidRDefault="00AF60D7">
            <w:pPr>
              <w:pStyle w:val="TableRow"/>
            </w:pPr>
            <w:r>
              <w:t>16</w:t>
            </w:r>
          </w:p>
        </w:tc>
      </w:tr>
      <w:tr w:rsidR="00AF60D7" w14:paraId="32843D83" w14:textId="77777777">
        <w:tc>
          <w:tcPr>
            <w:tcW w:w="2802" w:type="dxa"/>
            <w:tcBorders>
              <w:top w:val="nil"/>
              <w:left w:val="single" w:sz="6" w:space="0" w:color="auto"/>
              <w:bottom w:val="nil"/>
              <w:right w:val="single" w:sz="6" w:space="0" w:color="auto"/>
            </w:tcBorders>
            <w:shd w:val="clear" w:color="auto" w:fill="auto"/>
          </w:tcPr>
          <w:p w14:paraId="42D408A0"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B5BC70D"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AF03143"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9EB4A1" w14:textId="77777777" w:rsidR="00AF60D7" w:rsidRDefault="00AF60D7">
            <w:pPr>
              <w:pStyle w:val="TableRow"/>
            </w:pPr>
            <w:r>
              <w:t>16</w:t>
            </w:r>
          </w:p>
        </w:tc>
      </w:tr>
      <w:tr w:rsidR="00AF60D7" w14:paraId="694E7FBF" w14:textId="77777777" w:rsidTr="009B6C97">
        <w:tc>
          <w:tcPr>
            <w:tcW w:w="2802" w:type="dxa"/>
            <w:tcBorders>
              <w:top w:val="nil"/>
              <w:left w:val="single" w:sz="6" w:space="0" w:color="auto"/>
              <w:bottom w:val="nil"/>
              <w:right w:val="single" w:sz="6" w:space="0" w:color="auto"/>
            </w:tcBorders>
            <w:shd w:val="clear" w:color="auto" w:fill="auto"/>
          </w:tcPr>
          <w:p w14:paraId="163886D6" w14:textId="77777777" w:rsidR="00AF60D7" w:rsidRDefault="00AF60D7">
            <w:pPr>
              <w:pStyle w:val="TableRow"/>
            </w:pPr>
            <w:r>
              <w:t>Timestamp</w:t>
            </w:r>
          </w:p>
        </w:tc>
        <w:tc>
          <w:tcPr>
            <w:tcW w:w="4536" w:type="dxa"/>
            <w:tcBorders>
              <w:top w:val="nil"/>
              <w:left w:val="single" w:sz="6" w:space="0" w:color="auto"/>
              <w:bottom w:val="nil"/>
              <w:right w:val="single" w:sz="6" w:space="0" w:color="auto"/>
            </w:tcBorders>
            <w:shd w:val="clear" w:color="auto" w:fill="auto"/>
          </w:tcPr>
          <w:p w14:paraId="119974B8"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471F7A6E" w14:textId="77777777" w:rsidR="00AF60D7" w:rsidRDefault="00AF60D7">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1DA8A1A9" w14:textId="77777777" w:rsidR="00AF60D7" w:rsidRDefault="00AF60D7">
            <w:pPr>
              <w:pStyle w:val="TableRow"/>
            </w:pPr>
            <w:r>
              <w:t>8</w:t>
            </w:r>
          </w:p>
        </w:tc>
      </w:tr>
      <w:tr w:rsidR="009B6C97" w14:paraId="367D6E9A" w14:textId="77777777" w:rsidTr="009B6C97">
        <w:tc>
          <w:tcPr>
            <w:tcW w:w="2802" w:type="dxa"/>
            <w:tcBorders>
              <w:top w:val="nil"/>
              <w:left w:val="single" w:sz="6" w:space="0" w:color="auto"/>
              <w:bottom w:val="nil"/>
              <w:right w:val="single" w:sz="6" w:space="0" w:color="auto"/>
            </w:tcBorders>
            <w:shd w:val="clear" w:color="auto" w:fill="auto"/>
          </w:tcPr>
          <w:p w14:paraId="0387BACD" w14:textId="77777777" w:rsidR="009B6C97" w:rsidRDefault="009B6C97">
            <w:pPr>
              <w:pStyle w:val="TableRow"/>
            </w:pPr>
            <w:r>
              <w:t>Occurrence_Key</w:t>
            </w:r>
          </w:p>
        </w:tc>
        <w:tc>
          <w:tcPr>
            <w:tcW w:w="4536" w:type="dxa"/>
            <w:tcBorders>
              <w:top w:val="nil"/>
              <w:left w:val="single" w:sz="6" w:space="0" w:color="auto"/>
              <w:bottom w:val="nil"/>
              <w:right w:val="single" w:sz="6" w:space="0" w:color="auto"/>
            </w:tcBorders>
            <w:shd w:val="clear" w:color="auto" w:fill="auto"/>
          </w:tcPr>
          <w:p w14:paraId="0915F9FB" w14:textId="77777777" w:rsidR="009B6C97" w:rsidRDefault="009B6C97">
            <w:pPr>
              <w:pStyle w:val="TableRow"/>
            </w:pPr>
            <w:r>
              <w:t xml:space="preserve">Identifies the (Earth sciences) occurrence from which the session was initialized, if any. Foreign key to </w:t>
            </w:r>
            <w:r>
              <w:fldChar w:fldCharType="begin"/>
            </w:r>
            <w:r>
              <w:instrText xml:space="preserve"> REF _Ref278811402 \h </w:instrText>
            </w:r>
            <w:r>
              <w:fldChar w:fldCharType="separate"/>
            </w:r>
            <w:r>
              <w:t>Occurrence</w:t>
            </w:r>
            <w:r>
              <w:fldChar w:fldCharType="end"/>
            </w:r>
          </w:p>
        </w:tc>
        <w:tc>
          <w:tcPr>
            <w:tcW w:w="1500" w:type="dxa"/>
            <w:tcBorders>
              <w:top w:val="nil"/>
              <w:left w:val="single" w:sz="6" w:space="0" w:color="auto"/>
              <w:bottom w:val="nil"/>
              <w:right w:val="single" w:sz="6" w:space="0" w:color="auto"/>
            </w:tcBorders>
            <w:shd w:val="clear" w:color="auto" w:fill="auto"/>
          </w:tcPr>
          <w:p w14:paraId="2B23CBCE" w14:textId="77777777" w:rsidR="009B6C97" w:rsidRDefault="009B6C9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74E6B77" w14:textId="77777777" w:rsidR="009B6C97" w:rsidRDefault="009B6C97">
            <w:pPr>
              <w:pStyle w:val="TableRow"/>
            </w:pPr>
            <w:r>
              <w:t>16</w:t>
            </w:r>
          </w:p>
        </w:tc>
      </w:tr>
      <w:tr w:rsidR="009B6C97" w14:paraId="5E63EEF6" w14:textId="77777777">
        <w:tc>
          <w:tcPr>
            <w:tcW w:w="2802" w:type="dxa"/>
            <w:tcBorders>
              <w:top w:val="nil"/>
              <w:left w:val="single" w:sz="6" w:space="0" w:color="auto"/>
              <w:bottom w:val="single" w:sz="6" w:space="0" w:color="auto"/>
              <w:right w:val="single" w:sz="6" w:space="0" w:color="auto"/>
            </w:tcBorders>
            <w:shd w:val="clear" w:color="auto" w:fill="auto"/>
          </w:tcPr>
          <w:p w14:paraId="0508D088" w14:textId="77777777" w:rsidR="009B6C97" w:rsidRDefault="009B6C97">
            <w:pPr>
              <w:pStyle w:val="TableRow"/>
            </w:pPr>
            <w:r>
              <w:t>Taxon_Occurrence_Key</w:t>
            </w:r>
          </w:p>
        </w:tc>
        <w:tc>
          <w:tcPr>
            <w:tcW w:w="4536" w:type="dxa"/>
            <w:tcBorders>
              <w:top w:val="nil"/>
              <w:left w:val="single" w:sz="6" w:space="0" w:color="auto"/>
              <w:bottom w:val="single" w:sz="6" w:space="0" w:color="auto"/>
              <w:right w:val="single" w:sz="6" w:space="0" w:color="auto"/>
            </w:tcBorders>
            <w:shd w:val="clear" w:color="auto" w:fill="auto"/>
          </w:tcPr>
          <w:p w14:paraId="3E34A8EE" w14:textId="77777777" w:rsidR="009B6C97" w:rsidRDefault="009B6C97" w:rsidP="009B6C97">
            <w:pPr>
              <w:pStyle w:val="TableRow"/>
            </w:pPr>
            <w:r>
              <w:t>Identifies the (life sciences) occurrence from which the session was initialized, if any. Foreign key to Taxon_Occurrence</w:t>
            </w:r>
          </w:p>
        </w:tc>
        <w:tc>
          <w:tcPr>
            <w:tcW w:w="1500" w:type="dxa"/>
            <w:tcBorders>
              <w:top w:val="nil"/>
              <w:left w:val="single" w:sz="6" w:space="0" w:color="auto"/>
              <w:bottom w:val="single" w:sz="6" w:space="0" w:color="auto"/>
              <w:right w:val="single" w:sz="6" w:space="0" w:color="auto"/>
            </w:tcBorders>
            <w:shd w:val="clear" w:color="auto" w:fill="auto"/>
          </w:tcPr>
          <w:p w14:paraId="05417CCB" w14:textId="77777777" w:rsidR="009B6C97" w:rsidRDefault="009B6C97">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3C5D326A" w14:textId="77777777" w:rsidR="009B6C97" w:rsidRDefault="009B6C97">
            <w:pPr>
              <w:pStyle w:val="TableRow"/>
            </w:pPr>
            <w:r>
              <w:t>16</w:t>
            </w:r>
          </w:p>
        </w:tc>
      </w:tr>
    </w:tbl>
    <w:p w14:paraId="3AD3472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C6F9FA4"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65CAF2E"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CB94AA8"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B71EBCB" w14:textId="77777777" w:rsidR="00AF60D7" w:rsidRDefault="00AF60D7">
            <w:pPr>
              <w:pStyle w:val="TableColumnTitles"/>
              <w:keepNext/>
            </w:pPr>
            <w:r>
              <w:t>Options</w:t>
            </w:r>
          </w:p>
        </w:tc>
      </w:tr>
      <w:tr w:rsidR="00AF60D7" w14:paraId="2AFD60AD" w14:textId="77777777">
        <w:tc>
          <w:tcPr>
            <w:tcW w:w="2801" w:type="dxa"/>
            <w:tcBorders>
              <w:top w:val="nil"/>
              <w:left w:val="single" w:sz="6" w:space="0" w:color="auto"/>
              <w:bottom w:val="single" w:sz="6" w:space="0" w:color="auto"/>
              <w:right w:val="single" w:sz="6" w:space="0" w:color="auto"/>
            </w:tcBorders>
            <w:shd w:val="clear" w:color="auto" w:fill="auto"/>
          </w:tcPr>
          <w:p w14:paraId="714C28B2"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11C237DE"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2E5F538" w14:textId="77777777" w:rsidR="00AF60D7" w:rsidRDefault="00AF60D7">
            <w:pPr>
              <w:pStyle w:val="TableRow"/>
            </w:pPr>
          </w:p>
        </w:tc>
      </w:tr>
    </w:tbl>
    <w:p w14:paraId="5572A5F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8708FA" w14:paraId="10793A2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A54C0E7" w14:textId="77777777" w:rsidR="00AF60D7" w:rsidRDefault="00AF60D7">
            <w:pPr>
              <w:pStyle w:val="TableTitle"/>
              <w:rPr>
                <w:color w:val="FF0000"/>
                <w:lang w:val="fr-FR"/>
              </w:rPr>
            </w:pPr>
            <w:r>
              <w:rPr>
                <w:lang w:val="fr-FR"/>
              </w:rPr>
              <w:t>Constraint : FK_QE_Session_QE_Template</w:t>
            </w:r>
          </w:p>
        </w:tc>
      </w:tr>
      <w:tr w:rsidR="00AF60D7" w14:paraId="528AE8E0" w14:textId="77777777">
        <w:tc>
          <w:tcPr>
            <w:tcW w:w="1548" w:type="dxa"/>
            <w:tcBorders>
              <w:top w:val="nil"/>
              <w:left w:val="single" w:sz="4" w:space="0" w:color="auto"/>
              <w:bottom w:val="single" w:sz="4" w:space="0" w:color="auto"/>
              <w:right w:val="single" w:sz="4" w:space="0" w:color="auto"/>
            </w:tcBorders>
            <w:shd w:val="clear" w:color="auto" w:fill="auto"/>
          </w:tcPr>
          <w:p w14:paraId="15B8DB0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FB6CAB1" w14:textId="77777777" w:rsidR="00AF60D7" w:rsidRDefault="00AF60D7">
            <w:pPr>
              <w:pStyle w:val="TableRow"/>
            </w:pPr>
            <w:r>
              <w:t>Each session has one template.  Each template defines the fields available for zero or more sessions.</w:t>
            </w:r>
          </w:p>
        </w:tc>
      </w:tr>
      <w:tr w:rsidR="00AF60D7" w14:paraId="37591F2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614CDE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72B689C" w14:textId="77777777" w:rsidR="00AF60D7" w:rsidRDefault="00AF60D7">
            <w:pPr>
              <w:pStyle w:val="CodeSamples"/>
            </w:pPr>
            <w:r>
              <w:t>FK_QE_Session_QE_Template (QE_Template_Key) references QE_Template(QE_Template_Key)</w:t>
            </w:r>
          </w:p>
        </w:tc>
      </w:tr>
    </w:tbl>
    <w:p w14:paraId="710C3BDB" w14:textId="77777777" w:rsidR="00AF60D7" w:rsidRDefault="00AF60D7" w:rsidP="00AF60D7">
      <w:pPr>
        <w:pStyle w:val="NormalIndent"/>
      </w:pPr>
    </w:p>
    <w:p w14:paraId="7D613EF6" w14:textId="77777777" w:rsidR="00AF60D7" w:rsidRDefault="00AF60D7" w:rsidP="00840903">
      <w:pPr>
        <w:pStyle w:val="Heading4"/>
      </w:pPr>
      <w:bookmarkStart w:id="857" w:name="_QE_Template"/>
      <w:bookmarkStart w:id="858" w:name="_Ref278811203"/>
      <w:bookmarkStart w:id="859" w:name="_Ref283726458"/>
      <w:bookmarkStart w:id="860" w:name="_Toc292879099"/>
      <w:bookmarkEnd w:id="857"/>
      <w:r>
        <w:t>QE_Template</w:t>
      </w:r>
      <w:bookmarkEnd w:id="858"/>
      <w:bookmarkEnd w:id="859"/>
      <w:bookmarkEnd w:id="860"/>
    </w:p>
    <w:p w14:paraId="16B94DB1" w14:textId="77777777" w:rsidR="00AF60D7" w:rsidRDefault="00AF60D7" w:rsidP="00AF60D7">
      <w:pPr>
        <w:pStyle w:val="NormalIndent"/>
      </w:pPr>
      <w:r>
        <w:t>Defines a template available for data entry using the Quick Entry system.</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D54E1D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DE64F8C"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7869C4D"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2272C2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3D4FF5A" w14:textId="77777777" w:rsidR="00AF60D7" w:rsidRDefault="00AF60D7">
            <w:pPr>
              <w:pStyle w:val="TableColumnTitles"/>
              <w:keepNext/>
            </w:pPr>
            <w:r>
              <w:t>Size</w:t>
            </w:r>
          </w:p>
        </w:tc>
      </w:tr>
      <w:tr w:rsidR="00AF60D7" w14:paraId="0074483E" w14:textId="77777777">
        <w:tc>
          <w:tcPr>
            <w:tcW w:w="2802" w:type="dxa"/>
            <w:tcBorders>
              <w:top w:val="nil"/>
              <w:left w:val="single" w:sz="6" w:space="0" w:color="auto"/>
              <w:bottom w:val="nil"/>
              <w:right w:val="single" w:sz="6" w:space="0" w:color="auto"/>
            </w:tcBorders>
            <w:shd w:val="clear" w:color="auto" w:fill="auto"/>
          </w:tcPr>
          <w:p w14:paraId="7C69774E" w14:textId="77777777" w:rsidR="00AF60D7" w:rsidRDefault="00AF60D7">
            <w:pPr>
              <w:pStyle w:val="TableRow"/>
              <w:rPr>
                <w:u w:val="single"/>
              </w:rPr>
            </w:pPr>
            <w:r>
              <w:rPr>
                <w:u w:val="single"/>
              </w:rPr>
              <w:t>QE_Template_Key</w:t>
            </w:r>
          </w:p>
        </w:tc>
        <w:tc>
          <w:tcPr>
            <w:tcW w:w="4536" w:type="dxa"/>
            <w:tcBorders>
              <w:top w:val="nil"/>
              <w:left w:val="single" w:sz="6" w:space="0" w:color="auto"/>
              <w:bottom w:val="nil"/>
              <w:right w:val="single" w:sz="6" w:space="0" w:color="auto"/>
            </w:tcBorders>
            <w:shd w:val="clear" w:color="auto" w:fill="auto"/>
          </w:tcPr>
          <w:p w14:paraId="7512E8FD" w14:textId="77777777" w:rsidR="00AF60D7" w:rsidRDefault="00AF60D7">
            <w:pPr>
              <w:pStyle w:val="TableRow"/>
            </w:pPr>
            <w:r>
              <w:t>Unique identifier for the QE_Template table</w:t>
            </w:r>
          </w:p>
        </w:tc>
        <w:tc>
          <w:tcPr>
            <w:tcW w:w="1500" w:type="dxa"/>
            <w:tcBorders>
              <w:top w:val="nil"/>
              <w:left w:val="single" w:sz="6" w:space="0" w:color="auto"/>
              <w:bottom w:val="nil"/>
              <w:right w:val="single" w:sz="6" w:space="0" w:color="auto"/>
            </w:tcBorders>
            <w:shd w:val="clear" w:color="auto" w:fill="auto"/>
          </w:tcPr>
          <w:p w14:paraId="7181234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2332DE4" w14:textId="77777777" w:rsidR="00AF60D7" w:rsidRDefault="00AF60D7">
            <w:pPr>
              <w:pStyle w:val="TableRow"/>
            </w:pPr>
            <w:r>
              <w:t>16</w:t>
            </w:r>
          </w:p>
        </w:tc>
      </w:tr>
      <w:tr w:rsidR="00AF60D7" w14:paraId="64D78AAD" w14:textId="77777777">
        <w:tc>
          <w:tcPr>
            <w:tcW w:w="2802" w:type="dxa"/>
            <w:tcBorders>
              <w:top w:val="nil"/>
              <w:left w:val="single" w:sz="6" w:space="0" w:color="auto"/>
              <w:bottom w:val="nil"/>
              <w:right w:val="single" w:sz="6" w:space="0" w:color="auto"/>
            </w:tcBorders>
            <w:shd w:val="clear" w:color="auto" w:fill="auto"/>
          </w:tcPr>
          <w:p w14:paraId="08041FC9"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21442168" w14:textId="77777777" w:rsidR="00AF60D7" w:rsidRDefault="00AF60D7">
            <w:pPr>
              <w:pStyle w:val="TableRow"/>
            </w:pPr>
            <w:r>
              <w:t>User specified name of the termplate.</w:t>
            </w:r>
          </w:p>
        </w:tc>
        <w:tc>
          <w:tcPr>
            <w:tcW w:w="1500" w:type="dxa"/>
            <w:tcBorders>
              <w:top w:val="nil"/>
              <w:left w:val="single" w:sz="6" w:space="0" w:color="auto"/>
              <w:bottom w:val="nil"/>
              <w:right w:val="single" w:sz="6" w:space="0" w:color="auto"/>
            </w:tcBorders>
            <w:shd w:val="clear" w:color="auto" w:fill="auto"/>
          </w:tcPr>
          <w:p w14:paraId="4DC24CC2"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2078073" w14:textId="77777777" w:rsidR="00AF60D7" w:rsidRDefault="00AF60D7">
            <w:pPr>
              <w:pStyle w:val="TableRow"/>
            </w:pPr>
            <w:r>
              <w:t>100</w:t>
            </w:r>
          </w:p>
        </w:tc>
      </w:tr>
      <w:tr w:rsidR="00AF60D7" w14:paraId="7B7336FF" w14:textId="77777777">
        <w:tc>
          <w:tcPr>
            <w:tcW w:w="2802" w:type="dxa"/>
            <w:tcBorders>
              <w:top w:val="nil"/>
              <w:left w:val="single" w:sz="6" w:space="0" w:color="auto"/>
              <w:bottom w:val="nil"/>
              <w:right w:val="single" w:sz="6" w:space="0" w:color="auto"/>
            </w:tcBorders>
            <w:shd w:val="clear" w:color="auto" w:fill="auto"/>
          </w:tcPr>
          <w:p w14:paraId="3BEFF2F4" w14:textId="77777777" w:rsidR="00AF60D7" w:rsidRDefault="00AF60D7">
            <w:pPr>
              <w:pStyle w:val="TableRow"/>
            </w:pPr>
            <w:r>
              <w:t>Template_Type</w:t>
            </w:r>
          </w:p>
        </w:tc>
        <w:tc>
          <w:tcPr>
            <w:tcW w:w="4536" w:type="dxa"/>
            <w:tcBorders>
              <w:top w:val="nil"/>
              <w:left w:val="single" w:sz="6" w:space="0" w:color="auto"/>
              <w:bottom w:val="nil"/>
              <w:right w:val="single" w:sz="6" w:space="0" w:color="auto"/>
            </w:tcBorders>
            <w:shd w:val="clear" w:color="auto" w:fill="auto"/>
          </w:tcPr>
          <w:p w14:paraId="7F4847E3" w14:textId="77777777" w:rsidR="00AF60D7" w:rsidRDefault="00AF60D7">
            <w:pPr>
              <w:pStyle w:val="TableRow"/>
            </w:pPr>
            <w:r>
              <w:t>Type of template.</w:t>
            </w:r>
          </w:p>
          <w:p w14:paraId="12FADA16" w14:textId="77777777" w:rsidR="00AF60D7" w:rsidRDefault="00AF60D7">
            <w:pPr>
              <w:pStyle w:val="TableRow"/>
            </w:pPr>
            <w:r>
              <w:t>0=</w:t>
            </w:r>
            <w:r w:rsidR="00332053">
              <w:t xml:space="preserve">Occurrences </w:t>
            </w:r>
            <w:r>
              <w:t>Entry Template</w:t>
            </w:r>
          </w:p>
          <w:p w14:paraId="3C8D32F8" w14:textId="77777777" w:rsidR="00AF60D7" w:rsidRDefault="00AF60D7" w:rsidP="00332053">
            <w:pPr>
              <w:pStyle w:val="TableRow"/>
            </w:pPr>
            <w:r>
              <w:t>1=</w:t>
            </w:r>
            <w:r w:rsidR="00332053">
              <w:t xml:space="preserve">Specimen </w:t>
            </w:r>
            <w:r>
              <w:t>Entry Template</w:t>
            </w:r>
          </w:p>
        </w:tc>
        <w:tc>
          <w:tcPr>
            <w:tcW w:w="1500" w:type="dxa"/>
            <w:tcBorders>
              <w:top w:val="nil"/>
              <w:left w:val="single" w:sz="6" w:space="0" w:color="auto"/>
              <w:bottom w:val="nil"/>
              <w:right w:val="single" w:sz="6" w:space="0" w:color="auto"/>
            </w:tcBorders>
            <w:shd w:val="clear" w:color="auto" w:fill="auto"/>
          </w:tcPr>
          <w:p w14:paraId="0FE917AF" w14:textId="77777777" w:rsidR="00AF60D7" w:rsidRDefault="00AF60D7">
            <w:pPr>
              <w:pStyle w:val="TableRow"/>
            </w:pPr>
            <w:r>
              <w:t>tinyint Not Null</w:t>
            </w:r>
          </w:p>
        </w:tc>
        <w:tc>
          <w:tcPr>
            <w:tcW w:w="1127" w:type="dxa"/>
            <w:tcBorders>
              <w:top w:val="nil"/>
              <w:left w:val="single" w:sz="6" w:space="0" w:color="auto"/>
              <w:bottom w:val="nil"/>
              <w:right w:val="single" w:sz="6" w:space="0" w:color="auto"/>
            </w:tcBorders>
            <w:shd w:val="clear" w:color="auto" w:fill="auto"/>
          </w:tcPr>
          <w:p w14:paraId="7C3E41E7" w14:textId="77777777" w:rsidR="00AF60D7" w:rsidRDefault="00AF60D7">
            <w:pPr>
              <w:pStyle w:val="TableRow"/>
            </w:pPr>
          </w:p>
        </w:tc>
      </w:tr>
      <w:tr w:rsidR="00AF60D7" w14:paraId="49DA650D" w14:textId="77777777">
        <w:tc>
          <w:tcPr>
            <w:tcW w:w="2802" w:type="dxa"/>
            <w:tcBorders>
              <w:top w:val="nil"/>
              <w:left w:val="single" w:sz="6" w:space="0" w:color="auto"/>
              <w:bottom w:val="nil"/>
              <w:right w:val="single" w:sz="6" w:space="0" w:color="auto"/>
            </w:tcBorders>
            <w:shd w:val="clear" w:color="auto" w:fill="auto"/>
          </w:tcPr>
          <w:p w14:paraId="0E11CD0D" w14:textId="77777777" w:rsidR="00AF60D7" w:rsidRDefault="00AF60D7">
            <w:pPr>
              <w:pStyle w:val="TableRow"/>
            </w:pPr>
            <w:r>
              <w:t>Subject_Area_Key</w:t>
            </w:r>
          </w:p>
        </w:tc>
        <w:tc>
          <w:tcPr>
            <w:tcW w:w="4536" w:type="dxa"/>
            <w:tcBorders>
              <w:top w:val="nil"/>
              <w:left w:val="single" w:sz="6" w:space="0" w:color="auto"/>
              <w:bottom w:val="nil"/>
              <w:right w:val="single" w:sz="6" w:space="0" w:color="auto"/>
            </w:tcBorders>
            <w:shd w:val="clear" w:color="auto" w:fill="auto"/>
          </w:tcPr>
          <w:p w14:paraId="5BF41B4D" w14:textId="77777777" w:rsidR="00AF60D7" w:rsidRDefault="00AF60D7">
            <w:pPr>
              <w:pStyle w:val="TableRow"/>
            </w:pPr>
            <w:r>
              <w:t>Subject area the template is restricted to, if any.  If a subject area is specified, then only users whose preferences allow them to see domains in the subject area will see the template.  This applies when selecting a template from the application menu  to start a new session for or selecting an existing session to edit.</w:t>
            </w:r>
          </w:p>
        </w:tc>
        <w:tc>
          <w:tcPr>
            <w:tcW w:w="1500" w:type="dxa"/>
            <w:tcBorders>
              <w:top w:val="nil"/>
              <w:left w:val="single" w:sz="6" w:space="0" w:color="auto"/>
              <w:bottom w:val="nil"/>
              <w:right w:val="single" w:sz="6" w:space="0" w:color="auto"/>
            </w:tcBorders>
            <w:shd w:val="clear" w:color="auto" w:fill="auto"/>
          </w:tcPr>
          <w:p w14:paraId="3EC83FE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349309B" w14:textId="77777777" w:rsidR="00AF60D7" w:rsidRDefault="00AF60D7">
            <w:pPr>
              <w:pStyle w:val="TableRow"/>
            </w:pPr>
            <w:r>
              <w:t>16</w:t>
            </w:r>
          </w:p>
        </w:tc>
      </w:tr>
      <w:tr w:rsidR="00AF60D7" w14:paraId="4FC1BE03" w14:textId="77777777">
        <w:tc>
          <w:tcPr>
            <w:tcW w:w="2802" w:type="dxa"/>
            <w:tcBorders>
              <w:top w:val="nil"/>
              <w:left w:val="single" w:sz="6" w:space="0" w:color="auto"/>
              <w:bottom w:val="nil"/>
              <w:right w:val="single" w:sz="6" w:space="0" w:color="auto"/>
            </w:tcBorders>
            <w:shd w:val="clear" w:color="auto" w:fill="auto"/>
          </w:tcPr>
          <w:p w14:paraId="5A638D25"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82AB416"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94B7C3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FE85997" w14:textId="77777777" w:rsidR="00AF60D7" w:rsidRDefault="00AF60D7">
            <w:pPr>
              <w:pStyle w:val="TableRow"/>
            </w:pPr>
            <w:r>
              <w:t>16</w:t>
            </w:r>
          </w:p>
        </w:tc>
      </w:tr>
      <w:tr w:rsidR="00AF60D7" w14:paraId="270646E0" w14:textId="77777777">
        <w:tc>
          <w:tcPr>
            <w:tcW w:w="2802" w:type="dxa"/>
            <w:tcBorders>
              <w:top w:val="nil"/>
              <w:left w:val="single" w:sz="6" w:space="0" w:color="auto"/>
              <w:bottom w:val="nil"/>
              <w:right w:val="single" w:sz="6" w:space="0" w:color="auto"/>
            </w:tcBorders>
            <w:shd w:val="clear" w:color="auto" w:fill="auto"/>
          </w:tcPr>
          <w:p w14:paraId="56A34FDB"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23B6B6F"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4C956A3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18F1F0" w14:textId="77777777" w:rsidR="00AF60D7" w:rsidRDefault="00AF60D7">
            <w:pPr>
              <w:pStyle w:val="TableRow"/>
            </w:pPr>
            <w:r>
              <w:t>16</w:t>
            </w:r>
          </w:p>
        </w:tc>
      </w:tr>
      <w:tr w:rsidR="00AF60D7" w14:paraId="77A1638B" w14:textId="77777777">
        <w:tc>
          <w:tcPr>
            <w:tcW w:w="2802" w:type="dxa"/>
            <w:tcBorders>
              <w:top w:val="nil"/>
              <w:left w:val="single" w:sz="6" w:space="0" w:color="auto"/>
              <w:bottom w:val="nil"/>
              <w:right w:val="single" w:sz="6" w:space="0" w:color="auto"/>
            </w:tcBorders>
            <w:shd w:val="clear" w:color="auto" w:fill="auto"/>
          </w:tcPr>
          <w:p w14:paraId="36D9CC2D"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5C7ABB27"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6B6ABB14"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897EE64" w14:textId="77777777" w:rsidR="00AF60D7" w:rsidRDefault="00AF60D7">
            <w:pPr>
              <w:pStyle w:val="TableRow"/>
            </w:pPr>
          </w:p>
        </w:tc>
      </w:tr>
      <w:tr w:rsidR="00AF60D7" w14:paraId="0867BF46" w14:textId="77777777">
        <w:tc>
          <w:tcPr>
            <w:tcW w:w="2802" w:type="dxa"/>
            <w:tcBorders>
              <w:top w:val="nil"/>
              <w:left w:val="single" w:sz="6" w:space="0" w:color="auto"/>
              <w:bottom w:val="single" w:sz="6" w:space="0" w:color="auto"/>
              <w:right w:val="single" w:sz="6" w:space="0" w:color="auto"/>
            </w:tcBorders>
            <w:shd w:val="clear" w:color="auto" w:fill="auto"/>
          </w:tcPr>
          <w:p w14:paraId="0574B706" w14:textId="77777777" w:rsidR="00AF60D7" w:rsidRDefault="00AF60D7">
            <w:pPr>
              <w:pStyle w:val="TableRow"/>
            </w:pPr>
            <w:r>
              <w:lastRenderedPageBreak/>
              <w:t>Timestamp</w:t>
            </w:r>
          </w:p>
        </w:tc>
        <w:tc>
          <w:tcPr>
            <w:tcW w:w="4536" w:type="dxa"/>
            <w:tcBorders>
              <w:top w:val="nil"/>
              <w:left w:val="single" w:sz="6" w:space="0" w:color="auto"/>
              <w:bottom w:val="single" w:sz="6" w:space="0" w:color="auto"/>
              <w:right w:val="single" w:sz="6" w:space="0" w:color="auto"/>
            </w:tcBorders>
            <w:shd w:val="clear" w:color="auto" w:fill="auto"/>
          </w:tcPr>
          <w:p w14:paraId="699E0777"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6E915976"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9220006" w14:textId="77777777" w:rsidR="00AF60D7" w:rsidRDefault="00AF60D7">
            <w:pPr>
              <w:pStyle w:val="TableRow"/>
            </w:pPr>
            <w:r>
              <w:t>8</w:t>
            </w:r>
          </w:p>
        </w:tc>
      </w:tr>
    </w:tbl>
    <w:p w14:paraId="0F2192C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AD3C8A5"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608DEE5"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D5BC1AB"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421AC16" w14:textId="77777777" w:rsidR="00AF60D7" w:rsidRDefault="00AF60D7">
            <w:pPr>
              <w:pStyle w:val="TableColumnTitles"/>
              <w:keepNext/>
            </w:pPr>
            <w:r>
              <w:t>Options</w:t>
            </w:r>
          </w:p>
        </w:tc>
      </w:tr>
      <w:tr w:rsidR="00AF60D7" w14:paraId="671839EF" w14:textId="77777777">
        <w:tc>
          <w:tcPr>
            <w:tcW w:w="2801" w:type="dxa"/>
            <w:tcBorders>
              <w:top w:val="nil"/>
              <w:left w:val="single" w:sz="6" w:space="0" w:color="auto"/>
              <w:bottom w:val="single" w:sz="6" w:space="0" w:color="auto"/>
              <w:right w:val="single" w:sz="6" w:space="0" w:color="auto"/>
            </w:tcBorders>
            <w:shd w:val="clear" w:color="auto" w:fill="auto"/>
          </w:tcPr>
          <w:p w14:paraId="39C53723"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DE10158"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BFD7FB0" w14:textId="77777777" w:rsidR="00AF60D7" w:rsidRDefault="00AF60D7">
            <w:pPr>
              <w:pStyle w:val="TableRow"/>
            </w:pPr>
          </w:p>
        </w:tc>
      </w:tr>
    </w:tbl>
    <w:p w14:paraId="27736C1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089D53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206F8F7" w14:textId="77777777" w:rsidR="00AF60D7" w:rsidRDefault="00AF60D7">
            <w:pPr>
              <w:pStyle w:val="TableTitle"/>
              <w:rPr>
                <w:color w:val="FF0000"/>
              </w:rPr>
            </w:pPr>
            <w:r>
              <w:t>Constraint : FK_QE_Template_Subject_Area</w:t>
            </w:r>
          </w:p>
        </w:tc>
      </w:tr>
      <w:tr w:rsidR="00AF60D7" w14:paraId="3F47BFDB" w14:textId="77777777">
        <w:tc>
          <w:tcPr>
            <w:tcW w:w="1548" w:type="dxa"/>
            <w:tcBorders>
              <w:top w:val="nil"/>
              <w:left w:val="single" w:sz="4" w:space="0" w:color="auto"/>
              <w:bottom w:val="single" w:sz="4" w:space="0" w:color="auto"/>
              <w:right w:val="single" w:sz="4" w:space="0" w:color="auto"/>
            </w:tcBorders>
            <w:shd w:val="clear" w:color="auto" w:fill="auto"/>
          </w:tcPr>
          <w:p w14:paraId="32C4EB9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78E75BD" w14:textId="77777777" w:rsidR="00AF60D7" w:rsidRDefault="00AF60D7">
            <w:pPr>
              <w:pStyle w:val="TableRow"/>
            </w:pPr>
            <w:r>
              <w:t>Each template is restricted to zero or one subject areas.</w:t>
            </w:r>
          </w:p>
        </w:tc>
      </w:tr>
      <w:tr w:rsidR="00AF60D7" w14:paraId="3AA860C7"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E98197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C169D95" w14:textId="77777777" w:rsidR="00AF60D7" w:rsidRDefault="00AF60D7">
            <w:pPr>
              <w:pStyle w:val="CodeSamples"/>
            </w:pPr>
            <w:r>
              <w:t>FK_QE_Template_Subject_Area (Subject_Area_Key) references Subject_Area(Subject_Area_Key)</w:t>
            </w:r>
          </w:p>
        </w:tc>
      </w:tr>
    </w:tbl>
    <w:p w14:paraId="689591AD" w14:textId="77777777" w:rsidR="00AF60D7" w:rsidRDefault="00AF60D7" w:rsidP="00AF60D7">
      <w:pPr>
        <w:pStyle w:val="NormalIndent"/>
      </w:pPr>
    </w:p>
    <w:p w14:paraId="4D027C74" w14:textId="77777777" w:rsidR="00AF60D7" w:rsidRDefault="00AF60D7" w:rsidP="00840903">
      <w:pPr>
        <w:pStyle w:val="Heading4"/>
      </w:pPr>
      <w:bookmarkStart w:id="861" w:name="_Ref278878338"/>
      <w:bookmarkStart w:id="862" w:name="_Ref278893265"/>
      <w:bookmarkStart w:id="863" w:name="_Ref278893276"/>
      <w:bookmarkStart w:id="864" w:name="_Toc292879100"/>
      <w:r>
        <w:t>QE_Template_Field</w:t>
      </w:r>
      <w:bookmarkEnd w:id="861"/>
      <w:bookmarkEnd w:id="862"/>
      <w:bookmarkEnd w:id="863"/>
      <w:bookmarkEnd w:id="864"/>
    </w:p>
    <w:p w14:paraId="736D497A" w14:textId="77777777" w:rsidR="00AF60D7" w:rsidRDefault="00AF60D7" w:rsidP="00AF60D7">
      <w:pPr>
        <w:pStyle w:val="NormalIndent"/>
      </w:pPr>
      <w:r>
        <w:t>Records the usage of a field within a Quick Entry template.  The field is either a standard field (reference to QE_Field) or a custom measurement field, in which case the metadata surrounding the measurement field (unit, accuracy etc) is stored in this table.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093C6E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2A8B745"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D8BA5E9"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168BF4C"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A7FB6C7" w14:textId="77777777" w:rsidR="00AF60D7" w:rsidRDefault="00AF60D7">
            <w:pPr>
              <w:pStyle w:val="TableColumnTitles"/>
              <w:keepNext/>
            </w:pPr>
            <w:r>
              <w:t>Size</w:t>
            </w:r>
          </w:p>
        </w:tc>
      </w:tr>
      <w:tr w:rsidR="00AF60D7" w14:paraId="5A8DD181" w14:textId="77777777">
        <w:tc>
          <w:tcPr>
            <w:tcW w:w="2802" w:type="dxa"/>
            <w:tcBorders>
              <w:top w:val="nil"/>
              <w:left w:val="single" w:sz="6" w:space="0" w:color="auto"/>
              <w:bottom w:val="nil"/>
              <w:right w:val="single" w:sz="6" w:space="0" w:color="auto"/>
            </w:tcBorders>
            <w:shd w:val="clear" w:color="auto" w:fill="auto"/>
          </w:tcPr>
          <w:p w14:paraId="5042B195" w14:textId="77777777" w:rsidR="00AF60D7" w:rsidRDefault="00AF60D7">
            <w:pPr>
              <w:pStyle w:val="TableRow"/>
              <w:rPr>
                <w:u w:val="single"/>
              </w:rPr>
            </w:pPr>
            <w:r>
              <w:rPr>
                <w:u w:val="single"/>
              </w:rPr>
              <w:t>QE_Template_Field_Key</w:t>
            </w:r>
          </w:p>
        </w:tc>
        <w:tc>
          <w:tcPr>
            <w:tcW w:w="4536" w:type="dxa"/>
            <w:tcBorders>
              <w:top w:val="nil"/>
              <w:left w:val="single" w:sz="6" w:space="0" w:color="auto"/>
              <w:bottom w:val="nil"/>
              <w:right w:val="single" w:sz="6" w:space="0" w:color="auto"/>
            </w:tcBorders>
            <w:shd w:val="clear" w:color="auto" w:fill="auto"/>
          </w:tcPr>
          <w:p w14:paraId="29A39246" w14:textId="77777777" w:rsidR="00AF60D7" w:rsidRDefault="00AF60D7">
            <w:pPr>
              <w:pStyle w:val="TableRow"/>
            </w:pPr>
            <w:r>
              <w:t>Unique identifier for the QE_Template_Field table</w:t>
            </w:r>
          </w:p>
        </w:tc>
        <w:tc>
          <w:tcPr>
            <w:tcW w:w="1500" w:type="dxa"/>
            <w:tcBorders>
              <w:top w:val="nil"/>
              <w:left w:val="single" w:sz="6" w:space="0" w:color="auto"/>
              <w:bottom w:val="nil"/>
              <w:right w:val="single" w:sz="6" w:space="0" w:color="auto"/>
            </w:tcBorders>
            <w:shd w:val="clear" w:color="auto" w:fill="auto"/>
          </w:tcPr>
          <w:p w14:paraId="032F458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78BD597" w14:textId="77777777" w:rsidR="00AF60D7" w:rsidRDefault="00AF60D7">
            <w:pPr>
              <w:pStyle w:val="TableRow"/>
            </w:pPr>
            <w:r>
              <w:t>16</w:t>
            </w:r>
          </w:p>
        </w:tc>
      </w:tr>
      <w:tr w:rsidR="00AF60D7" w14:paraId="6194ABAB" w14:textId="77777777">
        <w:tc>
          <w:tcPr>
            <w:tcW w:w="2802" w:type="dxa"/>
            <w:tcBorders>
              <w:top w:val="nil"/>
              <w:left w:val="single" w:sz="6" w:space="0" w:color="auto"/>
              <w:bottom w:val="nil"/>
              <w:right w:val="single" w:sz="6" w:space="0" w:color="auto"/>
            </w:tcBorders>
            <w:shd w:val="clear" w:color="auto" w:fill="auto"/>
          </w:tcPr>
          <w:p w14:paraId="0DAB35EE" w14:textId="77777777" w:rsidR="00AF60D7" w:rsidRDefault="00AF60D7">
            <w:pPr>
              <w:pStyle w:val="TableRow"/>
            </w:pPr>
            <w:r>
              <w:t>QE_Template_Key</w:t>
            </w:r>
          </w:p>
        </w:tc>
        <w:tc>
          <w:tcPr>
            <w:tcW w:w="4536" w:type="dxa"/>
            <w:tcBorders>
              <w:top w:val="nil"/>
              <w:left w:val="single" w:sz="6" w:space="0" w:color="auto"/>
              <w:bottom w:val="nil"/>
              <w:right w:val="single" w:sz="6" w:space="0" w:color="auto"/>
            </w:tcBorders>
            <w:shd w:val="clear" w:color="auto" w:fill="auto"/>
          </w:tcPr>
          <w:p w14:paraId="7C40ACCC" w14:textId="77777777" w:rsidR="00AF60D7" w:rsidRDefault="00AF60D7">
            <w:pPr>
              <w:pStyle w:val="TableRow"/>
            </w:pPr>
            <w:r>
              <w:t>Template the field is available for.</w:t>
            </w:r>
          </w:p>
        </w:tc>
        <w:tc>
          <w:tcPr>
            <w:tcW w:w="1500" w:type="dxa"/>
            <w:tcBorders>
              <w:top w:val="nil"/>
              <w:left w:val="single" w:sz="6" w:space="0" w:color="auto"/>
              <w:bottom w:val="nil"/>
              <w:right w:val="single" w:sz="6" w:space="0" w:color="auto"/>
            </w:tcBorders>
            <w:shd w:val="clear" w:color="auto" w:fill="auto"/>
          </w:tcPr>
          <w:p w14:paraId="5831F6E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FDB0D2A" w14:textId="77777777" w:rsidR="00AF60D7" w:rsidRDefault="00AF60D7">
            <w:pPr>
              <w:pStyle w:val="TableRow"/>
            </w:pPr>
            <w:r>
              <w:t>16</w:t>
            </w:r>
          </w:p>
        </w:tc>
      </w:tr>
      <w:tr w:rsidR="00AF60D7" w14:paraId="00700A1E" w14:textId="77777777">
        <w:tc>
          <w:tcPr>
            <w:tcW w:w="2802" w:type="dxa"/>
            <w:tcBorders>
              <w:top w:val="nil"/>
              <w:left w:val="single" w:sz="6" w:space="0" w:color="auto"/>
              <w:bottom w:val="nil"/>
              <w:right w:val="single" w:sz="6" w:space="0" w:color="auto"/>
            </w:tcBorders>
            <w:shd w:val="clear" w:color="auto" w:fill="auto"/>
          </w:tcPr>
          <w:p w14:paraId="1F8AADCB" w14:textId="77777777" w:rsidR="00AF60D7" w:rsidRDefault="00AF60D7">
            <w:pPr>
              <w:pStyle w:val="TableRow"/>
            </w:pPr>
            <w:r>
              <w:t>QE_Field_Key</w:t>
            </w:r>
          </w:p>
        </w:tc>
        <w:tc>
          <w:tcPr>
            <w:tcW w:w="4536" w:type="dxa"/>
            <w:tcBorders>
              <w:top w:val="nil"/>
              <w:left w:val="single" w:sz="6" w:space="0" w:color="auto"/>
              <w:bottom w:val="nil"/>
              <w:right w:val="single" w:sz="6" w:space="0" w:color="auto"/>
            </w:tcBorders>
            <w:shd w:val="clear" w:color="auto" w:fill="auto"/>
          </w:tcPr>
          <w:p w14:paraId="263A0317" w14:textId="77777777" w:rsidR="00AF60D7" w:rsidRDefault="00AF60D7">
            <w:pPr>
              <w:pStyle w:val="TableRow"/>
            </w:pPr>
            <w:r>
              <w:t>Field that is used by the template</w:t>
            </w:r>
            <w:r w:rsidR="00747F0D">
              <w:t>, null for custom measurement and number fields.</w:t>
            </w:r>
          </w:p>
        </w:tc>
        <w:tc>
          <w:tcPr>
            <w:tcW w:w="1500" w:type="dxa"/>
            <w:tcBorders>
              <w:top w:val="nil"/>
              <w:left w:val="single" w:sz="6" w:space="0" w:color="auto"/>
              <w:bottom w:val="nil"/>
              <w:right w:val="single" w:sz="6" w:space="0" w:color="auto"/>
            </w:tcBorders>
            <w:shd w:val="clear" w:color="auto" w:fill="auto"/>
          </w:tcPr>
          <w:p w14:paraId="1A9541A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B0380C6" w14:textId="77777777" w:rsidR="00AF60D7" w:rsidRDefault="00AF60D7">
            <w:pPr>
              <w:pStyle w:val="TableRow"/>
            </w:pPr>
            <w:r>
              <w:t>16</w:t>
            </w:r>
          </w:p>
        </w:tc>
      </w:tr>
      <w:tr w:rsidR="00AF60D7" w14:paraId="50154199" w14:textId="77777777">
        <w:tc>
          <w:tcPr>
            <w:tcW w:w="2802" w:type="dxa"/>
            <w:tcBorders>
              <w:top w:val="nil"/>
              <w:left w:val="single" w:sz="6" w:space="0" w:color="auto"/>
              <w:bottom w:val="nil"/>
              <w:right w:val="single" w:sz="6" w:space="0" w:color="auto"/>
            </w:tcBorders>
            <w:shd w:val="clear" w:color="auto" w:fill="auto"/>
          </w:tcPr>
          <w:p w14:paraId="6540E0CF" w14:textId="77777777" w:rsidR="00AF60D7" w:rsidRDefault="00AF60D7">
            <w:pPr>
              <w:pStyle w:val="TableRow"/>
            </w:pPr>
            <w:r>
              <w:t>Is_</w:t>
            </w:r>
            <w:r w:rsidR="00747F0D">
              <w:t>Custom</w:t>
            </w:r>
          </w:p>
        </w:tc>
        <w:tc>
          <w:tcPr>
            <w:tcW w:w="4536" w:type="dxa"/>
            <w:tcBorders>
              <w:top w:val="nil"/>
              <w:left w:val="single" w:sz="6" w:space="0" w:color="auto"/>
              <w:bottom w:val="nil"/>
              <w:right w:val="single" w:sz="6" w:space="0" w:color="auto"/>
            </w:tcBorders>
            <w:shd w:val="clear" w:color="auto" w:fill="auto"/>
          </w:tcPr>
          <w:p w14:paraId="04FD6315" w14:textId="77777777" w:rsidR="00AF60D7" w:rsidRDefault="00AF60D7">
            <w:pPr>
              <w:pStyle w:val="TableRow"/>
            </w:pPr>
            <w:r>
              <w:t xml:space="preserve">Flag indicating that the field on the template is a </w:t>
            </w:r>
            <w:r w:rsidR="00296610">
              <w:t xml:space="preserve">custom metadata field(3), </w:t>
            </w:r>
            <w:r w:rsidR="00747F0D">
              <w:t xml:space="preserve">custom_number field (2), </w:t>
            </w:r>
            <w:r>
              <w:t>custom measurement field (1) or a standard field (0).</w:t>
            </w:r>
          </w:p>
        </w:tc>
        <w:tc>
          <w:tcPr>
            <w:tcW w:w="1500" w:type="dxa"/>
            <w:tcBorders>
              <w:top w:val="nil"/>
              <w:left w:val="single" w:sz="6" w:space="0" w:color="auto"/>
              <w:bottom w:val="nil"/>
              <w:right w:val="single" w:sz="6" w:space="0" w:color="auto"/>
            </w:tcBorders>
            <w:shd w:val="clear" w:color="auto" w:fill="auto"/>
          </w:tcPr>
          <w:p w14:paraId="07CEE191" w14:textId="77777777" w:rsidR="00AF60D7" w:rsidRDefault="00747F0D">
            <w:pPr>
              <w:pStyle w:val="TableRow"/>
            </w:pPr>
            <w:r>
              <w:t xml:space="preserve">tinyint </w:t>
            </w:r>
            <w:r w:rsidR="00AF60D7">
              <w:t>Not Null</w:t>
            </w:r>
          </w:p>
        </w:tc>
        <w:tc>
          <w:tcPr>
            <w:tcW w:w="1127" w:type="dxa"/>
            <w:tcBorders>
              <w:top w:val="nil"/>
              <w:left w:val="single" w:sz="6" w:space="0" w:color="auto"/>
              <w:bottom w:val="nil"/>
              <w:right w:val="single" w:sz="6" w:space="0" w:color="auto"/>
            </w:tcBorders>
            <w:shd w:val="clear" w:color="auto" w:fill="auto"/>
          </w:tcPr>
          <w:p w14:paraId="26B02F59" w14:textId="77777777" w:rsidR="00AF60D7" w:rsidRDefault="00AF60D7">
            <w:pPr>
              <w:pStyle w:val="TableRow"/>
            </w:pPr>
          </w:p>
        </w:tc>
      </w:tr>
      <w:tr w:rsidR="00AF60D7" w14:paraId="21A2944D" w14:textId="77777777">
        <w:tc>
          <w:tcPr>
            <w:tcW w:w="2802" w:type="dxa"/>
            <w:tcBorders>
              <w:top w:val="nil"/>
              <w:left w:val="single" w:sz="6" w:space="0" w:color="auto"/>
              <w:bottom w:val="nil"/>
              <w:right w:val="single" w:sz="6" w:space="0" w:color="auto"/>
            </w:tcBorders>
            <w:shd w:val="clear" w:color="auto" w:fill="auto"/>
          </w:tcPr>
          <w:p w14:paraId="5A82635F" w14:textId="77777777" w:rsidR="00AF60D7" w:rsidRDefault="00AF60D7">
            <w:pPr>
              <w:pStyle w:val="TableRow"/>
            </w:pPr>
            <w:r>
              <w:t>Measurement_Applies_To</w:t>
            </w:r>
          </w:p>
        </w:tc>
        <w:tc>
          <w:tcPr>
            <w:tcW w:w="4536" w:type="dxa"/>
            <w:tcBorders>
              <w:top w:val="nil"/>
              <w:left w:val="single" w:sz="6" w:space="0" w:color="auto"/>
              <w:bottom w:val="nil"/>
              <w:right w:val="single" w:sz="6" w:space="0" w:color="auto"/>
            </w:tcBorders>
            <w:shd w:val="clear" w:color="auto" w:fill="auto"/>
          </w:tcPr>
          <w:p w14:paraId="572B16B7" w14:textId="77777777" w:rsidR="00AF60D7" w:rsidRDefault="00AF60D7">
            <w:pPr>
              <w:pStyle w:val="TableRow"/>
            </w:pPr>
            <w:r>
              <w:t>Not applicable if Is_Measurement=0</w:t>
            </w:r>
            <w:r w:rsidR="00747F0D">
              <w:t xml:space="preserve"> or 2</w:t>
            </w:r>
            <w:r>
              <w:t>.</w:t>
            </w:r>
          </w:p>
          <w:p w14:paraId="2B135734" w14:textId="77777777" w:rsidR="00AF60D7" w:rsidRDefault="00AF60D7">
            <w:pPr>
              <w:pStyle w:val="TableRow"/>
            </w:pPr>
            <w:r>
              <w:t>Applies To value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20052EE0"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1E3F7B5" w14:textId="77777777" w:rsidR="00AF60D7" w:rsidRDefault="00AF60D7">
            <w:pPr>
              <w:pStyle w:val="TableRow"/>
            </w:pPr>
            <w:r>
              <w:t>50</w:t>
            </w:r>
          </w:p>
        </w:tc>
      </w:tr>
      <w:tr w:rsidR="00AF60D7" w14:paraId="46EFA8E5" w14:textId="77777777">
        <w:tc>
          <w:tcPr>
            <w:tcW w:w="2802" w:type="dxa"/>
            <w:tcBorders>
              <w:top w:val="nil"/>
              <w:left w:val="single" w:sz="6" w:space="0" w:color="auto"/>
              <w:bottom w:val="nil"/>
              <w:right w:val="single" w:sz="6" w:space="0" w:color="auto"/>
            </w:tcBorders>
            <w:shd w:val="clear" w:color="auto" w:fill="auto"/>
          </w:tcPr>
          <w:p w14:paraId="752014A1" w14:textId="77777777" w:rsidR="00AF60D7" w:rsidRDefault="00AF60D7">
            <w:pPr>
              <w:pStyle w:val="TableRow"/>
            </w:pPr>
            <w:r>
              <w:t>Measurement_Method_Concept_Key</w:t>
            </w:r>
          </w:p>
        </w:tc>
        <w:tc>
          <w:tcPr>
            <w:tcW w:w="4536" w:type="dxa"/>
            <w:tcBorders>
              <w:top w:val="nil"/>
              <w:left w:val="single" w:sz="6" w:space="0" w:color="auto"/>
              <w:bottom w:val="nil"/>
              <w:right w:val="single" w:sz="6" w:space="0" w:color="auto"/>
            </w:tcBorders>
            <w:shd w:val="clear" w:color="auto" w:fill="auto"/>
          </w:tcPr>
          <w:p w14:paraId="6AC46058" w14:textId="77777777" w:rsidR="00AF60D7" w:rsidRDefault="00AF60D7">
            <w:pPr>
              <w:pStyle w:val="TableRow"/>
            </w:pPr>
            <w:r>
              <w:t>Not applicable if Is_Measurement=0</w:t>
            </w:r>
            <w:r w:rsidR="00747F0D">
              <w:t xml:space="preserve"> or 2</w:t>
            </w:r>
            <w:r>
              <w:t>.</w:t>
            </w:r>
          </w:p>
          <w:p w14:paraId="0AB0F38D" w14:textId="77777777" w:rsidR="00AF60D7" w:rsidRDefault="00AF60D7">
            <w:pPr>
              <w:pStyle w:val="TableRow"/>
            </w:pPr>
            <w:r>
              <w:lastRenderedPageBreak/>
              <w:t>Concept key of the measurement method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417C2B22" w14:textId="77777777" w:rsidR="00AF60D7" w:rsidRDefault="00AF60D7">
            <w:pPr>
              <w:pStyle w:val="TableRow"/>
            </w:pPr>
            <w:r>
              <w:lastRenderedPageBreak/>
              <w:t>char Null</w:t>
            </w:r>
          </w:p>
        </w:tc>
        <w:tc>
          <w:tcPr>
            <w:tcW w:w="1127" w:type="dxa"/>
            <w:tcBorders>
              <w:top w:val="nil"/>
              <w:left w:val="single" w:sz="6" w:space="0" w:color="auto"/>
              <w:bottom w:val="nil"/>
              <w:right w:val="single" w:sz="6" w:space="0" w:color="auto"/>
            </w:tcBorders>
            <w:shd w:val="clear" w:color="auto" w:fill="auto"/>
          </w:tcPr>
          <w:p w14:paraId="538F990F" w14:textId="77777777" w:rsidR="00AF60D7" w:rsidRDefault="00AF60D7">
            <w:pPr>
              <w:pStyle w:val="TableRow"/>
            </w:pPr>
            <w:r>
              <w:t>16</w:t>
            </w:r>
          </w:p>
        </w:tc>
      </w:tr>
      <w:tr w:rsidR="00AF60D7" w14:paraId="2F05DC72" w14:textId="77777777">
        <w:tc>
          <w:tcPr>
            <w:tcW w:w="2802" w:type="dxa"/>
            <w:tcBorders>
              <w:top w:val="nil"/>
              <w:left w:val="single" w:sz="6" w:space="0" w:color="auto"/>
              <w:bottom w:val="nil"/>
              <w:right w:val="single" w:sz="6" w:space="0" w:color="auto"/>
            </w:tcBorders>
            <w:shd w:val="clear" w:color="auto" w:fill="auto"/>
          </w:tcPr>
          <w:p w14:paraId="732F27DD" w14:textId="77777777" w:rsidR="00AF60D7" w:rsidRDefault="00AF60D7">
            <w:pPr>
              <w:pStyle w:val="TableRow"/>
            </w:pPr>
            <w:r>
              <w:t>Measurement_Duration</w:t>
            </w:r>
          </w:p>
        </w:tc>
        <w:tc>
          <w:tcPr>
            <w:tcW w:w="4536" w:type="dxa"/>
            <w:tcBorders>
              <w:top w:val="nil"/>
              <w:left w:val="single" w:sz="6" w:space="0" w:color="auto"/>
              <w:bottom w:val="nil"/>
              <w:right w:val="single" w:sz="6" w:space="0" w:color="auto"/>
            </w:tcBorders>
            <w:shd w:val="clear" w:color="auto" w:fill="auto"/>
          </w:tcPr>
          <w:p w14:paraId="73193ED8" w14:textId="77777777" w:rsidR="00AF60D7" w:rsidRDefault="00AF60D7">
            <w:pPr>
              <w:pStyle w:val="TableRow"/>
            </w:pPr>
            <w:r>
              <w:t>Not applicable if Is_Measurement=0</w:t>
            </w:r>
            <w:r w:rsidR="00747F0D">
              <w:t xml:space="preserve"> or 2</w:t>
            </w:r>
            <w:r>
              <w:t>.</w:t>
            </w:r>
          </w:p>
          <w:p w14:paraId="2A8CE486" w14:textId="77777777" w:rsidR="00AF60D7" w:rsidRDefault="00AF60D7">
            <w:pPr>
              <w:pStyle w:val="TableRow"/>
            </w:pPr>
            <w:r>
              <w:t>Duration value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7A27AC7D"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F112002" w14:textId="77777777" w:rsidR="00AF60D7" w:rsidRDefault="00AF60D7">
            <w:pPr>
              <w:pStyle w:val="TableRow"/>
            </w:pPr>
            <w:r>
              <w:t>50</w:t>
            </w:r>
          </w:p>
        </w:tc>
      </w:tr>
      <w:tr w:rsidR="00AF60D7" w14:paraId="0DBC4962" w14:textId="77777777">
        <w:tc>
          <w:tcPr>
            <w:tcW w:w="2802" w:type="dxa"/>
            <w:tcBorders>
              <w:top w:val="nil"/>
              <w:left w:val="single" w:sz="6" w:space="0" w:color="auto"/>
              <w:bottom w:val="nil"/>
              <w:right w:val="single" w:sz="6" w:space="0" w:color="auto"/>
            </w:tcBorders>
            <w:shd w:val="clear" w:color="auto" w:fill="auto"/>
          </w:tcPr>
          <w:p w14:paraId="0EE6D496" w14:textId="77777777" w:rsidR="00AF60D7" w:rsidRDefault="00AF60D7">
            <w:pPr>
              <w:pStyle w:val="TableRow"/>
            </w:pPr>
            <w:r>
              <w:t>Measurement_Accuracy</w:t>
            </w:r>
          </w:p>
        </w:tc>
        <w:tc>
          <w:tcPr>
            <w:tcW w:w="4536" w:type="dxa"/>
            <w:tcBorders>
              <w:top w:val="nil"/>
              <w:left w:val="single" w:sz="6" w:space="0" w:color="auto"/>
              <w:bottom w:val="nil"/>
              <w:right w:val="single" w:sz="6" w:space="0" w:color="auto"/>
            </w:tcBorders>
            <w:shd w:val="clear" w:color="auto" w:fill="auto"/>
          </w:tcPr>
          <w:p w14:paraId="487649CC" w14:textId="77777777" w:rsidR="00AF60D7" w:rsidRDefault="00AF60D7">
            <w:pPr>
              <w:pStyle w:val="TableRow"/>
            </w:pPr>
            <w:r>
              <w:t>Not applicable if Is_Measurement=0</w:t>
            </w:r>
            <w:r w:rsidR="00747F0D">
              <w:t xml:space="preserve"> or 2</w:t>
            </w:r>
            <w:r>
              <w:t>.</w:t>
            </w:r>
          </w:p>
          <w:p w14:paraId="7CF9DFA3" w14:textId="77777777" w:rsidR="00AF60D7" w:rsidRDefault="00AF60D7">
            <w:pPr>
              <w:pStyle w:val="TableRow"/>
            </w:pPr>
            <w:r>
              <w:t>Accuracy value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190569D3"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FB995FF" w14:textId="77777777" w:rsidR="00AF60D7" w:rsidRDefault="00AF60D7">
            <w:pPr>
              <w:pStyle w:val="TableRow"/>
            </w:pPr>
            <w:r>
              <w:t>50</w:t>
            </w:r>
          </w:p>
        </w:tc>
      </w:tr>
      <w:tr w:rsidR="00AF60D7" w14:paraId="4770F43F" w14:textId="77777777">
        <w:tc>
          <w:tcPr>
            <w:tcW w:w="2802" w:type="dxa"/>
            <w:tcBorders>
              <w:top w:val="nil"/>
              <w:left w:val="single" w:sz="6" w:space="0" w:color="auto"/>
              <w:bottom w:val="nil"/>
              <w:right w:val="single" w:sz="6" w:space="0" w:color="auto"/>
            </w:tcBorders>
            <w:shd w:val="clear" w:color="auto" w:fill="auto"/>
          </w:tcPr>
          <w:p w14:paraId="0B57DDE4" w14:textId="77777777" w:rsidR="00AF60D7" w:rsidRDefault="00AF60D7">
            <w:pPr>
              <w:pStyle w:val="TableRow"/>
            </w:pPr>
            <w:r>
              <w:t>Measurement_Parameter_Concept_Key</w:t>
            </w:r>
          </w:p>
        </w:tc>
        <w:tc>
          <w:tcPr>
            <w:tcW w:w="4536" w:type="dxa"/>
            <w:tcBorders>
              <w:top w:val="nil"/>
              <w:left w:val="single" w:sz="6" w:space="0" w:color="auto"/>
              <w:bottom w:val="nil"/>
              <w:right w:val="single" w:sz="6" w:space="0" w:color="auto"/>
            </w:tcBorders>
            <w:shd w:val="clear" w:color="auto" w:fill="auto"/>
          </w:tcPr>
          <w:p w14:paraId="44E82A87" w14:textId="77777777" w:rsidR="00AF60D7" w:rsidRDefault="00AF60D7">
            <w:pPr>
              <w:pStyle w:val="TableRow"/>
            </w:pPr>
            <w:r>
              <w:t>Not applicable if Is_Measurement=0</w:t>
            </w:r>
            <w:r w:rsidR="00747F0D">
              <w:t xml:space="preserve"> or 2</w:t>
            </w:r>
            <w:r>
              <w:t>.</w:t>
            </w:r>
          </w:p>
          <w:p w14:paraId="19B44773" w14:textId="77777777" w:rsidR="00AF60D7" w:rsidRDefault="00AF60D7">
            <w:pPr>
              <w:pStyle w:val="TableRow"/>
            </w:pPr>
            <w:r>
              <w:t>Concept key of the measurement parameter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3425C86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88668D8" w14:textId="77777777" w:rsidR="00AF60D7" w:rsidRDefault="00AF60D7">
            <w:pPr>
              <w:pStyle w:val="TableRow"/>
            </w:pPr>
            <w:r>
              <w:t>16</w:t>
            </w:r>
          </w:p>
        </w:tc>
      </w:tr>
      <w:tr w:rsidR="00AF60D7" w14:paraId="2B1A6718" w14:textId="77777777">
        <w:tc>
          <w:tcPr>
            <w:tcW w:w="2802" w:type="dxa"/>
            <w:tcBorders>
              <w:top w:val="nil"/>
              <w:left w:val="single" w:sz="6" w:space="0" w:color="auto"/>
              <w:bottom w:val="nil"/>
              <w:right w:val="single" w:sz="6" w:space="0" w:color="auto"/>
            </w:tcBorders>
            <w:shd w:val="clear" w:color="auto" w:fill="auto"/>
          </w:tcPr>
          <w:p w14:paraId="5356DD31" w14:textId="77777777" w:rsidR="00AF60D7" w:rsidRDefault="00AF60D7">
            <w:pPr>
              <w:pStyle w:val="TableRow"/>
            </w:pPr>
            <w:r>
              <w:t>Measurement_Unit_Concept_Key</w:t>
            </w:r>
          </w:p>
        </w:tc>
        <w:tc>
          <w:tcPr>
            <w:tcW w:w="4536" w:type="dxa"/>
            <w:tcBorders>
              <w:top w:val="nil"/>
              <w:left w:val="single" w:sz="6" w:space="0" w:color="auto"/>
              <w:bottom w:val="nil"/>
              <w:right w:val="single" w:sz="6" w:space="0" w:color="auto"/>
            </w:tcBorders>
            <w:shd w:val="clear" w:color="auto" w:fill="auto"/>
          </w:tcPr>
          <w:p w14:paraId="46708581" w14:textId="77777777" w:rsidR="00AF60D7" w:rsidRDefault="00AF60D7">
            <w:pPr>
              <w:pStyle w:val="TableRow"/>
            </w:pPr>
            <w:r>
              <w:t>Not applicable if Is_Measurement=0</w:t>
            </w:r>
            <w:r w:rsidR="00747F0D">
              <w:t xml:space="preserve"> or 2</w:t>
            </w:r>
            <w:r>
              <w:t>.</w:t>
            </w:r>
          </w:p>
          <w:p w14:paraId="65BE847F" w14:textId="77777777" w:rsidR="00AF60D7" w:rsidRDefault="00AF60D7">
            <w:pPr>
              <w:pStyle w:val="TableRow"/>
            </w:pPr>
            <w:r>
              <w:t>Concept key of the measurement unit that is recorded when data is entered against this measurement field.</w:t>
            </w:r>
          </w:p>
        </w:tc>
        <w:tc>
          <w:tcPr>
            <w:tcW w:w="1500" w:type="dxa"/>
            <w:tcBorders>
              <w:top w:val="nil"/>
              <w:left w:val="single" w:sz="6" w:space="0" w:color="auto"/>
              <w:bottom w:val="nil"/>
              <w:right w:val="single" w:sz="6" w:space="0" w:color="auto"/>
            </w:tcBorders>
            <w:shd w:val="clear" w:color="auto" w:fill="auto"/>
          </w:tcPr>
          <w:p w14:paraId="58EDE5C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9952E35" w14:textId="77777777" w:rsidR="00AF60D7" w:rsidRDefault="00AF60D7">
            <w:pPr>
              <w:pStyle w:val="TableRow"/>
            </w:pPr>
            <w:r>
              <w:t>16</w:t>
            </w:r>
          </w:p>
        </w:tc>
      </w:tr>
      <w:tr w:rsidR="00AF60D7" w14:paraId="6F6667B0" w14:textId="77777777">
        <w:tc>
          <w:tcPr>
            <w:tcW w:w="2802" w:type="dxa"/>
            <w:tcBorders>
              <w:top w:val="nil"/>
              <w:left w:val="single" w:sz="6" w:space="0" w:color="auto"/>
              <w:bottom w:val="nil"/>
              <w:right w:val="single" w:sz="6" w:space="0" w:color="auto"/>
            </w:tcBorders>
            <w:shd w:val="clear" w:color="auto" w:fill="auto"/>
          </w:tcPr>
          <w:p w14:paraId="2EF1D445"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0E6918A9" w14:textId="77777777" w:rsidR="00AF60D7" w:rsidRDefault="00AF60D7">
            <w:pPr>
              <w:pStyle w:val="TableRow"/>
            </w:pPr>
            <w:r>
              <w:t>Display name of the field when used within this template.</w:t>
            </w:r>
          </w:p>
        </w:tc>
        <w:tc>
          <w:tcPr>
            <w:tcW w:w="1500" w:type="dxa"/>
            <w:tcBorders>
              <w:top w:val="nil"/>
              <w:left w:val="single" w:sz="6" w:space="0" w:color="auto"/>
              <w:bottom w:val="nil"/>
              <w:right w:val="single" w:sz="6" w:space="0" w:color="auto"/>
            </w:tcBorders>
            <w:shd w:val="clear" w:color="auto" w:fill="auto"/>
          </w:tcPr>
          <w:p w14:paraId="70E3CAB5"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6DE46E3F" w14:textId="77777777" w:rsidR="00AF60D7" w:rsidRDefault="00AF60D7">
            <w:pPr>
              <w:pStyle w:val="TableRow"/>
            </w:pPr>
            <w:r>
              <w:t>100</w:t>
            </w:r>
          </w:p>
        </w:tc>
      </w:tr>
      <w:tr w:rsidR="00AF60D7" w14:paraId="689F881E" w14:textId="77777777">
        <w:tc>
          <w:tcPr>
            <w:tcW w:w="2802" w:type="dxa"/>
            <w:tcBorders>
              <w:top w:val="nil"/>
              <w:left w:val="single" w:sz="6" w:space="0" w:color="auto"/>
              <w:bottom w:val="nil"/>
              <w:right w:val="single" w:sz="6" w:space="0" w:color="auto"/>
            </w:tcBorders>
            <w:shd w:val="clear" w:color="auto" w:fill="auto"/>
          </w:tcPr>
          <w:p w14:paraId="46A4AE11" w14:textId="77777777" w:rsidR="00AF60D7" w:rsidRDefault="00AF60D7">
            <w:pPr>
              <w:pStyle w:val="TableRow"/>
            </w:pPr>
            <w:r>
              <w:t>General_Tab</w:t>
            </w:r>
          </w:p>
        </w:tc>
        <w:tc>
          <w:tcPr>
            <w:tcW w:w="4536" w:type="dxa"/>
            <w:tcBorders>
              <w:top w:val="nil"/>
              <w:left w:val="single" w:sz="6" w:space="0" w:color="auto"/>
              <w:bottom w:val="nil"/>
              <w:right w:val="single" w:sz="6" w:space="0" w:color="auto"/>
            </w:tcBorders>
            <w:shd w:val="clear" w:color="auto" w:fill="auto"/>
          </w:tcPr>
          <w:p w14:paraId="36B6A801" w14:textId="77777777" w:rsidR="00AF60D7" w:rsidRDefault="00AF60D7">
            <w:pPr>
              <w:pStyle w:val="TableRow"/>
            </w:pPr>
            <w:r>
              <w:t>Indicates that the field appears on the General tab (1) or not (0).</w:t>
            </w:r>
          </w:p>
        </w:tc>
        <w:tc>
          <w:tcPr>
            <w:tcW w:w="1500" w:type="dxa"/>
            <w:tcBorders>
              <w:top w:val="nil"/>
              <w:left w:val="single" w:sz="6" w:space="0" w:color="auto"/>
              <w:bottom w:val="nil"/>
              <w:right w:val="single" w:sz="6" w:space="0" w:color="auto"/>
            </w:tcBorders>
            <w:shd w:val="clear" w:color="auto" w:fill="auto"/>
          </w:tcPr>
          <w:p w14:paraId="18580270"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03622E86" w14:textId="77777777" w:rsidR="00AF60D7" w:rsidRDefault="00AF60D7">
            <w:pPr>
              <w:pStyle w:val="TableRow"/>
            </w:pPr>
          </w:p>
        </w:tc>
      </w:tr>
      <w:tr w:rsidR="00AF60D7" w14:paraId="5DFCC276" w14:textId="77777777">
        <w:tc>
          <w:tcPr>
            <w:tcW w:w="2802" w:type="dxa"/>
            <w:tcBorders>
              <w:top w:val="nil"/>
              <w:left w:val="single" w:sz="6" w:space="0" w:color="auto"/>
              <w:bottom w:val="nil"/>
              <w:right w:val="single" w:sz="6" w:space="0" w:color="auto"/>
            </w:tcBorders>
            <w:shd w:val="clear" w:color="auto" w:fill="auto"/>
          </w:tcPr>
          <w:p w14:paraId="4B35E501" w14:textId="77777777" w:rsidR="00AF60D7" w:rsidRDefault="00AF60D7">
            <w:pPr>
              <w:pStyle w:val="TableRow"/>
            </w:pPr>
            <w:r>
              <w:t>Specimen_Tab</w:t>
            </w:r>
          </w:p>
        </w:tc>
        <w:tc>
          <w:tcPr>
            <w:tcW w:w="4536" w:type="dxa"/>
            <w:tcBorders>
              <w:top w:val="nil"/>
              <w:left w:val="single" w:sz="6" w:space="0" w:color="auto"/>
              <w:bottom w:val="nil"/>
              <w:right w:val="single" w:sz="6" w:space="0" w:color="auto"/>
            </w:tcBorders>
            <w:shd w:val="clear" w:color="auto" w:fill="auto"/>
          </w:tcPr>
          <w:p w14:paraId="6D9F25BC" w14:textId="77777777" w:rsidR="00AF60D7" w:rsidRDefault="00AF60D7">
            <w:pPr>
              <w:pStyle w:val="TableRow"/>
            </w:pPr>
            <w:r>
              <w:t>Indicates that the field appears on the Specimen tab (1) or not (0).</w:t>
            </w:r>
          </w:p>
        </w:tc>
        <w:tc>
          <w:tcPr>
            <w:tcW w:w="1500" w:type="dxa"/>
            <w:tcBorders>
              <w:top w:val="nil"/>
              <w:left w:val="single" w:sz="6" w:space="0" w:color="auto"/>
              <w:bottom w:val="nil"/>
              <w:right w:val="single" w:sz="6" w:space="0" w:color="auto"/>
            </w:tcBorders>
            <w:shd w:val="clear" w:color="auto" w:fill="auto"/>
          </w:tcPr>
          <w:p w14:paraId="0D779D5A"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40DC4981" w14:textId="77777777" w:rsidR="00AF60D7" w:rsidRDefault="00AF60D7">
            <w:pPr>
              <w:pStyle w:val="TableRow"/>
            </w:pPr>
          </w:p>
        </w:tc>
      </w:tr>
      <w:tr w:rsidR="00AF60D7" w14:paraId="034FFF38" w14:textId="77777777">
        <w:tc>
          <w:tcPr>
            <w:tcW w:w="2802" w:type="dxa"/>
            <w:tcBorders>
              <w:top w:val="nil"/>
              <w:left w:val="single" w:sz="6" w:space="0" w:color="auto"/>
              <w:bottom w:val="nil"/>
              <w:right w:val="single" w:sz="6" w:space="0" w:color="auto"/>
            </w:tcBorders>
            <w:shd w:val="clear" w:color="auto" w:fill="auto"/>
          </w:tcPr>
          <w:p w14:paraId="44BD1896" w14:textId="77777777" w:rsidR="00AF60D7" w:rsidRDefault="00AF60D7">
            <w:pPr>
              <w:pStyle w:val="TableRow"/>
            </w:pPr>
            <w:r>
              <w:t>Default_Value</w:t>
            </w:r>
          </w:p>
        </w:tc>
        <w:tc>
          <w:tcPr>
            <w:tcW w:w="4536" w:type="dxa"/>
            <w:tcBorders>
              <w:top w:val="nil"/>
              <w:left w:val="single" w:sz="6" w:space="0" w:color="auto"/>
              <w:bottom w:val="nil"/>
              <w:right w:val="single" w:sz="6" w:space="0" w:color="auto"/>
            </w:tcBorders>
            <w:shd w:val="clear" w:color="auto" w:fill="auto"/>
          </w:tcPr>
          <w:p w14:paraId="256505AA" w14:textId="77777777" w:rsidR="00AF60D7" w:rsidRDefault="00AF60D7">
            <w:pPr>
              <w:pStyle w:val="TableRow"/>
            </w:pPr>
            <w:r>
              <w:t>D</w:t>
            </w:r>
            <w:r w:rsidR="00290D85">
              <w:t>e</w:t>
            </w:r>
            <w:r>
              <w:t>fault value specified by the template for the field.</w:t>
            </w:r>
            <w:r w:rsidR="00290D85">
              <w:t xml:space="preserve">  For linked fields, this is the key of the linked value.</w:t>
            </w:r>
          </w:p>
        </w:tc>
        <w:tc>
          <w:tcPr>
            <w:tcW w:w="1500" w:type="dxa"/>
            <w:tcBorders>
              <w:top w:val="nil"/>
              <w:left w:val="single" w:sz="6" w:space="0" w:color="auto"/>
              <w:bottom w:val="nil"/>
              <w:right w:val="single" w:sz="6" w:space="0" w:color="auto"/>
            </w:tcBorders>
            <w:shd w:val="clear" w:color="auto" w:fill="auto"/>
          </w:tcPr>
          <w:p w14:paraId="2F971610"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2362C58" w14:textId="77777777" w:rsidR="00AF60D7" w:rsidRDefault="00AF60D7">
            <w:pPr>
              <w:pStyle w:val="TableRow"/>
            </w:pPr>
            <w:r>
              <w:t>200</w:t>
            </w:r>
          </w:p>
        </w:tc>
      </w:tr>
      <w:tr w:rsidR="00290D85" w14:paraId="0FB4362F" w14:textId="77777777">
        <w:tc>
          <w:tcPr>
            <w:tcW w:w="2802" w:type="dxa"/>
            <w:tcBorders>
              <w:top w:val="nil"/>
              <w:left w:val="single" w:sz="6" w:space="0" w:color="auto"/>
              <w:bottom w:val="nil"/>
              <w:right w:val="single" w:sz="6" w:space="0" w:color="auto"/>
            </w:tcBorders>
            <w:shd w:val="clear" w:color="auto" w:fill="auto"/>
          </w:tcPr>
          <w:p w14:paraId="2EFEB341" w14:textId="77777777" w:rsidR="00290D85" w:rsidRDefault="00290D85">
            <w:pPr>
              <w:pStyle w:val="TableRow"/>
            </w:pPr>
            <w:r>
              <w:t>Default_Display</w:t>
            </w:r>
          </w:p>
        </w:tc>
        <w:tc>
          <w:tcPr>
            <w:tcW w:w="4536" w:type="dxa"/>
            <w:tcBorders>
              <w:top w:val="nil"/>
              <w:left w:val="single" w:sz="6" w:space="0" w:color="auto"/>
              <w:bottom w:val="nil"/>
              <w:right w:val="single" w:sz="6" w:space="0" w:color="auto"/>
            </w:tcBorders>
            <w:shd w:val="clear" w:color="auto" w:fill="auto"/>
          </w:tcPr>
          <w:p w14:paraId="7C2F8906" w14:textId="77777777" w:rsidR="00290D85" w:rsidRDefault="00290D85">
            <w:pPr>
              <w:pStyle w:val="TableRow"/>
            </w:pPr>
            <w:r>
              <w:t>Default display value specified for the template for the field.  For linked fields, this is the displayed string.</w:t>
            </w:r>
          </w:p>
        </w:tc>
        <w:tc>
          <w:tcPr>
            <w:tcW w:w="1500" w:type="dxa"/>
            <w:tcBorders>
              <w:top w:val="nil"/>
              <w:left w:val="single" w:sz="6" w:space="0" w:color="auto"/>
              <w:bottom w:val="nil"/>
              <w:right w:val="single" w:sz="6" w:space="0" w:color="auto"/>
            </w:tcBorders>
            <w:shd w:val="clear" w:color="auto" w:fill="auto"/>
          </w:tcPr>
          <w:p w14:paraId="46A895CD" w14:textId="77777777" w:rsidR="00290D85" w:rsidRDefault="00290D85">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4C87C598" w14:textId="77777777" w:rsidR="00290D85" w:rsidRDefault="00290D85">
            <w:pPr>
              <w:pStyle w:val="TableRow"/>
            </w:pPr>
            <w:r>
              <w:t>200</w:t>
            </w:r>
          </w:p>
        </w:tc>
      </w:tr>
      <w:tr w:rsidR="00290D85" w14:paraId="1F1BB0BF" w14:textId="77777777">
        <w:tc>
          <w:tcPr>
            <w:tcW w:w="2802" w:type="dxa"/>
            <w:tcBorders>
              <w:top w:val="nil"/>
              <w:left w:val="single" w:sz="6" w:space="0" w:color="auto"/>
              <w:bottom w:val="nil"/>
              <w:right w:val="single" w:sz="6" w:space="0" w:color="auto"/>
            </w:tcBorders>
            <w:shd w:val="clear" w:color="auto" w:fill="auto"/>
          </w:tcPr>
          <w:p w14:paraId="0F8F5403" w14:textId="77777777" w:rsidR="00290D85" w:rsidRDefault="00290D85">
            <w:pPr>
              <w:pStyle w:val="TableRow"/>
            </w:pPr>
            <w:r>
              <w:t>Measurement_Is_Specimen</w:t>
            </w:r>
          </w:p>
        </w:tc>
        <w:tc>
          <w:tcPr>
            <w:tcW w:w="4536" w:type="dxa"/>
            <w:tcBorders>
              <w:top w:val="nil"/>
              <w:left w:val="single" w:sz="6" w:space="0" w:color="auto"/>
              <w:bottom w:val="nil"/>
              <w:right w:val="single" w:sz="6" w:space="0" w:color="auto"/>
            </w:tcBorders>
            <w:shd w:val="clear" w:color="auto" w:fill="auto"/>
          </w:tcPr>
          <w:p w14:paraId="0896ADA4" w14:textId="77777777" w:rsidR="00290D85" w:rsidRDefault="00290D85">
            <w:pPr>
              <w:pStyle w:val="TableRow"/>
            </w:pPr>
            <w:r>
              <w:t>Flag indicating if the measurement applies to specimens (1) or occurrences (0).</w:t>
            </w:r>
          </w:p>
        </w:tc>
        <w:tc>
          <w:tcPr>
            <w:tcW w:w="1500" w:type="dxa"/>
            <w:tcBorders>
              <w:top w:val="nil"/>
              <w:left w:val="single" w:sz="6" w:space="0" w:color="auto"/>
              <w:bottom w:val="nil"/>
              <w:right w:val="single" w:sz="6" w:space="0" w:color="auto"/>
            </w:tcBorders>
            <w:shd w:val="clear" w:color="auto" w:fill="auto"/>
          </w:tcPr>
          <w:p w14:paraId="1790290C" w14:textId="77777777" w:rsidR="00290D85" w:rsidRDefault="00290D85">
            <w:pPr>
              <w:pStyle w:val="TableRow"/>
            </w:pPr>
            <w:r>
              <w:t>bit Null</w:t>
            </w:r>
          </w:p>
        </w:tc>
        <w:tc>
          <w:tcPr>
            <w:tcW w:w="1127" w:type="dxa"/>
            <w:tcBorders>
              <w:top w:val="nil"/>
              <w:left w:val="single" w:sz="6" w:space="0" w:color="auto"/>
              <w:bottom w:val="nil"/>
              <w:right w:val="single" w:sz="6" w:space="0" w:color="auto"/>
            </w:tcBorders>
            <w:shd w:val="clear" w:color="auto" w:fill="auto"/>
          </w:tcPr>
          <w:p w14:paraId="10837B3E" w14:textId="77777777" w:rsidR="00290D85" w:rsidRDefault="00290D85">
            <w:pPr>
              <w:pStyle w:val="TableRow"/>
            </w:pPr>
          </w:p>
        </w:tc>
      </w:tr>
      <w:tr w:rsidR="00AF60D7" w14:paraId="37002F54" w14:textId="77777777">
        <w:tc>
          <w:tcPr>
            <w:tcW w:w="2802" w:type="dxa"/>
            <w:tcBorders>
              <w:top w:val="nil"/>
              <w:left w:val="single" w:sz="6" w:space="0" w:color="auto"/>
              <w:bottom w:val="nil"/>
              <w:right w:val="single" w:sz="6" w:space="0" w:color="auto"/>
            </w:tcBorders>
            <w:shd w:val="clear" w:color="auto" w:fill="auto"/>
          </w:tcPr>
          <w:p w14:paraId="04586436" w14:textId="77777777" w:rsidR="00AF60D7" w:rsidRDefault="00AF60D7">
            <w:pPr>
              <w:pStyle w:val="TableRow"/>
            </w:pPr>
            <w:r>
              <w:t>Sequence</w:t>
            </w:r>
          </w:p>
        </w:tc>
        <w:tc>
          <w:tcPr>
            <w:tcW w:w="4536" w:type="dxa"/>
            <w:tcBorders>
              <w:top w:val="nil"/>
              <w:left w:val="single" w:sz="6" w:space="0" w:color="auto"/>
              <w:bottom w:val="nil"/>
              <w:right w:val="single" w:sz="6" w:space="0" w:color="auto"/>
            </w:tcBorders>
            <w:shd w:val="clear" w:color="auto" w:fill="auto"/>
          </w:tcPr>
          <w:p w14:paraId="4E091068" w14:textId="77777777" w:rsidR="00AF60D7" w:rsidRDefault="00AF60D7">
            <w:pPr>
              <w:pStyle w:val="TableRow"/>
            </w:pPr>
            <w:r>
              <w:t>Ordinal position of the field within the template when displayed on the General tab or Specimen tab.</w:t>
            </w:r>
          </w:p>
        </w:tc>
        <w:tc>
          <w:tcPr>
            <w:tcW w:w="1500" w:type="dxa"/>
            <w:tcBorders>
              <w:top w:val="nil"/>
              <w:left w:val="single" w:sz="6" w:space="0" w:color="auto"/>
              <w:bottom w:val="nil"/>
              <w:right w:val="single" w:sz="6" w:space="0" w:color="auto"/>
            </w:tcBorders>
            <w:shd w:val="clear" w:color="auto" w:fill="auto"/>
          </w:tcPr>
          <w:p w14:paraId="4CC746BD" w14:textId="77777777" w:rsidR="00AF60D7" w:rsidRDefault="00AF60D7">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13F19C27" w14:textId="77777777" w:rsidR="00AF60D7" w:rsidRDefault="00AF60D7">
            <w:pPr>
              <w:pStyle w:val="TableRow"/>
            </w:pPr>
          </w:p>
        </w:tc>
      </w:tr>
      <w:tr w:rsidR="00AF60D7" w14:paraId="443BA225" w14:textId="77777777">
        <w:tc>
          <w:tcPr>
            <w:tcW w:w="2802" w:type="dxa"/>
            <w:tcBorders>
              <w:top w:val="nil"/>
              <w:left w:val="single" w:sz="6" w:space="0" w:color="auto"/>
              <w:bottom w:val="nil"/>
              <w:right w:val="single" w:sz="6" w:space="0" w:color="auto"/>
            </w:tcBorders>
            <w:shd w:val="clear" w:color="auto" w:fill="auto"/>
          </w:tcPr>
          <w:p w14:paraId="1D2474F9" w14:textId="77777777" w:rsidR="00AF60D7" w:rsidRDefault="00AF60D7">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1AA82490"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3F8F735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D47BD71" w14:textId="77777777" w:rsidR="00AF60D7" w:rsidRDefault="00AF60D7">
            <w:pPr>
              <w:pStyle w:val="TableRow"/>
            </w:pPr>
            <w:r>
              <w:t>16</w:t>
            </w:r>
          </w:p>
        </w:tc>
      </w:tr>
      <w:tr w:rsidR="00AF60D7" w14:paraId="24E0FC34" w14:textId="77777777">
        <w:tc>
          <w:tcPr>
            <w:tcW w:w="2802" w:type="dxa"/>
            <w:tcBorders>
              <w:top w:val="nil"/>
              <w:left w:val="single" w:sz="6" w:space="0" w:color="auto"/>
              <w:bottom w:val="nil"/>
              <w:right w:val="single" w:sz="6" w:space="0" w:color="auto"/>
            </w:tcBorders>
            <w:shd w:val="clear" w:color="auto" w:fill="auto"/>
          </w:tcPr>
          <w:p w14:paraId="3EC8364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1D78E59"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57CC186"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E191FAC" w14:textId="77777777" w:rsidR="00AF60D7" w:rsidRDefault="00AF60D7">
            <w:pPr>
              <w:pStyle w:val="TableRow"/>
            </w:pPr>
            <w:r>
              <w:t>16</w:t>
            </w:r>
          </w:p>
        </w:tc>
      </w:tr>
      <w:tr w:rsidR="00AF60D7" w14:paraId="2928F927" w14:textId="77777777">
        <w:tc>
          <w:tcPr>
            <w:tcW w:w="2802" w:type="dxa"/>
            <w:tcBorders>
              <w:top w:val="nil"/>
              <w:left w:val="single" w:sz="6" w:space="0" w:color="auto"/>
              <w:bottom w:val="nil"/>
              <w:right w:val="single" w:sz="6" w:space="0" w:color="auto"/>
            </w:tcBorders>
            <w:shd w:val="clear" w:color="auto" w:fill="auto"/>
          </w:tcPr>
          <w:p w14:paraId="66380DF6"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0F7C839E"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36D1F16E"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2F27E92C" w14:textId="77777777" w:rsidR="00AF60D7" w:rsidRDefault="00AF60D7">
            <w:pPr>
              <w:pStyle w:val="TableRow"/>
            </w:pPr>
          </w:p>
        </w:tc>
      </w:tr>
      <w:tr w:rsidR="00AF60D7" w14:paraId="3D638B65" w14:textId="77777777" w:rsidTr="00747F0D">
        <w:tc>
          <w:tcPr>
            <w:tcW w:w="2802" w:type="dxa"/>
            <w:tcBorders>
              <w:top w:val="nil"/>
              <w:left w:val="single" w:sz="6" w:space="0" w:color="auto"/>
              <w:bottom w:val="nil"/>
              <w:right w:val="single" w:sz="6" w:space="0" w:color="auto"/>
            </w:tcBorders>
            <w:shd w:val="clear" w:color="auto" w:fill="auto"/>
          </w:tcPr>
          <w:p w14:paraId="23EB218A" w14:textId="77777777" w:rsidR="00AF60D7" w:rsidRDefault="00AF60D7">
            <w:pPr>
              <w:pStyle w:val="TableRow"/>
            </w:pPr>
            <w:r>
              <w:t>Timestamp</w:t>
            </w:r>
          </w:p>
        </w:tc>
        <w:tc>
          <w:tcPr>
            <w:tcW w:w="4536" w:type="dxa"/>
            <w:tcBorders>
              <w:top w:val="nil"/>
              <w:left w:val="single" w:sz="6" w:space="0" w:color="auto"/>
              <w:bottom w:val="nil"/>
              <w:right w:val="single" w:sz="6" w:space="0" w:color="auto"/>
            </w:tcBorders>
            <w:shd w:val="clear" w:color="auto" w:fill="auto"/>
          </w:tcPr>
          <w:p w14:paraId="0E7272D8"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57AC756D" w14:textId="77777777" w:rsidR="00AF60D7" w:rsidRDefault="00AF60D7">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0E21AFD7" w14:textId="77777777" w:rsidR="00AF60D7" w:rsidRDefault="00AF60D7">
            <w:pPr>
              <w:pStyle w:val="TableRow"/>
            </w:pPr>
            <w:r>
              <w:t>8</w:t>
            </w:r>
          </w:p>
        </w:tc>
      </w:tr>
      <w:tr w:rsidR="00747F0D" w14:paraId="7E024D68" w14:textId="77777777" w:rsidTr="00CA7661">
        <w:tc>
          <w:tcPr>
            <w:tcW w:w="2802" w:type="dxa"/>
            <w:tcBorders>
              <w:top w:val="nil"/>
              <w:left w:val="single" w:sz="6" w:space="0" w:color="auto"/>
              <w:bottom w:val="nil"/>
              <w:right w:val="single" w:sz="6" w:space="0" w:color="auto"/>
            </w:tcBorders>
            <w:shd w:val="clear" w:color="auto" w:fill="auto"/>
          </w:tcPr>
          <w:p w14:paraId="2EE775B0" w14:textId="77777777" w:rsidR="00747F0D" w:rsidRDefault="00747F0D" w:rsidP="00CA7661">
            <w:pPr>
              <w:pStyle w:val="TableRow"/>
            </w:pPr>
            <w:r>
              <w:t>Number_Type_Concept_Key</w:t>
            </w:r>
          </w:p>
        </w:tc>
        <w:tc>
          <w:tcPr>
            <w:tcW w:w="4536" w:type="dxa"/>
            <w:tcBorders>
              <w:top w:val="nil"/>
              <w:left w:val="single" w:sz="6" w:space="0" w:color="auto"/>
              <w:bottom w:val="nil"/>
              <w:right w:val="single" w:sz="6" w:space="0" w:color="auto"/>
            </w:tcBorders>
            <w:shd w:val="clear" w:color="auto" w:fill="auto"/>
          </w:tcPr>
          <w:p w14:paraId="009AAC2B" w14:textId="77777777" w:rsidR="00747F0D" w:rsidRDefault="00747F0D" w:rsidP="00CA7661">
            <w:pPr>
              <w:pStyle w:val="TableRow"/>
            </w:pPr>
            <w:r>
              <w:t xml:space="preserve">For custom number fields (where Is_Custom=2) this defines the number type which the created number in Numbering History will have. </w:t>
            </w:r>
          </w:p>
        </w:tc>
        <w:tc>
          <w:tcPr>
            <w:tcW w:w="1500" w:type="dxa"/>
            <w:tcBorders>
              <w:top w:val="nil"/>
              <w:left w:val="single" w:sz="6" w:space="0" w:color="auto"/>
              <w:bottom w:val="nil"/>
              <w:right w:val="single" w:sz="6" w:space="0" w:color="auto"/>
            </w:tcBorders>
            <w:shd w:val="clear" w:color="auto" w:fill="auto"/>
          </w:tcPr>
          <w:p w14:paraId="48CBAF2F" w14:textId="77777777" w:rsidR="00747F0D" w:rsidRDefault="00747F0D" w:rsidP="00CA7661">
            <w:pPr>
              <w:pStyle w:val="TableRow"/>
            </w:pPr>
            <w:r>
              <w:t xml:space="preserve">char Null </w:t>
            </w:r>
          </w:p>
        </w:tc>
        <w:tc>
          <w:tcPr>
            <w:tcW w:w="1127" w:type="dxa"/>
            <w:tcBorders>
              <w:top w:val="nil"/>
              <w:left w:val="single" w:sz="6" w:space="0" w:color="auto"/>
              <w:bottom w:val="nil"/>
              <w:right w:val="single" w:sz="6" w:space="0" w:color="auto"/>
            </w:tcBorders>
            <w:shd w:val="clear" w:color="auto" w:fill="auto"/>
          </w:tcPr>
          <w:p w14:paraId="490C7571" w14:textId="77777777" w:rsidR="00747F0D" w:rsidRDefault="00747F0D" w:rsidP="00CA7661">
            <w:pPr>
              <w:pStyle w:val="TableRow"/>
            </w:pPr>
            <w:r>
              <w:t>16</w:t>
            </w:r>
          </w:p>
        </w:tc>
      </w:tr>
      <w:tr w:rsidR="00747F0D" w14:paraId="1EC865E4" w14:textId="77777777" w:rsidTr="00284C02">
        <w:tc>
          <w:tcPr>
            <w:tcW w:w="2802" w:type="dxa"/>
            <w:tcBorders>
              <w:top w:val="nil"/>
              <w:left w:val="single" w:sz="6" w:space="0" w:color="auto"/>
              <w:bottom w:val="nil"/>
              <w:right w:val="single" w:sz="6" w:space="0" w:color="auto"/>
            </w:tcBorders>
            <w:shd w:val="clear" w:color="auto" w:fill="auto"/>
          </w:tcPr>
          <w:p w14:paraId="39609B6C" w14:textId="77777777" w:rsidR="00747F0D" w:rsidRDefault="00747F0D" w:rsidP="00CA7661">
            <w:pPr>
              <w:pStyle w:val="TableRow"/>
            </w:pPr>
            <w:r>
              <w:t>Number_Preferred</w:t>
            </w:r>
          </w:p>
        </w:tc>
        <w:tc>
          <w:tcPr>
            <w:tcW w:w="4536" w:type="dxa"/>
            <w:tcBorders>
              <w:top w:val="nil"/>
              <w:left w:val="single" w:sz="6" w:space="0" w:color="auto"/>
              <w:bottom w:val="nil"/>
              <w:right w:val="single" w:sz="6" w:space="0" w:color="auto"/>
            </w:tcBorders>
            <w:shd w:val="clear" w:color="auto" w:fill="auto"/>
          </w:tcPr>
          <w:p w14:paraId="4A3755D3" w14:textId="77777777" w:rsidR="00747F0D" w:rsidRDefault="00747F0D" w:rsidP="00CA7661">
            <w:pPr>
              <w:pStyle w:val="TableRow"/>
            </w:pPr>
            <w:r>
              <w:t>For custom number fields (where Is_Custom=2) this defines if the number created is Preferred (1) or Previous (0)</w:t>
            </w:r>
          </w:p>
        </w:tc>
        <w:tc>
          <w:tcPr>
            <w:tcW w:w="1500" w:type="dxa"/>
            <w:tcBorders>
              <w:top w:val="nil"/>
              <w:left w:val="single" w:sz="6" w:space="0" w:color="auto"/>
              <w:bottom w:val="nil"/>
              <w:right w:val="single" w:sz="6" w:space="0" w:color="auto"/>
            </w:tcBorders>
            <w:shd w:val="clear" w:color="auto" w:fill="auto"/>
          </w:tcPr>
          <w:p w14:paraId="47E46674" w14:textId="77777777" w:rsidR="00747F0D" w:rsidRDefault="00747F0D" w:rsidP="00CA7661">
            <w:pPr>
              <w:pStyle w:val="TableRow"/>
            </w:pPr>
            <w:r>
              <w:t>bit Null</w:t>
            </w:r>
          </w:p>
        </w:tc>
        <w:tc>
          <w:tcPr>
            <w:tcW w:w="1127" w:type="dxa"/>
            <w:tcBorders>
              <w:top w:val="nil"/>
              <w:left w:val="single" w:sz="6" w:space="0" w:color="auto"/>
              <w:bottom w:val="nil"/>
              <w:right w:val="single" w:sz="6" w:space="0" w:color="auto"/>
            </w:tcBorders>
            <w:shd w:val="clear" w:color="auto" w:fill="auto"/>
          </w:tcPr>
          <w:p w14:paraId="203B5213" w14:textId="77777777" w:rsidR="00747F0D" w:rsidRDefault="00747F0D" w:rsidP="00CA7661">
            <w:pPr>
              <w:pStyle w:val="TableRow"/>
            </w:pPr>
          </w:p>
        </w:tc>
      </w:tr>
      <w:tr w:rsidR="00284C02" w14:paraId="5DE4224F" w14:textId="77777777" w:rsidTr="00284C02">
        <w:tc>
          <w:tcPr>
            <w:tcW w:w="2802" w:type="dxa"/>
            <w:tcBorders>
              <w:top w:val="nil"/>
              <w:left w:val="single" w:sz="6" w:space="0" w:color="auto"/>
              <w:bottom w:val="nil"/>
              <w:right w:val="single" w:sz="6" w:space="0" w:color="auto"/>
            </w:tcBorders>
            <w:shd w:val="clear" w:color="auto" w:fill="auto"/>
          </w:tcPr>
          <w:p w14:paraId="08F99E25" w14:textId="77777777" w:rsidR="00284C02" w:rsidRDefault="00284C02" w:rsidP="00CA7661">
            <w:pPr>
              <w:pStyle w:val="TableRow"/>
            </w:pPr>
            <w:r>
              <w:t>Hidden</w:t>
            </w:r>
          </w:p>
        </w:tc>
        <w:tc>
          <w:tcPr>
            <w:tcW w:w="4536" w:type="dxa"/>
            <w:tcBorders>
              <w:top w:val="nil"/>
              <w:left w:val="single" w:sz="6" w:space="0" w:color="auto"/>
              <w:bottom w:val="nil"/>
              <w:right w:val="single" w:sz="6" w:space="0" w:color="auto"/>
            </w:tcBorders>
            <w:shd w:val="clear" w:color="auto" w:fill="auto"/>
          </w:tcPr>
          <w:p w14:paraId="6B349B66" w14:textId="77777777" w:rsidR="00284C02" w:rsidRDefault="00284C02" w:rsidP="00CA7661">
            <w:pPr>
              <w:pStyle w:val="TableRow"/>
            </w:pPr>
            <w:r>
              <w:t>For custom number fields where the default value is specified by a macro, or fields where Default_Value is not null, allows the field to be hidden from the user during data entry.</w:t>
            </w:r>
          </w:p>
        </w:tc>
        <w:tc>
          <w:tcPr>
            <w:tcW w:w="1500" w:type="dxa"/>
            <w:tcBorders>
              <w:top w:val="nil"/>
              <w:left w:val="single" w:sz="6" w:space="0" w:color="auto"/>
              <w:bottom w:val="nil"/>
              <w:right w:val="single" w:sz="6" w:space="0" w:color="auto"/>
            </w:tcBorders>
            <w:shd w:val="clear" w:color="auto" w:fill="auto"/>
          </w:tcPr>
          <w:p w14:paraId="5C3A8D77" w14:textId="77777777" w:rsidR="00284C02" w:rsidRDefault="00284C02" w:rsidP="00CA7661">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4D520059" w14:textId="77777777" w:rsidR="00284C02" w:rsidRDefault="00284C02" w:rsidP="00CA7661">
            <w:pPr>
              <w:pStyle w:val="TableRow"/>
            </w:pPr>
          </w:p>
        </w:tc>
      </w:tr>
      <w:tr w:rsidR="00284C02" w14:paraId="74FE840B" w14:textId="77777777" w:rsidTr="00296610">
        <w:tc>
          <w:tcPr>
            <w:tcW w:w="2802" w:type="dxa"/>
            <w:tcBorders>
              <w:top w:val="nil"/>
              <w:left w:val="single" w:sz="6" w:space="0" w:color="auto"/>
              <w:bottom w:val="nil"/>
              <w:right w:val="single" w:sz="6" w:space="0" w:color="auto"/>
            </w:tcBorders>
            <w:shd w:val="clear" w:color="auto" w:fill="auto"/>
          </w:tcPr>
          <w:p w14:paraId="14051196" w14:textId="77777777" w:rsidR="00284C02" w:rsidRDefault="00284C02" w:rsidP="0089661C">
            <w:pPr>
              <w:pStyle w:val="TableRow"/>
            </w:pPr>
            <w:r>
              <w:t>Locked</w:t>
            </w:r>
          </w:p>
        </w:tc>
        <w:tc>
          <w:tcPr>
            <w:tcW w:w="4536" w:type="dxa"/>
            <w:tcBorders>
              <w:top w:val="nil"/>
              <w:left w:val="single" w:sz="6" w:space="0" w:color="auto"/>
              <w:bottom w:val="nil"/>
              <w:right w:val="single" w:sz="6" w:space="0" w:color="auto"/>
            </w:tcBorders>
            <w:shd w:val="clear" w:color="auto" w:fill="auto"/>
          </w:tcPr>
          <w:p w14:paraId="218055A6" w14:textId="77777777" w:rsidR="00284C02" w:rsidRDefault="00284C02" w:rsidP="0089661C">
            <w:pPr>
              <w:pStyle w:val="TableRow"/>
            </w:pPr>
            <w:r>
              <w:t>For custom number fields where the default value is specified by a macro, or fields where Default_Value is not null, allows the field to be made read only during data entry.</w:t>
            </w:r>
          </w:p>
        </w:tc>
        <w:tc>
          <w:tcPr>
            <w:tcW w:w="1500" w:type="dxa"/>
            <w:tcBorders>
              <w:top w:val="nil"/>
              <w:left w:val="single" w:sz="6" w:space="0" w:color="auto"/>
              <w:bottom w:val="nil"/>
              <w:right w:val="single" w:sz="6" w:space="0" w:color="auto"/>
            </w:tcBorders>
            <w:shd w:val="clear" w:color="auto" w:fill="auto"/>
          </w:tcPr>
          <w:p w14:paraId="536296F2" w14:textId="77777777" w:rsidR="00284C02" w:rsidRDefault="00284C02" w:rsidP="0089661C">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0845B35C" w14:textId="77777777" w:rsidR="00284C02" w:rsidRDefault="00284C02" w:rsidP="0089661C">
            <w:pPr>
              <w:pStyle w:val="TableRow"/>
            </w:pPr>
          </w:p>
        </w:tc>
      </w:tr>
      <w:tr w:rsidR="00296610" w14:paraId="32F97ED3" w14:textId="77777777" w:rsidTr="0089661C">
        <w:tc>
          <w:tcPr>
            <w:tcW w:w="2802" w:type="dxa"/>
            <w:tcBorders>
              <w:top w:val="nil"/>
              <w:left w:val="single" w:sz="6" w:space="0" w:color="auto"/>
              <w:bottom w:val="single" w:sz="6" w:space="0" w:color="auto"/>
              <w:right w:val="single" w:sz="6" w:space="0" w:color="auto"/>
            </w:tcBorders>
            <w:shd w:val="clear" w:color="auto" w:fill="auto"/>
          </w:tcPr>
          <w:p w14:paraId="631C9FF7" w14:textId="77777777" w:rsidR="00296610" w:rsidRDefault="00296610" w:rsidP="0089661C">
            <w:pPr>
              <w:pStyle w:val="TableRow"/>
            </w:pPr>
            <w:r>
              <w:t>Metadata_Type_Key</w:t>
            </w:r>
          </w:p>
        </w:tc>
        <w:tc>
          <w:tcPr>
            <w:tcW w:w="4536" w:type="dxa"/>
            <w:tcBorders>
              <w:top w:val="nil"/>
              <w:left w:val="single" w:sz="6" w:space="0" w:color="auto"/>
              <w:bottom w:val="single" w:sz="6" w:space="0" w:color="auto"/>
              <w:right w:val="single" w:sz="6" w:space="0" w:color="auto"/>
            </w:tcBorders>
            <w:shd w:val="clear" w:color="auto" w:fill="auto"/>
          </w:tcPr>
          <w:p w14:paraId="5C31BE3D" w14:textId="77777777" w:rsidR="00296610" w:rsidRDefault="00296610" w:rsidP="0089661C">
            <w:pPr>
              <w:pStyle w:val="TableRow"/>
            </w:pPr>
            <w:r>
              <w:t>For custom metadata fields (where Is_Custom=3) this defines the metadata type that can be added through this template.</w:t>
            </w:r>
          </w:p>
        </w:tc>
        <w:tc>
          <w:tcPr>
            <w:tcW w:w="1500" w:type="dxa"/>
            <w:tcBorders>
              <w:top w:val="nil"/>
              <w:left w:val="single" w:sz="6" w:space="0" w:color="auto"/>
              <w:bottom w:val="single" w:sz="6" w:space="0" w:color="auto"/>
              <w:right w:val="single" w:sz="6" w:space="0" w:color="auto"/>
            </w:tcBorders>
            <w:shd w:val="clear" w:color="auto" w:fill="auto"/>
          </w:tcPr>
          <w:p w14:paraId="7B5C1F7F" w14:textId="77777777" w:rsidR="00296610" w:rsidRDefault="00296610" w:rsidP="0089661C">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18313636" w14:textId="77777777" w:rsidR="00296610" w:rsidRDefault="00296610" w:rsidP="0089661C">
            <w:pPr>
              <w:pStyle w:val="TableRow"/>
            </w:pPr>
            <w:r>
              <w:t>16</w:t>
            </w:r>
          </w:p>
        </w:tc>
      </w:tr>
    </w:tbl>
    <w:p w14:paraId="288329E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290D85" w14:paraId="2A61E3D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AEABD02" w14:textId="77777777" w:rsidR="00290D85" w:rsidRPr="00290D85" w:rsidRDefault="00290D85" w:rsidP="0023253A">
            <w:pPr>
              <w:pStyle w:val="TableTitle"/>
            </w:pPr>
            <w:r>
              <w:t xml:space="preserve">Constraint : </w:t>
            </w:r>
            <w:r w:rsidRPr="00290D85">
              <w:t>CK_QE_Template_Field</w:t>
            </w:r>
          </w:p>
        </w:tc>
      </w:tr>
      <w:tr w:rsidR="00290D85" w14:paraId="728B7861" w14:textId="77777777">
        <w:tc>
          <w:tcPr>
            <w:tcW w:w="1548" w:type="dxa"/>
            <w:tcBorders>
              <w:top w:val="nil"/>
              <w:left w:val="single" w:sz="4" w:space="0" w:color="auto"/>
              <w:bottom w:val="single" w:sz="4" w:space="0" w:color="auto"/>
              <w:right w:val="single" w:sz="4" w:space="0" w:color="auto"/>
            </w:tcBorders>
            <w:shd w:val="clear" w:color="auto" w:fill="auto"/>
          </w:tcPr>
          <w:p w14:paraId="086FBC4E" w14:textId="77777777" w:rsidR="00290D85" w:rsidRDefault="00290D85" w:rsidP="0023253A">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197AB17" w14:textId="77777777" w:rsidR="00290D85" w:rsidRDefault="00290D85" w:rsidP="0023253A">
            <w:pPr>
              <w:pStyle w:val="TableRow"/>
            </w:pPr>
            <w:r>
              <w:t>Each template field is either on the specimen or general tab.</w:t>
            </w:r>
          </w:p>
        </w:tc>
      </w:tr>
      <w:tr w:rsidR="00290D85" w14:paraId="7558471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B961812" w14:textId="77777777" w:rsidR="00290D85" w:rsidRDefault="00290D85" w:rsidP="0023253A">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8266E09" w14:textId="77777777" w:rsidR="00290D85" w:rsidRPr="00290D85" w:rsidRDefault="00290D85" w:rsidP="00290D85">
            <w:pPr>
              <w:pStyle w:val="CodeSamples"/>
              <w:spacing w:before="120" w:after="120"/>
            </w:pPr>
            <w:r w:rsidRPr="00290D85">
              <w:t>([General_Tab] = 1 or [Specimen_Tab] = 1)</w:t>
            </w:r>
          </w:p>
        </w:tc>
      </w:tr>
    </w:tbl>
    <w:p w14:paraId="56ABB530" w14:textId="77777777" w:rsidR="00290D85" w:rsidRDefault="00290D85" w:rsidP="00AF60D7">
      <w:pPr>
        <w:pStyle w:val="NormalIndent"/>
      </w:pPr>
    </w:p>
    <w:p w14:paraId="1452D412" w14:textId="77777777" w:rsidR="00AF60D7" w:rsidRDefault="00AF60D7" w:rsidP="00840903">
      <w:pPr>
        <w:pStyle w:val="Heading4"/>
      </w:pPr>
      <w:bookmarkStart w:id="865" w:name="_Toc292879101"/>
      <w:r>
        <w:t>Report_Block</w:t>
      </w:r>
      <w:bookmarkEnd w:id="865"/>
    </w:p>
    <w:p w14:paraId="489E8404" w14:textId="77777777" w:rsidR="00AF60D7" w:rsidRDefault="00AF60D7" w:rsidP="00AF60D7">
      <w:pPr>
        <w:pStyle w:val="NormalIndent"/>
      </w:pPr>
      <w:r>
        <w:t>Identifies a re-usable block that appears within a report.  Each block consists of a table with a header and a number of records.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23369B1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43B6041"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4E84612"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DD5240B"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4D46514" w14:textId="77777777" w:rsidR="00AF60D7" w:rsidRDefault="00AF60D7">
            <w:pPr>
              <w:pStyle w:val="TableColumnTitles"/>
              <w:keepNext/>
            </w:pPr>
            <w:r>
              <w:t>Size</w:t>
            </w:r>
          </w:p>
        </w:tc>
      </w:tr>
      <w:tr w:rsidR="00AF60D7" w14:paraId="720633E9" w14:textId="77777777">
        <w:tc>
          <w:tcPr>
            <w:tcW w:w="2802" w:type="dxa"/>
            <w:tcBorders>
              <w:top w:val="nil"/>
              <w:left w:val="single" w:sz="6" w:space="0" w:color="auto"/>
              <w:bottom w:val="nil"/>
              <w:right w:val="single" w:sz="6" w:space="0" w:color="auto"/>
            </w:tcBorders>
            <w:shd w:val="clear" w:color="auto" w:fill="auto"/>
          </w:tcPr>
          <w:p w14:paraId="00E98221" w14:textId="77777777" w:rsidR="00AF60D7" w:rsidRDefault="00AF60D7">
            <w:pPr>
              <w:pStyle w:val="TableRow"/>
              <w:rPr>
                <w:u w:val="single"/>
              </w:rPr>
            </w:pPr>
            <w:r>
              <w:rPr>
                <w:u w:val="single"/>
              </w:rPr>
              <w:t>Report_Block_Key</w:t>
            </w:r>
          </w:p>
        </w:tc>
        <w:tc>
          <w:tcPr>
            <w:tcW w:w="4536" w:type="dxa"/>
            <w:tcBorders>
              <w:top w:val="nil"/>
              <w:left w:val="single" w:sz="6" w:space="0" w:color="auto"/>
              <w:bottom w:val="nil"/>
              <w:right w:val="single" w:sz="6" w:space="0" w:color="auto"/>
            </w:tcBorders>
            <w:shd w:val="clear" w:color="auto" w:fill="auto"/>
          </w:tcPr>
          <w:p w14:paraId="1931D042" w14:textId="77777777" w:rsidR="00AF60D7" w:rsidRDefault="00AF60D7">
            <w:pPr>
              <w:pStyle w:val="TableRow"/>
            </w:pPr>
            <w:r>
              <w:t>Unique identifier for the Report_Block table</w:t>
            </w:r>
          </w:p>
        </w:tc>
        <w:tc>
          <w:tcPr>
            <w:tcW w:w="1500" w:type="dxa"/>
            <w:tcBorders>
              <w:top w:val="nil"/>
              <w:left w:val="single" w:sz="6" w:space="0" w:color="auto"/>
              <w:bottom w:val="nil"/>
              <w:right w:val="single" w:sz="6" w:space="0" w:color="auto"/>
            </w:tcBorders>
            <w:shd w:val="clear" w:color="auto" w:fill="auto"/>
          </w:tcPr>
          <w:p w14:paraId="270F242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AEAF002" w14:textId="77777777" w:rsidR="00AF60D7" w:rsidRDefault="00AF60D7">
            <w:pPr>
              <w:pStyle w:val="TableRow"/>
            </w:pPr>
            <w:r>
              <w:t>16</w:t>
            </w:r>
          </w:p>
        </w:tc>
      </w:tr>
      <w:tr w:rsidR="00AF60D7" w14:paraId="1ADD150F" w14:textId="77777777">
        <w:tc>
          <w:tcPr>
            <w:tcW w:w="2802" w:type="dxa"/>
            <w:tcBorders>
              <w:top w:val="nil"/>
              <w:left w:val="single" w:sz="6" w:space="0" w:color="auto"/>
              <w:bottom w:val="nil"/>
              <w:right w:val="single" w:sz="6" w:space="0" w:color="auto"/>
            </w:tcBorders>
            <w:shd w:val="clear" w:color="auto" w:fill="auto"/>
          </w:tcPr>
          <w:p w14:paraId="73025628" w14:textId="77777777" w:rsidR="00AF60D7" w:rsidRDefault="00AF60D7">
            <w:pPr>
              <w:pStyle w:val="TableRow"/>
            </w:pPr>
            <w:r>
              <w:t>Header_File</w:t>
            </w:r>
          </w:p>
        </w:tc>
        <w:tc>
          <w:tcPr>
            <w:tcW w:w="4536" w:type="dxa"/>
            <w:tcBorders>
              <w:top w:val="nil"/>
              <w:left w:val="single" w:sz="6" w:space="0" w:color="auto"/>
              <w:bottom w:val="nil"/>
              <w:right w:val="single" w:sz="6" w:space="0" w:color="auto"/>
            </w:tcBorders>
            <w:shd w:val="clear" w:color="auto" w:fill="auto"/>
          </w:tcPr>
          <w:p w14:paraId="3BB04354" w14:textId="77777777" w:rsidR="00AF60D7" w:rsidRDefault="00AF60D7">
            <w:pPr>
              <w:pStyle w:val="TableRow"/>
            </w:pPr>
            <w:r>
              <w:t>Name of the file whose content is loaded and inserted into the report output at the start of each instance of this report block within a report.  The file name only is specified, not the path, which is read from the application settings in the registry (Standard Report Template Path).</w:t>
            </w:r>
          </w:p>
          <w:p w14:paraId="7413BEA9" w14:textId="77777777" w:rsidR="00AF60D7" w:rsidRDefault="00AF60D7">
            <w:pPr>
              <w:pStyle w:val="TableRow"/>
            </w:pPr>
            <w:r>
              <w:t>For example, a list of telephone numbers that outputs to a HTML table might have the following text in the specified file:</w:t>
            </w:r>
          </w:p>
          <w:p w14:paraId="34864EBC" w14:textId="77777777" w:rsidR="00AF60D7" w:rsidRDefault="00AF60D7">
            <w:pPr>
              <w:pStyle w:val="TableRow"/>
            </w:pPr>
            <w:r>
              <w:t>&lt;TABLE&gt;</w:t>
            </w:r>
          </w:p>
          <w:p w14:paraId="1F874729" w14:textId="77777777" w:rsidR="00AF60D7" w:rsidRDefault="00AF60D7">
            <w:pPr>
              <w:pStyle w:val="TableRow"/>
            </w:pPr>
            <w:r>
              <w:t xml:space="preserve">  &lt;THEAD&gt;</w:t>
            </w:r>
          </w:p>
          <w:p w14:paraId="23C1A09A" w14:textId="77777777" w:rsidR="00AF60D7" w:rsidRDefault="00AF60D7">
            <w:pPr>
              <w:pStyle w:val="TableRow"/>
            </w:pPr>
            <w:r>
              <w:t xml:space="preserve">    &lt;TR&gt;</w:t>
            </w:r>
          </w:p>
          <w:p w14:paraId="563AE9F8" w14:textId="77777777" w:rsidR="00AF60D7" w:rsidRDefault="00AF60D7">
            <w:pPr>
              <w:pStyle w:val="TableRow"/>
            </w:pPr>
            <w:r>
              <w:t xml:space="preserve">      &lt;TD&gt;&lt;#PersonName&gt;&lt;/TD&gt;</w:t>
            </w:r>
          </w:p>
          <w:p w14:paraId="2D2EA783" w14:textId="77777777" w:rsidR="00AF60D7" w:rsidRDefault="00AF60D7">
            <w:pPr>
              <w:pStyle w:val="TableRow"/>
            </w:pPr>
            <w:r>
              <w:t xml:space="preserve">      &lt;TD&gt;&lt;#PersonNumber&gt;&lt;/TD&gt;</w:t>
            </w:r>
          </w:p>
          <w:p w14:paraId="71DD0CF3" w14:textId="77777777" w:rsidR="00AF60D7" w:rsidRDefault="00AF60D7">
            <w:pPr>
              <w:pStyle w:val="TableRow"/>
            </w:pPr>
            <w:r>
              <w:t xml:space="preserve">    &lt;/TR&gt;</w:t>
            </w:r>
          </w:p>
          <w:p w14:paraId="4846C79A" w14:textId="77777777" w:rsidR="00AF60D7" w:rsidRDefault="00AF60D7">
            <w:pPr>
              <w:pStyle w:val="TableRow"/>
            </w:pPr>
            <w:r>
              <w:t xml:space="preserve">  &lt;/THEAD&gt;</w:t>
            </w:r>
          </w:p>
          <w:p w14:paraId="5E644C90" w14:textId="77777777" w:rsidR="00AF60D7" w:rsidRDefault="00AF60D7">
            <w:pPr>
              <w:pStyle w:val="TableRow"/>
            </w:pPr>
            <w:r>
              <w:t xml:space="preserve">  &lt;TBODY&gt;</w:t>
            </w:r>
          </w:p>
        </w:tc>
        <w:tc>
          <w:tcPr>
            <w:tcW w:w="1500" w:type="dxa"/>
            <w:tcBorders>
              <w:top w:val="nil"/>
              <w:left w:val="single" w:sz="6" w:space="0" w:color="auto"/>
              <w:bottom w:val="nil"/>
              <w:right w:val="single" w:sz="6" w:space="0" w:color="auto"/>
            </w:tcBorders>
            <w:shd w:val="clear" w:color="auto" w:fill="auto"/>
          </w:tcPr>
          <w:p w14:paraId="48DA268D"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405BAD3" w14:textId="77777777" w:rsidR="00AF60D7" w:rsidRDefault="00AF60D7">
            <w:pPr>
              <w:pStyle w:val="TableRow"/>
            </w:pPr>
            <w:r>
              <w:t>255</w:t>
            </w:r>
          </w:p>
        </w:tc>
      </w:tr>
      <w:tr w:rsidR="00AF60D7" w14:paraId="1E31DB4D" w14:textId="77777777">
        <w:tc>
          <w:tcPr>
            <w:tcW w:w="2802" w:type="dxa"/>
            <w:tcBorders>
              <w:top w:val="nil"/>
              <w:left w:val="single" w:sz="6" w:space="0" w:color="auto"/>
              <w:bottom w:val="nil"/>
              <w:right w:val="single" w:sz="6" w:space="0" w:color="auto"/>
            </w:tcBorders>
            <w:shd w:val="clear" w:color="auto" w:fill="auto"/>
          </w:tcPr>
          <w:p w14:paraId="2E7DA336" w14:textId="77777777" w:rsidR="00AF60D7" w:rsidRDefault="00AF60D7">
            <w:pPr>
              <w:pStyle w:val="TableRow"/>
            </w:pPr>
            <w:r>
              <w:t>Row_File</w:t>
            </w:r>
          </w:p>
        </w:tc>
        <w:tc>
          <w:tcPr>
            <w:tcW w:w="4536" w:type="dxa"/>
            <w:tcBorders>
              <w:top w:val="nil"/>
              <w:left w:val="single" w:sz="6" w:space="0" w:color="auto"/>
              <w:bottom w:val="nil"/>
              <w:right w:val="single" w:sz="6" w:space="0" w:color="auto"/>
            </w:tcBorders>
            <w:shd w:val="clear" w:color="auto" w:fill="auto"/>
          </w:tcPr>
          <w:p w14:paraId="24EB2264" w14:textId="77777777" w:rsidR="00AF60D7" w:rsidRDefault="00AF60D7">
            <w:pPr>
              <w:pStyle w:val="TableRow"/>
            </w:pPr>
            <w:r>
              <w:t>Name of the file whose content is loaded and inserted into the report output for each row in the block.  The file name only is specified, not the path, which is read from the application settings in the registry (Standard Report Template Path).</w:t>
            </w:r>
          </w:p>
          <w:p w14:paraId="6B930CA6" w14:textId="77777777" w:rsidR="00AF60D7" w:rsidRDefault="00AF60D7">
            <w:pPr>
              <w:pStyle w:val="TableRow"/>
            </w:pPr>
            <w:r>
              <w:t>The file content may include tags which are delimited by &lt;# at the beginning and &gt; at the end.  The contents of the tag are replaced with the output field of the SQL statement used to build this report block for the relevant row.  The rows are repeated for each record in the output statement.</w:t>
            </w:r>
          </w:p>
          <w:p w14:paraId="03593099" w14:textId="77777777" w:rsidR="00AF60D7" w:rsidRDefault="00AF60D7">
            <w:pPr>
              <w:pStyle w:val="TableRow"/>
            </w:pPr>
            <w:r>
              <w:t>For example, a list of telephone numbers that outputs to a HTML table might have the following text in the specified file:</w:t>
            </w:r>
          </w:p>
          <w:p w14:paraId="0FAA0D77" w14:textId="77777777" w:rsidR="00AF60D7" w:rsidRDefault="00AF60D7">
            <w:pPr>
              <w:pStyle w:val="TableRow"/>
            </w:pPr>
            <w:r>
              <w:lastRenderedPageBreak/>
              <w:t>&lt;TR&gt;</w:t>
            </w:r>
          </w:p>
          <w:p w14:paraId="09D34455" w14:textId="77777777" w:rsidR="00AF60D7" w:rsidRDefault="00AF60D7">
            <w:pPr>
              <w:pStyle w:val="TableRow"/>
            </w:pPr>
            <w:r>
              <w:t xml:space="preserve">  &lt;TD&gt;&lt;#PersonName&gt;&lt;/TD&gt;</w:t>
            </w:r>
          </w:p>
          <w:p w14:paraId="08F129E7" w14:textId="77777777" w:rsidR="00AF60D7" w:rsidRDefault="00AF60D7">
            <w:pPr>
              <w:pStyle w:val="TableRow"/>
            </w:pPr>
            <w:r>
              <w:t xml:space="preserve">  &lt;TD&gt;&lt;#PersonNumber&gt;&lt;/TD&gt;</w:t>
            </w:r>
          </w:p>
          <w:p w14:paraId="26E13F2A" w14:textId="77777777" w:rsidR="00AF60D7" w:rsidRDefault="00AF60D7">
            <w:pPr>
              <w:pStyle w:val="TableRow"/>
            </w:pPr>
            <w:r>
              <w:t>&lt;/TR&gt;</w:t>
            </w:r>
          </w:p>
        </w:tc>
        <w:tc>
          <w:tcPr>
            <w:tcW w:w="1500" w:type="dxa"/>
            <w:tcBorders>
              <w:top w:val="nil"/>
              <w:left w:val="single" w:sz="6" w:space="0" w:color="auto"/>
              <w:bottom w:val="nil"/>
              <w:right w:val="single" w:sz="6" w:space="0" w:color="auto"/>
            </w:tcBorders>
            <w:shd w:val="clear" w:color="auto" w:fill="auto"/>
          </w:tcPr>
          <w:p w14:paraId="2A40E33C" w14:textId="77777777" w:rsidR="00AF60D7" w:rsidRDefault="00AF60D7">
            <w:pPr>
              <w:pStyle w:val="TableRow"/>
            </w:pPr>
            <w:r>
              <w:lastRenderedPageBreak/>
              <w:t>varchar Not Null</w:t>
            </w:r>
          </w:p>
        </w:tc>
        <w:tc>
          <w:tcPr>
            <w:tcW w:w="1127" w:type="dxa"/>
            <w:tcBorders>
              <w:top w:val="nil"/>
              <w:left w:val="single" w:sz="6" w:space="0" w:color="auto"/>
              <w:bottom w:val="nil"/>
              <w:right w:val="single" w:sz="6" w:space="0" w:color="auto"/>
            </w:tcBorders>
            <w:shd w:val="clear" w:color="auto" w:fill="auto"/>
          </w:tcPr>
          <w:p w14:paraId="165A3863" w14:textId="77777777" w:rsidR="00AF60D7" w:rsidRDefault="00AF60D7">
            <w:pPr>
              <w:pStyle w:val="TableRow"/>
            </w:pPr>
            <w:r>
              <w:t>255</w:t>
            </w:r>
          </w:p>
        </w:tc>
      </w:tr>
      <w:tr w:rsidR="00AF60D7" w14:paraId="157BB38D" w14:textId="77777777">
        <w:tc>
          <w:tcPr>
            <w:tcW w:w="2802" w:type="dxa"/>
            <w:tcBorders>
              <w:top w:val="nil"/>
              <w:left w:val="single" w:sz="6" w:space="0" w:color="auto"/>
              <w:bottom w:val="nil"/>
              <w:right w:val="single" w:sz="6" w:space="0" w:color="auto"/>
            </w:tcBorders>
            <w:shd w:val="clear" w:color="auto" w:fill="auto"/>
          </w:tcPr>
          <w:p w14:paraId="79B6C853" w14:textId="77777777" w:rsidR="00AF60D7" w:rsidRDefault="00AF60D7">
            <w:pPr>
              <w:pStyle w:val="TableRow"/>
            </w:pPr>
            <w:r>
              <w:t>Footer_File</w:t>
            </w:r>
          </w:p>
        </w:tc>
        <w:tc>
          <w:tcPr>
            <w:tcW w:w="4536" w:type="dxa"/>
            <w:tcBorders>
              <w:top w:val="nil"/>
              <w:left w:val="single" w:sz="6" w:space="0" w:color="auto"/>
              <w:bottom w:val="nil"/>
              <w:right w:val="single" w:sz="6" w:space="0" w:color="auto"/>
            </w:tcBorders>
            <w:shd w:val="clear" w:color="auto" w:fill="auto"/>
          </w:tcPr>
          <w:p w14:paraId="7430108F" w14:textId="77777777" w:rsidR="00AF60D7" w:rsidRDefault="00AF60D7">
            <w:pPr>
              <w:pStyle w:val="TableRow"/>
            </w:pPr>
            <w:r>
              <w:t>Name of the file whose content is loaded and inserted into the report output at the end of each instance of this report block within a report.  The file name only is specified, not the path, which is read from the application settings in the registry (Standard Report Template Path).</w:t>
            </w:r>
          </w:p>
          <w:p w14:paraId="72F83A41" w14:textId="77777777" w:rsidR="00AF60D7" w:rsidRDefault="00AF60D7">
            <w:pPr>
              <w:pStyle w:val="TableRow"/>
            </w:pPr>
            <w:r>
              <w:t>For example, a list of telephone numbers that outputs to a HTML table might have the following text in the specified file:</w:t>
            </w:r>
          </w:p>
          <w:p w14:paraId="37DFB6A4" w14:textId="77777777" w:rsidR="00AF60D7" w:rsidRDefault="00AF60D7">
            <w:pPr>
              <w:pStyle w:val="TableRow"/>
            </w:pPr>
            <w:r>
              <w:t xml:space="preserve">  &lt;/TBODY&gt;</w:t>
            </w:r>
          </w:p>
          <w:p w14:paraId="1C6E8221" w14:textId="77777777" w:rsidR="00AF60D7" w:rsidRDefault="00AF60D7">
            <w:pPr>
              <w:pStyle w:val="TableRow"/>
            </w:pPr>
            <w:r>
              <w:t>&lt;/TABLE&gt;</w:t>
            </w:r>
          </w:p>
        </w:tc>
        <w:tc>
          <w:tcPr>
            <w:tcW w:w="1500" w:type="dxa"/>
            <w:tcBorders>
              <w:top w:val="nil"/>
              <w:left w:val="single" w:sz="6" w:space="0" w:color="auto"/>
              <w:bottom w:val="nil"/>
              <w:right w:val="single" w:sz="6" w:space="0" w:color="auto"/>
            </w:tcBorders>
            <w:shd w:val="clear" w:color="auto" w:fill="auto"/>
          </w:tcPr>
          <w:p w14:paraId="5682E994"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747B871" w14:textId="77777777" w:rsidR="00AF60D7" w:rsidRDefault="00AF60D7">
            <w:pPr>
              <w:pStyle w:val="TableRow"/>
            </w:pPr>
            <w:r>
              <w:t>255</w:t>
            </w:r>
          </w:p>
        </w:tc>
      </w:tr>
      <w:tr w:rsidR="00AF60D7" w14:paraId="35666BCA" w14:textId="77777777">
        <w:tc>
          <w:tcPr>
            <w:tcW w:w="2802" w:type="dxa"/>
            <w:tcBorders>
              <w:top w:val="nil"/>
              <w:left w:val="single" w:sz="6" w:space="0" w:color="auto"/>
              <w:bottom w:val="nil"/>
              <w:right w:val="single" w:sz="6" w:space="0" w:color="auto"/>
            </w:tcBorders>
            <w:shd w:val="clear" w:color="auto" w:fill="auto"/>
          </w:tcPr>
          <w:p w14:paraId="45A3DC4C"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A4732AA"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86F828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8EFDFB8" w14:textId="77777777" w:rsidR="00AF60D7" w:rsidRDefault="00AF60D7">
            <w:pPr>
              <w:pStyle w:val="TableRow"/>
            </w:pPr>
            <w:r>
              <w:t>16</w:t>
            </w:r>
          </w:p>
        </w:tc>
      </w:tr>
      <w:tr w:rsidR="00AF60D7" w14:paraId="2A6246F5" w14:textId="77777777">
        <w:tc>
          <w:tcPr>
            <w:tcW w:w="2802" w:type="dxa"/>
            <w:tcBorders>
              <w:top w:val="nil"/>
              <w:left w:val="single" w:sz="6" w:space="0" w:color="auto"/>
              <w:bottom w:val="nil"/>
              <w:right w:val="single" w:sz="6" w:space="0" w:color="auto"/>
            </w:tcBorders>
            <w:shd w:val="clear" w:color="auto" w:fill="auto"/>
          </w:tcPr>
          <w:p w14:paraId="3541E4F9"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BF9EDF6"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E2AD77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C992661" w14:textId="77777777" w:rsidR="00AF60D7" w:rsidRDefault="00AF60D7">
            <w:pPr>
              <w:pStyle w:val="TableRow"/>
            </w:pPr>
            <w:r>
              <w:t>16</w:t>
            </w:r>
          </w:p>
        </w:tc>
      </w:tr>
      <w:tr w:rsidR="00AF60D7" w14:paraId="3A8A6534" w14:textId="77777777">
        <w:tc>
          <w:tcPr>
            <w:tcW w:w="2802" w:type="dxa"/>
            <w:tcBorders>
              <w:top w:val="nil"/>
              <w:left w:val="single" w:sz="6" w:space="0" w:color="auto"/>
              <w:bottom w:val="nil"/>
              <w:right w:val="single" w:sz="6" w:space="0" w:color="auto"/>
            </w:tcBorders>
            <w:shd w:val="clear" w:color="auto" w:fill="auto"/>
          </w:tcPr>
          <w:p w14:paraId="1748F82D"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6565A1A6"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06F74C34"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83313C6" w14:textId="77777777" w:rsidR="00AF60D7" w:rsidRDefault="00AF60D7">
            <w:pPr>
              <w:pStyle w:val="TableRow"/>
            </w:pPr>
          </w:p>
        </w:tc>
      </w:tr>
      <w:tr w:rsidR="00AF60D7" w14:paraId="19F3CDB5" w14:textId="77777777">
        <w:tc>
          <w:tcPr>
            <w:tcW w:w="2802" w:type="dxa"/>
            <w:tcBorders>
              <w:top w:val="nil"/>
              <w:left w:val="single" w:sz="6" w:space="0" w:color="auto"/>
              <w:bottom w:val="nil"/>
              <w:right w:val="single" w:sz="6" w:space="0" w:color="auto"/>
            </w:tcBorders>
            <w:shd w:val="clear" w:color="auto" w:fill="auto"/>
          </w:tcPr>
          <w:p w14:paraId="6A59404C"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7D049D97"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51E9EF8"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2C56655" w14:textId="77777777" w:rsidR="00AF60D7" w:rsidRDefault="00AF60D7">
            <w:pPr>
              <w:pStyle w:val="TableRow"/>
            </w:pPr>
            <w:r>
              <w:t>8</w:t>
            </w:r>
          </w:p>
        </w:tc>
      </w:tr>
      <w:tr w:rsidR="00AF60D7" w14:paraId="3DB537E9" w14:textId="77777777">
        <w:tc>
          <w:tcPr>
            <w:tcW w:w="2802" w:type="dxa"/>
            <w:tcBorders>
              <w:top w:val="nil"/>
              <w:left w:val="single" w:sz="6" w:space="0" w:color="auto"/>
              <w:bottom w:val="single" w:sz="6" w:space="0" w:color="auto"/>
              <w:right w:val="single" w:sz="6" w:space="0" w:color="auto"/>
            </w:tcBorders>
            <w:shd w:val="clear" w:color="auto" w:fill="auto"/>
          </w:tcPr>
          <w:p w14:paraId="392751ED"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47EBB47"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CE365E3"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3AC8A02A" w14:textId="77777777" w:rsidR="00AF60D7" w:rsidRDefault="00AF60D7">
            <w:pPr>
              <w:pStyle w:val="TableRow"/>
            </w:pPr>
            <w:r>
              <w:t>10</w:t>
            </w:r>
          </w:p>
        </w:tc>
      </w:tr>
    </w:tbl>
    <w:p w14:paraId="6C2EB88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14E1B382"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76975BF"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3D6F97B"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692D9609" w14:textId="77777777" w:rsidR="00AF60D7" w:rsidRDefault="00AF60D7">
            <w:pPr>
              <w:pStyle w:val="TableColumnTitles"/>
              <w:keepNext/>
            </w:pPr>
            <w:r>
              <w:t>Options</w:t>
            </w:r>
          </w:p>
        </w:tc>
      </w:tr>
      <w:tr w:rsidR="00AF60D7" w14:paraId="2073165E" w14:textId="77777777">
        <w:tc>
          <w:tcPr>
            <w:tcW w:w="2801" w:type="dxa"/>
            <w:tcBorders>
              <w:top w:val="nil"/>
              <w:left w:val="single" w:sz="6" w:space="0" w:color="auto"/>
              <w:bottom w:val="single" w:sz="6" w:space="0" w:color="auto"/>
              <w:right w:val="single" w:sz="6" w:space="0" w:color="auto"/>
            </w:tcBorders>
            <w:shd w:val="clear" w:color="auto" w:fill="auto"/>
          </w:tcPr>
          <w:p w14:paraId="31B04CB5"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37B845C"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449197A3" w14:textId="77777777" w:rsidR="00AF60D7" w:rsidRDefault="00AF60D7">
            <w:pPr>
              <w:pStyle w:val="TableRow"/>
            </w:pPr>
          </w:p>
        </w:tc>
      </w:tr>
    </w:tbl>
    <w:p w14:paraId="7A2DD8EE" w14:textId="77777777" w:rsidR="00AF60D7" w:rsidRDefault="00AF60D7" w:rsidP="00AF60D7">
      <w:pPr>
        <w:pStyle w:val="NormalIndent"/>
      </w:pPr>
    </w:p>
    <w:p w14:paraId="4BE818EC" w14:textId="77777777" w:rsidR="00AF60D7" w:rsidRDefault="00AF60D7" w:rsidP="00840903">
      <w:pPr>
        <w:pStyle w:val="Heading4"/>
      </w:pPr>
      <w:bookmarkStart w:id="866" w:name="_Toc292879102"/>
      <w:r>
        <w:lastRenderedPageBreak/>
        <w:t>Report_Block_In_Section</w:t>
      </w:r>
      <w:bookmarkEnd w:id="86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8FAA1D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210F65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FC6606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86E6873"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EA9F3CC" w14:textId="77777777" w:rsidR="00AF60D7" w:rsidRDefault="00AF60D7">
            <w:pPr>
              <w:pStyle w:val="TableColumnTitles"/>
              <w:keepNext/>
            </w:pPr>
            <w:r>
              <w:t>Size</w:t>
            </w:r>
          </w:p>
        </w:tc>
      </w:tr>
      <w:tr w:rsidR="00AF60D7" w14:paraId="71F47D4C" w14:textId="77777777">
        <w:tc>
          <w:tcPr>
            <w:tcW w:w="2802" w:type="dxa"/>
            <w:tcBorders>
              <w:top w:val="nil"/>
              <w:left w:val="single" w:sz="6" w:space="0" w:color="auto"/>
              <w:bottom w:val="nil"/>
              <w:right w:val="single" w:sz="6" w:space="0" w:color="auto"/>
            </w:tcBorders>
            <w:shd w:val="clear" w:color="auto" w:fill="auto"/>
          </w:tcPr>
          <w:p w14:paraId="6220836F" w14:textId="77777777" w:rsidR="00AF60D7" w:rsidRDefault="00AF60D7">
            <w:pPr>
              <w:pStyle w:val="TableRow"/>
              <w:rPr>
                <w:u w:val="single"/>
              </w:rPr>
            </w:pPr>
            <w:r>
              <w:rPr>
                <w:u w:val="single"/>
              </w:rPr>
              <w:t>Report_Block_In_Section_Key</w:t>
            </w:r>
          </w:p>
        </w:tc>
        <w:tc>
          <w:tcPr>
            <w:tcW w:w="4536" w:type="dxa"/>
            <w:tcBorders>
              <w:top w:val="nil"/>
              <w:left w:val="single" w:sz="6" w:space="0" w:color="auto"/>
              <w:bottom w:val="nil"/>
              <w:right w:val="single" w:sz="6" w:space="0" w:color="auto"/>
            </w:tcBorders>
            <w:shd w:val="clear" w:color="auto" w:fill="auto"/>
          </w:tcPr>
          <w:p w14:paraId="145F2599" w14:textId="77777777" w:rsidR="00AF60D7" w:rsidRDefault="00AF60D7">
            <w:pPr>
              <w:pStyle w:val="TableRow"/>
            </w:pPr>
            <w:r>
              <w:t>Unique identifier for the Report_Block_In_Section table</w:t>
            </w:r>
          </w:p>
        </w:tc>
        <w:tc>
          <w:tcPr>
            <w:tcW w:w="1500" w:type="dxa"/>
            <w:tcBorders>
              <w:top w:val="nil"/>
              <w:left w:val="single" w:sz="6" w:space="0" w:color="auto"/>
              <w:bottom w:val="nil"/>
              <w:right w:val="single" w:sz="6" w:space="0" w:color="auto"/>
            </w:tcBorders>
            <w:shd w:val="clear" w:color="auto" w:fill="auto"/>
          </w:tcPr>
          <w:p w14:paraId="2132241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BA05BF5" w14:textId="77777777" w:rsidR="00AF60D7" w:rsidRDefault="00AF60D7">
            <w:pPr>
              <w:pStyle w:val="TableRow"/>
            </w:pPr>
            <w:r>
              <w:t>16</w:t>
            </w:r>
          </w:p>
        </w:tc>
      </w:tr>
      <w:tr w:rsidR="00042690" w14:paraId="222C644F" w14:textId="77777777">
        <w:tc>
          <w:tcPr>
            <w:tcW w:w="2802" w:type="dxa"/>
            <w:tcBorders>
              <w:top w:val="nil"/>
              <w:left w:val="single" w:sz="6" w:space="0" w:color="auto"/>
              <w:bottom w:val="nil"/>
              <w:right w:val="single" w:sz="6" w:space="0" w:color="auto"/>
            </w:tcBorders>
            <w:shd w:val="clear" w:color="auto" w:fill="auto"/>
          </w:tcPr>
          <w:p w14:paraId="4B77CEC2" w14:textId="77777777" w:rsidR="00042690" w:rsidRDefault="00042690" w:rsidP="00042690">
            <w:pPr>
              <w:pStyle w:val="TableRow"/>
              <w:ind w:left="432" w:hanging="432"/>
            </w:pPr>
            <w:r>
              <w:t>Title</w:t>
            </w:r>
          </w:p>
        </w:tc>
        <w:tc>
          <w:tcPr>
            <w:tcW w:w="4536" w:type="dxa"/>
            <w:tcBorders>
              <w:top w:val="nil"/>
              <w:left w:val="single" w:sz="6" w:space="0" w:color="auto"/>
              <w:bottom w:val="nil"/>
              <w:right w:val="single" w:sz="6" w:space="0" w:color="auto"/>
            </w:tcBorders>
            <w:shd w:val="clear" w:color="auto" w:fill="auto"/>
          </w:tcPr>
          <w:p w14:paraId="4E43D5F2" w14:textId="77777777" w:rsidR="00042690" w:rsidRDefault="00042690">
            <w:pPr>
              <w:pStyle w:val="TableRow"/>
            </w:pPr>
            <w:r>
              <w:t>Title for the report block when displayed in this section.</w:t>
            </w:r>
          </w:p>
        </w:tc>
        <w:tc>
          <w:tcPr>
            <w:tcW w:w="1500" w:type="dxa"/>
            <w:tcBorders>
              <w:top w:val="nil"/>
              <w:left w:val="single" w:sz="6" w:space="0" w:color="auto"/>
              <w:bottom w:val="nil"/>
              <w:right w:val="single" w:sz="6" w:space="0" w:color="auto"/>
            </w:tcBorders>
            <w:shd w:val="clear" w:color="auto" w:fill="auto"/>
          </w:tcPr>
          <w:p w14:paraId="1B738D38" w14:textId="77777777" w:rsidR="00042690" w:rsidRDefault="00042690">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3AFD4AD3" w14:textId="77777777" w:rsidR="00042690" w:rsidRDefault="00042690">
            <w:pPr>
              <w:pStyle w:val="TableRow"/>
            </w:pPr>
            <w:r>
              <w:t>100</w:t>
            </w:r>
          </w:p>
        </w:tc>
      </w:tr>
      <w:tr w:rsidR="00AF60D7" w14:paraId="1ED88066" w14:textId="77777777">
        <w:tc>
          <w:tcPr>
            <w:tcW w:w="2802" w:type="dxa"/>
            <w:tcBorders>
              <w:top w:val="nil"/>
              <w:left w:val="single" w:sz="6" w:space="0" w:color="auto"/>
              <w:bottom w:val="nil"/>
              <w:right w:val="single" w:sz="6" w:space="0" w:color="auto"/>
            </w:tcBorders>
            <w:shd w:val="clear" w:color="auto" w:fill="auto"/>
          </w:tcPr>
          <w:p w14:paraId="1C10F482" w14:textId="77777777" w:rsidR="00AF60D7" w:rsidRDefault="00AF60D7">
            <w:pPr>
              <w:pStyle w:val="TableRow"/>
            </w:pPr>
            <w:r>
              <w:t>Report_Block_Key</w:t>
            </w:r>
          </w:p>
        </w:tc>
        <w:tc>
          <w:tcPr>
            <w:tcW w:w="4536" w:type="dxa"/>
            <w:tcBorders>
              <w:top w:val="nil"/>
              <w:left w:val="single" w:sz="6" w:space="0" w:color="auto"/>
              <w:bottom w:val="nil"/>
              <w:right w:val="single" w:sz="6" w:space="0" w:color="auto"/>
            </w:tcBorders>
            <w:shd w:val="clear" w:color="auto" w:fill="auto"/>
          </w:tcPr>
          <w:p w14:paraId="5180CF7B" w14:textId="77777777" w:rsidR="00AF60D7" w:rsidRDefault="00AF60D7">
            <w:pPr>
              <w:pStyle w:val="TableRow"/>
            </w:pPr>
            <w:r>
              <w:t>Identifies the report block included in the section.</w:t>
            </w:r>
          </w:p>
        </w:tc>
        <w:tc>
          <w:tcPr>
            <w:tcW w:w="1500" w:type="dxa"/>
            <w:tcBorders>
              <w:top w:val="nil"/>
              <w:left w:val="single" w:sz="6" w:space="0" w:color="auto"/>
              <w:bottom w:val="nil"/>
              <w:right w:val="single" w:sz="6" w:space="0" w:color="auto"/>
            </w:tcBorders>
            <w:shd w:val="clear" w:color="auto" w:fill="auto"/>
          </w:tcPr>
          <w:p w14:paraId="55A47A9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20116E8" w14:textId="77777777" w:rsidR="00AF60D7" w:rsidRDefault="00AF60D7">
            <w:pPr>
              <w:pStyle w:val="TableRow"/>
            </w:pPr>
            <w:r>
              <w:t>16</w:t>
            </w:r>
          </w:p>
        </w:tc>
      </w:tr>
      <w:tr w:rsidR="00AF60D7" w14:paraId="4516F836" w14:textId="77777777">
        <w:tc>
          <w:tcPr>
            <w:tcW w:w="2802" w:type="dxa"/>
            <w:tcBorders>
              <w:top w:val="nil"/>
              <w:left w:val="single" w:sz="6" w:space="0" w:color="auto"/>
              <w:bottom w:val="nil"/>
              <w:right w:val="single" w:sz="6" w:space="0" w:color="auto"/>
            </w:tcBorders>
            <w:shd w:val="clear" w:color="auto" w:fill="auto"/>
          </w:tcPr>
          <w:p w14:paraId="72C292C8" w14:textId="77777777" w:rsidR="00AF60D7" w:rsidRDefault="00AF60D7">
            <w:pPr>
              <w:pStyle w:val="TableRow"/>
            </w:pPr>
            <w:r>
              <w:t>Report_Section_Key</w:t>
            </w:r>
          </w:p>
        </w:tc>
        <w:tc>
          <w:tcPr>
            <w:tcW w:w="4536" w:type="dxa"/>
            <w:tcBorders>
              <w:top w:val="nil"/>
              <w:left w:val="single" w:sz="6" w:space="0" w:color="auto"/>
              <w:bottom w:val="nil"/>
              <w:right w:val="single" w:sz="6" w:space="0" w:color="auto"/>
            </w:tcBorders>
            <w:shd w:val="clear" w:color="auto" w:fill="auto"/>
          </w:tcPr>
          <w:p w14:paraId="2D85F8AB" w14:textId="77777777" w:rsidR="00AF60D7" w:rsidRDefault="00AF60D7">
            <w:pPr>
              <w:pStyle w:val="TableRow"/>
            </w:pPr>
            <w:r>
              <w:t>Identifies the section the report block is included in.</w:t>
            </w:r>
          </w:p>
        </w:tc>
        <w:tc>
          <w:tcPr>
            <w:tcW w:w="1500" w:type="dxa"/>
            <w:tcBorders>
              <w:top w:val="nil"/>
              <w:left w:val="single" w:sz="6" w:space="0" w:color="auto"/>
              <w:bottom w:val="nil"/>
              <w:right w:val="single" w:sz="6" w:space="0" w:color="auto"/>
            </w:tcBorders>
            <w:shd w:val="clear" w:color="auto" w:fill="auto"/>
          </w:tcPr>
          <w:p w14:paraId="07A19543"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CE7D659" w14:textId="77777777" w:rsidR="00AF60D7" w:rsidRDefault="00AF60D7">
            <w:pPr>
              <w:pStyle w:val="TableRow"/>
            </w:pPr>
            <w:r>
              <w:t>16</w:t>
            </w:r>
          </w:p>
        </w:tc>
      </w:tr>
      <w:tr w:rsidR="00AF60D7" w14:paraId="1DEDC934" w14:textId="77777777">
        <w:tc>
          <w:tcPr>
            <w:tcW w:w="2802" w:type="dxa"/>
            <w:tcBorders>
              <w:top w:val="nil"/>
              <w:left w:val="single" w:sz="6" w:space="0" w:color="auto"/>
              <w:bottom w:val="nil"/>
              <w:right w:val="single" w:sz="6" w:space="0" w:color="auto"/>
            </w:tcBorders>
            <w:shd w:val="clear" w:color="auto" w:fill="auto"/>
          </w:tcPr>
          <w:p w14:paraId="1D3D0E54" w14:textId="77777777" w:rsidR="00AF60D7" w:rsidRDefault="00AF60D7">
            <w:pPr>
              <w:pStyle w:val="TableRow"/>
            </w:pPr>
            <w:r>
              <w:t>Population_SQL</w:t>
            </w:r>
          </w:p>
        </w:tc>
        <w:tc>
          <w:tcPr>
            <w:tcW w:w="4536" w:type="dxa"/>
            <w:tcBorders>
              <w:top w:val="nil"/>
              <w:left w:val="single" w:sz="6" w:space="0" w:color="auto"/>
              <w:bottom w:val="nil"/>
              <w:right w:val="single" w:sz="6" w:space="0" w:color="auto"/>
            </w:tcBorders>
            <w:shd w:val="clear" w:color="auto" w:fill="auto"/>
          </w:tcPr>
          <w:p w14:paraId="4A5B76C5" w14:textId="77777777" w:rsidR="00AF60D7" w:rsidRDefault="00AF60D7">
            <w:pPr>
              <w:pStyle w:val="TableRow"/>
            </w:pPr>
            <w:r>
              <w:t>SQL statement used to populate the report block when it appears in this report.  The SQL statement can refer to the primary key of the record that the details report is based on by using the tag &lt;#RecordKey&gt; and can refer to the primary key of the query that generates the list of sections by using the tag &lt;#SectionKey&gt;.</w:t>
            </w:r>
          </w:p>
        </w:tc>
        <w:tc>
          <w:tcPr>
            <w:tcW w:w="1500" w:type="dxa"/>
            <w:tcBorders>
              <w:top w:val="nil"/>
              <w:left w:val="single" w:sz="6" w:space="0" w:color="auto"/>
              <w:bottom w:val="nil"/>
              <w:right w:val="single" w:sz="6" w:space="0" w:color="auto"/>
            </w:tcBorders>
            <w:shd w:val="clear" w:color="auto" w:fill="auto"/>
          </w:tcPr>
          <w:p w14:paraId="31E83DA2" w14:textId="77777777" w:rsidR="00AF60D7" w:rsidRDefault="00AF60D7">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35913011" w14:textId="77777777" w:rsidR="00AF60D7" w:rsidRDefault="00AF60D7">
            <w:pPr>
              <w:pStyle w:val="TableRow"/>
            </w:pPr>
          </w:p>
        </w:tc>
      </w:tr>
      <w:tr w:rsidR="00AF60D7" w14:paraId="5A1F55B5" w14:textId="77777777">
        <w:tc>
          <w:tcPr>
            <w:tcW w:w="2802" w:type="dxa"/>
            <w:tcBorders>
              <w:top w:val="nil"/>
              <w:left w:val="single" w:sz="6" w:space="0" w:color="auto"/>
              <w:bottom w:val="nil"/>
              <w:right w:val="single" w:sz="6" w:space="0" w:color="auto"/>
            </w:tcBorders>
            <w:shd w:val="clear" w:color="auto" w:fill="auto"/>
          </w:tcPr>
          <w:p w14:paraId="464C9F3D"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485CEB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C57F70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5ABC7DD" w14:textId="77777777" w:rsidR="00AF60D7" w:rsidRDefault="00AF60D7">
            <w:pPr>
              <w:pStyle w:val="TableRow"/>
            </w:pPr>
            <w:r>
              <w:t>10</w:t>
            </w:r>
          </w:p>
        </w:tc>
      </w:tr>
      <w:tr w:rsidR="00AF60D7" w14:paraId="079715BB" w14:textId="77777777">
        <w:tc>
          <w:tcPr>
            <w:tcW w:w="2802" w:type="dxa"/>
            <w:tcBorders>
              <w:top w:val="nil"/>
              <w:left w:val="single" w:sz="6" w:space="0" w:color="auto"/>
              <w:bottom w:val="nil"/>
              <w:right w:val="single" w:sz="6" w:space="0" w:color="auto"/>
            </w:tcBorders>
            <w:shd w:val="clear" w:color="auto" w:fill="auto"/>
          </w:tcPr>
          <w:p w14:paraId="7F27D44C"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360855C1"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8CEA78C"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AFEAF48" w14:textId="77777777" w:rsidR="00AF60D7" w:rsidRDefault="00AF60D7">
            <w:pPr>
              <w:pStyle w:val="TableRow"/>
            </w:pPr>
            <w:r>
              <w:t>10</w:t>
            </w:r>
          </w:p>
        </w:tc>
      </w:tr>
      <w:tr w:rsidR="00AF60D7" w14:paraId="7FB3189E" w14:textId="77777777">
        <w:tc>
          <w:tcPr>
            <w:tcW w:w="2802" w:type="dxa"/>
            <w:tcBorders>
              <w:top w:val="nil"/>
              <w:left w:val="single" w:sz="6" w:space="0" w:color="auto"/>
              <w:bottom w:val="nil"/>
              <w:right w:val="single" w:sz="6" w:space="0" w:color="auto"/>
            </w:tcBorders>
            <w:shd w:val="clear" w:color="auto" w:fill="auto"/>
          </w:tcPr>
          <w:p w14:paraId="4A295FBB"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304A56A3"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2EEA6C8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253460B" w14:textId="77777777" w:rsidR="00AF60D7" w:rsidRDefault="00AF60D7">
            <w:pPr>
              <w:pStyle w:val="TableRow"/>
            </w:pPr>
            <w:r>
              <w:t>10</w:t>
            </w:r>
          </w:p>
        </w:tc>
      </w:tr>
      <w:tr w:rsidR="00AF60D7" w14:paraId="06C486A5" w14:textId="77777777">
        <w:tc>
          <w:tcPr>
            <w:tcW w:w="2802" w:type="dxa"/>
            <w:tcBorders>
              <w:top w:val="nil"/>
              <w:left w:val="single" w:sz="6" w:space="0" w:color="auto"/>
              <w:bottom w:val="nil"/>
              <w:right w:val="single" w:sz="6" w:space="0" w:color="auto"/>
            </w:tcBorders>
            <w:shd w:val="clear" w:color="auto" w:fill="auto"/>
          </w:tcPr>
          <w:p w14:paraId="14C452B9"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4AA63748"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5A3A836"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5278FE67" w14:textId="77777777" w:rsidR="00AF60D7" w:rsidRDefault="00AF60D7">
            <w:pPr>
              <w:pStyle w:val="TableRow"/>
            </w:pPr>
            <w:r>
              <w:t>10</w:t>
            </w:r>
          </w:p>
        </w:tc>
      </w:tr>
      <w:tr w:rsidR="00AF60D7" w14:paraId="1574FEDE" w14:textId="77777777">
        <w:tc>
          <w:tcPr>
            <w:tcW w:w="2802" w:type="dxa"/>
            <w:tcBorders>
              <w:top w:val="nil"/>
              <w:left w:val="single" w:sz="6" w:space="0" w:color="auto"/>
              <w:bottom w:val="single" w:sz="6" w:space="0" w:color="auto"/>
              <w:right w:val="single" w:sz="6" w:space="0" w:color="auto"/>
            </w:tcBorders>
            <w:shd w:val="clear" w:color="auto" w:fill="auto"/>
          </w:tcPr>
          <w:p w14:paraId="3C6E1785"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6893044"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80D9092"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7B701225" w14:textId="77777777" w:rsidR="00AF60D7" w:rsidRDefault="00AF60D7">
            <w:pPr>
              <w:pStyle w:val="TableRow"/>
            </w:pPr>
            <w:r>
              <w:t>8</w:t>
            </w:r>
          </w:p>
        </w:tc>
      </w:tr>
    </w:tbl>
    <w:p w14:paraId="4462540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EFD8E91"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B3D7D8A"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105BC12"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640CED6E" w14:textId="77777777" w:rsidR="00AF60D7" w:rsidRDefault="00AF60D7">
            <w:pPr>
              <w:pStyle w:val="TableColumnTitles"/>
              <w:keepNext/>
            </w:pPr>
            <w:r>
              <w:t>Options</w:t>
            </w:r>
          </w:p>
        </w:tc>
      </w:tr>
      <w:tr w:rsidR="00AF60D7" w14:paraId="1754F385" w14:textId="77777777">
        <w:tc>
          <w:tcPr>
            <w:tcW w:w="2801" w:type="dxa"/>
            <w:tcBorders>
              <w:top w:val="nil"/>
              <w:left w:val="single" w:sz="6" w:space="0" w:color="auto"/>
              <w:bottom w:val="single" w:sz="6" w:space="0" w:color="auto"/>
              <w:right w:val="single" w:sz="6" w:space="0" w:color="auto"/>
            </w:tcBorders>
            <w:shd w:val="clear" w:color="auto" w:fill="auto"/>
          </w:tcPr>
          <w:p w14:paraId="40534950"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56304679"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50C6394" w14:textId="77777777" w:rsidR="00AF60D7" w:rsidRDefault="00AF60D7">
            <w:pPr>
              <w:pStyle w:val="TableRow"/>
            </w:pPr>
          </w:p>
        </w:tc>
      </w:tr>
    </w:tbl>
    <w:p w14:paraId="310EE51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761EE9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378ABC2" w14:textId="77777777" w:rsidR="00AF60D7" w:rsidRDefault="00AF60D7">
            <w:pPr>
              <w:pStyle w:val="TableTitle"/>
              <w:rPr>
                <w:color w:val="FF0000"/>
              </w:rPr>
            </w:pPr>
            <w:r>
              <w:lastRenderedPageBreak/>
              <w:t>Constraint : FK_Report_Block_In_Section_Report_Block</w:t>
            </w:r>
          </w:p>
        </w:tc>
      </w:tr>
      <w:tr w:rsidR="00AF60D7" w14:paraId="2485BE86" w14:textId="77777777">
        <w:tc>
          <w:tcPr>
            <w:tcW w:w="1548" w:type="dxa"/>
            <w:tcBorders>
              <w:top w:val="nil"/>
              <w:left w:val="single" w:sz="4" w:space="0" w:color="auto"/>
              <w:bottom w:val="single" w:sz="4" w:space="0" w:color="auto"/>
              <w:right w:val="single" w:sz="4" w:space="0" w:color="auto"/>
            </w:tcBorders>
            <w:shd w:val="clear" w:color="auto" w:fill="auto"/>
          </w:tcPr>
          <w:p w14:paraId="330C05A1"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F40D058" w14:textId="77777777" w:rsidR="00AF60D7" w:rsidRDefault="00AF60D7">
            <w:pPr>
              <w:pStyle w:val="TableRow"/>
            </w:pPr>
            <w:r>
              <w:t>References the report block.</w:t>
            </w:r>
          </w:p>
        </w:tc>
      </w:tr>
      <w:tr w:rsidR="00AF60D7" w14:paraId="24E7E1E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9EAEC94"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482B1B3" w14:textId="77777777" w:rsidR="00AF60D7" w:rsidRDefault="00AF60D7">
            <w:pPr>
              <w:pStyle w:val="CodeSamples"/>
            </w:pPr>
            <w:r>
              <w:t>FK_Report_Block_In_Section_Report_Block (Report_Block_Key) references Report_Block(Report_Block_Key)</w:t>
            </w:r>
          </w:p>
        </w:tc>
      </w:tr>
    </w:tbl>
    <w:p w14:paraId="6ED1B4B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4804C2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E0E452A" w14:textId="77777777" w:rsidR="00AF60D7" w:rsidRDefault="00AF60D7">
            <w:pPr>
              <w:pStyle w:val="TableTitle"/>
              <w:rPr>
                <w:color w:val="FF0000"/>
              </w:rPr>
            </w:pPr>
            <w:r>
              <w:t>Constraint : FK_Report_Block_In_Section_Report_Section</w:t>
            </w:r>
          </w:p>
        </w:tc>
      </w:tr>
      <w:tr w:rsidR="00AF60D7" w14:paraId="11775798" w14:textId="77777777">
        <w:tc>
          <w:tcPr>
            <w:tcW w:w="1548" w:type="dxa"/>
            <w:tcBorders>
              <w:top w:val="nil"/>
              <w:left w:val="single" w:sz="4" w:space="0" w:color="auto"/>
              <w:bottom w:val="single" w:sz="4" w:space="0" w:color="auto"/>
              <w:right w:val="single" w:sz="4" w:space="0" w:color="auto"/>
            </w:tcBorders>
            <w:shd w:val="clear" w:color="auto" w:fill="auto"/>
          </w:tcPr>
          <w:p w14:paraId="48F548C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4F6F73B" w14:textId="77777777" w:rsidR="00AF60D7" w:rsidRDefault="00AF60D7">
            <w:pPr>
              <w:pStyle w:val="TableRow"/>
            </w:pPr>
            <w:r>
              <w:t>References the report section.</w:t>
            </w:r>
          </w:p>
        </w:tc>
      </w:tr>
      <w:tr w:rsidR="00AF60D7" w14:paraId="71849100"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2A682EC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9D81402" w14:textId="77777777" w:rsidR="00AF60D7" w:rsidRDefault="00AF60D7">
            <w:pPr>
              <w:pStyle w:val="CodeSamples"/>
            </w:pPr>
            <w:r>
              <w:t>FK_Report_Block_In_Section_Report_Section (Report_Section_Key) references Report_Section(Report_Section_Key)</w:t>
            </w:r>
          </w:p>
        </w:tc>
      </w:tr>
    </w:tbl>
    <w:p w14:paraId="05BBAC02" w14:textId="77777777" w:rsidR="00AF60D7" w:rsidRDefault="00AF60D7" w:rsidP="00AF60D7">
      <w:pPr>
        <w:pStyle w:val="NormalIndent"/>
      </w:pPr>
    </w:p>
    <w:p w14:paraId="0BC277B6" w14:textId="77777777" w:rsidR="00AF60D7" w:rsidRDefault="00AF60D7" w:rsidP="00840903">
      <w:pPr>
        <w:pStyle w:val="Heading4"/>
      </w:pPr>
      <w:bookmarkStart w:id="867" w:name="_Toc292879103"/>
      <w:r>
        <w:t>Report_Block_Order</w:t>
      </w:r>
      <w:bookmarkEnd w:id="867"/>
    </w:p>
    <w:p w14:paraId="3E773053" w14:textId="77777777" w:rsidR="00AF60D7" w:rsidRDefault="00AF60D7" w:rsidP="00AF60D7">
      <w:pPr>
        <w:pStyle w:val="NormalIndent"/>
      </w:pPr>
      <w:r>
        <w:t>Each report block has a number of ordering options listed in this table.  The user selects the order when they generate the report.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4E2603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D85A442"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AFB7C7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CE2270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AFF72C2" w14:textId="77777777" w:rsidR="00AF60D7" w:rsidRDefault="00AF60D7">
            <w:pPr>
              <w:pStyle w:val="TableColumnTitles"/>
              <w:keepNext/>
            </w:pPr>
            <w:r>
              <w:t>Size</w:t>
            </w:r>
          </w:p>
        </w:tc>
      </w:tr>
      <w:tr w:rsidR="00AF60D7" w14:paraId="61AA7A0C" w14:textId="77777777">
        <w:tc>
          <w:tcPr>
            <w:tcW w:w="2802" w:type="dxa"/>
            <w:tcBorders>
              <w:top w:val="nil"/>
              <w:left w:val="single" w:sz="6" w:space="0" w:color="auto"/>
              <w:bottom w:val="nil"/>
              <w:right w:val="single" w:sz="6" w:space="0" w:color="auto"/>
            </w:tcBorders>
            <w:shd w:val="clear" w:color="auto" w:fill="auto"/>
          </w:tcPr>
          <w:p w14:paraId="2B91A207" w14:textId="77777777" w:rsidR="00AF60D7" w:rsidRDefault="00AF60D7">
            <w:pPr>
              <w:pStyle w:val="TableRow"/>
              <w:rPr>
                <w:u w:val="single"/>
              </w:rPr>
            </w:pPr>
            <w:r>
              <w:rPr>
                <w:u w:val="single"/>
              </w:rPr>
              <w:t>Report_Block_Order_Key</w:t>
            </w:r>
          </w:p>
        </w:tc>
        <w:tc>
          <w:tcPr>
            <w:tcW w:w="4536" w:type="dxa"/>
            <w:tcBorders>
              <w:top w:val="nil"/>
              <w:left w:val="single" w:sz="6" w:space="0" w:color="auto"/>
              <w:bottom w:val="nil"/>
              <w:right w:val="single" w:sz="6" w:space="0" w:color="auto"/>
            </w:tcBorders>
            <w:shd w:val="clear" w:color="auto" w:fill="auto"/>
          </w:tcPr>
          <w:p w14:paraId="0D01B931" w14:textId="77777777" w:rsidR="00AF60D7" w:rsidRDefault="00AF60D7">
            <w:pPr>
              <w:pStyle w:val="TableRow"/>
            </w:pPr>
            <w:r>
              <w:t>Unique identifier for the Report_Block_Order table</w:t>
            </w:r>
          </w:p>
        </w:tc>
        <w:tc>
          <w:tcPr>
            <w:tcW w:w="1500" w:type="dxa"/>
            <w:tcBorders>
              <w:top w:val="nil"/>
              <w:left w:val="single" w:sz="6" w:space="0" w:color="auto"/>
              <w:bottom w:val="nil"/>
              <w:right w:val="single" w:sz="6" w:space="0" w:color="auto"/>
            </w:tcBorders>
            <w:shd w:val="clear" w:color="auto" w:fill="auto"/>
          </w:tcPr>
          <w:p w14:paraId="162A4DB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F33E50" w14:textId="77777777" w:rsidR="00AF60D7" w:rsidRDefault="00AF60D7">
            <w:pPr>
              <w:pStyle w:val="TableRow"/>
            </w:pPr>
            <w:r>
              <w:t>16</w:t>
            </w:r>
          </w:p>
        </w:tc>
      </w:tr>
      <w:tr w:rsidR="00AF60D7" w14:paraId="33B34577" w14:textId="77777777">
        <w:tc>
          <w:tcPr>
            <w:tcW w:w="2802" w:type="dxa"/>
            <w:tcBorders>
              <w:top w:val="nil"/>
              <w:left w:val="single" w:sz="6" w:space="0" w:color="auto"/>
              <w:bottom w:val="nil"/>
              <w:right w:val="single" w:sz="6" w:space="0" w:color="auto"/>
            </w:tcBorders>
            <w:shd w:val="clear" w:color="auto" w:fill="auto"/>
          </w:tcPr>
          <w:p w14:paraId="64190948" w14:textId="77777777" w:rsidR="00AF60D7" w:rsidRDefault="00AF60D7">
            <w:pPr>
              <w:pStyle w:val="TableRow"/>
            </w:pPr>
            <w:r>
              <w:t>Report_Block_Key</w:t>
            </w:r>
          </w:p>
        </w:tc>
        <w:tc>
          <w:tcPr>
            <w:tcW w:w="4536" w:type="dxa"/>
            <w:tcBorders>
              <w:top w:val="nil"/>
              <w:left w:val="single" w:sz="6" w:space="0" w:color="auto"/>
              <w:bottom w:val="nil"/>
              <w:right w:val="single" w:sz="6" w:space="0" w:color="auto"/>
            </w:tcBorders>
            <w:shd w:val="clear" w:color="auto" w:fill="auto"/>
          </w:tcPr>
          <w:p w14:paraId="2F85F0B7" w14:textId="77777777" w:rsidR="00AF60D7" w:rsidRDefault="00AF60D7">
            <w:pPr>
              <w:pStyle w:val="TableRow"/>
            </w:pPr>
            <w:r>
              <w:t>Report block the order clause applies to.</w:t>
            </w:r>
          </w:p>
        </w:tc>
        <w:tc>
          <w:tcPr>
            <w:tcW w:w="1500" w:type="dxa"/>
            <w:tcBorders>
              <w:top w:val="nil"/>
              <w:left w:val="single" w:sz="6" w:space="0" w:color="auto"/>
              <w:bottom w:val="nil"/>
              <w:right w:val="single" w:sz="6" w:space="0" w:color="auto"/>
            </w:tcBorders>
            <w:shd w:val="clear" w:color="auto" w:fill="auto"/>
          </w:tcPr>
          <w:p w14:paraId="407062F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2925AD4" w14:textId="77777777" w:rsidR="00AF60D7" w:rsidRDefault="00AF60D7">
            <w:pPr>
              <w:pStyle w:val="TableRow"/>
            </w:pPr>
            <w:r>
              <w:t>16</w:t>
            </w:r>
          </w:p>
        </w:tc>
      </w:tr>
      <w:tr w:rsidR="00AF60D7" w14:paraId="6B2A33BB" w14:textId="77777777">
        <w:tc>
          <w:tcPr>
            <w:tcW w:w="2802" w:type="dxa"/>
            <w:tcBorders>
              <w:top w:val="nil"/>
              <w:left w:val="single" w:sz="6" w:space="0" w:color="auto"/>
              <w:bottom w:val="nil"/>
              <w:right w:val="single" w:sz="6" w:space="0" w:color="auto"/>
            </w:tcBorders>
            <w:shd w:val="clear" w:color="auto" w:fill="auto"/>
          </w:tcPr>
          <w:p w14:paraId="7F7CC6E2"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70E6D871" w14:textId="77777777" w:rsidR="00AF60D7" w:rsidRDefault="00AF60D7">
            <w:pPr>
              <w:pStyle w:val="TableRow"/>
            </w:pPr>
            <w:r>
              <w:t>Display name of the ordering option.</w:t>
            </w:r>
          </w:p>
        </w:tc>
        <w:tc>
          <w:tcPr>
            <w:tcW w:w="1500" w:type="dxa"/>
            <w:tcBorders>
              <w:top w:val="nil"/>
              <w:left w:val="single" w:sz="6" w:space="0" w:color="auto"/>
              <w:bottom w:val="nil"/>
              <w:right w:val="single" w:sz="6" w:space="0" w:color="auto"/>
            </w:tcBorders>
            <w:shd w:val="clear" w:color="auto" w:fill="auto"/>
          </w:tcPr>
          <w:p w14:paraId="630A4921"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CA46E5A" w14:textId="77777777" w:rsidR="00AF60D7" w:rsidRDefault="00AF60D7">
            <w:pPr>
              <w:pStyle w:val="TableRow"/>
            </w:pPr>
            <w:r>
              <w:t>100</w:t>
            </w:r>
          </w:p>
        </w:tc>
      </w:tr>
      <w:tr w:rsidR="00AF60D7" w14:paraId="22A86901" w14:textId="77777777">
        <w:tc>
          <w:tcPr>
            <w:tcW w:w="2802" w:type="dxa"/>
            <w:tcBorders>
              <w:top w:val="nil"/>
              <w:left w:val="single" w:sz="6" w:space="0" w:color="auto"/>
              <w:bottom w:val="nil"/>
              <w:right w:val="single" w:sz="6" w:space="0" w:color="auto"/>
            </w:tcBorders>
            <w:shd w:val="clear" w:color="auto" w:fill="auto"/>
          </w:tcPr>
          <w:p w14:paraId="4D0F803F" w14:textId="77777777" w:rsidR="00AF60D7" w:rsidRDefault="00AF60D7">
            <w:pPr>
              <w:pStyle w:val="TableRow"/>
            </w:pPr>
            <w:r>
              <w:t>Order_Clause_SQL</w:t>
            </w:r>
          </w:p>
        </w:tc>
        <w:tc>
          <w:tcPr>
            <w:tcW w:w="4536" w:type="dxa"/>
            <w:tcBorders>
              <w:top w:val="nil"/>
              <w:left w:val="single" w:sz="6" w:space="0" w:color="auto"/>
              <w:bottom w:val="nil"/>
              <w:right w:val="single" w:sz="6" w:space="0" w:color="auto"/>
            </w:tcBorders>
            <w:shd w:val="clear" w:color="auto" w:fill="auto"/>
          </w:tcPr>
          <w:p w14:paraId="66B7DFB4" w14:textId="77777777" w:rsidR="00AF60D7" w:rsidRDefault="00AF60D7">
            <w:pPr>
              <w:pStyle w:val="TableRow"/>
            </w:pPr>
            <w:r>
              <w:t>SQL clause that gets appended to the SQL used to generate the report block, excluding the Order By keyword.  Note that the SQL used must be compatible with all the possible SQL statements used to build a report block.</w:t>
            </w:r>
          </w:p>
          <w:p w14:paraId="370DEF08" w14:textId="77777777" w:rsidR="00AF60D7" w:rsidRDefault="00AF60D7">
            <w:pPr>
              <w:pStyle w:val="TableRow"/>
            </w:pPr>
            <w:r>
              <w:t>For example, to allow a list of people and telephone numbers to be ordered by the name, the following clause is used:</w:t>
            </w:r>
          </w:p>
          <w:p w14:paraId="2C97DC4D" w14:textId="77777777" w:rsidR="00AF60D7" w:rsidRDefault="00AF60D7">
            <w:pPr>
              <w:pStyle w:val="TableRow"/>
            </w:pPr>
            <w:r>
              <w:t>PersonName asc</w:t>
            </w:r>
          </w:p>
        </w:tc>
        <w:tc>
          <w:tcPr>
            <w:tcW w:w="1500" w:type="dxa"/>
            <w:tcBorders>
              <w:top w:val="nil"/>
              <w:left w:val="single" w:sz="6" w:space="0" w:color="auto"/>
              <w:bottom w:val="nil"/>
              <w:right w:val="single" w:sz="6" w:space="0" w:color="auto"/>
            </w:tcBorders>
            <w:shd w:val="clear" w:color="auto" w:fill="auto"/>
          </w:tcPr>
          <w:p w14:paraId="58EB3A02" w14:textId="77777777" w:rsidR="00AF60D7" w:rsidRDefault="00AF60D7">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531D35DE" w14:textId="77777777" w:rsidR="00AF60D7" w:rsidRDefault="00AF60D7">
            <w:pPr>
              <w:pStyle w:val="TableRow"/>
            </w:pPr>
          </w:p>
        </w:tc>
      </w:tr>
      <w:tr w:rsidR="00AF60D7" w14:paraId="280D58D9" w14:textId="77777777">
        <w:tc>
          <w:tcPr>
            <w:tcW w:w="2802" w:type="dxa"/>
            <w:tcBorders>
              <w:top w:val="nil"/>
              <w:left w:val="single" w:sz="6" w:space="0" w:color="auto"/>
              <w:bottom w:val="nil"/>
              <w:right w:val="single" w:sz="6" w:space="0" w:color="auto"/>
            </w:tcBorders>
            <w:shd w:val="clear" w:color="auto" w:fill="auto"/>
          </w:tcPr>
          <w:p w14:paraId="31D11FA9"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3EB85722"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0F38ACB"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A20669C" w14:textId="77777777" w:rsidR="00AF60D7" w:rsidRDefault="00AF60D7">
            <w:pPr>
              <w:pStyle w:val="TableRow"/>
            </w:pPr>
            <w:r>
              <w:t>16</w:t>
            </w:r>
          </w:p>
        </w:tc>
      </w:tr>
      <w:tr w:rsidR="00AF60D7" w14:paraId="660743E2" w14:textId="77777777">
        <w:tc>
          <w:tcPr>
            <w:tcW w:w="2802" w:type="dxa"/>
            <w:tcBorders>
              <w:top w:val="nil"/>
              <w:left w:val="single" w:sz="6" w:space="0" w:color="auto"/>
              <w:bottom w:val="nil"/>
              <w:right w:val="single" w:sz="6" w:space="0" w:color="auto"/>
            </w:tcBorders>
            <w:shd w:val="clear" w:color="auto" w:fill="auto"/>
          </w:tcPr>
          <w:p w14:paraId="23163F12"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77E5EE5"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60B4A5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309D16" w14:textId="77777777" w:rsidR="00AF60D7" w:rsidRDefault="00AF60D7">
            <w:pPr>
              <w:pStyle w:val="TableRow"/>
            </w:pPr>
            <w:r>
              <w:t>16</w:t>
            </w:r>
          </w:p>
        </w:tc>
      </w:tr>
      <w:tr w:rsidR="00AF60D7" w14:paraId="7A6C2CE7" w14:textId="77777777">
        <w:tc>
          <w:tcPr>
            <w:tcW w:w="2802" w:type="dxa"/>
            <w:tcBorders>
              <w:top w:val="nil"/>
              <w:left w:val="single" w:sz="6" w:space="0" w:color="auto"/>
              <w:bottom w:val="nil"/>
              <w:right w:val="single" w:sz="6" w:space="0" w:color="auto"/>
            </w:tcBorders>
            <w:shd w:val="clear" w:color="auto" w:fill="auto"/>
          </w:tcPr>
          <w:p w14:paraId="3FC42EB6" w14:textId="77777777" w:rsidR="00AF60D7" w:rsidRDefault="00AF60D7">
            <w:pPr>
              <w:pStyle w:val="TableRow"/>
            </w:pPr>
            <w:r>
              <w:t>System_Supplied_Dat</w:t>
            </w:r>
          </w:p>
        </w:tc>
        <w:tc>
          <w:tcPr>
            <w:tcW w:w="4536" w:type="dxa"/>
            <w:tcBorders>
              <w:top w:val="nil"/>
              <w:left w:val="single" w:sz="6" w:space="0" w:color="auto"/>
              <w:bottom w:val="nil"/>
              <w:right w:val="single" w:sz="6" w:space="0" w:color="auto"/>
            </w:tcBorders>
            <w:shd w:val="clear" w:color="auto" w:fill="auto"/>
          </w:tcPr>
          <w:p w14:paraId="6440CE63"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253A96BD"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53B5A447" w14:textId="77777777" w:rsidR="00AF60D7" w:rsidRDefault="00AF60D7">
            <w:pPr>
              <w:pStyle w:val="TableRow"/>
            </w:pPr>
          </w:p>
        </w:tc>
      </w:tr>
      <w:tr w:rsidR="00AF60D7" w14:paraId="26770268" w14:textId="77777777">
        <w:tc>
          <w:tcPr>
            <w:tcW w:w="2802" w:type="dxa"/>
            <w:tcBorders>
              <w:top w:val="nil"/>
              <w:left w:val="single" w:sz="6" w:space="0" w:color="auto"/>
              <w:bottom w:val="nil"/>
              <w:right w:val="single" w:sz="6" w:space="0" w:color="auto"/>
            </w:tcBorders>
            <w:shd w:val="clear" w:color="auto" w:fill="auto"/>
          </w:tcPr>
          <w:p w14:paraId="23039673" w14:textId="77777777" w:rsidR="00AF60D7" w:rsidRDefault="00AF60D7">
            <w:pPr>
              <w:pStyle w:val="TableRow"/>
            </w:pPr>
            <w:r>
              <w:lastRenderedPageBreak/>
              <w:t>Custodian</w:t>
            </w:r>
          </w:p>
        </w:tc>
        <w:tc>
          <w:tcPr>
            <w:tcW w:w="4536" w:type="dxa"/>
            <w:tcBorders>
              <w:top w:val="nil"/>
              <w:left w:val="single" w:sz="6" w:space="0" w:color="auto"/>
              <w:bottom w:val="nil"/>
              <w:right w:val="single" w:sz="6" w:space="0" w:color="auto"/>
            </w:tcBorders>
            <w:shd w:val="clear" w:color="auto" w:fill="auto"/>
          </w:tcPr>
          <w:p w14:paraId="5BAF8F6B"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91DED4F"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C25F00E" w14:textId="77777777" w:rsidR="00AF60D7" w:rsidRDefault="00AF60D7">
            <w:pPr>
              <w:pStyle w:val="TableRow"/>
            </w:pPr>
            <w:r>
              <w:t>8</w:t>
            </w:r>
          </w:p>
        </w:tc>
      </w:tr>
      <w:tr w:rsidR="00AF60D7" w14:paraId="2405E919" w14:textId="77777777">
        <w:tc>
          <w:tcPr>
            <w:tcW w:w="2802" w:type="dxa"/>
            <w:tcBorders>
              <w:top w:val="nil"/>
              <w:left w:val="single" w:sz="6" w:space="0" w:color="auto"/>
              <w:bottom w:val="single" w:sz="6" w:space="0" w:color="auto"/>
              <w:right w:val="single" w:sz="6" w:space="0" w:color="auto"/>
            </w:tcBorders>
            <w:shd w:val="clear" w:color="auto" w:fill="auto"/>
          </w:tcPr>
          <w:p w14:paraId="3EA427E6"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3A9B6D69"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77C11A3A"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46180F0B" w14:textId="77777777" w:rsidR="00AF60D7" w:rsidRDefault="00AF60D7">
            <w:pPr>
              <w:pStyle w:val="TableRow"/>
            </w:pPr>
            <w:r>
              <w:t>8</w:t>
            </w:r>
          </w:p>
        </w:tc>
      </w:tr>
    </w:tbl>
    <w:p w14:paraId="11CC1E3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34B8F349"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EB06F1C"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1A36F6C"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65F64B70" w14:textId="77777777" w:rsidR="00AF60D7" w:rsidRDefault="00AF60D7">
            <w:pPr>
              <w:pStyle w:val="TableColumnTitles"/>
              <w:keepNext/>
            </w:pPr>
            <w:r>
              <w:t>Options</w:t>
            </w:r>
          </w:p>
        </w:tc>
      </w:tr>
      <w:tr w:rsidR="00AF60D7" w14:paraId="4D49215D" w14:textId="77777777">
        <w:tc>
          <w:tcPr>
            <w:tcW w:w="2801" w:type="dxa"/>
            <w:tcBorders>
              <w:top w:val="nil"/>
              <w:left w:val="single" w:sz="6" w:space="0" w:color="auto"/>
              <w:bottom w:val="single" w:sz="6" w:space="0" w:color="auto"/>
              <w:right w:val="single" w:sz="6" w:space="0" w:color="auto"/>
            </w:tcBorders>
            <w:shd w:val="clear" w:color="auto" w:fill="auto"/>
          </w:tcPr>
          <w:p w14:paraId="365A0B11"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376752F5"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1E65B4C" w14:textId="77777777" w:rsidR="00AF60D7" w:rsidRDefault="00AF60D7">
            <w:pPr>
              <w:pStyle w:val="TableRow"/>
            </w:pPr>
          </w:p>
        </w:tc>
      </w:tr>
    </w:tbl>
    <w:p w14:paraId="0991D3D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AB66D4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A77A309" w14:textId="77777777" w:rsidR="00AF60D7" w:rsidRDefault="00AF60D7">
            <w:pPr>
              <w:pStyle w:val="TableTitle"/>
              <w:rPr>
                <w:color w:val="FF0000"/>
              </w:rPr>
            </w:pPr>
            <w:r>
              <w:t>Constraint : FK_Report_Block_Order_Report_Block</w:t>
            </w:r>
          </w:p>
        </w:tc>
      </w:tr>
      <w:tr w:rsidR="00AF60D7" w14:paraId="2E3C56AA" w14:textId="77777777">
        <w:tc>
          <w:tcPr>
            <w:tcW w:w="1548" w:type="dxa"/>
            <w:tcBorders>
              <w:top w:val="nil"/>
              <w:left w:val="single" w:sz="4" w:space="0" w:color="auto"/>
              <w:bottom w:val="single" w:sz="4" w:space="0" w:color="auto"/>
              <w:right w:val="single" w:sz="4" w:space="0" w:color="auto"/>
            </w:tcBorders>
            <w:shd w:val="clear" w:color="auto" w:fill="auto"/>
          </w:tcPr>
          <w:p w14:paraId="638A406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9D5E844" w14:textId="77777777" w:rsidR="00AF60D7" w:rsidRDefault="00AF60D7">
            <w:pPr>
              <w:pStyle w:val="TableRow"/>
            </w:pPr>
            <w:r>
              <w:t>Each order option applies to one report block.</w:t>
            </w:r>
          </w:p>
        </w:tc>
      </w:tr>
      <w:tr w:rsidR="00AF60D7" w14:paraId="1FCDAB7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BD5890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9F7BB00" w14:textId="77777777" w:rsidR="00AF60D7" w:rsidRDefault="00AF60D7">
            <w:pPr>
              <w:pStyle w:val="CodeSamples"/>
            </w:pPr>
            <w:r>
              <w:t>FK_Report_Block_Order_Report_Block (Report_Block_Key) references Report_Block(Report_Block_Key)</w:t>
            </w:r>
          </w:p>
        </w:tc>
      </w:tr>
    </w:tbl>
    <w:p w14:paraId="3037E479" w14:textId="77777777" w:rsidR="00AF60D7" w:rsidRDefault="00AF60D7" w:rsidP="00AF60D7">
      <w:pPr>
        <w:pStyle w:val="NormalIndent"/>
      </w:pPr>
    </w:p>
    <w:p w14:paraId="6B44D38A" w14:textId="77777777" w:rsidR="00AF60D7" w:rsidRDefault="00AF60D7" w:rsidP="00840903">
      <w:pPr>
        <w:pStyle w:val="Heading4"/>
      </w:pPr>
      <w:bookmarkStart w:id="868" w:name="_Toc292879104"/>
      <w:r>
        <w:t>Report_Section</w:t>
      </w:r>
      <w:bookmarkEnd w:id="86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150F5E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A745051"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B39FE9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AE854B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E0718D9" w14:textId="77777777" w:rsidR="00AF60D7" w:rsidRDefault="00AF60D7">
            <w:pPr>
              <w:pStyle w:val="TableColumnTitles"/>
              <w:keepNext/>
            </w:pPr>
            <w:r>
              <w:t>Size</w:t>
            </w:r>
          </w:p>
        </w:tc>
      </w:tr>
      <w:tr w:rsidR="00AF60D7" w14:paraId="006C0C21" w14:textId="77777777">
        <w:tc>
          <w:tcPr>
            <w:tcW w:w="2802" w:type="dxa"/>
            <w:tcBorders>
              <w:top w:val="nil"/>
              <w:left w:val="single" w:sz="6" w:space="0" w:color="auto"/>
              <w:bottom w:val="nil"/>
              <w:right w:val="single" w:sz="6" w:space="0" w:color="auto"/>
            </w:tcBorders>
            <w:shd w:val="clear" w:color="auto" w:fill="auto"/>
          </w:tcPr>
          <w:p w14:paraId="79F76EAB" w14:textId="77777777" w:rsidR="00AF60D7" w:rsidRDefault="00AF60D7">
            <w:pPr>
              <w:pStyle w:val="TableRow"/>
              <w:rPr>
                <w:u w:val="single"/>
              </w:rPr>
            </w:pPr>
            <w:r>
              <w:rPr>
                <w:u w:val="single"/>
              </w:rPr>
              <w:t>Report_Section_Key</w:t>
            </w:r>
          </w:p>
        </w:tc>
        <w:tc>
          <w:tcPr>
            <w:tcW w:w="4536" w:type="dxa"/>
            <w:tcBorders>
              <w:top w:val="nil"/>
              <w:left w:val="single" w:sz="6" w:space="0" w:color="auto"/>
              <w:bottom w:val="nil"/>
              <w:right w:val="single" w:sz="6" w:space="0" w:color="auto"/>
            </w:tcBorders>
            <w:shd w:val="clear" w:color="auto" w:fill="auto"/>
          </w:tcPr>
          <w:p w14:paraId="245D93B4" w14:textId="77777777" w:rsidR="00AF60D7" w:rsidRDefault="00AF60D7">
            <w:pPr>
              <w:pStyle w:val="TableRow"/>
            </w:pPr>
            <w:r>
              <w:t>Unique identifier for the Report_Section table</w:t>
            </w:r>
          </w:p>
        </w:tc>
        <w:tc>
          <w:tcPr>
            <w:tcW w:w="1500" w:type="dxa"/>
            <w:tcBorders>
              <w:top w:val="nil"/>
              <w:left w:val="single" w:sz="6" w:space="0" w:color="auto"/>
              <w:bottom w:val="nil"/>
              <w:right w:val="single" w:sz="6" w:space="0" w:color="auto"/>
            </w:tcBorders>
            <w:shd w:val="clear" w:color="auto" w:fill="auto"/>
          </w:tcPr>
          <w:p w14:paraId="34F8245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E9760DF" w14:textId="77777777" w:rsidR="00AF60D7" w:rsidRDefault="00AF60D7">
            <w:pPr>
              <w:pStyle w:val="TableRow"/>
            </w:pPr>
            <w:r>
              <w:t>16</w:t>
            </w:r>
          </w:p>
        </w:tc>
      </w:tr>
      <w:tr w:rsidR="00AF60D7" w14:paraId="4171FD96" w14:textId="77777777">
        <w:tc>
          <w:tcPr>
            <w:tcW w:w="2802" w:type="dxa"/>
            <w:tcBorders>
              <w:top w:val="nil"/>
              <w:left w:val="single" w:sz="6" w:space="0" w:color="auto"/>
              <w:bottom w:val="nil"/>
              <w:right w:val="single" w:sz="6" w:space="0" w:color="auto"/>
            </w:tcBorders>
            <w:shd w:val="clear" w:color="auto" w:fill="auto"/>
          </w:tcPr>
          <w:p w14:paraId="4C19FB8B" w14:textId="77777777" w:rsidR="00AF60D7" w:rsidRDefault="00AF60D7">
            <w:pPr>
              <w:pStyle w:val="TableRow"/>
            </w:pPr>
            <w:r>
              <w:t>Item_Name_Macro</w:t>
            </w:r>
          </w:p>
        </w:tc>
        <w:tc>
          <w:tcPr>
            <w:tcW w:w="4536" w:type="dxa"/>
            <w:tcBorders>
              <w:top w:val="nil"/>
              <w:left w:val="single" w:sz="6" w:space="0" w:color="auto"/>
              <w:bottom w:val="nil"/>
              <w:right w:val="single" w:sz="6" w:space="0" w:color="auto"/>
            </w:tcBorders>
            <w:shd w:val="clear" w:color="auto" w:fill="auto"/>
          </w:tcPr>
          <w:p w14:paraId="1BD3EE1F" w14:textId="77777777" w:rsidR="00AF60D7" w:rsidRDefault="00AF60D7">
            <w:pPr>
              <w:pStyle w:val="TableRow"/>
            </w:pPr>
            <w:r>
              <w:t>Item name for the section.  The item name can include the value of a field read from the query used to populate the section (specified in Section_List_SQL) by including a tag &lt;# &gt; containing the field name.  Additionally, the sequential number of the section as listed in the report is included through use of the tag &lt;#SectionNumber&gt;.  For example:</w:t>
            </w:r>
          </w:p>
          <w:p w14:paraId="2C62EC69" w14:textId="77777777" w:rsidR="00AF60D7" w:rsidRDefault="00AF60D7">
            <w:pPr>
              <w:pStyle w:val="TableRow"/>
            </w:pPr>
            <w:r>
              <w:t>Store &lt;#SectionNumber&gt; - &lt;#Item_Name&gt;</w:t>
            </w:r>
          </w:p>
        </w:tc>
        <w:tc>
          <w:tcPr>
            <w:tcW w:w="1500" w:type="dxa"/>
            <w:tcBorders>
              <w:top w:val="nil"/>
              <w:left w:val="single" w:sz="6" w:space="0" w:color="auto"/>
              <w:bottom w:val="nil"/>
              <w:right w:val="single" w:sz="6" w:space="0" w:color="auto"/>
            </w:tcBorders>
            <w:shd w:val="clear" w:color="auto" w:fill="auto"/>
          </w:tcPr>
          <w:p w14:paraId="6A14471E"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26F934F9" w14:textId="77777777" w:rsidR="00AF60D7" w:rsidRDefault="00AF60D7">
            <w:pPr>
              <w:pStyle w:val="TableRow"/>
            </w:pPr>
            <w:r>
              <w:t>100</w:t>
            </w:r>
          </w:p>
        </w:tc>
      </w:tr>
      <w:tr w:rsidR="00AF60D7" w14:paraId="2906B93B" w14:textId="77777777">
        <w:tc>
          <w:tcPr>
            <w:tcW w:w="2802" w:type="dxa"/>
            <w:tcBorders>
              <w:top w:val="nil"/>
              <w:left w:val="single" w:sz="6" w:space="0" w:color="auto"/>
              <w:bottom w:val="nil"/>
              <w:right w:val="single" w:sz="6" w:space="0" w:color="auto"/>
            </w:tcBorders>
            <w:shd w:val="clear" w:color="auto" w:fill="auto"/>
          </w:tcPr>
          <w:p w14:paraId="4D1A481F" w14:textId="77777777" w:rsidR="00AF60D7" w:rsidRDefault="00AF60D7">
            <w:pPr>
              <w:pStyle w:val="TableRow"/>
            </w:pPr>
            <w:r>
              <w:t>Section_List_SQL</w:t>
            </w:r>
          </w:p>
        </w:tc>
        <w:tc>
          <w:tcPr>
            <w:tcW w:w="4536" w:type="dxa"/>
            <w:tcBorders>
              <w:top w:val="nil"/>
              <w:left w:val="single" w:sz="6" w:space="0" w:color="auto"/>
              <w:bottom w:val="nil"/>
              <w:right w:val="single" w:sz="6" w:space="0" w:color="auto"/>
            </w:tcBorders>
            <w:shd w:val="clear" w:color="auto" w:fill="auto"/>
          </w:tcPr>
          <w:p w14:paraId="044DA4EF" w14:textId="77777777" w:rsidR="00AF60D7" w:rsidRDefault="00AF60D7">
            <w:pPr>
              <w:pStyle w:val="TableRow"/>
            </w:pPr>
            <w:r>
              <w:t>Query used to list all the records for which a report section is generated when the report is output.  The query refers to the primary key of the record used to generate the details report through use of a tag &lt;#RecordKey&gt;.</w:t>
            </w:r>
          </w:p>
        </w:tc>
        <w:tc>
          <w:tcPr>
            <w:tcW w:w="1500" w:type="dxa"/>
            <w:tcBorders>
              <w:top w:val="nil"/>
              <w:left w:val="single" w:sz="6" w:space="0" w:color="auto"/>
              <w:bottom w:val="nil"/>
              <w:right w:val="single" w:sz="6" w:space="0" w:color="auto"/>
            </w:tcBorders>
            <w:shd w:val="clear" w:color="auto" w:fill="auto"/>
          </w:tcPr>
          <w:p w14:paraId="31BD05DE" w14:textId="77777777" w:rsidR="00AF60D7" w:rsidRDefault="00AF60D7">
            <w:pPr>
              <w:pStyle w:val="TableRow"/>
            </w:pPr>
            <w:r>
              <w:t>text Not Null</w:t>
            </w:r>
          </w:p>
        </w:tc>
        <w:tc>
          <w:tcPr>
            <w:tcW w:w="1127" w:type="dxa"/>
            <w:tcBorders>
              <w:top w:val="nil"/>
              <w:left w:val="single" w:sz="6" w:space="0" w:color="auto"/>
              <w:bottom w:val="nil"/>
              <w:right w:val="single" w:sz="6" w:space="0" w:color="auto"/>
            </w:tcBorders>
            <w:shd w:val="clear" w:color="auto" w:fill="auto"/>
          </w:tcPr>
          <w:p w14:paraId="3B96F376" w14:textId="77777777" w:rsidR="00AF60D7" w:rsidRDefault="00AF60D7">
            <w:pPr>
              <w:pStyle w:val="TableRow"/>
            </w:pPr>
          </w:p>
        </w:tc>
      </w:tr>
      <w:tr w:rsidR="00AF60D7" w14:paraId="26D53BF0" w14:textId="77777777">
        <w:tc>
          <w:tcPr>
            <w:tcW w:w="2802" w:type="dxa"/>
            <w:tcBorders>
              <w:top w:val="nil"/>
              <w:left w:val="single" w:sz="6" w:space="0" w:color="auto"/>
              <w:bottom w:val="nil"/>
              <w:right w:val="single" w:sz="6" w:space="0" w:color="auto"/>
            </w:tcBorders>
            <w:shd w:val="clear" w:color="auto" w:fill="auto"/>
          </w:tcPr>
          <w:p w14:paraId="01FCCB3A" w14:textId="77777777" w:rsidR="00AF60D7" w:rsidRDefault="00AF60D7">
            <w:pPr>
              <w:pStyle w:val="TableRow"/>
            </w:pPr>
            <w:r>
              <w:t>Details_Report_Key</w:t>
            </w:r>
          </w:p>
        </w:tc>
        <w:tc>
          <w:tcPr>
            <w:tcW w:w="4536" w:type="dxa"/>
            <w:tcBorders>
              <w:top w:val="nil"/>
              <w:left w:val="single" w:sz="6" w:space="0" w:color="auto"/>
              <w:bottom w:val="nil"/>
              <w:right w:val="single" w:sz="6" w:space="0" w:color="auto"/>
            </w:tcBorders>
            <w:shd w:val="clear" w:color="auto" w:fill="auto"/>
          </w:tcPr>
          <w:p w14:paraId="5A0D2BC9" w14:textId="77777777" w:rsidR="00AF60D7" w:rsidRDefault="00AF60D7">
            <w:pPr>
              <w:pStyle w:val="TableRow"/>
            </w:pPr>
            <w:r>
              <w:t>Details report the section is contained in.</w:t>
            </w:r>
          </w:p>
        </w:tc>
        <w:tc>
          <w:tcPr>
            <w:tcW w:w="1500" w:type="dxa"/>
            <w:tcBorders>
              <w:top w:val="nil"/>
              <w:left w:val="single" w:sz="6" w:space="0" w:color="auto"/>
              <w:bottom w:val="nil"/>
              <w:right w:val="single" w:sz="6" w:space="0" w:color="auto"/>
            </w:tcBorders>
            <w:shd w:val="clear" w:color="auto" w:fill="auto"/>
          </w:tcPr>
          <w:p w14:paraId="4655B54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11968C5" w14:textId="77777777" w:rsidR="00AF60D7" w:rsidRDefault="00AF60D7">
            <w:pPr>
              <w:pStyle w:val="TableRow"/>
            </w:pPr>
            <w:r>
              <w:t>16</w:t>
            </w:r>
          </w:p>
        </w:tc>
      </w:tr>
      <w:tr w:rsidR="00AF60D7" w14:paraId="07C56CA8" w14:textId="77777777">
        <w:tc>
          <w:tcPr>
            <w:tcW w:w="2802" w:type="dxa"/>
            <w:tcBorders>
              <w:top w:val="nil"/>
              <w:left w:val="single" w:sz="6" w:space="0" w:color="auto"/>
              <w:bottom w:val="nil"/>
              <w:right w:val="single" w:sz="6" w:space="0" w:color="auto"/>
            </w:tcBorders>
            <w:shd w:val="clear" w:color="auto" w:fill="auto"/>
          </w:tcPr>
          <w:p w14:paraId="5D692F04" w14:textId="77777777" w:rsidR="00AF60D7" w:rsidRDefault="00AF60D7">
            <w:pPr>
              <w:pStyle w:val="TableRow"/>
            </w:pPr>
            <w:r>
              <w:lastRenderedPageBreak/>
              <w:t>Entered_Session_ID</w:t>
            </w:r>
          </w:p>
        </w:tc>
        <w:tc>
          <w:tcPr>
            <w:tcW w:w="4536" w:type="dxa"/>
            <w:tcBorders>
              <w:top w:val="nil"/>
              <w:left w:val="single" w:sz="6" w:space="0" w:color="auto"/>
              <w:bottom w:val="nil"/>
              <w:right w:val="single" w:sz="6" w:space="0" w:color="auto"/>
            </w:tcBorders>
            <w:shd w:val="clear" w:color="auto" w:fill="auto"/>
          </w:tcPr>
          <w:p w14:paraId="273D9B93"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01861832"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05AD5B6" w14:textId="77777777" w:rsidR="00AF60D7" w:rsidRDefault="00AF60D7">
            <w:pPr>
              <w:pStyle w:val="TableRow"/>
            </w:pPr>
            <w:r>
              <w:t>16</w:t>
            </w:r>
          </w:p>
        </w:tc>
      </w:tr>
      <w:tr w:rsidR="00AF60D7" w14:paraId="137B5E60" w14:textId="77777777">
        <w:tc>
          <w:tcPr>
            <w:tcW w:w="2802" w:type="dxa"/>
            <w:tcBorders>
              <w:top w:val="nil"/>
              <w:left w:val="single" w:sz="6" w:space="0" w:color="auto"/>
              <w:bottom w:val="nil"/>
              <w:right w:val="single" w:sz="6" w:space="0" w:color="auto"/>
            </w:tcBorders>
            <w:shd w:val="clear" w:color="auto" w:fill="auto"/>
          </w:tcPr>
          <w:p w14:paraId="3BE6173A"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0515D205"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126BF9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3691D3E9" w14:textId="77777777" w:rsidR="00AF60D7" w:rsidRDefault="00AF60D7">
            <w:pPr>
              <w:pStyle w:val="TableRow"/>
            </w:pPr>
            <w:r>
              <w:t>16</w:t>
            </w:r>
          </w:p>
        </w:tc>
      </w:tr>
      <w:tr w:rsidR="00AF60D7" w14:paraId="727D7DD3" w14:textId="77777777">
        <w:tc>
          <w:tcPr>
            <w:tcW w:w="2802" w:type="dxa"/>
            <w:tcBorders>
              <w:top w:val="nil"/>
              <w:left w:val="single" w:sz="6" w:space="0" w:color="auto"/>
              <w:bottom w:val="nil"/>
              <w:right w:val="single" w:sz="6" w:space="0" w:color="auto"/>
            </w:tcBorders>
            <w:shd w:val="clear" w:color="auto" w:fill="auto"/>
          </w:tcPr>
          <w:p w14:paraId="7EE03C59"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7B781A5D"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499861B0"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5E8792C" w14:textId="77777777" w:rsidR="00AF60D7" w:rsidRDefault="00AF60D7">
            <w:pPr>
              <w:pStyle w:val="TableRow"/>
            </w:pPr>
          </w:p>
        </w:tc>
      </w:tr>
      <w:tr w:rsidR="00AF60D7" w14:paraId="4C9155A3" w14:textId="77777777">
        <w:tc>
          <w:tcPr>
            <w:tcW w:w="2802" w:type="dxa"/>
            <w:tcBorders>
              <w:top w:val="nil"/>
              <w:left w:val="single" w:sz="6" w:space="0" w:color="auto"/>
              <w:bottom w:val="nil"/>
              <w:right w:val="single" w:sz="6" w:space="0" w:color="auto"/>
            </w:tcBorders>
            <w:shd w:val="clear" w:color="auto" w:fill="auto"/>
          </w:tcPr>
          <w:p w14:paraId="5350F6C5"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6417CBCA"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FF1F79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0B5768B" w14:textId="77777777" w:rsidR="00AF60D7" w:rsidRDefault="00AF60D7">
            <w:pPr>
              <w:pStyle w:val="TableRow"/>
            </w:pPr>
            <w:r>
              <w:t>8</w:t>
            </w:r>
          </w:p>
        </w:tc>
      </w:tr>
      <w:tr w:rsidR="00AF60D7" w14:paraId="609F2DF1" w14:textId="77777777">
        <w:tc>
          <w:tcPr>
            <w:tcW w:w="2802" w:type="dxa"/>
            <w:tcBorders>
              <w:top w:val="nil"/>
              <w:left w:val="single" w:sz="6" w:space="0" w:color="auto"/>
              <w:bottom w:val="single" w:sz="6" w:space="0" w:color="auto"/>
              <w:right w:val="single" w:sz="6" w:space="0" w:color="auto"/>
            </w:tcBorders>
            <w:shd w:val="clear" w:color="auto" w:fill="auto"/>
          </w:tcPr>
          <w:p w14:paraId="7E8F2F52"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61751AD"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57A54179"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79CDA0CF" w14:textId="77777777" w:rsidR="00AF60D7" w:rsidRDefault="00AF60D7">
            <w:pPr>
              <w:pStyle w:val="TableRow"/>
            </w:pPr>
            <w:r>
              <w:t>8</w:t>
            </w:r>
          </w:p>
        </w:tc>
      </w:tr>
    </w:tbl>
    <w:p w14:paraId="55B2636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0755DC11"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379CFD27"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CA88F9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99A810F" w14:textId="77777777" w:rsidR="00AF60D7" w:rsidRDefault="00AF60D7">
            <w:pPr>
              <w:pStyle w:val="TableColumnTitles"/>
              <w:keepNext/>
            </w:pPr>
            <w:r>
              <w:t>Options</w:t>
            </w:r>
          </w:p>
        </w:tc>
      </w:tr>
      <w:tr w:rsidR="00AF60D7" w14:paraId="01F3B41E" w14:textId="77777777">
        <w:tc>
          <w:tcPr>
            <w:tcW w:w="2801" w:type="dxa"/>
            <w:tcBorders>
              <w:top w:val="nil"/>
              <w:left w:val="single" w:sz="6" w:space="0" w:color="auto"/>
              <w:bottom w:val="single" w:sz="6" w:space="0" w:color="auto"/>
              <w:right w:val="single" w:sz="6" w:space="0" w:color="auto"/>
            </w:tcBorders>
            <w:shd w:val="clear" w:color="auto" w:fill="auto"/>
          </w:tcPr>
          <w:p w14:paraId="03E833D3"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E18C93D"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7ED3414" w14:textId="77777777" w:rsidR="00AF60D7" w:rsidRDefault="00AF60D7">
            <w:pPr>
              <w:pStyle w:val="TableRow"/>
            </w:pPr>
          </w:p>
        </w:tc>
      </w:tr>
    </w:tbl>
    <w:p w14:paraId="7D5195F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12883CC"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DF45332" w14:textId="77777777" w:rsidR="00AF60D7" w:rsidRDefault="00AF60D7">
            <w:pPr>
              <w:pStyle w:val="TableTitle"/>
              <w:rPr>
                <w:color w:val="FF0000"/>
              </w:rPr>
            </w:pPr>
            <w:r>
              <w:t>Constraint : FK_Report_Section_Details_Report</w:t>
            </w:r>
          </w:p>
        </w:tc>
      </w:tr>
      <w:tr w:rsidR="00AF60D7" w14:paraId="6C178B98" w14:textId="77777777">
        <w:tc>
          <w:tcPr>
            <w:tcW w:w="1548" w:type="dxa"/>
            <w:tcBorders>
              <w:top w:val="nil"/>
              <w:left w:val="single" w:sz="4" w:space="0" w:color="auto"/>
              <w:bottom w:val="single" w:sz="4" w:space="0" w:color="auto"/>
              <w:right w:val="single" w:sz="4" w:space="0" w:color="auto"/>
            </w:tcBorders>
            <w:shd w:val="clear" w:color="auto" w:fill="auto"/>
          </w:tcPr>
          <w:p w14:paraId="6A5512C2"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CBD7AA9" w14:textId="77777777" w:rsidR="00AF60D7" w:rsidRDefault="00AF60D7">
            <w:pPr>
              <w:pStyle w:val="TableRow"/>
            </w:pPr>
            <w:r>
              <w:t>Each report section is contained in one details report.  Each details report contains zero or more report sections.</w:t>
            </w:r>
          </w:p>
        </w:tc>
      </w:tr>
      <w:tr w:rsidR="00AF60D7" w14:paraId="1CB0291A"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E533D21"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A5CFF05" w14:textId="77777777" w:rsidR="00AF60D7" w:rsidRDefault="00AF60D7">
            <w:pPr>
              <w:pStyle w:val="CodeSamples"/>
            </w:pPr>
            <w:r>
              <w:t>FK_Report_Section_Details_Report (Details_Report_Key) references Details_Report(Details_Report_Key)</w:t>
            </w:r>
          </w:p>
        </w:tc>
      </w:tr>
    </w:tbl>
    <w:p w14:paraId="2D258C75" w14:textId="77777777" w:rsidR="00AF60D7" w:rsidRDefault="00AF60D7" w:rsidP="00AF60D7">
      <w:pPr>
        <w:pStyle w:val="NormalIndent"/>
      </w:pPr>
    </w:p>
    <w:p w14:paraId="148A3F52" w14:textId="77777777" w:rsidR="00AF60D7" w:rsidRDefault="00AF60D7" w:rsidP="00840903">
      <w:pPr>
        <w:pStyle w:val="Heading4"/>
      </w:pPr>
      <w:bookmarkStart w:id="869" w:name="_Toc292879105"/>
      <w:r>
        <w:t>Session</w:t>
      </w:r>
      <w:bookmarkEnd w:id="869"/>
    </w:p>
    <w:p w14:paraId="16ABE5F6" w14:textId="77777777" w:rsidR="00AF60D7" w:rsidRDefault="00AF60D7" w:rsidP="00AF60D7">
      <w:pPr>
        <w:pStyle w:val="NormalIndent"/>
      </w:pPr>
      <w:r>
        <w:t>Lists data entry sessions.  By attaching Session_IDs to other entities in the database, it is possible to identify the user and date who entered or last changed a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43C060D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BA1D88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AFD45F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1718C5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C21B242" w14:textId="77777777" w:rsidR="00AF60D7" w:rsidRDefault="00AF60D7">
            <w:pPr>
              <w:pStyle w:val="TableColumnTitles"/>
              <w:keepNext/>
            </w:pPr>
            <w:r>
              <w:t>Size</w:t>
            </w:r>
          </w:p>
        </w:tc>
      </w:tr>
      <w:tr w:rsidR="00AF60D7" w14:paraId="36A13F32" w14:textId="77777777">
        <w:tc>
          <w:tcPr>
            <w:tcW w:w="2802" w:type="dxa"/>
            <w:tcBorders>
              <w:top w:val="nil"/>
              <w:left w:val="single" w:sz="6" w:space="0" w:color="auto"/>
              <w:bottom w:val="nil"/>
              <w:right w:val="single" w:sz="6" w:space="0" w:color="auto"/>
            </w:tcBorders>
            <w:shd w:val="clear" w:color="auto" w:fill="auto"/>
          </w:tcPr>
          <w:p w14:paraId="46503AA0" w14:textId="77777777" w:rsidR="00AF60D7" w:rsidRDefault="00AF60D7">
            <w:pPr>
              <w:pStyle w:val="TableRow"/>
              <w:rPr>
                <w:u w:val="single"/>
              </w:rPr>
            </w:pPr>
            <w:r>
              <w:rPr>
                <w:u w:val="single"/>
              </w:rPr>
              <w:t>Session_ID</w:t>
            </w:r>
          </w:p>
        </w:tc>
        <w:tc>
          <w:tcPr>
            <w:tcW w:w="4536" w:type="dxa"/>
            <w:tcBorders>
              <w:top w:val="nil"/>
              <w:left w:val="single" w:sz="6" w:space="0" w:color="auto"/>
              <w:bottom w:val="nil"/>
              <w:right w:val="single" w:sz="6" w:space="0" w:color="auto"/>
            </w:tcBorders>
            <w:shd w:val="clear" w:color="auto" w:fill="auto"/>
          </w:tcPr>
          <w:p w14:paraId="0EE5E525" w14:textId="77777777" w:rsidR="00AF60D7" w:rsidRDefault="00AF60D7">
            <w:pPr>
              <w:pStyle w:val="TableRow"/>
            </w:pPr>
            <w:r>
              <w:t>Unique identifier for the Session table</w:t>
            </w:r>
          </w:p>
        </w:tc>
        <w:tc>
          <w:tcPr>
            <w:tcW w:w="1500" w:type="dxa"/>
            <w:tcBorders>
              <w:top w:val="nil"/>
              <w:left w:val="single" w:sz="6" w:space="0" w:color="auto"/>
              <w:bottom w:val="nil"/>
              <w:right w:val="single" w:sz="6" w:space="0" w:color="auto"/>
            </w:tcBorders>
            <w:shd w:val="clear" w:color="auto" w:fill="auto"/>
          </w:tcPr>
          <w:p w14:paraId="249467D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C5FEA02" w14:textId="77777777" w:rsidR="00AF60D7" w:rsidRDefault="00AF60D7">
            <w:pPr>
              <w:pStyle w:val="TableRow"/>
            </w:pPr>
            <w:r>
              <w:t>16</w:t>
            </w:r>
          </w:p>
        </w:tc>
      </w:tr>
      <w:tr w:rsidR="00AF60D7" w14:paraId="1D2AC45C" w14:textId="77777777">
        <w:tc>
          <w:tcPr>
            <w:tcW w:w="2802" w:type="dxa"/>
            <w:tcBorders>
              <w:top w:val="nil"/>
              <w:left w:val="single" w:sz="6" w:space="0" w:color="auto"/>
              <w:bottom w:val="nil"/>
              <w:right w:val="single" w:sz="6" w:space="0" w:color="auto"/>
            </w:tcBorders>
            <w:shd w:val="clear" w:color="auto" w:fill="auto"/>
          </w:tcPr>
          <w:p w14:paraId="63022D5D" w14:textId="77777777" w:rsidR="00AF60D7" w:rsidRDefault="00AF60D7">
            <w:pPr>
              <w:pStyle w:val="TableRow"/>
            </w:pPr>
            <w:r>
              <w:t>User_Name_Key</w:t>
            </w:r>
          </w:p>
        </w:tc>
        <w:tc>
          <w:tcPr>
            <w:tcW w:w="4536" w:type="dxa"/>
            <w:tcBorders>
              <w:top w:val="nil"/>
              <w:left w:val="single" w:sz="6" w:space="0" w:color="auto"/>
              <w:bottom w:val="nil"/>
              <w:right w:val="single" w:sz="6" w:space="0" w:color="auto"/>
            </w:tcBorders>
            <w:shd w:val="clear" w:color="auto" w:fill="auto"/>
          </w:tcPr>
          <w:p w14:paraId="65933E92" w14:textId="77777777" w:rsidR="00AF60D7" w:rsidRDefault="00AF60D7">
            <w:pPr>
              <w:pStyle w:val="TableRow"/>
            </w:pPr>
            <w:r>
              <w:t>User who logged on for the session.</w:t>
            </w:r>
          </w:p>
        </w:tc>
        <w:tc>
          <w:tcPr>
            <w:tcW w:w="1500" w:type="dxa"/>
            <w:tcBorders>
              <w:top w:val="nil"/>
              <w:left w:val="single" w:sz="6" w:space="0" w:color="auto"/>
              <w:bottom w:val="nil"/>
              <w:right w:val="single" w:sz="6" w:space="0" w:color="auto"/>
            </w:tcBorders>
            <w:shd w:val="clear" w:color="auto" w:fill="auto"/>
          </w:tcPr>
          <w:p w14:paraId="5CD4558F"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8E325B7" w14:textId="77777777" w:rsidR="00AF60D7" w:rsidRDefault="00AF60D7">
            <w:pPr>
              <w:pStyle w:val="TableRow"/>
            </w:pPr>
            <w:r>
              <w:t>16</w:t>
            </w:r>
          </w:p>
        </w:tc>
      </w:tr>
      <w:tr w:rsidR="00AF60D7" w14:paraId="5DC55DB6" w14:textId="77777777">
        <w:tc>
          <w:tcPr>
            <w:tcW w:w="2802" w:type="dxa"/>
            <w:tcBorders>
              <w:top w:val="nil"/>
              <w:left w:val="single" w:sz="6" w:space="0" w:color="auto"/>
              <w:bottom w:val="nil"/>
              <w:right w:val="single" w:sz="6" w:space="0" w:color="auto"/>
            </w:tcBorders>
            <w:shd w:val="clear" w:color="auto" w:fill="auto"/>
          </w:tcPr>
          <w:p w14:paraId="0CBBBFF6" w14:textId="77777777" w:rsidR="00AF60D7" w:rsidRDefault="00AF60D7">
            <w:pPr>
              <w:pStyle w:val="TableRow"/>
            </w:pPr>
            <w:r>
              <w:t>Date_Time_Start</w:t>
            </w:r>
          </w:p>
        </w:tc>
        <w:tc>
          <w:tcPr>
            <w:tcW w:w="4536" w:type="dxa"/>
            <w:tcBorders>
              <w:top w:val="nil"/>
              <w:left w:val="single" w:sz="6" w:space="0" w:color="auto"/>
              <w:bottom w:val="nil"/>
              <w:right w:val="single" w:sz="6" w:space="0" w:color="auto"/>
            </w:tcBorders>
            <w:shd w:val="clear" w:color="auto" w:fill="auto"/>
          </w:tcPr>
          <w:p w14:paraId="19BFFF3C" w14:textId="77777777" w:rsidR="00AF60D7" w:rsidRDefault="00AF60D7">
            <w:pPr>
              <w:pStyle w:val="TableRow"/>
            </w:pPr>
            <w:r>
              <w:t>Start time for the session as recorded on the server.</w:t>
            </w:r>
          </w:p>
        </w:tc>
        <w:tc>
          <w:tcPr>
            <w:tcW w:w="1500" w:type="dxa"/>
            <w:tcBorders>
              <w:top w:val="nil"/>
              <w:left w:val="single" w:sz="6" w:space="0" w:color="auto"/>
              <w:bottom w:val="nil"/>
              <w:right w:val="single" w:sz="6" w:space="0" w:color="auto"/>
            </w:tcBorders>
            <w:shd w:val="clear" w:color="auto" w:fill="auto"/>
          </w:tcPr>
          <w:p w14:paraId="75AF637B" w14:textId="77777777" w:rsidR="00AF60D7" w:rsidRDefault="00AF60D7">
            <w:pPr>
              <w:pStyle w:val="TableRow"/>
            </w:pPr>
            <w:r>
              <w:t>datetime Not Null</w:t>
            </w:r>
          </w:p>
        </w:tc>
        <w:tc>
          <w:tcPr>
            <w:tcW w:w="1127" w:type="dxa"/>
            <w:tcBorders>
              <w:top w:val="nil"/>
              <w:left w:val="single" w:sz="6" w:space="0" w:color="auto"/>
              <w:bottom w:val="nil"/>
              <w:right w:val="single" w:sz="6" w:space="0" w:color="auto"/>
            </w:tcBorders>
            <w:shd w:val="clear" w:color="auto" w:fill="auto"/>
          </w:tcPr>
          <w:p w14:paraId="648858D9" w14:textId="77777777" w:rsidR="00AF60D7" w:rsidRDefault="00AF60D7">
            <w:pPr>
              <w:pStyle w:val="TableRow"/>
            </w:pPr>
          </w:p>
        </w:tc>
      </w:tr>
      <w:tr w:rsidR="00AF60D7" w14:paraId="316E7D56" w14:textId="77777777">
        <w:tc>
          <w:tcPr>
            <w:tcW w:w="2802" w:type="dxa"/>
            <w:tcBorders>
              <w:top w:val="nil"/>
              <w:left w:val="single" w:sz="6" w:space="0" w:color="auto"/>
              <w:bottom w:val="single" w:sz="6" w:space="0" w:color="auto"/>
              <w:right w:val="single" w:sz="6" w:space="0" w:color="auto"/>
            </w:tcBorders>
            <w:shd w:val="clear" w:color="auto" w:fill="auto"/>
          </w:tcPr>
          <w:p w14:paraId="77A909FF" w14:textId="77777777" w:rsidR="00AF60D7" w:rsidRDefault="00AF60D7">
            <w:pPr>
              <w:pStyle w:val="TableRow"/>
            </w:pPr>
            <w:r>
              <w:lastRenderedPageBreak/>
              <w:t>Date_Time_End</w:t>
            </w:r>
          </w:p>
        </w:tc>
        <w:tc>
          <w:tcPr>
            <w:tcW w:w="4536" w:type="dxa"/>
            <w:tcBorders>
              <w:top w:val="nil"/>
              <w:left w:val="single" w:sz="6" w:space="0" w:color="auto"/>
              <w:bottom w:val="single" w:sz="6" w:space="0" w:color="auto"/>
              <w:right w:val="single" w:sz="6" w:space="0" w:color="auto"/>
            </w:tcBorders>
            <w:shd w:val="clear" w:color="auto" w:fill="auto"/>
          </w:tcPr>
          <w:p w14:paraId="2AF177A5" w14:textId="77777777" w:rsidR="00AF60D7" w:rsidRDefault="00AF60D7">
            <w:pPr>
              <w:pStyle w:val="TableRow"/>
            </w:pPr>
            <w:r>
              <w:t>End time for the session as recorded on the server.</w:t>
            </w:r>
          </w:p>
        </w:tc>
        <w:tc>
          <w:tcPr>
            <w:tcW w:w="1500" w:type="dxa"/>
            <w:tcBorders>
              <w:top w:val="nil"/>
              <w:left w:val="single" w:sz="6" w:space="0" w:color="auto"/>
              <w:bottom w:val="single" w:sz="6" w:space="0" w:color="auto"/>
              <w:right w:val="single" w:sz="6" w:space="0" w:color="auto"/>
            </w:tcBorders>
            <w:shd w:val="clear" w:color="auto" w:fill="auto"/>
          </w:tcPr>
          <w:p w14:paraId="0C87C019" w14:textId="77777777" w:rsidR="00AF60D7" w:rsidRDefault="00AF60D7">
            <w:pPr>
              <w:pStyle w:val="TableRow"/>
            </w:pPr>
            <w:r>
              <w:t>datetime Null</w:t>
            </w:r>
          </w:p>
        </w:tc>
        <w:tc>
          <w:tcPr>
            <w:tcW w:w="1127" w:type="dxa"/>
            <w:tcBorders>
              <w:top w:val="nil"/>
              <w:left w:val="single" w:sz="6" w:space="0" w:color="auto"/>
              <w:bottom w:val="single" w:sz="6" w:space="0" w:color="auto"/>
              <w:right w:val="single" w:sz="6" w:space="0" w:color="auto"/>
            </w:tcBorders>
            <w:shd w:val="clear" w:color="auto" w:fill="auto"/>
          </w:tcPr>
          <w:p w14:paraId="4EE139AD" w14:textId="77777777" w:rsidR="00AF60D7" w:rsidRDefault="00AF60D7">
            <w:pPr>
              <w:pStyle w:val="TableRow"/>
            </w:pPr>
          </w:p>
        </w:tc>
      </w:tr>
    </w:tbl>
    <w:p w14:paraId="76CB1DC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2C29E0C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941B3A7"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8960A93"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F207B60" w14:textId="77777777" w:rsidR="00AF60D7" w:rsidRDefault="00AF60D7">
            <w:pPr>
              <w:pStyle w:val="TableColumnTitles"/>
              <w:keepNext/>
            </w:pPr>
            <w:r>
              <w:t>Options</w:t>
            </w:r>
          </w:p>
        </w:tc>
      </w:tr>
      <w:tr w:rsidR="00AF60D7" w14:paraId="3F098C3B" w14:textId="77777777">
        <w:tc>
          <w:tcPr>
            <w:tcW w:w="2801" w:type="dxa"/>
            <w:tcBorders>
              <w:top w:val="nil"/>
              <w:left w:val="single" w:sz="6" w:space="0" w:color="auto"/>
              <w:bottom w:val="single" w:sz="6" w:space="0" w:color="auto"/>
              <w:right w:val="single" w:sz="6" w:space="0" w:color="auto"/>
            </w:tcBorders>
            <w:shd w:val="clear" w:color="auto" w:fill="auto"/>
          </w:tcPr>
          <w:p w14:paraId="5DA0F008"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2255686"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D751091" w14:textId="77777777" w:rsidR="00AF60D7" w:rsidRDefault="00AF60D7">
            <w:pPr>
              <w:pStyle w:val="TableRow"/>
            </w:pPr>
          </w:p>
        </w:tc>
      </w:tr>
    </w:tbl>
    <w:p w14:paraId="6C558015" w14:textId="77777777" w:rsidR="00AF60D7" w:rsidRDefault="00AF60D7" w:rsidP="00AF60D7">
      <w:pPr>
        <w:pStyle w:val="NormalIndent"/>
      </w:pPr>
    </w:p>
    <w:p w14:paraId="271F9EDD" w14:textId="77777777" w:rsidR="00AF60D7" w:rsidRDefault="00AF60D7" w:rsidP="00840903">
      <w:pPr>
        <w:pStyle w:val="Heading4"/>
      </w:pPr>
      <w:bookmarkStart w:id="870" w:name="_Toc292879106"/>
      <w:r>
        <w:t>Source_File</w:t>
      </w:r>
      <w:bookmarkEnd w:id="870"/>
    </w:p>
    <w:p w14:paraId="031E5A3B" w14:textId="77777777" w:rsidR="00AF60D7" w:rsidRDefault="00AF60D7" w:rsidP="00AF60D7">
      <w:pPr>
        <w:pStyle w:val="NormalIndent"/>
      </w:pPr>
      <w:r>
        <w:t>Contains sources that are either files on disk or hyperlinks to the internet.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103FDE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E784A06"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7BC91B0"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82DDEB0"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2C4BFEE" w14:textId="77777777" w:rsidR="00AF60D7" w:rsidRDefault="00AF60D7">
            <w:pPr>
              <w:pStyle w:val="TableColumnTitles"/>
              <w:keepNext/>
            </w:pPr>
            <w:r>
              <w:t>Size</w:t>
            </w:r>
          </w:p>
        </w:tc>
      </w:tr>
      <w:tr w:rsidR="00AF60D7" w14:paraId="49865D66" w14:textId="77777777">
        <w:tc>
          <w:tcPr>
            <w:tcW w:w="2802" w:type="dxa"/>
            <w:tcBorders>
              <w:top w:val="nil"/>
              <w:left w:val="single" w:sz="6" w:space="0" w:color="auto"/>
              <w:bottom w:val="nil"/>
              <w:right w:val="single" w:sz="6" w:space="0" w:color="auto"/>
            </w:tcBorders>
            <w:shd w:val="clear" w:color="auto" w:fill="auto"/>
          </w:tcPr>
          <w:p w14:paraId="01315F98" w14:textId="77777777" w:rsidR="00AF60D7" w:rsidRDefault="00AF60D7">
            <w:pPr>
              <w:pStyle w:val="TableRow"/>
              <w:rPr>
                <w:u w:val="single"/>
              </w:rPr>
            </w:pPr>
            <w:r>
              <w:rPr>
                <w:u w:val="single"/>
              </w:rPr>
              <w:t>Source_File_Key</w:t>
            </w:r>
          </w:p>
        </w:tc>
        <w:tc>
          <w:tcPr>
            <w:tcW w:w="4536" w:type="dxa"/>
            <w:tcBorders>
              <w:top w:val="nil"/>
              <w:left w:val="single" w:sz="6" w:space="0" w:color="auto"/>
              <w:bottom w:val="nil"/>
              <w:right w:val="single" w:sz="6" w:space="0" w:color="auto"/>
            </w:tcBorders>
            <w:shd w:val="clear" w:color="auto" w:fill="auto"/>
          </w:tcPr>
          <w:p w14:paraId="5E2CEC4F" w14:textId="77777777" w:rsidR="00AF60D7" w:rsidRDefault="00AF60D7">
            <w:pPr>
              <w:pStyle w:val="TableRow"/>
            </w:pPr>
            <w:r>
              <w:t>Unique identifier for the Source_File table</w:t>
            </w:r>
          </w:p>
        </w:tc>
        <w:tc>
          <w:tcPr>
            <w:tcW w:w="1500" w:type="dxa"/>
            <w:tcBorders>
              <w:top w:val="nil"/>
              <w:left w:val="single" w:sz="6" w:space="0" w:color="auto"/>
              <w:bottom w:val="nil"/>
              <w:right w:val="single" w:sz="6" w:space="0" w:color="auto"/>
            </w:tcBorders>
            <w:shd w:val="clear" w:color="auto" w:fill="auto"/>
          </w:tcPr>
          <w:p w14:paraId="7C72855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0723C76" w14:textId="77777777" w:rsidR="00AF60D7" w:rsidRDefault="00AF60D7">
            <w:pPr>
              <w:pStyle w:val="TableRow"/>
            </w:pPr>
            <w:r>
              <w:t>16</w:t>
            </w:r>
          </w:p>
        </w:tc>
      </w:tr>
      <w:tr w:rsidR="00AF60D7" w14:paraId="6B499DB7" w14:textId="77777777">
        <w:tc>
          <w:tcPr>
            <w:tcW w:w="2802" w:type="dxa"/>
            <w:tcBorders>
              <w:top w:val="nil"/>
              <w:left w:val="single" w:sz="6" w:space="0" w:color="auto"/>
              <w:bottom w:val="nil"/>
              <w:right w:val="single" w:sz="6" w:space="0" w:color="auto"/>
            </w:tcBorders>
            <w:shd w:val="clear" w:color="auto" w:fill="auto"/>
          </w:tcPr>
          <w:p w14:paraId="42B9E66D" w14:textId="77777777" w:rsidR="00AF60D7" w:rsidRDefault="00AF60D7">
            <w:pPr>
              <w:pStyle w:val="TableRow"/>
            </w:pPr>
            <w:r>
              <w:t>File_Name</w:t>
            </w:r>
          </w:p>
        </w:tc>
        <w:tc>
          <w:tcPr>
            <w:tcW w:w="4536" w:type="dxa"/>
            <w:tcBorders>
              <w:top w:val="nil"/>
              <w:left w:val="single" w:sz="6" w:space="0" w:color="auto"/>
              <w:bottom w:val="nil"/>
              <w:right w:val="single" w:sz="6" w:space="0" w:color="auto"/>
            </w:tcBorders>
            <w:shd w:val="clear" w:color="auto" w:fill="auto"/>
          </w:tcPr>
          <w:p w14:paraId="70C9AB4D" w14:textId="77777777" w:rsidR="00AF60D7" w:rsidRDefault="00AF60D7">
            <w:pPr>
              <w:pStyle w:val="TableRow"/>
            </w:pPr>
            <w:r>
              <w:t>File name of the file, including the path.</w:t>
            </w:r>
          </w:p>
        </w:tc>
        <w:tc>
          <w:tcPr>
            <w:tcW w:w="1500" w:type="dxa"/>
            <w:tcBorders>
              <w:top w:val="nil"/>
              <w:left w:val="single" w:sz="6" w:space="0" w:color="auto"/>
              <w:bottom w:val="nil"/>
              <w:right w:val="single" w:sz="6" w:space="0" w:color="auto"/>
            </w:tcBorders>
            <w:shd w:val="clear" w:color="auto" w:fill="auto"/>
          </w:tcPr>
          <w:p w14:paraId="03BDA2A9"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1D15E046" w14:textId="77777777" w:rsidR="00AF60D7" w:rsidRDefault="00AF60D7">
            <w:pPr>
              <w:pStyle w:val="TableRow"/>
            </w:pPr>
            <w:r>
              <w:t>255</w:t>
            </w:r>
          </w:p>
        </w:tc>
      </w:tr>
      <w:tr w:rsidR="00AF60D7" w14:paraId="7F9EF56F" w14:textId="77777777">
        <w:tc>
          <w:tcPr>
            <w:tcW w:w="2802" w:type="dxa"/>
            <w:tcBorders>
              <w:top w:val="nil"/>
              <w:left w:val="single" w:sz="6" w:space="0" w:color="auto"/>
              <w:bottom w:val="nil"/>
              <w:right w:val="single" w:sz="6" w:space="0" w:color="auto"/>
            </w:tcBorders>
            <w:shd w:val="clear" w:color="auto" w:fill="auto"/>
          </w:tcPr>
          <w:p w14:paraId="02346FD8" w14:textId="77777777" w:rsidR="00AF60D7" w:rsidRDefault="00AF60D7">
            <w:pPr>
              <w:pStyle w:val="TableRow"/>
            </w:pPr>
            <w:r>
              <w:t>Title</w:t>
            </w:r>
          </w:p>
        </w:tc>
        <w:tc>
          <w:tcPr>
            <w:tcW w:w="4536" w:type="dxa"/>
            <w:tcBorders>
              <w:top w:val="nil"/>
              <w:left w:val="single" w:sz="6" w:space="0" w:color="auto"/>
              <w:bottom w:val="nil"/>
              <w:right w:val="single" w:sz="6" w:space="0" w:color="auto"/>
            </w:tcBorders>
            <w:shd w:val="clear" w:color="auto" w:fill="auto"/>
          </w:tcPr>
          <w:p w14:paraId="30B35669" w14:textId="77777777" w:rsidR="00AF60D7" w:rsidRDefault="00AF60D7">
            <w:pPr>
              <w:pStyle w:val="TableRow"/>
            </w:pPr>
            <w:r>
              <w:t>Display title of the file.  This field is not used by the existing Recorder Sources module but is an extension for the Collections Multimedia data type.</w:t>
            </w:r>
          </w:p>
        </w:tc>
        <w:tc>
          <w:tcPr>
            <w:tcW w:w="1500" w:type="dxa"/>
            <w:tcBorders>
              <w:top w:val="nil"/>
              <w:left w:val="single" w:sz="6" w:space="0" w:color="auto"/>
              <w:bottom w:val="nil"/>
              <w:right w:val="single" w:sz="6" w:space="0" w:color="auto"/>
            </w:tcBorders>
            <w:shd w:val="clear" w:color="auto" w:fill="auto"/>
          </w:tcPr>
          <w:p w14:paraId="6B06C2AD"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7D675118" w14:textId="77777777" w:rsidR="00AF60D7" w:rsidRDefault="00AF60D7">
            <w:pPr>
              <w:pStyle w:val="TableRow"/>
            </w:pPr>
            <w:r>
              <w:t>100</w:t>
            </w:r>
          </w:p>
        </w:tc>
      </w:tr>
      <w:tr w:rsidR="00AF60D7" w14:paraId="106168A6" w14:textId="77777777">
        <w:tc>
          <w:tcPr>
            <w:tcW w:w="2802" w:type="dxa"/>
            <w:tcBorders>
              <w:top w:val="nil"/>
              <w:left w:val="single" w:sz="6" w:space="0" w:color="auto"/>
              <w:bottom w:val="single" w:sz="6" w:space="0" w:color="auto"/>
              <w:right w:val="single" w:sz="6" w:space="0" w:color="auto"/>
            </w:tcBorders>
            <w:shd w:val="clear" w:color="auto" w:fill="auto"/>
          </w:tcPr>
          <w:p w14:paraId="103A9CF0" w14:textId="77777777" w:rsidR="00AF60D7" w:rsidRDefault="00AF60D7">
            <w:pPr>
              <w:pStyle w:val="TableRow"/>
            </w:pPr>
            <w:r>
              <w:t>Preferred</w:t>
            </w:r>
          </w:p>
        </w:tc>
        <w:tc>
          <w:tcPr>
            <w:tcW w:w="4536" w:type="dxa"/>
            <w:tcBorders>
              <w:top w:val="nil"/>
              <w:left w:val="single" w:sz="6" w:space="0" w:color="auto"/>
              <w:bottom w:val="single" w:sz="6" w:space="0" w:color="auto"/>
              <w:right w:val="single" w:sz="6" w:space="0" w:color="auto"/>
            </w:tcBorders>
            <w:shd w:val="clear" w:color="auto" w:fill="auto"/>
          </w:tcPr>
          <w:p w14:paraId="33A34F2C" w14:textId="77777777" w:rsidR="00AF60D7" w:rsidRDefault="00AF60D7">
            <w:pPr>
              <w:pStyle w:val="TableRow"/>
            </w:pPr>
            <w:r>
              <w:t>Flag indicating that the source file is the item's preferred multimedia item.  Used by the Collections Module only.</w:t>
            </w:r>
          </w:p>
        </w:tc>
        <w:tc>
          <w:tcPr>
            <w:tcW w:w="1500" w:type="dxa"/>
            <w:tcBorders>
              <w:top w:val="nil"/>
              <w:left w:val="single" w:sz="6" w:space="0" w:color="auto"/>
              <w:bottom w:val="single" w:sz="6" w:space="0" w:color="auto"/>
              <w:right w:val="single" w:sz="6" w:space="0" w:color="auto"/>
            </w:tcBorders>
            <w:shd w:val="clear" w:color="auto" w:fill="auto"/>
          </w:tcPr>
          <w:p w14:paraId="1B21165D" w14:textId="77777777" w:rsidR="00AF60D7" w:rsidRDefault="00AF60D7">
            <w:pPr>
              <w:pStyle w:val="TableRow"/>
            </w:pPr>
            <w:r>
              <w:t>bit Not Null default (0)</w:t>
            </w:r>
          </w:p>
        </w:tc>
        <w:tc>
          <w:tcPr>
            <w:tcW w:w="1127" w:type="dxa"/>
            <w:tcBorders>
              <w:top w:val="nil"/>
              <w:left w:val="single" w:sz="6" w:space="0" w:color="auto"/>
              <w:bottom w:val="single" w:sz="6" w:space="0" w:color="auto"/>
              <w:right w:val="single" w:sz="6" w:space="0" w:color="auto"/>
            </w:tcBorders>
            <w:shd w:val="clear" w:color="auto" w:fill="auto"/>
          </w:tcPr>
          <w:p w14:paraId="5F63BD48" w14:textId="77777777" w:rsidR="00AF60D7" w:rsidRDefault="00AF60D7">
            <w:pPr>
              <w:pStyle w:val="TableRow"/>
            </w:pPr>
          </w:p>
        </w:tc>
      </w:tr>
    </w:tbl>
    <w:p w14:paraId="03F8549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BB3F18E"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8D1E5BE"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7678F66"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AF5330B" w14:textId="77777777" w:rsidR="00AF60D7" w:rsidRDefault="00AF60D7">
            <w:pPr>
              <w:pStyle w:val="TableColumnTitles"/>
              <w:keepNext/>
            </w:pPr>
            <w:r>
              <w:t>Options</w:t>
            </w:r>
          </w:p>
        </w:tc>
      </w:tr>
      <w:tr w:rsidR="00AF60D7" w14:paraId="54EEC444" w14:textId="77777777">
        <w:tc>
          <w:tcPr>
            <w:tcW w:w="2801" w:type="dxa"/>
            <w:tcBorders>
              <w:top w:val="nil"/>
              <w:left w:val="single" w:sz="6" w:space="0" w:color="auto"/>
              <w:bottom w:val="single" w:sz="6" w:space="0" w:color="auto"/>
              <w:right w:val="single" w:sz="6" w:space="0" w:color="auto"/>
            </w:tcBorders>
            <w:shd w:val="clear" w:color="auto" w:fill="auto"/>
          </w:tcPr>
          <w:p w14:paraId="7146B624"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40C67019"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17C75403" w14:textId="77777777" w:rsidR="00AF60D7" w:rsidRDefault="00AF60D7">
            <w:pPr>
              <w:pStyle w:val="TableRow"/>
            </w:pPr>
          </w:p>
        </w:tc>
      </w:tr>
    </w:tbl>
    <w:p w14:paraId="66EC41FD" w14:textId="77777777" w:rsidR="00AF60D7" w:rsidRDefault="00AF60D7" w:rsidP="00AF60D7">
      <w:pPr>
        <w:pStyle w:val="NormalIndent"/>
      </w:pPr>
    </w:p>
    <w:p w14:paraId="10AC6639" w14:textId="77777777" w:rsidR="00AF60D7" w:rsidRDefault="00AF60D7" w:rsidP="00840903">
      <w:pPr>
        <w:pStyle w:val="Heading4"/>
      </w:pPr>
      <w:bookmarkStart w:id="871" w:name="_Toc292879107"/>
      <w:r>
        <w:t>Source_Join</w:t>
      </w:r>
      <w:bookmarkEnd w:id="871"/>
    </w:p>
    <w:p w14:paraId="40DA4DFB" w14:textId="77777777" w:rsidR="00AF60D7" w:rsidRDefault="00AF60D7" w:rsidP="00AF60D7">
      <w:pPr>
        <w:pStyle w:val="NormalIndent"/>
      </w:pPr>
      <w:r>
        <w:t>Identifies sources that apply to a given record within any entity in the database.  This table allows a 'virtual' join between records and the sources module without requiring a join table for every entity linked to the sources module.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7EF465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11EE75A5"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423FE28"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3D9F562"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BA79AEE" w14:textId="77777777" w:rsidR="00AF60D7" w:rsidRDefault="00AF60D7">
            <w:pPr>
              <w:pStyle w:val="TableColumnTitles"/>
              <w:keepNext/>
            </w:pPr>
            <w:r>
              <w:t>Size</w:t>
            </w:r>
          </w:p>
        </w:tc>
      </w:tr>
      <w:tr w:rsidR="00AF60D7" w14:paraId="64E22C0E" w14:textId="77777777">
        <w:tc>
          <w:tcPr>
            <w:tcW w:w="2802" w:type="dxa"/>
            <w:tcBorders>
              <w:top w:val="nil"/>
              <w:left w:val="single" w:sz="6" w:space="0" w:color="auto"/>
              <w:bottom w:val="nil"/>
              <w:right w:val="single" w:sz="6" w:space="0" w:color="auto"/>
            </w:tcBorders>
            <w:shd w:val="clear" w:color="auto" w:fill="auto"/>
          </w:tcPr>
          <w:p w14:paraId="716A8C69" w14:textId="77777777" w:rsidR="00AF60D7" w:rsidRDefault="00AF60D7">
            <w:pPr>
              <w:pStyle w:val="TableRow"/>
              <w:rPr>
                <w:u w:val="single"/>
              </w:rPr>
            </w:pPr>
            <w:r>
              <w:rPr>
                <w:u w:val="single"/>
              </w:rPr>
              <w:t>Source_Join_Key</w:t>
            </w:r>
          </w:p>
        </w:tc>
        <w:tc>
          <w:tcPr>
            <w:tcW w:w="4536" w:type="dxa"/>
            <w:tcBorders>
              <w:top w:val="nil"/>
              <w:left w:val="single" w:sz="6" w:space="0" w:color="auto"/>
              <w:bottom w:val="nil"/>
              <w:right w:val="single" w:sz="6" w:space="0" w:color="auto"/>
            </w:tcBorders>
            <w:shd w:val="clear" w:color="auto" w:fill="auto"/>
          </w:tcPr>
          <w:p w14:paraId="1F998E4F" w14:textId="77777777" w:rsidR="00AF60D7" w:rsidRDefault="00AF60D7">
            <w:pPr>
              <w:pStyle w:val="TableRow"/>
            </w:pPr>
            <w:r>
              <w:t>Unique identifier for the Source_Join table</w:t>
            </w:r>
          </w:p>
        </w:tc>
        <w:tc>
          <w:tcPr>
            <w:tcW w:w="1500" w:type="dxa"/>
            <w:tcBorders>
              <w:top w:val="nil"/>
              <w:left w:val="single" w:sz="6" w:space="0" w:color="auto"/>
              <w:bottom w:val="nil"/>
              <w:right w:val="single" w:sz="6" w:space="0" w:color="auto"/>
            </w:tcBorders>
            <w:shd w:val="clear" w:color="auto" w:fill="auto"/>
          </w:tcPr>
          <w:p w14:paraId="60F5316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9755246" w14:textId="77777777" w:rsidR="00AF60D7" w:rsidRDefault="00AF60D7">
            <w:pPr>
              <w:pStyle w:val="TableRow"/>
            </w:pPr>
            <w:r>
              <w:t>16</w:t>
            </w:r>
          </w:p>
        </w:tc>
      </w:tr>
      <w:tr w:rsidR="00AF60D7" w14:paraId="2E8F107D" w14:textId="77777777">
        <w:tc>
          <w:tcPr>
            <w:tcW w:w="2802" w:type="dxa"/>
            <w:tcBorders>
              <w:top w:val="nil"/>
              <w:left w:val="single" w:sz="6" w:space="0" w:color="auto"/>
              <w:bottom w:val="nil"/>
              <w:right w:val="single" w:sz="6" w:space="0" w:color="auto"/>
            </w:tcBorders>
            <w:shd w:val="clear" w:color="auto" w:fill="auto"/>
          </w:tcPr>
          <w:p w14:paraId="53C1131D" w14:textId="77777777" w:rsidR="00AF60D7" w:rsidRDefault="00AF60D7">
            <w:pPr>
              <w:pStyle w:val="TableRow"/>
            </w:pPr>
            <w:r>
              <w:lastRenderedPageBreak/>
              <w:t>Table_Name</w:t>
            </w:r>
          </w:p>
        </w:tc>
        <w:tc>
          <w:tcPr>
            <w:tcW w:w="4536" w:type="dxa"/>
            <w:tcBorders>
              <w:top w:val="nil"/>
              <w:left w:val="single" w:sz="6" w:space="0" w:color="auto"/>
              <w:bottom w:val="nil"/>
              <w:right w:val="single" w:sz="6" w:space="0" w:color="auto"/>
            </w:tcBorders>
            <w:shd w:val="clear" w:color="auto" w:fill="auto"/>
          </w:tcPr>
          <w:p w14:paraId="31072D4E" w14:textId="77777777" w:rsidR="00AF60D7" w:rsidRDefault="00AF60D7">
            <w:pPr>
              <w:pStyle w:val="TableRow"/>
            </w:pPr>
            <w:r>
              <w:t>Name of the entity whose record is being joined to the sources module.</w:t>
            </w:r>
          </w:p>
        </w:tc>
        <w:tc>
          <w:tcPr>
            <w:tcW w:w="1500" w:type="dxa"/>
            <w:tcBorders>
              <w:top w:val="nil"/>
              <w:left w:val="single" w:sz="6" w:space="0" w:color="auto"/>
              <w:bottom w:val="nil"/>
              <w:right w:val="single" w:sz="6" w:space="0" w:color="auto"/>
            </w:tcBorders>
            <w:shd w:val="clear" w:color="auto" w:fill="auto"/>
          </w:tcPr>
          <w:p w14:paraId="7B61E725"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5ED602A" w14:textId="77777777" w:rsidR="00AF60D7" w:rsidRDefault="00AF60D7">
            <w:pPr>
              <w:pStyle w:val="TableRow"/>
            </w:pPr>
            <w:r>
              <w:t>50</w:t>
            </w:r>
          </w:p>
        </w:tc>
      </w:tr>
      <w:tr w:rsidR="00AF60D7" w14:paraId="52D89A4C" w14:textId="77777777">
        <w:tc>
          <w:tcPr>
            <w:tcW w:w="2802" w:type="dxa"/>
            <w:tcBorders>
              <w:top w:val="nil"/>
              <w:left w:val="single" w:sz="6" w:space="0" w:color="auto"/>
              <w:bottom w:val="nil"/>
              <w:right w:val="single" w:sz="6" w:space="0" w:color="auto"/>
            </w:tcBorders>
            <w:shd w:val="clear" w:color="auto" w:fill="auto"/>
          </w:tcPr>
          <w:p w14:paraId="41784E2C" w14:textId="77777777" w:rsidR="00AF60D7" w:rsidRDefault="00AF60D7">
            <w:pPr>
              <w:pStyle w:val="TableRow"/>
            </w:pPr>
            <w:r>
              <w:t>Record_Key</w:t>
            </w:r>
          </w:p>
        </w:tc>
        <w:tc>
          <w:tcPr>
            <w:tcW w:w="4536" w:type="dxa"/>
            <w:tcBorders>
              <w:top w:val="nil"/>
              <w:left w:val="single" w:sz="6" w:space="0" w:color="auto"/>
              <w:bottom w:val="nil"/>
              <w:right w:val="single" w:sz="6" w:space="0" w:color="auto"/>
            </w:tcBorders>
            <w:shd w:val="clear" w:color="auto" w:fill="auto"/>
          </w:tcPr>
          <w:p w14:paraId="3F5BC1C1" w14:textId="77777777" w:rsidR="00AF60D7" w:rsidRDefault="00AF60D7">
            <w:pPr>
              <w:pStyle w:val="TableRow"/>
            </w:pPr>
            <w:r>
              <w:t>Primary key of the record being joined to the sources module.</w:t>
            </w:r>
          </w:p>
        </w:tc>
        <w:tc>
          <w:tcPr>
            <w:tcW w:w="1500" w:type="dxa"/>
            <w:tcBorders>
              <w:top w:val="nil"/>
              <w:left w:val="single" w:sz="6" w:space="0" w:color="auto"/>
              <w:bottom w:val="nil"/>
              <w:right w:val="single" w:sz="6" w:space="0" w:color="auto"/>
            </w:tcBorders>
            <w:shd w:val="clear" w:color="auto" w:fill="auto"/>
          </w:tcPr>
          <w:p w14:paraId="3E24E5C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890B766" w14:textId="77777777" w:rsidR="00AF60D7" w:rsidRDefault="00AF60D7">
            <w:pPr>
              <w:pStyle w:val="TableRow"/>
            </w:pPr>
            <w:r>
              <w:t>16</w:t>
            </w:r>
          </w:p>
        </w:tc>
      </w:tr>
      <w:tr w:rsidR="00AF60D7" w14:paraId="0753C294" w14:textId="77777777">
        <w:tc>
          <w:tcPr>
            <w:tcW w:w="2802" w:type="dxa"/>
            <w:tcBorders>
              <w:top w:val="nil"/>
              <w:left w:val="single" w:sz="6" w:space="0" w:color="auto"/>
              <w:bottom w:val="nil"/>
              <w:right w:val="single" w:sz="6" w:space="0" w:color="auto"/>
            </w:tcBorders>
            <w:shd w:val="clear" w:color="auto" w:fill="auto"/>
          </w:tcPr>
          <w:p w14:paraId="5AA43212" w14:textId="77777777" w:rsidR="00AF60D7" w:rsidRDefault="00AF60D7">
            <w:pPr>
              <w:pStyle w:val="TableRow"/>
            </w:pPr>
            <w:r>
              <w:t>Source_Key</w:t>
            </w:r>
          </w:p>
        </w:tc>
        <w:tc>
          <w:tcPr>
            <w:tcW w:w="4536" w:type="dxa"/>
            <w:tcBorders>
              <w:top w:val="nil"/>
              <w:left w:val="single" w:sz="6" w:space="0" w:color="auto"/>
              <w:bottom w:val="nil"/>
              <w:right w:val="single" w:sz="6" w:space="0" w:color="auto"/>
            </w:tcBorders>
            <w:shd w:val="clear" w:color="auto" w:fill="auto"/>
          </w:tcPr>
          <w:p w14:paraId="6821BBEC" w14:textId="77777777" w:rsidR="00AF60D7" w:rsidRDefault="00AF60D7">
            <w:pPr>
              <w:pStyle w:val="TableRow"/>
            </w:pPr>
            <w:r>
              <w:t>Source that the record is joined to.</w:t>
            </w:r>
          </w:p>
        </w:tc>
        <w:tc>
          <w:tcPr>
            <w:tcW w:w="1500" w:type="dxa"/>
            <w:tcBorders>
              <w:top w:val="nil"/>
              <w:left w:val="single" w:sz="6" w:space="0" w:color="auto"/>
              <w:bottom w:val="nil"/>
              <w:right w:val="single" w:sz="6" w:space="0" w:color="auto"/>
            </w:tcBorders>
            <w:shd w:val="clear" w:color="auto" w:fill="auto"/>
          </w:tcPr>
          <w:p w14:paraId="71332F56"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3ABF7F1" w14:textId="77777777" w:rsidR="00AF60D7" w:rsidRDefault="00AF60D7">
            <w:pPr>
              <w:pStyle w:val="TableRow"/>
            </w:pPr>
            <w:r>
              <w:t>16</w:t>
            </w:r>
          </w:p>
        </w:tc>
      </w:tr>
      <w:tr w:rsidR="00AF60D7" w14:paraId="5719FF5F" w14:textId="77777777">
        <w:tc>
          <w:tcPr>
            <w:tcW w:w="2802" w:type="dxa"/>
            <w:tcBorders>
              <w:top w:val="nil"/>
              <w:left w:val="single" w:sz="6" w:space="0" w:color="auto"/>
              <w:bottom w:val="nil"/>
              <w:right w:val="single" w:sz="6" w:space="0" w:color="auto"/>
            </w:tcBorders>
            <w:shd w:val="clear" w:color="auto" w:fill="auto"/>
          </w:tcPr>
          <w:p w14:paraId="335C5C11" w14:textId="77777777" w:rsidR="00AF60D7" w:rsidRDefault="00AF60D7">
            <w:pPr>
              <w:pStyle w:val="TableRow"/>
            </w:pPr>
            <w:r>
              <w:t>Original</w:t>
            </w:r>
          </w:p>
        </w:tc>
        <w:tc>
          <w:tcPr>
            <w:tcW w:w="4536" w:type="dxa"/>
            <w:tcBorders>
              <w:top w:val="nil"/>
              <w:left w:val="single" w:sz="6" w:space="0" w:color="auto"/>
              <w:bottom w:val="nil"/>
              <w:right w:val="single" w:sz="6" w:space="0" w:color="auto"/>
            </w:tcBorders>
            <w:shd w:val="clear" w:color="auto" w:fill="auto"/>
          </w:tcPr>
          <w:p w14:paraId="7944C9C5" w14:textId="77777777" w:rsidR="00AF60D7" w:rsidRDefault="00AF60D7">
            <w:pPr>
              <w:pStyle w:val="TableRow"/>
            </w:pPr>
            <w:r>
              <w:t>Original flag for the source join.</w:t>
            </w:r>
          </w:p>
        </w:tc>
        <w:tc>
          <w:tcPr>
            <w:tcW w:w="1500" w:type="dxa"/>
            <w:tcBorders>
              <w:top w:val="nil"/>
              <w:left w:val="single" w:sz="6" w:space="0" w:color="auto"/>
              <w:bottom w:val="nil"/>
              <w:right w:val="single" w:sz="6" w:space="0" w:color="auto"/>
            </w:tcBorders>
            <w:shd w:val="clear" w:color="auto" w:fill="auto"/>
          </w:tcPr>
          <w:p w14:paraId="5EFD8359"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EA4E60B" w14:textId="77777777" w:rsidR="00AF60D7" w:rsidRDefault="00AF60D7">
            <w:pPr>
              <w:pStyle w:val="TableRow"/>
            </w:pPr>
          </w:p>
        </w:tc>
      </w:tr>
      <w:tr w:rsidR="00AF60D7" w14:paraId="4AFF7B2E" w14:textId="77777777">
        <w:tc>
          <w:tcPr>
            <w:tcW w:w="2802" w:type="dxa"/>
            <w:tcBorders>
              <w:top w:val="nil"/>
              <w:left w:val="single" w:sz="6" w:space="0" w:color="auto"/>
              <w:bottom w:val="nil"/>
              <w:right w:val="single" w:sz="6" w:space="0" w:color="auto"/>
            </w:tcBorders>
            <w:shd w:val="clear" w:color="auto" w:fill="auto"/>
          </w:tcPr>
          <w:p w14:paraId="1B66D56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3149300"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75839A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EA85631" w14:textId="77777777" w:rsidR="00AF60D7" w:rsidRDefault="00AF60D7">
            <w:pPr>
              <w:pStyle w:val="TableRow"/>
            </w:pPr>
            <w:r>
              <w:t>16</w:t>
            </w:r>
          </w:p>
        </w:tc>
      </w:tr>
      <w:tr w:rsidR="00AF60D7" w14:paraId="7B6FD6F1" w14:textId="77777777">
        <w:tc>
          <w:tcPr>
            <w:tcW w:w="2802" w:type="dxa"/>
            <w:tcBorders>
              <w:top w:val="nil"/>
              <w:left w:val="single" w:sz="6" w:space="0" w:color="auto"/>
              <w:bottom w:val="nil"/>
              <w:right w:val="single" w:sz="6" w:space="0" w:color="auto"/>
            </w:tcBorders>
            <w:shd w:val="clear" w:color="auto" w:fill="auto"/>
          </w:tcPr>
          <w:p w14:paraId="46256469" w14:textId="77777777" w:rsidR="00AF60D7" w:rsidRDefault="00AF60D7">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2389DBAD" w14:textId="77777777" w:rsidR="00AF60D7" w:rsidRDefault="00AF60D7">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7ABD32EB"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47574E9E" w14:textId="77777777" w:rsidR="00AF60D7" w:rsidRDefault="00AF60D7">
            <w:pPr>
              <w:pStyle w:val="TableRow"/>
            </w:pPr>
          </w:p>
        </w:tc>
      </w:tr>
      <w:tr w:rsidR="00FD7076" w14:paraId="6BE53EBD" w14:textId="77777777">
        <w:tc>
          <w:tcPr>
            <w:tcW w:w="2802" w:type="dxa"/>
            <w:tcBorders>
              <w:top w:val="nil"/>
              <w:left w:val="single" w:sz="6" w:space="0" w:color="auto"/>
              <w:bottom w:val="single" w:sz="6" w:space="0" w:color="auto"/>
              <w:right w:val="single" w:sz="6" w:space="0" w:color="auto"/>
            </w:tcBorders>
            <w:shd w:val="clear" w:color="auto" w:fill="auto"/>
          </w:tcPr>
          <w:p w14:paraId="0C95C9B3" w14:textId="77777777" w:rsidR="00FD7076" w:rsidRDefault="00FD7076">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69678C1A" w14:textId="77777777" w:rsidR="00FD7076" w:rsidRDefault="00FD7076" w:rsidP="00FD7076">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476A480" w14:textId="77777777" w:rsidR="00FD7076" w:rsidRDefault="00FD7076" w:rsidP="00FD7076">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1691A14A" w14:textId="77777777" w:rsidR="00FD7076" w:rsidRDefault="00FD7076" w:rsidP="00FD7076">
            <w:pPr>
              <w:pStyle w:val="TableRow"/>
            </w:pPr>
            <w:r>
              <w:t>8</w:t>
            </w:r>
          </w:p>
        </w:tc>
      </w:tr>
    </w:tbl>
    <w:p w14:paraId="54A4D4F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AEAD723"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28AEEC2"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6F658F3"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23BF3F44" w14:textId="77777777" w:rsidR="00AF60D7" w:rsidRDefault="00AF60D7">
            <w:pPr>
              <w:pStyle w:val="TableColumnTitles"/>
              <w:keepNext/>
            </w:pPr>
            <w:r>
              <w:t>Options</w:t>
            </w:r>
          </w:p>
        </w:tc>
      </w:tr>
      <w:tr w:rsidR="00AF60D7" w14:paraId="2EFE08E4" w14:textId="77777777">
        <w:tc>
          <w:tcPr>
            <w:tcW w:w="2801" w:type="dxa"/>
            <w:tcBorders>
              <w:top w:val="nil"/>
              <w:left w:val="single" w:sz="6" w:space="0" w:color="auto"/>
              <w:bottom w:val="single" w:sz="6" w:space="0" w:color="auto"/>
              <w:right w:val="single" w:sz="6" w:space="0" w:color="auto"/>
            </w:tcBorders>
            <w:shd w:val="clear" w:color="auto" w:fill="auto"/>
          </w:tcPr>
          <w:p w14:paraId="1E4C45D7" w14:textId="77777777" w:rsidR="00AF60D7" w:rsidRDefault="00AF60D7">
            <w:pPr>
              <w:pStyle w:val="TableRow"/>
            </w:pPr>
            <w:r>
              <w:t>IX_Source_Join_Record</w:t>
            </w:r>
          </w:p>
        </w:tc>
        <w:tc>
          <w:tcPr>
            <w:tcW w:w="3543" w:type="dxa"/>
            <w:tcBorders>
              <w:top w:val="nil"/>
              <w:left w:val="single" w:sz="6" w:space="0" w:color="auto"/>
              <w:bottom w:val="single" w:sz="6" w:space="0" w:color="auto"/>
              <w:right w:val="single" w:sz="6" w:space="0" w:color="auto"/>
            </w:tcBorders>
            <w:shd w:val="clear" w:color="auto" w:fill="auto"/>
          </w:tcPr>
          <w:p w14:paraId="6F2000C6" w14:textId="77777777" w:rsidR="00AF60D7" w:rsidRDefault="00AF60D7">
            <w:pPr>
              <w:pStyle w:val="TableRow"/>
            </w:pPr>
            <w:r>
              <w:t>Record_Key</w:t>
            </w:r>
          </w:p>
        </w:tc>
        <w:tc>
          <w:tcPr>
            <w:tcW w:w="3624" w:type="dxa"/>
            <w:tcBorders>
              <w:top w:val="nil"/>
              <w:left w:val="single" w:sz="6" w:space="0" w:color="auto"/>
              <w:bottom w:val="single" w:sz="6" w:space="0" w:color="auto"/>
              <w:right w:val="single" w:sz="6" w:space="0" w:color="auto"/>
            </w:tcBorders>
            <w:shd w:val="clear" w:color="auto" w:fill="auto"/>
          </w:tcPr>
          <w:p w14:paraId="39CAAA8F" w14:textId="77777777" w:rsidR="00AF60D7" w:rsidRDefault="00AF60D7">
            <w:pPr>
              <w:pStyle w:val="TableRow"/>
            </w:pPr>
            <w:r>
              <w:t>nonclustered located on PRIMARY</w:t>
            </w:r>
          </w:p>
        </w:tc>
      </w:tr>
    </w:tbl>
    <w:p w14:paraId="62A7DD9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8708FA" w14:paraId="1AB37A1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CED67C9" w14:textId="77777777" w:rsidR="00AF60D7" w:rsidRDefault="00AF60D7">
            <w:pPr>
              <w:pStyle w:val="TableTitle"/>
              <w:rPr>
                <w:color w:val="FF0000"/>
                <w:lang w:val="fr-FR"/>
              </w:rPr>
            </w:pPr>
            <w:r>
              <w:rPr>
                <w:lang w:val="fr-FR"/>
              </w:rPr>
              <w:t>Constraint : FK_Source_Join_Source</w:t>
            </w:r>
          </w:p>
        </w:tc>
      </w:tr>
      <w:tr w:rsidR="00AF60D7" w14:paraId="738F1B44" w14:textId="77777777">
        <w:tc>
          <w:tcPr>
            <w:tcW w:w="1548" w:type="dxa"/>
            <w:tcBorders>
              <w:top w:val="nil"/>
              <w:left w:val="single" w:sz="4" w:space="0" w:color="auto"/>
              <w:bottom w:val="single" w:sz="4" w:space="0" w:color="auto"/>
              <w:right w:val="single" w:sz="4" w:space="0" w:color="auto"/>
            </w:tcBorders>
            <w:shd w:val="clear" w:color="auto" w:fill="auto"/>
          </w:tcPr>
          <w:p w14:paraId="72607A2E"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A3C3A22" w14:textId="77777777" w:rsidR="00AF60D7" w:rsidRDefault="00AF60D7">
            <w:pPr>
              <w:pStyle w:val="TableRow"/>
            </w:pPr>
            <w:r>
              <w:t>Each source join referes to one source.  Each source is referred to by zero or more source joins.</w:t>
            </w:r>
          </w:p>
        </w:tc>
      </w:tr>
      <w:tr w:rsidR="00AF60D7" w14:paraId="79BB60C4"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415F5B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9804A9D" w14:textId="77777777" w:rsidR="00AF60D7" w:rsidRDefault="00AF60D7">
            <w:pPr>
              <w:pStyle w:val="CodeSamples"/>
            </w:pPr>
            <w:r>
              <w:t>FK_Source_Join_Source (Source_Key) references Source(Source_Key)</w:t>
            </w:r>
          </w:p>
        </w:tc>
      </w:tr>
    </w:tbl>
    <w:p w14:paraId="247C4973" w14:textId="77777777" w:rsidR="00AF60D7" w:rsidRDefault="00AF60D7" w:rsidP="00AF60D7">
      <w:pPr>
        <w:pStyle w:val="NormalIndent"/>
      </w:pPr>
    </w:p>
    <w:p w14:paraId="4F1A7933" w14:textId="77777777" w:rsidR="00AF60D7" w:rsidRDefault="00AF60D7" w:rsidP="00840903">
      <w:pPr>
        <w:pStyle w:val="Heading4"/>
      </w:pPr>
      <w:bookmarkStart w:id="872" w:name="_Toc292879108"/>
      <w:r>
        <w:t>Specimen_Field_Data</w:t>
      </w:r>
      <w:bookmarkEnd w:id="872"/>
    </w:p>
    <w:p w14:paraId="45A86AC0" w14:textId="77777777" w:rsidR="00AF60D7" w:rsidRDefault="00AF60D7" w:rsidP="00AF60D7">
      <w:pPr>
        <w:pStyle w:val="NormalIndent"/>
      </w:pPr>
      <w:r>
        <w:t>Identifies the assoication between a specimen and an occurrence in the field.  The specimen was either observed previously as described by the occurrence record, or gathered as a result of the occurrence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50FBBCC9"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9141DB1"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3C3F641"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FCAE51E"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5C49102" w14:textId="77777777" w:rsidR="00AF60D7" w:rsidRDefault="00AF60D7">
            <w:pPr>
              <w:pStyle w:val="TableColumnTitles"/>
              <w:keepNext/>
            </w:pPr>
            <w:r>
              <w:t>Size</w:t>
            </w:r>
          </w:p>
        </w:tc>
      </w:tr>
      <w:tr w:rsidR="00AF60D7" w14:paraId="69FBDAAF" w14:textId="77777777">
        <w:tc>
          <w:tcPr>
            <w:tcW w:w="2802" w:type="dxa"/>
            <w:tcBorders>
              <w:top w:val="nil"/>
              <w:left w:val="single" w:sz="6" w:space="0" w:color="auto"/>
              <w:bottom w:val="nil"/>
              <w:right w:val="single" w:sz="6" w:space="0" w:color="auto"/>
            </w:tcBorders>
            <w:shd w:val="clear" w:color="auto" w:fill="auto"/>
          </w:tcPr>
          <w:p w14:paraId="64865AA9" w14:textId="77777777" w:rsidR="00AF60D7" w:rsidRDefault="00AF60D7">
            <w:pPr>
              <w:pStyle w:val="TableRow"/>
              <w:rPr>
                <w:u w:val="single"/>
              </w:rPr>
            </w:pPr>
            <w:r>
              <w:rPr>
                <w:u w:val="single"/>
              </w:rPr>
              <w:t>Specimen_Field_Data_Key</w:t>
            </w:r>
          </w:p>
        </w:tc>
        <w:tc>
          <w:tcPr>
            <w:tcW w:w="4536" w:type="dxa"/>
            <w:tcBorders>
              <w:top w:val="nil"/>
              <w:left w:val="single" w:sz="6" w:space="0" w:color="auto"/>
              <w:bottom w:val="nil"/>
              <w:right w:val="single" w:sz="6" w:space="0" w:color="auto"/>
            </w:tcBorders>
            <w:shd w:val="clear" w:color="auto" w:fill="auto"/>
          </w:tcPr>
          <w:p w14:paraId="1150F7F7" w14:textId="77777777" w:rsidR="00AF60D7" w:rsidRDefault="00AF60D7">
            <w:pPr>
              <w:pStyle w:val="TableRow"/>
            </w:pPr>
            <w:r>
              <w:t>Unique identifier for the Specimen_Field_Data table</w:t>
            </w:r>
          </w:p>
        </w:tc>
        <w:tc>
          <w:tcPr>
            <w:tcW w:w="1500" w:type="dxa"/>
            <w:tcBorders>
              <w:top w:val="nil"/>
              <w:left w:val="single" w:sz="6" w:space="0" w:color="auto"/>
              <w:bottom w:val="nil"/>
              <w:right w:val="single" w:sz="6" w:space="0" w:color="auto"/>
            </w:tcBorders>
            <w:shd w:val="clear" w:color="auto" w:fill="auto"/>
          </w:tcPr>
          <w:p w14:paraId="6A4567C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3AB9EE8" w14:textId="77777777" w:rsidR="00AF60D7" w:rsidRDefault="00AF60D7">
            <w:pPr>
              <w:pStyle w:val="TableRow"/>
            </w:pPr>
            <w:r>
              <w:t>16</w:t>
            </w:r>
          </w:p>
        </w:tc>
      </w:tr>
      <w:tr w:rsidR="00AF60D7" w14:paraId="55DE0271" w14:textId="77777777">
        <w:tc>
          <w:tcPr>
            <w:tcW w:w="2802" w:type="dxa"/>
            <w:tcBorders>
              <w:top w:val="nil"/>
              <w:left w:val="single" w:sz="6" w:space="0" w:color="auto"/>
              <w:bottom w:val="nil"/>
              <w:right w:val="single" w:sz="6" w:space="0" w:color="auto"/>
            </w:tcBorders>
            <w:shd w:val="clear" w:color="auto" w:fill="auto"/>
          </w:tcPr>
          <w:p w14:paraId="7E015273"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13C4EEAE" w14:textId="77777777" w:rsidR="00AF60D7" w:rsidRDefault="00AF60D7">
            <w:pPr>
              <w:pStyle w:val="TableRow"/>
            </w:pPr>
            <w:r>
              <w:t>Specimen the field data is associated with.</w:t>
            </w:r>
          </w:p>
        </w:tc>
        <w:tc>
          <w:tcPr>
            <w:tcW w:w="1500" w:type="dxa"/>
            <w:tcBorders>
              <w:top w:val="nil"/>
              <w:left w:val="single" w:sz="6" w:space="0" w:color="auto"/>
              <w:bottom w:val="nil"/>
              <w:right w:val="single" w:sz="6" w:space="0" w:color="auto"/>
            </w:tcBorders>
            <w:shd w:val="clear" w:color="auto" w:fill="auto"/>
          </w:tcPr>
          <w:p w14:paraId="0505481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6AAE9F4" w14:textId="77777777" w:rsidR="00AF60D7" w:rsidRDefault="00AF60D7">
            <w:pPr>
              <w:pStyle w:val="TableRow"/>
            </w:pPr>
            <w:r>
              <w:t>16</w:t>
            </w:r>
          </w:p>
        </w:tc>
      </w:tr>
      <w:tr w:rsidR="00AF60D7" w14:paraId="7A672427" w14:textId="77777777">
        <w:tc>
          <w:tcPr>
            <w:tcW w:w="2802" w:type="dxa"/>
            <w:tcBorders>
              <w:top w:val="nil"/>
              <w:left w:val="single" w:sz="6" w:space="0" w:color="auto"/>
              <w:bottom w:val="nil"/>
              <w:right w:val="single" w:sz="6" w:space="0" w:color="auto"/>
            </w:tcBorders>
            <w:shd w:val="clear" w:color="auto" w:fill="auto"/>
          </w:tcPr>
          <w:p w14:paraId="411089DC" w14:textId="77777777" w:rsidR="00AF60D7" w:rsidRDefault="00AF60D7">
            <w:pPr>
              <w:pStyle w:val="TableRow"/>
            </w:pPr>
            <w:r>
              <w:lastRenderedPageBreak/>
              <w:t>Occurrence_Key</w:t>
            </w:r>
          </w:p>
        </w:tc>
        <w:tc>
          <w:tcPr>
            <w:tcW w:w="4536" w:type="dxa"/>
            <w:tcBorders>
              <w:top w:val="nil"/>
              <w:left w:val="single" w:sz="6" w:space="0" w:color="auto"/>
              <w:bottom w:val="nil"/>
              <w:right w:val="single" w:sz="6" w:space="0" w:color="auto"/>
            </w:tcBorders>
            <w:shd w:val="clear" w:color="auto" w:fill="auto"/>
          </w:tcPr>
          <w:p w14:paraId="32858A79" w14:textId="77777777" w:rsidR="00AF60D7" w:rsidRDefault="00AF60D7">
            <w:pPr>
              <w:pStyle w:val="TableRow"/>
            </w:pPr>
            <w:r>
              <w:t>Occurrence that the specimen is associated with, if the specimen is associated with an occurrence that is recorded using the Thesaurus (as opposed to the Taxon Dictionary).</w:t>
            </w:r>
          </w:p>
        </w:tc>
        <w:tc>
          <w:tcPr>
            <w:tcW w:w="1500" w:type="dxa"/>
            <w:tcBorders>
              <w:top w:val="nil"/>
              <w:left w:val="single" w:sz="6" w:space="0" w:color="auto"/>
              <w:bottom w:val="nil"/>
              <w:right w:val="single" w:sz="6" w:space="0" w:color="auto"/>
            </w:tcBorders>
            <w:shd w:val="clear" w:color="auto" w:fill="auto"/>
          </w:tcPr>
          <w:p w14:paraId="481E1DB9"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6670CE9" w14:textId="77777777" w:rsidR="00AF60D7" w:rsidRDefault="00AF60D7">
            <w:pPr>
              <w:pStyle w:val="TableRow"/>
            </w:pPr>
            <w:r>
              <w:t>16</w:t>
            </w:r>
          </w:p>
        </w:tc>
      </w:tr>
      <w:tr w:rsidR="00AF60D7" w14:paraId="59D7366B" w14:textId="77777777">
        <w:tc>
          <w:tcPr>
            <w:tcW w:w="2802" w:type="dxa"/>
            <w:tcBorders>
              <w:top w:val="nil"/>
              <w:left w:val="single" w:sz="6" w:space="0" w:color="auto"/>
              <w:bottom w:val="nil"/>
              <w:right w:val="single" w:sz="6" w:space="0" w:color="auto"/>
            </w:tcBorders>
            <w:shd w:val="clear" w:color="auto" w:fill="auto"/>
          </w:tcPr>
          <w:p w14:paraId="61E2E061" w14:textId="77777777" w:rsidR="00AF60D7" w:rsidRDefault="00AF60D7">
            <w:pPr>
              <w:pStyle w:val="TableRow"/>
            </w:pPr>
            <w:r>
              <w:t>Taxon_Occurrence_Key</w:t>
            </w:r>
          </w:p>
        </w:tc>
        <w:tc>
          <w:tcPr>
            <w:tcW w:w="4536" w:type="dxa"/>
            <w:tcBorders>
              <w:top w:val="nil"/>
              <w:left w:val="single" w:sz="6" w:space="0" w:color="auto"/>
              <w:bottom w:val="nil"/>
              <w:right w:val="single" w:sz="6" w:space="0" w:color="auto"/>
            </w:tcBorders>
            <w:shd w:val="clear" w:color="auto" w:fill="auto"/>
          </w:tcPr>
          <w:p w14:paraId="57C6DEF3" w14:textId="77777777" w:rsidR="00AF60D7" w:rsidRDefault="00AF60D7">
            <w:pPr>
              <w:pStyle w:val="TableRow"/>
            </w:pPr>
            <w:r>
              <w:t>Occurrence that the specimen is associated with, if the specimen is associated with an occurrence that is recorded using the Taxon Dictionary.</w:t>
            </w:r>
          </w:p>
        </w:tc>
        <w:tc>
          <w:tcPr>
            <w:tcW w:w="1500" w:type="dxa"/>
            <w:tcBorders>
              <w:top w:val="nil"/>
              <w:left w:val="single" w:sz="6" w:space="0" w:color="auto"/>
              <w:bottom w:val="nil"/>
              <w:right w:val="single" w:sz="6" w:space="0" w:color="auto"/>
            </w:tcBorders>
            <w:shd w:val="clear" w:color="auto" w:fill="auto"/>
          </w:tcPr>
          <w:p w14:paraId="0363F7D5"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D275AE8" w14:textId="77777777" w:rsidR="00AF60D7" w:rsidRDefault="00AF60D7">
            <w:pPr>
              <w:pStyle w:val="TableRow"/>
            </w:pPr>
            <w:r>
              <w:t>16</w:t>
            </w:r>
          </w:p>
        </w:tc>
      </w:tr>
      <w:tr w:rsidR="00AF60D7" w14:paraId="7E95918A" w14:textId="77777777">
        <w:tc>
          <w:tcPr>
            <w:tcW w:w="2802" w:type="dxa"/>
            <w:tcBorders>
              <w:top w:val="nil"/>
              <w:left w:val="single" w:sz="6" w:space="0" w:color="auto"/>
              <w:bottom w:val="nil"/>
              <w:right w:val="single" w:sz="6" w:space="0" w:color="auto"/>
            </w:tcBorders>
            <w:shd w:val="clear" w:color="auto" w:fill="auto"/>
          </w:tcPr>
          <w:p w14:paraId="304F934B" w14:textId="77777777" w:rsidR="00AF60D7" w:rsidRDefault="00AF60D7">
            <w:pPr>
              <w:pStyle w:val="TableRow"/>
            </w:pPr>
            <w:r>
              <w:t>Inferred_Survey</w:t>
            </w:r>
          </w:p>
        </w:tc>
        <w:tc>
          <w:tcPr>
            <w:tcW w:w="4536" w:type="dxa"/>
            <w:tcBorders>
              <w:top w:val="nil"/>
              <w:left w:val="single" w:sz="6" w:space="0" w:color="auto"/>
              <w:bottom w:val="nil"/>
              <w:right w:val="single" w:sz="6" w:space="0" w:color="auto"/>
            </w:tcBorders>
            <w:shd w:val="clear" w:color="auto" w:fill="auto"/>
          </w:tcPr>
          <w:p w14:paraId="77D277B7" w14:textId="77777777" w:rsidR="00AF60D7" w:rsidRDefault="00AF60D7">
            <w:pPr>
              <w:pStyle w:val="TableRow"/>
            </w:pPr>
            <w:r>
              <w:t>Indicates the certainty with which the specimen can be associated with the survey .  Possible values are:</w:t>
            </w:r>
          </w:p>
          <w:p w14:paraId="60478EA8" w14:textId="77777777" w:rsidR="00AF60D7" w:rsidRDefault="00AF60D7">
            <w:pPr>
              <w:pStyle w:val="TableRow"/>
            </w:pPr>
            <w:r>
              <w:t>0 - data is certain</w:t>
            </w:r>
          </w:p>
          <w:p w14:paraId="3438A184" w14:textId="77777777" w:rsidR="00AF60D7" w:rsidRDefault="00AF60D7">
            <w:pPr>
              <w:pStyle w:val="TableRow"/>
            </w:pPr>
            <w:r>
              <w:t>1 - data is inferred</w:t>
            </w:r>
          </w:p>
          <w:p w14:paraId="7B9920A9" w14:textId="77777777" w:rsidR="00AF60D7" w:rsidRDefault="00AF60D7">
            <w:pPr>
              <w:pStyle w:val="TableRow"/>
            </w:pPr>
            <w:r>
              <w:t>2 - data is questionable</w:t>
            </w:r>
          </w:p>
          <w:p w14:paraId="3C87002F"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221EF09B"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18012282" w14:textId="77777777" w:rsidR="00AF60D7" w:rsidRDefault="00AF60D7">
            <w:pPr>
              <w:pStyle w:val="TableRow"/>
            </w:pPr>
          </w:p>
        </w:tc>
      </w:tr>
      <w:tr w:rsidR="00AF60D7" w14:paraId="413B03C0" w14:textId="77777777">
        <w:tc>
          <w:tcPr>
            <w:tcW w:w="2802" w:type="dxa"/>
            <w:tcBorders>
              <w:top w:val="nil"/>
              <w:left w:val="single" w:sz="6" w:space="0" w:color="auto"/>
              <w:bottom w:val="nil"/>
              <w:right w:val="single" w:sz="6" w:space="0" w:color="auto"/>
            </w:tcBorders>
            <w:shd w:val="clear" w:color="auto" w:fill="auto"/>
          </w:tcPr>
          <w:p w14:paraId="4AFD63CD" w14:textId="77777777" w:rsidR="00AF60D7" w:rsidRDefault="00AF60D7">
            <w:pPr>
              <w:pStyle w:val="TableRow"/>
            </w:pPr>
            <w:r>
              <w:t>Inferred_Location</w:t>
            </w:r>
          </w:p>
        </w:tc>
        <w:tc>
          <w:tcPr>
            <w:tcW w:w="4536" w:type="dxa"/>
            <w:tcBorders>
              <w:top w:val="nil"/>
              <w:left w:val="single" w:sz="6" w:space="0" w:color="auto"/>
              <w:bottom w:val="nil"/>
              <w:right w:val="single" w:sz="6" w:space="0" w:color="auto"/>
            </w:tcBorders>
            <w:shd w:val="clear" w:color="auto" w:fill="auto"/>
          </w:tcPr>
          <w:p w14:paraId="75EA954C" w14:textId="77777777" w:rsidR="00AF60D7" w:rsidRDefault="00AF60D7">
            <w:pPr>
              <w:pStyle w:val="TableRow"/>
            </w:pPr>
            <w:r>
              <w:t>Indicates the certainty of the sample location associated with the specimen this field data is linked to.  Possible values are:</w:t>
            </w:r>
          </w:p>
          <w:p w14:paraId="436E7F0B" w14:textId="77777777" w:rsidR="00AF60D7" w:rsidRDefault="00AF60D7">
            <w:pPr>
              <w:pStyle w:val="TableRow"/>
            </w:pPr>
            <w:r>
              <w:t>0 - data is certain</w:t>
            </w:r>
          </w:p>
          <w:p w14:paraId="010C9B59" w14:textId="77777777" w:rsidR="00AF60D7" w:rsidRDefault="00AF60D7">
            <w:pPr>
              <w:pStyle w:val="TableRow"/>
            </w:pPr>
            <w:r>
              <w:t>1 - data is inferred</w:t>
            </w:r>
          </w:p>
          <w:p w14:paraId="5BB04A58" w14:textId="77777777" w:rsidR="00AF60D7" w:rsidRDefault="00AF60D7">
            <w:pPr>
              <w:pStyle w:val="TableRow"/>
            </w:pPr>
            <w:r>
              <w:t>2 - data is questionable</w:t>
            </w:r>
          </w:p>
          <w:p w14:paraId="152107D6"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2F3650F8"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51CD04B9" w14:textId="77777777" w:rsidR="00AF60D7" w:rsidRDefault="00AF60D7">
            <w:pPr>
              <w:pStyle w:val="TableRow"/>
            </w:pPr>
          </w:p>
        </w:tc>
      </w:tr>
      <w:tr w:rsidR="00AF60D7" w14:paraId="1B232A83" w14:textId="77777777">
        <w:tc>
          <w:tcPr>
            <w:tcW w:w="2802" w:type="dxa"/>
            <w:tcBorders>
              <w:top w:val="nil"/>
              <w:left w:val="single" w:sz="6" w:space="0" w:color="auto"/>
              <w:bottom w:val="nil"/>
              <w:right w:val="single" w:sz="6" w:space="0" w:color="auto"/>
            </w:tcBorders>
            <w:shd w:val="clear" w:color="auto" w:fill="auto"/>
          </w:tcPr>
          <w:p w14:paraId="100BAEBA" w14:textId="77777777" w:rsidR="00AF60D7" w:rsidRDefault="00AF60D7">
            <w:pPr>
              <w:pStyle w:val="TableRow"/>
            </w:pPr>
            <w:r>
              <w:t>Inferred_Spatial_Ref</w:t>
            </w:r>
          </w:p>
        </w:tc>
        <w:tc>
          <w:tcPr>
            <w:tcW w:w="4536" w:type="dxa"/>
            <w:tcBorders>
              <w:top w:val="nil"/>
              <w:left w:val="single" w:sz="6" w:space="0" w:color="auto"/>
              <w:bottom w:val="nil"/>
              <w:right w:val="single" w:sz="6" w:space="0" w:color="auto"/>
            </w:tcBorders>
            <w:shd w:val="clear" w:color="auto" w:fill="auto"/>
          </w:tcPr>
          <w:p w14:paraId="2B3ABE1C" w14:textId="77777777" w:rsidR="00AF60D7" w:rsidRDefault="00AF60D7">
            <w:pPr>
              <w:pStyle w:val="TableRow"/>
            </w:pPr>
            <w:r>
              <w:t>Indicates the certainty of the sample spatial reference associated with the specimen this field data is linked to.  Possible values are:</w:t>
            </w:r>
          </w:p>
          <w:p w14:paraId="079BF5EB" w14:textId="77777777" w:rsidR="00AF60D7" w:rsidRDefault="00AF60D7">
            <w:pPr>
              <w:pStyle w:val="TableRow"/>
            </w:pPr>
            <w:r>
              <w:t>0 - data is certain</w:t>
            </w:r>
          </w:p>
          <w:p w14:paraId="0535DF43" w14:textId="77777777" w:rsidR="00AF60D7" w:rsidRDefault="00AF60D7">
            <w:pPr>
              <w:pStyle w:val="TableRow"/>
            </w:pPr>
            <w:r>
              <w:t>1 - data is inferred</w:t>
            </w:r>
          </w:p>
          <w:p w14:paraId="7EC2CB3A" w14:textId="77777777" w:rsidR="00AF60D7" w:rsidRDefault="00AF60D7">
            <w:pPr>
              <w:pStyle w:val="TableRow"/>
            </w:pPr>
            <w:r>
              <w:t>2 - data is questionable</w:t>
            </w:r>
          </w:p>
          <w:p w14:paraId="11FB71A0"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7642BCD8"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7953B3BC" w14:textId="77777777" w:rsidR="00AF60D7" w:rsidRDefault="00AF60D7">
            <w:pPr>
              <w:pStyle w:val="TableRow"/>
            </w:pPr>
          </w:p>
        </w:tc>
      </w:tr>
      <w:tr w:rsidR="00AF60D7" w14:paraId="51445ADB" w14:textId="77777777">
        <w:tc>
          <w:tcPr>
            <w:tcW w:w="2802" w:type="dxa"/>
            <w:tcBorders>
              <w:top w:val="nil"/>
              <w:left w:val="single" w:sz="6" w:space="0" w:color="auto"/>
              <w:bottom w:val="nil"/>
              <w:right w:val="single" w:sz="6" w:space="0" w:color="auto"/>
            </w:tcBorders>
            <w:shd w:val="clear" w:color="auto" w:fill="auto"/>
          </w:tcPr>
          <w:p w14:paraId="2F2296C4" w14:textId="77777777" w:rsidR="00AF60D7" w:rsidRDefault="00AF60D7">
            <w:pPr>
              <w:pStyle w:val="TableRow"/>
            </w:pPr>
            <w:r>
              <w:t>Inferred_Sample_Type</w:t>
            </w:r>
          </w:p>
        </w:tc>
        <w:tc>
          <w:tcPr>
            <w:tcW w:w="4536" w:type="dxa"/>
            <w:tcBorders>
              <w:top w:val="nil"/>
              <w:left w:val="single" w:sz="6" w:space="0" w:color="auto"/>
              <w:bottom w:val="nil"/>
              <w:right w:val="single" w:sz="6" w:space="0" w:color="auto"/>
            </w:tcBorders>
            <w:shd w:val="clear" w:color="auto" w:fill="auto"/>
          </w:tcPr>
          <w:p w14:paraId="5CFEB95D" w14:textId="77777777" w:rsidR="00AF60D7" w:rsidRDefault="00AF60D7">
            <w:pPr>
              <w:pStyle w:val="TableRow"/>
            </w:pPr>
            <w:r>
              <w:t>Indicates the certainty with which the specimen can be associated with the sample type (gathering method).  Possible values are:</w:t>
            </w:r>
          </w:p>
          <w:p w14:paraId="331A0EA9" w14:textId="77777777" w:rsidR="00AF60D7" w:rsidRDefault="00AF60D7">
            <w:pPr>
              <w:pStyle w:val="TableRow"/>
            </w:pPr>
            <w:r>
              <w:lastRenderedPageBreak/>
              <w:t>0 - data is certain</w:t>
            </w:r>
          </w:p>
          <w:p w14:paraId="09B13620" w14:textId="77777777" w:rsidR="00AF60D7" w:rsidRDefault="00AF60D7">
            <w:pPr>
              <w:pStyle w:val="TableRow"/>
            </w:pPr>
            <w:r>
              <w:t>1 - data is inferred</w:t>
            </w:r>
          </w:p>
          <w:p w14:paraId="6E761D19" w14:textId="77777777" w:rsidR="00AF60D7" w:rsidRDefault="00AF60D7">
            <w:pPr>
              <w:pStyle w:val="TableRow"/>
            </w:pPr>
            <w:r>
              <w:t>2 - data is questionable</w:t>
            </w:r>
          </w:p>
          <w:p w14:paraId="4447401E"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7C73986F" w14:textId="77777777" w:rsidR="00AF60D7" w:rsidRDefault="00AF60D7">
            <w:pPr>
              <w:pStyle w:val="TableRow"/>
            </w:pPr>
            <w:r>
              <w:lastRenderedPageBreak/>
              <w:t>tinyint Not Null default (0)</w:t>
            </w:r>
          </w:p>
        </w:tc>
        <w:tc>
          <w:tcPr>
            <w:tcW w:w="1127" w:type="dxa"/>
            <w:tcBorders>
              <w:top w:val="nil"/>
              <w:left w:val="single" w:sz="6" w:space="0" w:color="auto"/>
              <w:bottom w:val="nil"/>
              <w:right w:val="single" w:sz="6" w:space="0" w:color="auto"/>
            </w:tcBorders>
            <w:shd w:val="clear" w:color="auto" w:fill="auto"/>
          </w:tcPr>
          <w:p w14:paraId="79ABDCD9" w14:textId="77777777" w:rsidR="00AF60D7" w:rsidRDefault="00AF60D7">
            <w:pPr>
              <w:pStyle w:val="TableRow"/>
            </w:pPr>
          </w:p>
        </w:tc>
      </w:tr>
      <w:tr w:rsidR="00AF60D7" w14:paraId="45025726" w14:textId="77777777">
        <w:tc>
          <w:tcPr>
            <w:tcW w:w="2802" w:type="dxa"/>
            <w:tcBorders>
              <w:top w:val="nil"/>
              <w:left w:val="single" w:sz="6" w:space="0" w:color="auto"/>
              <w:bottom w:val="nil"/>
              <w:right w:val="single" w:sz="6" w:space="0" w:color="auto"/>
            </w:tcBorders>
            <w:shd w:val="clear" w:color="auto" w:fill="auto"/>
          </w:tcPr>
          <w:p w14:paraId="465E5E4C" w14:textId="77777777" w:rsidR="00AF60D7" w:rsidRDefault="00AF60D7">
            <w:pPr>
              <w:pStyle w:val="TableRow"/>
            </w:pPr>
            <w:r>
              <w:t>Inferred_Date</w:t>
            </w:r>
          </w:p>
        </w:tc>
        <w:tc>
          <w:tcPr>
            <w:tcW w:w="4536" w:type="dxa"/>
            <w:tcBorders>
              <w:top w:val="nil"/>
              <w:left w:val="single" w:sz="6" w:space="0" w:color="auto"/>
              <w:bottom w:val="nil"/>
              <w:right w:val="single" w:sz="6" w:space="0" w:color="auto"/>
            </w:tcBorders>
            <w:shd w:val="clear" w:color="auto" w:fill="auto"/>
          </w:tcPr>
          <w:p w14:paraId="2D54622D" w14:textId="77777777" w:rsidR="00AF60D7" w:rsidRDefault="00AF60D7">
            <w:pPr>
              <w:pStyle w:val="TableRow"/>
            </w:pPr>
            <w:r>
              <w:t>Indicates the certainty of the sample date associated with the specimen this field data is linked to.  Possible values are:</w:t>
            </w:r>
          </w:p>
          <w:p w14:paraId="194726A7" w14:textId="77777777" w:rsidR="00AF60D7" w:rsidRDefault="00AF60D7">
            <w:pPr>
              <w:pStyle w:val="TableRow"/>
            </w:pPr>
            <w:r>
              <w:t>0 - data is certain</w:t>
            </w:r>
          </w:p>
          <w:p w14:paraId="59A28106" w14:textId="77777777" w:rsidR="00AF60D7" w:rsidRDefault="00AF60D7">
            <w:pPr>
              <w:pStyle w:val="TableRow"/>
            </w:pPr>
            <w:r>
              <w:t>1 - data is inferred</w:t>
            </w:r>
          </w:p>
          <w:p w14:paraId="4A3CB166" w14:textId="77777777" w:rsidR="00AF60D7" w:rsidRDefault="00AF60D7">
            <w:pPr>
              <w:pStyle w:val="TableRow"/>
            </w:pPr>
            <w:r>
              <w:t>2 - data is questionable</w:t>
            </w:r>
          </w:p>
          <w:p w14:paraId="156E7751"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49E4090F"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4C3C6BDA" w14:textId="77777777" w:rsidR="00AF60D7" w:rsidRDefault="00AF60D7">
            <w:pPr>
              <w:pStyle w:val="TableRow"/>
            </w:pPr>
          </w:p>
        </w:tc>
      </w:tr>
      <w:tr w:rsidR="00AF60D7" w14:paraId="7E44DAC1" w14:textId="77777777">
        <w:tc>
          <w:tcPr>
            <w:tcW w:w="2802" w:type="dxa"/>
            <w:tcBorders>
              <w:top w:val="nil"/>
              <w:left w:val="single" w:sz="6" w:space="0" w:color="auto"/>
              <w:bottom w:val="nil"/>
              <w:right w:val="single" w:sz="6" w:space="0" w:color="auto"/>
            </w:tcBorders>
            <w:shd w:val="clear" w:color="auto" w:fill="auto"/>
          </w:tcPr>
          <w:p w14:paraId="05D61530" w14:textId="77777777" w:rsidR="00AF60D7" w:rsidRDefault="00AF60D7">
            <w:pPr>
              <w:pStyle w:val="TableRow"/>
            </w:pPr>
            <w:r>
              <w:t>Inferred_Collectors</w:t>
            </w:r>
          </w:p>
        </w:tc>
        <w:tc>
          <w:tcPr>
            <w:tcW w:w="4536" w:type="dxa"/>
            <w:tcBorders>
              <w:top w:val="nil"/>
              <w:left w:val="single" w:sz="6" w:space="0" w:color="auto"/>
              <w:bottom w:val="nil"/>
              <w:right w:val="single" w:sz="6" w:space="0" w:color="auto"/>
            </w:tcBorders>
            <w:shd w:val="clear" w:color="auto" w:fill="auto"/>
          </w:tcPr>
          <w:p w14:paraId="00F797C0" w14:textId="77777777" w:rsidR="00AF60D7" w:rsidRDefault="00AF60D7">
            <w:pPr>
              <w:pStyle w:val="TableRow"/>
            </w:pPr>
            <w:r>
              <w:t>Indicates the certainty with which the specimen can be associated with the field collectors .  Possible values are:</w:t>
            </w:r>
          </w:p>
          <w:p w14:paraId="358554E7" w14:textId="77777777" w:rsidR="00AF60D7" w:rsidRDefault="00AF60D7">
            <w:pPr>
              <w:pStyle w:val="TableRow"/>
            </w:pPr>
            <w:r>
              <w:t>0 - data is certain</w:t>
            </w:r>
          </w:p>
          <w:p w14:paraId="5716E594" w14:textId="77777777" w:rsidR="00AF60D7" w:rsidRDefault="00AF60D7">
            <w:pPr>
              <w:pStyle w:val="TableRow"/>
            </w:pPr>
            <w:r>
              <w:t>1 - data is inferred</w:t>
            </w:r>
          </w:p>
          <w:p w14:paraId="247244E5" w14:textId="77777777" w:rsidR="00AF60D7" w:rsidRDefault="00AF60D7">
            <w:pPr>
              <w:pStyle w:val="TableRow"/>
            </w:pPr>
            <w:r>
              <w:t>2 - data is questionable</w:t>
            </w:r>
          </w:p>
          <w:p w14:paraId="4EC9CEC5" w14:textId="77777777" w:rsidR="00AF60D7" w:rsidRDefault="00AF60D7">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2F0E43A5"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5145CFE1" w14:textId="77777777" w:rsidR="00AF60D7" w:rsidRDefault="00AF60D7">
            <w:pPr>
              <w:pStyle w:val="TableRow"/>
            </w:pPr>
          </w:p>
        </w:tc>
      </w:tr>
      <w:tr w:rsidR="00192A15" w14:paraId="0C09F783" w14:textId="77777777" w:rsidTr="006F5D71">
        <w:tc>
          <w:tcPr>
            <w:tcW w:w="2802" w:type="dxa"/>
            <w:tcBorders>
              <w:top w:val="nil"/>
              <w:left w:val="single" w:sz="6" w:space="0" w:color="auto"/>
              <w:bottom w:val="nil"/>
              <w:right w:val="single" w:sz="6" w:space="0" w:color="auto"/>
            </w:tcBorders>
            <w:shd w:val="clear" w:color="auto" w:fill="auto"/>
          </w:tcPr>
          <w:p w14:paraId="32890D28" w14:textId="77777777" w:rsidR="00192A15" w:rsidRDefault="00192A15" w:rsidP="006F5D71">
            <w:pPr>
              <w:pStyle w:val="TableRow"/>
            </w:pPr>
            <w:r>
              <w:t>Inferred_Determiners</w:t>
            </w:r>
          </w:p>
        </w:tc>
        <w:tc>
          <w:tcPr>
            <w:tcW w:w="4536" w:type="dxa"/>
            <w:tcBorders>
              <w:top w:val="nil"/>
              <w:left w:val="single" w:sz="6" w:space="0" w:color="auto"/>
              <w:bottom w:val="nil"/>
              <w:right w:val="single" w:sz="6" w:space="0" w:color="auto"/>
            </w:tcBorders>
            <w:shd w:val="clear" w:color="auto" w:fill="auto"/>
          </w:tcPr>
          <w:p w14:paraId="4ECA98DD" w14:textId="77777777" w:rsidR="00192A15" w:rsidRDefault="00192A15" w:rsidP="006F5D71">
            <w:pPr>
              <w:pStyle w:val="TableRow"/>
            </w:pPr>
            <w:r>
              <w:t>Indicates the certainty with which the determiners for associated field data are known.  Possible values are:</w:t>
            </w:r>
          </w:p>
          <w:p w14:paraId="4D572E40" w14:textId="77777777" w:rsidR="00192A15" w:rsidRDefault="00192A15" w:rsidP="006F5D71">
            <w:pPr>
              <w:pStyle w:val="TableRow"/>
            </w:pPr>
            <w:r>
              <w:t>0 - data is certain</w:t>
            </w:r>
          </w:p>
          <w:p w14:paraId="24963088" w14:textId="77777777" w:rsidR="00192A15" w:rsidRDefault="00192A15" w:rsidP="006F5D71">
            <w:pPr>
              <w:pStyle w:val="TableRow"/>
            </w:pPr>
            <w:r>
              <w:t>1 - data is inferred</w:t>
            </w:r>
          </w:p>
          <w:p w14:paraId="30D09EBC" w14:textId="77777777" w:rsidR="00192A15" w:rsidRDefault="00192A15" w:rsidP="006F5D71">
            <w:pPr>
              <w:pStyle w:val="TableRow"/>
            </w:pPr>
            <w:r>
              <w:t>2 - data is questionable</w:t>
            </w:r>
          </w:p>
          <w:p w14:paraId="4E665728" w14:textId="77777777" w:rsidR="00192A15" w:rsidRDefault="00192A15" w:rsidP="006F5D71">
            <w:pPr>
              <w:pStyle w:val="TableRow"/>
            </w:pPr>
            <w:r>
              <w:t>3 - data is inferred and questionable.</w:t>
            </w:r>
          </w:p>
        </w:tc>
        <w:tc>
          <w:tcPr>
            <w:tcW w:w="1500" w:type="dxa"/>
            <w:tcBorders>
              <w:top w:val="nil"/>
              <w:left w:val="single" w:sz="6" w:space="0" w:color="auto"/>
              <w:bottom w:val="nil"/>
              <w:right w:val="single" w:sz="6" w:space="0" w:color="auto"/>
            </w:tcBorders>
            <w:shd w:val="clear" w:color="auto" w:fill="auto"/>
          </w:tcPr>
          <w:p w14:paraId="472A7099" w14:textId="77777777" w:rsidR="00192A15" w:rsidRDefault="00192A15" w:rsidP="006F5D71">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422E79F8" w14:textId="77777777" w:rsidR="00192A15" w:rsidRDefault="00192A15" w:rsidP="006F5D71">
            <w:pPr>
              <w:pStyle w:val="TableRow"/>
            </w:pPr>
          </w:p>
        </w:tc>
      </w:tr>
      <w:tr w:rsidR="00AF60D7" w14:paraId="33CECAFA" w14:textId="77777777">
        <w:tc>
          <w:tcPr>
            <w:tcW w:w="2802" w:type="dxa"/>
            <w:tcBorders>
              <w:top w:val="nil"/>
              <w:left w:val="single" w:sz="6" w:space="0" w:color="auto"/>
              <w:bottom w:val="nil"/>
              <w:right w:val="single" w:sz="6" w:space="0" w:color="auto"/>
            </w:tcBorders>
            <w:shd w:val="clear" w:color="auto" w:fill="auto"/>
          </w:tcPr>
          <w:p w14:paraId="75691CF3" w14:textId="77777777" w:rsidR="00AF60D7" w:rsidRDefault="00AF60D7">
            <w:pPr>
              <w:pStyle w:val="TableRow"/>
            </w:pPr>
            <w:r>
              <w:t>Gathering_Event</w:t>
            </w:r>
          </w:p>
        </w:tc>
        <w:tc>
          <w:tcPr>
            <w:tcW w:w="4536" w:type="dxa"/>
            <w:tcBorders>
              <w:top w:val="nil"/>
              <w:left w:val="single" w:sz="6" w:space="0" w:color="auto"/>
              <w:bottom w:val="nil"/>
              <w:right w:val="single" w:sz="6" w:space="0" w:color="auto"/>
            </w:tcBorders>
            <w:shd w:val="clear" w:color="auto" w:fill="auto"/>
          </w:tcPr>
          <w:p w14:paraId="5C88979A" w14:textId="77777777" w:rsidR="00AF60D7" w:rsidRDefault="00AF60D7">
            <w:pPr>
              <w:pStyle w:val="TableRow"/>
            </w:pPr>
            <w:r>
              <w:t>Flag indicating that this field data refers to the gathering event for the specimen.</w:t>
            </w:r>
          </w:p>
        </w:tc>
        <w:tc>
          <w:tcPr>
            <w:tcW w:w="1500" w:type="dxa"/>
            <w:tcBorders>
              <w:top w:val="nil"/>
              <w:left w:val="single" w:sz="6" w:space="0" w:color="auto"/>
              <w:bottom w:val="nil"/>
              <w:right w:val="single" w:sz="6" w:space="0" w:color="auto"/>
            </w:tcBorders>
            <w:shd w:val="clear" w:color="auto" w:fill="auto"/>
          </w:tcPr>
          <w:p w14:paraId="7F2CDC90"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716768C" w14:textId="77777777" w:rsidR="00AF60D7" w:rsidRDefault="00AF60D7">
            <w:pPr>
              <w:pStyle w:val="TableRow"/>
            </w:pPr>
          </w:p>
        </w:tc>
      </w:tr>
      <w:tr w:rsidR="00AF60D7" w14:paraId="2FAA6947" w14:textId="77777777">
        <w:tc>
          <w:tcPr>
            <w:tcW w:w="2802" w:type="dxa"/>
            <w:tcBorders>
              <w:top w:val="nil"/>
              <w:left w:val="single" w:sz="6" w:space="0" w:color="auto"/>
              <w:bottom w:val="nil"/>
              <w:right w:val="single" w:sz="6" w:space="0" w:color="auto"/>
            </w:tcBorders>
            <w:shd w:val="clear" w:color="auto" w:fill="auto"/>
          </w:tcPr>
          <w:p w14:paraId="1F4DA4E0"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0BAE6DE"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D377CB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4B71B97" w14:textId="77777777" w:rsidR="00AF60D7" w:rsidRDefault="00AF60D7">
            <w:pPr>
              <w:pStyle w:val="TableRow"/>
            </w:pPr>
            <w:r>
              <w:t>16</w:t>
            </w:r>
          </w:p>
        </w:tc>
      </w:tr>
      <w:tr w:rsidR="00AF60D7" w14:paraId="136D69EB" w14:textId="77777777">
        <w:tc>
          <w:tcPr>
            <w:tcW w:w="2802" w:type="dxa"/>
            <w:tcBorders>
              <w:top w:val="nil"/>
              <w:left w:val="single" w:sz="6" w:space="0" w:color="auto"/>
              <w:bottom w:val="nil"/>
              <w:right w:val="single" w:sz="6" w:space="0" w:color="auto"/>
            </w:tcBorders>
            <w:shd w:val="clear" w:color="auto" w:fill="auto"/>
          </w:tcPr>
          <w:p w14:paraId="37959CF0" w14:textId="77777777" w:rsidR="00AF60D7" w:rsidRDefault="00AF60D7">
            <w:pPr>
              <w:pStyle w:val="TableRow"/>
            </w:pPr>
            <w:r>
              <w:lastRenderedPageBreak/>
              <w:t>Changed_Session_ID</w:t>
            </w:r>
          </w:p>
        </w:tc>
        <w:tc>
          <w:tcPr>
            <w:tcW w:w="4536" w:type="dxa"/>
            <w:tcBorders>
              <w:top w:val="nil"/>
              <w:left w:val="single" w:sz="6" w:space="0" w:color="auto"/>
              <w:bottom w:val="nil"/>
              <w:right w:val="single" w:sz="6" w:space="0" w:color="auto"/>
            </w:tcBorders>
            <w:shd w:val="clear" w:color="auto" w:fill="auto"/>
          </w:tcPr>
          <w:p w14:paraId="01B27C5B"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3759686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C06295A" w14:textId="77777777" w:rsidR="00AF60D7" w:rsidRDefault="00AF60D7">
            <w:pPr>
              <w:pStyle w:val="TableRow"/>
            </w:pPr>
            <w:r>
              <w:t>16</w:t>
            </w:r>
          </w:p>
        </w:tc>
      </w:tr>
      <w:tr w:rsidR="00AF60D7" w14:paraId="6DDB0488" w14:textId="77777777">
        <w:tc>
          <w:tcPr>
            <w:tcW w:w="2802" w:type="dxa"/>
            <w:tcBorders>
              <w:top w:val="nil"/>
              <w:left w:val="single" w:sz="6" w:space="0" w:color="auto"/>
              <w:bottom w:val="nil"/>
              <w:right w:val="single" w:sz="6" w:space="0" w:color="auto"/>
            </w:tcBorders>
            <w:shd w:val="clear" w:color="auto" w:fill="auto"/>
          </w:tcPr>
          <w:p w14:paraId="67851889"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780B3A80"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61D02E9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A976A70" w14:textId="77777777" w:rsidR="00AF60D7" w:rsidRDefault="00AF60D7">
            <w:pPr>
              <w:pStyle w:val="TableRow"/>
            </w:pPr>
            <w:r>
              <w:t>8</w:t>
            </w:r>
          </w:p>
        </w:tc>
      </w:tr>
      <w:tr w:rsidR="00AF60D7" w14:paraId="5B8CA123" w14:textId="77777777">
        <w:tc>
          <w:tcPr>
            <w:tcW w:w="2802" w:type="dxa"/>
            <w:tcBorders>
              <w:top w:val="nil"/>
              <w:left w:val="single" w:sz="6" w:space="0" w:color="auto"/>
              <w:bottom w:val="single" w:sz="6" w:space="0" w:color="auto"/>
              <w:right w:val="single" w:sz="6" w:space="0" w:color="auto"/>
            </w:tcBorders>
            <w:shd w:val="clear" w:color="auto" w:fill="auto"/>
          </w:tcPr>
          <w:p w14:paraId="0649B7F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52246A1"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EFC8387"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584EA13E" w14:textId="77777777" w:rsidR="00AF60D7" w:rsidRDefault="00AF60D7">
            <w:pPr>
              <w:pStyle w:val="TableRow"/>
            </w:pPr>
            <w:r>
              <w:t>8</w:t>
            </w:r>
          </w:p>
        </w:tc>
      </w:tr>
    </w:tbl>
    <w:p w14:paraId="3D0E9ED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5613BB41"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4F0AA38"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4FBF19CF"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14DF097" w14:textId="77777777" w:rsidR="00AF60D7" w:rsidRDefault="00AF60D7">
            <w:pPr>
              <w:pStyle w:val="TableColumnTitles"/>
              <w:keepNext/>
            </w:pPr>
            <w:r>
              <w:t>Options</w:t>
            </w:r>
          </w:p>
        </w:tc>
      </w:tr>
      <w:tr w:rsidR="00AF60D7" w14:paraId="682A34A4" w14:textId="77777777">
        <w:tc>
          <w:tcPr>
            <w:tcW w:w="2801" w:type="dxa"/>
            <w:tcBorders>
              <w:top w:val="nil"/>
              <w:left w:val="single" w:sz="6" w:space="0" w:color="auto"/>
              <w:bottom w:val="nil"/>
              <w:right w:val="single" w:sz="6" w:space="0" w:color="auto"/>
            </w:tcBorders>
            <w:shd w:val="clear" w:color="auto" w:fill="auto"/>
          </w:tcPr>
          <w:p w14:paraId="4E0383C1" w14:textId="77777777" w:rsidR="00AF60D7" w:rsidRDefault="00AF60D7">
            <w:pPr>
              <w:pStyle w:val="TableRow"/>
            </w:pPr>
            <w:r>
              <w:t>IX_Specimen_Key</w:t>
            </w:r>
          </w:p>
        </w:tc>
        <w:tc>
          <w:tcPr>
            <w:tcW w:w="3543" w:type="dxa"/>
            <w:tcBorders>
              <w:top w:val="nil"/>
              <w:left w:val="single" w:sz="6" w:space="0" w:color="auto"/>
              <w:bottom w:val="nil"/>
              <w:right w:val="single" w:sz="6" w:space="0" w:color="auto"/>
            </w:tcBorders>
            <w:shd w:val="clear" w:color="auto" w:fill="auto"/>
          </w:tcPr>
          <w:p w14:paraId="77E26677" w14:textId="77777777" w:rsidR="00AF60D7" w:rsidRDefault="00AF60D7">
            <w:pPr>
              <w:pStyle w:val="TableRow"/>
            </w:pPr>
            <w:r>
              <w:t>Collection_Unit_Key</w:t>
            </w:r>
          </w:p>
        </w:tc>
        <w:tc>
          <w:tcPr>
            <w:tcW w:w="3624" w:type="dxa"/>
            <w:tcBorders>
              <w:top w:val="nil"/>
              <w:left w:val="single" w:sz="6" w:space="0" w:color="auto"/>
              <w:bottom w:val="nil"/>
              <w:right w:val="single" w:sz="6" w:space="0" w:color="auto"/>
            </w:tcBorders>
            <w:shd w:val="clear" w:color="auto" w:fill="auto"/>
          </w:tcPr>
          <w:p w14:paraId="4381DDE3" w14:textId="77777777" w:rsidR="00AF60D7" w:rsidRDefault="00AF60D7">
            <w:pPr>
              <w:pStyle w:val="TableRow"/>
            </w:pPr>
            <w:r>
              <w:t>nonclustered located on PRIMARY</w:t>
            </w:r>
          </w:p>
        </w:tc>
      </w:tr>
      <w:tr w:rsidR="00AF60D7" w14:paraId="1D248710" w14:textId="77777777">
        <w:tc>
          <w:tcPr>
            <w:tcW w:w="2801" w:type="dxa"/>
            <w:tcBorders>
              <w:top w:val="nil"/>
              <w:left w:val="single" w:sz="6" w:space="0" w:color="auto"/>
              <w:bottom w:val="single" w:sz="6" w:space="0" w:color="auto"/>
              <w:right w:val="single" w:sz="6" w:space="0" w:color="auto"/>
            </w:tcBorders>
            <w:shd w:val="clear" w:color="auto" w:fill="auto"/>
          </w:tcPr>
          <w:p w14:paraId="363255FD" w14:textId="77777777" w:rsidR="00AF60D7" w:rsidRDefault="00AF60D7">
            <w:pPr>
              <w:pStyle w:val="TableRow"/>
            </w:pPr>
            <w:r>
              <w:t>IX_Unique_Specimen_Occurrence</w:t>
            </w:r>
          </w:p>
        </w:tc>
        <w:tc>
          <w:tcPr>
            <w:tcW w:w="3543" w:type="dxa"/>
            <w:tcBorders>
              <w:top w:val="nil"/>
              <w:left w:val="single" w:sz="6" w:space="0" w:color="auto"/>
              <w:bottom w:val="single" w:sz="6" w:space="0" w:color="auto"/>
              <w:right w:val="single" w:sz="6" w:space="0" w:color="auto"/>
            </w:tcBorders>
            <w:shd w:val="clear" w:color="auto" w:fill="auto"/>
          </w:tcPr>
          <w:p w14:paraId="44199FA7" w14:textId="77777777" w:rsidR="00AF60D7" w:rsidRDefault="00AF60D7">
            <w:pPr>
              <w:pStyle w:val="TableRow"/>
            </w:pPr>
            <w:r>
              <w:t>Collection_Unit_Key, Occurrence_Key</w:t>
            </w:r>
          </w:p>
        </w:tc>
        <w:tc>
          <w:tcPr>
            <w:tcW w:w="3624" w:type="dxa"/>
            <w:tcBorders>
              <w:top w:val="nil"/>
              <w:left w:val="single" w:sz="6" w:space="0" w:color="auto"/>
              <w:bottom w:val="single" w:sz="6" w:space="0" w:color="auto"/>
              <w:right w:val="single" w:sz="6" w:space="0" w:color="auto"/>
            </w:tcBorders>
            <w:shd w:val="clear" w:color="auto" w:fill="auto"/>
          </w:tcPr>
          <w:p w14:paraId="260EB438" w14:textId="77777777" w:rsidR="00AF60D7" w:rsidRDefault="00AF60D7">
            <w:pPr>
              <w:pStyle w:val="TableRow"/>
            </w:pPr>
            <w:r>
              <w:t>nonclustered, unique, unique key located on PRIMARY</w:t>
            </w:r>
          </w:p>
        </w:tc>
      </w:tr>
    </w:tbl>
    <w:p w14:paraId="1D5E259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D6CB51E"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FD3DA5B" w14:textId="77777777" w:rsidR="00AF60D7" w:rsidRDefault="00AF60D7">
            <w:pPr>
              <w:pStyle w:val="TableTitle"/>
              <w:rPr>
                <w:color w:val="FF0000"/>
              </w:rPr>
            </w:pPr>
            <w:r>
              <w:t>Constraint : FK_Specimen_Field_Data_Occurrence</w:t>
            </w:r>
          </w:p>
        </w:tc>
      </w:tr>
      <w:tr w:rsidR="00AF60D7" w14:paraId="734056EB" w14:textId="77777777">
        <w:tc>
          <w:tcPr>
            <w:tcW w:w="1548" w:type="dxa"/>
            <w:tcBorders>
              <w:top w:val="nil"/>
              <w:left w:val="single" w:sz="4" w:space="0" w:color="auto"/>
              <w:bottom w:val="single" w:sz="4" w:space="0" w:color="auto"/>
              <w:right w:val="single" w:sz="4" w:space="0" w:color="auto"/>
            </w:tcBorders>
            <w:shd w:val="clear" w:color="auto" w:fill="auto"/>
          </w:tcPr>
          <w:p w14:paraId="0E6D147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9B80263" w14:textId="77777777" w:rsidR="00AF60D7" w:rsidRDefault="00AF60D7">
            <w:pPr>
              <w:pStyle w:val="TableRow"/>
            </w:pPr>
            <w:r>
              <w:t>Refers to the occurrence record if the occurrence is recorded against the Thesaurus.</w:t>
            </w:r>
          </w:p>
        </w:tc>
      </w:tr>
      <w:tr w:rsidR="00AF60D7" w14:paraId="06C9094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0653761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AE67952" w14:textId="77777777" w:rsidR="00AF60D7" w:rsidRDefault="00AF60D7">
            <w:pPr>
              <w:pStyle w:val="CodeSamples"/>
            </w:pPr>
            <w:r>
              <w:t>FK_Specimen_Field_Data_Occurrence (Occurrence_Key) references Occurrence(Occurrence_Key)</w:t>
            </w:r>
          </w:p>
        </w:tc>
      </w:tr>
    </w:tbl>
    <w:p w14:paraId="697564A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47EF452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7A3F4B2" w14:textId="77777777" w:rsidR="00AF60D7" w:rsidRDefault="00AF60D7">
            <w:pPr>
              <w:pStyle w:val="TableTitle"/>
              <w:rPr>
                <w:color w:val="FF0000"/>
              </w:rPr>
            </w:pPr>
            <w:r>
              <w:t>Constraint : FK_Specimen_Field_Data_Specimen</w:t>
            </w:r>
          </w:p>
        </w:tc>
      </w:tr>
      <w:tr w:rsidR="00AF60D7" w14:paraId="4180604E" w14:textId="77777777">
        <w:tc>
          <w:tcPr>
            <w:tcW w:w="1548" w:type="dxa"/>
            <w:tcBorders>
              <w:top w:val="nil"/>
              <w:left w:val="single" w:sz="4" w:space="0" w:color="auto"/>
              <w:bottom w:val="single" w:sz="4" w:space="0" w:color="auto"/>
              <w:right w:val="single" w:sz="4" w:space="0" w:color="auto"/>
            </w:tcBorders>
            <w:shd w:val="clear" w:color="auto" w:fill="auto"/>
          </w:tcPr>
          <w:p w14:paraId="413DBA7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8286A3B" w14:textId="77777777" w:rsidR="00AF60D7" w:rsidRDefault="00AF60D7">
            <w:pPr>
              <w:pStyle w:val="TableRow"/>
            </w:pPr>
            <w:r>
              <w:t>Refers to the specimen record.</w:t>
            </w:r>
          </w:p>
        </w:tc>
      </w:tr>
      <w:tr w:rsidR="00AF60D7" w14:paraId="0E9735FC"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4FB6860"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BE0151F" w14:textId="77777777" w:rsidR="00AF60D7" w:rsidRDefault="00AF60D7">
            <w:pPr>
              <w:pStyle w:val="CodeSamples"/>
            </w:pPr>
            <w:r>
              <w:t>FK_Specimen_Field_Data_Specimen (Collection_Unit_Key) references Specimen_Unit(Collection_Unit_Key)</w:t>
            </w:r>
          </w:p>
        </w:tc>
      </w:tr>
    </w:tbl>
    <w:p w14:paraId="59FEB16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EF5113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AE99B3C" w14:textId="77777777" w:rsidR="00AF60D7" w:rsidRDefault="00AF60D7">
            <w:pPr>
              <w:pStyle w:val="TableTitle"/>
              <w:rPr>
                <w:color w:val="FF0000"/>
              </w:rPr>
            </w:pPr>
            <w:r>
              <w:t>Constraint : FK_Specimen_Field_Data_Taxon_Occurrence</w:t>
            </w:r>
          </w:p>
        </w:tc>
      </w:tr>
      <w:tr w:rsidR="00AF60D7" w14:paraId="743DBACA" w14:textId="77777777">
        <w:tc>
          <w:tcPr>
            <w:tcW w:w="1548" w:type="dxa"/>
            <w:tcBorders>
              <w:top w:val="nil"/>
              <w:left w:val="single" w:sz="4" w:space="0" w:color="auto"/>
              <w:bottom w:val="single" w:sz="4" w:space="0" w:color="auto"/>
              <w:right w:val="single" w:sz="4" w:space="0" w:color="auto"/>
            </w:tcBorders>
            <w:shd w:val="clear" w:color="auto" w:fill="auto"/>
          </w:tcPr>
          <w:p w14:paraId="6AA1F1D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1C8ED1F" w14:textId="77777777" w:rsidR="00AF60D7" w:rsidRDefault="00AF60D7">
            <w:pPr>
              <w:pStyle w:val="TableRow"/>
            </w:pPr>
            <w:r>
              <w:t>Refers to the occurrence record if the occurrence is recorded against the taxon dictionary.</w:t>
            </w:r>
          </w:p>
        </w:tc>
      </w:tr>
      <w:tr w:rsidR="00AF60D7" w14:paraId="46AB71E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F33D33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23BAEBE" w14:textId="77777777" w:rsidR="00AF60D7" w:rsidRDefault="00AF60D7">
            <w:pPr>
              <w:pStyle w:val="CodeSamples"/>
            </w:pPr>
            <w:r>
              <w:t>FK_Specimen_Field_Data_Taxon_Occurrence (Taxon_Occurrence_Key) references Taxon_Occurrence(Taxon_Occurrence_Key)</w:t>
            </w:r>
          </w:p>
        </w:tc>
      </w:tr>
    </w:tbl>
    <w:p w14:paraId="3A3EBF89" w14:textId="77777777" w:rsidR="00AF60D7" w:rsidRDefault="00AF60D7" w:rsidP="00AF60D7">
      <w:pPr>
        <w:pStyle w:val="NormalIndent"/>
      </w:pPr>
    </w:p>
    <w:p w14:paraId="1446AFDB" w14:textId="77777777" w:rsidR="00AF60D7" w:rsidRDefault="00AF60D7" w:rsidP="00840903">
      <w:pPr>
        <w:pStyle w:val="Heading4"/>
      </w:pPr>
      <w:bookmarkStart w:id="873" w:name="_Toc292879109"/>
      <w:r>
        <w:t>Specimen_Label</w:t>
      </w:r>
      <w:bookmarkEnd w:id="873"/>
    </w:p>
    <w:p w14:paraId="76D52A2A" w14:textId="77777777" w:rsidR="00AF60D7" w:rsidRDefault="00AF60D7" w:rsidP="00AF60D7">
      <w:pPr>
        <w:pStyle w:val="NormalIndent"/>
      </w:pPr>
      <w:r>
        <w:t>Identifies a label or an inscription associated with a specimen.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E1310C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ABF83A4"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02A2A7B"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CAC8CD8"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2A42459" w14:textId="77777777" w:rsidR="00AF60D7" w:rsidRDefault="00AF60D7">
            <w:pPr>
              <w:pStyle w:val="TableColumnTitles"/>
              <w:keepNext/>
            </w:pPr>
            <w:r>
              <w:t>Size</w:t>
            </w:r>
          </w:p>
        </w:tc>
      </w:tr>
      <w:tr w:rsidR="00AF60D7" w14:paraId="513A006A" w14:textId="77777777">
        <w:tc>
          <w:tcPr>
            <w:tcW w:w="2802" w:type="dxa"/>
            <w:tcBorders>
              <w:top w:val="nil"/>
              <w:left w:val="single" w:sz="6" w:space="0" w:color="auto"/>
              <w:bottom w:val="nil"/>
              <w:right w:val="single" w:sz="6" w:space="0" w:color="auto"/>
            </w:tcBorders>
            <w:shd w:val="clear" w:color="auto" w:fill="auto"/>
          </w:tcPr>
          <w:p w14:paraId="6C773660" w14:textId="77777777" w:rsidR="00AF60D7" w:rsidRDefault="00AF60D7">
            <w:pPr>
              <w:pStyle w:val="TableRow"/>
              <w:rPr>
                <w:u w:val="single"/>
              </w:rPr>
            </w:pPr>
            <w:r>
              <w:rPr>
                <w:u w:val="single"/>
              </w:rPr>
              <w:t>Specimen_Label_Key</w:t>
            </w:r>
          </w:p>
        </w:tc>
        <w:tc>
          <w:tcPr>
            <w:tcW w:w="4536" w:type="dxa"/>
            <w:tcBorders>
              <w:top w:val="nil"/>
              <w:left w:val="single" w:sz="6" w:space="0" w:color="auto"/>
              <w:bottom w:val="nil"/>
              <w:right w:val="single" w:sz="6" w:space="0" w:color="auto"/>
            </w:tcBorders>
            <w:shd w:val="clear" w:color="auto" w:fill="auto"/>
          </w:tcPr>
          <w:p w14:paraId="346DE581" w14:textId="77777777" w:rsidR="00AF60D7" w:rsidRDefault="00AF60D7">
            <w:pPr>
              <w:pStyle w:val="TableRow"/>
            </w:pPr>
            <w:r>
              <w:t>Unique identifier for the Specimen_Label table</w:t>
            </w:r>
          </w:p>
        </w:tc>
        <w:tc>
          <w:tcPr>
            <w:tcW w:w="1500" w:type="dxa"/>
            <w:tcBorders>
              <w:top w:val="nil"/>
              <w:left w:val="single" w:sz="6" w:space="0" w:color="auto"/>
              <w:bottom w:val="nil"/>
              <w:right w:val="single" w:sz="6" w:space="0" w:color="auto"/>
            </w:tcBorders>
            <w:shd w:val="clear" w:color="auto" w:fill="auto"/>
          </w:tcPr>
          <w:p w14:paraId="770A5D9A"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3B5D1AF" w14:textId="77777777" w:rsidR="00AF60D7" w:rsidRDefault="00AF60D7">
            <w:pPr>
              <w:pStyle w:val="TableRow"/>
            </w:pPr>
            <w:r>
              <w:t>16</w:t>
            </w:r>
          </w:p>
        </w:tc>
      </w:tr>
      <w:tr w:rsidR="00AF60D7" w14:paraId="5A682F23" w14:textId="77777777">
        <w:tc>
          <w:tcPr>
            <w:tcW w:w="2802" w:type="dxa"/>
            <w:tcBorders>
              <w:top w:val="nil"/>
              <w:left w:val="single" w:sz="6" w:space="0" w:color="auto"/>
              <w:bottom w:val="nil"/>
              <w:right w:val="single" w:sz="6" w:space="0" w:color="auto"/>
            </w:tcBorders>
            <w:shd w:val="clear" w:color="auto" w:fill="auto"/>
          </w:tcPr>
          <w:p w14:paraId="392EB42E" w14:textId="77777777" w:rsidR="00AF60D7" w:rsidRDefault="00AF60D7">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4FC3221A" w14:textId="77777777" w:rsidR="00AF60D7" w:rsidRDefault="00AF60D7">
            <w:pPr>
              <w:pStyle w:val="TableRow"/>
            </w:pPr>
            <w:r>
              <w:t>Specimen the label is associated with.</w:t>
            </w:r>
          </w:p>
        </w:tc>
        <w:tc>
          <w:tcPr>
            <w:tcW w:w="1500" w:type="dxa"/>
            <w:tcBorders>
              <w:top w:val="nil"/>
              <w:left w:val="single" w:sz="6" w:space="0" w:color="auto"/>
              <w:bottom w:val="nil"/>
              <w:right w:val="single" w:sz="6" w:space="0" w:color="auto"/>
            </w:tcBorders>
            <w:shd w:val="clear" w:color="auto" w:fill="auto"/>
          </w:tcPr>
          <w:p w14:paraId="0C000DA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9194B3C" w14:textId="77777777" w:rsidR="00AF60D7" w:rsidRDefault="00AF60D7">
            <w:pPr>
              <w:pStyle w:val="TableRow"/>
            </w:pPr>
            <w:r>
              <w:t>16</w:t>
            </w:r>
          </w:p>
        </w:tc>
      </w:tr>
      <w:tr w:rsidR="00AF60D7" w14:paraId="4E03C30D" w14:textId="77777777">
        <w:tc>
          <w:tcPr>
            <w:tcW w:w="2802" w:type="dxa"/>
            <w:tcBorders>
              <w:top w:val="nil"/>
              <w:left w:val="single" w:sz="6" w:space="0" w:color="auto"/>
              <w:bottom w:val="nil"/>
              <w:right w:val="single" w:sz="6" w:space="0" w:color="auto"/>
            </w:tcBorders>
            <w:shd w:val="clear" w:color="auto" w:fill="auto"/>
          </w:tcPr>
          <w:p w14:paraId="69E532BF" w14:textId="77777777" w:rsidR="00AF60D7" w:rsidRDefault="00AF60D7">
            <w:pPr>
              <w:pStyle w:val="TableRow"/>
            </w:pPr>
            <w:r>
              <w:t>Is_Inscription</w:t>
            </w:r>
          </w:p>
        </w:tc>
        <w:tc>
          <w:tcPr>
            <w:tcW w:w="4536" w:type="dxa"/>
            <w:tcBorders>
              <w:top w:val="nil"/>
              <w:left w:val="single" w:sz="6" w:space="0" w:color="auto"/>
              <w:bottom w:val="nil"/>
              <w:right w:val="single" w:sz="6" w:space="0" w:color="auto"/>
            </w:tcBorders>
            <w:shd w:val="clear" w:color="auto" w:fill="auto"/>
          </w:tcPr>
          <w:p w14:paraId="18D8ABD8" w14:textId="77777777" w:rsidR="00AF60D7" w:rsidRDefault="00AF60D7">
            <w:pPr>
              <w:pStyle w:val="TableRow"/>
            </w:pPr>
            <w:r>
              <w:t>Flag indicating that the record is for an inscription (1) or a label (0).</w:t>
            </w:r>
          </w:p>
        </w:tc>
        <w:tc>
          <w:tcPr>
            <w:tcW w:w="1500" w:type="dxa"/>
            <w:tcBorders>
              <w:top w:val="nil"/>
              <w:left w:val="single" w:sz="6" w:space="0" w:color="auto"/>
              <w:bottom w:val="nil"/>
              <w:right w:val="single" w:sz="6" w:space="0" w:color="auto"/>
            </w:tcBorders>
            <w:shd w:val="clear" w:color="auto" w:fill="auto"/>
          </w:tcPr>
          <w:p w14:paraId="4B454ADF" w14:textId="77777777" w:rsidR="00AF60D7" w:rsidRDefault="00AF60D7">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C5618D7" w14:textId="77777777" w:rsidR="00AF60D7" w:rsidRDefault="00AF60D7">
            <w:pPr>
              <w:pStyle w:val="TableRow"/>
            </w:pPr>
          </w:p>
        </w:tc>
      </w:tr>
      <w:tr w:rsidR="00AF60D7" w14:paraId="10A0D2EA" w14:textId="77777777">
        <w:tc>
          <w:tcPr>
            <w:tcW w:w="2802" w:type="dxa"/>
            <w:tcBorders>
              <w:top w:val="nil"/>
              <w:left w:val="single" w:sz="6" w:space="0" w:color="auto"/>
              <w:bottom w:val="nil"/>
              <w:right w:val="single" w:sz="6" w:space="0" w:color="auto"/>
            </w:tcBorders>
            <w:shd w:val="clear" w:color="auto" w:fill="auto"/>
          </w:tcPr>
          <w:p w14:paraId="015EA67D" w14:textId="77777777" w:rsidR="00AF60D7" w:rsidRDefault="00AF60D7">
            <w:pPr>
              <w:pStyle w:val="TableRow"/>
            </w:pPr>
            <w:r>
              <w:t>Label_Position</w:t>
            </w:r>
          </w:p>
        </w:tc>
        <w:tc>
          <w:tcPr>
            <w:tcW w:w="4536" w:type="dxa"/>
            <w:tcBorders>
              <w:top w:val="nil"/>
              <w:left w:val="single" w:sz="6" w:space="0" w:color="auto"/>
              <w:bottom w:val="nil"/>
              <w:right w:val="single" w:sz="6" w:space="0" w:color="auto"/>
            </w:tcBorders>
            <w:shd w:val="clear" w:color="auto" w:fill="auto"/>
          </w:tcPr>
          <w:p w14:paraId="2725B7F1" w14:textId="77777777" w:rsidR="00AF60D7" w:rsidRDefault="00AF60D7">
            <w:pPr>
              <w:pStyle w:val="TableRow"/>
            </w:pPr>
            <w:r>
              <w:t>Free text description of the position of the item relative to the specimen, e.g. in front.</w:t>
            </w:r>
          </w:p>
        </w:tc>
        <w:tc>
          <w:tcPr>
            <w:tcW w:w="1500" w:type="dxa"/>
            <w:tcBorders>
              <w:top w:val="nil"/>
              <w:left w:val="single" w:sz="6" w:space="0" w:color="auto"/>
              <w:bottom w:val="nil"/>
              <w:right w:val="single" w:sz="6" w:space="0" w:color="auto"/>
            </w:tcBorders>
            <w:shd w:val="clear" w:color="auto" w:fill="auto"/>
          </w:tcPr>
          <w:p w14:paraId="6D0E6AAC"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D1F30D2" w14:textId="77777777" w:rsidR="00AF60D7" w:rsidRDefault="00AF60D7">
            <w:pPr>
              <w:pStyle w:val="TableRow"/>
            </w:pPr>
            <w:r>
              <w:t>100</w:t>
            </w:r>
          </w:p>
        </w:tc>
      </w:tr>
      <w:tr w:rsidR="00AF60D7" w14:paraId="7DA87498" w14:textId="77777777">
        <w:tc>
          <w:tcPr>
            <w:tcW w:w="2802" w:type="dxa"/>
            <w:tcBorders>
              <w:top w:val="nil"/>
              <w:left w:val="single" w:sz="6" w:space="0" w:color="auto"/>
              <w:bottom w:val="nil"/>
              <w:right w:val="single" w:sz="6" w:space="0" w:color="auto"/>
            </w:tcBorders>
            <w:shd w:val="clear" w:color="auto" w:fill="auto"/>
          </w:tcPr>
          <w:p w14:paraId="04C820B2" w14:textId="77777777" w:rsidR="00AF60D7" w:rsidRDefault="00AF60D7">
            <w:pPr>
              <w:pStyle w:val="TableRow"/>
            </w:pPr>
            <w:r>
              <w:t>Inscription</w:t>
            </w:r>
          </w:p>
        </w:tc>
        <w:tc>
          <w:tcPr>
            <w:tcW w:w="4536" w:type="dxa"/>
            <w:tcBorders>
              <w:top w:val="nil"/>
              <w:left w:val="single" w:sz="6" w:space="0" w:color="auto"/>
              <w:bottom w:val="nil"/>
              <w:right w:val="single" w:sz="6" w:space="0" w:color="auto"/>
            </w:tcBorders>
            <w:shd w:val="clear" w:color="auto" w:fill="auto"/>
          </w:tcPr>
          <w:p w14:paraId="0C9AFD4C" w14:textId="77777777" w:rsidR="00AF60D7" w:rsidRDefault="00AF60D7">
            <w:pPr>
              <w:pStyle w:val="TableRow"/>
            </w:pPr>
            <w:r>
              <w:t>Free text, original text on the inscription or label.</w:t>
            </w:r>
          </w:p>
        </w:tc>
        <w:tc>
          <w:tcPr>
            <w:tcW w:w="1500" w:type="dxa"/>
            <w:tcBorders>
              <w:top w:val="nil"/>
              <w:left w:val="single" w:sz="6" w:space="0" w:color="auto"/>
              <w:bottom w:val="nil"/>
              <w:right w:val="single" w:sz="6" w:space="0" w:color="auto"/>
            </w:tcBorders>
            <w:shd w:val="clear" w:color="auto" w:fill="auto"/>
          </w:tcPr>
          <w:p w14:paraId="30F3FBAA" w14:textId="77777777" w:rsidR="00AF60D7" w:rsidRDefault="00AF60D7">
            <w:pPr>
              <w:pStyle w:val="TableRow"/>
            </w:pPr>
            <w:r>
              <w:t>ntext Not Null</w:t>
            </w:r>
          </w:p>
        </w:tc>
        <w:tc>
          <w:tcPr>
            <w:tcW w:w="1127" w:type="dxa"/>
            <w:tcBorders>
              <w:top w:val="nil"/>
              <w:left w:val="single" w:sz="6" w:space="0" w:color="auto"/>
              <w:bottom w:val="nil"/>
              <w:right w:val="single" w:sz="6" w:space="0" w:color="auto"/>
            </w:tcBorders>
            <w:shd w:val="clear" w:color="auto" w:fill="auto"/>
          </w:tcPr>
          <w:p w14:paraId="1B0A854C" w14:textId="77777777" w:rsidR="00AF60D7" w:rsidRDefault="00AF60D7">
            <w:pPr>
              <w:pStyle w:val="TableRow"/>
            </w:pPr>
            <w:r>
              <w:t>1073741823</w:t>
            </w:r>
          </w:p>
        </w:tc>
      </w:tr>
      <w:tr w:rsidR="00AF60D7" w14:paraId="71AA6EF3" w14:textId="77777777">
        <w:tc>
          <w:tcPr>
            <w:tcW w:w="2802" w:type="dxa"/>
            <w:tcBorders>
              <w:top w:val="nil"/>
              <w:left w:val="single" w:sz="6" w:space="0" w:color="auto"/>
              <w:bottom w:val="nil"/>
              <w:right w:val="single" w:sz="6" w:space="0" w:color="auto"/>
            </w:tcBorders>
            <w:shd w:val="clear" w:color="auto" w:fill="auto"/>
          </w:tcPr>
          <w:p w14:paraId="428DF011" w14:textId="77777777" w:rsidR="00AF60D7" w:rsidRDefault="00AF60D7">
            <w:pPr>
              <w:pStyle w:val="TableRow"/>
            </w:pPr>
            <w:r>
              <w:t>Translated</w:t>
            </w:r>
          </w:p>
        </w:tc>
        <w:tc>
          <w:tcPr>
            <w:tcW w:w="4536" w:type="dxa"/>
            <w:tcBorders>
              <w:top w:val="nil"/>
              <w:left w:val="single" w:sz="6" w:space="0" w:color="auto"/>
              <w:bottom w:val="nil"/>
              <w:right w:val="single" w:sz="6" w:space="0" w:color="auto"/>
            </w:tcBorders>
            <w:shd w:val="clear" w:color="auto" w:fill="auto"/>
          </w:tcPr>
          <w:p w14:paraId="5A3F97F6" w14:textId="77777777" w:rsidR="00AF60D7" w:rsidRDefault="00AF60D7">
            <w:pPr>
              <w:pStyle w:val="TableRow"/>
            </w:pPr>
            <w:r>
              <w:t>Free text, translation of the original text.</w:t>
            </w:r>
          </w:p>
        </w:tc>
        <w:tc>
          <w:tcPr>
            <w:tcW w:w="1500" w:type="dxa"/>
            <w:tcBorders>
              <w:top w:val="nil"/>
              <w:left w:val="single" w:sz="6" w:space="0" w:color="auto"/>
              <w:bottom w:val="nil"/>
              <w:right w:val="single" w:sz="6" w:space="0" w:color="auto"/>
            </w:tcBorders>
            <w:shd w:val="clear" w:color="auto" w:fill="auto"/>
          </w:tcPr>
          <w:p w14:paraId="54B5A5C3"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57A50B2C" w14:textId="77777777" w:rsidR="00AF60D7" w:rsidRDefault="00AF60D7">
            <w:pPr>
              <w:pStyle w:val="TableRow"/>
            </w:pPr>
          </w:p>
        </w:tc>
      </w:tr>
      <w:tr w:rsidR="00AF60D7" w14:paraId="76BB23E2" w14:textId="77777777">
        <w:tc>
          <w:tcPr>
            <w:tcW w:w="2802" w:type="dxa"/>
            <w:tcBorders>
              <w:top w:val="nil"/>
              <w:left w:val="single" w:sz="6" w:space="0" w:color="auto"/>
              <w:bottom w:val="nil"/>
              <w:right w:val="single" w:sz="6" w:space="0" w:color="auto"/>
            </w:tcBorders>
            <w:shd w:val="clear" w:color="auto" w:fill="auto"/>
          </w:tcPr>
          <w:p w14:paraId="326F438F" w14:textId="77777777" w:rsidR="00AF60D7" w:rsidRDefault="00AF60D7">
            <w:pPr>
              <w:pStyle w:val="TableRow"/>
            </w:pPr>
            <w:r>
              <w:t>Translated_Language_Key</w:t>
            </w:r>
          </w:p>
        </w:tc>
        <w:tc>
          <w:tcPr>
            <w:tcW w:w="4536" w:type="dxa"/>
            <w:tcBorders>
              <w:top w:val="nil"/>
              <w:left w:val="single" w:sz="6" w:space="0" w:color="auto"/>
              <w:bottom w:val="nil"/>
              <w:right w:val="single" w:sz="6" w:space="0" w:color="auto"/>
            </w:tcBorders>
            <w:shd w:val="clear" w:color="auto" w:fill="auto"/>
          </w:tcPr>
          <w:p w14:paraId="717F9259" w14:textId="77777777" w:rsidR="00AF60D7" w:rsidRDefault="00AF60D7">
            <w:pPr>
              <w:pStyle w:val="TableRow"/>
            </w:pPr>
            <w:r>
              <w:t>Identifies the language the text is translated into in the Translated field.</w:t>
            </w:r>
          </w:p>
        </w:tc>
        <w:tc>
          <w:tcPr>
            <w:tcW w:w="1500" w:type="dxa"/>
            <w:tcBorders>
              <w:top w:val="nil"/>
              <w:left w:val="single" w:sz="6" w:space="0" w:color="auto"/>
              <w:bottom w:val="nil"/>
              <w:right w:val="single" w:sz="6" w:space="0" w:color="auto"/>
            </w:tcBorders>
            <w:shd w:val="clear" w:color="auto" w:fill="auto"/>
          </w:tcPr>
          <w:p w14:paraId="461E5286"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1450B1A1" w14:textId="77777777" w:rsidR="00AF60D7" w:rsidRDefault="00AF60D7">
            <w:pPr>
              <w:pStyle w:val="TableRow"/>
            </w:pPr>
            <w:r>
              <w:t>4</w:t>
            </w:r>
          </w:p>
        </w:tc>
      </w:tr>
      <w:tr w:rsidR="00AF60D7" w14:paraId="5E915F3A" w14:textId="77777777">
        <w:tc>
          <w:tcPr>
            <w:tcW w:w="2802" w:type="dxa"/>
            <w:tcBorders>
              <w:top w:val="nil"/>
              <w:left w:val="single" w:sz="6" w:space="0" w:color="auto"/>
              <w:bottom w:val="nil"/>
              <w:right w:val="single" w:sz="6" w:space="0" w:color="auto"/>
            </w:tcBorders>
            <w:shd w:val="clear" w:color="auto" w:fill="auto"/>
          </w:tcPr>
          <w:p w14:paraId="045C905D" w14:textId="77777777" w:rsidR="00AF60D7" w:rsidRDefault="00AF60D7">
            <w:pPr>
              <w:pStyle w:val="TableRow"/>
            </w:pPr>
            <w:r>
              <w:t>Comments</w:t>
            </w:r>
          </w:p>
        </w:tc>
        <w:tc>
          <w:tcPr>
            <w:tcW w:w="4536" w:type="dxa"/>
            <w:tcBorders>
              <w:top w:val="nil"/>
              <w:left w:val="single" w:sz="6" w:space="0" w:color="auto"/>
              <w:bottom w:val="nil"/>
              <w:right w:val="single" w:sz="6" w:space="0" w:color="auto"/>
            </w:tcBorders>
            <w:shd w:val="clear" w:color="auto" w:fill="auto"/>
          </w:tcPr>
          <w:p w14:paraId="6E1AEB9E" w14:textId="77777777" w:rsidR="00AF60D7" w:rsidRDefault="00AF60D7">
            <w:pPr>
              <w:pStyle w:val="TableRow"/>
            </w:pPr>
            <w:r>
              <w:t>Free text comments regarding the label and inscription.</w:t>
            </w:r>
          </w:p>
        </w:tc>
        <w:tc>
          <w:tcPr>
            <w:tcW w:w="1500" w:type="dxa"/>
            <w:tcBorders>
              <w:top w:val="nil"/>
              <w:left w:val="single" w:sz="6" w:space="0" w:color="auto"/>
              <w:bottom w:val="nil"/>
              <w:right w:val="single" w:sz="6" w:space="0" w:color="auto"/>
            </w:tcBorders>
            <w:shd w:val="clear" w:color="auto" w:fill="auto"/>
          </w:tcPr>
          <w:p w14:paraId="19CDF035"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0C84D2A3" w14:textId="77777777" w:rsidR="00AF60D7" w:rsidRDefault="00AF60D7">
            <w:pPr>
              <w:pStyle w:val="TableRow"/>
            </w:pPr>
          </w:p>
        </w:tc>
      </w:tr>
      <w:tr w:rsidR="00AF60D7" w14:paraId="6485BA2E" w14:textId="77777777">
        <w:tc>
          <w:tcPr>
            <w:tcW w:w="2802" w:type="dxa"/>
            <w:tcBorders>
              <w:top w:val="nil"/>
              <w:left w:val="single" w:sz="6" w:space="0" w:color="auto"/>
              <w:bottom w:val="nil"/>
              <w:right w:val="single" w:sz="6" w:space="0" w:color="auto"/>
            </w:tcBorders>
            <w:shd w:val="clear" w:color="auto" w:fill="auto"/>
          </w:tcPr>
          <w:p w14:paraId="09FF0DC3" w14:textId="77777777" w:rsidR="00AF60D7" w:rsidRDefault="00AF60D7">
            <w:pPr>
              <w:pStyle w:val="TableRow"/>
            </w:pPr>
            <w:r>
              <w:t>Author_Name_Key</w:t>
            </w:r>
          </w:p>
        </w:tc>
        <w:tc>
          <w:tcPr>
            <w:tcW w:w="4536" w:type="dxa"/>
            <w:tcBorders>
              <w:top w:val="nil"/>
              <w:left w:val="single" w:sz="6" w:space="0" w:color="auto"/>
              <w:bottom w:val="nil"/>
              <w:right w:val="single" w:sz="6" w:space="0" w:color="auto"/>
            </w:tcBorders>
            <w:shd w:val="clear" w:color="auto" w:fill="auto"/>
          </w:tcPr>
          <w:p w14:paraId="18BFB594" w14:textId="77777777" w:rsidR="00AF60D7" w:rsidRDefault="00AF60D7">
            <w:pPr>
              <w:pStyle w:val="TableRow"/>
            </w:pPr>
            <w:r>
              <w:t>Identifies the attributed author of the label or inscription.  Links to the Recorder Names &amp; Addresses module for Individuals only.</w:t>
            </w:r>
          </w:p>
        </w:tc>
        <w:tc>
          <w:tcPr>
            <w:tcW w:w="1500" w:type="dxa"/>
            <w:tcBorders>
              <w:top w:val="nil"/>
              <w:left w:val="single" w:sz="6" w:space="0" w:color="auto"/>
              <w:bottom w:val="nil"/>
              <w:right w:val="single" w:sz="6" w:space="0" w:color="auto"/>
            </w:tcBorders>
            <w:shd w:val="clear" w:color="auto" w:fill="auto"/>
          </w:tcPr>
          <w:p w14:paraId="0DA5AA0A"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778E8BF" w14:textId="77777777" w:rsidR="00AF60D7" w:rsidRDefault="00AF60D7">
            <w:pPr>
              <w:pStyle w:val="TableRow"/>
            </w:pPr>
            <w:r>
              <w:t>16</w:t>
            </w:r>
          </w:p>
        </w:tc>
      </w:tr>
      <w:tr w:rsidR="00AF60D7" w14:paraId="0F3C4863" w14:textId="77777777">
        <w:tc>
          <w:tcPr>
            <w:tcW w:w="2802" w:type="dxa"/>
            <w:tcBorders>
              <w:top w:val="nil"/>
              <w:left w:val="single" w:sz="6" w:space="0" w:color="auto"/>
              <w:bottom w:val="nil"/>
              <w:right w:val="single" w:sz="6" w:space="0" w:color="auto"/>
            </w:tcBorders>
            <w:shd w:val="clear" w:color="auto" w:fill="auto"/>
          </w:tcPr>
          <w:p w14:paraId="79446BE5" w14:textId="77777777" w:rsidR="00AF60D7" w:rsidRDefault="00AF60D7">
            <w:pPr>
              <w:pStyle w:val="TableRow"/>
            </w:pPr>
            <w:r>
              <w:t>Author_Inferred</w:t>
            </w:r>
          </w:p>
        </w:tc>
        <w:tc>
          <w:tcPr>
            <w:tcW w:w="4536" w:type="dxa"/>
            <w:tcBorders>
              <w:top w:val="nil"/>
              <w:left w:val="single" w:sz="6" w:space="0" w:color="auto"/>
              <w:bottom w:val="nil"/>
              <w:right w:val="single" w:sz="6" w:space="0" w:color="auto"/>
            </w:tcBorders>
            <w:shd w:val="clear" w:color="auto" w:fill="auto"/>
          </w:tcPr>
          <w:p w14:paraId="50EC33B1" w14:textId="77777777" w:rsidR="00AF60D7" w:rsidRDefault="00AF60D7">
            <w:pPr>
              <w:pStyle w:val="TableRow"/>
            </w:pPr>
            <w:r>
              <w:t>Standard inference data for the Author_Name_Key field.</w:t>
            </w:r>
          </w:p>
        </w:tc>
        <w:tc>
          <w:tcPr>
            <w:tcW w:w="1500" w:type="dxa"/>
            <w:tcBorders>
              <w:top w:val="nil"/>
              <w:left w:val="single" w:sz="6" w:space="0" w:color="auto"/>
              <w:bottom w:val="nil"/>
              <w:right w:val="single" w:sz="6" w:space="0" w:color="auto"/>
            </w:tcBorders>
            <w:shd w:val="clear" w:color="auto" w:fill="auto"/>
          </w:tcPr>
          <w:p w14:paraId="1087DEC0"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4779303C" w14:textId="77777777" w:rsidR="00AF60D7" w:rsidRDefault="00AF60D7">
            <w:pPr>
              <w:pStyle w:val="TableRow"/>
            </w:pPr>
          </w:p>
        </w:tc>
      </w:tr>
      <w:tr w:rsidR="00AF60D7" w14:paraId="248E97F9" w14:textId="77777777">
        <w:tc>
          <w:tcPr>
            <w:tcW w:w="2802" w:type="dxa"/>
            <w:tcBorders>
              <w:top w:val="nil"/>
              <w:left w:val="single" w:sz="6" w:space="0" w:color="auto"/>
              <w:bottom w:val="nil"/>
              <w:right w:val="single" w:sz="6" w:space="0" w:color="auto"/>
            </w:tcBorders>
            <w:shd w:val="clear" w:color="auto" w:fill="auto"/>
          </w:tcPr>
          <w:p w14:paraId="16B1C899" w14:textId="77777777" w:rsidR="00AF60D7" w:rsidRDefault="00AF60D7">
            <w:pPr>
              <w:pStyle w:val="TableRow"/>
            </w:pPr>
            <w:r>
              <w:t>Confidence_Concept_Key</w:t>
            </w:r>
          </w:p>
        </w:tc>
        <w:tc>
          <w:tcPr>
            <w:tcW w:w="4536" w:type="dxa"/>
            <w:tcBorders>
              <w:top w:val="nil"/>
              <w:left w:val="single" w:sz="6" w:space="0" w:color="auto"/>
              <w:bottom w:val="nil"/>
              <w:right w:val="single" w:sz="6" w:space="0" w:color="auto"/>
            </w:tcBorders>
            <w:shd w:val="clear" w:color="auto" w:fill="auto"/>
          </w:tcPr>
          <w:p w14:paraId="3D6945C3" w14:textId="77777777" w:rsidR="00AF60D7" w:rsidRDefault="00AF60D7">
            <w:pPr>
              <w:pStyle w:val="TableRow"/>
            </w:pPr>
            <w:r>
              <w:t>Identifies the confidence with which the label or inscription is attributed to the author.  Links to the Levels of Confidence (Inscriptions &amp; Labels) concept group.</w:t>
            </w:r>
          </w:p>
        </w:tc>
        <w:tc>
          <w:tcPr>
            <w:tcW w:w="1500" w:type="dxa"/>
            <w:tcBorders>
              <w:top w:val="nil"/>
              <w:left w:val="single" w:sz="6" w:space="0" w:color="auto"/>
              <w:bottom w:val="nil"/>
              <w:right w:val="single" w:sz="6" w:space="0" w:color="auto"/>
            </w:tcBorders>
            <w:shd w:val="clear" w:color="auto" w:fill="auto"/>
          </w:tcPr>
          <w:p w14:paraId="0AA61BD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2185C977" w14:textId="77777777" w:rsidR="00AF60D7" w:rsidRDefault="00AF60D7">
            <w:pPr>
              <w:pStyle w:val="TableRow"/>
            </w:pPr>
            <w:r>
              <w:t>16</w:t>
            </w:r>
          </w:p>
        </w:tc>
      </w:tr>
      <w:tr w:rsidR="00AF60D7" w14:paraId="6A25DFC0" w14:textId="77777777">
        <w:tc>
          <w:tcPr>
            <w:tcW w:w="2802" w:type="dxa"/>
            <w:tcBorders>
              <w:top w:val="nil"/>
              <w:left w:val="single" w:sz="6" w:space="0" w:color="auto"/>
              <w:bottom w:val="nil"/>
              <w:right w:val="single" w:sz="6" w:space="0" w:color="auto"/>
            </w:tcBorders>
            <w:shd w:val="clear" w:color="auto" w:fill="auto"/>
          </w:tcPr>
          <w:p w14:paraId="0D68F8B6"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0F1A1C03"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7B153E9"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8ED1405" w14:textId="77777777" w:rsidR="00AF60D7" w:rsidRDefault="00AF60D7">
            <w:pPr>
              <w:pStyle w:val="TableRow"/>
            </w:pPr>
            <w:r>
              <w:t>16</w:t>
            </w:r>
          </w:p>
        </w:tc>
      </w:tr>
      <w:tr w:rsidR="00AF60D7" w14:paraId="2C90DAFE" w14:textId="77777777">
        <w:tc>
          <w:tcPr>
            <w:tcW w:w="2802" w:type="dxa"/>
            <w:tcBorders>
              <w:top w:val="nil"/>
              <w:left w:val="single" w:sz="6" w:space="0" w:color="auto"/>
              <w:bottom w:val="nil"/>
              <w:right w:val="single" w:sz="6" w:space="0" w:color="auto"/>
            </w:tcBorders>
            <w:shd w:val="clear" w:color="auto" w:fill="auto"/>
          </w:tcPr>
          <w:p w14:paraId="4A05C415"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5A4032B8"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BE6958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08046B31" w14:textId="77777777" w:rsidR="00AF60D7" w:rsidRDefault="00AF60D7">
            <w:pPr>
              <w:pStyle w:val="TableRow"/>
            </w:pPr>
            <w:r>
              <w:t>16</w:t>
            </w:r>
          </w:p>
        </w:tc>
      </w:tr>
      <w:tr w:rsidR="00AF60D7" w14:paraId="1D55ABD3" w14:textId="77777777">
        <w:tc>
          <w:tcPr>
            <w:tcW w:w="2802" w:type="dxa"/>
            <w:tcBorders>
              <w:top w:val="nil"/>
              <w:left w:val="single" w:sz="6" w:space="0" w:color="auto"/>
              <w:bottom w:val="nil"/>
              <w:right w:val="single" w:sz="6" w:space="0" w:color="auto"/>
            </w:tcBorders>
            <w:shd w:val="clear" w:color="auto" w:fill="auto"/>
          </w:tcPr>
          <w:p w14:paraId="4C2E11D9"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1E6F87ED"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37BE5DA0"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D1A8464" w14:textId="77777777" w:rsidR="00AF60D7" w:rsidRDefault="00AF60D7">
            <w:pPr>
              <w:pStyle w:val="TableRow"/>
            </w:pPr>
            <w:r>
              <w:t>8</w:t>
            </w:r>
          </w:p>
        </w:tc>
      </w:tr>
      <w:tr w:rsidR="00AF60D7" w14:paraId="50B4B993" w14:textId="77777777" w:rsidTr="0061326A">
        <w:tc>
          <w:tcPr>
            <w:tcW w:w="2802" w:type="dxa"/>
            <w:tcBorders>
              <w:top w:val="nil"/>
              <w:left w:val="single" w:sz="6" w:space="0" w:color="auto"/>
              <w:bottom w:val="nil"/>
              <w:right w:val="single" w:sz="6" w:space="0" w:color="auto"/>
            </w:tcBorders>
            <w:shd w:val="clear" w:color="auto" w:fill="auto"/>
          </w:tcPr>
          <w:p w14:paraId="7AAD79AB" w14:textId="77777777" w:rsidR="00AF60D7" w:rsidRDefault="00AF60D7">
            <w:pPr>
              <w:pStyle w:val="TableRow"/>
            </w:pPr>
            <w:r>
              <w:t>Timestamp</w:t>
            </w:r>
          </w:p>
        </w:tc>
        <w:tc>
          <w:tcPr>
            <w:tcW w:w="4536" w:type="dxa"/>
            <w:tcBorders>
              <w:top w:val="nil"/>
              <w:left w:val="single" w:sz="6" w:space="0" w:color="auto"/>
              <w:bottom w:val="nil"/>
              <w:right w:val="single" w:sz="6" w:space="0" w:color="auto"/>
            </w:tcBorders>
            <w:shd w:val="clear" w:color="auto" w:fill="auto"/>
          </w:tcPr>
          <w:p w14:paraId="6C2181EA"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5C81E451" w14:textId="77777777" w:rsidR="00AF60D7" w:rsidRDefault="00AF60D7">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7E20F06E" w14:textId="77777777" w:rsidR="00AF60D7" w:rsidRDefault="00AF60D7">
            <w:pPr>
              <w:pStyle w:val="TableRow"/>
            </w:pPr>
            <w:r>
              <w:t>8</w:t>
            </w:r>
          </w:p>
        </w:tc>
      </w:tr>
      <w:tr w:rsidR="0061326A" w14:paraId="1E5F86C0" w14:textId="77777777">
        <w:tc>
          <w:tcPr>
            <w:tcW w:w="2802" w:type="dxa"/>
            <w:tcBorders>
              <w:top w:val="nil"/>
              <w:left w:val="single" w:sz="6" w:space="0" w:color="auto"/>
              <w:bottom w:val="single" w:sz="6" w:space="0" w:color="auto"/>
              <w:right w:val="single" w:sz="6" w:space="0" w:color="auto"/>
            </w:tcBorders>
            <w:shd w:val="clear" w:color="auto" w:fill="auto"/>
          </w:tcPr>
          <w:p w14:paraId="404021EE" w14:textId="77777777" w:rsidR="0061326A" w:rsidRDefault="0061326A">
            <w:pPr>
              <w:pStyle w:val="TableRow"/>
            </w:pPr>
            <w:r>
              <w:lastRenderedPageBreak/>
              <w:t>Is_Current</w:t>
            </w:r>
          </w:p>
        </w:tc>
        <w:tc>
          <w:tcPr>
            <w:tcW w:w="4536" w:type="dxa"/>
            <w:tcBorders>
              <w:top w:val="nil"/>
              <w:left w:val="single" w:sz="6" w:space="0" w:color="auto"/>
              <w:bottom w:val="single" w:sz="6" w:space="0" w:color="auto"/>
              <w:right w:val="single" w:sz="6" w:space="0" w:color="auto"/>
            </w:tcBorders>
            <w:shd w:val="clear" w:color="auto" w:fill="auto"/>
          </w:tcPr>
          <w:p w14:paraId="77628604" w14:textId="77777777" w:rsidR="0061326A" w:rsidRDefault="0061326A">
            <w:pPr>
              <w:pStyle w:val="TableRow"/>
            </w:pPr>
            <w:r>
              <w:t>Flag indicating whether a label is current or not.</w:t>
            </w:r>
          </w:p>
        </w:tc>
        <w:tc>
          <w:tcPr>
            <w:tcW w:w="1500" w:type="dxa"/>
            <w:tcBorders>
              <w:top w:val="nil"/>
              <w:left w:val="single" w:sz="6" w:space="0" w:color="auto"/>
              <w:bottom w:val="single" w:sz="6" w:space="0" w:color="auto"/>
              <w:right w:val="single" w:sz="6" w:space="0" w:color="auto"/>
            </w:tcBorders>
            <w:shd w:val="clear" w:color="auto" w:fill="auto"/>
          </w:tcPr>
          <w:p w14:paraId="19BC5080" w14:textId="77777777" w:rsidR="0061326A" w:rsidRDefault="0061326A">
            <w:pPr>
              <w:pStyle w:val="TableRow"/>
            </w:pPr>
            <w:r>
              <w:t>Bit not null</w:t>
            </w:r>
          </w:p>
        </w:tc>
        <w:tc>
          <w:tcPr>
            <w:tcW w:w="1127" w:type="dxa"/>
            <w:tcBorders>
              <w:top w:val="nil"/>
              <w:left w:val="single" w:sz="6" w:space="0" w:color="auto"/>
              <w:bottom w:val="single" w:sz="6" w:space="0" w:color="auto"/>
              <w:right w:val="single" w:sz="6" w:space="0" w:color="auto"/>
            </w:tcBorders>
            <w:shd w:val="clear" w:color="auto" w:fill="auto"/>
          </w:tcPr>
          <w:p w14:paraId="6868FA84" w14:textId="77777777" w:rsidR="0061326A" w:rsidRDefault="0061326A">
            <w:pPr>
              <w:pStyle w:val="TableRow"/>
            </w:pPr>
          </w:p>
        </w:tc>
      </w:tr>
    </w:tbl>
    <w:p w14:paraId="51C143B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0D03B23"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E4EFC98"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373D59DE"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7AD5CDC" w14:textId="77777777" w:rsidR="00AF60D7" w:rsidRDefault="00AF60D7">
            <w:pPr>
              <w:pStyle w:val="TableColumnTitles"/>
              <w:keepNext/>
            </w:pPr>
            <w:r>
              <w:t>Options</w:t>
            </w:r>
          </w:p>
        </w:tc>
      </w:tr>
      <w:tr w:rsidR="00AF60D7" w14:paraId="6D12BDFB" w14:textId="77777777">
        <w:tc>
          <w:tcPr>
            <w:tcW w:w="2801" w:type="dxa"/>
            <w:tcBorders>
              <w:top w:val="nil"/>
              <w:left w:val="single" w:sz="6" w:space="0" w:color="auto"/>
              <w:bottom w:val="single" w:sz="6" w:space="0" w:color="auto"/>
              <w:right w:val="single" w:sz="6" w:space="0" w:color="auto"/>
            </w:tcBorders>
            <w:shd w:val="clear" w:color="auto" w:fill="auto"/>
          </w:tcPr>
          <w:p w14:paraId="2F79980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66CA87CE"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02C8D151" w14:textId="77777777" w:rsidR="00AF60D7" w:rsidRDefault="00AF60D7">
            <w:pPr>
              <w:pStyle w:val="TableRow"/>
            </w:pPr>
          </w:p>
        </w:tc>
      </w:tr>
    </w:tbl>
    <w:p w14:paraId="030F30D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AE23F64"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8D051E2" w14:textId="77777777" w:rsidR="00AF60D7" w:rsidRDefault="00AF60D7">
            <w:pPr>
              <w:pStyle w:val="TableTitle"/>
              <w:rPr>
                <w:color w:val="FF0000"/>
              </w:rPr>
            </w:pPr>
            <w:r>
              <w:t>Constraint : FK_Specimen_Label_Confidence</w:t>
            </w:r>
          </w:p>
        </w:tc>
      </w:tr>
      <w:tr w:rsidR="00AF60D7" w14:paraId="110C1A15" w14:textId="77777777">
        <w:tc>
          <w:tcPr>
            <w:tcW w:w="1548" w:type="dxa"/>
            <w:tcBorders>
              <w:top w:val="nil"/>
              <w:left w:val="single" w:sz="4" w:space="0" w:color="auto"/>
              <w:bottom w:val="single" w:sz="4" w:space="0" w:color="auto"/>
              <w:right w:val="single" w:sz="4" w:space="0" w:color="auto"/>
            </w:tcBorders>
            <w:shd w:val="clear" w:color="auto" w:fill="auto"/>
          </w:tcPr>
          <w:p w14:paraId="04A6CCA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E05D6BF" w14:textId="77777777" w:rsidR="00AF60D7" w:rsidRDefault="00AF60D7">
            <w:pPr>
              <w:pStyle w:val="TableRow"/>
            </w:pPr>
            <w:r>
              <w:t>Each author is attributed with one level of confidence.  Each level of confidence applies to zero or more author attributions.</w:t>
            </w:r>
          </w:p>
        </w:tc>
      </w:tr>
      <w:tr w:rsidR="00AF60D7" w14:paraId="7067C0D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851500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278D3F3" w14:textId="77777777" w:rsidR="00AF60D7" w:rsidRDefault="00AF60D7">
            <w:pPr>
              <w:pStyle w:val="CodeSamples"/>
            </w:pPr>
            <w:r>
              <w:t>FK_Specimen_Label_Confidence (Confidence_Concept_Key) references Concept(Concept_Key)</w:t>
            </w:r>
          </w:p>
        </w:tc>
      </w:tr>
    </w:tbl>
    <w:p w14:paraId="575E788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8F2E8F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E421A2C" w14:textId="77777777" w:rsidR="00AF60D7" w:rsidRDefault="00AF60D7">
            <w:pPr>
              <w:pStyle w:val="TableTitle"/>
              <w:rPr>
                <w:color w:val="FF0000"/>
              </w:rPr>
            </w:pPr>
            <w:r>
              <w:t>Constraint : FK_Specimen_Label_Language</w:t>
            </w:r>
          </w:p>
        </w:tc>
      </w:tr>
      <w:tr w:rsidR="00AF60D7" w14:paraId="736324B6" w14:textId="77777777">
        <w:tc>
          <w:tcPr>
            <w:tcW w:w="1548" w:type="dxa"/>
            <w:tcBorders>
              <w:top w:val="nil"/>
              <w:left w:val="single" w:sz="4" w:space="0" w:color="auto"/>
              <w:bottom w:val="single" w:sz="4" w:space="0" w:color="auto"/>
              <w:right w:val="single" w:sz="4" w:space="0" w:color="auto"/>
            </w:tcBorders>
            <w:shd w:val="clear" w:color="auto" w:fill="auto"/>
          </w:tcPr>
          <w:p w14:paraId="09E13E68"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123BF00" w14:textId="77777777" w:rsidR="00AF60D7" w:rsidRDefault="00AF60D7">
            <w:pPr>
              <w:pStyle w:val="TableRow"/>
            </w:pPr>
            <w:r>
              <w:t>Each inscription or label is tranlsated into one language.  Each language is the language that zero or more inscription or labels are translated into.</w:t>
            </w:r>
          </w:p>
        </w:tc>
      </w:tr>
      <w:tr w:rsidR="00AF60D7" w14:paraId="31DD8282"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D843F6C"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1581DBE4" w14:textId="77777777" w:rsidR="00AF60D7" w:rsidRDefault="00AF60D7">
            <w:pPr>
              <w:pStyle w:val="CodeSamples"/>
            </w:pPr>
            <w:r>
              <w:t>FK_Specimen_Label_Language (Translated_Language_Key) references Language(Language_Key)</w:t>
            </w:r>
          </w:p>
        </w:tc>
      </w:tr>
    </w:tbl>
    <w:p w14:paraId="19E49669"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18BF782"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16B042C" w14:textId="77777777" w:rsidR="00AF60D7" w:rsidRDefault="00AF60D7">
            <w:pPr>
              <w:pStyle w:val="TableTitle"/>
              <w:rPr>
                <w:color w:val="FF0000"/>
              </w:rPr>
            </w:pPr>
            <w:r>
              <w:t>Constraint : FK_Specimen_Label_Individual</w:t>
            </w:r>
          </w:p>
        </w:tc>
      </w:tr>
      <w:tr w:rsidR="00AF60D7" w14:paraId="62FEEA77" w14:textId="77777777">
        <w:tc>
          <w:tcPr>
            <w:tcW w:w="1548" w:type="dxa"/>
            <w:tcBorders>
              <w:top w:val="nil"/>
              <w:left w:val="single" w:sz="4" w:space="0" w:color="auto"/>
              <w:bottom w:val="single" w:sz="4" w:space="0" w:color="auto"/>
              <w:right w:val="single" w:sz="4" w:space="0" w:color="auto"/>
            </w:tcBorders>
            <w:shd w:val="clear" w:color="auto" w:fill="auto"/>
          </w:tcPr>
          <w:p w14:paraId="61A302E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5B2449C" w14:textId="77777777" w:rsidR="00AF60D7" w:rsidRDefault="00AF60D7">
            <w:pPr>
              <w:pStyle w:val="TableRow"/>
            </w:pPr>
            <w:r>
              <w:t>Each label or inscription is authored by one individual.  Each individual authors zero or more labels or inscriptions.</w:t>
            </w:r>
          </w:p>
        </w:tc>
      </w:tr>
      <w:tr w:rsidR="00AF60D7" w14:paraId="775E5135"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875B03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05F732A3" w14:textId="77777777" w:rsidR="00AF60D7" w:rsidRDefault="00AF60D7">
            <w:pPr>
              <w:pStyle w:val="CodeSamples"/>
            </w:pPr>
            <w:r>
              <w:t>FK_Specimen_Label_Individual (Author_Name_Key) references Individual(Name_Key)</w:t>
            </w:r>
          </w:p>
        </w:tc>
      </w:tr>
    </w:tbl>
    <w:p w14:paraId="785E4EB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50341AA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4FEDB68" w14:textId="77777777" w:rsidR="00AF60D7" w:rsidRDefault="00AF60D7">
            <w:pPr>
              <w:pStyle w:val="TableTitle"/>
              <w:rPr>
                <w:color w:val="FF0000"/>
              </w:rPr>
            </w:pPr>
            <w:r>
              <w:t>Constraint : FK_Specimen_Label_Specimen_Unit</w:t>
            </w:r>
          </w:p>
        </w:tc>
      </w:tr>
      <w:tr w:rsidR="00AF60D7" w14:paraId="28A7989E" w14:textId="77777777">
        <w:tc>
          <w:tcPr>
            <w:tcW w:w="1548" w:type="dxa"/>
            <w:tcBorders>
              <w:top w:val="nil"/>
              <w:left w:val="single" w:sz="4" w:space="0" w:color="auto"/>
              <w:bottom w:val="single" w:sz="4" w:space="0" w:color="auto"/>
              <w:right w:val="single" w:sz="4" w:space="0" w:color="auto"/>
            </w:tcBorders>
            <w:shd w:val="clear" w:color="auto" w:fill="auto"/>
          </w:tcPr>
          <w:p w14:paraId="79EEFB1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0228DD2" w14:textId="77777777" w:rsidR="00AF60D7" w:rsidRDefault="00AF60D7">
            <w:pPr>
              <w:pStyle w:val="TableRow"/>
            </w:pPr>
            <w:r>
              <w:t>Each specimen label is associated with one specimen.  Each specimen has zero or more labels.</w:t>
            </w:r>
          </w:p>
        </w:tc>
      </w:tr>
      <w:tr w:rsidR="00AF60D7" w14:paraId="10001FBF"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096AB62"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F399B1A" w14:textId="77777777" w:rsidR="00AF60D7" w:rsidRDefault="00AF60D7">
            <w:pPr>
              <w:pStyle w:val="CodeSamples"/>
            </w:pPr>
            <w:r>
              <w:t>FK_Specimen_Label_Specimen_Unit (Collection_Unit_Key) references Specimen_Unit(Collection_Unit_Key)</w:t>
            </w:r>
          </w:p>
        </w:tc>
      </w:tr>
    </w:tbl>
    <w:p w14:paraId="6FCE9A0E" w14:textId="77777777" w:rsidR="00AF60D7" w:rsidRDefault="00AF60D7" w:rsidP="00AF60D7">
      <w:pPr>
        <w:pStyle w:val="NormalIndent"/>
      </w:pPr>
    </w:p>
    <w:p w14:paraId="63F909B7" w14:textId="77777777" w:rsidR="00AF60D7" w:rsidRDefault="00AF60D7" w:rsidP="00840903">
      <w:pPr>
        <w:pStyle w:val="Heading4"/>
      </w:pPr>
      <w:bookmarkStart w:id="874" w:name="_Toc292879110"/>
      <w:r>
        <w:t>Specimen_Unit</w:t>
      </w:r>
      <w:bookmarkEnd w:id="874"/>
    </w:p>
    <w:p w14:paraId="63F68A6B" w14:textId="77777777" w:rsidR="00AF60D7" w:rsidRDefault="00AF60D7" w:rsidP="00AF60D7">
      <w:pPr>
        <w:pStyle w:val="NormalIndent"/>
      </w:pPr>
      <w:r>
        <w:t>Subtype of the Collection_Unit table used for storing data specific to specimens.</w:t>
      </w:r>
    </w:p>
    <w:p w14:paraId="04291C04" w14:textId="77777777" w:rsidR="00AF60D7" w:rsidRDefault="00AF60D7" w:rsidP="00AF60D7">
      <w:pPr>
        <w:pStyle w:val="NormalIndent"/>
      </w:pPr>
      <w:r>
        <w:t>A specimen's custodian is always identified by the collection_unit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4BD214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8248392" w14:textId="77777777" w:rsidR="00AF60D7" w:rsidRDefault="00AF60D7">
            <w:pPr>
              <w:pStyle w:val="TableColumnTitles"/>
              <w:keepNext/>
            </w:pPr>
            <w:r>
              <w:lastRenderedPageBreak/>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BD841C4"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25FF237"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5DC051F" w14:textId="77777777" w:rsidR="00AF60D7" w:rsidRDefault="00AF60D7">
            <w:pPr>
              <w:pStyle w:val="TableColumnTitles"/>
              <w:keepNext/>
            </w:pPr>
            <w:r>
              <w:t>Size</w:t>
            </w:r>
          </w:p>
        </w:tc>
      </w:tr>
      <w:tr w:rsidR="00AF60D7" w14:paraId="0174DCB4" w14:textId="77777777">
        <w:tc>
          <w:tcPr>
            <w:tcW w:w="2802" w:type="dxa"/>
            <w:tcBorders>
              <w:top w:val="nil"/>
              <w:left w:val="single" w:sz="6" w:space="0" w:color="auto"/>
              <w:bottom w:val="nil"/>
              <w:right w:val="single" w:sz="6" w:space="0" w:color="auto"/>
            </w:tcBorders>
            <w:shd w:val="clear" w:color="auto" w:fill="auto"/>
          </w:tcPr>
          <w:p w14:paraId="56B237F2" w14:textId="77777777" w:rsidR="00AF60D7" w:rsidRDefault="00AF60D7">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0E191DA0" w14:textId="77777777" w:rsidR="00AF60D7" w:rsidRDefault="00AF60D7">
            <w:pPr>
              <w:pStyle w:val="TableRow"/>
            </w:pPr>
            <w:r>
              <w:t>Unique identifier for the Specimen_Unit table</w:t>
            </w:r>
          </w:p>
        </w:tc>
        <w:tc>
          <w:tcPr>
            <w:tcW w:w="1500" w:type="dxa"/>
            <w:tcBorders>
              <w:top w:val="nil"/>
              <w:left w:val="single" w:sz="6" w:space="0" w:color="auto"/>
              <w:bottom w:val="nil"/>
              <w:right w:val="single" w:sz="6" w:space="0" w:color="auto"/>
            </w:tcBorders>
            <w:shd w:val="clear" w:color="auto" w:fill="auto"/>
          </w:tcPr>
          <w:p w14:paraId="74924D6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BAF5C4E" w14:textId="77777777" w:rsidR="00AF60D7" w:rsidRDefault="00AF60D7">
            <w:pPr>
              <w:pStyle w:val="TableRow"/>
            </w:pPr>
            <w:r>
              <w:t>16</w:t>
            </w:r>
          </w:p>
        </w:tc>
      </w:tr>
      <w:tr w:rsidR="00AF60D7" w14:paraId="77D70965" w14:textId="77777777">
        <w:tc>
          <w:tcPr>
            <w:tcW w:w="2802" w:type="dxa"/>
            <w:tcBorders>
              <w:top w:val="nil"/>
              <w:left w:val="single" w:sz="6" w:space="0" w:color="auto"/>
              <w:bottom w:val="nil"/>
              <w:right w:val="single" w:sz="6" w:space="0" w:color="auto"/>
            </w:tcBorders>
            <w:shd w:val="clear" w:color="auto" w:fill="auto"/>
          </w:tcPr>
          <w:p w14:paraId="7B4399FD" w14:textId="77777777" w:rsidR="00AF60D7" w:rsidRDefault="00AF60D7">
            <w:pPr>
              <w:pStyle w:val="TableRow"/>
            </w:pPr>
            <w:r>
              <w:t>Parent_Collection_Collection_Unit_Key</w:t>
            </w:r>
          </w:p>
        </w:tc>
        <w:tc>
          <w:tcPr>
            <w:tcW w:w="4536" w:type="dxa"/>
            <w:tcBorders>
              <w:top w:val="nil"/>
              <w:left w:val="single" w:sz="6" w:space="0" w:color="auto"/>
              <w:bottom w:val="nil"/>
              <w:right w:val="single" w:sz="6" w:space="0" w:color="auto"/>
            </w:tcBorders>
            <w:shd w:val="clear" w:color="auto" w:fill="auto"/>
          </w:tcPr>
          <w:p w14:paraId="6B776C61" w14:textId="77777777" w:rsidR="00AF60D7" w:rsidRDefault="00AF60D7">
            <w:pPr>
              <w:pStyle w:val="TableRow"/>
            </w:pPr>
            <w:r>
              <w:t>Collection the specimen belongs to.</w:t>
            </w:r>
          </w:p>
        </w:tc>
        <w:tc>
          <w:tcPr>
            <w:tcW w:w="1500" w:type="dxa"/>
            <w:tcBorders>
              <w:top w:val="nil"/>
              <w:left w:val="single" w:sz="6" w:space="0" w:color="auto"/>
              <w:bottom w:val="nil"/>
              <w:right w:val="single" w:sz="6" w:space="0" w:color="auto"/>
            </w:tcBorders>
            <w:shd w:val="clear" w:color="auto" w:fill="auto"/>
          </w:tcPr>
          <w:p w14:paraId="5F85B927"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81CE702" w14:textId="77777777" w:rsidR="00AF60D7" w:rsidRDefault="00AF60D7">
            <w:pPr>
              <w:pStyle w:val="TableRow"/>
            </w:pPr>
            <w:r>
              <w:t>16</w:t>
            </w:r>
          </w:p>
        </w:tc>
      </w:tr>
      <w:tr w:rsidR="00AF60D7" w14:paraId="31AD87A5" w14:textId="77777777">
        <w:tc>
          <w:tcPr>
            <w:tcW w:w="2802" w:type="dxa"/>
            <w:tcBorders>
              <w:top w:val="nil"/>
              <w:left w:val="single" w:sz="6" w:space="0" w:color="auto"/>
              <w:bottom w:val="nil"/>
              <w:right w:val="single" w:sz="6" w:space="0" w:color="auto"/>
            </w:tcBorders>
            <w:shd w:val="clear" w:color="auto" w:fill="auto"/>
          </w:tcPr>
          <w:p w14:paraId="0F906773" w14:textId="77777777" w:rsidR="00AF60D7" w:rsidRDefault="00AF60D7">
            <w:pPr>
              <w:pStyle w:val="TableRow"/>
            </w:pPr>
            <w:r>
              <w:t>Specimen_Type_Concept_Key</w:t>
            </w:r>
          </w:p>
        </w:tc>
        <w:tc>
          <w:tcPr>
            <w:tcW w:w="4536" w:type="dxa"/>
            <w:tcBorders>
              <w:top w:val="nil"/>
              <w:left w:val="single" w:sz="6" w:space="0" w:color="auto"/>
              <w:bottom w:val="nil"/>
              <w:right w:val="single" w:sz="6" w:space="0" w:color="auto"/>
            </w:tcBorders>
            <w:shd w:val="clear" w:color="auto" w:fill="auto"/>
          </w:tcPr>
          <w:p w14:paraId="31DD4EB7" w14:textId="77777777" w:rsidR="00AF60D7" w:rsidRDefault="00AF60D7">
            <w:pPr>
              <w:pStyle w:val="TableRow"/>
            </w:pPr>
            <w:r>
              <w:t>Identifies the specimen type.  Linked to any concept group called 'Specimen Types' in the domain that the specimen's preferred determination belongs to (or in the Taxonomy domain if the Specimen is determined in the Taxon_Determination table).</w:t>
            </w:r>
          </w:p>
        </w:tc>
        <w:tc>
          <w:tcPr>
            <w:tcW w:w="1500" w:type="dxa"/>
            <w:tcBorders>
              <w:top w:val="nil"/>
              <w:left w:val="single" w:sz="6" w:space="0" w:color="auto"/>
              <w:bottom w:val="nil"/>
              <w:right w:val="single" w:sz="6" w:space="0" w:color="auto"/>
            </w:tcBorders>
            <w:shd w:val="clear" w:color="auto" w:fill="auto"/>
          </w:tcPr>
          <w:p w14:paraId="1221953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D65B3C0" w14:textId="77777777" w:rsidR="00AF60D7" w:rsidRDefault="00AF60D7">
            <w:pPr>
              <w:pStyle w:val="TableRow"/>
            </w:pPr>
            <w:r>
              <w:t>16</w:t>
            </w:r>
          </w:p>
        </w:tc>
      </w:tr>
      <w:tr w:rsidR="003E2950" w14:paraId="261E2271" w14:textId="77777777">
        <w:tc>
          <w:tcPr>
            <w:tcW w:w="2802" w:type="dxa"/>
            <w:tcBorders>
              <w:top w:val="nil"/>
              <w:left w:val="single" w:sz="6" w:space="0" w:color="auto"/>
              <w:bottom w:val="nil"/>
              <w:right w:val="single" w:sz="6" w:space="0" w:color="auto"/>
            </w:tcBorders>
            <w:shd w:val="clear" w:color="auto" w:fill="auto"/>
          </w:tcPr>
          <w:p w14:paraId="693995F0" w14:textId="77777777" w:rsidR="003E2950" w:rsidRDefault="003E2950">
            <w:pPr>
              <w:pStyle w:val="TableRow"/>
            </w:pPr>
            <w:r>
              <w:t>Checked</w:t>
            </w:r>
          </w:p>
        </w:tc>
        <w:tc>
          <w:tcPr>
            <w:tcW w:w="4536" w:type="dxa"/>
            <w:tcBorders>
              <w:top w:val="nil"/>
              <w:left w:val="single" w:sz="6" w:space="0" w:color="auto"/>
              <w:bottom w:val="nil"/>
              <w:right w:val="single" w:sz="6" w:space="0" w:color="auto"/>
            </w:tcBorders>
            <w:shd w:val="clear" w:color="auto" w:fill="auto"/>
          </w:tcPr>
          <w:p w14:paraId="6139FF96" w14:textId="77777777" w:rsidR="003E2950" w:rsidRDefault="003E2950">
            <w:pPr>
              <w:pStyle w:val="TableRow"/>
            </w:pPr>
            <w:r>
              <w:t>Identifies that the data associated with this specimen record has been checked (1) or is unchecked (0).</w:t>
            </w:r>
          </w:p>
        </w:tc>
        <w:tc>
          <w:tcPr>
            <w:tcW w:w="1500" w:type="dxa"/>
            <w:tcBorders>
              <w:top w:val="nil"/>
              <w:left w:val="single" w:sz="6" w:space="0" w:color="auto"/>
              <w:bottom w:val="nil"/>
              <w:right w:val="single" w:sz="6" w:space="0" w:color="auto"/>
            </w:tcBorders>
            <w:shd w:val="clear" w:color="auto" w:fill="auto"/>
          </w:tcPr>
          <w:p w14:paraId="090F10CF" w14:textId="77777777" w:rsidR="003E2950" w:rsidRDefault="003E2950">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22049D95" w14:textId="77777777" w:rsidR="003E2950" w:rsidRDefault="003E2950">
            <w:pPr>
              <w:pStyle w:val="TableRow"/>
            </w:pPr>
          </w:p>
        </w:tc>
      </w:tr>
      <w:tr w:rsidR="003E2950" w14:paraId="1D15C620" w14:textId="77777777">
        <w:tc>
          <w:tcPr>
            <w:tcW w:w="2802" w:type="dxa"/>
            <w:tcBorders>
              <w:top w:val="nil"/>
              <w:left w:val="single" w:sz="6" w:space="0" w:color="auto"/>
              <w:bottom w:val="nil"/>
              <w:right w:val="single" w:sz="6" w:space="0" w:color="auto"/>
            </w:tcBorders>
            <w:shd w:val="clear" w:color="auto" w:fill="auto"/>
          </w:tcPr>
          <w:p w14:paraId="6D1BFD33" w14:textId="77777777" w:rsidR="003E2950" w:rsidRDefault="003E2950">
            <w:pPr>
              <w:pStyle w:val="TableRow"/>
            </w:pPr>
            <w:r>
              <w:t>Confidential</w:t>
            </w:r>
          </w:p>
        </w:tc>
        <w:tc>
          <w:tcPr>
            <w:tcW w:w="4536" w:type="dxa"/>
            <w:tcBorders>
              <w:top w:val="nil"/>
              <w:left w:val="single" w:sz="6" w:space="0" w:color="auto"/>
              <w:bottom w:val="nil"/>
              <w:right w:val="single" w:sz="6" w:space="0" w:color="auto"/>
            </w:tcBorders>
            <w:shd w:val="clear" w:color="auto" w:fill="auto"/>
          </w:tcPr>
          <w:p w14:paraId="65CD778D" w14:textId="77777777" w:rsidR="003E2950" w:rsidRDefault="003E2950">
            <w:pPr>
              <w:pStyle w:val="TableRow"/>
            </w:pPr>
            <w:r>
              <w:t>Indicates if the specimen is confidential (1) or not (0).</w:t>
            </w:r>
          </w:p>
        </w:tc>
        <w:tc>
          <w:tcPr>
            <w:tcW w:w="1500" w:type="dxa"/>
            <w:tcBorders>
              <w:top w:val="nil"/>
              <w:left w:val="single" w:sz="6" w:space="0" w:color="auto"/>
              <w:bottom w:val="nil"/>
              <w:right w:val="single" w:sz="6" w:space="0" w:color="auto"/>
            </w:tcBorders>
            <w:shd w:val="clear" w:color="auto" w:fill="auto"/>
          </w:tcPr>
          <w:p w14:paraId="167036F7" w14:textId="77777777" w:rsidR="003E2950" w:rsidRDefault="003E2950">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69F953EE" w14:textId="77777777" w:rsidR="003E2950" w:rsidRDefault="003E2950">
            <w:pPr>
              <w:pStyle w:val="TableRow"/>
            </w:pPr>
          </w:p>
        </w:tc>
      </w:tr>
      <w:tr w:rsidR="003E2950" w14:paraId="6E8FA7CB" w14:textId="77777777">
        <w:tc>
          <w:tcPr>
            <w:tcW w:w="2802" w:type="dxa"/>
            <w:tcBorders>
              <w:top w:val="nil"/>
              <w:left w:val="single" w:sz="6" w:space="0" w:color="auto"/>
              <w:bottom w:val="nil"/>
              <w:right w:val="single" w:sz="6" w:space="0" w:color="auto"/>
            </w:tcBorders>
            <w:shd w:val="clear" w:color="auto" w:fill="auto"/>
          </w:tcPr>
          <w:p w14:paraId="675E8C58" w14:textId="77777777" w:rsidR="003E2950" w:rsidRDefault="003E2950">
            <w:pPr>
              <w:pStyle w:val="TableRow"/>
            </w:pPr>
            <w:r>
              <w:t>Dangerous</w:t>
            </w:r>
          </w:p>
        </w:tc>
        <w:tc>
          <w:tcPr>
            <w:tcW w:w="4536" w:type="dxa"/>
            <w:tcBorders>
              <w:top w:val="nil"/>
              <w:left w:val="single" w:sz="6" w:space="0" w:color="auto"/>
              <w:bottom w:val="nil"/>
              <w:right w:val="single" w:sz="6" w:space="0" w:color="auto"/>
            </w:tcBorders>
            <w:shd w:val="clear" w:color="auto" w:fill="auto"/>
          </w:tcPr>
          <w:p w14:paraId="313AFA31" w14:textId="77777777" w:rsidR="003E2950" w:rsidRDefault="003E2950">
            <w:pPr>
              <w:pStyle w:val="TableRow"/>
            </w:pPr>
            <w:r>
              <w:t>Flag indicating that the specimen is dangerous (1) or not (0).</w:t>
            </w:r>
          </w:p>
        </w:tc>
        <w:tc>
          <w:tcPr>
            <w:tcW w:w="1500" w:type="dxa"/>
            <w:tcBorders>
              <w:top w:val="nil"/>
              <w:left w:val="single" w:sz="6" w:space="0" w:color="auto"/>
              <w:bottom w:val="nil"/>
              <w:right w:val="single" w:sz="6" w:space="0" w:color="auto"/>
            </w:tcBorders>
            <w:shd w:val="clear" w:color="auto" w:fill="auto"/>
          </w:tcPr>
          <w:p w14:paraId="3E9CE4B2" w14:textId="77777777" w:rsidR="003E2950" w:rsidRDefault="003E2950">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23FE51AA" w14:textId="77777777" w:rsidR="003E2950" w:rsidRDefault="003E2950">
            <w:pPr>
              <w:pStyle w:val="TableRow"/>
            </w:pPr>
          </w:p>
        </w:tc>
      </w:tr>
      <w:tr w:rsidR="003E2950" w14:paraId="22A56B4E" w14:textId="77777777">
        <w:tc>
          <w:tcPr>
            <w:tcW w:w="2802" w:type="dxa"/>
            <w:tcBorders>
              <w:top w:val="nil"/>
              <w:left w:val="single" w:sz="6" w:space="0" w:color="auto"/>
              <w:bottom w:val="nil"/>
              <w:right w:val="single" w:sz="6" w:space="0" w:color="auto"/>
            </w:tcBorders>
            <w:shd w:val="clear" w:color="auto" w:fill="auto"/>
          </w:tcPr>
          <w:p w14:paraId="18250A10" w14:textId="77777777" w:rsidR="003E2950" w:rsidRDefault="003E2950">
            <w:pPr>
              <w:pStyle w:val="TableRow"/>
            </w:pPr>
            <w:r>
              <w:t>Life_Sciences</w:t>
            </w:r>
          </w:p>
        </w:tc>
        <w:tc>
          <w:tcPr>
            <w:tcW w:w="4536" w:type="dxa"/>
            <w:tcBorders>
              <w:top w:val="nil"/>
              <w:left w:val="single" w:sz="6" w:space="0" w:color="auto"/>
              <w:bottom w:val="nil"/>
              <w:right w:val="single" w:sz="6" w:space="0" w:color="auto"/>
            </w:tcBorders>
            <w:shd w:val="clear" w:color="auto" w:fill="auto"/>
          </w:tcPr>
          <w:p w14:paraId="5FFFD044" w14:textId="77777777" w:rsidR="003E2950" w:rsidRDefault="003E2950">
            <w:pPr>
              <w:pStyle w:val="TableRow"/>
            </w:pPr>
            <w:r>
              <w:t>Flag indicating that the specimen is a life sciences specimen (1) or an earth sciences specimen (0).</w:t>
            </w:r>
          </w:p>
          <w:p w14:paraId="73E5B357" w14:textId="77777777" w:rsidR="003E2950" w:rsidRDefault="003E2950">
            <w:pPr>
              <w:pStyle w:val="TableRow"/>
            </w:pPr>
            <w:r>
              <w:t xml:space="preserve">Life sciences specimens are determined through the Taxon_Determination table and observations are recorded in the Taxon_Occurrence table.  Earth sciences specimens are determined through the Determination table and observations are recorded in the Occurrence table.  </w:t>
            </w:r>
          </w:p>
        </w:tc>
        <w:tc>
          <w:tcPr>
            <w:tcW w:w="1500" w:type="dxa"/>
            <w:tcBorders>
              <w:top w:val="nil"/>
              <w:left w:val="single" w:sz="6" w:space="0" w:color="auto"/>
              <w:bottom w:val="nil"/>
              <w:right w:val="single" w:sz="6" w:space="0" w:color="auto"/>
            </w:tcBorders>
            <w:shd w:val="clear" w:color="auto" w:fill="auto"/>
          </w:tcPr>
          <w:p w14:paraId="4E1E0D5C" w14:textId="77777777" w:rsidR="003E2950" w:rsidRDefault="003E2950">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71F36CE4" w14:textId="77777777" w:rsidR="003E2950" w:rsidRDefault="003E2950">
            <w:pPr>
              <w:pStyle w:val="TableRow"/>
            </w:pPr>
          </w:p>
        </w:tc>
      </w:tr>
      <w:tr w:rsidR="003E2950" w14:paraId="165B1D15" w14:textId="77777777">
        <w:tc>
          <w:tcPr>
            <w:tcW w:w="2802" w:type="dxa"/>
            <w:tcBorders>
              <w:top w:val="nil"/>
              <w:left w:val="single" w:sz="6" w:space="0" w:color="auto"/>
              <w:bottom w:val="nil"/>
              <w:right w:val="single" w:sz="6" w:space="0" w:color="auto"/>
            </w:tcBorders>
            <w:shd w:val="clear" w:color="auto" w:fill="auto"/>
          </w:tcPr>
          <w:p w14:paraId="3F124835" w14:textId="77777777" w:rsidR="003E2950" w:rsidRDefault="003E2950">
            <w:pPr>
              <w:pStyle w:val="TableRow"/>
            </w:pPr>
            <w:r>
              <w:t>Preferred_Determination_Key</w:t>
            </w:r>
          </w:p>
        </w:tc>
        <w:tc>
          <w:tcPr>
            <w:tcW w:w="4536" w:type="dxa"/>
            <w:tcBorders>
              <w:top w:val="nil"/>
              <w:left w:val="single" w:sz="6" w:space="0" w:color="auto"/>
              <w:bottom w:val="nil"/>
              <w:right w:val="single" w:sz="6" w:space="0" w:color="auto"/>
            </w:tcBorders>
            <w:shd w:val="clear" w:color="auto" w:fill="auto"/>
          </w:tcPr>
          <w:p w14:paraId="3B68EDEC" w14:textId="77777777" w:rsidR="003E2950" w:rsidRDefault="003E2950">
            <w:pPr>
              <w:pStyle w:val="TableRow"/>
            </w:pPr>
            <w:r>
              <w:t>Determination key for the preferred determination if the specimen record is earth sciences.</w:t>
            </w:r>
          </w:p>
        </w:tc>
        <w:tc>
          <w:tcPr>
            <w:tcW w:w="1500" w:type="dxa"/>
            <w:tcBorders>
              <w:top w:val="nil"/>
              <w:left w:val="single" w:sz="6" w:space="0" w:color="auto"/>
              <w:bottom w:val="nil"/>
              <w:right w:val="single" w:sz="6" w:space="0" w:color="auto"/>
            </w:tcBorders>
            <w:shd w:val="clear" w:color="auto" w:fill="auto"/>
          </w:tcPr>
          <w:p w14:paraId="437C5A50" w14:textId="77777777" w:rsidR="003E2950" w:rsidRDefault="003E2950">
            <w:pPr>
              <w:pStyle w:val="TableRow"/>
            </w:pPr>
            <w:r>
              <w:t>char Null</w:t>
            </w:r>
          </w:p>
        </w:tc>
        <w:tc>
          <w:tcPr>
            <w:tcW w:w="1127" w:type="dxa"/>
            <w:tcBorders>
              <w:top w:val="nil"/>
              <w:left w:val="single" w:sz="6" w:space="0" w:color="auto"/>
              <w:bottom w:val="nil"/>
              <w:right w:val="single" w:sz="6" w:space="0" w:color="auto"/>
            </w:tcBorders>
            <w:shd w:val="clear" w:color="auto" w:fill="auto"/>
          </w:tcPr>
          <w:p w14:paraId="14A19844" w14:textId="77777777" w:rsidR="003E2950" w:rsidRDefault="003E2950">
            <w:pPr>
              <w:pStyle w:val="TableRow"/>
            </w:pPr>
            <w:r>
              <w:t>16</w:t>
            </w:r>
          </w:p>
        </w:tc>
      </w:tr>
      <w:tr w:rsidR="003E2950" w14:paraId="3275F68B" w14:textId="77777777">
        <w:tc>
          <w:tcPr>
            <w:tcW w:w="2802" w:type="dxa"/>
            <w:tcBorders>
              <w:top w:val="nil"/>
              <w:left w:val="single" w:sz="6" w:space="0" w:color="auto"/>
              <w:bottom w:val="nil"/>
              <w:right w:val="single" w:sz="6" w:space="0" w:color="auto"/>
            </w:tcBorders>
            <w:shd w:val="clear" w:color="auto" w:fill="auto"/>
          </w:tcPr>
          <w:p w14:paraId="407760D5" w14:textId="77777777" w:rsidR="003E2950" w:rsidRDefault="003E2950">
            <w:pPr>
              <w:pStyle w:val="TableRow"/>
            </w:pPr>
            <w:r>
              <w:t>Preferred_Taxon_Determination_Key</w:t>
            </w:r>
          </w:p>
        </w:tc>
        <w:tc>
          <w:tcPr>
            <w:tcW w:w="4536" w:type="dxa"/>
            <w:tcBorders>
              <w:top w:val="nil"/>
              <w:left w:val="single" w:sz="6" w:space="0" w:color="auto"/>
              <w:bottom w:val="nil"/>
              <w:right w:val="single" w:sz="6" w:space="0" w:color="auto"/>
            </w:tcBorders>
            <w:shd w:val="clear" w:color="auto" w:fill="auto"/>
          </w:tcPr>
          <w:p w14:paraId="3ECA99AE" w14:textId="77777777" w:rsidR="003E2950" w:rsidRDefault="003E2950" w:rsidP="00A3574C">
            <w:pPr>
              <w:pStyle w:val="TableRow"/>
            </w:pPr>
            <w:r>
              <w:t>Determination key for the preferred determination if the specimen record is life sciences.</w:t>
            </w:r>
          </w:p>
        </w:tc>
        <w:tc>
          <w:tcPr>
            <w:tcW w:w="1500" w:type="dxa"/>
            <w:tcBorders>
              <w:top w:val="nil"/>
              <w:left w:val="single" w:sz="6" w:space="0" w:color="auto"/>
              <w:bottom w:val="nil"/>
              <w:right w:val="single" w:sz="6" w:space="0" w:color="auto"/>
            </w:tcBorders>
            <w:shd w:val="clear" w:color="auto" w:fill="auto"/>
          </w:tcPr>
          <w:p w14:paraId="7D767AEE" w14:textId="77777777" w:rsidR="003E2950" w:rsidRDefault="003E2950" w:rsidP="00A3574C">
            <w:pPr>
              <w:pStyle w:val="TableRow"/>
            </w:pPr>
            <w:r>
              <w:t>char Null</w:t>
            </w:r>
          </w:p>
        </w:tc>
        <w:tc>
          <w:tcPr>
            <w:tcW w:w="1127" w:type="dxa"/>
            <w:tcBorders>
              <w:top w:val="nil"/>
              <w:left w:val="single" w:sz="6" w:space="0" w:color="auto"/>
              <w:bottom w:val="nil"/>
              <w:right w:val="single" w:sz="6" w:space="0" w:color="auto"/>
            </w:tcBorders>
            <w:shd w:val="clear" w:color="auto" w:fill="auto"/>
          </w:tcPr>
          <w:p w14:paraId="4556EAAE" w14:textId="77777777" w:rsidR="003E2950" w:rsidRDefault="003E2950" w:rsidP="00A3574C">
            <w:pPr>
              <w:pStyle w:val="TableRow"/>
            </w:pPr>
            <w:r>
              <w:t>16</w:t>
            </w:r>
          </w:p>
        </w:tc>
      </w:tr>
      <w:tr w:rsidR="003E2950" w14:paraId="2E265C93" w14:textId="77777777">
        <w:tc>
          <w:tcPr>
            <w:tcW w:w="2802" w:type="dxa"/>
            <w:tcBorders>
              <w:top w:val="nil"/>
              <w:left w:val="single" w:sz="6" w:space="0" w:color="auto"/>
              <w:bottom w:val="nil"/>
              <w:right w:val="single" w:sz="6" w:space="0" w:color="auto"/>
            </w:tcBorders>
            <w:shd w:val="clear" w:color="auto" w:fill="auto"/>
          </w:tcPr>
          <w:p w14:paraId="72800A76" w14:textId="77777777" w:rsidR="003E2950" w:rsidRDefault="003E2950">
            <w:pPr>
              <w:pStyle w:val="TableRow"/>
            </w:pPr>
            <w:r>
              <w:t>Material_Source_Key</w:t>
            </w:r>
          </w:p>
        </w:tc>
        <w:tc>
          <w:tcPr>
            <w:tcW w:w="4536" w:type="dxa"/>
            <w:tcBorders>
              <w:top w:val="nil"/>
              <w:left w:val="single" w:sz="6" w:space="0" w:color="auto"/>
              <w:bottom w:val="nil"/>
              <w:right w:val="single" w:sz="6" w:space="0" w:color="auto"/>
            </w:tcBorders>
            <w:shd w:val="clear" w:color="auto" w:fill="auto"/>
          </w:tcPr>
          <w:p w14:paraId="351E3426" w14:textId="77777777" w:rsidR="003E2950" w:rsidRDefault="003E2950">
            <w:pPr>
              <w:pStyle w:val="TableRow"/>
            </w:pPr>
            <w:r>
              <w:t>Source key for the reference linked to the specimen, if the specimen is a document.</w:t>
            </w:r>
          </w:p>
        </w:tc>
        <w:tc>
          <w:tcPr>
            <w:tcW w:w="1500" w:type="dxa"/>
            <w:tcBorders>
              <w:top w:val="nil"/>
              <w:left w:val="single" w:sz="6" w:space="0" w:color="auto"/>
              <w:bottom w:val="nil"/>
              <w:right w:val="single" w:sz="6" w:space="0" w:color="auto"/>
            </w:tcBorders>
            <w:shd w:val="clear" w:color="auto" w:fill="auto"/>
          </w:tcPr>
          <w:p w14:paraId="62C36334" w14:textId="77777777" w:rsidR="003E2950" w:rsidRDefault="003E2950">
            <w:pPr>
              <w:pStyle w:val="TableRow"/>
            </w:pPr>
            <w:r>
              <w:t>char Null</w:t>
            </w:r>
          </w:p>
        </w:tc>
        <w:tc>
          <w:tcPr>
            <w:tcW w:w="1127" w:type="dxa"/>
            <w:tcBorders>
              <w:top w:val="nil"/>
              <w:left w:val="single" w:sz="6" w:space="0" w:color="auto"/>
              <w:bottom w:val="nil"/>
              <w:right w:val="single" w:sz="6" w:space="0" w:color="auto"/>
            </w:tcBorders>
            <w:shd w:val="clear" w:color="auto" w:fill="auto"/>
          </w:tcPr>
          <w:p w14:paraId="7CC1B414" w14:textId="77777777" w:rsidR="003E2950" w:rsidRDefault="003E2950">
            <w:pPr>
              <w:pStyle w:val="TableRow"/>
            </w:pPr>
            <w:r>
              <w:t>16</w:t>
            </w:r>
          </w:p>
        </w:tc>
      </w:tr>
      <w:tr w:rsidR="003E2950" w14:paraId="5D62F713" w14:textId="77777777">
        <w:tc>
          <w:tcPr>
            <w:tcW w:w="2802" w:type="dxa"/>
            <w:tcBorders>
              <w:top w:val="nil"/>
              <w:left w:val="single" w:sz="6" w:space="0" w:color="auto"/>
              <w:bottom w:val="nil"/>
              <w:right w:val="single" w:sz="6" w:space="0" w:color="auto"/>
            </w:tcBorders>
            <w:shd w:val="clear" w:color="auto" w:fill="auto"/>
          </w:tcPr>
          <w:p w14:paraId="10BA503E" w14:textId="77777777" w:rsidR="003E2950" w:rsidRDefault="003E2950">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56A51005" w14:textId="77777777" w:rsidR="003E2950" w:rsidRDefault="003E2950">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1564842F" w14:textId="77777777" w:rsidR="003E2950" w:rsidRDefault="003E295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C2FB5EC" w14:textId="77777777" w:rsidR="003E2950" w:rsidRDefault="003E2950">
            <w:pPr>
              <w:pStyle w:val="TableRow"/>
            </w:pPr>
            <w:r>
              <w:t>16</w:t>
            </w:r>
          </w:p>
        </w:tc>
      </w:tr>
      <w:tr w:rsidR="003E2950" w14:paraId="1F74CF0B" w14:textId="77777777">
        <w:tc>
          <w:tcPr>
            <w:tcW w:w="2802" w:type="dxa"/>
            <w:tcBorders>
              <w:top w:val="nil"/>
              <w:left w:val="single" w:sz="6" w:space="0" w:color="auto"/>
              <w:bottom w:val="nil"/>
              <w:right w:val="single" w:sz="6" w:space="0" w:color="auto"/>
            </w:tcBorders>
            <w:shd w:val="clear" w:color="auto" w:fill="auto"/>
          </w:tcPr>
          <w:p w14:paraId="38AD73A9" w14:textId="77777777" w:rsidR="003E2950" w:rsidRDefault="003E2950">
            <w:pPr>
              <w:pStyle w:val="TableRow"/>
            </w:pPr>
            <w:r>
              <w:lastRenderedPageBreak/>
              <w:t>Changed_Session_ID</w:t>
            </w:r>
          </w:p>
        </w:tc>
        <w:tc>
          <w:tcPr>
            <w:tcW w:w="4536" w:type="dxa"/>
            <w:tcBorders>
              <w:top w:val="nil"/>
              <w:left w:val="single" w:sz="6" w:space="0" w:color="auto"/>
              <w:bottom w:val="nil"/>
              <w:right w:val="single" w:sz="6" w:space="0" w:color="auto"/>
            </w:tcBorders>
            <w:shd w:val="clear" w:color="auto" w:fill="auto"/>
          </w:tcPr>
          <w:p w14:paraId="713AF97A" w14:textId="77777777" w:rsidR="003E2950" w:rsidRDefault="003E2950">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7E81AA6A" w14:textId="77777777" w:rsidR="003E2950" w:rsidRDefault="003E2950">
            <w:pPr>
              <w:pStyle w:val="TableRow"/>
            </w:pPr>
            <w:r>
              <w:t>char Null</w:t>
            </w:r>
          </w:p>
        </w:tc>
        <w:tc>
          <w:tcPr>
            <w:tcW w:w="1127" w:type="dxa"/>
            <w:tcBorders>
              <w:top w:val="nil"/>
              <w:left w:val="single" w:sz="6" w:space="0" w:color="auto"/>
              <w:bottom w:val="nil"/>
              <w:right w:val="single" w:sz="6" w:space="0" w:color="auto"/>
            </w:tcBorders>
            <w:shd w:val="clear" w:color="auto" w:fill="auto"/>
          </w:tcPr>
          <w:p w14:paraId="4F739054" w14:textId="77777777" w:rsidR="003E2950" w:rsidRDefault="003E2950">
            <w:pPr>
              <w:pStyle w:val="TableRow"/>
            </w:pPr>
            <w:r>
              <w:t>16</w:t>
            </w:r>
          </w:p>
        </w:tc>
      </w:tr>
      <w:tr w:rsidR="003E2950" w14:paraId="00DA16FE" w14:textId="77777777" w:rsidTr="00EE49A6">
        <w:tc>
          <w:tcPr>
            <w:tcW w:w="2802" w:type="dxa"/>
            <w:tcBorders>
              <w:top w:val="nil"/>
              <w:left w:val="single" w:sz="6" w:space="0" w:color="auto"/>
              <w:bottom w:val="nil"/>
              <w:right w:val="single" w:sz="6" w:space="0" w:color="auto"/>
            </w:tcBorders>
            <w:shd w:val="clear" w:color="auto" w:fill="auto"/>
          </w:tcPr>
          <w:p w14:paraId="5F379B62" w14:textId="77777777" w:rsidR="003E2950" w:rsidRDefault="003E2950">
            <w:pPr>
              <w:pStyle w:val="TableRow"/>
            </w:pPr>
            <w:r>
              <w:t>Timestamp</w:t>
            </w:r>
          </w:p>
        </w:tc>
        <w:tc>
          <w:tcPr>
            <w:tcW w:w="4536" w:type="dxa"/>
            <w:tcBorders>
              <w:top w:val="nil"/>
              <w:left w:val="single" w:sz="6" w:space="0" w:color="auto"/>
              <w:bottom w:val="nil"/>
              <w:right w:val="single" w:sz="6" w:space="0" w:color="auto"/>
            </w:tcBorders>
            <w:shd w:val="clear" w:color="auto" w:fill="auto"/>
          </w:tcPr>
          <w:p w14:paraId="7350D5E4" w14:textId="77777777" w:rsidR="003E2950" w:rsidRDefault="003E2950">
            <w:pPr>
              <w:pStyle w:val="TableRow"/>
            </w:pPr>
            <w:r>
              <w:t>Automatically generated timestamp for the last update of the record.  Used for multi-user edit checking.</w:t>
            </w:r>
          </w:p>
        </w:tc>
        <w:tc>
          <w:tcPr>
            <w:tcW w:w="1500" w:type="dxa"/>
            <w:tcBorders>
              <w:top w:val="nil"/>
              <w:left w:val="single" w:sz="6" w:space="0" w:color="auto"/>
              <w:bottom w:val="nil"/>
              <w:right w:val="single" w:sz="6" w:space="0" w:color="auto"/>
            </w:tcBorders>
            <w:shd w:val="clear" w:color="auto" w:fill="auto"/>
          </w:tcPr>
          <w:p w14:paraId="7F2A7D1E" w14:textId="77777777" w:rsidR="003E2950" w:rsidRDefault="003E2950">
            <w:pPr>
              <w:pStyle w:val="TableRow"/>
            </w:pPr>
            <w:r>
              <w:t>timestamp Not Null</w:t>
            </w:r>
          </w:p>
        </w:tc>
        <w:tc>
          <w:tcPr>
            <w:tcW w:w="1127" w:type="dxa"/>
            <w:tcBorders>
              <w:top w:val="nil"/>
              <w:left w:val="single" w:sz="6" w:space="0" w:color="auto"/>
              <w:bottom w:val="nil"/>
              <w:right w:val="single" w:sz="6" w:space="0" w:color="auto"/>
            </w:tcBorders>
            <w:shd w:val="clear" w:color="auto" w:fill="auto"/>
          </w:tcPr>
          <w:p w14:paraId="1C0EDA51" w14:textId="77777777" w:rsidR="003E2950" w:rsidRDefault="003E2950">
            <w:pPr>
              <w:pStyle w:val="TableRow"/>
            </w:pPr>
            <w:r>
              <w:t>8</w:t>
            </w:r>
          </w:p>
        </w:tc>
      </w:tr>
      <w:tr w:rsidR="00EE49A6" w14:paraId="0CF0428C" w14:textId="77777777" w:rsidTr="003B100C">
        <w:tc>
          <w:tcPr>
            <w:tcW w:w="2802" w:type="dxa"/>
            <w:tcBorders>
              <w:top w:val="nil"/>
              <w:left w:val="single" w:sz="6" w:space="0" w:color="auto"/>
              <w:bottom w:val="nil"/>
              <w:right w:val="single" w:sz="6" w:space="0" w:color="auto"/>
            </w:tcBorders>
            <w:shd w:val="clear" w:color="auto" w:fill="auto"/>
          </w:tcPr>
          <w:p w14:paraId="49B0BF47" w14:textId="77777777" w:rsidR="00EE49A6" w:rsidRDefault="00EE49A6">
            <w:pPr>
              <w:pStyle w:val="TableRow"/>
            </w:pPr>
            <w:r>
              <w:t>Internal</w:t>
            </w:r>
            <w:r w:rsidR="00264BBB">
              <w:t>_</w:t>
            </w:r>
            <w:r>
              <w:t>Use</w:t>
            </w:r>
          </w:p>
        </w:tc>
        <w:tc>
          <w:tcPr>
            <w:tcW w:w="4536" w:type="dxa"/>
            <w:tcBorders>
              <w:top w:val="nil"/>
              <w:left w:val="single" w:sz="6" w:space="0" w:color="auto"/>
              <w:bottom w:val="nil"/>
              <w:right w:val="single" w:sz="6" w:space="0" w:color="auto"/>
            </w:tcBorders>
            <w:shd w:val="clear" w:color="auto" w:fill="auto"/>
          </w:tcPr>
          <w:p w14:paraId="1CA6D8B1" w14:textId="77777777" w:rsidR="00EE49A6" w:rsidRDefault="00EE49A6" w:rsidP="00EE49A6">
            <w:pPr>
              <w:pStyle w:val="TableRow"/>
            </w:pPr>
            <w:r>
              <w:t>Flag indicating that the specimen is for Internal Use (1) or not (0).</w:t>
            </w:r>
          </w:p>
        </w:tc>
        <w:tc>
          <w:tcPr>
            <w:tcW w:w="1500" w:type="dxa"/>
            <w:tcBorders>
              <w:top w:val="nil"/>
              <w:left w:val="single" w:sz="6" w:space="0" w:color="auto"/>
              <w:bottom w:val="nil"/>
              <w:right w:val="single" w:sz="6" w:space="0" w:color="auto"/>
            </w:tcBorders>
            <w:shd w:val="clear" w:color="auto" w:fill="auto"/>
          </w:tcPr>
          <w:p w14:paraId="47D3D1B2" w14:textId="77777777" w:rsidR="00EE49A6" w:rsidRDefault="00EE49A6">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242079E0" w14:textId="77777777" w:rsidR="00EE49A6" w:rsidRDefault="00EE49A6">
            <w:pPr>
              <w:pStyle w:val="TableRow"/>
            </w:pPr>
          </w:p>
        </w:tc>
      </w:tr>
      <w:tr w:rsidR="008B088D" w14:paraId="2B0656DD" w14:textId="77777777">
        <w:tc>
          <w:tcPr>
            <w:tcW w:w="2802" w:type="dxa"/>
            <w:tcBorders>
              <w:top w:val="nil"/>
              <w:left w:val="single" w:sz="6" w:space="0" w:color="auto"/>
              <w:bottom w:val="single" w:sz="6" w:space="0" w:color="auto"/>
              <w:right w:val="single" w:sz="6" w:space="0" w:color="auto"/>
            </w:tcBorders>
            <w:shd w:val="clear" w:color="auto" w:fill="auto"/>
          </w:tcPr>
          <w:p w14:paraId="7835A2DD" w14:textId="77777777" w:rsidR="008B088D" w:rsidRDefault="008B088D">
            <w:pPr>
              <w:pStyle w:val="TableRow"/>
            </w:pPr>
            <w:r>
              <w:t>Publish_To_Web</w:t>
            </w:r>
          </w:p>
        </w:tc>
        <w:tc>
          <w:tcPr>
            <w:tcW w:w="4536" w:type="dxa"/>
            <w:tcBorders>
              <w:top w:val="nil"/>
              <w:left w:val="single" w:sz="6" w:space="0" w:color="auto"/>
              <w:bottom w:val="single" w:sz="6" w:space="0" w:color="auto"/>
              <w:right w:val="single" w:sz="6" w:space="0" w:color="auto"/>
            </w:tcBorders>
            <w:shd w:val="clear" w:color="auto" w:fill="auto"/>
          </w:tcPr>
          <w:p w14:paraId="3CB5E65B" w14:textId="77777777" w:rsidR="008B088D" w:rsidRDefault="008B088D" w:rsidP="00B743AD">
            <w:pPr>
              <w:pStyle w:val="TableRow"/>
            </w:pPr>
            <w:r>
              <w:t>Flag indicating whether the specimen will be used on the public web collection browser</w:t>
            </w:r>
          </w:p>
        </w:tc>
        <w:tc>
          <w:tcPr>
            <w:tcW w:w="1500" w:type="dxa"/>
            <w:tcBorders>
              <w:top w:val="nil"/>
              <w:left w:val="single" w:sz="6" w:space="0" w:color="auto"/>
              <w:bottom w:val="single" w:sz="6" w:space="0" w:color="auto"/>
              <w:right w:val="single" w:sz="6" w:space="0" w:color="auto"/>
            </w:tcBorders>
            <w:shd w:val="clear" w:color="auto" w:fill="auto"/>
          </w:tcPr>
          <w:p w14:paraId="29530475" w14:textId="77777777" w:rsidR="008B088D" w:rsidRDefault="008B088D">
            <w:pPr>
              <w:pStyle w:val="TableRow"/>
            </w:pPr>
            <w:r>
              <w:t>bit Not Null default (0)</w:t>
            </w:r>
          </w:p>
        </w:tc>
        <w:tc>
          <w:tcPr>
            <w:tcW w:w="1127" w:type="dxa"/>
            <w:tcBorders>
              <w:top w:val="nil"/>
              <w:left w:val="single" w:sz="6" w:space="0" w:color="auto"/>
              <w:bottom w:val="single" w:sz="6" w:space="0" w:color="auto"/>
              <w:right w:val="single" w:sz="6" w:space="0" w:color="auto"/>
            </w:tcBorders>
            <w:shd w:val="clear" w:color="auto" w:fill="auto"/>
          </w:tcPr>
          <w:p w14:paraId="70DEB659" w14:textId="77777777" w:rsidR="008B088D" w:rsidRDefault="008B088D">
            <w:pPr>
              <w:pStyle w:val="TableRow"/>
            </w:pPr>
          </w:p>
        </w:tc>
      </w:tr>
    </w:tbl>
    <w:p w14:paraId="2D3F30BB"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67CAC1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6C3D449B"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057DE3E0"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499BBBB3" w14:textId="77777777" w:rsidR="00AF60D7" w:rsidRDefault="00AF60D7">
            <w:pPr>
              <w:pStyle w:val="TableColumnTitles"/>
              <w:keepNext/>
            </w:pPr>
            <w:r>
              <w:t>Options</w:t>
            </w:r>
          </w:p>
        </w:tc>
      </w:tr>
      <w:tr w:rsidR="00AF60D7" w14:paraId="4622DA0D" w14:textId="77777777">
        <w:tc>
          <w:tcPr>
            <w:tcW w:w="2801" w:type="dxa"/>
            <w:tcBorders>
              <w:top w:val="nil"/>
              <w:left w:val="single" w:sz="6" w:space="0" w:color="auto"/>
              <w:bottom w:val="single" w:sz="6" w:space="0" w:color="auto"/>
              <w:right w:val="single" w:sz="6" w:space="0" w:color="auto"/>
            </w:tcBorders>
            <w:shd w:val="clear" w:color="auto" w:fill="auto"/>
          </w:tcPr>
          <w:p w14:paraId="27E42942" w14:textId="77777777" w:rsidR="00AF60D7" w:rsidRDefault="00AF60D7">
            <w:pPr>
              <w:pStyle w:val="TableRow"/>
            </w:pPr>
            <w:r>
              <w:t>IX_Specimen_Collection</w:t>
            </w:r>
          </w:p>
        </w:tc>
        <w:tc>
          <w:tcPr>
            <w:tcW w:w="3543" w:type="dxa"/>
            <w:tcBorders>
              <w:top w:val="nil"/>
              <w:left w:val="single" w:sz="6" w:space="0" w:color="auto"/>
              <w:bottom w:val="single" w:sz="6" w:space="0" w:color="auto"/>
              <w:right w:val="single" w:sz="6" w:space="0" w:color="auto"/>
            </w:tcBorders>
            <w:shd w:val="clear" w:color="auto" w:fill="auto"/>
          </w:tcPr>
          <w:p w14:paraId="770F9686" w14:textId="77777777" w:rsidR="00AF60D7" w:rsidRDefault="00AF60D7">
            <w:pPr>
              <w:pStyle w:val="TableRow"/>
            </w:pPr>
            <w:r>
              <w:t>Parent_Collection_Collection_Unit_Key</w:t>
            </w:r>
          </w:p>
        </w:tc>
        <w:tc>
          <w:tcPr>
            <w:tcW w:w="3624" w:type="dxa"/>
            <w:tcBorders>
              <w:top w:val="nil"/>
              <w:left w:val="single" w:sz="6" w:space="0" w:color="auto"/>
              <w:bottom w:val="single" w:sz="6" w:space="0" w:color="auto"/>
              <w:right w:val="single" w:sz="6" w:space="0" w:color="auto"/>
            </w:tcBorders>
            <w:shd w:val="clear" w:color="auto" w:fill="auto"/>
          </w:tcPr>
          <w:p w14:paraId="2C0E92CF" w14:textId="77777777" w:rsidR="00AF60D7" w:rsidRDefault="00AF60D7">
            <w:pPr>
              <w:pStyle w:val="TableRow"/>
            </w:pPr>
            <w:r>
              <w:t>nonclustered located on PRIMARY</w:t>
            </w:r>
          </w:p>
        </w:tc>
      </w:tr>
    </w:tbl>
    <w:p w14:paraId="4214102C"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28AF03D"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6BD2D98" w14:textId="77777777" w:rsidR="00AF60D7" w:rsidRDefault="00AF60D7">
            <w:pPr>
              <w:pStyle w:val="TableTitle"/>
              <w:rPr>
                <w:color w:val="FF0000"/>
              </w:rPr>
            </w:pPr>
            <w:r>
              <w:t>Constraint : FK_Specimen_Collection</w:t>
            </w:r>
          </w:p>
        </w:tc>
      </w:tr>
      <w:tr w:rsidR="00AF60D7" w14:paraId="4492AB34" w14:textId="77777777">
        <w:tc>
          <w:tcPr>
            <w:tcW w:w="1548" w:type="dxa"/>
            <w:tcBorders>
              <w:top w:val="nil"/>
              <w:left w:val="single" w:sz="4" w:space="0" w:color="auto"/>
              <w:bottom w:val="single" w:sz="4" w:space="0" w:color="auto"/>
              <w:right w:val="single" w:sz="4" w:space="0" w:color="auto"/>
            </w:tcBorders>
            <w:shd w:val="clear" w:color="auto" w:fill="auto"/>
          </w:tcPr>
          <w:p w14:paraId="572F541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DB8C60C" w14:textId="77777777" w:rsidR="00AF60D7" w:rsidRDefault="00AF60D7">
            <w:pPr>
              <w:pStyle w:val="TableRow"/>
            </w:pPr>
            <w:r>
              <w:t>Each specimen belongs to one collection.  Each collection includes zero or more specimens.</w:t>
            </w:r>
          </w:p>
        </w:tc>
      </w:tr>
      <w:tr w:rsidR="00AF60D7" w14:paraId="2F5F26D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9BEB27F"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3D28C5A" w14:textId="77777777" w:rsidR="00AF60D7" w:rsidRDefault="00AF60D7" w:rsidP="00943DA0">
            <w:pPr>
              <w:pStyle w:val="CodeSamples"/>
              <w:spacing w:before="120" w:after="120"/>
            </w:pPr>
            <w:r>
              <w:t>FK_Specimen_Collection (Parent_Collection_Collection_Unit_Key) references Collection(Collection_Unit_Key)</w:t>
            </w:r>
          </w:p>
        </w:tc>
      </w:tr>
    </w:tbl>
    <w:p w14:paraId="7062179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2EE60B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E30D87E" w14:textId="77777777" w:rsidR="00AF60D7" w:rsidRDefault="00AF60D7">
            <w:pPr>
              <w:pStyle w:val="TableTitle"/>
              <w:rPr>
                <w:color w:val="FF0000"/>
              </w:rPr>
            </w:pPr>
            <w:r>
              <w:t>Constraint : FK_Specimen_Concept</w:t>
            </w:r>
          </w:p>
        </w:tc>
      </w:tr>
      <w:tr w:rsidR="00AF60D7" w14:paraId="0348E9A0" w14:textId="77777777">
        <w:tc>
          <w:tcPr>
            <w:tcW w:w="1548" w:type="dxa"/>
            <w:tcBorders>
              <w:top w:val="nil"/>
              <w:left w:val="single" w:sz="4" w:space="0" w:color="auto"/>
              <w:bottom w:val="single" w:sz="4" w:space="0" w:color="auto"/>
              <w:right w:val="single" w:sz="4" w:space="0" w:color="auto"/>
            </w:tcBorders>
            <w:shd w:val="clear" w:color="auto" w:fill="auto"/>
          </w:tcPr>
          <w:p w14:paraId="7E0151ED"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3B0DE32" w14:textId="77777777" w:rsidR="00AF60D7" w:rsidRDefault="00AF60D7">
            <w:pPr>
              <w:pStyle w:val="TableRow"/>
            </w:pPr>
            <w:r>
              <w:t>Each specimen is of one type.  Each specimen type applies to zero or more specimens.</w:t>
            </w:r>
          </w:p>
        </w:tc>
      </w:tr>
      <w:tr w:rsidR="00AF60D7" w14:paraId="52C8D97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F376137"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A993667" w14:textId="77777777" w:rsidR="00AF60D7" w:rsidRDefault="00AF60D7" w:rsidP="00943DA0">
            <w:pPr>
              <w:pStyle w:val="CodeSamples"/>
              <w:spacing w:before="120" w:after="120"/>
            </w:pPr>
            <w:r>
              <w:t>FK_Specimen_Concept (Specimen_Type_Concept_Key) references Concept(Concept_Key)</w:t>
            </w:r>
          </w:p>
        </w:tc>
      </w:tr>
    </w:tbl>
    <w:p w14:paraId="7E4BB871"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3D51AAA8"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9EFBDD0" w14:textId="77777777" w:rsidR="00AF60D7" w:rsidRDefault="00AF60D7">
            <w:pPr>
              <w:pStyle w:val="TableTitle"/>
              <w:rPr>
                <w:color w:val="FF0000"/>
              </w:rPr>
            </w:pPr>
            <w:r>
              <w:t>Constraint : FK_Specimen_Collection_Unit</w:t>
            </w:r>
          </w:p>
        </w:tc>
      </w:tr>
      <w:tr w:rsidR="00AF60D7" w14:paraId="47037179" w14:textId="77777777">
        <w:tc>
          <w:tcPr>
            <w:tcW w:w="1548" w:type="dxa"/>
            <w:tcBorders>
              <w:top w:val="nil"/>
              <w:left w:val="single" w:sz="4" w:space="0" w:color="auto"/>
              <w:bottom w:val="single" w:sz="4" w:space="0" w:color="auto"/>
              <w:right w:val="single" w:sz="4" w:space="0" w:color="auto"/>
            </w:tcBorders>
            <w:shd w:val="clear" w:color="auto" w:fill="auto"/>
          </w:tcPr>
          <w:p w14:paraId="010CBD8F"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0D0D836" w14:textId="77777777" w:rsidR="00AF60D7" w:rsidRDefault="00AF60D7">
            <w:pPr>
              <w:pStyle w:val="TableRow"/>
            </w:pPr>
            <w:r>
              <w:t>Each specimen is a collection unit.  Each collection unit is either a specimen, store or collection.</w:t>
            </w:r>
          </w:p>
        </w:tc>
      </w:tr>
      <w:tr w:rsidR="00AF60D7" w14:paraId="140B81DB"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A251CCD"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CCEC941" w14:textId="77777777" w:rsidR="00AF60D7" w:rsidRDefault="00AF60D7" w:rsidP="00943DA0">
            <w:pPr>
              <w:pStyle w:val="CodeSamples"/>
              <w:spacing w:before="120" w:after="120"/>
            </w:pPr>
            <w:r>
              <w:t>FK_Specimen_Collection_Unit (Collection_Unit_Key) references Collection_Unit(Collection_Unit_Key)</w:t>
            </w:r>
          </w:p>
        </w:tc>
      </w:tr>
    </w:tbl>
    <w:p w14:paraId="18816DBA"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943DA0" w14:paraId="1D6AB1E3"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85B30C4" w14:textId="77777777" w:rsidR="00943DA0" w:rsidRDefault="00943DA0" w:rsidP="001D6D30">
            <w:pPr>
              <w:pStyle w:val="TableTitle"/>
              <w:rPr>
                <w:color w:val="FF0000"/>
              </w:rPr>
            </w:pPr>
            <w:r>
              <w:lastRenderedPageBreak/>
              <w:t>Constraint : FK_Specimen_Unit_Reference</w:t>
            </w:r>
          </w:p>
        </w:tc>
      </w:tr>
      <w:tr w:rsidR="00943DA0" w14:paraId="1A9118BE" w14:textId="77777777">
        <w:tc>
          <w:tcPr>
            <w:tcW w:w="1548" w:type="dxa"/>
            <w:tcBorders>
              <w:top w:val="nil"/>
              <w:left w:val="single" w:sz="4" w:space="0" w:color="auto"/>
              <w:bottom w:val="single" w:sz="4" w:space="0" w:color="auto"/>
              <w:right w:val="single" w:sz="4" w:space="0" w:color="auto"/>
            </w:tcBorders>
            <w:shd w:val="clear" w:color="auto" w:fill="auto"/>
          </w:tcPr>
          <w:p w14:paraId="21370D69" w14:textId="77777777" w:rsidR="00943DA0" w:rsidRDefault="00943DA0" w:rsidP="001D6D30">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80A349C" w14:textId="77777777" w:rsidR="00943DA0" w:rsidRDefault="00943DA0" w:rsidP="001D6D30">
            <w:pPr>
              <w:pStyle w:val="TableRow"/>
            </w:pPr>
            <w:r>
              <w:t>Each document specimen has zero or one reference details.</w:t>
            </w:r>
          </w:p>
        </w:tc>
      </w:tr>
      <w:tr w:rsidR="00943DA0" w14:paraId="06DE0C8D"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4B6F0338" w14:textId="77777777" w:rsidR="00943DA0" w:rsidRDefault="00943DA0" w:rsidP="001D6D30">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CDB5F25" w14:textId="77777777" w:rsidR="00943DA0" w:rsidRDefault="00943DA0" w:rsidP="001D6D30">
            <w:pPr>
              <w:pStyle w:val="CodeSamples"/>
              <w:spacing w:before="120" w:after="120"/>
            </w:pPr>
            <w:r>
              <w:t>FK_Specimen_Unit_Reference (Material_Source_Key) references Reference(Reference_Key)</w:t>
            </w:r>
          </w:p>
        </w:tc>
      </w:tr>
    </w:tbl>
    <w:p w14:paraId="0F942550" w14:textId="77777777" w:rsidR="00943DA0" w:rsidRDefault="00943DA0" w:rsidP="00AF60D7">
      <w:pPr>
        <w:pStyle w:val="NormalIndent"/>
      </w:pPr>
    </w:p>
    <w:p w14:paraId="4168285B" w14:textId="77777777" w:rsidR="00AF60D7" w:rsidRDefault="00AF60D7" w:rsidP="00840903">
      <w:pPr>
        <w:pStyle w:val="Heading4"/>
      </w:pPr>
      <w:bookmarkStart w:id="875" w:name="_Toc292879111"/>
      <w:r>
        <w:t>Store</w:t>
      </w:r>
      <w:bookmarkEnd w:id="875"/>
    </w:p>
    <w:p w14:paraId="53E11109" w14:textId="77777777" w:rsidR="00AF60D7" w:rsidRDefault="00AF60D7" w:rsidP="00AF60D7">
      <w:pPr>
        <w:pStyle w:val="NormalIndent"/>
      </w:pPr>
      <w:r>
        <w:t>Subtype of the Collection_Unit table used for storing data specific to stores.  Stores are also considered specimens when a specimen record is present with the same Collection_Unit_Key.</w:t>
      </w:r>
    </w:p>
    <w:p w14:paraId="7C576846" w14:textId="77777777" w:rsidR="00AF60D7" w:rsidRDefault="00AF60D7" w:rsidP="00AF60D7">
      <w:pPr>
        <w:pStyle w:val="NormalIndent"/>
      </w:pPr>
      <w:r>
        <w:t>Each store is the container of zero or more stores and specimens.  Each store is contained within zero or one stores.  Each store belongs to zero or one collections.</w:t>
      </w:r>
    </w:p>
    <w:p w14:paraId="404835BF" w14:textId="77777777" w:rsidR="00AF60D7" w:rsidRDefault="00AF60D7" w:rsidP="00AF60D7">
      <w:pPr>
        <w:pStyle w:val="NormalIndent"/>
      </w:pPr>
      <w:r>
        <w:t>A store's custodian is always identified by the collection_unit record.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B77B30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D42C504"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58D021E"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D9726AB"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AB34C01" w14:textId="77777777" w:rsidR="00AF60D7" w:rsidRDefault="00AF60D7">
            <w:pPr>
              <w:pStyle w:val="TableColumnTitles"/>
              <w:keepNext/>
            </w:pPr>
            <w:r>
              <w:t>Size</w:t>
            </w:r>
          </w:p>
        </w:tc>
      </w:tr>
      <w:tr w:rsidR="00AF60D7" w14:paraId="2647C7D0" w14:textId="77777777">
        <w:tc>
          <w:tcPr>
            <w:tcW w:w="2802" w:type="dxa"/>
            <w:tcBorders>
              <w:top w:val="nil"/>
              <w:left w:val="single" w:sz="6" w:space="0" w:color="auto"/>
              <w:bottom w:val="nil"/>
              <w:right w:val="single" w:sz="6" w:space="0" w:color="auto"/>
            </w:tcBorders>
            <w:shd w:val="clear" w:color="auto" w:fill="auto"/>
          </w:tcPr>
          <w:p w14:paraId="3A1D011E" w14:textId="77777777" w:rsidR="00AF60D7" w:rsidRDefault="00AF60D7">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05C0BE6F" w14:textId="77777777" w:rsidR="00AF60D7" w:rsidRDefault="00AF60D7">
            <w:pPr>
              <w:pStyle w:val="TableRow"/>
            </w:pPr>
            <w:r>
              <w:t>Unique identifier for the Store table</w:t>
            </w:r>
          </w:p>
        </w:tc>
        <w:tc>
          <w:tcPr>
            <w:tcW w:w="1500" w:type="dxa"/>
            <w:tcBorders>
              <w:top w:val="nil"/>
              <w:left w:val="single" w:sz="6" w:space="0" w:color="auto"/>
              <w:bottom w:val="nil"/>
              <w:right w:val="single" w:sz="6" w:space="0" w:color="auto"/>
            </w:tcBorders>
            <w:shd w:val="clear" w:color="auto" w:fill="auto"/>
          </w:tcPr>
          <w:p w14:paraId="4E565654"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13AC295" w14:textId="77777777" w:rsidR="00AF60D7" w:rsidRDefault="00AF60D7">
            <w:pPr>
              <w:pStyle w:val="TableRow"/>
            </w:pPr>
            <w:r>
              <w:t>16</w:t>
            </w:r>
          </w:p>
        </w:tc>
      </w:tr>
      <w:tr w:rsidR="00AF60D7" w14:paraId="4161A8D6" w14:textId="77777777">
        <w:tc>
          <w:tcPr>
            <w:tcW w:w="2802" w:type="dxa"/>
            <w:tcBorders>
              <w:top w:val="nil"/>
              <w:left w:val="single" w:sz="6" w:space="0" w:color="auto"/>
              <w:bottom w:val="nil"/>
              <w:right w:val="single" w:sz="6" w:space="0" w:color="auto"/>
            </w:tcBorders>
            <w:shd w:val="clear" w:color="auto" w:fill="auto"/>
          </w:tcPr>
          <w:p w14:paraId="2AC94FCE" w14:textId="77777777" w:rsidR="00AF60D7" w:rsidRDefault="00AF60D7">
            <w:pPr>
              <w:pStyle w:val="TableRow"/>
            </w:pPr>
            <w:r>
              <w:t>Item_Name</w:t>
            </w:r>
          </w:p>
        </w:tc>
        <w:tc>
          <w:tcPr>
            <w:tcW w:w="4536" w:type="dxa"/>
            <w:tcBorders>
              <w:top w:val="nil"/>
              <w:left w:val="single" w:sz="6" w:space="0" w:color="auto"/>
              <w:bottom w:val="nil"/>
              <w:right w:val="single" w:sz="6" w:space="0" w:color="auto"/>
            </w:tcBorders>
            <w:shd w:val="clear" w:color="auto" w:fill="auto"/>
          </w:tcPr>
          <w:p w14:paraId="08075221" w14:textId="77777777" w:rsidR="00AF60D7" w:rsidRDefault="00AF60D7">
            <w:pPr>
              <w:pStyle w:val="TableRow"/>
            </w:pPr>
            <w:r>
              <w:t>Name of the store.</w:t>
            </w:r>
          </w:p>
        </w:tc>
        <w:tc>
          <w:tcPr>
            <w:tcW w:w="1500" w:type="dxa"/>
            <w:tcBorders>
              <w:top w:val="nil"/>
              <w:left w:val="single" w:sz="6" w:space="0" w:color="auto"/>
              <w:bottom w:val="nil"/>
              <w:right w:val="single" w:sz="6" w:space="0" w:color="auto"/>
            </w:tcBorders>
            <w:shd w:val="clear" w:color="auto" w:fill="auto"/>
          </w:tcPr>
          <w:p w14:paraId="1BE6699F"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16EC3FD" w14:textId="77777777" w:rsidR="00AF60D7" w:rsidRDefault="00AF60D7">
            <w:pPr>
              <w:pStyle w:val="TableRow"/>
            </w:pPr>
            <w:r>
              <w:t>100</w:t>
            </w:r>
          </w:p>
        </w:tc>
      </w:tr>
      <w:tr w:rsidR="00AF60D7" w14:paraId="329A1268" w14:textId="77777777">
        <w:tc>
          <w:tcPr>
            <w:tcW w:w="2802" w:type="dxa"/>
            <w:tcBorders>
              <w:top w:val="nil"/>
              <w:left w:val="single" w:sz="6" w:space="0" w:color="auto"/>
              <w:bottom w:val="nil"/>
              <w:right w:val="single" w:sz="6" w:space="0" w:color="auto"/>
            </w:tcBorders>
            <w:shd w:val="clear" w:color="auto" w:fill="auto"/>
          </w:tcPr>
          <w:p w14:paraId="5A96F12F" w14:textId="77777777" w:rsidR="00AF60D7" w:rsidRDefault="00AF60D7">
            <w:pPr>
              <w:pStyle w:val="TableRow"/>
            </w:pPr>
            <w:r>
              <w:t>Store_Type_Concept_Key</w:t>
            </w:r>
          </w:p>
        </w:tc>
        <w:tc>
          <w:tcPr>
            <w:tcW w:w="4536" w:type="dxa"/>
            <w:tcBorders>
              <w:top w:val="nil"/>
              <w:left w:val="single" w:sz="6" w:space="0" w:color="auto"/>
              <w:bottom w:val="nil"/>
              <w:right w:val="single" w:sz="6" w:space="0" w:color="auto"/>
            </w:tcBorders>
            <w:shd w:val="clear" w:color="auto" w:fill="auto"/>
          </w:tcPr>
          <w:p w14:paraId="6BAF70F0" w14:textId="77777777" w:rsidR="00AF60D7" w:rsidRDefault="00AF60D7">
            <w:pPr>
              <w:pStyle w:val="TableRow"/>
            </w:pPr>
            <w:r>
              <w:t>Identifies the type of store.  Linked to the Store Types concept group.</w:t>
            </w:r>
          </w:p>
        </w:tc>
        <w:tc>
          <w:tcPr>
            <w:tcW w:w="1500" w:type="dxa"/>
            <w:tcBorders>
              <w:top w:val="nil"/>
              <w:left w:val="single" w:sz="6" w:space="0" w:color="auto"/>
              <w:bottom w:val="nil"/>
              <w:right w:val="single" w:sz="6" w:space="0" w:color="auto"/>
            </w:tcBorders>
            <w:shd w:val="clear" w:color="auto" w:fill="auto"/>
          </w:tcPr>
          <w:p w14:paraId="448C915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B15F18" w14:textId="77777777" w:rsidR="00AF60D7" w:rsidRDefault="00AF60D7">
            <w:pPr>
              <w:pStyle w:val="TableRow"/>
            </w:pPr>
            <w:r>
              <w:t>16</w:t>
            </w:r>
          </w:p>
        </w:tc>
      </w:tr>
      <w:tr w:rsidR="00184BE0" w14:paraId="5E35ED5F" w14:textId="77777777">
        <w:tc>
          <w:tcPr>
            <w:tcW w:w="2802" w:type="dxa"/>
            <w:tcBorders>
              <w:top w:val="nil"/>
              <w:left w:val="single" w:sz="6" w:space="0" w:color="auto"/>
              <w:bottom w:val="nil"/>
              <w:right w:val="single" w:sz="6" w:space="0" w:color="auto"/>
            </w:tcBorders>
            <w:shd w:val="clear" w:color="auto" w:fill="auto"/>
          </w:tcPr>
          <w:p w14:paraId="5BC0EED4" w14:textId="77777777" w:rsidR="00184BE0" w:rsidRDefault="00184BE0">
            <w:pPr>
              <w:pStyle w:val="TableRow"/>
            </w:pPr>
            <w:r>
              <w:t>Diagram_XML</w:t>
            </w:r>
          </w:p>
        </w:tc>
        <w:tc>
          <w:tcPr>
            <w:tcW w:w="4536" w:type="dxa"/>
            <w:tcBorders>
              <w:top w:val="nil"/>
              <w:left w:val="single" w:sz="6" w:space="0" w:color="auto"/>
              <w:bottom w:val="nil"/>
              <w:right w:val="single" w:sz="6" w:space="0" w:color="auto"/>
            </w:tcBorders>
            <w:shd w:val="clear" w:color="auto" w:fill="auto"/>
          </w:tcPr>
          <w:p w14:paraId="13972D0F" w14:textId="77777777" w:rsidR="00184BE0" w:rsidRDefault="00184BE0">
            <w:pPr>
              <w:pStyle w:val="TableRow"/>
            </w:pPr>
            <w:r>
              <w:t>XML that describes the diagram associated with this store, or null if no diagram has been created.</w:t>
            </w:r>
          </w:p>
        </w:tc>
        <w:tc>
          <w:tcPr>
            <w:tcW w:w="1500" w:type="dxa"/>
            <w:tcBorders>
              <w:top w:val="nil"/>
              <w:left w:val="single" w:sz="6" w:space="0" w:color="auto"/>
              <w:bottom w:val="nil"/>
              <w:right w:val="single" w:sz="6" w:space="0" w:color="auto"/>
            </w:tcBorders>
            <w:shd w:val="clear" w:color="auto" w:fill="auto"/>
          </w:tcPr>
          <w:p w14:paraId="29A85D76" w14:textId="77777777" w:rsidR="00184BE0" w:rsidRDefault="00184BE0">
            <w:pPr>
              <w:pStyle w:val="TableRow"/>
            </w:pPr>
            <w:r>
              <w:t>text</w:t>
            </w:r>
          </w:p>
        </w:tc>
        <w:tc>
          <w:tcPr>
            <w:tcW w:w="1127" w:type="dxa"/>
            <w:tcBorders>
              <w:top w:val="nil"/>
              <w:left w:val="single" w:sz="6" w:space="0" w:color="auto"/>
              <w:bottom w:val="nil"/>
              <w:right w:val="single" w:sz="6" w:space="0" w:color="auto"/>
            </w:tcBorders>
            <w:shd w:val="clear" w:color="auto" w:fill="auto"/>
          </w:tcPr>
          <w:p w14:paraId="3B163682" w14:textId="77777777" w:rsidR="00184BE0" w:rsidRDefault="00184BE0">
            <w:pPr>
              <w:pStyle w:val="TableRow"/>
            </w:pPr>
          </w:p>
        </w:tc>
      </w:tr>
      <w:tr w:rsidR="00AF60D7" w14:paraId="3C009AEE" w14:textId="77777777">
        <w:tc>
          <w:tcPr>
            <w:tcW w:w="2802" w:type="dxa"/>
            <w:tcBorders>
              <w:top w:val="nil"/>
              <w:left w:val="single" w:sz="6" w:space="0" w:color="auto"/>
              <w:bottom w:val="nil"/>
              <w:right w:val="single" w:sz="6" w:space="0" w:color="auto"/>
            </w:tcBorders>
            <w:shd w:val="clear" w:color="auto" w:fill="auto"/>
          </w:tcPr>
          <w:p w14:paraId="55E02EAD"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146B8289"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7B7B7385"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A0BA688" w14:textId="77777777" w:rsidR="00AF60D7" w:rsidRDefault="00AF60D7">
            <w:pPr>
              <w:pStyle w:val="TableRow"/>
            </w:pPr>
            <w:r>
              <w:t>16</w:t>
            </w:r>
          </w:p>
        </w:tc>
      </w:tr>
      <w:tr w:rsidR="00AF60D7" w14:paraId="43036024" w14:textId="77777777">
        <w:tc>
          <w:tcPr>
            <w:tcW w:w="2802" w:type="dxa"/>
            <w:tcBorders>
              <w:top w:val="nil"/>
              <w:left w:val="single" w:sz="6" w:space="0" w:color="auto"/>
              <w:bottom w:val="nil"/>
              <w:right w:val="single" w:sz="6" w:space="0" w:color="auto"/>
            </w:tcBorders>
            <w:shd w:val="clear" w:color="auto" w:fill="auto"/>
          </w:tcPr>
          <w:p w14:paraId="7E446909"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17E708A"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AB011C3"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FA61F16" w14:textId="77777777" w:rsidR="00AF60D7" w:rsidRDefault="00AF60D7">
            <w:pPr>
              <w:pStyle w:val="TableRow"/>
            </w:pPr>
            <w:r>
              <w:t>16</w:t>
            </w:r>
          </w:p>
        </w:tc>
      </w:tr>
      <w:tr w:rsidR="00AF60D7" w14:paraId="5E3686F0" w14:textId="77777777">
        <w:tc>
          <w:tcPr>
            <w:tcW w:w="2802" w:type="dxa"/>
            <w:tcBorders>
              <w:top w:val="nil"/>
              <w:left w:val="single" w:sz="6" w:space="0" w:color="auto"/>
              <w:bottom w:val="single" w:sz="6" w:space="0" w:color="auto"/>
              <w:right w:val="single" w:sz="6" w:space="0" w:color="auto"/>
            </w:tcBorders>
            <w:shd w:val="clear" w:color="auto" w:fill="auto"/>
          </w:tcPr>
          <w:p w14:paraId="738C140D"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5FEA21CB"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341F5851"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318BE0A9" w14:textId="77777777" w:rsidR="00AF60D7" w:rsidRDefault="00AF60D7">
            <w:pPr>
              <w:pStyle w:val="TableRow"/>
            </w:pPr>
            <w:r>
              <w:t>8</w:t>
            </w:r>
          </w:p>
        </w:tc>
      </w:tr>
    </w:tbl>
    <w:p w14:paraId="6CE3935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0D181B40"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197FE2A"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EFE8CD0"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366CF5A2" w14:textId="77777777" w:rsidR="00AF60D7" w:rsidRDefault="00AF60D7">
            <w:pPr>
              <w:pStyle w:val="TableColumnTitles"/>
              <w:keepNext/>
            </w:pPr>
            <w:r>
              <w:t>Options</w:t>
            </w:r>
          </w:p>
        </w:tc>
      </w:tr>
      <w:tr w:rsidR="00AF60D7" w14:paraId="73308D69" w14:textId="77777777">
        <w:tc>
          <w:tcPr>
            <w:tcW w:w="2801" w:type="dxa"/>
            <w:tcBorders>
              <w:top w:val="nil"/>
              <w:left w:val="single" w:sz="6" w:space="0" w:color="auto"/>
              <w:bottom w:val="single" w:sz="6" w:space="0" w:color="auto"/>
              <w:right w:val="single" w:sz="6" w:space="0" w:color="auto"/>
            </w:tcBorders>
            <w:shd w:val="clear" w:color="auto" w:fill="auto"/>
          </w:tcPr>
          <w:p w14:paraId="70DA2018"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7B0E1B3F"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67383AB1" w14:textId="77777777" w:rsidR="00AF60D7" w:rsidRDefault="00AF60D7">
            <w:pPr>
              <w:pStyle w:val="TableRow"/>
            </w:pPr>
          </w:p>
        </w:tc>
      </w:tr>
    </w:tbl>
    <w:p w14:paraId="28ADF1AD"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37F5FD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41D4F7E" w14:textId="77777777" w:rsidR="00AF60D7" w:rsidRDefault="00AF60D7">
            <w:pPr>
              <w:pStyle w:val="TableTitle"/>
              <w:rPr>
                <w:color w:val="FF0000"/>
              </w:rPr>
            </w:pPr>
            <w:r>
              <w:lastRenderedPageBreak/>
              <w:t>Constraint : FK_Store_Concept</w:t>
            </w:r>
          </w:p>
        </w:tc>
      </w:tr>
      <w:tr w:rsidR="00AF60D7" w14:paraId="53C254B8" w14:textId="77777777">
        <w:tc>
          <w:tcPr>
            <w:tcW w:w="1548" w:type="dxa"/>
            <w:tcBorders>
              <w:top w:val="nil"/>
              <w:left w:val="single" w:sz="4" w:space="0" w:color="auto"/>
              <w:bottom w:val="single" w:sz="4" w:space="0" w:color="auto"/>
              <w:right w:val="single" w:sz="4" w:space="0" w:color="auto"/>
            </w:tcBorders>
            <w:shd w:val="clear" w:color="auto" w:fill="auto"/>
          </w:tcPr>
          <w:p w14:paraId="288D0830"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57FD2AF" w14:textId="77777777" w:rsidR="00AF60D7" w:rsidRDefault="00AF60D7">
            <w:pPr>
              <w:pStyle w:val="TableRow"/>
            </w:pPr>
            <w:r>
              <w:t>Each store has a single type.  Each store type describes zero or more stores.</w:t>
            </w:r>
          </w:p>
        </w:tc>
      </w:tr>
      <w:tr w:rsidR="00AF60D7" w14:paraId="49BD8726"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1390C2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4952BC8" w14:textId="77777777" w:rsidR="00AF60D7" w:rsidRDefault="00AF60D7">
            <w:pPr>
              <w:pStyle w:val="CodeSamples"/>
            </w:pPr>
            <w:r>
              <w:t>FK_Store_Concept (Store_Type_Concept_Key) references Concept(Concept_Key)</w:t>
            </w:r>
          </w:p>
        </w:tc>
      </w:tr>
    </w:tbl>
    <w:p w14:paraId="06F6A170"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005F35A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3E9BF6FE" w14:textId="77777777" w:rsidR="00AF60D7" w:rsidRDefault="00AF60D7">
            <w:pPr>
              <w:pStyle w:val="TableTitle"/>
              <w:rPr>
                <w:color w:val="FF0000"/>
              </w:rPr>
            </w:pPr>
            <w:r>
              <w:t>Constraint : FK_Store_Collection_Unit</w:t>
            </w:r>
          </w:p>
        </w:tc>
      </w:tr>
      <w:tr w:rsidR="00AF60D7" w14:paraId="68F248AC" w14:textId="77777777">
        <w:tc>
          <w:tcPr>
            <w:tcW w:w="1548" w:type="dxa"/>
            <w:tcBorders>
              <w:top w:val="nil"/>
              <w:left w:val="single" w:sz="4" w:space="0" w:color="auto"/>
              <w:bottom w:val="single" w:sz="4" w:space="0" w:color="auto"/>
              <w:right w:val="single" w:sz="4" w:space="0" w:color="auto"/>
            </w:tcBorders>
            <w:shd w:val="clear" w:color="auto" w:fill="auto"/>
          </w:tcPr>
          <w:p w14:paraId="5F9B320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FDAD38A" w14:textId="77777777" w:rsidR="00AF60D7" w:rsidRDefault="00AF60D7">
            <w:pPr>
              <w:pStyle w:val="TableRow"/>
            </w:pPr>
            <w:r>
              <w:t>Each store is a collection unit.  Each collection unit is either a store, collection or specimen.</w:t>
            </w:r>
          </w:p>
        </w:tc>
      </w:tr>
      <w:tr w:rsidR="00AF60D7" w14:paraId="6615240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1DACBC5"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1C823E0" w14:textId="77777777" w:rsidR="00AF60D7" w:rsidRDefault="00AF60D7">
            <w:pPr>
              <w:pStyle w:val="CodeSamples"/>
            </w:pPr>
            <w:r>
              <w:t>FK_Store_Collection_Unit (Collection_Unit_Key) references Collection_Unit(Collection_Unit_Key)</w:t>
            </w:r>
          </w:p>
        </w:tc>
      </w:tr>
    </w:tbl>
    <w:p w14:paraId="5413668C" w14:textId="77777777" w:rsidR="00AF60D7" w:rsidRDefault="00AF60D7" w:rsidP="00AF60D7">
      <w:pPr>
        <w:pStyle w:val="NormalIndent"/>
      </w:pPr>
    </w:p>
    <w:p w14:paraId="0751F270" w14:textId="77777777" w:rsidR="00F05EAF" w:rsidRDefault="00F05EAF" w:rsidP="00F05EAF">
      <w:pPr>
        <w:pStyle w:val="Heading4"/>
      </w:pPr>
      <w:bookmarkStart w:id="876" w:name="_Survey_Event_Geo_Area"/>
      <w:bookmarkStart w:id="877" w:name="_Toc292879112"/>
      <w:bookmarkEnd w:id="876"/>
      <w:r>
        <w:t>Survey_Event_Geo_Area</w:t>
      </w:r>
      <w:bookmarkEnd w:id="877"/>
    </w:p>
    <w:p w14:paraId="6DCE638A" w14:textId="77777777" w:rsidR="00F05EAF" w:rsidRDefault="00F05EAF" w:rsidP="00F05EAF">
      <w:pPr>
        <w:pStyle w:val="NormalIndent"/>
      </w:pPr>
      <w:r>
        <w:t>Identifies the geographic areas (in the Thesaurus) which a survey event took place in.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F05EAF" w14:paraId="50548C70" w14:textId="77777777" w:rsidTr="00F05EAF">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1CD8F75" w14:textId="77777777" w:rsidR="00F05EAF" w:rsidRDefault="00F05EAF" w:rsidP="00F05EAF">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6054BC0" w14:textId="77777777" w:rsidR="00F05EAF" w:rsidRDefault="00F05EAF" w:rsidP="00F05EAF">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437F331" w14:textId="77777777" w:rsidR="00F05EAF" w:rsidRDefault="00F05EAF" w:rsidP="00F05EAF">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17994F7" w14:textId="77777777" w:rsidR="00F05EAF" w:rsidRDefault="00F05EAF" w:rsidP="00F05EAF">
            <w:pPr>
              <w:pStyle w:val="TableColumnTitles"/>
              <w:keepNext/>
            </w:pPr>
            <w:r>
              <w:t>Size</w:t>
            </w:r>
          </w:p>
        </w:tc>
      </w:tr>
      <w:tr w:rsidR="00F05EAF" w14:paraId="04F30D8E" w14:textId="77777777" w:rsidTr="00F05EAF">
        <w:tc>
          <w:tcPr>
            <w:tcW w:w="2802" w:type="dxa"/>
            <w:tcBorders>
              <w:top w:val="nil"/>
              <w:left w:val="single" w:sz="6" w:space="0" w:color="auto"/>
              <w:bottom w:val="nil"/>
              <w:right w:val="single" w:sz="6" w:space="0" w:color="auto"/>
            </w:tcBorders>
            <w:shd w:val="clear" w:color="auto" w:fill="auto"/>
          </w:tcPr>
          <w:p w14:paraId="569C942E" w14:textId="77777777" w:rsidR="00F05EAF" w:rsidRDefault="00F05EAF" w:rsidP="00F05EAF">
            <w:pPr>
              <w:pStyle w:val="TableRow"/>
              <w:rPr>
                <w:u w:val="single"/>
              </w:rPr>
            </w:pPr>
            <w:r>
              <w:rPr>
                <w:u w:val="single"/>
              </w:rPr>
              <w:t>Survey_Event_Geo_Area_Key</w:t>
            </w:r>
          </w:p>
        </w:tc>
        <w:tc>
          <w:tcPr>
            <w:tcW w:w="4536" w:type="dxa"/>
            <w:tcBorders>
              <w:top w:val="nil"/>
              <w:left w:val="single" w:sz="6" w:space="0" w:color="auto"/>
              <w:bottom w:val="nil"/>
              <w:right w:val="single" w:sz="6" w:space="0" w:color="auto"/>
            </w:tcBorders>
            <w:shd w:val="clear" w:color="auto" w:fill="auto"/>
          </w:tcPr>
          <w:p w14:paraId="4FED8D57" w14:textId="77777777" w:rsidR="00F05EAF" w:rsidRDefault="00F05EAF" w:rsidP="00F05EAF">
            <w:pPr>
              <w:pStyle w:val="TableRow"/>
            </w:pPr>
            <w:r>
              <w:t>Identifies the Taxon_Designation.  Primary key of table.</w:t>
            </w:r>
          </w:p>
        </w:tc>
        <w:tc>
          <w:tcPr>
            <w:tcW w:w="1500" w:type="dxa"/>
            <w:tcBorders>
              <w:top w:val="nil"/>
              <w:left w:val="single" w:sz="6" w:space="0" w:color="auto"/>
              <w:bottom w:val="nil"/>
              <w:right w:val="single" w:sz="6" w:space="0" w:color="auto"/>
            </w:tcBorders>
            <w:shd w:val="clear" w:color="auto" w:fill="auto"/>
          </w:tcPr>
          <w:p w14:paraId="67541A45" w14:textId="77777777" w:rsidR="00F05EAF" w:rsidRDefault="00F05EAF" w:rsidP="00F05EAF">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080B6D7" w14:textId="77777777" w:rsidR="00F05EAF" w:rsidRDefault="00F05EAF" w:rsidP="00F05EAF">
            <w:pPr>
              <w:pStyle w:val="TableRow"/>
            </w:pPr>
            <w:r>
              <w:t>16</w:t>
            </w:r>
          </w:p>
        </w:tc>
      </w:tr>
      <w:tr w:rsidR="00F05EAF" w14:paraId="1F63EDC5" w14:textId="77777777" w:rsidTr="00F05EAF">
        <w:tc>
          <w:tcPr>
            <w:tcW w:w="2802" w:type="dxa"/>
            <w:tcBorders>
              <w:top w:val="nil"/>
              <w:left w:val="single" w:sz="6" w:space="0" w:color="auto"/>
              <w:bottom w:val="nil"/>
              <w:right w:val="single" w:sz="6" w:space="0" w:color="auto"/>
            </w:tcBorders>
            <w:shd w:val="clear" w:color="auto" w:fill="auto"/>
          </w:tcPr>
          <w:p w14:paraId="7B5BC3F1" w14:textId="77777777" w:rsidR="00F05EAF" w:rsidRDefault="00F05EAF" w:rsidP="00F05EAF">
            <w:pPr>
              <w:pStyle w:val="TableRow"/>
            </w:pPr>
            <w:r>
              <w:t>Survey_Event_Key</w:t>
            </w:r>
          </w:p>
        </w:tc>
        <w:tc>
          <w:tcPr>
            <w:tcW w:w="4536" w:type="dxa"/>
            <w:tcBorders>
              <w:top w:val="nil"/>
              <w:left w:val="single" w:sz="6" w:space="0" w:color="auto"/>
              <w:bottom w:val="nil"/>
              <w:right w:val="single" w:sz="6" w:space="0" w:color="auto"/>
            </w:tcBorders>
            <w:shd w:val="clear" w:color="auto" w:fill="auto"/>
          </w:tcPr>
          <w:p w14:paraId="0A790012" w14:textId="77777777" w:rsidR="00F05EAF" w:rsidRDefault="00F05EAF" w:rsidP="00F05EAF">
            <w:pPr>
              <w:pStyle w:val="TableRow"/>
            </w:pPr>
            <w:r>
              <w:t>Identifies the Survey Event</w:t>
            </w:r>
          </w:p>
        </w:tc>
        <w:tc>
          <w:tcPr>
            <w:tcW w:w="1500" w:type="dxa"/>
            <w:tcBorders>
              <w:top w:val="nil"/>
              <w:left w:val="single" w:sz="6" w:space="0" w:color="auto"/>
              <w:bottom w:val="nil"/>
              <w:right w:val="single" w:sz="6" w:space="0" w:color="auto"/>
            </w:tcBorders>
            <w:shd w:val="clear" w:color="auto" w:fill="auto"/>
          </w:tcPr>
          <w:p w14:paraId="5F046E68" w14:textId="77777777" w:rsidR="00F05EAF" w:rsidRDefault="00F05EAF" w:rsidP="00F05EAF">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80C6AA4" w14:textId="77777777" w:rsidR="00F05EAF" w:rsidRDefault="00F05EAF" w:rsidP="00F05EAF">
            <w:pPr>
              <w:pStyle w:val="TableRow"/>
            </w:pPr>
            <w:r>
              <w:t>16</w:t>
            </w:r>
          </w:p>
        </w:tc>
      </w:tr>
      <w:tr w:rsidR="00F05EAF" w14:paraId="7DA37A9F" w14:textId="77777777" w:rsidTr="00F05EAF">
        <w:tc>
          <w:tcPr>
            <w:tcW w:w="2802" w:type="dxa"/>
            <w:tcBorders>
              <w:top w:val="nil"/>
              <w:left w:val="single" w:sz="6" w:space="0" w:color="auto"/>
              <w:bottom w:val="nil"/>
              <w:right w:val="single" w:sz="6" w:space="0" w:color="auto"/>
            </w:tcBorders>
            <w:shd w:val="clear" w:color="auto" w:fill="auto"/>
          </w:tcPr>
          <w:p w14:paraId="57A57063" w14:textId="77777777" w:rsidR="00F05EAF" w:rsidRDefault="00F05EAF" w:rsidP="00F05EAF">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00D56D4C" w14:textId="77777777" w:rsidR="00F05EAF" w:rsidRDefault="00F05EAF" w:rsidP="00F05EAF">
            <w:pPr>
              <w:pStyle w:val="TableRow"/>
            </w:pPr>
            <w:r>
              <w:t>Identifies the Concept (with</w:t>
            </w:r>
            <w:r w:rsidR="00DC134F">
              <w:t>in</w:t>
            </w:r>
            <w:r>
              <w:t xml:space="preserve"> the Geograph</w:t>
            </w:r>
            <w:r w:rsidR="00DC134F">
              <w:t>y Subject</w:t>
            </w:r>
            <w:r>
              <w:t xml:space="preserve"> Area).</w:t>
            </w:r>
          </w:p>
        </w:tc>
        <w:tc>
          <w:tcPr>
            <w:tcW w:w="1500" w:type="dxa"/>
            <w:tcBorders>
              <w:top w:val="nil"/>
              <w:left w:val="single" w:sz="6" w:space="0" w:color="auto"/>
              <w:bottom w:val="nil"/>
              <w:right w:val="single" w:sz="6" w:space="0" w:color="auto"/>
            </w:tcBorders>
            <w:shd w:val="clear" w:color="auto" w:fill="auto"/>
          </w:tcPr>
          <w:p w14:paraId="16CE9C3B" w14:textId="77777777" w:rsidR="00F05EAF" w:rsidRDefault="00F05EAF" w:rsidP="00F05EAF">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F4C4FF1" w14:textId="77777777" w:rsidR="00F05EAF" w:rsidRDefault="00F05EAF" w:rsidP="00F05EAF">
            <w:pPr>
              <w:pStyle w:val="TableRow"/>
            </w:pPr>
            <w:r>
              <w:t>16</w:t>
            </w:r>
          </w:p>
        </w:tc>
      </w:tr>
      <w:tr w:rsidR="00AB20AE" w14:paraId="0D44FF09" w14:textId="77777777" w:rsidTr="00BF33E1">
        <w:tc>
          <w:tcPr>
            <w:tcW w:w="2802" w:type="dxa"/>
            <w:tcBorders>
              <w:top w:val="nil"/>
              <w:left w:val="single" w:sz="6" w:space="0" w:color="auto"/>
              <w:bottom w:val="nil"/>
              <w:right w:val="single" w:sz="6" w:space="0" w:color="auto"/>
            </w:tcBorders>
            <w:shd w:val="clear" w:color="auto" w:fill="auto"/>
          </w:tcPr>
          <w:p w14:paraId="03A41273" w14:textId="77777777" w:rsidR="00AB20AE" w:rsidRDefault="00AB20AE" w:rsidP="00BF33E1">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48647834" w14:textId="77777777" w:rsidR="00AB20AE" w:rsidRDefault="00AB20AE" w:rsidP="00BF33E1">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51644618" w14:textId="77777777" w:rsidR="00AB20AE" w:rsidRDefault="00AB20AE" w:rsidP="00BF33E1">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EE1F371" w14:textId="77777777" w:rsidR="00AB20AE" w:rsidRDefault="00AB20AE" w:rsidP="00BF33E1">
            <w:pPr>
              <w:pStyle w:val="TableRow"/>
            </w:pPr>
            <w:r>
              <w:t>16</w:t>
            </w:r>
          </w:p>
        </w:tc>
      </w:tr>
      <w:tr w:rsidR="00AB20AE" w14:paraId="6D0E4D48" w14:textId="77777777" w:rsidTr="00BF33E1">
        <w:tc>
          <w:tcPr>
            <w:tcW w:w="2802" w:type="dxa"/>
            <w:tcBorders>
              <w:top w:val="nil"/>
              <w:left w:val="single" w:sz="6" w:space="0" w:color="auto"/>
              <w:bottom w:val="nil"/>
              <w:right w:val="single" w:sz="6" w:space="0" w:color="auto"/>
            </w:tcBorders>
            <w:shd w:val="clear" w:color="auto" w:fill="auto"/>
          </w:tcPr>
          <w:p w14:paraId="2AF8AC9A" w14:textId="77777777" w:rsidR="00AB20AE" w:rsidRDefault="00AB20AE" w:rsidP="00BF33E1">
            <w:pPr>
              <w:pStyle w:val="TableRow"/>
            </w:pPr>
            <w:r>
              <w:t>System_Supplied_Data</w:t>
            </w:r>
          </w:p>
        </w:tc>
        <w:tc>
          <w:tcPr>
            <w:tcW w:w="4536" w:type="dxa"/>
            <w:tcBorders>
              <w:top w:val="nil"/>
              <w:left w:val="single" w:sz="6" w:space="0" w:color="auto"/>
              <w:bottom w:val="nil"/>
              <w:right w:val="single" w:sz="6" w:space="0" w:color="auto"/>
            </w:tcBorders>
            <w:shd w:val="clear" w:color="auto" w:fill="auto"/>
          </w:tcPr>
          <w:p w14:paraId="2102497E" w14:textId="77777777" w:rsidR="00AB20AE" w:rsidRDefault="00AB20AE" w:rsidP="00BF33E1">
            <w:pPr>
              <w:pStyle w:val="TableRow"/>
            </w:pPr>
            <w:r>
              <w:t>Identifies the record as system supplied (1) or user entered (0).</w:t>
            </w:r>
          </w:p>
        </w:tc>
        <w:tc>
          <w:tcPr>
            <w:tcW w:w="1500" w:type="dxa"/>
            <w:tcBorders>
              <w:top w:val="nil"/>
              <w:left w:val="single" w:sz="6" w:space="0" w:color="auto"/>
              <w:bottom w:val="nil"/>
              <w:right w:val="single" w:sz="6" w:space="0" w:color="auto"/>
            </w:tcBorders>
            <w:shd w:val="clear" w:color="auto" w:fill="auto"/>
          </w:tcPr>
          <w:p w14:paraId="6FCA2D6E" w14:textId="77777777" w:rsidR="00AB20AE" w:rsidRDefault="00AB20AE" w:rsidP="00BF33E1">
            <w:pPr>
              <w:pStyle w:val="TableRow"/>
            </w:pPr>
            <w:r>
              <w:t>bit Not Null</w:t>
            </w:r>
          </w:p>
        </w:tc>
        <w:tc>
          <w:tcPr>
            <w:tcW w:w="1127" w:type="dxa"/>
            <w:tcBorders>
              <w:top w:val="nil"/>
              <w:left w:val="single" w:sz="6" w:space="0" w:color="auto"/>
              <w:bottom w:val="nil"/>
              <w:right w:val="single" w:sz="6" w:space="0" w:color="auto"/>
            </w:tcBorders>
            <w:shd w:val="clear" w:color="auto" w:fill="auto"/>
          </w:tcPr>
          <w:p w14:paraId="3A3DB9D1" w14:textId="77777777" w:rsidR="00AB20AE" w:rsidRDefault="00AB20AE" w:rsidP="00BF33E1">
            <w:pPr>
              <w:pStyle w:val="TableRow"/>
            </w:pPr>
          </w:p>
        </w:tc>
      </w:tr>
      <w:tr w:rsidR="00AB20AE" w14:paraId="6AB02730" w14:textId="77777777" w:rsidTr="00BF33E1">
        <w:tc>
          <w:tcPr>
            <w:tcW w:w="2802" w:type="dxa"/>
            <w:tcBorders>
              <w:top w:val="nil"/>
              <w:left w:val="single" w:sz="6" w:space="0" w:color="auto"/>
              <w:bottom w:val="single" w:sz="6" w:space="0" w:color="auto"/>
              <w:right w:val="single" w:sz="6" w:space="0" w:color="auto"/>
            </w:tcBorders>
            <w:shd w:val="clear" w:color="auto" w:fill="auto"/>
          </w:tcPr>
          <w:p w14:paraId="58B7B280" w14:textId="77777777" w:rsidR="00AB20AE" w:rsidRDefault="00AB20AE" w:rsidP="00BF33E1">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1A47AF58" w14:textId="77777777" w:rsidR="00AB20AE" w:rsidRDefault="00AB20AE" w:rsidP="00BF33E1">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4B1E8A73" w14:textId="77777777" w:rsidR="00AB20AE" w:rsidRDefault="00AB20AE" w:rsidP="00BF33E1">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6DB2428E" w14:textId="77777777" w:rsidR="00AB20AE" w:rsidRDefault="00AB20AE" w:rsidP="00BF33E1">
            <w:pPr>
              <w:pStyle w:val="TableRow"/>
            </w:pPr>
            <w:r>
              <w:t>8</w:t>
            </w:r>
          </w:p>
        </w:tc>
      </w:tr>
    </w:tbl>
    <w:p w14:paraId="02DC41F8" w14:textId="77777777" w:rsidR="003E3E21" w:rsidRDefault="003E3E21" w:rsidP="003E3E21">
      <w:pPr>
        <w:pStyle w:val="NormalIndent"/>
        <w:ind w:lef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E3E21" w14:paraId="3DAF1C91" w14:textId="77777777" w:rsidTr="002579E5">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6DB7F4A" w14:textId="77777777" w:rsidR="003E3E21" w:rsidRDefault="003E3E21" w:rsidP="002579E5">
            <w:pPr>
              <w:pStyle w:val="TableTitle"/>
              <w:rPr>
                <w:color w:val="FF0000"/>
              </w:rPr>
            </w:pPr>
            <w:r>
              <w:t xml:space="preserve">Constraint : </w:t>
            </w:r>
            <w:r w:rsidRPr="003E3E21">
              <w:t>FK_Survey_Event_Geo_Area_Concept</w:t>
            </w:r>
          </w:p>
        </w:tc>
      </w:tr>
      <w:tr w:rsidR="003E3E21" w14:paraId="031A1A94" w14:textId="77777777" w:rsidTr="002579E5">
        <w:tc>
          <w:tcPr>
            <w:tcW w:w="1548" w:type="dxa"/>
            <w:tcBorders>
              <w:top w:val="nil"/>
              <w:left w:val="single" w:sz="4" w:space="0" w:color="auto"/>
              <w:bottom w:val="single" w:sz="4" w:space="0" w:color="auto"/>
              <w:right w:val="single" w:sz="4" w:space="0" w:color="auto"/>
            </w:tcBorders>
            <w:shd w:val="clear" w:color="auto" w:fill="auto"/>
          </w:tcPr>
          <w:p w14:paraId="01E7B9A0" w14:textId="77777777" w:rsidR="003E3E21" w:rsidRDefault="003E3E21" w:rsidP="002579E5">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31C8E586" w14:textId="77777777" w:rsidR="003E3E21" w:rsidRDefault="003E3E21" w:rsidP="002579E5">
            <w:pPr>
              <w:pStyle w:val="TableRow"/>
            </w:pPr>
            <w:r>
              <w:t>Each survey event geographic area is identified by a concept in the Thesaurus.</w:t>
            </w:r>
          </w:p>
        </w:tc>
      </w:tr>
      <w:tr w:rsidR="003E3E21" w14:paraId="69B32740" w14:textId="77777777" w:rsidTr="002579E5">
        <w:tc>
          <w:tcPr>
            <w:tcW w:w="1548" w:type="dxa"/>
            <w:tcBorders>
              <w:top w:val="single" w:sz="4" w:space="0" w:color="auto"/>
              <w:left w:val="single" w:sz="4" w:space="0" w:color="auto"/>
              <w:bottom w:val="single" w:sz="4" w:space="0" w:color="auto"/>
              <w:right w:val="single" w:sz="4" w:space="0" w:color="auto"/>
            </w:tcBorders>
            <w:shd w:val="clear" w:color="auto" w:fill="auto"/>
          </w:tcPr>
          <w:p w14:paraId="1B7A6287" w14:textId="77777777" w:rsidR="003E3E21" w:rsidRDefault="003E3E21" w:rsidP="002579E5">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122A8D1" w14:textId="77777777" w:rsidR="003E3E21" w:rsidRDefault="003E3E21" w:rsidP="002579E5">
            <w:pPr>
              <w:pStyle w:val="CodeSamples"/>
              <w:spacing w:before="120" w:after="120"/>
            </w:pPr>
            <w:r w:rsidRPr="003E3E21">
              <w:t>FK_Survey_Event_Geo_Area_Concept</w:t>
            </w:r>
            <w:r>
              <w:t xml:space="preserve"> (Concept_Key) references Concept (Concept_Key)</w:t>
            </w:r>
          </w:p>
        </w:tc>
      </w:tr>
    </w:tbl>
    <w:p w14:paraId="18F5AD7A" w14:textId="77777777" w:rsidR="003E3E21" w:rsidRDefault="003E3E21" w:rsidP="003E3E21">
      <w:pPr>
        <w:pStyle w:val="NormalIndent"/>
        <w:ind w:lef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3E3E21" w14:paraId="1AE20C92" w14:textId="77777777" w:rsidTr="002579E5">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40CD207" w14:textId="77777777" w:rsidR="003E3E21" w:rsidRDefault="003E3E21" w:rsidP="002579E5">
            <w:pPr>
              <w:pStyle w:val="TableTitle"/>
              <w:rPr>
                <w:color w:val="FF0000"/>
              </w:rPr>
            </w:pPr>
            <w:r>
              <w:lastRenderedPageBreak/>
              <w:t xml:space="preserve">Constraint : </w:t>
            </w:r>
            <w:r w:rsidRPr="003E3E21">
              <w:t>FK_Survey_Event_Geo_Area_SURVEY_EVENT</w:t>
            </w:r>
          </w:p>
        </w:tc>
      </w:tr>
      <w:tr w:rsidR="003E3E21" w14:paraId="62ACFCAA" w14:textId="77777777" w:rsidTr="002579E5">
        <w:tc>
          <w:tcPr>
            <w:tcW w:w="1548" w:type="dxa"/>
            <w:tcBorders>
              <w:top w:val="nil"/>
              <w:left w:val="single" w:sz="4" w:space="0" w:color="auto"/>
              <w:bottom w:val="single" w:sz="4" w:space="0" w:color="auto"/>
              <w:right w:val="single" w:sz="4" w:space="0" w:color="auto"/>
            </w:tcBorders>
            <w:shd w:val="clear" w:color="auto" w:fill="auto"/>
          </w:tcPr>
          <w:p w14:paraId="6D08EF17" w14:textId="77777777" w:rsidR="003E3E21" w:rsidRDefault="003E3E21" w:rsidP="002579E5">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0AC92C16" w14:textId="77777777" w:rsidR="003E3E21" w:rsidRDefault="003E3E21" w:rsidP="002579E5">
            <w:pPr>
              <w:pStyle w:val="TableRow"/>
            </w:pPr>
            <w:r>
              <w:t>Each survey event geographic area identifies the geographic area of a single survey event.</w:t>
            </w:r>
          </w:p>
        </w:tc>
      </w:tr>
      <w:tr w:rsidR="003E3E21" w14:paraId="00B0E831" w14:textId="77777777" w:rsidTr="002579E5">
        <w:tc>
          <w:tcPr>
            <w:tcW w:w="1548" w:type="dxa"/>
            <w:tcBorders>
              <w:top w:val="single" w:sz="4" w:space="0" w:color="auto"/>
              <w:left w:val="single" w:sz="4" w:space="0" w:color="auto"/>
              <w:bottom w:val="single" w:sz="4" w:space="0" w:color="auto"/>
              <w:right w:val="single" w:sz="4" w:space="0" w:color="auto"/>
            </w:tcBorders>
            <w:shd w:val="clear" w:color="auto" w:fill="auto"/>
          </w:tcPr>
          <w:p w14:paraId="2165FA33" w14:textId="77777777" w:rsidR="003E3E21" w:rsidRDefault="003E3E21" w:rsidP="002579E5">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03C3457" w14:textId="77777777" w:rsidR="003E3E21" w:rsidRDefault="003E3E21" w:rsidP="002579E5">
            <w:pPr>
              <w:pStyle w:val="CodeSamples"/>
              <w:spacing w:before="120" w:after="120"/>
            </w:pPr>
            <w:r w:rsidRPr="003E3E21">
              <w:t xml:space="preserve">FK_Survey_Event_Geo_Area_SURVEY_EVENT </w:t>
            </w:r>
            <w:r>
              <w:t>(Survey_Event_Key) references Survey_Event (Survey_Event_Key)</w:t>
            </w:r>
          </w:p>
        </w:tc>
      </w:tr>
    </w:tbl>
    <w:p w14:paraId="1DC85993" w14:textId="77777777" w:rsidR="003E3E21" w:rsidRDefault="003E3E21" w:rsidP="00F05EAF"/>
    <w:p w14:paraId="2A21119B" w14:textId="77777777" w:rsidR="00AF60D7" w:rsidRDefault="00AF60D7" w:rsidP="00840903">
      <w:pPr>
        <w:pStyle w:val="Heading4"/>
      </w:pPr>
      <w:bookmarkStart w:id="878" w:name="_Ref270601613"/>
      <w:bookmarkStart w:id="879" w:name="_Toc292879113"/>
      <w:r>
        <w:t>TAXON_DETERMINATION</w:t>
      </w:r>
      <w:bookmarkEnd w:id="878"/>
      <w:bookmarkEnd w:id="879"/>
    </w:p>
    <w:p w14:paraId="51AD24F0" w14:textId="77777777" w:rsidR="00AF60D7" w:rsidRDefault="00AF60D7" w:rsidP="00AF60D7">
      <w:pPr>
        <w:pStyle w:val="NormalIndent"/>
      </w:pPr>
      <w:r>
        <w:t>Taxon determination table from the Recorder database.  These details list the new attributes required for the Collections Module only.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68619EC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A6EE12A"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AC105D7"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A09CD11"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50CD559" w14:textId="77777777" w:rsidR="00AF60D7" w:rsidRDefault="00AF60D7">
            <w:pPr>
              <w:pStyle w:val="TableColumnTitles"/>
              <w:keepNext/>
            </w:pPr>
            <w:r>
              <w:t>Size</w:t>
            </w:r>
          </w:p>
        </w:tc>
      </w:tr>
      <w:tr w:rsidR="00AF60D7" w14:paraId="76E73BB5" w14:textId="77777777">
        <w:tc>
          <w:tcPr>
            <w:tcW w:w="2802" w:type="dxa"/>
            <w:tcBorders>
              <w:top w:val="nil"/>
              <w:left w:val="single" w:sz="6" w:space="0" w:color="auto"/>
              <w:bottom w:val="nil"/>
              <w:right w:val="single" w:sz="6" w:space="0" w:color="auto"/>
            </w:tcBorders>
            <w:shd w:val="clear" w:color="auto" w:fill="auto"/>
          </w:tcPr>
          <w:p w14:paraId="04163F1F" w14:textId="77777777" w:rsidR="00AF60D7" w:rsidRDefault="00AF60D7">
            <w:pPr>
              <w:pStyle w:val="TableRow"/>
            </w:pPr>
            <w:r>
              <w:t>COMMENT</w:t>
            </w:r>
          </w:p>
        </w:tc>
        <w:tc>
          <w:tcPr>
            <w:tcW w:w="4536" w:type="dxa"/>
            <w:tcBorders>
              <w:top w:val="nil"/>
              <w:left w:val="single" w:sz="6" w:space="0" w:color="auto"/>
              <w:bottom w:val="nil"/>
              <w:right w:val="single" w:sz="6" w:space="0" w:color="auto"/>
            </w:tcBorders>
            <w:shd w:val="clear" w:color="auto" w:fill="auto"/>
          </w:tcPr>
          <w:p w14:paraId="64804C85" w14:textId="77777777" w:rsidR="00AF60D7" w:rsidRDefault="00AF60D7">
            <w:pPr>
              <w:pStyle w:val="TableRow"/>
            </w:pPr>
            <w:r>
              <w:t xml:space="preserve">Datatype: text Null length: </w:t>
            </w:r>
          </w:p>
        </w:tc>
        <w:tc>
          <w:tcPr>
            <w:tcW w:w="1500" w:type="dxa"/>
            <w:tcBorders>
              <w:top w:val="nil"/>
              <w:left w:val="single" w:sz="6" w:space="0" w:color="auto"/>
              <w:bottom w:val="nil"/>
              <w:right w:val="single" w:sz="6" w:space="0" w:color="auto"/>
            </w:tcBorders>
            <w:shd w:val="clear" w:color="auto" w:fill="auto"/>
          </w:tcPr>
          <w:p w14:paraId="2904765D"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2B3DA4C7" w14:textId="77777777" w:rsidR="00AF60D7" w:rsidRDefault="00AF60D7">
            <w:pPr>
              <w:pStyle w:val="TableRow"/>
            </w:pPr>
          </w:p>
        </w:tc>
      </w:tr>
      <w:tr w:rsidR="00AF60D7" w14:paraId="51623134" w14:textId="77777777">
        <w:tc>
          <w:tcPr>
            <w:tcW w:w="2802" w:type="dxa"/>
            <w:tcBorders>
              <w:top w:val="nil"/>
              <w:left w:val="single" w:sz="6" w:space="0" w:color="auto"/>
              <w:bottom w:val="nil"/>
              <w:right w:val="single" w:sz="6" w:space="0" w:color="auto"/>
            </w:tcBorders>
            <w:shd w:val="clear" w:color="auto" w:fill="auto"/>
          </w:tcPr>
          <w:p w14:paraId="1FEA91A8" w14:textId="77777777" w:rsidR="00AF60D7" w:rsidRDefault="00AF60D7">
            <w:pPr>
              <w:pStyle w:val="TableRow"/>
            </w:pPr>
            <w:r>
              <w:t>Specimen_Collection_Unit_Key</w:t>
            </w:r>
          </w:p>
        </w:tc>
        <w:tc>
          <w:tcPr>
            <w:tcW w:w="4536" w:type="dxa"/>
            <w:tcBorders>
              <w:top w:val="nil"/>
              <w:left w:val="single" w:sz="6" w:space="0" w:color="auto"/>
              <w:bottom w:val="nil"/>
              <w:right w:val="single" w:sz="6" w:space="0" w:color="auto"/>
            </w:tcBorders>
            <w:shd w:val="clear" w:color="auto" w:fill="auto"/>
          </w:tcPr>
          <w:p w14:paraId="04E29A19" w14:textId="77777777" w:rsidR="00AF60D7" w:rsidRDefault="00AF60D7">
            <w:pPr>
              <w:pStyle w:val="TableRow"/>
            </w:pPr>
            <w:r>
              <w:t>If the determination was made using a specimen, then the specimen is referred to by this field.  Null for records where the determination was made using field data.</w:t>
            </w:r>
          </w:p>
        </w:tc>
        <w:tc>
          <w:tcPr>
            <w:tcW w:w="1500" w:type="dxa"/>
            <w:tcBorders>
              <w:top w:val="nil"/>
              <w:left w:val="single" w:sz="6" w:space="0" w:color="auto"/>
              <w:bottom w:val="nil"/>
              <w:right w:val="single" w:sz="6" w:space="0" w:color="auto"/>
            </w:tcBorders>
            <w:shd w:val="clear" w:color="auto" w:fill="auto"/>
          </w:tcPr>
          <w:p w14:paraId="043E702D"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6A621F93" w14:textId="77777777" w:rsidR="00AF60D7" w:rsidRDefault="00AF60D7">
            <w:pPr>
              <w:pStyle w:val="TableRow"/>
            </w:pPr>
            <w:r>
              <w:t>16</w:t>
            </w:r>
          </w:p>
        </w:tc>
      </w:tr>
      <w:tr w:rsidR="00AF60D7" w14:paraId="15172117" w14:textId="77777777">
        <w:tc>
          <w:tcPr>
            <w:tcW w:w="2802" w:type="dxa"/>
            <w:tcBorders>
              <w:top w:val="nil"/>
              <w:left w:val="single" w:sz="6" w:space="0" w:color="auto"/>
              <w:bottom w:val="nil"/>
              <w:right w:val="single" w:sz="6" w:space="0" w:color="auto"/>
            </w:tcBorders>
            <w:shd w:val="clear" w:color="auto" w:fill="auto"/>
          </w:tcPr>
          <w:p w14:paraId="3F0679D3" w14:textId="77777777" w:rsidR="00AF60D7" w:rsidRDefault="00AF60D7">
            <w:pPr>
              <w:pStyle w:val="TableRow"/>
            </w:pPr>
            <w:r>
              <w:t>Nomenclatural_Status_Concept_Key</w:t>
            </w:r>
          </w:p>
        </w:tc>
        <w:tc>
          <w:tcPr>
            <w:tcW w:w="4536" w:type="dxa"/>
            <w:tcBorders>
              <w:top w:val="nil"/>
              <w:left w:val="single" w:sz="6" w:space="0" w:color="auto"/>
              <w:bottom w:val="nil"/>
              <w:right w:val="single" w:sz="6" w:space="0" w:color="auto"/>
            </w:tcBorders>
            <w:shd w:val="clear" w:color="auto" w:fill="auto"/>
          </w:tcPr>
          <w:p w14:paraId="767C56A3" w14:textId="77777777" w:rsidR="00AF60D7" w:rsidRDefault="00AF60D7">
            <w:pPr>
              <w:pStyle w:val="TableRow"/>
            </w:pPr>
            <w:r>
              <w:t>Linked to the Nomencaltural Statuses concept group, identifies the status of the determination (e.g. figured or typed).</w:t>
            </w:r>
          </w:p>
        </w:tc>
        <w:tc>
          <w:tcPr>
            <w:tcW w:w="1500" w:type="dxa"/>
            <w:tcBorders>
              <w:top w:val="nil"/>
              <w:left w:val="single" w:sz="6" w:space="0" w:color="auto"/>
              <w:bottom w:val="nil"/>
              <w:right w:val="single" w:sz="6" w:space="0" w:color="auto"/>
            </w:tcBorders>
            <w:shd w:val="clear" w:color="auto" w:fill="auto"/>
          </w:tcPr>
          <w:p w14:paraId="1B1493E4"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7F7A6239" w14:textId="77777777" w:rsidR="00AF60D7" w:rsidRDefault="00AF60D7">
            <w:pPr>
              <w:pStyle w:val="TableRow"/>
            </w:pPr>
            <w:r>
              <w:t>16</w:t>
            </w:r>
          </w:p>
        </w:tc>
      </w:tr>
      <w:tr w:rsidR="00AF60D7" w14:paraId="2547DE17" w14:textId="77777777">
        <w:tc>
          <w:tcPr>
            <w:tcW w:w="2802" w:type="dxa"/>
            <w:tcBorders>
              <w:top w:val="nil"/>
              <w:left w:val="single" w:sz="6" w:space="0" w:color="auto"/>
              <w:bottom w:val="nil"/>
              <w:right w:val="single" w:sz="6" w:space="0" w:color="auto"/>
            </w:tcBorders>
            <w:shd w:val="clear" w:color="auto" w:fill="auto"/>
          </w:tcPr>
          <w:p w14:paraId="335D36EA" w14:textId="77777777" w:rsidR="00AF60D7" w:rsidRDefault="00AF60D7">
            <w:pPr>
              <w:pStyle w:val="TableRow"/>
            </w:pPr>
            <w:r>
              <w:t>Confidence</w:t>
            </w:r>
          </w:p>
        </w:tc>
        <w:tc>
          <w:tcPr>
            <w:tcW w:w="4536" w:type="dxa"/>
            <w:tcBorders>
              <w:top w:val="nil"/>
              <w:left w:val="single" w:sz="6" w:space="0" w:color="auto"/>
              <w:bottom w:val="nil"/>
              <w:right w:val="single" w:sz="6" w:space="0" w:color="auto"/>
            </w:tcBorders>
            <w:shd w:val="clear" w:color="auto" w:fill="auto"/>
          </w:tcPr>
          <w:p w14:paraId="1A107465" w14:textId="77777777" w:rsidR="00AF60D7" w:rsidRDefault="00AF60D7">
            <w:pPr>
              <w:pStyle w:val="TableRow"/>
            </w:pPr>
            <w:r>
              <w:t>Identifies the confidence of the determination.  Possible values are :</w:t>
            </w:r>
          </w:p>
          <w:p w14:paraId="044E01D0" w14:textId="77777777" w:rsidR="00AF60D7" w:rsidRDefault="00AF60D7">
            <w:pPr>
              <w:pStyle w:val="TableRow"/>
            </w:pPr>
            <w:r>
              <w:t>0 = Uncertain confidence</w:t>
            </w:r>
          </w:p>
          <w:p w14:paraId="3FA8481A" w14:textId="77777777" w:rsidR="00AF60D7" w:rsidRDefault="00AF60D7">
            <w:pPr>
              <w:pStyle w:val="TableRow"/>
            </w:pPr>
            <w:r>
              <w:t>1 = No confidence</w:t>
            </w:r>
          </w:p>
          <w:p w14:paraId="35E2E87C" w14:textId="77777777" w:rsidR="00AF60D7" w:rsidRDefault="00AF60D7">
            <w:pPr>
              <w:pStyle w:val="TableRow"/>
            </w:pPr>
            <w:r>
              <w:t>2 = Low confidence</w:t>
            </w:r>
          </w:p>
          <w:p w14:paraId="5CFDAB1F" w14:textId="77777777" w:rsidR="00AF60D7" w:rsidRDefault="00AF60D7">
            <w:pPr>
              <w:pStyle w:val="TableRow"/>
            </w:pPr>
            <w:r>
              <w:t>3 = Medium confidence</w:t>
            </w:r>
          </w:p>
          <w:p w14:paraId="0A9AA872" w14:textId="77777777" w:rsidR="00AF60D7" w:rsidRDefault="00AF60D7">
            <w:pPr>
              <w:pStyle w:val="TableRow"/>
            </w:pPr>
            <w:r>
              <w:t>4 = High confidence</w:t>
            </w:r>
          </w:p>
        </w:tc>
        <w:tc>
          <w:tcPr>
            <w:tcW w:w="1500" w:type="dxa"/>
            <w:tcBorders>
              <w:top w:val="nil"/>
              <w:left w:val="single" w:sz="6" w:space="0" w:color="auto"/>
              <w:bottom w:val="nil"/>
              <w:right w:val="single" w:sz="6" w:space="0" w:color="auto"/>
            </w:tcBorders>
            <w:shd w:val="clear" w:color="auto" w:fill="auto"/>
          </w:tcPr>
          <w:p w14:paraId="6A3CCB45"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394EF633" w14:textId="77777777" w:rsidR="00AF60D7" w:rsidRDefault="00AF60D7">
            <w:pPr>
              <w:pStyle w:val="TableRow"/>
            </w:pPr>
          </w:p>
        </w:tc>
      </w:tr>
      <w:tr w:rsidR="00AF60D7" w14:paraId="4DCC02E0" w14:textId="77777777">
        <w:tc>
          <w:tcPr>
            <w:tcW w:w="2802" w:type="dxa"/>
            <w:tcBorders>
              <w:top w:val="nil"/>
              <w:left w:val="single" w:sz="6" w:space="0" w:color="auto"/>
              <w:bottom w:val="nil"/>
              <w:right w:val="single" w:sz="6" w:space="0" w:color="auto"/>
            </w:tcBorders>
            <w:shd w:val="clear" w:color="auto" w:fill="auto"/>
          </w:tcPr>
          <w:p w14:paraId="511FF0D8" w14:textId="77777777" w:rsidR="00AF60D7" w:rsidRDefault="00AF60D7">
            <w:pPr>
              <w:pStyle w:val="TableRow"/>
            </w:pPr>
            <w:r>
              <w:t>Used_Specimen</w:t>
            </w:r>
          </w:p>
        </w:tc>
        <w:tc>
          <w:tcPr>
            <w:tcW w:w="4536" w:type="dxa"/>
            <w:tcBorders>
              <w:top w:val="nil"/>
              <w:left w:val="single" w:sz="6" w:space="0" w:color="auto"/>
              <w:bottom w:val="nil"/>
              <w:right w:val="single" w:sz="6" w:space="0" w:color="auto"/>
            </w:tcBorders>
            <w:shd w:val="clear" w:color="auto" w:fill="auto"/>
          </w:tcPr>
          <w:p w14:paraId="51677C2A" w14:textId="77777777" w:rsidR="00AF60D7" w:rsidRDefault="00AF60D7">
            <w:pPr>
              <w:pStyle w:val="TableRow"/>
            </w:pPr>
            <w:r>
              <w:t>Flag indicating if the determination was made against the specimen (1) or the field observation (0).</w:t>
            </w:r>
          </w:p>
        </w:tc>
        <w:tc>
          <w:tcPr>
            <w:tcW w:w="1500" w:type="dxa"/>
            <w:tcBorders>
              <w:top w:val="nil"/>
              <w:left w:val="single" w:sz="6" w:space="0" w:color="auto"/>
              <w:bottom w:val="nil"/>
              <w:right w:val="single" w:sz="6" w:space="0" w:color="auto"/>
            </w:tcBorders>
            <w:shd w:val="clear" w:color="auto" w:fill="auto"/>
          </w:tcPr>
          <w:p w14:paraId="0A132E1A" w14:textId="77777777" w:rsidR="00AF60D7" w:rsidRDefault="00AF60D7">
            <w:pPr>
              <w:pStyle w:val="TableRow"/>
            </w:pPr>
            <w:r>
              <w:t>bit Null default (0)</w:t>
            </w:r>
          </w:p>
        </w:tc>
        <w:tc>
          <w:tcPr>
            <w:tcW w:w="1127" w:type="dxa"/>
            <w:tcBorders>
              <w:top w:val="nil"/>
              <w:left w:val="single" w:sz="6" w:space="0" w:color="auto"/>
              <w:bottom w:val="nil"/>
              <w:right w:val="single" w:sz="6" w:space="0" w:color="auto"/>
            </w:tcBorders>
            <w:shd w:val="clear" w:color="auto" w:fill="auto"/>
          </w:tcPr>
          <w:p w14:paraId="1CDC62EE" w14:textId="77777777" w:rsidR="00AF60D7" w:rsidRDefault="00AF60D7">
            <w:pPr>
              <w:pStyle w:val="TableRow"/>
            </w:pPr>
          </w:p>
        </w:tc>
      </w:tr>
      <w:tr w:rsidR="00AF60D7" w14:paraId="6CB6E688" w14:textId="77777777">
        <w:tc>
          <w:tcPr>
            <w:tcW w:w="2802" w:type="dxa"/>
            <w:tcBorders>
              <w:top w:val="nil"/>
              <w:left w:val="single" w:sz="6" w:space="0" w:color="auto"/>
              <w:bottom w:val="nil"/>
              <w:right w:val="single" w:sz="6" w:space="0" w:color="auto"/>
            </w:tcBorders>
            <w:shd w:val="clear" w:color="auto" w:fill="auto"/>
          </w:tcPr>
          <w:p w14:paraId="269730FB" w14:textId="77777777" w:rsidR="00AF60D7" w:rsidRDefault="00AF60D7">
            <w:pPr>
              <w:pStyle w:val="TableRow"/>
            </w:pPr>
            <w:r>
              <w:t>Method</w:t>
            </w:r>
          </w:p>
        </w:tc>
        <w:tc>
          <w:tcPr>
            <w:tcW w:w="4536" w:type="dxa"/>
            <w:tcBorders>
              <w:top w:val="nil"/>
              <w:left w:val="single" w:sz="6" w:space="0" w:color="auto"/>
              <w:bottom w:val="nil"/>
              <w:right w:val="single" w:sz="6" w:space="0" w:color="auto"/>
            </w:tcBorders>
            <w:shd w:val="clear" w:color="auto" w:fill="auto"/>
          </w:tcPr>
          <w:p w14:paraId="113ECC5A" w14:textId="77777777" w:rsidR="00AF60D7" w:rsidRDefault="00AF60D7">
            <w:pPr>
              <w:pStyle w:val="TableRow"/>
            </w:pPr>
            <w:r>
              <w:t>Free text notes regarding the method of determination.</w:t>
            </w:r>
          </w:p>
        </w:tc>
        <w:tc>
          <w:tcPr>
            <w:tcW w:w="1500" w:type="dxa"/>
            <w:tcBorders>
              <w:top w:val="nil"/>
              <w:left w:val="single" w:sz="6" w:space="0" w:color="auto"/>
              <w:bottom w:val="nil"/>
              <w:right w:val="single" w:sz="6" w:space="0" w:color="auto"/>
            </w:tcBorders>
            <w:shd w:val="clear" w:color="auto" w:fill="auto"/>
          </w:tcPr>
          <w:p w14:paraId="313250E5"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72561D82" w14:textId="77777777" w:rsidR="00AF60D7" w:rsidRDefault="00AF60D7">
            <w:pPr>
              <w:pStyle w:val="TableRow"/>
            </w:pPr>
          </w:p>
        </w:tc>
      </w:tr>
      <w:tr w:rsidR="00AF60D7" w14:paraId="06B9DF61" w14:textId="77777777" w:rsidTr="006E2925">
        <w:tc>
          <w:tcPr>
            <w:tcW w:w="2802" w:type="dxa"/>
            <w:tcBorders>
              <w:top w:val="nil"/>
              <w:left w:val="single" w:sz="6" w:space="0" w:color="auto"/>
              <w:bottom w:val="nil"/>
              <w:right w:val="single" w:sz="6" w:space="0" w:color="auto"/>
            </w:tcBorders>
            <w:shd w:val="clear" w:color="auto" w:fill="auto"/>
          </w:tcPr>
          <w:p w14:paraId="3FB6D53C" w14:textId="77777777" w:rsidR="00AF60D7" w:rsidRDefault="00AF60D7">
            <w:pPr>
              <w:pStyle w:val="TableRow"/>
            </w:pPr>
            <w:r>
              <w:t>Inferred_Determiner</w:t>
            </w:r>
          </w:p>
        </w:tc>
        <w:tc>
          <w:tcPr>
            <w:tcW w:w="4536" w:type="dxa"/>
            <w:tcBorders>
              <w:top w:val="nil"/>
              <w:left w:val="single" w:sz="6" w:space="0" w:color="auto"/>
              <w:bottom w:val="nil"/>
              <w:right w:val="single" w:sz="6" w:space="0" w:color="auto"/>
            </w:tcBorders>
            <w:shd w:val="clear" w:color="auto" w:fill="auto"/>
          </w:tcPr>
          <w:p w14:paraId="641F32F1" w14:textId="77777777" w:rsidR="00AF60D7" w:rsidRDefault="00AF60D7">
            <w:pPr>
              <w:pStyle w:val="TableRow"/>
            </w:pPr>
            <w:r>
              <w:t>Inferred data flag for the Determiner_Name_Key field.</w:t>
            </w:r>
          </w:p>
        </w:tc>
        <w:tc>
          <w:tcPr>
            <w:tcW w:w="1500" w:type="dxa"/>
            <w:tcBorders>
              <w:top w:val="nil"/>
              <w:left w:val="single" w:sz="6" w:space="0" w:color="auto"/>
              <w:bottom w:val="nil"/>
              <w:right w:val="single" w:sz="6" w:space="0" w:color="auto"/>
            </w:tcBorders>
            <w:shd w:val="clear" w:color="auto" w:fill="auto"/>
          </w:tcPr>
          <w:p w14:paraId="1BF220B8" w14:textId="77777777" w:rsidR="00AF60D7" w:rsidRDefault="00AF60D7">
            <w:pPr>
              <w:pStyle w:val="TableRow"/>
            </w:pPr>
            <w:r>
              <w:t>tinyint Not Null default (0)</w:t>
            </w:r>
          </w:p>
        </w:tc>
        <w:tc>
          <w:tcPr>
            <w:tcW w:w="1127" w:type="dxa"/>
            <w:tcBorders>
              <w:top w:val="nil"/>
              <w:left w:val="single" w:sz="6" w:space="0" w:color="auto"/>
              <w:bottom w:val="nil"/>
              <w:right w:val="single" w:sz="6" w:space="0" w:color="auto"/>
            </w:tcBorders>
            <w:shd w:val="clear" w:color="auto" w:fill="auto"/>
          </w:tcPr>
          <w:p w14:paraId="32DDEC2A" w14:textId="77777777" w:rsidR="00AF60D7" w:rsidRDefault="00AF60D7">
            <w:pPr>
              <w:pStyle w:val="TableRow"/>
            </w:pPr>
          </w:p>
        </w:tc>
      </w:tr>
      <w:tr w:rsidR="006E2925" w14:paraId="6F8DB24C" w14:textId="77777777" w:rsidTr="00456EDD">
        <w:tc>
          <w:tcPr>
            <w:tcW w:w="2802" w:type="dxa"/>
            <w:tcBorders>
              <w:top w:val="nil"/>
              <w:left w:val="single" w:sz="6" w:space="0" w:color="auto"/>
              <w:bottom w:val="single" w:sz="6" w:space="0" w:color="auto"/>
              <w:right w:val="single" w:sz="6" w:space="0" w:color="auto"/>
            </w:tcBorders>
            <w:shd w:val="clear" w:color="auto" w:fill="auto"/>
          </w:tcPr>
          <w:p w14:paraId="23BB30BB" w14:textId="77777777" w:rsidR="006E2925" w:rsidRDefault="00641D2D" w:rsidP="00456EDD">
            <w:pPr>
              <w:pStyle w:val="TableRow"/>
            </w:pPr>
            <w:r>
              <w:lastRenderedPageBreak/>
              <w:t>Include_In_Label</w:t>
            </w:r>
          </w:p>
        </w:tc>
        <w:tc>
          <w:tcPr>
            <w:tcW w:w="4536" w:type="dxa"/>
            <w:tcBorders>
              <w:top w:val="nil"/>
              <w:left w:val="single" w:sz="6" w:space="0" w:color="auto"/>
              <w:bottom w:val="single" w:sz="6" w:space="0" w:color="auto"/>
              <w:right w:val="single" w:sz="6" w:space="0" w:color="auto"/>
            </w:tcBorders>
            <w:shd w:val="clear" w:color="auto" w:fill="auto"/>
          </w:tcPr>
          <w:p w14:paraId="5F493B04" w14:textId="77777777" w:rsidR="006E2925" w:rsidRDefault="00AD1D8D" w:rsidP="00456EDD">
            <w:pPr>
              <w:pStyle w:val="TableRow"/>
            </w:pPr>
            <w:r>
              <w:t>A flag that may be used by XML reports when deciding whether or not to include the determination.</w:t>
            </w:r>
          </w:p>
        </w:tc>
        <w:tc>
          <w:tcPr>
            <w:tcW w:w="1500" w:type="dxa"/>
            <w:tcBorders>
              <w:top w:val="nil"/>
              <w:left w:val="single" w:sz="6" w:space="0" w:color="auto"/>
              <w:bottom w:val="single" w:sz="6" w:space="0" w:color="auto"/>
              <w:right w:val="single" w:sz="6" w:space="0" w:color="auto"/>
            </w:tcBorders>
            <w:shd w:val="clear" w:color="auto" w:fill="auto"/>
          </w:tcPr>
          <w:p w14:paraId="1769F46D" w14:textId="77777777" w:rsidR="006E2925" w:rsidRDefault="006E2925" w:rsidP="00456EDD">
            <w:pPr>
              <w:pStyle w:val="TableRow"/>
            </w:pPr>
            <w:r>
              <w:t>bit not null default (0)</w:t>
            </w:r>
          </w:p>
        </w:tc>
        <w:tc>
          <w:tcPr>
            <w:tcW w:w="1127" w:type="dxa"/>
            <w:tcBorders>
              <w:top w:val="nil"/>
              <w:left w:val="single" w:sz="6" w:space="0" w:color="auto"/>
              <w:bottom w:val="single" w:sz="6" w:space="0" w:color="auto"/>
              <w:right w:val="single" w:sz="6" w:space="0" w:color="auto"/>
            </w:tcBorders>
            <w:shd w:val="clear" w:color="auto" w:fill="auto"/>
          </w:tcPr>
          <w:p w14:paraId="56D2C99F" w14:textId="77777777" w:rsidR="006E2925" w:rsidRDefault="006E2925" w:rsidP="00456EDD">
            <w:pPr>
              <w:pStyle w:val="TableRow"/>
            </w:pPr>
          </w:p>
        </w:tc>
      </w:tr>
    </w:tbl>
    <w:p w14:paraId="29FE1023"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173C878B"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2BDD261" w14:textId="77777777" w:rsidR="00AF60D7" w:rsidRDefault="00AF60D7">
            <w:pPr>
              <w:pStyle w:val="TableTitle"/>
              <w:rPr>
                <w:color w:val="FF0000"/>
              </w:rPr>
            </w:pPr>
            <w:r>
              <w:t>Constraint : FK_TAXON_DETERMINATION_Specimen</w:t>
            </w:r>
          </w:p>
        </w:tc>
      </w:tr>
      <w:tr w:rsidR="00AF60D7" w14:paraId="54B74767" w14:textId="77777777">
        <w:tc>
          <w:tcPr>
            <w:tcW w:w="1548" w:type="dxa"/>
            <w:tcBorders>
              <w:top w:val="nil"/>
              <w:left w:val="single" w:sz="4" w:space="0" w:color="auto"/>
              <w:bottom w:val="single" w:sz="4" w:space="0" w:color="auto"/>
              <w:right w:val="single" w:sz="4" w:space="0" w:color="auto"/>
            </w:tcBorders>
            <w:shd w:val="clear" w:color="auto" w:fill="auto"/>
          </w:tcPr>
          <w:p w14:paraId="08288ABC"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65EFA5C" w14:textId="77777777" w:rsidR="00AF60D7" w:rsidRDefault="00AF60D7">
            <w:pPr>
              <w:pStyle w:val="TableRow"/>
            </w:pPr>
            <w:r>
              <w:t>Each taxon determination is determined using zero or one specimens.  Each specimen has zero or more taxon determinations.</w:t>
            </w:r>
          </w:p>
        </w:tc>
      </w:tr>
      <w:tr w:rsidR="00AF60D7" w14:paraId="392821D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63B2C29"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7719F064" w14:textId="77777777" w:rsidR="00AF60D7" w:rsidRDefault="00AF60D7" w:rsidP="00EF5D0C">
            <w:pPr>
              <w:pStyle w:val="CodeSamples"/>
              <w:spacing w:before="120" w:after="120"/>
            </w:pPr>
            <w:r>
              <w:t>FK_TAXON_DETERMINATION_Specimen (Specimen_Collection_Unit_Key) references Specimen_Unit(Collection_Unit_Key)</w:t>
            </w:r>
          </w:p>
        </w:tc>
      </w:tr>
    </w:tbl>
    <w:p w14:paraId="53A62192" w14:textId="77777777" w:rsidR="00AF60D7" w:rsidRDefault="00AF60D7" w:rsidP="00AF60D7">
      <w:pPr>
        <w:pStyle w:val="NormalIndent"/>
      </w:pPr>
    </w:p>
    <w:p w14:paraId="2762C54B" w14:textId="77777777" w:rsidR="007D7306" w:rsidRDefault="007D7306" w:rsidP="00840903">
      <w:pPr>
        <w:pStyle w:val="Heading4"/>
      </w:pPr>
      <w:bookmarkStart w:id="880" w:name="_Toc292879114"/>
      <w:r>
        <w:t>Taxon_Dictionary_Concept_Designation_Mapping</w:t>
      </w:r>
      <w:bookmarkEnd w:id="880"/>
    </w:p>
    <w:p w14:paraId="13378D44" w14:textId="77777777" w:rsidR="007D7306" w:rsidRDefault="007D7306" w:rsidP="00EF5D0C">
      <w:pPr>
        <w:pStyle w:val="NormalIndent"/>
      </w:pPr>
      <w:r>
        <w:t xml:space="preserve">Identifies an equality relationship between a </w:t>
      </w:r>
      <w:r w:rsidR="00EF5D0C">
        <w:t>Concept_Designation</w:t>
      </w:r>
      <w:r>
        <w:t xml:space="preserve"> and a </w:t>
      </w:r>
      <w:r w:rsidR="00EF5D0C">
        <w:t>Taxon_Designation</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D7306" w14:paraId="1D4528DE"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53313F6" w14:textId="77777777" w:rsidR="007D7306" w:rsidRDefault="007D7306"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391AF4B" w14:textId="77777777" w:rsidR="007D7306" w:rsidRDefault="007D7306"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6FE8B71" w14:textId="77777777" w:rsidR="007D7306" w:rsidRDefault="007D7306"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E383490" w14:textId="77777777" w:rsidR="007D7306" w:rsidRDefault="007D7306" w:rsidP="001D6D30">
            <w:pPr>
              <w:pStyle w:val="TableColumnTitles"/>
              <w:keepNext/>
            </w:pPr>
            <w:r>
              <w:t>Size</w:t>
            </w:r>
          </w:p>
        </w:tc>
      </w:tr>
      <w:tr w:rsidR="007D7306" w14:paraId="49FEE1D0" w14:textId="77777777">
        <w:tc>
          <w:tcPr>
            <w:tcW w:w="2802" w:type="dxa"/>
            <w:tcBorders>
              <w:top w:val="nil"/>
              <w:left w:val="single" w:sz="6" w:space="0" w:color="auto"/>
              <w:bottom w:val="nil"/>
              <w:right w:val="single" w:sz="6" w:space="0" w:color="auto"/>
            </w:tcBorders>
            <w:shd w:val="clear" w:color="auto" w:fill="auto"/>
          </w:tcPr>
          <w:p w14:paraId="013D9B1A" w14:textId="77777777" w:rsidR="007D7306" w:rsidRDefault="00EF5D0C" w:rsidP="001D6D30">
            <w:pPr>
              <w:pStyle w:val="TableRow"/>
              <w:rPr>
                <w:u w:val="single"/>
              </w:rPr>
            </w:pPr>
            <w:r>
              <w:rPr>
                <w:u w:val="single"/>
              </w:rPr>
              <w:t>Taxon_Designation_Key</w:t>
            </w:r>
          </w:p>
        </w:tc>
        <w:tc>
          <w:tcPr>
            <w:tcW w:w="4536" w:type="dxa"/>
            <w:tcBorders>
              <w:top w:val="nil"/>
              <w:left w:val="single" w:sz="6" w:space="0" w:color="auto"/>
              <w:bottom w:val="nil"/>
              <w:right w:val="single" w:sz="6" w:space="0" w:color="auto"/>
            </w:tcBorders>
            <w:shd w:val="clear" w:color="auto" w:fill="auto"/>
          </w:tcPr>
          <w:p w14:paraId="3373EEBE" w14:textId="77777777" w:rsidR="007D7306" w:rsidRDefault="00EF5D0C" w:rsidP="001D6D30">
            <w:pPr>
              <w:pStyle w:val="TableRow"/>
            </w:pPr>
            <w:r>
              <w:t>Identifies the Taxon_Designation.  Primary key of table.</w:t>
            </w:r>
          </w:p>
        </w:tc>
        <w:tc>
          <w:tcPr>
            <w:tcW w:w="1500" w:type="dxa"/>
            <w:tcBorders>
              <w:top w:val="nil"/>
              <w:left w:val="single" w:sz="6" w:space="0" w:color="auto"/>
              <w:bottom w:val="nil"/>
              <w:right w:val="single" w:sz="6" w:space="0" w:color="auto"/>
            </w:tcBorders>
            <w:shd w:val="clear" w:color="auto" w:fill="auto"/>
          </w:tcPr>
          <w:p w14:paraId="019AAEA5" w14:textId="77777777" w:rsidR="007D7306" w:rsidRDefault="007D7306"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62A90B9" w14:textId="77777777" w:rsidR="007D7306" w:rsidRDefault="007D7306" w:rsidP="001D6D30">
            <w:pPr>
              <w:pStyle w:val="TableRow"/>
            </w:pPr>
            <w:r>
              <w:t>16</w:t>
            </w:r>
          </w:p>
        </w:tc>
      </w:tr>
      <w:tr w:rsidR="007D7306" w14:paraId="3A12CA4D" w14:textId="77777777">
        <w:tc>
          <w:tcPr>
            <w:tcW w:w="2802" w:type="dxa"/>
            <w:tcBorders>
              <w:top w:val="nil"/>
              <w:left w:val="single" w:sz="6" w:space="0" w:color="auto"/>
              <w:bottom w:val="nil"/>
              <w:right w:val="single" w:sz="6" w:space="0" w:color="auto"/>
            </w:tcBorders>
            <w:shd w:val="clear" w:color="auto" w:fill="auto"/>
          </w:tcPr>
          <w:p w14:paraId="5229B2AA" w14:textId="77777777" w:rsidR="007D7306" w:rsidRDefault="00EF5D0C" w:rsidP="001D6D30">
            <w:pPr>
              <w:pStyle w:val="TableRow"/>
            </w:pPr>
            <w:r>
              <w:t>Concept_Designation_Key</w:t>
            </w:r>
          </w:p>
        </w:tc>
        <w:tc>
          <w:tcPr>
            <w:tcW w:w="4536" w:type="dxa"/>
            <w:tcBorders>
              <w:top w:val="nil"/>
              <w:left w:val="single" w:sz="6" w:space="0" w:color="auto"/>
              <w:bottom w:val="nil"/>
              <w:right w:val="single" w:sz="6" w:space="0" w:color="auto"/>
            </w:tcBorders>
            <w:shd w:val="clear" w:color="auto" w:fill="auto"/>
          </w:tcPr>
          <w:p w14:paraId="24B81640" w14:textId="77777777" w:rsidR="007D7306" w:rsidRDefault="00EF5D0C" w:rsidP="001D6D30">
            <w:pPr>
              <w:pStyle w:val="TableRow"/>
            </w:pPr>
            <w:r>
              <w:t>Identifies the Concept_Designation.</w:t>
            </w:r>
          </w:p>
        </w:tc>
        <w:tc>
          <w:tcPr>
            <w:tcW w:w="1500" w:type="dxa"/>
            <w:tcBorders>
              <w:top w:val="nil"/>
              <w:left w:val="single" w:sz="6" w:space="0" w:color="auto"/>
              <w:bottom w:val="nil"/>
              <w:right w:val="single" w:sz="6" w:space="0" w:color="auto"/>
            </w:tcBorders>
            <w:shd w:val="clear" w:color="auto" w:fill="auto"/>
          </w:tcPr>
          <w:p w14:paraId="453A5DB5" w14:textId="77777777" w:rsidR="007D7306" w:rsidRDefault="007D7306"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B29B507" w14:textId="77777777" w:rsidR="007D7306" w:rsidRDefault="007D7306" w:rsidP="001D6D30">
            <w:pPr>
              <w:pStyle w:val="TableRow"/>
            </w:pPr>
            <w:r>
              <w:t>16</w:t>
            </w:r>
          </w:p>
        </w:tc>
      </w:tr>
      <w:tr w:rsidR="00EF5D0C" w14:paraId="4AEF8480" w14:textId="77777777">
        <w:tc>
          <w:tcPr>
            <w:tcW w:w="2802" w:type="dxa"/>
            <w:tcBorders>
              <w:top w:val="nil"/>
              <w:left w:val="single" w:sz="6" w:space="0" w:color="auto"/>
              <w:bottom w:val="single" w:sz="6" w:space="0" w:color="auto"/>
              <w:right w:val="single" w:sz="6" w:space="0" w:color="auto"/>
            </w:tcBorders>
            <w:shd w:val="clear" w:color="auto" w:fill="auto"/>
          </w:tcPr>
          <w:p w14:paraId="7DE7B014" w14:textId="77777777" w:rsidR="00EF5D0C" w:rsidRDefault="00EF5D0C" w:rsidP="001D6D30">
            <w:pPr>
              <w:pStyle w:val="TableRow"/>
            </w:pPr>
            <w:r>
              <w:t>Source_Join_Key</w:t>
            </w:r>
          </w:p>
        </w:tc>
        <w:tc>
          <w:tcPr>
            <w:tcW w:w="4536" w:type="dxa"/>
            <w:tcBorders>
              <w:top w:val="nil"/>
              <w:left w:val="single" w:sz="6" w:space="0" w:color="auto"/>
              <w:bottom w:val="single" w:sz="6" w:space="0" w:color="auto"/>
              <w:right w:val="single" w:sz="6" w:space="0" w:color="auto"/>
            </w:tcBorders>
            <w:shd w:val="clear" w:color="auto" w:fill="auto"/>
          </w:tcPr>
          <w:p w14:paraId="3C5AF3BD" w14:textId="77777777" w:rsidR="00EF5D0C" w:rsidRDefault="00EF5D0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084578E6" w14:textId="77777777" w:rsidR="00EF5D0C" w:rsidRDefault="00EF5D0C" w:rsidP="001D6D30">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6C3BBDDC" w14:textId="77777777" w:rsidR="00EF5D0C" w:rsidRDefault="00EF5D0C" w:rsidP="001D6D30">
            <w:pPr>
              <w:pStyle w:val="TableRow"/>
            </w:pPr>
            <w:r>
              <w:t>16</w:t>
            </w:r>
          </w:p>
        </w:tc>
      </w:tr>
    </w:tbl>
    <w:p w14:paraId="61BB0BC6" w14:textId="77777777" w:rsidR="007D7306" w:rsidRPr="007D7306" w:rsidRDefault="007D7306" w:rsidP="007D7306">
      <w:pPr>
        <w:pStyle w:val="NormalIndent"/>
      </w:pPr>
    </w:p>
    <w:p w14:paraId="5FBF8CA2" w14:textId="77777777" w:rsidR="007D7306" w:rsidRDefault="007D7306" w:rsidP="00840903">
      <w:pPr>
        <w:pStyle w:val="Heading4"/>
      </w:pPr>
      <w:bookmarkStart w:id="881" w:name="_Ref292722040"/>
      <w:bookmarkStart w:id="882" w:name="_Ref292722051"/>
      <w:bookmarkStart w:id="883" w:name="_Toc292879115"/>
      <w:r>
        <w:t>Taxon_Dictionary_Concept_Group_Mapping</w:t>
      </w:r>
      <w:bookmarkEnd w:id="881"/>
      <w:bookmarkEnd w:id="882"/>
      <w:bookmarkEnd w:id="883"/>
    </w:p>
    <w:p w14:paraId="52831DA9" w14:textId="77777777" w:rsidR="007F54AC" w:rsidRDefault="007F54AC" w:rsidP="00EF5D0C">
      <w:pPr>
        <w:pStyle w:val="NormalIndent"/>
      </w:pPr>
      <w:r>
        <w:t xml:space="preserve">Identifies an equality relationship between a </w:t>
      </w:r>
      <w:r w:rsidR="00EF5D0C">
        <w:t>Concept_Group</w:t>
      </w:r>
      <w:r>
        <w:t xml:space="preserve"> and a </w:t>
      </w:r>
      <w:r w:rsidR="00EF5D0C">
        <w:t>Taxon_List</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1342DFB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B15AB13"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950A0BD"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5334C47"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C01FC90" w14:textId="77777777" w:rsidR="007F54AC" w:rsidRDefault="007F54AC" w:rsidP="001D6D30">
            <w:pPr>
              <w:pStyle w:val="TableColumnTitles"/>
              <w:keepNext/>
            </w:pPr>
            <w:r>
              <w:t>Size</w:t>
            </w:r>
          </w:p>
        </w:tc>
      </w:tr>
      <w:tr w:rsidR="00EF5D0C" w14:paraId="7A91ED48" w14:textId="77777777">
        <w:tc>
          <w:tcPr>
            <w:tcW w:w="2802" w:type="dxa"/>
            <w:tcBorders>
              <w:top w:val="nil"/>
              <w:left w:val="single" w:sz="6" w:space="0" w:color="auto"/>
              <w:bottom w:val="nil"/>
              <w:right w:val="single" w:sz="6" w:space="0" w:color="auto"/>
            </w:tcBorders>
            <w:shd w:val="clear" w:color="auto" w:fill="auto"/>
          </w:tcPr>
          <w:p w14:paraId="078CC97F" w14:textId="77777777" w:rsidR="00EF5D0C" w:rsidRDefault="00EF5D0C" w:rsidP="001D6D30">
            <w:pPr>
              <w:pStyle w:val="TableRow"/>
              <w:rPr>
                <w:u w:val="single"/>
              </w:rPr>
            </w:pPr>
            <w:r>
              <w:rPr>
                <w:u w:val="single"/>
              </w:rPr>
              <w:t>Taxon_List_Key</w:t>
            </w:r>
          </w:p>
        </w:tc>
        <w:tc>
          <w:tcPr>
            <w:tcW w:w="4536" w:type="dxa"/>
            <w:tcBorders>
              <w:top w:val="nil"/>
              <w:left w:val="single" w:sz="6" w:space="0" w:color="auto"/>
              <w:bottom w:val="nil"/>
              <w:right w:val="single" w:sz="6" w:space="0" w:color="auto"/>
            </w:tcBorders>
            <w:shd w:val="clear" w:color="auto" w:fill="auto"/>
          </w:tcPr>
          <w:p w14:paraId="3F1ABD17" w14:textId="77777777" w:rsidR="00EF5D0C" w:rsidRDefault="00EF5D0C" w:rsidP="001D6D30">
            <w:pPr>
              <w:pStyle w:val="TableRow"/>
            </w:pPr>
            <w:r>
              <w:t>Identifies the Taxon_List.  Primary key of table.</w:t>
            </w:r>
          </w:p>
        </w:tc>
        <w:tc>
          <w:tcPr>
            <w:tcW w:w="1500" w:type="dxa"/>
            <w:tcBorders>
              <w:top w:val="nil"/>
              <w:left w:val="single" w:sz="6" w:space="0" w:color="auto"/>
              <w:bottom w:val="nil"/>
              <w:right w:val="single" w:sz="6" w:space="0" w:color="auto"/>
            </w:tcBorders>
            <w:shd w:val="clear" w:color="auto" w:fill="auto"/>
          </w:tcPr>
          <w:p w14:paraId="7FD4FEC8"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93F4049" w14:textId="77777777" w:rsidR="00EF5D0C" w:rsidRDefault="00EF5D0C" w:rsidP="001D6D30">
            <w:pPr>
              <w:pStyle w:val="TableRow"/>
            </w:pPr>
            <w:r>
              <w:t>16</w:t>
            </w:r>
          </w:p>
        </w:tc>
      </w:tr>
      <w:tr w:rsidR="00EF5D0C" w14:paraId="484E54E2" w14:textId="77777777">
        <w:tc>
          <w:tcPr>
            <w:tcW w:w="2802" w:type="dxa"/>
            <w:tcBorders>
              <w:top w:val="nil"/>
              <w:left w:val="single" w:sz="6" w:space="0" w:color="auto"/>
              <w:bottom w:val="single" w:sz="6" w:space="0" w:color="auto"/>
              <w:right w:val="single" w:sz="6" w:space="0" w:color="auto"/>
            </w:tcBorders>
            <w:shd w:val="clear" w:color="auto" w:fill="auto"/>
          </w:tcPr>
          <w:p w14:paraId="4B48EF46" w14:textId="77777777" w:rsidR="00EF5D0C" w:rsidRDefault="00EF5D0C" w:rsidP="001D6D30">
            <w:pPr>
              <w:pStyle w:val="TableRow"/>
            </w:pPr>
            <w:r>
              <w:t>Concept_Group_Key</w:t>
            </w:r>
          </w:p>
        </w:tc>
        <w:tc>
          <w:tcPr>
            <w:tcW w:w="4536" w:type="dxa"/>
            <w:tcBorders>
              <w:top w:val="nil"/>
              <w:left w:val="single" w:sz="6" w:space="0" w:color="auto"/>
              <w:bottom w:val="single" w:sz="6" w:space="0" w:color="auto"/>
              <w:right w:val="single" w:sz="6" w:space="0" w:color="auto"/>
            </w:tcBorders>
            <w:shd w:val="clear" w:color="auto" w:fill="auto"/>
          </w:tcPr>
          <w:p w14:paraId="48101DAE" w14:textId="77777777" w:rsidR="00EF5D0C" w:rsidRDefault="00EF5D0C" w:rsidP="001D6D30">
            <w:pPr>
              <w:pStyle w:val="TableRow"/>
            </w:pPr>
            <w:r>
              <w:t>Identifies the Concept_Group.</w:t>
            </w:r>
          </w:p>
        </w:tc>
        <w:tc>
          <w:tcPr>
            <w:tcW w:w="1500" w:type="dxa"/>
            <w:tcBorders>
              <w:top w:val="nil"/>
              <w:left w:val="single" w:sz="6" w:space="0" w:color="auto"/>
              <w:bottom w:val="single" w:sz="6" w:space="0" w:color="auto"/>
              <w:right w:val="single" w:sz="6" w:space="0" w:color="auto"/>
            </w:tcBorders>
            <w:shd w:val="clear" w:color="auto" w:fill="auto"/>
          </w:tcPr>
          <w:p w14:paraId="2D4F8077" w14:textId="77777777" w:rsidR="00EF5D0C" w:rsidRDefault="00EF5D0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5E00306B" w14:textId="77777777" w:rsidR="00EF5D0C" w:rsidRDefault="00EF5D0C" w:rsidP="001D6D30">
            <w:pPr>
              <w:pStyle w:val="TableRow"/>
            </w:pPr>
            <w:r>
              <w:t>16</w:t>
            </w:r>
          </w:p>
        </w:tc>
      </w:tr>
    </w:tbl>
    <w:p w14:paraId="001B3E0B" w14:textId="77777777" w:rsidR="007F54AC" w:rsidRPr="007D7306" w:rsidRDefault="007F54AC" w:rsidP="007F54AC">
      <w:pPr>
        <w:pStyle w:val="NormalIndent"/>
      </w:pPr>
    </w:p>
    <w:p w14:paraId="3027DA9A" w14:textId="77777777" w:rsidR="007D7306" w:rsidRDefault="007D7306" w:rsidP="00840903">
      <w:pPr>
        <w:pStyle w:val="Heading4"/>
      </w:pPr>
      <w:bookmarkStart w:id="884" w:name="_Toc292879116"/>
      <w:r>
        <w:lastRenderedPageBreak/>
        <w:t>Taxon_Dictionary_Concept_Group_Version_Mapping</w:t>
      </w:r>
      <w:bookmarkEnd w:id="884"/>
    </w:p>
    <w:p w14:paraId="03FA1F0A" w14:textId="77777777" w:rsidR="007F54AC" w:rsidRDefault="007F54AC" w:rsidP="00EF5D0C">
      <w:pPr>
        <w:pStyle w:val="NormalIndent"/>
      </w:pPr>
      <w:r>
        <w:t xml:space="preserve">Identifies an equality relationship between a </w:t>
      </w:r>
      <w:r w:rsidR="00EF5D0C">
        <w:t>Taxon_List_Version</w:t>
      </w:r>
      <w:r>
        <w:t xml:space="preserve"> and a </w:t>
      </w:r>
      <w:r w:rsidR="00EF5D0C">
        <w:t>Concept_Group_Version</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0389A79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2D85835F"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60DAAF3"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5642B82"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EE5DE2F" w14:textId="77777777" w:rsidR="007F54AC" w:rsidRDefault="007F54AC" w:rsidP="001D6D30">
            <w:pPr>
              <w:pStyle w:val="TableColumnTitles"/>
              <w:keepNext/>
            </w:pPr>
            <w:r>
              <w:t>Size</w:t>
            </w:r>
          </w:p>
        </w:tc>
      </w:tr>
      <w:tr w:rsidR="00EF5D0C" w14:paraId="59012F8B" w14:textId="77777777">
        <w:tc>
          <w:tcPr>
            <w:tcW w:w="2802" w:type="dxa"/>
            <w:tcBorders>
              <w:top w:val="nil"/>
              <w:left w:val="single" w:sz="6" w:space="0" w:color="auto"/>
              <w:bottom w:val="nil"/>
              <w:right w:val="single" w:sz="6" w:space="0" w:color="auto"/>
            </w:tcBorders>
            <w:shd w:val="clear" w:color="auto" w:fill="auto"/>
          </w:tcPr>
          <w:p w14:paraId="52EFF34C" w14:textId="77777777" w:rsidR="00EF5D0C" w:rsidRDefault="00EF5D0C" w:rsidP="001D6D30">
            <w:pPr>
              <w:pStyle w:val="TableRow"/>
              <w:rPr>
                <w:u w:val="single"/>
              </w:rPr>
            </w:pPr>
            <w:r>
              <w:rPr>
                <w:u w:val="single"/>
              </w:rPr>
              <w:t>Taxon_List_Version_Key</w:t>
            </w:r>
          </w:p>
        </w:tc>
        <w:tc>
          <w:tcPr>
            <w:tcW w:w="4536" w:type="dxa"/>
            <w:tcBorders>
              <w:top w:val="nil"/>
              <w:left w:val="single" w:sz="6" w:space="0" w:color="auto"/>
              <w:bottom w:val="nil"/>
              <w:right w:val="single" w:sz="6" w:space="0" w:color="auto"/>
            </w:tcBorders>
            <w:shd w:val="clear" w:color="auto" w:fill="auto"/>
          </w:tcPr>
          <w:p w14:paraId="5A558C77" w14:textId="77777777" w:rsidR="00EF5D0C" w:rsidRDefault="00EF5D0C" w:rsidP="001D6D30">
            <w:pPr>
              <w:pStyle w:val="TableRow"/>
            </w:pPr>
            <w:r>
              <w:t>Identifies the Taxon_List_Version.  Primary key of table.</w:t>
            </w:r>
          </w:p>
        </w:tc>
        <w:tc>
          <w:tcPr>
            <w:tcW w:w="1500" w:type="dxa"/>
            <w:tcBorders>
              <w:top w:val="nil"/>
              <w:left w:val="single" w:sz="6" w:space="0" w:color="auto"/>
              <w:bottom w:val="nil"/>
              <w:right w:val="single" w:sz="6" w:space="0" w:color="auto"/>
            </w:tcBorders>
            <w:shd w:val="clear" w:color="auto" w:fill="auto"/>
          </w:tcPr>
          <w:p w14:paraId="1EFA939D"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DFDB479" w14:textId="77777777" w:rsidR="00EF5D0C" w:rsidRDefault="00EF5D0C" w:rsidP="001D6D30">
            <w:pPr>
              <w:pStyle w:val="TableRow"/>
            </w:pPr>
            <w:r>
              <w:t>16</w:t>
            </w:r>
          </w:p>
        </w:tc>
      </w:tr>
      <w:tr w:rsidR="00EF5D0C" w14:paraId="0D63251F" w14:textId="77777777">
        <w:tc>
          <w:tcPr>
            <w:tcW w:w="2802" w:type="dxa"/>
            <w:tcBorders>
              <w:top w:val="nil"/>
              <w:left w:val="single" w:sz="6" w:space="0" w:color="auto"/>
              <w:bottom w:val="nil"/>
              <w:right w:val="single" w:sz="6" w:space="0" w:color="auto"/>
            </w:tcBorders>
            <w:shd w:val="clear" w:color="auto" w:fill="auto"/>
          </w:tcPr>
          <w:p w14:paraId="1D89BA12" w14:textId="77777777" w:rsidR="00EF5D0C" w:rsidRDefault="00EF5D0C" w:rsidP="001D6D30">
            <w:pPr>
              <w:pStyle w:val="TableRow"/>
            </w:pPr>
            <w:r>
              <w:t>Concept_Group_Version_Key</w:t>
            </w:r>
          </w:p>
        </w:tc>
        <w:tc>
          <w:tcPr>
            <w:tcW w:w="4536" w:type="dxa"/>
            <w:tcBorders>
              <w:top w:val="nil"/>
              <w:left w:val="single" w:sz="6" w:space="0" w:color="auto"/>
              <w:bottom w:val="nil"/>
              <w:right w:val="single" w:sz="6" w:space="0" w:color="auto"/>
            </w:tcBorders>
            <w:shd w:val="clear" w:color="auto" w:fill="auto"/>
          </w:tcPr>
          <w:p w14:paraId="47B3FE75" w14:textId="77777777" w:rsidR="00EF5D0C" w:rsidRDefault="00EF5D0C" w:rsidP="001D6D30">
            <w:pPr>
              <w:pStyle w:val="TableRow"/>
            </w:pPr>
            <w:r>
              <w:t>Identifies the Concept_Group_Version.</w:t>
            </w:r>
          </w:p>
        </w:tc>
        <w:tc>
          <w:tcPr>
            <w:tcW w:w="1500" w:type="dxa"/>
            <w:tcBorders>
              <w:top w:val="nil"/>
              <w:left w:val="single" w:sz="6" w:space="0" w:color="auto"/>
              <w:bottom w:val="nil"/>
              <w:right w:val="single" w:sz="6" w:space="0" w:color="auto"/>
            </w:tcBorders>
            <w:shd w:val="clear" w:color="auto" w:fill="auto"/>
          </w:tcPr>
          <w:p w14:paraId="5F35B800"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AE0CE9D" w14:textId="77777777" w:rsidR="00EF5D0C" w:rsidRDefault="00EF5D0C" w:rsidP="001D6D30">
            <w:pPr>
              <w:pStyle w:val="TableRow"/>
            </w:pPr>
            <w:r>
              <w:t>16</w:t>
            </w:r>
          </w:p>
        </w:tc>
      </w:tr>
      <w:tr w:rsidR="00EF5D0C" w14:paraId="4416518E" w14:textId="77777777">
        <w:tc>
          <w:tcPr>
            <w:tcW w:w="2802" w:type="dxa"/>
            <w:tcBorders>
              <w:top w:val="nil"/>
              <w:left w:val="single" w:sz="6" w:space="0" w:color="auto"/>
              <w:bottom w:val="single" w:sz="6" w:space="0" w:color="auto"/>
              <w:right w:val="single" w:sz="6" w:space="0" w:color="auto"/>
            </w:tcBorders>
            <w:shd w:val="clear" w:color="auto" w:fill="auto"/>
          </w:tcPr>
          <w:p w14:paraId="2F93BFB3" w14:textId="77777777" w:rsidR="00EF5D0C" w:rsidRDefault="00EF5D0C" w:rsidP="001D6D30">
            <w:pPr>
              <w:pStyle w:val="TableRow"/>
            </w:pPr>
            <w:r>
              <w:t>Source_Join_Key</w:t>
            </w:r>
          </w:p>
        </w:tc>
        <w:tc>
          <w:tcPr>
            <w:tcW w:w="4536" w:type="dxa"/>
            <w:tcBorders>
              <w:top w:val="nil"/>
              <w:left w:val="single" w:sz="6" w:space="0" w:color="auto"/>
              <w:bottom w:val="single" w:sz="6" w:space="0" w:color="auto"/>
              <w:right w:val="single" w:sz="6" w:space="0" w:color="auto"/>
            </w:tcBorders>
            <w:shd w:val="clear" w:color="auto" w:fill="auto"/>
          </w:tcPr>
          <w:p w14:paraId="522DFAA9" w14:textId="77777777" w:rsidR="00EF5D0C" w:rsidRDefault="00EF5D0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48F60DEB" w14:textId="77777777" w:rsidR="00EF5D0C" w:rsidRDefault="00EF5D0C" w:rsidP="001D6D30">
            <w:pPr>
              <w:pStyle w:val="TableRow"/>
            </w:pPr>
            <w:r>
              <w:t>char Null</w:t>
            </w:r>
          </w:p>
        </w:tc>
        <w:tc>
          <w:tcPr>
            <w:tcW w:w="1127" w:type="dxa"/>
            <w:tcBorders>
              <w:top w:val="nil"/>
              <w:left w:val="single" w:sz="6" w:space="0" w:color="auto"/>
              <w:bottom w:val="single" w:sz="6" w:space="0" w:color="auto"/>
              <w:right w:val="single" w:sz="6" w:space="0" w:color="auto"/>
            </w:tcBorders>
            <w:shd w:val="clear" w:color="auto" w:fill="auto"/>
          </w:tcPr>
          <w:p w14:paraId="2280D91F" w14:textId="77777777" w:rsidR="00EF5D0C" w:rsidRDefault="00EF5D0C" w:rsidP="001D6D30">
            <w:pPr>
              <w:pStyle w:val="TableRow"/>
            </w:pPr>
            <w:r>
              <w:t>16</w:t>
            </w:r>
          </w:p>
        </w:tc>
      </w:tr>
    </w:tbl>
    <w:p w14:paraId="27437F84" w14:textId="77777777" w:rsidR="007F54AC" w:rsidRPr="007D7306" w:rsidRDefault="007F54AC" w:rsidP="007F54AC">
      <w:pPr>
        <w:pStyle w:val="NormalIndent"/>
      </w:pPr>
    </w:p>
    <w:p w14:paraId="637FB701" w14:textId="77777777" w:rsidR="00AF60D7" w:rsidRDefault="00AF60D7" w:rsidP="00840903">
      <w:pPr>
        <w:pStyle w:val="Heading4"/>
      </w:pPr>
      <w:bookmarkStart w:id="885" w:name="_Ref278811235"/>
      <w:bookmarkStart w:id="886" w:name="_Toc292879117"/>
      <w:r>
        <w:t>Taxon_Dictionary_</w:t>
      </w:r>
      <w:r w:rsidR="007D7306">
        <w:t>Concept_</w:t>
      </w:r>
      <w:r>
        <w:t>Mapping</w:t>
      </w:r>
      <w:bookmarkEnd w:id="885"/>
      <w:bookmarkEnd w:id="886"/>
    </w:p>
    <w:p w14:paraId="359C8937" w14:textId="77777777" w:rsidR="00AF60D7" w:rsidRDefault="00AF60D7" w:rsidP="00AF60D7">
      <w:pPr>
        <w:pStyle w:val="NormalIndent"/>
      </w:pPr>
      <w:r>
        <w:t xml:space="preserve">Identifies an equality relationship between a Concept and a Taxon_List_Item record.  This table is populated when concept groups are exported to </w:t>
      </w:r>
      <w:r w:rsidR="007D7306">
        <w:t xml:space="preserve">or imported from </w:t>
      </w:r>
      <w:r>
        <w:t>Taxon Dictionary format using the Thesaurus Editor application.  The relationship is used to identify the domain of a</w:t>
      </w:r>
      <w:r w:rsidR="007D7306">
        <w:t xml:space="preserve"> life sciences</w:t>
      </w:r>
      <w:r>
        <w:t xml:space="preserve"> taxon.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3DC1F385"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148D361"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1E20641"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0716D989"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2A4223B" w14:textId="77777777" w:rsidR="00AF60D7" w:rsidRDefault="00AF60D7">
            <w:pPr>
              <w:pStyle w:val="TableColumnTitles"/>
              <w:keepNext/>
            </w:pPr>
            <w:r>
              <w:t>Size</w:t>
            </w:r>
          </w:p>
        </w:tc>
      </w:tr>
      <w:tr w:rsidR="00AF60D7" w14:paraId="533AF377" w14:textId="77777777">
        <w:tc>
          <w:tcPr>
            <w:tcW w:w="2802" w:type="dxa"/>
            <w:tcBorders>
              <w:top w:val="nil"/>
              <w:left w:val="single" w:sz="6" w:space="0" w:color="auto"/>
              <w:bottom w:val="nil"/>
              <w:right w:val="single" w:sz="6" w:space="0" w:color="auto"/>
            </w:tcBorders>
            <w:shd w:val="clear" w:color="auto" w:fill="auto"/>
          </w:tcPr>
          <w:p w14:paraId="54A81719" w14:textId="77777777" w:rsidR="00AF60D7" w:rsidRDefault="00AF60D7">
            <w:pPr>
              <w:pStyle w:val="TableRow"/>
              <w:rPr>
                <w:u w:val="single"/>
              </w:rPr>
            </w:pPr>
            <w:r>
              <w:rPr>
                <w:u w:val="single"/>
              </w:rPr>
              <w:t>Taxon_List_Item_Key</w:t>
            </w:r>
          </w:p>
        </w:tc>
        <w:tc>
          <w:tcPr>
            <w:tcW w:w="4536" w:type="dxa"/>
            <w:tcBorders>
              <w:top w:val="nil"/>
              <w:left w:val="single" w:sz="6" w:space="0" w:color="auto"/>
              <w:bottom w:val="nil"/>
              <w:right w:val="single" w:sz="6" w:space="0" w:color="auto"/>
            </w:tcBorders>
            <w:shd w:val="clear" w:color="auto" w:fill="auto"/>
          </w:tcPr>
          <w:p w14:paraId="4F8AF57E" w14:textId="77777777" w:rsidR="00AF60D7" w:rsidRDefault="00AF60D7">
            <w:pPr>
              <w:pStyle w:val="TableRow"/>
            </w:pPr>
            <w:r>
              <w:t>Identifies the Taxon_List_Item.</w:t>
            </w:r>
            <w:r w:rsidR="00EF5D0C">
              <w:t xml:space="preserve">  Primary key of table.</w:t>
            </w:r>
          </w:p>
        </w:tc>
        <w:tc>
          <w:tcPr>
            <w:tcW w:w="1500" w:type="dxa"/>
            <w:tcBorders>
              <w:top w:val="nil"/>
              <w:left w:val="single" w:sz="6" w:space="0" w:color="auto"/>
              <w:bottom w:val="nil"/>
              <w:right w:val="single" w:sz="6" w:space="0" w:color="auto"/>
            </w:tcBorders>
            <w:shd w:val="clear" w:color="auto" w:fill="auto"/>
          </w:tcPr>
          <w:p w14:paraId="20F8D3B1"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4DDFCE1" w14:textId="77777777" w:rsidR="00AF60D7" w:rsidRDefault="00AF60D7">
            <w:pPr>
              <w:pStyle w:val="TableRow"/>
            </w:pPr>
            <w:r>
              <w:t>16</w:t>
            </w:r>
          </w:p>
        </w:tc>
      </w:tr>
      <w:tr w:rsidR="00AF60D7" w14:paraId="12E8259B" w14:textId="77777777">
        <w:tc>
          <w:tcPr>
            <w:tcW w:w="2802" w:type="dxa"/>
            <w:tcBorders>
              <w:top w:val="nil"/>
              <w:left w:val="single" w:sz="6" w:space="0" w:color="auto"/>
              <w:bottom w:val="single" w:sz="6" w:space="0" w:color="auto"/>
              <w:right w:val="single" w:sz="6" w:space="0" w:color="auto"/>
            </w:tcBorders>
            <w:shd w:val="clear" w:color="auto" w:fill="auto"/>
          </w:tcPr>
          <w:p w14:paraId="179B111F" w14:textId="77777777" w:rsidR="00AF60D7" w:rsidRDefault="00AF60D7">
            <w:pPr>
              <w:pStyle w:val="TableRow"/>
            </w:pPr>
            <w:r>
              <w:t>Concept_Key</w:t>
            </w:r>
          </w:p>
        </w:tc>
        <w:tc>
          <w:tcPr>
            <w:tcW w:w="4536" w:type="dxa"/>
            <w:tcBorders>
              <w:top w:val="nil"/>
              <w:left w:val="single" w:sz="6" w:space="0" w:color="auto"/>
              <w:bottom w:val="single" w:sz="6" w:space="0" w:color="auto"/>
              <w:right w:val="single" w:sz="6" w:space="0" w:color="auto"/>
            </w:tcBorders>
            <w:shd w:val="clear" w:color="auto" w:fill="auto"/>
          </w:tcPr>
          <w:p w14:paraId="32EC9386" w14:textId="77777777" w:rsidR="00AF60D7" w:rsidRDefault="00AF60D7">
            <w:pPr>
              <w:pStyle w:val="TableRow"/>
            </w:pPr>
            <w:r>
              <w:t>Identifies the Concept.</w:t>
            </w:r>
          </w:p>
        </w:tc>
        <w:tc>
          <w:tcPr>
            <w:tcW w:w="1500" w:type="dxa"/>
            <w:tcBorders>
              <w:top w:val="nil"/>
              <w:left w:val="single" w:sz="6" w:space="0" w:color="auto"/>
              <w:bottom w:val="single" w:sz="6" w:space="0" w:color="auto"/>
              <w:right w:val="single" w:sz="6" w:space="0" w:color="auto"/>
            </w:tcBorders>
            <w:shd w:val="clear" w:color="auto" w:fill="auto"/>
          </w:tcPr>
          <w:p w14:paraId="38E45D89" w14:textId="77777777" w:rsidR="00AF60D7" w:rsidRDefault="00AF60D7">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BE53327" w14:textId="77777777" w:rsidR="00AF60D7" w:rsidRDefault="00AF60D7">
            <w:pPr>
              <w:pStyle w:val="TableRow"/>
            </w:pPr>
            <w:r>
              <w:t>16</w:t>
            </w:r>
          </w:p>
        </w:tc>
      </w:tr>
    </w:tbl>
    <w:p w14:paraId="6EF754E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46A956DF"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2180A7C4"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FB0C445"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1B668281" w14:textId="77777777" w:rsidR="00AF60D7" w:rsidRDefault="00AF60D7">
            <w:pPr>
              <w:pStyle w:val="TableColumnTitles"/>
              <w:keepNext/>
            </w:pPr>
            <w:r>
              <w:t>Options</w:t>
            </w:r>
          </w:p>
        </w:tc>
      </w:tr>
      <w:tr w:rsidR="00AF60D7" w14:paraId="20BAFBFB" w14:textId="77777777">
        <w:tc>
          <w:tcPr>
            <w:tcW w:w="2801" w:type="dxa"/>
            <w:tcBorders>
              <w:top w:val="nil"/>
              <w:left w:val="single" w:sz="6" w:space="0" w:color="auto"/>
              <w:bottom w:val="single" w:sz="6" w:space="0" w:color="auto"/>
              <w:right w:val="single" w:sz="6" w:space="0" w:color="auto"/>
            </w:tcBorders>
            <w:shd w:val="clear" w:color="auto" w:fill="auto"/>
          </w:tcPr>
          <w:p w14:paraId="697671D7" w14:textId="77777777" w:rsidR="00AF60D7" w:rsidRDefault="00AF60D7">
            <w:pPr>
              <w:pStyle w:val="TableRow"/>
            </w:pPr>
            <w:r>
              <w:t>IX_Concept_Key</w:t>
            </w:r>
          </w:p>
        </w:tc>
        <w:tc>
          <w:tcPr>
            <w:tcW w:w="3543" w:type="dxa"/>
            <w:tcBorders>
              <w:top w:val="nil"/>
              <w:left w:val="single" w:sz="6" w:space="0" w:color="auto"/>
              <w:bottom w:val="single" w:sz="6" w:space="0" w:color="auto"/>
              <w:right w:val="single" w:sz="6" w:space="0" w:color="auto"/>
            </w:tcBorders>
            <w:shd w:val="clear" w:color="auto" w:fill="auto"/>
          </w:tcPr>
          <w:p w14:paraId="7FFA3438" w14:textId="77777777" w:rsidR="00AF60D7" w:rsidRDefault="00AF60D7">
            <w:pPr>
              <w:pStyle w:val="TableRow"/>
            </w:pPr>
            <w:r>
              <w:t>Concept_Key</w:t>
            </w:r>
          </w:p>
        </w:tc>
        <w:tc>
          <w:tcPr>
            <w:tcW w:w="3624" w:type="dxa"/>
            <w:tcBorders>
              <w:top w:val="nil"/>
              <w:left w:val="single" w:sz="6" w:space="0" w:color="auto"/>
              <w:bottom w:val="single" w:sz="6" w:space="0" w:color="auto"/>
              <w:right w:val="single" w:sz="6" w:space="0" w:color="auto"/>
            </w:tcBorders>
            <w:shd w:val="clear" w:color="auto" w:fill="auto"/>
          </w:tcPr>
          <w:p w14:paraId="3CB256DC" w14:textId="77777777" w:rsidR="00AF60D7" w:rsidRDefault="00AF60D7">
            <w:pPr>
              <w:pStyle w:val="TableRow"/>
            </w:pPr>
            <w:r>
              <w:t>nonclustered located on PRIMARY</w:t>
            </w:r>
          </w:p>
        </w:tc>
      </w:tr>
    </w:tbl>
    <w:p w14:paraId="40619FA7"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7D7306" w14:paraId="592B2CE1"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C36B0D7" w14:textId="77777777" w:rsidR="007D7306" w:rsidRDefault="007D7306" w:rsidP="001D6D30">
            <w:pPr>
              <w:pStyle w:val="TableTitle"/>
              <w:rPr>
                <w:color w:val="FF0000"/>
              </w:rPr>
            </w:pPr>
            <w:r>
              <w:t>Constraint : FK_Taxon_Dictionary_Concept_Mapping_Concept</w:t>
            </w:r>
          </w:p>
        </w:tc>
      </w:tr>
      <w:tr w:rsidR="007D7306" w14:paraId="01CED984" w14:textId="77777777">
        <w:tc>
          <w:tcPr>
            <w:tcW w:w="1548" w:type="dxa"/>
            <w:tcBorders>
              <w:top w:val="nil"/>
              <w:left w:val="single" w:sz="4" w:space="0" w:color="auto"/>
              <w:bottom w:val="single" w:sz="4" w:space="0" w:color="auto"/>
              <w:right w:val="single" w:sz="4" w:space="0" w:color="auto"/>
            </w:tcBorders>
            <w:shd w:val="clear" w:color="auto" w:fill="auto"/>
          </w:tcPr>
          <w:p w14:paraId="6865887B" w14:textId="77777777" w:rsidR="007D7306" w:rsidRDefault="007D7306" w:rsidP="001D6D30">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A31C13C" w14:textId="77777777" w:rsidR="007D7306" w:rsidRDefault="007D7306" w:rsidP="001D6D30">
            <w:pPr>
              <w:pStyle w:val="TableRow"/>
            </w:pPr>
            <w:r>
              <w:t>Identifies the Concept.</w:t>
            </w:r>
          </w:p>
        </w:tc>
      </w:tr>
      <w:tr w:rsidR="007D7306" w14:paraId="2AC7086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77B51B3" w14:textId="77777777" w:rsidR="007D7306" w:rsidRDefault="007D7306" w:rsidP="007D730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0FA3B70" w14:textId="77777777" w:rsidR="007D7306" w:rsidRDefault="007D7306" w:rsidP="007D7306">
            <w:pPr>
              <w:pStyle w:val="CodeSamples"/>
              <w:spacing w:before="120" w:after="120"/>
            </w:pPr>
            <w:r>
              <w:t>FK_Taxon_Dictionary_Mapping_Concept (Concept_Key) references Concept(Concept_Key)</w:t>
            </w:r>
          </w:p>
        </w:tc>
      </w:tr>
    </w:tbl>
    <w:p w14:paraId="3099897E" w14:textId="77777777" w:rsidR="007D7306" w:rsidRDefault="007D7306"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5A8D27F"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D3C8436" w14:textId="77777777" w:rsidR="00AF60D7" w:rsidRDefault="00AF60D7">
            <w:pPr>
              <w:pStyle w:val="TableTitle"/>
              <w:rPr>
                <w:color w:val="FF0000"/>
              </w:rPr>
            </w:pPr>
            <w:r>
              <w:t>Constraint : FK_Taxon_Dictionary_</w:t>
            </w:r>
            <w:r w:rsidR="007D7306">
              <w:t>Concept_</w:t>
            </w:r>
            <w:r>
              <w:t>Mapping_Taxon_List_Item</w:t>
            </w:r>
          </w:p>
        </w:tc>
      </w:tr>
      <w:tr w:rsidR="00AF60D7" w14:paraId="1EC0DB96" w14:textId="77777777">
        <w:tc>
          <w:tcPr>
            <w:tcW w:w="1548" w:type="dxa"/>
            <w:tcBorders>
              <w:top w:val="nil"/>
              <w:left w:val="single" w:sz="4" w:space="0" w:color="auto"/>
              <w:bottom w:val="single" w:sz="4" w:space="0" w:color="auto"/>
              <w:right w:val="single" w:sz="4" w:space="0" w:color="auto"/>
            </w:tcBorders>
            <w:shd w:val="clear" w:color="auto" w:fill="auto"/>
          </w:tcPr>
          <w:p w14:paraId="18A04BE6"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88C7066" w14:textId="77777777" w:rsidR="00AF60D7" w:rsidRDefault="00AF60D7">
            <w:pPr>
              <w:pStyle w:val="TableRow"/>
            </w:pPr>
            <w:r>
              <w:t>Identifies the Taxon_List_Item.</w:t>
            </w:r>
          </w:p>
        </w:tc>
      </w:tr>
      <w:tr w:rsidR="00AF60D7" w14:paraId="2207999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7B4DDDC" w14:textId="77777777" w:rsidR="00AF60D7" w:rsidRDefault="00AF60D7">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20B02EFE" w14:textId="77777777" w:rsidR="00AF60D7" w:rsidRDefault="00AF60D7" w:rsidP="007D7306">
            <w:pPr>
              <w:pStyle w:val="CodeSamples"/>
              <w:spacing w:before="120" w:after="120"/>
            </w:pPr>
            <w:r>
              <w:t>FK_Taxon_Dictionary_Mapping_Taxon_List_Item (Taxon_List_Item_Key) references Taxon_List_Item(Taxon_List_Item_Key)</w:t>
            </w:r>
          </w:p>
        </w:tc>
      </w:tr>
    </w:tbl>
    <w:p w14:paraId="189C3576" w14:textId="77777777" w:rsidR="00AF60D7" w:rsidRDefault="00AF60D7" w:rsidP="00AF60D7">
      <w:pPr>
        <w:pStyle w:val="NormalIndent"/>
      </w:pPr>
    </w:p>
    <w:p w14:paraId="3BBBB028" w14:textId="77777777" w:rsidR="007D7306" w:rsidRDefault="007D7306" w:rsidP="00840903">
      <w:pPr>
        <w:pStyle w:val="Heading4"/>
      </w:pPr>
      <w:bookmarkStart w:id="887" w:name="_Toc292879118"/>
      <w:r>
        <w:t>Taxon_Dictionary_Concept_Rank_Mapping</w:t>
      </w:r>
      <w:bookmarkEnd w:id="887"/>
    </w:p>
    <w:p w14:paraId="2A61C287" w14:textId="77777777" w:rsidR="007F54AC" w:rsidRDefault="007F54AC" w:rsidP="00EF5D0C">
      <w:pPr>
        <w:pStyle w:val="NormalIndent"/>
      </w:pPr>
      <w:r>
        <w:t xml:space="preserve">Identifies an equality relationship between a </w:t>
      </w:r>
      <w:r w:rsidR="00EF5D0C">
        <w:t>Taxon_Rank</w:t>
      </w:r>
      <w:r>
        <w:t xml:space="preserve"> and a </w:t>
      </w:r>
      <w:r w:rsidR="00EF5D0C">
        <w:t>Concept_Rank</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2971D641"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3708046"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0DF5BEFF"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7ACEDA4"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0257E7A" w14:textId="77777777" w:rsidR="007F54AC" w:rsidRDefault="007F54AC" w:rsidP="001D6D30">
            <w:pPr>
              <w:pStyle w:val="TableColumnTitles"/>
              <w:keepNext/>
            </w:pPr>
            <w:r>
              <w:t>Size</w:t>
            </w:r>
          </w:p>
        </w:tc>
      </w:tr>
      <w:tr w:rsidR="00EF5D0C" w14:paraId="7FB38852" w14:textId="77777777">
        <w:tc>
          <w:tcPr>
            <w:tcW w:w="2802" w:type="dxa"/>
            <w:tcBorders>
              <w:top w:val="nil"/>
              <w:left w:val="single" w:sz="6" w:space="0" w:color="auto"/>
              <w:bottom w:val="nil"/>
              <w:right w:val="single" w:sz="6" w:space="0" w:color="auto"/>
            </w:tcBorders>
            <w:shd w:val="clear" w:color="auto" w:fill="auto"/>
          </w:tcPr>
          <w:p w14:paraId="0F353D7B" w14:textId="77777777" w:rsidR="00EF5D0C" w:rsidRDefault="00EF5D0C" w:rsidP="001D6D30">
            <w:pPr>
              <w:pStyle w:val="TableRow"/>
              <w:rPr>
                <w:u w:val="single"/>
              </w:rPr>
            </w:pPr>
            <w:r>
              <w:rPr>
                <w:u w:val="single"/>
              </w:rPr>
              <w:t>Taxon_Rank_Key</w:t>
            </w:r>
          </w:p>
        </w:tc>
        <w:tc>
          <w:tcPr>
            <w:tcW w:w="4536" w:type="dxa"/>
            <w:tcBorders>
              <w:top w:val="nil"/>
              <w:left w:val="single" w:sz="6" w:space="0" w:color="auto"/>
              <w:bottom w:val="nil"/>
              <w:right w:val="single" w:sz="6" w:space="0" w:color="auto"/>
            </w:tcBorders>
            <w:shd w:val="clear" w:color="auto" w:fill="auto"/>
          </w:tcPr>
          <w:p w14:paraId="08843E33" w14:textId="77777777" w:rsidR="00EF5D0C" w:rsidRDefault="00EF5D0C" w:rsidP="001D6D30">
            <w:pPr>
              <w:pStyle w:val="TableRow"/>
            </w:pPr>
            <w:r>
              <w:t>Identifies the Taxon_Rank.  Primary key of table.</w:t>
            </w:r>
          </w:p>
        </w:tc>
        <w:tc>
          <w:tcPr>
            <w:tcW w:w="1500" w:type="dxa"/>
            <w:tcBorders>
              <w:top w:val="nil"/>
              <w:left w:val="single" w:sz="6" w:space="0" w:color="auto"/>
              <w:bottom w:val="nil"/>
              <w:right w:val="single" w:sz="6" w:space="0" w:color="auto"/>
            </w:tcBorders>
            <w:shd w:val="clear" w:color="auto" w:fill="auto"/>
          </w:tcPr>
          <w:p w14:paraId="5452EBF0"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C3245FC" w14:textId="77777777" w:rsidR="00EF5D0C" w:rsidRDefault="00EF5D0C" w:rsidP="001D6D30">
            <w:pPr>
              <w:pStyle w:val="TableRow"/>
            </w:pPr>
            <w:r>
              <w:t>16</w:t>
            </w:r>
          </w:p>
        </w:tc>
      </w:tr>
      <w:tr w:rsidR="00EF5D0C" w14:paraId="10C0B656" w14:textId="77777777">
        <w:tc>
          <w:tcPr>
            <w:tcW w:w="2802" w:type="dxa"/>
            <w:tcBorders>
              <w:top w:val="nil"/>
              <w:left w:val="single" w:sz="6" w:space="0" w:color="auto"/>
              <w:bottom w:val="single" w:sz="6" w:space="0" w:color="auto"/>
              <w:right w:val="single" w:sz="6" w:space="0" w:color="auto"/>
            </w:tcBorders>
            <w:shd w:val="clear" w:color="auto" w:fill="auto"/>
          </w:tcPr>
          <w:p w14:paraId="25819F56" w14:textId="77777777" w:rsidR="00EF5D0C" w:rsidRPr="001024F0" w:rsidRDefault="00EF5D0C" w:rsidP="001D6D30">
            <w:pPr>
              <w:pStyle w:val="TableRow"/>
              <w:rPr>
                <w:u w:val="single"/>
              </w:rPr>
            </w:pPr>
            <w:r w:rsidRPr="001024F0">
              <w:rPr>
                <w:u w:val="single"/>
              </w:rPr>
              <w:t>Concept_Rank_Key</w:t>
            </w:r>
          </w:p>
        </w:tc>
        <w:tc>
          <w:tcPr>
            <w:tcW w:w="4536" w:type="dxa"/>
            <w:tcBorders>
              <w:top w:val="nil"/>
              <w:left w:val="single" w:sz="6" w:space="0" w:color="auto"/>
              <w:bottom w:val="single" w:sz="6" w:space="0" w:color="auto"/>
              <w:right w:val="single" w:sz="6" w:space="0" w:color="auto"/>
            </w:tcBorders>
            <w:shd w:val="clear" w:color="auto" w:fill="auto"/>
          </w:tcPr>
          <w:p w14:paraId="78CA6F4B" w14:textId="77777777" w:rsidR="00EF5D0C" w:rsidRDefault="00EF5D0C" w:rsidP="001D6D30">
            <w:pPr>
              <w:pStyle w:val="TableRow"/>
            </w:pPr>
            <w:r>
              <w:t>Identifies the Concept_Rank.</w:t>
            </w:r>
          </w:p>
        </w:tc>
        <w:tc>
          <w:tcPr>
            <w:tcW w:w="1500" w:type="dxa"/>
            <w:tcBorders>
              <w:top w:val="nil"/>
              <w:left w:val="single" w:sz="6" w:space="0" w:color="auto"/>
              <w:bottom w:val="single" w:sz="6" w:space="0" w:color="auto"/>
              <w:right w:val="single" w:sz="6" w:space="0" w:color="auto"/>
            </w:tcBorders>
            <w:shd w:val="clear" w:color="auto" w:fill="auto"/>
          </w:tcPr>
          <w:p w14:paraId="091C9446" w14:textId="77777777" w:rsidR="00EF5D0C" w:rsidRDefault="00EF5D0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870F701" w14:textId="77777777" w:rsidR="00EF5D0C" w:rsidRDefault="00EF5D0C" w:rsidP="001D6D30">
            <w:pPr>
              <w:pStyle w:val="TableRow"/>
            </w:pPr>
            <w:r>
              <w:t>16</w:t>
            </w:r>
          </w:p>
        </w:tc>
      </w:tr>
    </w:tbl>
    <w:p w14:paraId="4C1FB3F8" w14:textId="77777777" w:rsidR="007F54AC" w:rsidRPr="007D7306" w:rsidRDefault="007F54AC" w:rsidP="007F54AC">
      <w:pPr>
        <w:pStyle w:val="NormalIndent"/>
      </w:pPr>
    </w:p>
    <w:p w14:paraId="774809CE" w14:textId="77777777" w:rsidR="007D7306" w:rsidRDefault="007D7306" w:rsidP="00840903">
      <w:pPr>
        <w:pStyle w:val="Heading4"/>
      </w:pPr>
      <w:bookmarkStart w:id="888" w:name="_Toc292879119"/>
      <w:r>
        <w:t>Taxon_Dictionary_Designation_Type_Mapping</w:t>
      </w:r>
      <w:bookmarkEnd w:id="888"/>
    </w:p>
    <w:p w14:paraId="21AD2670" w14:textId="77777777" w:rsidR="007F54AC" w:rsidRDefault="007F54AC" w:rsidP="00EF5D0C">
      <w:pPr>
        <w:pStyle w:val="NormalIndent"/>
      </w:pPr>
      <w:r>
        <w:t xml:space="preserve">Identifies an equality relationship between a </w:t>
      </w:r>
      <w:r w:rsidR="00EF5D0C">
        <w:t>Taxon_Designation_Type</w:t>
      </w:r>
      <w:r>
        <w:t xml:space="preserve"> and a </w:t>
      </w:r>
      <w:r w:rsidR="00EF5D0C">
        <w:t>Concept</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4D55BE8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AA8613F"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8A75718"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46C5302D"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15D5FCF3" w14:textId="77777777" w:rsidR="007F54AC" w:rsidRDefault="007F54AC" w:rsidP="001D6D30">
            <w:pPr>
              <w:pStyle w:val="TableColumnTitles"/>
              <w:keepNext/>
            </w:pPr>
            <w:r>
              <w:t>Size</w:t>
            </w:r>
          </w:p>
        </w:tc>
      </w:tr>
      <w:tr w:rsidR="00EF5D0C" w14:paraId="73B5118B" w14:textId="77777777">
        <w:tc>
          <w:tcPr>
            <w:tcW w:w="2802" w:type="dxa"/>
            <w:tcBorders>
              <w:top w:val="nil"/>
              <w:left w:val="single" w:sz="6" w:space="0" w:color="auto"/>
              <w:bottom w:val="nil"/>
              <w:right w:val="single" w:sz="6" w:space="0" w:color="auto"/>
            </w:tcBorders>
            <w:shd w:val="clear" w:color="auto" w:fill="auto"/>
          </w:tcPr>
          <w:p w14:paraId="6D7A5EF6" w14:textId="77777777" w:rsidR="00EF5D0C" w:rsidRDefault="00EF5D0C" w:rsidP="001D6D30">
            <w:pPr>
              <w:pStyle w:val="TableRow"/>
              <w:rPr>
                <w:u w:val="single"/>
              </w:rPr>
            </w:pPr>
            <w:r>
              <w:rPr>
                <w:u w:val="single"/>
              </w:rPr>
              <w:t>Taxon_Designation_Type_Key</w:t>
            </w:r>
          </w:p>
        </w:tc>
        <w:tc>
          <w:tcPr>
            <w:tcW w:w="4536" w:type="dxa"/>
            <w:tcBorders>
              <w:top w:val="nil"/>
              <w:left w:val="single" w:sz="6" w:space="0" w:color="auto"/>
              <w:bottom w:val="nil"/>
              <w:right w:val="single" w:sz="6" w:space="0" w:color="auto"/>
            </w:tcBorders>
            <w:shd w:val="clear" w:color="auto" w:fill="auto"/>
          </w:tcPr>
          <w:p w14:paraId="0A99E620" w14:textId="77777777" w:rsidR="00EF5D0C" w:rsidRDefault="00EF5D0C" w:rsidP="001D6D30">
            <w:pPr>
              <w:pStyle w:val="TableRow"/>
            </w:pPr>
            <w:r>
              <w:t>Identifies the Taxon_Designation_Type.  Primary key of table.</w:t>
            </w:r>
          </w:p>
        </w:tc>
        <w:tc>
          <w:tcPr>
            <w:tcW w:w="1500" w:type="dxa"/>
            <w:tcBorders>
              <w:top w:val="nil"/>
              <w:left w:val="single" w:sz="6" w:space="0" w:color="auto"/>
              <w:bottom w:val="nil"/>
              <w:right w:val="single" w:sz="6" w:space="0" w:color="auto"/>
            </w:tcBorders>
            <w:shd w:val="clear" w:color="auto" w:fill="auto"/>
          </w:tcPr>
          <w:p w14:paraId="4D1E1CAF"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73F5538" w14:textId="77777777" w:rsidR="00EF5D0C" w:rsidRDefault="00EF5D0C" w:rsidP="001D6D30">
            <w:pPr>
              <w:pStyle w:val="TableRow"/>
            </w:pPr>
            <w:r>
              <w:t>16</w:t>
            </w:r>
          </w:p>
        </w:tc>
      </w:tr>
      <w:tr w:rsidR="00EF5D0C" w14:paraId="272EC68C" w14:textId="77777777">
        <w:tc>
          <w:tcPr>
            <w:tcW w:w="2802" w:type="dxa"/>
            <w:tcBorders>
              <w:top w:val="nil"/>
              <w:left w:val="single" w:sz="6" w:space="0" w:color="auto"/>
              <w:bottom w:val="single" w:sz="6" w:space="0" w:color="auto"/>
              <w:right w:val="single" w:sz="6" w:space="0" w:color="auto"/>
            </w:tcBorders>
            <w:shd w:val="clear" w:color="auto" w:fill="auto"/>
          </w:tcPr>
          <w:p w14:paraId="046EF74A" w14:textId="77777777" w:rsidR="00EF5D0C" w:rsidRDefault="00EF5D0C" w:rsidP="001D6D30">
            <w:pPr>
              <w:pStyle w:val="TableRow"/>
            </w:pPr>
            <w:r>
              <w:t>Concept_Designation_Type_Key</w:t>
            </w:r>
          </w:p>
        </w:tc>
        <w:tc>
          <w:tcPr>
            <w:tcW w:w="4536" w:type="dxa"/>
            <w:tcBorders>
              <w:top w:val="nil"/>
              <w:left w:val="single" w:sz="6" w:space="0" w:color="auto"/>
              <w:bottom w:val="single" w:sz="6" w:space="0" w:color="auto"/>
              <w:right w:val="single" w:sz="6" w:space="0" w:color="auto"/>
            </w:tcBorders>
            <w:shd w:val="clear" w:color="auto" w:fill="auto"/>
          </w:tcPr>
          <w:p w14:paraId="301173AD" w14:textId="77777777" w:rsidR="00EF5D0C" w:rsidRDefault="00EF5D0C" w:rsidP="001D6D30">
            <w:pPr>
              <w:pStyle w:val="TableRow"/>
            </w:pPr>
            <w:r>
              <w:t>Identifies the Concept that corresponds to the Concept_Designation_Type.</w:t>
            </w:r>
          </w:p>
        </w:tc>
        <w:tc>
          <w:tcPr>
            <w:tcW w:w="1500" w:type="dxa"/>
            <w:tcBorders>
              <w:top w:val="nil"/>
              <w:left w:val="single" w:sz="6" w:space="0" w:color="auto"/>
              <w:bottom w:val="single" w:sz="6" w:space="0" w:color="auto"/>
              <w:right w:val="single" w:sz="6" w:space="0" w:color="auto"/>
            </w:tcBorders>
            <w:shd w:val="clear" w:color="auto" w:fill="auto"/>
          </w:tcPr>
          <w:p w14:paraId="288F8A9E" w14:textId="77777777" w:rsidR="00EF5D0C" w:rsidRDefault="00EF5D0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5C58FEA" w14:textId="77777777" w:rsidR="00EF5D0C" w:rsidRDefault="00EF5D0C" w:rsidP="001D6D30">
            <w:pPr>
              <w:pStyle w:val="TableRow"/>
            </w:pPr>
            <w:r>
              <w:t>16</w:t>
            </w:r>
          </w:p>
        </w:tc>
      </w:tr>
    </w:tbl>
    <w:p w14:paraId="4883A7B9" w14:textId="77777777" w:rsidR="007F54AC" w:rsidRPr="007D7306" w:rsidRDefault="007F54AC" w:rsidP="007F54AC">
      <w:pPr>
        <w:pStyle w:val="NormalIndent"/>
      </w:pPr>
    </w:p>
    <w:p w14:paraId="7DC64D41" w14:textId="77777777" w:rsidR="007D7306" w:rsidRDefault="007D7306" w:rsidP="00840903">
      <w:pPr>
        <w:pStyle w:val="Heading4"/>
      </w:pPr>
      <w:bookmarkStart w:id="889" w:name="_Toc292879120"/>
      <w:r>
        <w:t>Taxon_Dictionary_Meaning_Mapping</w:t>
      </w:r>
      <w:bookmarkEnd w:id="889"/>
    </w:p>
    <w:p w14:paraId="3B8EA9C7" w14:textId="77777777" w:rsidR="007F54AC" w:rsidRDefault="007F54AC" w:rsidP="00EF5D0C">
      <w:pPr>
        <w:pStyle w:val="NormalIndent"/>
      </w:pPr>
      <w:r>
        <w:t xml:space="preserve">Identifies an equality relationship between a </w:t>
      </w:r>
      <w:r w:rsidR="00EF5D0C">
        <w:t>Taxon_Version</w:t>
      </w:r>
      <w:r>
        <w:t xml:space="preserve"> and a </w:t>
      </w:r>
      <w:r w:rsidR="00EF5D0C">
        <w:t>Meaning</w:t>
      </w:r>
      <w:r>
        <w:t xml:space="preserve">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72ECEE02"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B14182C"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CF04ADD"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974FC4B"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7FF9467" w14:textId="77777777" w:rsidR="007F54AC" w:rsidRDefault="007F54AC" w:rsidP="001D6D30">
            <w:pPr>
              <w:pStyle w:val="TableColumnTitles"/>
              <w:keepNext/>
            </w:pPr>
            <w:r>
              <w:t>Size</w:t>
            </w:r>
          </w:p>
        </w:tc>
      </w:tr>
      <w:tr w:rsidR="00EF5D0C" w14:paraId="32230766" w14:textId="77777777">
        <w:tc>
          <w:tcPr>
            <w:tcW w:w="2802" w:type="dxa"/>
            <w:tcBorders>
              <w:top w:val="nil"/>
              <w:left w:val="single" w:sz="6" w:space="0" w:color="auto"/>
              <w:bottom w:val="nil"/>
              <w:right w:val="single" w:sz="6" w:space="0" w:color="auto"/>
            </w:tcBorders>
            <w:shd w:val="clear" w:color="auto" w:fill="auto"/>
          </w:tcPr>
          <w:p w14:paraId="0673C495" w14:textId="77777777" w:rsidR="00EF5D0C" w:rsidRDefault="00EF5D0C" w:rsidP="001D6D30">
            <w:pPr>
              <w:pStyle w:val="TableRow"/>
              <w:rPr>
                <w:u w:val="single"/>
              </w:rPr>
            </w:pPr>
            <w:r>
              <w:rPr>
                <w:u w:val="single"/>
              </w:rPr>
              <w:t>Preferred_Name</w:t>
            </w:r>
          </w:p>
        </w:tc>
        <w:tc>
          <w:tcPr>
            <w:tcW w:w="4536" w:type="dxa"/>
            <w:tcBorders>
              <w:top w:val="nil"/>
              <w:left w:val="single" w:sz="6" w:space="0" w:color="auto"/>
              <w:bottom w:val="nil"/>
              <w:right w:val="single" w:sz="6" w:space="0" w:color="auto"/>
            </w:tcBorders>
            <w:shd w:val="clear" w:color="auto" w:fill="auto"/>
          </w:tcPr>
          <w:p w14:paraId="2249335D" w14:textId="77777777" w:rsidR="00EF5D0C" w:rsidRDefault="00EF5D0C" w:rsidP="001D6D30">
            <w:pPr>
              <w:pStyle w:val="TableRow"/>
            </w:pPr>
            <w:r>
              <w:t>Identifies the Taxon_Version.  Primary key of table.</w:t>
            </w:r>
          </w:p>
        </w:tc>
        <w:tc>
          <w:tcPr>
            <w:tcW w:w="1500" w:type="dxa"/>
            <w:tcBorders>
              <w:top w:val="nil"/>
              <w:left w:val="single" w:sz="6" w:space="0" w:color="auto"/>
              <w:bottom w:val="nil"/>
              <w:right w:val="single" w:sz="6" w:space="0" w:color="auto"/>
            </w:tcBorders>
            <w:shd w:val="clear" w:color="auto" w:fill="auto"/>
          </w:tcPr>
          <w:p w14:paraId="6D444934" w14:textId="77777777" w:rsidR="00EF5D0C" w:rsidRDefault="00EF5D0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FB94899" w14:textId="77777777" w:rsidR="00EF5D0C" w:rsidRDefault="00EF5D0C" w:rsidP="001D6D30">
            <w:pPr>
              <w:pStyle w:val="TableRow"/>
            </w:pPr>
            <w:r>
              <w:t>16</w:t>
            </w:r>
          </w:p>
        </w:tc>
      </w:tr>
      <w:tr w:rsidR="00EF5D0C" w14:paraId="1D63656C" w14:textId="77777777">
        <w:tc>
          <w:tcPr>
            <w:tcW w:w="2802" w:type="dxa"/>
            <w:tcBorders>
              <w:top w:val="nil"/>
              <w:left w:val="single" w:sz="6" w:space="0" w:color="auto"/>
              <w:bottom w:val="single" w:sz="6" w:space="0" w:color="auto"/>
              <w:right w:val="single" w:sz="6" w:space="0" w:color="auto"/>
            </w:tcBorders>
            <w:shd w:val="clear" w:color="auto" w:fill="auto"/>
          </w:tcPr>
          <w:p w14:paraId="04DFAA9A" w14:textId="77777777" w:rsidR="00EF5D0C" w:rsidRDefault="00EF5D0C" w:rsidP="001D6D30">
            <w:pPr>
              <w:pStyle w:val="TableRow"/>
            </w:pPr>
            <w:r>
              <w:t>Meaning_Key</w:t>
            </w:r>
          </w:p>
        </w:tc>
        <w:tc>
          <w:tcPr>
            <w:tcW w:w="4536" w:type="dxa"/>
            <w:tcBorders>
              <w:top w:val="nil"/>
              <w:left w:val="single" w:sz="6" w:space="0" w:color="auto"/>
              <w:bottom w:val="single" w:sz="6" w:space="0" w:color="auto"/>
              <w:right w:val="single" w:sz="6" w:space="0" w:color="auto"/>
            </w:tcBorders>
            <w:shd w:val="clear" w:color="auto" w:fill="auto"/>
          </w:tcPr>
          <w:p w14:paraId="13A0818E" w14:textId="77777777" w:rsidR="00EF5D0C" w:rsidRDefault="00EF5D0C" w:rsidP="001D6D30">
            <w:pPr>
              <w:pStyle w:val="TableRow"/>
            </w:pPr>
            <w:r>
              <w:t>Identifies the Meaning.</w:t>
            </w:r>
          </w:p>
        </w:tc>
        <w:tc>
          <w:tcPr>
            <w:tcW w:w="1500" w:type="dxa"/>
            <w:tcBorders>
              <w:top w:val="nil"/>
              <w:left w:val="single" w:sz="6" w:space="0" w:color="auto"/>
              <w:bottom w:val="single" w:sz="6" w:space="0" w:color="auto"/>
              <w:right w:val="single" w:sz="6" w:space="0" w:color="auto"/>
            </w:tcBorders>
            <w:shd w:val="clear" w:color="auto" w:fill="auto"/>
          </w:tcPr>
          <w:p w14:paraId="0F96F37D" w14:textId="77777777" w:rsidR="00EF5D0C" w:rsidRDefault="00EF5D0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D07C027" w14:textId="77777777" w:rsidR="00EF5D0C" w:rsidRDefault="00EF5D0C" w:rsidP="001D6D30">
            <w:pPr>
              <w:pStyle w:val="TableRow"/>
            </w:pPr>
            <w:r>
              <w:t>16</w:t>
            </w:r>
          </w:p>
        </w:tc>
      </w:tr>
    </w:tbl>
    <w:p w14:paraId="09369E21" w14:textId="77777777" w:rsidR="007F54AC" w:rsidRPr="007D7306" w:rsidRDefault="007F54AC" w:rsidP="007F54AC">
      <w:pPr>
        <w:pStyle w:val="NormalIndent"/>
      </w:pPr>
    </w:p>
    <w:p w14:paraId="0F5D0CD1" w14:textId="77777777" w:rsidR="007D7306" w:rsidRDefault="007D7306" w:rsidP="00840903">
      <w:pPr>
        <w:pStyle w:val="Heading4"/>
      </w:pPr>
      <w:bookmarkStart w:id="890" w:name="_Toc292879121"/>
      <w:r>
        <w:lastRenderedPageBreak/>
        <w:t>Taxon_Dictionary_Name_Type_Mapping</w:t>
      </w:r>
      <w:bookmarkEnd w:id="890"/>
    </w:p>
    <w:p w14:paraId="7FC16392" w14:textId="77777777" w:rsidR="007F54AC" w:rsidRDefault="007F54AC" w:rsidP="007F54AC">
      <w:pPr>
        <w:pStyle w:val="NormalIndent"/>
      </w:pPr>
      <w:r>
        <w:t xml:space="preserve">Identifies an equality relationship between a XXX and a XXX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38CEA9DA"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915DA57"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66610A7"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499905C"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2441460" w14:textId="77777777" w:rsidR="007F54AC" w:rsidRDefault="007F54AC" w:rsidP="001D6D30">
            <w:pPr>
              <w:pStyle w:val="TableColumnTitles"/>
              <w:keepNext/>
            </w:pPr>
            <w:r>
              <w:t>Size</w:t>
            </w:r>
          </w:p>
        </w:tc>
      </w:tr>
      <w:tr w:rsidR="007F54AC" w14:paraId="2E4EB1B6" w14:textId="77777777">
        <w:tc>
          <w:tcPr>
            <w:tcW w:w="2802" w:type="dxa"/>
            <w:tcBorders>
              <w:top w:val="nil"/>
              <w:left w:val="single" w:sz="6" w:space="0" w:color="auto"/>
              <w:bottom w:val="nil"/>
              <w:right w:val="single" w:sz="6" w:space="0" w:color="auto"/>
            </w:tcBorders>
            <w:shd w:val="clear" w:color="auto" w:fill="auto"/>
          </w:tcPr>
          <w:p w14:paraId="6B56D726" w14:textId="77777777" w:rsidR="007F54AC" w:rsidRDefault="007F54AC" w:rsidP="001D6D30">
            <w:pPr>
              <w:pStyle w:val="TableRow"/>
              <w:rPr>
                <w:u w:val="single"/>
              </w:rPr>
            </w:pPr>
          </w:p>
        </w:tc>
        <w:tc>
          <w:tcPr>
            <w:tcW w:w="4536" w:type="dxa"/>
            <w:tcBorders>
              <w:top w:val="nil"/>
              <w:left w:val="single" w:sz="6" w:space="0" w:color="auto"/>
              <w:bottom w:val="nil"/>
              <w:right w:val="single" w:sz="6" w:space="0" w:color="auto"/>
            </w:tcBorders>
            <w:shd w:val="clear" w:color="auto" w:fill="auto"/>
          </w:tcPr>
          <w:p w14:paraId="7D88CD87" w14:textId="77777777" w:rsidR="007F54AC" w:rsidRDefault="007F54AC" w:rsidP="001D6D30">
            <w:pPr>
              <w:pStyle w:val="TableRow"/>
            </w:pPr>
          </w:p>
        </w:tc>
        <w:tc>
          <w:tcPr>
            <w:tcW w:w="1500" w:type="dxa"/>
            <w:tcBorders>
              <w:top w:val="nil"/>
              <w:left w:val="single" w:sz="6" w:space="0" w:color="auto"/>
              <w:bottom w:val="nil"/>
              <w:right w:val="single" w:sz="6" w:space="0" w:color="auto"/>
            </w:tcBorders>
            <w:shd w:val="clear" w:color="auto" w:fill="auto"/>
          </w:tcPr>
          <w:p w14:paraId="0441B6A6" w14:textId="77777777" w:rsidR="007F54AC" w:rsidRDefault="007F54A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808A27E" w14:textId="77777777" w:rsidR="007F54AC" w:rsidRDefault="007F54AC" w:rsidP="001D6D30">
            <w:pPr>
              <w:pStyle w:val="TableRow"/>
            </w:pPr>
            <w:r>
              <w:t>16</w:t>
            </w:r>
          </w:p>
        </w:tc>
      </w:tr>
      <w:tr w:rsidR="007F54AC" w14:paraId="0D80A524" w14:textId="77777777">
        <w:tc>
          <w:tcPr>
            <w:tcW w:w="2802" w:type="dxa"/>
            <w:tcBorders>
              <w:top w:val="nil"/>
              <w:left w:val="single" w:sz="6" w:space="0" w:color="auto"/>
              <w:bottom w:val="single" w:sz="6" w:space="0" w:color="auto"/>
              <w:right w:val="single" w:sz="6" w:space="0" w:color="auto"/>
            </w:tcBorders>
            <w:shd w:val="clear" w:color="auto" w:fill="auto"/>
          </w:tcPr>
          <w:p w14:paraId="1C046936" w14:textId="77777777" w:rsidR="007F54AC" w:rsidRDefault="007F54AC" w:rsidP="001D6D30">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70450B24" w14:textId="77777777" w:rsidR="007F54AC" w:rsidRDefault="007F54A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23C94BB5" w14:textId="77777777" w:rsidR="007F54AC" w:rsidRDefault="007F54A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7C6A1A52" w14:textId="77777777" w:rsidR="007F54AC" w:rsidRDefault="007F54AC" w:rsidP="001D6D30">
            <w:pPr>
              <w:pStyle w:val="TableRow"/>
            </w:pPr>
            <w:r>
              <w:t>16</w:t>
            </w:r>
          </w:p>
        </w:tc>
      </w:tr>
    </w:tbl>
    <w:p w14:paraId="1B4C188B" w14:textId="77777777" w:rsidR="007F54AC" w:rsidRPr="007D7306" w:rsidRDefault="007F54AC" w:rsidP="007F54AC">
      <w:pPr>
        <w:pStyle w:val="NormalIndent"/>
      </w:pPr>
    </w:p>
    <w:p w14:paraId="51564464" w14:textId="77777777" w:rsidR="007D7306" w:rsidRDefault="007D7306" w:rsidP="00840903">
      <w:pPr>
        <w:pStyle w:val="Heading4"/>
      </w:pPr>
      <w:bookmarkStart w:id="891" w:name="_Toc292879122"/>
      <w:r>
        <w:t>Taxon_Dictionary_Term_Mapping</w:t>
      </w:r>
      <w:bookmarkEnd w:id="891"/>
    </w:p>
    <w:p w14:paraId="758A9D7F" w14:textId="77777777" w:rsidR="007F54AC" w:rsidRDefault="007F54AC" w:rsidP="007F54AC">
      <w:pPr>
        <w:pStyle w:val="NormalIndent"/>
      </w:pPr>
      <w:r>
        <w:t xml:space="preserve">Identifies an equality relationship between a XXX and a XXX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3764A06B"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1C903ED"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7A87F6C"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62D5AC2"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64FF7627" w14:textId="77777777" w:rsidR="007F54AC" w:rsidRDefault="007F54AC" w:rsidP="001D6D30">
            <w:pPr>
              <w:pStyle w:val="TableColumnTitles"/>
              <w:keepNext/>
            </w:pPr>
            <w:r>
              <w:t>Size</w:t>
            </w:r>
          </w:p>
        </w:tc>
      </w:tr>
      <w:tr w:rsidR="007F54AC" w14:paraId="520DFB5E" w14:textId="77777777">
        <w:tc>
          <w:tcPr>
            <w:tcW w:w="2802" w:type="dxa"/>
            <w:tcBorders>
              <w:top w:val="nil"/>
              <w:left w:val="single" w:sz="6" w:space="0" w:color="auto"/>
              <w:bottom w:val="nil"/>
              <w:right w:val="single" w:sz="6" w:space="0" w:color="auto"/>
            </w:tcBorders>
            <w:shd w:val="clear" w:color="auto" w:fill="auto"/>
          </w:tcPr>
          <w:p w14:paraId="2A6AF214" w14:textId="77777777" w:rsidR="007F54AC" w:rsidRDefault="007F54AC" w:rsidP="001D6D30">
            <w:pPr>
              <w:pStyle w:val="TableRow"/>
              <w:rPr>
                <w:u w:val="single"/>
              </w:rPr>
            </w:pPr>
          </w:p>
        </w:tc>
        <w:tc>
          <w:tcPr>
            <w:tcW w:w="4536" w:type="dxa"/>
            <w:tcBorders>
              <w:top w:val="nil"/>
              <w:left w:val="single" w:sz="6" w:space="0" w:color="auto"/>
              <w:bottom w:val="nil"/>
              <w:right w:val="single" w:sz="6" w:space="0" w:color="auto"/>
            </w:tcBorders>
            <w:shd w:val="clear" w:color="auto" w:fill="auto"/>
          </w:tcPr>
          <w:p w14:paraId="63D5AE7F" w14:textId="77777777" w:rsidR="007F54AC" w:rsidRDefault="007F54AC" w:rsidP="001D6D30">
            <w:pPr>
              <w:pStyle w:val="TableRow"/>
            </w:pPr>
          </w:p>
        </w:tc>
        <w:tc>
          <w:tcPr>
            <w:tcW w:w="1500" w:type="dxa"/>
            <w:tcBorders>
              <w:top w:val="nil"/>
              <w:left w:val="single" w:sz="6" w:space="0" w:color="auto"/>
              <w:bottom w:val="nil"/>
              <w:right w:val="single" w:sz="6" w:space="0" w:color="auto"/>
            </w:tcBorders>
            <w:shd w:val="clear" w:color="auto" w:fill="auto"/>
          </w:tcPr>
          <w:p w14:paraId="1794380C" w14:textId="77777777" w:rsidR="007F54AC" w:rsidRDefault="007F54A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2C36EC24" w14:textId="77777777" w:rsidR="007F54AC" w:rsidRDefault="007F54AC" w:rsidP="001D6D30">
            <w:pPr>
              <w:pStyle w:val="TableRow"/>
            </w:pPr>
            <w:r>
              <w:t>16</w:t>
            </w:r>
          </w:p>
        </w:tc>
      </w:tr>
      <w:tr w:rsidR="007F54AC" w14:paraId="6FFAAFC3" w14:textId="77777777">
        <w:tc>
          <w:tcPr>
            <w:tcW w:w="2802" w:type="dxa"/>
            <w:tcBorders>
              <w:top w:val="nil"/>
              <w:left w:val="single" w:sz="6" w:space="0" w:color="auto"/>
              <w:bottom w:val="single" w:sz="6" w:space="0" w:color="auto"/>
              <w:right w:val="single" w:sz="6" w:space="0" w:color="auto"/>
            </w:tcBorders>
            <w:shd w:val="clear" w:color="auto" w:fill="auto"/>
          </w:tcPr>
          <w:p w14:paraId="7D711A43" w14:textId="77777777" w:rsidR="007F54AC" w:rsidRDefault="007F54AC" w:rsidP="001D6D30">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770989BA" w14:textId="77777777" w:rsidR="007F54AC" w:rsidRDefault="007F54A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43F59B7B" w14:textId="77777777" w:rsidR="007F54AC" w:rsidRDefault="007F54A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405AA1B7" w14:textId="77777777" w:rsidR="007F54AC" w:rsidRDefault="007F54AC" w:rsidP="001D6D30">
            <w:pPr>
              <w:pStyle w:val="TableRow"/>
            </w:pPr>
            <w:r>
              <w:t>16</w:t>
            </w:r>
          </w:p>
        </w:tc>
      </w:tr>
    </w:tbl>
    <w:p w14:paraId="7F35B436" w14:textId="77777777" w:rsidR="007F54AC" w:rsidRPr="007D7306" w:rsidRDefault="007F54AC" w:rsidP="007F54AC">
      <w:pPr>
        <w:pStyle w:val="NormalIndent"/>
      </w:pPr>
    </w:p>
    <w:p w14:paraId="4A4F7CDE" w14:textId="77777777" w:rsidR="007D7306" w:rsidRDefault="007D7306" w:rsidP="00840903">
      <w:pPr>
        <w:pStyle w:val="Heading4"/>
      </w:pPr>
      <w:bookmarkStart w:id="892" w:name="_Toc292879123"/>
      <w:r>
        <w:t>Taxon_Dictionary_Term_Sources_Mapping</w:t>
      </w:r>
      <w:bookmarkEnd w:id="892"/>
    </w:p>
    <w:p w14:paraId="66763739" w14:textId="77777777" w:rsidR="007F54AC" w:rsidRDefault="007F54AC" w:rsidP="007F54AC">
      <w:pPr>
        <w:pStyle w:val="NormalIndent"/>
      </w:pPr>
      <w:r>
        <w:t xml:space="preserve">Identifies an equality relationship between a XXX and a XXX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31D384D3"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0317918"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4FF836E"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961FA83"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ED44E79" w14:textId="77777777" w:rsidR="007F54AC" w:rsidRDefault="007F54AC" w:rsidP="001D6D30">
            <w:pPr>
              <w:pStyle w:val="TableColumnTitles"/>
              <w:keepNext/>
            </w:pPr>
            <w:r>
              <w:t>Size</w:t>
            </w:r>
          </w:p>
        </w:tc>
      </w:tr>
      <w:tr w:rsidR="007F54AC" w14:paraId="2AC07A27" w14:textId="77777777">
        <w:tc>
          <w:tcPr>
            <w:tcW w:w="2802" w:type="dxa"/>
            <w:tcBorders>
              <w:top w:val="nil"/>
              <w:left w:val="single" w:sz="6" w:space="0" w:color="auto"/>
              <w:bottom w:val="nil"/>
              <w:right w:val="single" w:sz="6" w:space="0" w:color="auto"/>
            </w:tcBorders>
            <w:shd w:val="clear" w:color="auto" w:fill="auto"/>
          </w:tcPr>
          <w:p w14:paraId="1A9B58B7" w14:textId="77777777" w:rsidR="007F54AC" w:rsidRDefault="007F54AC" w:rsidP="001D6D30">
            <w:pPr>
              <w:pStyle w:val="TableRow"/>
              <w:rPr>
                <w:u w:val="single"/>
              </w:rPr>
            </w:pPr>
          </w:p>
        </w:tc>
        <w:tc>
          <w:tcPr>
            <w:tcW w:w="4536" w:type="dxa"/>
            <w:tcBorders>
              <w:top w:val="nil"/>
              <w:left w:val="single" w:sz="6" w:space="0" w:color="auto"/>
              <w:bottom w:val="nil"/>
              <w:right w:val="single" w:sz="6" w:space="0" w:color="auto"/>
            </w:tcBorders>
            <w:shd w:val="clear" w:color="auto" w:fill="auto"/>
          </w:tcPr>
          <w:p w14:paraId="54A71196" w14:textId="77777777" w:rsidR="007F54AC" w:rsidRDefault="007F54AC" w:rsidP="001D6D30">
            <w:pPr>
              <w:pStyle w:val="TableRow"/>
            </w:pPr>
          </w:p>
        </w:tc>
        <w:tc>
          <w:tcPr>
            <w:tcW w:w="1500" w:type="dxa"/>
            <w:tcBorders>
              <w:top w:val="nil"/>
              <w:left w:val="single" w:sz="6" w:space="0" w:color="auto"/>
              <w:bottom w:val="nil"/>
              <w:right w:val="single" w:sz="6" w:space="0" w:color="auto"/>
            </w:tcBorders>
            <w:shd w:val="clear" w:color="auto" w:fill="auto"/>
          </w:tcPr>
          <w:p w14:paraId="285A8EAC" w14:textId="77777777" w:rsidR="007F54AC" w:rsidRDefault="007F54A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5201488" w14:textId="77777777" w:rsidR="007F54AC" w:rsidRDefault="007F54AC" w:rsidP="001D6D30">
            <w:pPr>
              <w:pStyle w:val="TableRow"/>
            </w:pPr>
            <w:r>
              <w:t>16</w:t>
            </w:r>
          </w:p>
        </w:tc>
      </w:tr>
      <w:tr w:rsidR="007F54AC" w14:paraId="0FAC40B2" w14:textId="77777777">
        <w:tc>
          <w:tcPr>
            <w:tcW w:w="2802" w:type="dxa"/>
            <w:tcBorders>
              <w:top w:val="nil"/>
              <w:left w:val="single" w:sz="6" w:space="0" w:color="auto"/>
              <w:bottom w:val="single" w:sz="6" w:space="0" w:color="auto"/>
              <w:right w:val="single" w:sz="6" w:space="0" w:color="auto"/>
            </w:tcBorders>
            <w:shd w:val="clear" w:color="auto" w:fill="auto"/>
          </w:tcPr>
          <w:p w14:paraId="351AEE5B" w14:textId="77777777" w:rsidR="007F54AC" w:rsidRDefault="007F54AC" w:rsidP="001D6D30">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6536D7C6" w14:textId="77777777" w:rsidR="007F54AC" w:rsidRDefault="007F54A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0400A20C" w14:textId="77777777" w:rsidR="007F54AC" w:rsidRDefault="007F54A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755550B" w14:textId="77777777" w:rsidR="007F54AC" w:rsidRDefault="007F54AC" w:rsidP="001D6D30">
            <w:pPr>
              <w:pStyle w:val="TableRow"/>
            </w:pPr>
            <w:r>
              <w:t>16</w:t>
            </w:r>
          </w:p>
        </w:tc>
      </w:tr>
    </w:tbl>
    <w:p w14:paraId="5E3A9AE5" w14:textId="77777777" w:rsidR="007F54AC" w:rsidRPr="007D7306" w:rsidRDefault="007F54AC" w:rsidP="007F54AC">
      <w:pPr>
        <w:pStyle w:val="NormalIndent"/>
      </w:pPr>
    </w:p>
    <w:p w14:paraId="09551FCE" w14:textId="77777777" w:rsidR="007D7306" w:rsidRDefault="007D7306" w:rsidP="00840903">
      <w:pPr>
        <w:pStyle w:val="Heading4"/>
      </w:pPr>
      <w:bookmarkStart w:id="893" w:name="_Toc292879124"/>
      <w:r>
        <w:t>Taxon_Dictionary_Term_Version_Mapping</w:t>
      </w:r>
      <w:bookmarkEnd w:id="893"/>
    </w:p>
    <w:p w14:paraId="21B1E8CC" w14:textId="77777777" w:rsidR="007F54AC" w:rsidRDefault="007F54AC" w:rsidP="007F54AC">
      <w:pPr>
        <w:pStyle w:val="NormalIndent"/>
      </w:pPr>
      <w:r>
        <w:t xml:space="preserve">Identifies an equality relationship between a XXX and a XXX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7BE123B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13C8E1C"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B24A442"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57BE5AE1"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3CB160F3" w14:textId="77777777" w:rsidR="007F54AC" w:rsidRDefault="007F54AC" w:rsidP="001D6D30">
            <w:pPr>
              <w:pStyle w:val="TableColumnTitles"/>
              <w:keepNext/>
            </w:pPr>
            <w:r>
              <w:t>Size</w:t>
            </w:r>
          </w:p>
        </w:tc>
      </w:tr>
      <w:tr w:rsidR="007F54AC" w14:paraId="27016E73" w14:textId="77777777">
        <w:tc>
          <w:tcPr>
            <w:tcW w:w="2802" w:type="dxa"/>
            <w:tcBorders>
              <w:top w:val="nil"/>
              <w:left w:val="single" w:sz="6" w:space="0" w:color="auto"/>
              <w:bottom w:val="nil"/>
              <w:right w:val="single" w:sz="6" w:space="0" w:color="auto"/>
            </w:tcBorders>
            <w:shd w:val="clear" w:color="auto" w:fill="auto"/>
          </w:tcPr>
          <w:p w14:paraId="07250539" w14:textId="77777777" w:rsidR="007F54AC" w:rsidRDefault="007F54AC" w:rsidP="001D6D30">
            <w:pPr>
              <w:pStyle w:val="TableRow"/>
              <w:rPr>
                <w:u w:val="single"/>
              </w:rPr>
            </w:pPr>
          </w:p>
        </w:tc>
        <w:tc>
          <w:tcPr>
            <w:tcW w:w="4536" w:type="dxa"/>
            <w:tcBorders>
              <w:top w:val="nil"/>
              <w:left w:val="single" w:sz="6" w:space="0" w:color="auto"/>
              <w:bottom w:val="nil"/>
              <w:right w:val="single" w:sz="6" w:space="0" w:color="auto"/>
            </w:tcBorders>
            <w:shd w:val="clear" w:color="auto" w:fill="auto"/>
          </w:tcPr>
          <w:p w14:paraId="3245FD0D" w14:textId="77777777" w:rsidR="007F54AC" w:rsidRDefault="007F54AC" w:rsidP="001D6D30">
            <w:pPr>
              <w:pStyle w:val="TableRow"/>
            </w:pPr>
          </w:p>
        </w:tc>
        <w:tc>
          <w:tcPr>
            <w:tcW w:w="1500" w:type="dxa"/>
            <w:tcBorders>
              <w:top w:val="nil"/>
              <w:left w:val="single" w:sz="6" w:space="0" w:color="auto"/>
              <w:bottom w:val="nil"/>
              <w:right w:val="single" w:sz="6" w:space="0" w:color="auto"/>
            </w:tcBorders>
            <w:shd w:val="clear" w:color="auto" w:fill="auto"/>
          </w:tcPr>
          <w:p w14:paraId="4209AF0B" w14:textId="77777777" w:rsidR="007F54AC" w:rsidRDefault="007F54A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088D123D" w14:textId="77777777" w:rsidR="007F54AC" w:rsidRDefault="007F54AC" w:rsidP="001D6D30">
            <w:pPr>
              <w:pStyle w:val="TableRow"/>
            </w:pPr>
            <w:r>
              <w:t>16</w:t>
            </w:r>
          </w:p>
        </w:tc>
      </w:tr>
      <w:tr w:rsidR="007F54AC" w14:paraId="196FBE10" w14:textId="77777777">
        <w:tc>
          <w:tcPr>
            <w:tcW w:w="2802" w:type="dxa"/>
            <w:tcBorders>
              <w:top w:val="nil"/>
              <w:left w:val="single" w:sz="6" w:space="0" w:color="auto"/>
              <w:bottom w:val="single" w:sz="6" w:space="0" w:color="auto"/>
              <w:right w:val="single" w:sz="6" w:space="0" w:color="auto"/>
            </w:tcBorders>
            <w:shd w:val="clear" w:color="auto" w:fill="auto"/>
          </w:tcPr>
          <w:p w14:paraId="7CF705C5" w14:textId="77777777" w:rsidR="007F54AC" w:rsidRDefault="007F54AC" w:rsidP="001D6D30">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2BA54829" w14:textId="77777777" w:rsidR="007F54AC" w:rsidRDefault="007F54A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7ECE0E74" w14:textId="77777777" w:rsidR="007F54AC" w:rsidRDefault="007F54A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420D75DF" w14:textId="77777777" w:rsidR="007F54AC" w:rsidRDefault="007F54AC" w:rsidP="001D6D30">
            <w:pPr>
              <w:pStyle w:val="TableRow"/>
            </w:pPr>
            <w:r>
              <w:t>16</w:t>
            </w:r>
          </w:p>
        </w:tc>
      </w:tr>
    </w:tbl>
    <w:p w14:paraId="6EDB1B51" w14:textId="77777777" w:rsidR="007F54AC" w:rsidRPr="007D7306" w:rsidRDefault="007F54AC" w:rsidP="007F54AC">
      <w:pPr>
        <w:pStyle w:val="NormalIndent"/>
      </w:pPr>
    </w:p>
    <w:p w14:paraId="66B3D268" w14:textId="77777777" w:rsidR="007D7306" w:rsidRDefault="007D7306" w:rsidP="00840903">
      <w:pPr>
        <w:pStyle w:val="Heading4"/>
      </w:pPr>
      <w:bookmarkStart w:id="894" w:name="_Toc292879125"/>
      <w:r>
        <w:t>Taxon_Dictionary_Thesaurus_Fact_Mapping</w:t>
      </w:r>
      <w:bookmarkEnd w:id="894"/>
    </w:p>
    <w:p w14:paraId="1B9BD3D9" w14:textId="77777777" w:rsidR="007F54AC" w:rsidRDefault="007F54AC" w:rsidP="007F54AC">
      <w:pPr>
        <w:pStyle w:val="NormalIndent"/>
      </w:pPr>
      <w:r>
        <w:t xml:space="preserve">Identifies an equality relationship between a XXX and a XXX record.  This table is populated when concept groups are exported to or imported from Taxon Dictionary format using the Thesaurus Editor application.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7F54AC" w14:paraId="4DB90A88"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41AED2B" w14:textId="77777777" w:rsidR="007F54AC" w:rsidRDefault="007F54AC" w:rsidP="001D6D3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8097372" w14:textId="77777777" w:rsidR="007F54AC" w:rsidRDefault="007F54AC" w:rsidP="001D6D30">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7D9EBAAC" w14:textId="77777777" w:rsidR="007F54AC" w:rsidRDefault="007F54AC" w:rsidP="001D6D30">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D6C45A8" w14:textId="77777777" w:rsidR="007F54AC" w:rsidRDefault="007F54AC" w:rsidP="001D6D30">
            <w:pPr>
              <w:pStyle w:val="TableColumnTitles"/>
              <w:keepNext/>
            </w:pPr>
            <w:r>
              <w:t>Size</w:t>
            </w:r>
          </w:p>
        </w:tc>
      </w:tr>
      <w:tr w:rsidR="007F54AC" w14:paraId="40B65B7E" w14:textId="77777777">
        <w:tc>
          <w:tcPr>
            <w:tcW w:w="2802" w:type="dxa"/>
            <w:tcBorders>
              <w:top w:val="nil"/>
              <w:left w:val="single" w:sz="6" w:space="0" w:color="auto"/>
              <w:bottom w:val="nil"/>
              <w:right w:val="single" w:sz="6" w:space="0" w:color="auto"/>
            </w:tcBorders>
            <w:shd w:val="clear" w:color="auto" w:fill="auto"/>
          </w:tcPr>
          <w:p w14:paraId="4ED5EEB4" w14:textId="77777777" w:rsidR="007F54AC" w:rsidRDefault="007F54AC" w:rsidP="001D6D30">
            <w:pPr>
              <w:pStyle w:val="TableRow"/>
              <w:rPr>
                <w:u w:val="single"/>
              </w:rPr>
            </w:pPr>
          </w:p>
        </w:tc>
        <w:tc>
          <w:tcPr>
            <w:tcW w:w="4536" w:type="dxa"/>
            <w:tcBorders>
              <w:top w:val="nil"/>
              <w:left w:val="single" w:sz="6" w:space="0" w:color="auto"/>
              <w:bottom w:val="nil"/>
              <w:right w:val="single" w:sz="6" w:space="0" w:color="auto"/>
            </w:tcBorders>
            <w:shd w:val="clear" w:color="auto" w:fill="auto"/>
          </w:tcPr>
          <w:p w14:paraId="00334D6E" w14:textId="77777777" w:rsidR="007F54AC" w:rsidRDefault="007F54AC" w:rsidP="001D6D30">
            <w:pPr>
              <w:pStyle w:val="TableRow"/>
            </w:pPr>
          </w:p>
        </w:tc>
        <w:tc>
          <w:tcPr>
            <w:tcW w:w="1500" w:type="dxa"/>
            <w:tcBorders>
              <w:top w:val="nil"/>
              <w:left w:val="single" w:sz="6" w:space="0" w:color="auto"/>
              <w:bottom w:val="nil"/>
              <w:right w:val="single" w:sz="6" w:space="0" w:color="auto"/>
            </w:tcBorders>
            <w:shd w:val="clear" w:color="auto" w:fill="auto"/>
          </w:tcPr>
          <w:p w14:paraId="4B2E26DD" w14:textId="77777777" w:rsidR="007F54AC" w:rsidRDefault="007F54AC" w:rsidP="001D6D30">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495C514" w14:textId="77777777" w:rsidR="007F54AC" w:rsidRDefault="007F54AC" w:rsidP="001D6D30">
            <w:pPr>
              <w:pStyle w:val="TableRow"/>
            </w:pPr>
            <w:r>
              <w:t>16</w:t>
            </w:r>
          </w:p>
        </w:tc>
      </w:tr>
      <w:tr w:rsidR="007F54AC" w14:paraId="0F9D2440" w14:textId="77777777">
        <w:tc>
          <w:tcPr>
            <w:tcW w:w="2802" w:type="dxa"/>
            <w:tcBorders>
              <w:top w:val="nil"/>
              <w:left w:val="single" w:sz="6" w:space="0" w:color="auto"/>
              <w:bottom w:val="single" w:sz="6" w:space="0" w:color="auto"/>
              <w:right w:val="single" w:sz="6" w:space="0" w:color="auto"/>
            </w:tcBorders>
            <w:shd w:val="clear" w:color="auto" w:fill="auto"/>
          </w:tcPr>
          <w:p w14:paraId="2EE0D8B3" w14:textId="77777777" w:rsidR="007F54AC" w:rsidRDefault="007F54AC" w:rsidP="001D6D30">
            <w:pPr>
              <w:pStyle w:val="TableRow"/>
            </w:pPr>
          </w:p>
        </w:tc>
        <w:tc>
          <w:tcPr>
            <w:tcW w:w="4536" w:type="dxa"/>
            <w:tcBorders>
              <w:top w:val="nil"/>
              <w:left w:val="single" w:sz="6" w:space="0" w:color="auto"/>
              <w:bottom w:val="single" w:sz="6" w:space="0" w:color="auto"/>
              <w:right w:val="single" w:sz="6" w:space="0" w:color="auto"/>
            </w:tcBorders>
            <w:shd w:val="clear" w:color="auto" w:fill="auto"/>
          </w:tcPr>
          <w:p w14:paraId="02E62266" w14:textId="77777777" w:rsidR="007F54AC" w:rsidRDefault="007F54AC" w:rsidP="001D6D30">
            <w:pPr>
              <w:pStyle w:val="TableRow"/>
            </w:pPr>
          </w:p>
        </w:tc>
        <w:tc>
          <w:tcPr>
            <w:tcW w:w="1500" w:type="dxa"/>
            <w:tcBorders>
              <w:top w:val="nil"/>
              <w:left w:val="single" w:sz="6" w:space="0" w:color="auto"/>
              <w:bottom w:val="single" w:sz="6" w:space="0" w:color="auto"/>
              <w:right w:val="single" w:sz="6" w:space="0" w:color="auto"/>
            </w:tcBorders>
            <w:shd w:val="clear" w:color="auto" w:fill="auto"/>
          </w:tcPr>
          <w:p w14:paraId="51C24E96" w14:textId="77777777" w:rsidR="007F54AC" w:rsidRDefault="007F54AC" w:rsidP="001D6D30">
            <w:pPr>
              <w:pStyle w:val="TableRow"/>
            </w:pPr>
            <w:r>
              <w:t>char Not Null</w:t>
            </w:r>
          </w:p>
        </w:tc>
        <w:tc>
          <w:tcPr>
            <w:tcW w:w="1127" w:type="dxa"/>
            <w:tcBorders>
              <w:top w:val="nil"/>
              <w:left w:val="single" w:sz="6" w:space="0" w:color="auto"/>
              <w:bottom w:val="single" w:sz="6" w:space="0" w:color="auto"/>
              <w:right w:val="single" w:sz="6" w:space="0" w:color="auto"/>
            </w:tcBorders>
            <w:shd w:val="clear" w:color="auto" w:fill="auto"/>
          </w:tcPr>
          <w:p w14:paraId="264DBECA" w14:textId="77777777" w:rsidR="007F54AC" w:rsidRDefault="007F54AC" w:rsidP="001D6D30">
            <w:pPr>
              <w:pStyle w:val="TableRow"/>
            </w:pPr>
            <w:r>
              <w:t>16</w:t>
            </w:r>
          </w:p>
        </w:tc>
      </w:tr>
    </w:tbl>
    <w:p w14:paraId="1A846F10" w14:textId="77777777" w:rsidR="007F54AC" w:rsidRPr="007D7306" w:rsidRDefault="007F54AC" w:rsidP="007F54AC">
      <w:pPr>
        <w:pStyle w:val="NormalIndent"/>
      </w:pPr>
    </w:p>
    <w:p w14:paraId="65A57B0C" w14:textId="77777777" w:rsidR="00AF60D7" w:rsidRDefault="00AF60D7" w:rsidP="00840903">
      <w:pPr>
        <w:pStyle w:val="Heading4"/>
      </w:pPr>
      <w:bookmarkStart w:id="895" w:name="_Toc292879126"/>
      <w:r>
        <w:t>USER</w:t>
      </w:r>
      <w:bookmarkEnd w:id="895"/>
    </w:p>
    <w:p w14:paraId="186E6B15" w14:textId="77777777" w:rsidR="00AF60D7" w:rsidRDefault="00AF60D7" w:rsidP="00AF60D7">
      <w:pPr>
        <w:pStyle w:val="NormalIndent"/>
      </w:pPr>
      <w:r>
        <w:t>Standard Recorder table describing a user with access to the system.  The following fields are added by the Collections Module.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26099E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5F0EB16F"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1B9E0FD"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62F938CD"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E050A16" w14:textId="77777777" w:rsidR="00AF60D7" w:rsidRDefault="00AF60D7">
            <w:pPr>
              <w:pStyle w:val="TableColumnTitles"/>
              <w:keepNext/>
            </w:pPr>
            <w:r>
              <w:t>Size</w:t>
            </w:r>
          </w:p>
        </w:tc>
      </w:tr>
      <w:tr w:rsidR="00AF60D7" w14:paraId="502FE5A4" w14:textId="77777777">
        <w:tc>
          <w:tcPr>
            <w:tcW w:w="2802" w:type="dxa"/>
            <w:tcBorders>
              <w:top w:val="nil"/>
              <w:left w:val="single" w:sz="6" w:space="0" w:color="auto"/>
              <w:bottom w:val="nil"/>
              <w:right w:val="single" w:sz="6" w:space="0" w:color="auto"/>
            </w:tcBorders>
            <w:shd w:val="clear" w:color="auto" w:fill="auto"/>
          </w:tcPr>
          <w:p w14:paraId="7EFCF753" w14:textId="77777777" w:rsidR="00AF60D7" w:rsidRDefault="00AF60D7">
            <w:pPr>
              <w:pStyle w:val="TableRow"/>
            </w:pPr>
            <w:r>
              <w:t>ALLOW_QUICK_ENTRY</w:t>
            </w:r>
          </w:p>
        </w:tc>
        <w:tc>
          <w:tcPr>
            <w:tcW w:w="4536" w:type="dxa"/>
            <w:tcBorders>
              <w:top w:val="nil"/>
              <w:left w:val="single" w:sz="6" w:space="0" w:color="auto"/>
              <w:bottom w:val="nil"/>
              <w:right w:val="single" w:sz="6" w:space="0" w:color="auto"/>
            </w:tcBorders>
            <w:shd w:val="clear" w:color="auto" w:fill="auto"/>
          </w:tcPr>
          <w:p w14:paraId="49A92536" w14:textId="77777777" w:rsidR="00AF60D7" w:rsidRDefault="00AF60D7">
            <w:pPr>
              <w:pStyle w:val="TableRow"/>
            </w:pPr>
            <w:r>
              <w:t>Defines if the user is able to access the Quick Entry screens.  1 = access allowed, 0 = access denied.</w:t>
            </w:r>
          </w:p>
        </w:tc>
        <w:tc>
          <w:tcPr>
            <w:tcW w:w="1500" w:type="dxa"/>
            <w:tcBorders>
              <w:top w:val="nil"/>
              <w:left w:val="single" w:sz="6" w:space="0" w:color="auto"/>
              <w:bottom w:val="nil"/>
              <w:right w:val="single" w:sz="6" w:space="0" w:color="auto"/>
            </w:tcBorders>
            <w:shd w:val="clear" w:color="auto" w:fill="auto"/>
          </w:tcPr>
          <w:p w14:paraId="79055E68"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E03BB28" w14:textId="77777777" w:rsidR="00AF60D7" w:rsidRDefault="00AF60D7">
            <w:pPr>
              <w:pStyle w:val="TableRow"/>
            </w:pPr>
          </w:p>
        </w:tc>
      </w:tr>
      <w:tr w:rsidR="00AF60D7" w14:paraId="12F4E229" w14:textId="77777777">
        <w:tc>
          <w:tcPr>
            <w:tcW w:w="2802" w:type="dxa"/>
            <w:tcBorders>
              <w:top w:val="nil"/>
              <w:left w:val="single" w:sz="6" w:space="0" w:color="auto"/>
              <w:bottom w:val="nil"/>
              <w:right w:val="single" w:sz="6" w:space="0" w:color="auto"/>
            </w:tcBorders>
            <w:shd w:val="clear" w:color="auto" w:fill="auto"/>
          </w:tcPr>
          <w:p w14:paraId="5889A4EF" w14:textId="77777777" w:rsidR="00AF60D7" w:rsidRDefault="00AF60D7">
            <w:pPr>
              <w:pStyle w:val="TableRow"/>
            </w:pPr>
            <w:r>
              <w:t>ALLOW_QUICK_ENTRY_PROCESSING</w:t>
            </w:r>
          </w:p>
        </w:tc>
        <w:tc>
          <w:tcPr>
            <w:tcW w:w="4536" w:type="dxa"/>
            <w:tcBorders>
              <w:top w:val="nil"/>
              <w:left w:val="single" w:sz="6" w:space="0" w:color="auto"/>
              <w:bottom w:val="nil"/>
              <w:right w:val="single" w:sz="6" w:space="0" w:color="auto"/>
            </w:tcBorders>
            <w:shd w:val="clear" w:color="auto" w:fill="auto"/>
          </w:tcPr>
          <w:p w14:paraId="3389554B" w14:textId="77777777" w:rsidR="00AF60D7" w:rsidRDefault="00AF60D7">
            <w:pPr>
              <w:pStyle w:val="TableRow"/>
            </w:pPr>
            <w:r>
              <w:t>Defines if the user is able to access the Quick Entry processing buttons.  1 = access allowed, 0 = access denied.</w:t>
            </w:r>
          </w:p>
        </w:tc>
        <w:tc>
          <w:tcPr>
            <w:tcW w:w="1500" w:type="dxa"/>
            <w:tcBorders>
              <w:top w:val="nil"/>
              <w:left w:val="single" w:sz="6" w:space="0" w:color="auto"/>
              <w:bottom w:val="nil"/>
              <w:right w:val="single" w:sz="6" w:space="0" w:color="auto"/>
            </w:tcBorders>
            <w:shd w:val="clear" w:color="auto" w:fill="auto"/>
          </w:tcPr>
          <w:p w14:paraId="3699EA60"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49C12D55" w14:textId="77777777" w:rsidR="00AF60D7" w:rsidRDefault="00AF60D7">
            <w:pPr>
              <w:pStyle w:val="TableRow"/>
            </w:pPr>
          </w:p>
        </w:tc>
      </w:tr>
      <w:tr w:rsidR="00AF60D7" w14:paraId="40EBB46F" w14:textId="77777777">
        <w:tc>
          <w:tcPr>
            <w:tcW w:w="2802" w:type="dxa"/>
            <w:tcBorders>
              <w:top w:val="nil"/>
              <w:left w:val="single" w:sz="6" w:space="0" w:color="auto"/>
              <w:bottom w:val="nil"/>
              <w:right w:val="single" w:sz="6" w:space="0" w:color="auto"/>
            </w:tcBorders>
            <w:shd w:val="clear" w:color="auto" w:fill="auto"/>
          </w:tcPr>
          <w:p w14:paraId="5794EEEC" w14:textId="77777777" w:rsidR="00AF60D7" w:rsidRDefault="00AF60D7">
            <w:pPr>
              <w:pStyle w:val="TableRow"/>
            </w:pPr>
            <w:r>
              <w:t>ALLOW_MOVEMENT_EDIT</w:t>
            </w:r>
          </w:p>
        </w:tc>
        <w:tc>
          <w:tcPr>
            <w:tcW w:w="4536" w:type="dxa"/>
            <w:tcBorders>
              <w:top w:val="nil"/>
              <w:left w:val="single" w:sz="6" w:space="0" w:color="auto"/>
              <w:bottom w:val="nil"/>
              <w:right w:val="single" w:sz="6" w:space="0" w:color="auto"/>
            </w:tcBorders>
            <w:shd w:val="clear" w:color="auto" w:fill="auto"/>
          </w:tcPr>
          <w:p w14:paraId="079EBE23" w14:textId="77777777" w:rsidR="00AF60D7" w:rsidRDefault="00AF60D7">
            <w:pPr>
              <w:pStyle w:val="TableRow"/>
            </w:pPr>
            <w:r>
              <w:t>Defines if the user is able to add or edit data in any of the movement screens, including loans and accessions.  1 = access allowed, 0 = access denied.  Users are still able to create default accession details using the Quick Entry system even if access is denied to edit the Collections Browser movement screens.</w:t>
            </w:r>
          </w:p>
        </w:tc>
        <w:tc>
          <w:tcPr>
            <w:tcW w:w="1500" w:type="dxa"/>
            <w:tcBorders>
              <w:top w:val="nil"/>
              <w:left w:val="single" w:sz="6" w:space="0" w:color="auto"/>
              <w:bottom w:val="nil"/>
              <w:right w:val="single" w:sz="6" w:space="0" w:color="auto"/>
            </w:tcBorders>
            <w:shd w:val="clear" w:color="auto" w:fill="auto"/>
          </w:tcPr>
          <w:p w14:paraId="6FF0F57E"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0A06C622" w14:textId="77777777" w:rsidR="00AF60D7" w:rsidRDefault="00AF60D7">
            <w:pPr>
              <w:pStyle w:val="TableRow"/>
            </w:pPr>
          </w:p>
        </w:tc>
      </w:tr>
      <w:tr w:rsidR="00AF60D7" w14:paraId="5963DD15" w14:textId="77777777">
        <w:tc>
          <w:tcPr>
            <w:tcW w:w="2802" w:type="dxa"/>
            <w:tcBorders>
              <w:top w:val="nil"/>
              <w:left w:val="single" w:sz="6" w:space="0" w:color="auto"/>
              <w:bottom w:val="single" w:sz="6" w:space="0" w:color="auto"/>
              <w:right w:val="single" w:sz="6" w:space="0" w:color="auto"/>
            </w:tcBorders>
            <w:shd w:val="clear" w:color="auto" w:fill="auto"/>
          </w:tcPr>
          <w:p w14:paraId="2D75D500" w14:textId="77777777" w:rsidR="00AF60D7" w:rsidRDefault="00AF60D7">
            <w:pPr>
              <w:pStyle w:val="TableRow"/>
            </w:pPr>
            <w:r>
              <w:t>ALLOW_FINANCE</w:t>
            </w:r>
          </w:p>
        </w:tc>
        <w:tc>
          <w:tcPr>
            <w:tcW w:w="4536" w:type="dxa"/>
            <w:tcBorders>
              <w:top w:val="nil"/>
              <w:left w:val="single" w:sz="6" w:space="0" w:color="auto"/>
              <w:bottom w:val="single" w:sz="6" w:space="0" w:color="auto"/>
              <w:right w:val="single" w:sz="6" w:space="0" w:color="auto"/>
            </w:tcBorders>
            <w:shd w:val="clear" w:color="auto" w:fill="auto"/>
          </w:tcPr>
          <w:p w14:paraId="1C793034" w14:textId="77777777" w:rsidR="00AF60D7" w:rsidRDefault="00AF60D7">
            <w:pPr>
              <w:pStyle w:val="TableRow"/>
            </w:pPr>
            <w:r>
              <w:t>Defines if the user is able to access the Valuation and Funding nodes in the Collections Browser.  1 = access allowed, 0 = access denied.</w:t>
            </w:r>
          </w:p>
        </w:tc>
        <w:tc>
          <w:tcPr>
            <w:tcW w:w="1500" w:type="dxa"/>
            <w:tcBorders>
              <w:top w:val="nil"/>
              <w:left w:val="single" w:sz="6" w:space="0" w:color="auto"/>
              <w:bottom w:val="single" w:sz="6" w:space="0" w:color="auto"/>
              <w:right w:val="single" w:sz="6" w:space="0" w:color="auto"/>
            </w:tcBorders>
            <w:shd w:val="clear" w:color="auto" w:fill="auto"/>
          </w:tcPr>
          <w:p w14:paraId="703AEE24" w14:textId="77777777" w:rsidR="00AF60D7" w:rsidRDefault="00AF60D7">
            <w:pPr>
              <w:pStyle w:val="TableRow"/>
            </w:pPr>
            <w:r>
              <w:t>bit Not Null</w:t>
            </w:r>
          </w:p>
        </w:tc>
        <w:tc>
          <w:tcPr>
            <w:tcW w:w="1127" w:type="dxa"/>
            <w:tcBorders>
              <w:top w:val="nil"/>
              <w:left w:val="single" w:sz="6" w:space="0" w:color="auto"/>
              <w:bottom w:val="single" w:sz="6" w:space="0" w:color="auto"/>
              <w:right w:val="single" w:sz="6" w:space="0" w:color="auto"/>
            </w:tcBorders>
            <w:shd w:val="clear" w:color="auto" w:fill="auto"/>
          </w:tcPr>
          <w:p w14:paraId="1FCEBE36" w14:textId="77777777" w:rsidR="00AF60D7" w:rsidRDefault="00AF60D7">
            <w:pPr>
              <w:pStyle w:val="TableRow"/>
            </w:pPr>
          </w:p>
        </w:tc>
      </w:tr>
    </w:tbl>
    <w:p w14:paraId="672542B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628BF941"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1B7C9F3A" w14:textId="77777777" w:rsidR="00AF60D7" w:rsidRDefault="00AF60D7">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16F53184"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57794654" w14:textId="77777777" w:rsidR="00AF60D7" w:rsidRDefault="00AF60D7">
            <w:pPr>
              <w:pStyle w:val="TableColumnTitles"/>
              <w:keepNext/>
            </w:pPr>
            <w:r>
              <w:t>Options</w:t>
            </w:r>
          </w:p>
        </w:tc>
      </w:tr>
      <w:tr w:rsidR="00AF60D7" w14:paraId="27697976" w14:textId="77777777">
        <w:tc>
          <w:tcPr>
            <w:tcW w:w="2801" w:type="dxa"/>
            <w:tcBorders>
              <w:top w:val="nil"/>
              <w:left w:val="single" w:sz="6" w:space="0" w:color="auto"/>
              <w:bottom w:val="single" w:sz="6" w:space="0" w:color="auto"/>
              <w:right w:val="single" w:sz="6" w:space="0" w:color="auto"/>
            </w:tcBorders>
            <w:shd w:val="clear" w:color="auto" w:fill="auto"/>
          </w:tcPr>
          <w:p w14:paraId="2EE60C4E"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4A72D012"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31A5242C" w14:textId="77777777" w:rsidR="00AF60D7" w:rsidRDefault="00AF60D7">
            <w:pPr>
              <w:pStyle w:val="TableRow"/>
            </w:pPr>
          </w:p>
        </w:tc>
      </w:tr>
    </w:tbl>
    <w:p w14:paraId="146576AA" w14:textId="77777777" w:rsidR="00AF60D7" w:rsidRDefault="00AF60D7" w:rsidP="00AF60D7">
      <w:pPr>
        <w:pStyle w:val="NormalIndent"/>
      </w:pPr>
    </w:p>
    <w:p w14:paraId="13862696" w14:textId="77777777" w:rsidR="00AF60D7" w:rsidRDefault="00AF60D7" w:rsidP="00840903">
      <w:pPr>
        <w:pStyle w:val="Heading4"/>
      </w:pPr>
      <w:bookmarkStart w:id="896" w:name="_Toc292879127"/>
      <w:r>
        <w:t>User_Domain_Access</w:t>
      </w:r>
      <w:bookmarkEnd w:id="896"/>
    </w:p>
    <w:p w14:paraId="1C82FF44" w14:textId="77777777" w:rsidR="00AF60D7" w:rsidRDefault="00AF60D7" w:rsidP="00AF60D7">
      <w:pPr>
        <w:pStyle w:val="NormalIndent"/>
      </w:pPr>
      <w:r>
        <w:t>Describes the access rights granted to a user for each domain.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1FCCD97C"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887A513"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36D4ADC8"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81BB05E"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7949D066" w14:textId="77777777" w:rsidR="00AF60D7" w:rsidRDefault="00AF60D7">
            <w:pPr>
              <w:pStyle w:val="TableColumnTitles"/>
              <w:keepNext/>
            </w:pPr>
            <w:r>
              <w:t>Size</w:t>
            </w:r>
          </w:p>
        </w:tc>
      </w:tr>
      <w:tr w:rsidR="00AF60D7" w14:paraId="10DE0691" w14:textId="77777777">
        <w:tc>
          <w:tcPr>
            <w:tcW w:w="2802" w:type="dxa"/>
            <w:tcBorders>
              <w:top w:val="nil"/>
              <w:left w:val="single" w:sz="6" w:space="0" w:color="auto"/>
              <w:bottom w:val="nil"/>
              <w:right w:val="single" w:sz="6" w:space="0" w:color="auto"/>
            </w:tcBorders>
            <w:shd w:val="clear" w:color="auto" w:fill="auto"/>
          </w:tcPr>
          <w:p w14:paraId="10C02A6A" w14:textId="77777777" w:rsidR="00AF60D7" w:rsidRDefault="00AF60D7">
            <w:pPr>
              <w:pStyle w:val="TableRow"/>
              <w:rPr>
                <w:u w:val="single"/>
              </w:rPr>
            </w:pPr>
            <w:r>
              <w:rPr>
                <w:u w:val="single"/>
              </w:rPr>
              <w:t>User_Domain_Access_Key</w:t>
            </w:r>
          </w:p>
        </w:tc>
        <w:tc>
          <w:tcPr>
            <w:tcW w:w="4536" w:type="dxa"/>
            <w:tcBorders>
              <w:top w:val="nil"/>
              <w:left w:val="single" w:sz="6" w:space="0" w:color="auto"/>
              <w:bottom w:val="nil"/>
              <w:right w:val="single" w:sz="6" w:space="0" w:color="auto"/>
            </w:tcBorders>
            <w:shd w:val="clear" w:color="auto" w:fill="auto"/>
          </w:tcPr>
          <w:p w14:paraId="3727D91C" w14:textId="77777777" w:rsidR="00AF60D7" w:rsidRDefault="00AF60D7">
            <w:pPr>
              <w:pStyle w:val="TableRow"/>
            </w:pPr>
            <w:r>
              <w:t>Unique identifier for the User_Domain_Access table</w:t>
            </w:r>
          </w:p>
        </w:tc>
        <w:tc>
          <w:tcPr>
            <w:tcW w:w="1500" w:type="dxa"/>
            <w:tcBorders>
              <w:top w:val="nil"/>
              <w:left w:val="single" w:sz="6" w:space="0" w:color="auto"/>
              <w:bottom w:val="nil"/>
              <w:right w:val="single" w:sz="6" w:space="0" w:color="auto"/>
            </w:tcBorders>
            <w:shd w:val="clear" w:color="auto" w:fill="auto"/>
          </w:tcPr>
          <w:p w14:paraId="0EC0CE48"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5B66219" w14:textId="77777777" w:rsidR="00AF60D7" w:rsidRDefault="00AF60D7">
            <w:pPr>
              <w:pStyle w:val="TableRow"/>
            </w:pPr>
            <w:r>
              <w:t>16</w:t>
            </w:r>
          </w:p>
        </w:tc>
      </w:tr>
      <w:tr w:rsidR="00AF60D7" w14:paraId="4463B0E0" w14:textId="77777777">
        <w:tc>
          <w:tcPr>
            <w:tcW w:w="2802" w:type="dxa"/>
            <w:tcBorders>
              <w:top w:val="nil"/>
              <w:left w:val="single" w:sz="6" w:space="0" w:color="auto"/>
              <w:bottom w:val="nil"/>
              <w:right w:val="single" w:sz="6" w:space="0" w:color="auto"/>
            </w:tcBorders>
            <w:shd w:val="clear" w:color="auto" w:fill="auto"/>
          </w:tcPr>
          <w:p w14:paraId="30AEA5F8" w14:textId="77777777" w:rsidR="00AF60D7" w:rsidRDefault="00AF60D7">
            <w:pPr>
              <w:pStyle w:val="TableRow"/>
            </w:pPr>
            <w:r>
              <w:t>Name_Key</w:t>
            </w:r>
          </w:p>
        </w:tc>
        <w:tc>
          <w:tcPr>
            <w:tcW w:w="4536" w:type="dxa"/>
            <w:tcBorders>
              <w:top w:val="nil"/>
              <w:left w:val="single" w:sz="6" w:space="0" w:color="auto"/>
              <w:bottom w:val="nil"/>
              <w:right w:val="single" w:sz="6" w:space="0" w:color="auto"/>
            </w:tcBorders>
            <w:shd w:val="clear" w:color="auto" w:fill="auto"/>
          </w:tcPr>
          <w:p w14:paraId="3721E4E6" w14:textId="77777777" w:rsidR="00AF60D7" w:rsidRDefault="00AF60D7">
            <w:pPr>
              <w:pStyle w:val="TableRow"/>
            </w:pPr>
            <w:r>
              <w:t>Identifies the user.</w:t>
            </w:r>
          </w:p>
        </w:tc>
        <w:tc>
          <w:tcPr>
            <w:tcW w:w="1500" w:type="dxa"/>
            <w:tcBorders>
              <w:top w:val="nil"/>
              <w:left w:val="single" w:sz="6" w:space="0" w:color="auto"/>
              <w:bottom w:val="nil"/>
              <w:right w:val="single" w:sz="6" w:space="0" w:color="auto"/>
            </w:tcBorders>
            <w:shd w:val="clear" w:color="auto" w:fill="auto"/>
          </w:tcPr>
          <w:p w14:paraId="2A57222C"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BC6CAEC" w14:textId="77777777" w:rsidR="00AF60D7" w:rsidRDefault="00AF60D7">
            <w:pPr>
              <w:pStyle w:val="TableRow"/>
            </w:pPr>
            <w:r>
              <w:t>16</w:t>
            </w:r>
          </w:p>
        </w:tc>
      </w:tr>
      <w:tr w:rsidR="00AF60D7" w14:paraId="08C2EC9C" w14:textId="77777777">
        <w:tc>
          <w:tcPr>
            <w:tcW w:w="2802" w:type="dxa"/>
            <w:tcBorders>
              <w:top w:val="nil"/>
              <w:left w:val="single" w:sz="6" w:space="0" w:color="auto"/>
              <w:bottom w:val="nil"/>
              <w:right w:val="single" w:sz="6" w:space="0" w:color="auto"/>
            </w:tcBorders>
            <w:shd w:val="clear" w:color="auto" w:fill="auto"/>
          </w:tcPr>
          <w:p w14:paraId="3F856601" w14:textId="77777777" w:rsidR="00AF60D7" w:rsidRDefault="00AF60D7">
            <w:pPr>
              <w:pStyle w:val="TableRow"/>
            </w:pPr>
            <w:r>
              <w:t>Domain_Key</w:t>
            </w:r>
          </w:p>
        </w:tc>
        <w:tc>
          <w:tcPr>
            <w:tcW w:w="4536" w:type="dxa"/>
            <w:tcBorders>
              <w:top w:val="nil"/>
              <w:left w:val="single" w:sz="6" w:space="0" w:color="auto"/>
              <w:bottom w:val="nil"/>
              <w:right w:val="single" w:sz="6" w:space="0" w:color="auto"/>
            </w:tcBorders>
            <w:shd w:val="clear" w:color="auto" w:fill="auto"/>
          </w:tcPr>
          <w:p w14:paraId="7BA70C07" w14:textId="77777777" w:rsidR="00AF60D7" w:rsidRDefault="00AF60D7">
            <w:pPr>
              <w:pStyle w:val="TableRow"/>
            </w:pPr>
            <w:r>
              <w:t>Identifies the domain.</w:t>
            </w:r>
          </w:p>
        </w:tc>
        <w:tc>
          <w:tcPr>
            <w:tcW w:w="1500" w:type="dxa"/>
            <w:tcBorders>
              <w:top w:val="nil"/>
              <w:left w:val="single" w:sz="6" w:space="0" w:color="auto"/>
              <w:bottom w:val="nil"/>
              <w:right w:val="single" w:sz="6" w:space="0" w:color="auto"/>
            </w:tcBorders>
            <w:shd w:val="clear" w:color="auto" w:fill="auto"/>
          </w:tcPr>
          <w:p w14:paraId="5285565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604D18F2" w14:textId="77777777" w:rsidR="00AF60D7" w:rsidRDefault="00AF60D7">
            <w:pPr>
              <w:pStyle w:val="TableRow"/>
            </w:pPr>
            <w:r>
              <w:t>16</w:t>
            </w:r>
          </w:p>
        </w:tc>
      </w:tr>
      <w:tr w:rsidR="00AF60D7" w14:paraId="1AB94B26" w14:textId="77777777">
        <w:tc>
          <w:tcPr>
            <w:tcW w:w="2802" w:type="dxa"/>
            <w:tcBorders>
              <w:top w:val="nil"/>
              <w:left w:val="single" w:sz="6" w:space="0" w:color="auto"/>
              <w:bottom w:val="nil"/>
              <w:right w:val="single" w:sz="6" w:space="0" w:color="auto"/>
            </w:tcBorders>
            <w:shd w:val="clear" w:color="auto" w:fill="auto"/>
          </w:tcPr>
          <w:p w14:paraId="38FBD757" w14:textId="77777777" w:rsidR="00AF60D7" w:rsidRDefault="00AF60D7">
            <w:pPr>
              <w:pStyle w:val="TableRow"/>
            </w:pPr>
            <w:r>
              <w:t>Allow_Browse</w:t>
            </w:r>
          </w:p>
        </w:tc>
        <w:tc>
          <w:tcPr>
            <w:tcW w:w="4536" w:type="dxa"/>
            <w:tcBorders>
              <w:top w:val="nil"/>
              <w:left w:val="single" w:sz="6" w:space="0" w:color="auto"/>
              <w:bottom w:val="nil"/>
              <w:right w:val="single" w:sz="6" w:space="0" w:color="auto"/>
            </w:tcBorders>
            <w:shd w:val="clear" w:color="auto" w:fill="auto"/>
          </w:tcPr>
          <w:p w14:paraId="30810710" w14:textId="77777777" w:rsidR="00AF60D7" w:rsidRDefault="00AF60D7">
            <w:pPr>
              <w:pStyle w:val="TableRow"/>
            </w:pPr>
            <w:r>
              <w:t>Defines if the user is able to browse data in the domain.  1 = access allowed, 0 = access denied.</w:t>
            </w:r>
          </w:p>
        </w:tc>
        <w:tc>
          <w:tcPr>
            <w:tcW w:w="1500" w:type="dxa"/>
            <w:tcBorders>
              <w:top w:val="nil"/>
              <w:left w:val="single" w:sz="6" w:space="0" w:color="auto"/>
              <w:bottom w:val="nil"/>
              <w:right w:val="single" w:sz="6" w:space="0" w:color="auto"/>
            </w:tcBorders>
            <w:shd w:val="clear" w:color="auto" w:fill="auto"/>
          </w:tcPr>
          <w:p w14:paraId="60F8BE36"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41A60FCF" w14:textId="77777777" w:rsidR="00AF60D7" w:rsidRDefault="00AF60D7">
            <w:pPr>
              <w:pStyle w:val="TableRow"/>
            </w:pPr>
          </w:p>
        </w:tc>
      </w:tr>
      <w:tr w:rsidR="00AF60D7" w14:paraId="7B3834DE" w14:textId="77777777">
        <w:tc>
          <w:tcPr>
            <w:tcW w:w="2802" w:type="dxa"/>
            <w:tcBorders>
              <w:top w:val="nil"/>
              <w:left w:val="single" w:sz="6" w:space="0" w:color="auto"/>
              <w:bottom w:val="nil"/>
              <w:right w:val="single" w:sz="6" w:space="0" w:color="auto"/>
            </w:tcBorders>
            <w:shd w:val="clear" w:color="auto" w:fill="auto"/>
          </w:tcPr>
          <w:p w14:paraId="5184A734" w14:textId="77777777" w:rsidR="00AF60D7" w:rsidRDefault="00AF60D7">
            <w:pPr>
              <w:pStyle w:val="TableRow"/>
            </w:pPr>
            <w:r>
              <w:t>Allow_Quick_Entry</w:t>
            </w:r>
          </w:p>
        </w:tc>
        <w:tc>
          <w:tcPr>
            <w:tcW w:w="4536" w:type="dxa"/>
            <w:tcBorders>
              <w:top w:val="nil"/>
              <w:left w:val="single" w:sz="6" w:space="0" w:color="auto"/>
              <w:bottom w:val="nil"/>
              <w:right w:val="single" w:sz="6" w:space="0" w:color="auto"/>
            </w:tcBorders>
            <w:shd w:val="clear" w:color="auto" w:fill="auto"/>
          </w:tcPr>
          <w:p w14:paraId="690F4AC8" w14:textId="77777777" w:rsidR="00AF60D7" w:rsidRDefault="00AF60D7">
            <w:pPr>
              <w:pStyle w:val="TableRow"/>
            </w:pPr>
            <w:r>
              <w:t>Defines if the user is able to add data in the domain using Quick Entry.  1 = access allowed, 0 = access denied.</w:t>
            </w:r>
          </w:p>
        </w:tc>
        <w:tc>
          <w:tcPr>
            <w:tcW w:w="1500" w:type="dxa"/>
            <w:tcBorders>
              <w:top w:val="nil"/>
              <w:left w:val="single" w:sz="6" w:space="0" w:color="auto"/>
              <w:bottom w:val="nil"/>
              <w:right w:val="single" w:sz="6" w:space="0" w:color="auto"/>
            </w:tcBorders>
            <w:shd w:val="clear" w:color="auto" w:fill="auto"/>
          </w:tcPr>
          <w:p w14:paraId="0AB4D325"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5614E8EA" w14:textId="77777777" w:rsidR="00AF60D7" w:rsidRDefault="00AF60D7">
            <w:pPr>
              <w:pStyle w:val="TableRow"/>
            </w:pPr>
          </w:p>
        </w:tc>
      </w:tr>
      <w:tr w:rsidR="00AF60D7" w14:paraId="044DC294" w14:textId="77777777">
        <w:tc>
          <w:tcPr>
            <w:tcW w:w="2802" w:type="dxa"/>
            <w:tcBorders>
              <w:top w:val="nil"/>
              <w:left w:val="single" w:sz="6" w:space="0" w:color="auto"/>
              <w:bottom w:val="nil"/>
              <w:right w:val="single" w:sz="6" w:space="0" w:color="auto"/>
            </w:tcBorders>
            <w:shd w:val="clear" w:color="auto" w:fill="auto"/>
          </w:tcPr>
          <w:p w14:paraId="36511D03" w14:textId="77777777" w:rsidR="00AF60D7" w:rsidRDefault="00AF60D7">
            <w:pPr>
              <w:pStyle w:val="TableRow"/>
            </w:pPr>
            <w:r>
              <w:t>Allow_Add</w:t>
            </w:r>
          </w:p>
        </w:tc>
        <w:tc>
          <w:tcPr>
            <w:tcW w:w="4536" w:type="dxa"/>
            <w:tcBorders>
              <w:top w:val="nil"/>
              <w:left w:val="single" w:sz="6" w:space="0" w:color="auto"/>
              <w:bottom w:val="nil"/>
              <w:right w:val="single" w:sz="6" w:space="0" w:color="auto"/>
            </w:tcBorders>
            <w:shd w:val="clear" w:color="auto" w:fill="auto"/>
          </w:tcPr>
          <w:p w14:paraId="60D2D960" w14:textId="77777777" w:rsidR="00AF60D7" w:rsidRDefault="00AF60D7">
            <w:pPr>
              <w:pStyle w:val="TableRow"/>
            </w:pPr>
            <w:r>
              <w:t>Defines if the user is able to add data in the domain using the Specimen Nodes in the Collections Browser or by adding an occurrence.  1 = access allowed, 0 = access denied.</w:t>
            </w:r>
          </w:p>
        </w:tc>
        <w:tc>
          <w:tcPr>
            <w:tcW w:w="1500" w:type="dxa"/>
            <w:tcBorders>
              <w:top w:val="nil"/>
              <w:left w:val="single" w:sz="6" w:space="0" w:color="auto"/>
              <w:bottom w:val="nil"/>
              <w:right w:val="single" w:sz="6" w:space="0" w:color="auto"/>
            </w:tcBorders>
            <w:shd w:val="clear" w:color="auto" w:fill="auto"/>
          </w:tcPr>
          <w:p w14:paraId="13EA1730"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168841B7" w14:textId="77777777" w:rsidR="00AF60D7" w:rsidRDefault="00AF60D7">
            <w:pPr>
              <w:pStyle w:val="TableRow"/>
            </w:pPr>
          </w:p>
        </w:tc>
      </w:tr>
      <w:tr w:rsidR="00AF60D7" w14:paraId="499369CE" w14:textId="77777777">
        <w:tc>
          <w:tcPr>
            <w:tcW w:w="2802" w:type="dxa"/>
            <w:tcBorders>
              <w:top w:val="nil"/>
              <w:left w:val="single" w:sz="6" w:space="0" w:color="auto"/>
              <w:bottom w:val="nil"/>
              <w:right w:val="single" w:sz="6" w:space="0" w:color="auto"/>
            </w:tcBorders>
            <w:shd w:val="clear" w:color="auto" w:fill="auto"/>
          </w:tcPr>
          <w:p w14:paraId="362E6AFA" w14:textId="77777777" w:rsidR="00AF60D7" w:rsidRDefault="00AF60D7">
            <w:pPr>
              <w:pStyle w:val="TableRow"/>
            </w:pPr>
            <w:r>
              <w:t>Allow_Edit</w:t>
            </w:r>
          </w:p>
        </w:tc>
        <w:tc>
          <w:tcPr>
            <w:tcW w:w="4536" w:type="dxa"/>
            <w:tcBorders>
              <w:top w:val="nil"/>
              <w:left w:val="single" w:sz="6" w:space="0" w:color="auto"/>
              <w:bottom w:val="nil"/>
              <w:right w:val="single" w:sz="6" w:space="0" w:color="auto"/>
            </w:tcBorders>
            <w:shd w:val="clear" w:color="auto" w:fill="auto"/>
          </w:tcPr>
          <w:p w14:paraId="2DCAD00A" w14:textId="77777777" w:rsidR="00AF60D7" w:rsidRDefault="00AF60D7">
            <w:pPr>
              <w:pStyle w:val="TableRow"/>
            </w:pPr>
            <w:r>
              <w:t>Defines if the user is able to edit existing data in the domain using the Specimen Nodes in the Collections Browser or by adding an occurrence.  1 = access allowed, 0 = access denied.</w:t>
            </w:r>
          </w:p>
        </w:tc>
        <w:tc>
          <w:tcPr>
            <w:tcW w:w="1500" w:type="dxa"/>
            <w:tcBorders>
              <w:top w:val="nil"/>
              <w:left w:val="single" w:sz="6" w:space="0" w:color="auto"/>
              <w:bottom w:val="nil"/>
              <w:right w:val="single" w:sz="6" w:space="0" w:color="auto"/>
            </w:tcBorders>
            <w:shd w:val="clear" w:color="auto" w:fill="auto"/>
          </w:tcPr>
          <w:p w14:paraId="589BD397" w14:textId="77777777" w:rsidR="00AF60D7" w:rsidRDefault="00AF60D7">
            <w:pPr>
              <w:pStyle w:val="TableRow"/>
            </w:pPr>
            <w:r>
              <w:t>bit Not Null default (0)</w:t>
            </w:r>
          </w:p>
        </w:tc>
        <w:tc>
          <w:tcPr>
            <w:tcW w:w="1127" w:type="dxa"/>
            <w:tcBorders>
              <w:top w:val="nil"/>
              <w:left w:val="single" w:sz="6" w:space="0" w:color="auto"/>
              <w:bottom w:val="nil"/>
              <w:right w:val="single" w:sz="6" w:space="0" w:color="auto"/>
            </w:tcBorders>
            <w:shd w:val="clear" w:color="auto" w:fill="auto"/>
          </w:tcPr>
          <w:p w14:paraId="6D113E64" w14:textId="77777777" w:rsidR="00AF60D7" w:rsidRDefault="00AF60D7">
            <w:pPr>
              <w:pStyle w:val="TableRow"/>
            </w:pPr>
          </w:p>
        </w:tc>
      </w:tr>
      <w:tr w:rsidR="00AF60D7" w14:paraId="42064528" w14:textId="77777777">
        <w:tc>
          <w:tcPr>
            <w:tcW w:w="2802" w:type="dxa"/>
            <w:tcBorders>
              <w:top w:val="nil"/>
              <w:left w:val="single" w:sz="6" w:space="0" w:color="auto"/>
              <w:bottom w:val="nil"/>
              <w:right w:val="single" w:sz="6" w:space="0" w:color="auto"/>
            </w:tcBorders>
            <w:shd w:val="clear" w:color="auto" w:fill="auto"/>
          </w:tcPr>
          <w:p w14:paraId="374ED7D5"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66BAD19B"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28080F3C" w14:textId="77777777" w:rsidR="00AF60D7" w:rsidRDefault="00AF60D7">
            <w:pPr>
              <w:pStyle w:val="TableRow"/>
            </w:pPr>
            <w:r>
              <w:t xml:space="preserve">char </w:t>
            </w:r>
            <w:r w:rsidR="00284AB7">
              <w:t xml:space="preserve">Not </w:t>
            </w:r>
            <w:r>
              <w:t>Null</w:t>
            </w:r>
          </w:p>
        </w:tc>
        <w:tc>
          <w:tcPr>
            <w:tcW w:w="1127" w:type="dxa"/>
            <w:tcBorders>
              <w:top w:val="nil"/>
              <w:left w:val="single" w:sz="6" w:space="0" w:color="auto"/>
              <w:bottom w:val="nil"/>
              <w:right w:val="single" w:sz="6" w:space="0" w:color="auto"/>
            </w:tcBorders>
            <w:shd w:val="clear" w:color="auto" w:fill="auto"/>
          </w:tcPr>
          <w:p w14:paraId="583D482A" w14:textId="77777777" w:rsidR="00AF60D7" w:rsidRDefault="00AF60D7">
            <w:pPr>
              <w:pStyle w:val="TableRow"/>
            </w:pPr>
            <w:r>
              <w:t>16</w:t>
            </w:r>
          </w:p>
        </w:tc>
      </w:tr>
      <w:tr w:rsidR="00AF60D7" w14:paraId="6375FD11" w14:textId="77777777">
        <w:tc>
          <w:tcPr>
            <w:tcW w:w="2802" w:type="dxa"/>
            <w:tcBorders>
              <w:top w:val="nil"/>
              <w:left w:val="single" w:sz="6" w:space="0" w:color="auto"/>
              <w:bottom w:val="nil"/>
              <w:right w:val="single" w:sz="6" w:space="0" w:color="auto"/>
            </w:tcBorders>
            <w:shd w:val="clear" w:color="auto" w:fill="auto"/>
          </w:tcPr>
          <w:p w14:paraId="0597D777"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2D31B218"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668A0F98" w14:textId="77777777" w:rsidR="00AF60D7" w:rsidRDefault="00284AB7">
            <w:pPr>
              <w:pStyle w:val="TableRow"/>
            </w:pPr>
            <w:r>
              <w:t xml:space="preserve">char </w:t>
            </w:r>
            <w:r w:rsidR="00AF60D7">
              <w:t>Null</w:t>
            </w:r>
          </w:p>
        </w:tc>
        <w:tc>
          <w:tcPr>
            <w:tcW w:w="1127" w:type="dxa"/>
            <w:tcBorders>
              <w:top w:val="nil"/>
              <w:left w:val="single" w:sz="6" w:space="0" w:color="auto"/>
              <w:bottom w:val="nil"/>
              <w:right w:val="single" w:sz="6" w:space="0" w:color="auto"/>
            </w:tcBorders>
            <w:shd w:val="clear" w:color="auto" w:fill="auto"/>
          </w:tcPr>
          <w:p w14:paraId="598521FE" w14:textId="77777777" w:rsidR="00AF60D7" w:rsidRDefault="00AF60D7">
            <w:pPr>
              <w:pStyle w:val="TableRow"/>
            </w:pPr>
            <w:r>
              <w:t>16</w:t>
            </w:r>
          </w:p>
        </w:tc>
      </w:tr>
      <w:tr w:rsidR="00AF60D7" w14:paraId="56FCCA71" w14:textId="77777777">
        <w:tc>
          <w:tcPr>
            <w:tcW w:w="2802" w:type="dxa"/>
            <w:tcBorders>
              <w:top w:val="nil"/>
              <w:left w:val="single" w:sz="6" w:space="0" w:color="auto"/>
              <w:bottom w:val="single" w:sz="6" w:space="0" w:color="auto"/>
              <w:right w:val="single" w:sz="6" w:space="0" w:color="auto"/>
            </w:tcBorders>
            <w:shd w:val="clear" w:color="auto" w:fill="auto"/>
          </w:tcPr>
          <w:p w14:paraId="407A4F51"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2F419D9C"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03483295"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3C9277E" w14:textId="77777777" w:rsidR="00AF60D7" w:rsidRDefault="00AF60D7">
            <w:pPr>
              <w:pStyle w:val="TableRow"/>
            </w:pPr>
            <w:r>
              <w:t>8</w:t>
            </w:r>
          </w:p>
        </w:tc>
      </w:tr>
    </w:tbl>
    <w:p w14:paraId="3AEF2E54"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052E08D2"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4D11C8B"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540B3AC"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7E39A9A5" w14:textId="77777777" w:rsidR="00AF60D7" w:rsidRDefault="00AF60D7">
            <w:pPr>
              <w:pStyle w:val="TableColumnTitles"/>
              <w:keepNext/>
            </w:pPr>
            <w:r>
              <w:t>Options</w:t>
            </w:r>
          </w:p>
        </w:tc>
      </w:tr>
      <w:tr w:rsidR="00AF60D7" w14:paraId="24B53B26" w14:textId="77777777">
        <w:tc>
          <w:tcPr>
            <w:tcW w:w="2801" w:type="dxa"/>
            <w:tcBorders>
              <w:top w:val="nil"/>
              <w:left w:val="single" w:sz="6" w:space="0" w:color="auto"/>
              <w:bottom w:val="single" w:sz="6" w:space="0" w:color="auto"/>
              <w:right w:val="single" w:sz="6" w:space="0" w:color="auto"/>
            </w:tcBorders>
            <w:shd w:val="clear" w:color="auto" w:fill="auto"/>
          </w:tcPr>
          <w:p w14:paraId="521506BA"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BAFEE62"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7758CCC9" w14:textId="77777777" w:rsidR="00AF60D7" w:rsidRDefault="00AF60D7">
            <w:pPr>
              <w:pStyle w:val="TableRow"/>
            </w:pPr>
          </w:p>
        </w:tc>
      </w:tr>
    </w:tbl>
    <w:p w14:paraId="57AAEBA8"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79376F4A"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531F777A" w14:textId="77777777" w:rsidR="00AF60D7" w:rsidRPr="00A104CD" w:rsidRDefault="00AF60D7">
            <w:pPr>
              <w:pStyle w:val="TableTitle"/>
              <w:rPr>
                <w:color w:val="FF0000"/>
                <w:lang w:val="fr-FR"/>
              </w:rPr>
            </w:pPr>
            <w:r w:rsidRPr="00A104CD">
              <w:rPr>
                <w:lang w:val="fr-FR"/>
              </w:rPr>
              <w:t>Constraint : FK_User_Domain_Access_Domain</w:t>
            </w:r>
          </w:p>
        </w:tc>
      </w:tr>
      <w:tr w:rsidR="00AF60D7" w14:paraId="47F8E678" w14:textId="77777777">
        <w:tc>
          <w:tcPr>
            <w:tcW w:w="1548" w:type="dxa"/>
            <w:tcBorders>
              <w:top w:val="nil"/>
              <w:left w:val="single" w:sz="4" w:space="0" w:color="auto"/>
              <w:bottom w:val="single" w:sz="4" w:space="0" w:color="auto"/>
              <w:right w:val="single" w:sz="4" w:space="0" w:color="auto"/>
            </w:tcBorders>
            <w:shd w:val="clear" w:color="auto" w:fill="auto"/>
          </w:tcPr>
          <w:p w14:paraId="5EB56045"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6F3B109A" w14:textId="77777777" w:rsidR="00AF60D7" w:rsidRDefault="00AF60D7">
            <w:pPr>
              <w:pStyle w:val="TableRow"/>
            </w:pPr>
            <w:r>
              <w:t>References the domain.  Each domain is accessed by zero or more users.</w:t>
            </w:r>
          </w:p>
        </w:tc>
      </w:tr>
      <w:tr w:rsidR="00AF60D7" w14:paraId="4663EA6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32AE739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9964F0F" w14:textId="77777777" w:rsidR="00AF60D7" w:rsidRDefault="00AF60D7" w:rsidP="00D63832">
            <w:pPr>
              <w:pStyle w:val="CodeSamples"/>
              <w:spacing w:before="120" w:after="120"/>
            </w:pPr>
            <w:r>
              <w:t>FK_User_Domain_Access_Domain (Domain_Key) references Domain(Domain_Key)</w:t>
            </w:r>
          </w:p>
        </w:tc>
      </w:tr>
    </w:tbl>
    <w:p w14:paraId="0224909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rsidRPr="00A104CD" w14:paraId="348DFA9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FCADD05" w14:textId="77777777" w:rsidR="00AF60D7" w:rsidRPr="00A104CD" w:rsidRDefault="00AF60D7">
            <w:pPr>
              <w:pStyle w:val="TableTitle"/>
              <w:rPr>
                <w:color w:val="FF0000"/>
                <w:lang w:val="fr-FR"/>
              </w:rPr>
            </w:pPr>
            <w:r w:rsidRPr="00A104CD">
              <w:rPr>
                <w:lang w:val="fr-FR"/>
              </w:rPr>
              <w:t>Constraint : FK_User_Domain_Access_USER</w:t>
            </w:r>
          </w:p>
        </w:tc>
      </w:tr>
      <w:tr w:rsidR="00AF60D7" w14:paraId="3E4C7ED0" w14:textId="77777777">
        <w:tc>
          <w:tcPr>
            <w:tcW w:w="1548" w:type="dxa"/>
            <w:tcBorders>
              <w:top w:val="nil"/>
              <w:left w:val="single" w:sz="4" w:space="0" w:color="auto"/>
              <w:bottom w:val="single" w:sz="4" w:space="0" w:color="auto"/>
              <w:right w:val="single" w:sz="4" w:space="0" w:color="auto"/>
            </w:tcBorders>
            <w:shd w:val="clear" w:color="auto" w:fill="auto"/>
          </w:tcPr>
          <w:p w14:paraId="45D2267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2A19F633" w14:textId="77777777" w:rsidR="00AF60D7" w:rsidRDefault="00AF60D7">
            <w:pPr>
              <w:pStyle w:val="TableRow"/>
            </w:pPr>
            <w:r>
              <w:t>References the user.  Each user has access to zero or more domains.</w:t>
            </w:r>
          </w:p>
          <w:p w14:paraId="4106D5FF" w14:textId="77777777" w:rsidR="001D6A9D" w:rsidRDefault="001D6A9D">
            <w:pPr>
              <w:pStyle w:val="TableRow"/>
            </w:pPr>
            <w:r>
              <w:t>This constraint operates with cascading deletes enabled, so that deleting a user record automatically removes the related domain access information.</w:t>
            </w:r>
          </w:p>
        </w:tc>
      </w:tr>
      <w:tr w:rsidR="00AF60D7" w14:paraId="50F08713"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17A9CFFA"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89C5833" w14:textId="77777777" w:rsidR="00AF60D7" w:rsidRDefault="00AF60D7">
            <w:pPr>
              <w:pStyle w:val="CodeSamples"/>
            </w:pPr>
            <w:r>
              <w:t>FK_User_Domain_Access_USER (Name_Key) references USER(NAME_KEY)</w:t>
            </w:r>
          </w:p>
        </w:tc>
      </w:tr>
    </w:tbl>
    <w:p w14:paraId="367AC8FB" w14:textId="77777777" w:rsidR="00AF60D7" w:rsidRDefault="00AF60D7" w:rsidP="00AF60D7">
      <w:pPr>
        <w:pStyle w:val="NormalIndent"/>
      </w:pPr>
    </w:p>
    <w:p w14:paraId="1F7D204C" w14:textId="77777777" w:rsidR="00AF60D7" w:rsidRDefault="00AF60D7" w:rsidP="00840903">
      <w:pPr>
        <w:pStyle w:val="Heading4"/>
      </w:pPr>
      <w:bookmarkStart w:id="897" w:name="_Toc292879128"/>
      <w:r>
        <w:t>Valuation</w:t>
      </w:r>
      <w:bookmarkEnd w:id="897"/>
    </w:p>
    <w:p w14:paraId="1E4CD8A8" w14:textId="77777777" w:rsidR="00AF60D7" w:rsidRDefault="00AF60D7" w:rsidP="00AF60D7">
      <w:pPr>
        <w:pStyle w:val="NormalIndent"/>
      </w:pPr>
      <w:r>
        <w:t>Details of a valuation within the system.  Valuations detail a value given to a group of collections and specimens, or to the specific contents of a movement (e.g. an accession).</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AF60D7" w14:paraId="7ABEB274"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5205EBB" w14:textId="77777777" w:rsidR="00AF60D7" w:rsidRDefault="00AF60D7">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5DEDA2A" w14:textId="77777777" w:rsidR="00AF60D7" w:rsidRDefault="00AF60D7">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116459DF" w14:textId="77777777" w:rsidR="00AF60D7" w:rsidRDefault="00AF60D7">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51D886F8" w14:textId="77777777" w:rsidR="00AF60D7" w:rsidRDefault="00AF60D7">
            <w:pPr>
              <w:pStyle w:val="TableColumnTitles"/>
              <w:keepNext/>
            </w:pPr>
            <w:r>
              <w:t>Size</w:t>
            </w:r>
          </w:p>
        </w:tc>
      </w:tr>
      <w:tr w:rsidR="00AF60D7" w14:paraId="29D703E6" w14:textId="77777777">
        <w:tc>
          <w:tcPr>
            <w:tcW w:w="2802" w:type="dxa"/>
            <w:tcBorders>
              <w:top w:val="nil"/>
              <w:left w:val="single" w:sz="6" w:space="0" w:color="auto"/>
              <w:bottom w:val="nil"/>
              <w:right w:val="single" w:sz="6" w:space="0" w:color="auto"/>
            </w:tcBorders>
            <w:shd w:val="clear" w:color="auto" w:fill="auto"/>
          </w:tcPr>
          <w:p w14:paraId="00D10E98" w14:textId="77777777" w:rsidR="00AF60D7" w:rsidRDefault="00AF60D7">
            <w:pPr>
              <w:pStyle w:val="TableRow"/>
              <w:rPr>
                <w:u w:val="single"/>
              </w:rPr>
            </w:pPr>
            <w:r>
              <w:rPr>
                <w:u w:val="single"/>
              </w:rPr>
              <w:t>Valuation_Key</w:t>
            </w:r>
          </w:p>
        </w:tc>
        <w:tc>
          <w:tcPr>
            <w:tcW w:w="4536" w:type="dxa"/>
            <w:tcBorders>
              <w:top w:val="nil"/>
              <w:left w:val="single" w:sz="6" w:space="0" w:color="auto"/>
              <w:bottom w:val="nil"/>
              <w:right w:val="single" w:sz="6" w:space="0" w:color="auto"/>
            </w:tcBorders>
            <w:shd w:val="clear" w:color="auto" w:fill="auto"/>
          </w:tcPr>
          <w:p w14:paraId="6F2999D5" w14:textId="77777777" w:rsidR="00AF60D7" w:rsidRDefault="00AF60D7">
            <w:pPr>
              <w:pStyle w:val="TableRow"/>
            </w:pPr>
            <w:r>
              <w:t>Unique identifier for the Valuation table</w:t>
            </w:r>
          </w:p>
        </w:tc>
        <w:tc>
          <w:tcPr>
            <w:tcW w:w="1500" w:type="dxa"/>
            <w:tcBorders>
              <w:top w:val="nil"/>
              <w:left w:val="single" w:sz="6" w:space="0" w:color="auto"/>
              <w:bottom w:val="nil"/>
              <w:right w:val="single" w:sz="6" w:space="0" w:color="auto"/>
            </w:tcBorders>
            <w:shd w:val="clear" w:color="auto" w:fill="auto"/>
          </w:tcPr>
          <w:p w14:paraId="29FF7E90"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49A714D5" w14:textId="77777777" w:rsidR="00AF60D7" w:rsidRDefault="00AF60D7">
            <w:pPr>
              <w:pStyle w:val="TableRow"/>
            </w:pPr>
            <w:r>
              <w:t>16</w:t>
            </w:r>
          </w:p>
        </w:tc>
      </w:tr>
      <w:tr w:rsidR="00AF60D7" w14:paraId="6BE80F7D" w14:textId="77777777">
        <w:tc>
          <w:tcPr>
            <w:tcW w:w="2802" w:type="dxa"/>
            <w:tcBorders>
              <w:top w:val="nil"/>
              <w:left w:val="single" w:sz="6" w:space="0" w:color="auto"/>
              <w:bottom w:val="nil"/>
              <w:right w:val="single" w:sz="6" w:space="0" w:color="auto"/>
            </w:tcBorders>
            <w:shd w:val="clear" w:color="auto" w:fill="auto"/>
          </w:tcPr>
          <w:p w14:paraId="38BD6433" w14:textId="77777777" w:rsidR="00AF60D7" w:rsidRDefault="00AF60D7">
            <w:pPr>
              <w:pStyle w:val="TableRow"/>
            </w:pPr>
            <w:r>
              <w:t>Vague_Date_Start</w:t>
            </w:r>
          </w:p>
        </w:tc>
        <w:tc>
          <w:tcPr>
            <w:tcW w:w="4536" w:type="dxa"/>
            <w:tcBorders>
              <w:top w:val="nil"/>
              <w:left w:val="single" w:sz="6" w:space="0" w:color="auto"/>
              <w:bottom w:val="nil"/>
              <w:right w:val="single" w:sz="6" w:space="0" w:color="auto"/>
            </w:tcBorders>
            <w:shd w:val="clear" w:color="auto" w:fill="auto"/>
          </w:tcPr>
          <w:p w14:paraId="54B9C39B" w14:textId="77777777" w:rsidR="00AF60D7" w:rsidRDefault="00AF60D7">
            <w:pPr>
              <w:pStyle w:val="TableRow"/>
            </w:pPr>
            <w:r>
              <w:t xml:space="preserve">Vague date start field for the valuation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591EB4B"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9FCA237" w14:textId="77777777" w:rsidR="00AF60D7" w:rsidRDefault="00AF60D7">
            <w:pPr>
              <w:pStyle w:val="TableRow"/>
            </w:pPr>
          </w:p>
        </w:tc>
      </w:tr>
      <w:tr w:rsidR="00AF60D7" w14:paraId="4F85B2F1" w14:textId="77777777">
        <w:tc>
          <w:tcPr>
            <w:tcW w:w="2802" w:type="dxa"/>
            <w:tcBorders>
              <w:top w:val="nil"/>
              <w:left w:val="single" w:sz="6" w:space="0" w:color="auto"/>
              <w:bottom w:val="nil"/>
              <w:right w:val="single" w:sz="6" w:space="0" w:color="auto"/>
            </w:tcBorders>
            <w:shd w:val="clear" w:color="auto" w:fill="auto"/>
          </w:tcPr>
          <w:p w14:paraId="40A723D3" w14:textId="77777777" w:rsidR="00AF60D7" w:rsidRDefault="00AF60D7">
            <w:pPr>
              <w:pStyle w:val="TableRow"/>
            </w:pPr>
            <w:r>
              <w:t>Vague_Date_End</w:t>
            </w:r>
          </w:p>
        </w:tc>
        <w:tc>
          <w:tcPr>
            <w:tcW w:w="4536" w:type="dxa"/>
            <w:tcBorders>
              <w:top w:val="nil"/>
              <w:left w:val="single" w:sz="6" w:space="0" w:color="auto"/>
              <w:bottom w:val="nil"/>
              <w:right w:val="single" w:sz="6" w:space="0" w:color="auto"/>
            </w:tcBorders>
            <w:shd w:val="clear" w:color="auto" w:fill="auto"/>
          </w:tcPr>
          <w:p w14:paraId="67162167" w14:textId="77777777" w:rsidR="00AF60D7" w:rsidRDefault="00AF60D7">
            <w:pPr>
              <w:pStyle w:val="TableRow"/>
            </w:pPr>
            <w:r>
              <w:t xml:space="preserve">Vague date end field for the valuation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570C5EC2"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109C195D" w14:textId="77777777" w:rsidR="00AF60D7" w:rsidRDefault="00AF60D7">
            <w:pPr>
              <w:pStyle w:val="TableRow"/>
            </w:pPr>
          </w:p>
        </w:tc>
      </w:tr>
      <w:tr w:rsidR="00AF60D7" w14:paraId="5BA630AC" w14:textId="77777777">
        <w:tc>
          <w:tcPr>
            <w:tcW w:w="2802" w:type="dxa"/>
            <w:tcBorders>
              <w:top w:val="nil"/>
              <w:left w:val="single" w:sz="6" w:space="0" w:color="auto"/>
              <w:bottom w:val="nil"/>
              <w:right w:val="single" w:sz="6" w:space="0" w:color="auto"/>
            </w:tcBorders>
            <w:shd w:val="clear" w:color="auto" w:fill="auto"/>
          </w:tcPr>
          <w:p w14:paraId="572E9D31" w14:textId="77777777" w:rsidR="00AF60D7" w:rsidRDefault="00AF60D7">
            <w:pPr>
              <w:pStyle w:val="TableRow"/>
            </w:pPr>
            <w:r>
              <w:t>Vague_Date_Type</w:t>
            </w:r>
          </w:p>
        </w:tc>
        <w:tc>
          <w:tcPr>
            <w:tcW w:w="4536" w:type="dxa"/>
            <w:tcBorders>
              <w:top w:val="nil"/>
              <w:left w:val="single" w:sz="6" w:space="0" w:color="auto"/>
              <w:bottom w:val="nil"/>
              <w:right w:val="single" w:sz="6" w:space="0" w:color="auto"/>
            </w:tcBorders>
            <w:shd w:val="clear" w:color="auto" w:fill="auto"/>
          </w:tcPr>
          <w:p w14:paraId="3251523E" w14:textId="77777777" w:rsidR="00AF60D7" w:rsidRDefault="00AF60D7">
            <w:pPr>
              <w:pStyle w:val="TableRow"/>
            </w:pPr>
            <w:r>
              <w:t>Vague date type field for the valuation date.</w:t>
            </w:r>
          </w:p>
        </w:tc>
        <w:tc>
          <w:tcPr>
            <w:tcW w:w="1500" w:type="dxa"/>
            <w:tcBorders>
              <w:top w:val="nil"/>
              <w:left w:val="single" w:sz="6" w:space="0" w:color="auto"/>
              <w:bottom w:val="nil"/>
              <w:right w:val="single" w:sz="6" w:space="0" w:color="auto"/>
            </w:tcBorders>
            <w:shd w:val="clear" w:color="auto" w:fill="auto"/>
          </w:tcPr>
          <w:p w14:paraId="74CCEE82"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4E6F732" w14:textId="77777777" w:rsidR="00AF60D7" w:rsidRDefault="00AF60D7">
            <w:pPr>
              <w:pStyle w:val="TableRow"/>
            </w:pPr>
            <w:r>
              <w:t>2</w:t>
            </w:r>
          </w:p>
        </w:tc>
      </w:tr>
      <w:tr w:rsidR="00AF60D7" w14:paraId="5C8E9F40" w14:textId="77777777">
        <w:tc>
          <w:tcPr>
            <w:tcW w:w="2802" w:type="dxa"/>
            <w:tcBorders>
              <w:top w:val="nil"/>
              <w:left w:val="single" w:sz="6" w:space="0" w:color="auto"/>
              <w:bottom w:val="nil"/>
              <w:right w:val="single" w:sz="6" w:space="0" w:color="auto"/>
            </w:tcBorders>
            <w:shd w:val="clear" w:color="auto" w:fill="auto"/>
          </w:tcPr>
          <w:p w14:paraId="11A62BE6" w14:textId="77777777" w:rsidR="00AF60D7" w:rsidRDefault="00AF60D7">
            <w:pPr>
              <w:pStyle w:val="TableRow"/>
            </w:pPr>
            <w:r>
              <w:t>Ref_Number</w:t>
            </w:r>
          </w:p>
        </w:tc>
        <w:tc>
          <w:tcPr>
            <w:tcW w:w="4536" w:type="dxa"/>
            <w:tcBorders>
              <w:top w:val="nil"/>
              <w:left w:val="single" w:sz="6" w:space="0" w:color="auto"/>
              <w:bottom w:val="nil"/>
              <w:right w:val="single" w:sz="6" w:space="0" w:color="auto"/>
            </w:tcBorders>
            <w:shd w:val="clear" w:color="auto" w:fill="auto"/>
          </w:tcPr>
          <w:p w14:paraId="2EEEE23C" w14:textId="77777777" w:rsidR="00AF60D7" w:rsidRDefault="00AF60D7">
            <w:pPr>
              <w:pStyle w:val="TableRow"/>
            </w:pPr>
            <w:r>
              <w:t>Reference number of the valuation.</w:t>
            </w:r>
          </w:p>
        </w:tc>
        <w:tc>
          <w:tcPr>
            <w:tcW w:w="1500" w:type="dxa"/>
            <w:tcBorders>
              <w:top w:val="nil"/>
              <w:left w:val="single" w:sz="6" w:space="0" w:color="auto"/>
              <w:bottom w:val="nil"/>
              <w:right w:val="single" w:sz="6" w:space="0" w:color="auto"/>
            </w:tcBorders>
            <w:shd w:val="clear" w:color="auto" w:fill="auto"/>
          </w:tcPr>
          <w:p w14:paraId="1D69DCCF"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0148AFD8" w14:textId="77777777" w:rsidR="00AF60D7" w:rsidRDefault="00AF60D7">
            <w:pPr>
              <w:pStyle w:val="TableRow"/>
            </w:pPr>
            <w:r>
              <w:t>20</w:t>
            </w:r>
          </w:p>
        </w:tc>
      </w:tr>
      <w:tr w:rsidR="00AF60D7" w14:paraId="5748732D" w14:textId="77777777">
        <w:tc>
          <w:tcPr>
            <w:tcW w:w="2802" w:type="dxa"/>
            <w:tcBorders>
              <w:top w:val="nil"/>
              <w:left w:val="single" w:sz="6" w:space="0" w:color="auto"/>
              <w:bottom w:val="nil"/>
              <w:right w:val="single" w:sz="6" w:space="0" w:color="auto"/>
            </w:tcBorders>
            <w:shd w:val="clear" w:color="auto" w:fill="auto"/>
          </w:tcPr>
          <w:p w14:paraId="6680336A" w14:textId="77777777" w:rsidR="00AF60D7" w:rsidRDefault="00AF60D7">
            <w:pPr>
              <w:pStyle w:val="TableRow"/>
            </w:pPr>
            <w:r>
              <w:t>Type_Concept_Key</w:t>
            </w:r>
          </w:p>
        </w:tc>
        <w:tc>
          <w:tcPr>
            <w:tcW w:w="4536" w:type="dxa"/>
            <w:tcBorders>
              <w:top w:val="nil"/>
              <w:left w:val="single" w:sz="6" w:space="0" w:color="auto"/>
              <w:bottom w:val="nil"/>
              <w:right w:val="single" w:sz="6" w:space="0" w:color="auto"/>
            </w:tcBorders>
            <w:shd w:val="clear" w:color="auto" w:fill="auto"/>
          </w:tcPr>
          <w:p w14:paraId="5F4154A7" w14:textId="77777777" w:rsidR="00AF60D7" w:rsidRDefault="00AF60D7">
            <w:pPr>
              <w:pStyle w:val="TableRow"/>
            </w:pPr>
            <w:r>
              <w:t>Identifies the type of valuation.  Linked to the Valuation Types concept group.</w:t>
            </w:r>
          </w:p>
        </w:tc>
        <w:tc>
          <w:tcPr>
            <w:tcW w:w="1500" w:type="dxa"/>
            <w:tcBorders>
              <w:top w:val="nil"/>
              <w:left w:val="single" w:sz="6" w:space="0" w:color="auto"/>
              <w:bottom w:val="nil"/>
              <w:right w:val="single" w:sz="6" w:space="0" w:color="auto"/>
            </w:tcBorders>
            <w:shd w:val="clear" w:color="auto" w:fill="auto"/>
          </w:tcPr>
          <w:p w14:paraId="68598121"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CBBAF7F" w14:textId="77777777" w:rsidR="00AF60D7" w:rsidRDefault="00AF60D7">
            <w:pPr>
              <w:pStyle w:val="TableRow"/>
            </w:pPr>
            <w:r>
              <w:t>16</w:t>
            </w:r>
          </w:p>
        </w:tc>
      </w:tr>
      <w:tr w:rsidR="00AF60D7" w14:paraId="13AD92C6" w14:textId="77777777">
        <w:tc>
          <w:tcPr>
            <w:tcW w:w="2802" w:type="dxa"/>
            <w:tcBorders>
              <w:top w:val="nil"/>
              <w:left w:val="single" w:sz="6" w:space="0" w:color="auto"/>
              <w:bottom w:val="nil"/>
              <w:right w:val="single" w:sz="6" w:space="0" w:color="auto"/>
            </w:tcBorders>
            <w:shd w:val="clear" w:color="auto" w:fill="auto"/>
          </w:tcPr>
          <w:p w14:paraId="11776F99" w14:textId="77777777" w:rsidR="00AF60D7" w:rsidRDefault="00AF60D7">
            <w:pPr>
              <w:pStyle w:val="TableRow"/>
            </w:pPr>
            <w:r>
              <w:t>Valued_By_Name_Key</w:t>
            </w:r>
          </w:p>
        </w:tc>
        <w:tc>
          <w:tcPr>
            <w:tcW w:w="4536" w:type="dxa"/>
            <w:tcBorders>
              <w:top w:val="nil"/>
              <w:left w:val="single" w:sz="6" w:space="0" w:color="auto"/>
              <w:bottom w:val="nil"/>
              <w:right w:val="single" w:sz="6" w:space="0" w:color="auto"/>
            </w:tcBorders>
            <w:shd w:val="clear" w:color="auto" w:fill="auto"/>
          </w:tcPr>
          <w:p w14:paraId="2E0109CA" w14:textId="77777777" w:rsidR="00AF60D7" w:rsidRDefault="00AF60D7">
            <w:pPr>
              <w:pStyle w:val="TableRow"/>
            </w:pPr>
            <w:r>
              <w:t>Individual or organisation who performed the valuation.  Linked to the Recorder Names &amp; Addresses module.</w:t>
            </w:r>
          </w:p>
        </w:tc>
        <w:tc>
          <w:tcPr>
            <w:tcW w:w="1500" w:type="dxa"/>
            <w:tcBorders>
              <w:top w:val="nil"/>
              <w:left w:val="single" w:sz="6" w:space="0" w:color="auto"/>
              <w:bottom w:val="nil"/>
              <w:right w:val="single" w:sz="6" w:space="0" w:color="auto"/>
            </w:tcBorders>
            <w:shd w:val="clear" w:color="auto" w:fill="auto"/>
          </w:tcPr>
          <w:p w14:paraId="78E14F9D"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76B833F1" w14:textId="77777777" w:rsidR="00AF60D7" w:rsidRDefault="00AF60D7">
            <w:pPr>
              <w:pStyle w:val="TableRow"/>
            </w:pPr>
            <w:r>
              <w:t>16</w:t>
            </w:r>
          </w:p>
        </w:tc>
      </w:tr>
      <w:tr w:rsidR="00AF60D7" w14:paraId="3D0B5581" w14:textId="77777777">
        <w:tc>
          <w:tcPr>
            <w:tcW w:w="2802" w:type="dxa"/>
            <w:tcBorders>
              <w:top w:val="nil"/>
              <w:left w:val="single" w:sz="6" w:space="0" w:color="auto"/>
              <w:bottom w:val="nil"/>
              <w:right w:val="single" w:sz="6" w:space="0" w:color="auto"/>
            </w:tcBorders>
            <w:shd w:val="clear" w:color="auto" w:fill="auto"/>
          </w:tcPr>
          <w:p w14:paraId="04E470E7" w14:textId="77777777" w:rsidR="00AF60D7" w:rsidRDefault="00AF60D7">
            <w:pPr>
              <w:pStyle w:val="TableRow"/>
            </w:pPr>
            <w:r>
              <w:t>Value_Amount</w:t>
            </w:r>
          </w:p>
        </w:tc>
        <w:tc>
          <w:tcPr>
            <w:tcW w:w="4536" w:type="dxa"/>
            <w:tcBorders>
              <w:top w:val="nil"/>
              <w:left w:val="single" w:sz="6" w:space="0" w:color="auto"/>
              <w:bottom w:val="nil"/>
              <w:right w:val="single" w:sz="6" w:space="0" w:color="auto"/>
            </w:tcBorders>
            <w:shd w:val="clear" w:color="auto" w:fill="auto"/>
          </w:tcPr>
          <w:p w14:paraId="4ACBFF85" w14:textId="77777777" w:rsidR="00AF60D7" w:rsidRDefault="00AF60D7">
            <w:pPr>
              <w:pStyle w:val="TableRow"/>
            </w:pPr>
            <w:r>
              <w:t>Numerical value given to the valuation.</w:t>
            </w:r>
          </w:p>
        </w:tc>
        <w:tc>
          <w:tcPr>
            <w:tcW w:w="1500" w:type="dxa"/>
            <w:tcBorders>
              <w:top w:val="nil"/>
              <w:left w:val="single" w:sz="6" w:space="0" w:color="auto"/>
              <w:bottom w:val="nil"/>
              <w:right w:val="single" w:sz="6" w:space="0" w:color="auto"/>
            </w:tcBorders>
            <w:shd w:val="clear" w:color="auto" w:fill="auto"/>
          </w:tcPr>
          <w:p w14:paraId="0F16749A" w14:textId="77777777" w:rsidR="00AF60D7" w:rsidRDefault="00AF60D7">
            <w:pPr>
              <w:pStyle w:val="TableRow"/>
            </w:pPr>
            <w:r>
              <w:t>money Not Null</w:t>
            </w:r>
          </w:p>
        </w:tc>
        <w:tc>
          <w:tcPr>
            <w:tcW w:w="1127" w:type="dxa"/>
            <w:tcBorders>
              <w:top w:val="nil"/>
              <w:left w:val="single" w:sz="6" w:space="0" w:color="auto"/>
              <w:bottom w:val="nil"/>
              <w:right w:val="single" w:sz="6" w:space="0" w:color="auto"/>
            </w:tcBorders>
            <w:shd w:val="clear" w:color="auto" w:fill="auto"/>
          </w:tcPr>
          <w:p w14:paraId="6B83DEE8" w14:textId="77777777" w:rsidR="00AF60D7" w:rsidRDefault="00AF60D7">
            <w:pPr>
              <w:pStyle w:val="TableRow"/>
            </w:pPr>
          </w:p>
        </w:tc>
      </w:tr>
      <w:tr w:rsidR="00AF60D7" w14:paraId="52BFF705" w14:textId="77777777">
        <w:tc>
          <w:tcPr>
            <w:tcW w:w="2802" w:type="dxa"/>
            <w:tcBorders>
              <w:top w:val="nil"/>
              <w:left w:val="single" w:sz="6" w:space="0" w:color="auto"/>
              <w:bottom w:val="nil"/>
              <w:right w:val="single" w:sz="6" w:space="0" w:color="auto"/>
            </w:tcBorders>
            <w:shd w:val="clear" w:color="auto" w:fill="auto"/>
          </w:tcPr>
          <w:p w14:paraId="76DC0D00" w14:textId="77777777" w:rsidR="00AF60D7" w:rsidRDefault="00AF60D7">
            <w:pPr>
              <w:pStyle w:val="TableRow"/>
            </w:pPr>
            <w:r>
              <w:lastRenderedPageBreak/>
              <w:t>Value_Currency_Key</w:t>
            </w:r>
          </w:p>
        </w:tc>
        <w:tc>
          <w:tcPr>
            <w:tcW w:w="4536" w:type="dxa"/>
            <w:tcBorders>
              <w:top w:val="nil"/>
              <w:left w:val="single" w:sz="6" w:space="0" w:color="auto"/>
              <w:bottom w:val="nil"/>
              <w:right w:val="single" w:sz="6" w:space="0" w:color="auto"/>
            </w:tcBorders>
            <w:shd w:val="clear" w:color="auto" w:fill="auto"/>
          </w:tcPr>
          <w:p w14:paraId="72EBC2B7" w14:textId="77777777" w:rsidR="00AF60D7" w:rsidRDefault="00AF60D7">
            <w:pPr>
              <w:pStyle w:val="TableRow"/>
            </w:pPr>
            <w:r>
              <w:t>Identifies the currency that applies to Value_Amount.</w:t>
            </w:r>
          </w:p>
        </w:tc>
        <w:tc>
          <w:tcPr>
            <w:tcW w:w="1500" w:type="dxa"/>
            <w:tcBorders>
              <w:top w:val="nil"/>
              <w:left w:val="single" w:sz="6" w:space="0" w:color="auto"/>
              <w:bottom w:val="nil"/>
              <w:right w:val="single" w:sz="6" w:space="0" w:color="auto"/>
            </w:tcBorders>
            <w:shd w:val="clear" w:color="auto" w:fill="auto"/>
          </w:tcPr>
          <w:p w14:paraId="5999E149" w14:textId="77777777" w:rsidR="00AF60D7" w:rsidRDefault="00AF60D7">
            <w:pPr>
              <w:pStyle w:val="TableRow"/>
            </w:pPr>
            <w:r>
              <w:t>varchar Not Null</w:t>
            </w:r>
          </w:p>
        </w:tc>
        <w:tc>
          <w:tcPr>
            <w:tcW w:w="1127" w:type="dxa"/>
            <w:tcBorders>
              <w:top w:val="nil"/>
              <w:left w:val="single" w:sz="6" w:space="0" w:color="auto"/>
              <w:bottom w:val="nil"/>
              <w:right w:val="single" w:sz="6" w:space="0" w:color="auto"/>
            </w:tcBorders>
            <w:shd w:val="clear" w:color="auto" w:fill="auto"/>
          </w:tcPr>
          <w:p w14:paraId="7F64A2A1" w14:textId="77777777" w:rsidR="00AF60D7" w:rsidRDefault="00AF60D7">
            <w:pPr>
              <w:pStyle w:val="TableRow"/>
            </w:pPr>
            <w:r>
              <w:t>3</w:t>
            </w:r>
          </w:p>
        </w:tc>
      </w:tr>
      <w:tr w:rsidR="00AF60D7" w14:paraId="7C30C70F" w14:textId="77777777">
        <w:tc>
          <w:tcPr>
            <w:tcW w:w="2802" w:type="dxa"/>
            <w:tcBorders>
              <w:top w:val="nil"/>
              <w:left w:val="single" w:sz="6" w:space="0" w:color="auto"/>
              <w:bottom w:val="nil"/>
              <w:right w:val="single" w:sz="6" w:space="0" w:color="auto"/>
            </w:tcBorders>
            <w:shd w:val="clear" w:color="auto" w:fill="auto"/>
          </w:tcPr>
          <w:p w14:paraId="29745076" w14:textId="77777777" w:rsidR="00AF60D7" w:rsidRDefault="00AF60D7">
            <w:pPr>
              <w:pStyle w:val="TableRow"/>
            </w:pPr>
            <w:r>
              <w:t>Valid_From_Vague_Date_Start</w:t>
            </w:r>
          </w:p>
        </w:tc>
        <w:tc>
          <w:tcPr>
            <w:tcW w:w="4536" w:type="dxa"/>
            <w:tcBorders>
              <w:top w:val="nil"/>
              <w:left w:val="single" w:sz="6" w:space="0" w:color="auto"/>
              <w:bottom w:val="nil"/>
              <w:right w:val="single" w:sz="6" w:space="0" w:color="auto"/>
            </w:tcBorders>
            <w:shd w:val="clear" w:color="auto" w:fill="auto"/>
          </w:tcPr>
          <w:p w14:paraId="6E3F89F1" w14:textId="77777777" w:rsidR="00AF60D7" w:rsidRDefault="00AF60D7">
            <w:pPr>
              <w:pStyle w:val="TableRow"/>
            </w:pPr>
            <w:r>
              <w:t xml:space="preserve">Vague date start field for the valuation valid from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169BE2E8"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755C9799" w14:textId="77777777" w:rsidR="00AF60D7" w:rsidRDefault="00AF60D7">
            <w:pPr>
              <w:pStyle w:val="TableRow"/>
            </w:pPr>
          </w:p>
        </w:tc>
      </w:tr>
      <w:tr w:rsidR="00AF60D7" w14:paraId="1BFA2A7C" w14:textId="77777777">
        <w:tc>
          <w:tcPr>
            <w:tcW w:w="2802" w:type="dxa"/>
            <w:tcBorders>
              <w:top w:val="nil"/>
              <w:left w:val="single" w:sz="6" w:space="0" w:color="auto"/>
              <w:bottom w:val="nil"/>
              <w:right w:val="single" w:sz="6" w:space="0" w:color="auto"/>
            </w:tcBorders>
            <w:shd w:val="clear" w:color="auto" w:fill="auto"/>
          </w:tcPr>
          <w:p w14:paraId="76517BAA" w14:textId="77777777" w:rsidR="00AF60D7" w:rsidRDefault="00AF60D7">
            <w:pPr>
              <w:pStyle w:val="TableRow"/>
            </w:pPr>
            <w:r>
              <w:t>Valid_From_Vague_Date_End</w:t>
            </w:r>
          </w:p>
        </w:tc>
        <w:tc>
          <w:tcPr>
            <w:tcW w:w="4536" w:type="dxa"/>
            <w:tcBorders>
              <w:top w:val="nil"/>
              <w:left w:val="single" w:sz="6" w:space="0" w:color="auto"/>
              <w:bottom w:val="nil"/>
              <w:right w:val="single" w:sz="6" w:space="0" w:color="auto"/>
            </w:tcBorders>
            <w:shd w:val="clear" w:color="auto" w:fill="auto"/>
          </w:tcPr>
          <w:p w14:paraId="2F021448" w14:textId="77777777" w:rsidR="00AF60D7" w:rsidRDefault="00AF60D7">
            <w:pPr>
              <w:pStyle w:val="TableRow"/>
            </w:pPr>
            <w:r>
              <w:t xml:space="preserve">Vague date end field for the valuation valid from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7DD0DACE"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0670A12" w14:textId="77777777" w:rsidR="00AF60D7" w:rsidRDefault="00AF60D7">
            <w:pPr>
              <w:pStyle w:val="TableRow"/>
            </w:pPr>
          </w:p>
        </w:tc>
      </w:tr>
      <w:tr w:rsidR="00AF60D7" w14:paraId="703089BE" w14:textId="77777777">
        <w:tc>
          <w:tcPr>
            <w:tcW w:w="2802" w:type="dxa"/>
            <w:tcBorders>
              <w:top w:val="nil"/>
              <w:left w:val="single" w:sz="6" w:space="0" w:color="auto"/>
              <w:bottom w:val="nil"/>
              <w:right w:val="single" w:sz="6" w:space="0" w:color="auto"/>
            </w:tcBorders>
            <w:shd w:val="clear" w:color="auto" w:fill="auto"/>
          </w:tcPr>
          <w:p w14:paraId="673C97A2" w14:textId="77777777" w:rsidR="00AF60D7" w:rsidRDefault="00AF60D7">
            <w:pPr>
              <w:pStyle w:val="TableRow"/>
            </w:pPr>
            <w:r>
              <w:t>Valid_From_Vague_Date_Type</w:t>
            </w:r>
          </w:p>
        </w:tc>
        <w:tc>
          <w:tcPr>
            <w:tcW w:w="4536" w:type="dxa"/>
            <w:tcBorders>
              <w:top w:val="nil"/>
              <w:left w:val="single" w:sz="6" w:space="0" w:color="auto"/>
              <w:bottom w:val="nil"/>
              <w:right w:val="single" w:sz="6" w:space="0" w:color="auto"/>
            </w:tcBorders>
            <w:shd w:val="clear" w:color="auto" w:fill="auto"/>
          </w:tcPr>
          <w:p w14:paraId="1A9211B9" w14:textId="77777777" w:rsidR="00AF60D7" w:rsidRDefault="00AF60D7">
            <w:pPr>
              <w:pStyle w:val="TableRow"/>
            </w:pPr>
            <w:r>
              <w:t>Vague date type field for the valuation valid from date.</w:t>
            </w:r>
          </w:p>
        </w:tc>
        <w:tc>
          <w:tcPr>
            <w:tcW w:w="1500" w:type="dxa"/>
            <w:tcBorders>
              <w:top w:val="nil"/>
              <w:left w:val="single" w:sz="6" w:space="0" w:color="auto"/>
              <w:bottom w:val="nil"/>
              <w:right w:val="single" w:sz="6" w:space="0" w:color="auto"/>
            </w:tcBorders>
            <w:shd w:val="clear" w:color="auto" w:fill="auto"/>
          </w:tcPr>
          <w:p w14:paraId="70BEA0F3"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C3173B3" w14:textId="77777777" w:rsidR="00AF60D7" w:rsidRDefault="00AF60D7">
            <w:pPr>
              <w:pStyle w:val="TableRow"/>
            </w:pPr>
            <w:r>
              <w:t>2</w:t>
            </w:r>
          </w:p>
        </w:tc>
      </w:tr>
      <w:tr w:rsidR="00AF60D7" w14:paraId="096F329E" w14:textId="77777777">
        <w:tc>
          <w:tcPr>
            <w:tcW w:w="2802" w:type="dxa"/>
            <w:tcBorders>
              <w:top w:val="nil"/>
              <w:left w:val="single" w:sz="6" w:space="0" w:color="auto"/>
              <w:bottom w:val="nil"/>
              <w:right w:val="single" w:sz="6" w:space="0" w:color="auto"/>
            </w:tcBorders>
            <w:shd w:val="clear" w:color="auto" w:fill="auto"/>
          </w:tcPr>
          <w:p w14:paraId="1121378F" w14:textId="77777777" w:rsidR="00AF60D7" w:rsidRDefault="00AF60D7">
            <w:pPr>
              <w:pStyle w:val="TableRow"/>
            </w:pPr>
            <w:r>
              <w:t>Valid_To_Vague_Date_Start</w:t>
            </w:r>
          </w:p>
        </w:tc>
        <w:tc>
          <w:tcPr>
            <w:tcW w:w="4536" w:type="dxa"/>
            <w:tcBorders>
              <w:top w:val="nil"/>
              <w:left w:val="single" w:sz="6" w:space="0" w:color="auto"/>
              <w:bottom w:val="nil"/>
              <w:right w:val="single" w:sz="6" w:space="0" w:color="auto"/>
            </w:tcBorders>
            <w:shd w:val="clear" w:color="auto" w:fill="auto"/>
          </w:tcPr>
          <w:p w14:paraId="425D3467" w14:textId="77777777" w:rsidR="00AF60D7" w:rsidRDefault="00AF60D7">
            <w:pPr>
              <w:pStyle w:val="TableRow"/>
            </w:pPr>
            <w:r>
              <w:t xml:space="preserve">Vague date start field for the valuation valid to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0CB029E4"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5D43B477" w14:textId="77777777" w:rsidR="00AF60D7" w:rsidRDefault="00AF60D7">
            <w:pPr>
              <w:pStyle w:val="TableRow"/>
            </w:pPr>
          </w:p>
        </w:tc>
      </w:tr>
      <w:tr w:rsidR="00AF60D7" w14:paraId="4399DC48" w14:textId="77777777">
        <w:tc>
          <w:tcPr>
            <w:tcW w:w="2802" w:type="dxa"/>
            <w:tcBorders>
              <w:top w:val="nil"/>
              <w:left w:val="single" w:sz="6" w:space="0" w:color="auto"/>
              <w:bottom w:val="nil"/>
              <w:right w:val="single" w:sz="6" w:space="0" w:color="auto"/>
            </w:tcBorders>
            <w:shd w:val="clear" w:color="auto" w:fill="auto"/>
          </w:tcPr>
          <w:p w14:paraId="09F594C5" w14:textId="77777777" w:rsidR="00AF60D7" w:rsidRDefault="00AF60D7">
            <w:pPr>
              <w:pStyle w:val="TableRow"/>
            </w:pPr>
            <w:r>
              <w:t>Valid_To_Vague_Date_End</w:t>
            </w:r>
          </w:p>
        </w:tc>
        <w:tc>
          <w:tcPr>
            <w:tcW w:w="4536" w:type="dxa"/>
            <w:tcBorders>
              <w:top w:val="nil"/>
              <w:left w:val="single" w:sz="6" w:space="0" w:color="auto"/>
              <w:bottom w:val="nil"/>
              <w:right w:val="single" w:sz="6" w:space="0" w:color="auto"/>
            </w:tcBorders>
            <w:shd w:val="clear" w:color="auto" w:fill="auto"/>
          </w:tcPr>
          <w:p w14:paraId="2D58F3FA" w14:textId="77777777" w:rsidR="00AF60D7" w:rsidRDefault="00AF60D7">
            <w:pPr>
              <w:pStyle w:val="TableRow"/>
            </w:pPr>
            <w:r>
              <w:t xml:space="preserve">Vague date end field for the valuation valid to date (integer, days since </w:t>
            </w:r>
            <w:smartTag w:uri="urn:schemas-microsoft-com:office:smarttags" w:element="date">
              <w:smartTagPr>
                <w:attr w:name="Month" w:val="12"/>
                <w:attr w:name="Day" w:val="30"/>
                <w:attr w:name="Year" w:val="1899"/>
              </w:smartTagPr>
              <w:r>
                <w:t>30/12/1899</w:t>
              </w:r>
            </w:smartTag>
            <w:r>
              <w:t>).</w:t>
            </w:r>
          </w:p>
        </w:tc>
        <w:tc>
          <w:tcPr>
            <w:tcW w:w="1500" w:type="dxa"/>
            <w:tcBorders>
              <w:top w:val="nil"/>
              <w:left w:val="single" w:sz="6" w:space="0" w:color="auto"/>
              <w:bottom w:val="nil"/>
              <w:right w:val="single" w:sz="6" w:space="0" w:color="auto"/>
            </w:tcBorders>
            <w:shd w:val="clear" w:color="auto" w:fill="auto"/>
          </w:tcPr>
          <w:p w14:paraId="48949051" w14:textId="77777777" w:rsidR="00AF60D7" w:rsidRDefault="00AF60D7">
            <w:pPr>
              <w:pStyle w:val="TableRow"/>
            </w:pPr>
            <w:r>
              <w:t>int Null</w:t>
            </w:r>
          </w:p>
        </w:tc>
        <w:tc>
          <w:tcPr>
            <w:tcW w:w="1127" w:type="dxa"/>
            <w:tcBorders>
              <w:top w:val="nil"/>
              <w:left w:val="single" w:sz="6" w:space="0" w:color="auto"/>
              <w:bottom w:val="nil"/>
              <w:right w:val="single" w:sz="6" w:space="0" w:color="auto"/>
            </w:tcBorders>
            <w:shd w:val="clear" w:color="auto" w:fill="auto"/>
          </w:tcPr>
          <w:p w14:paraId="06714CBF" w14:textId="77777777" w:rsidR="00AF60D7" w:rsidRDefault="00AF60D7">
            <w:pPr>
              <w:pStyle w:val="TableRow"/>
            </w:pPr>
          </w:p>
        </w:tc>
      </w:tr>
      <w:tr w:rsidR="00AF60D7" w14:paraId="54255F04" w14:textId="77777777">
        <w:tc>
          <w:tcPr>
            <w:tcW w:w="2802" w:type="dxa"/>
            <w:tcBorders>
              <w:top w:val="nil"/>
              <w:left w:val="single" w:sz="6" w:space="0" w:color="auto"/>
              <w:bottom w:val="nil"/>
              <w:right w:val="single" w:sz="6" w:space="0" w:color="auto"/>
            </w:tcBorders>
            <w:shd w:val="clear" w:color="auto" w:fill="auto"/>
          </w:tcPr>
          <w:p w14:paraId="00A48609" w14:textId="77777777" w:rsidR="00AF60D7" w:rsidRDefault="00AF60D7">
            <w:pPr>
              <w:pStyle w:val="TableRow"/>
            </w:pPr>
            <w:r>
              <w:t>Valid_To_Vague_Date_Type</w:t>
            </w:r>
          </w:p>
        </w:tc>
        <w:tc>
          <w:tcPr>
            <w:tcW w:w="4536" w:type="dxa"/>
            <w:tcBorders>
              <w:top w:val="nil"/>
              <w:left w:val="single" w:sz="6" w:space="0" w:color="auto"/>
              <w:bottom w:val="nil"/>
              <w:right w:val="single" w:sz="6" w:space="0" w:color="auto"/>
            </w:tcBorders>
            <w:shd w:val="clear" w:color="auto" w:fill="auto"/>
          </w:tcPr>
          <w:p w14:paraId="42B6AC82" w14:textId="77777777" w:rsidR="00AF60D7" w:rsidRDefault="00AF60D7">
            <w:pPr>
              <w:pStyle w:val="TableRow"/>
            </w:pPr>
            <w:r>
              <w:t>Vague date type field for the valuation valid to date.</w:t>
            </w:r>
          </w:p>
        </w:tc>
        <w:tc>
          <w:tcPr>
            <w:tcW w:w="1500" w:type="dxa"/>
            <w:tcBorders>
              <w:top w:val="nil"/>
              <w:left w:val="single" w:sz="6" w:space="0" w:color="auto"/>
              <w:bottom w:val="nil"/>
              <w:right w:val="single" w:sz="6" w:space="0" w:color="auto"/>
            </w:tcBorders>
            <w:shd w:val="clear" w:color="auto" w:fill="auto"/>
          </w:tcPr>
          <w:p w14:paraId="7504DBA1" w14:textId="77777777" w:rsidR="00AF60D7" w:rsidRDefault="00AF60D7">
            <w:pPr>
              <w:pStyle w:val="TableRow"/>
            </w:pPr>
            <w:r>
              <w:t>varchar Null</w:t>
            </w:r>
          </w:p>
        </w:tc>
        <w:tc>
          <w:tcPr>
            <w:tcW w:w="1127" w:type="dxa"/>
            <w:tcBorders>
              <w:top w:val="nil"/>
              <w:left w:val="single" w:sz="6" w:space="0" w:color="auto"/>
              <w:bottom w:val="nil"/>
              <w:right w:val="single" w:sz="6" w:space="0" w:color="auto"/>
            </w:tcBorders>
            <w:shd w:val="clear" w:color="auto" w:fill="auto"/>
          </w:tcPr>
          <w:p w14:paraId="566AA413" w14:textId="77777777" w:rsidR="00AF60D7" w:rsidRDefault="00AF60D7">
            <w:pPr>
              <w:pStyle w:val="TableRow"/>
            </w:pPr>
            <w:r>
              <w:t>2</w:t>
            </w:r>
          </w:p>
        </w:tc>
      </w:tr>
      <w:tr w:rsidR="00AF60D7" w14:paraId="1862A8AB" w14:textId="77777777">
        <w:tc>
          <w:tcPr>
            <w:tcW w:w="2802" w:type="dxa"/>
            <w:tcBorders>
              <w:top w:val="nil"/>
              <w:left w:val="single" w:sz="6" w:space="0" w:color="auto"/>
              <w:bottom w:val="nil"/>
              <w:right w:val="single" w:sz="6" w:space="0" w:color="auto"/>
            </w:tcBorders>
            <w:shd w:val="clear" w:color="auto" w:fill="auto"/>
          </w:tcPr>
          <w:p w14:paraId="38BB0ECB" w14:textId="77777777" w:rsidR="00AF60D7" w:rsidRDefault="00AF60D7">
            <w:pPr>
              <w:pStyle w:val="TableRow"/>
            </w:pPr>
            <w:r>
              <w:t>Description</w:t>
            </w:r>
          </w:p>
        </w:tc>
        <w:tc>
          <w:tcPr>
            <w:tcW w:w="4536" w:type="dxa"/>
            <w:tcBorders>
              <w:top w:val="nil"/>
              <w:left w:val="single" w:sz="6" w:space="0" w:color="auto"/>
              <w:bottom w:val="nil"/>
              <w:right w:val="single" w:sz="6" w:space="0" w:color="auto"/>
            </w:tcBorders>
            <w:shd w:val="clear" w:color="auto" w:fill="auto"/>
          </w:tcPr>
          <w:p w14:paraId="7B3362A0" w14:textId="77777777" w:rsidR="00AF60D7" w:rsidRDefault="00AF60D7">
            <w:pPr>
              <w:pStyle w:val="TableRow"/>
            </w:pPr>
            <w:r>
              <w:t>Free text description of the valuation.</w:t>
            </w:r>
          </w:p>
        </w:tc>
        <w:tc>
          <w:tcPr>
            <w:tcW w:w="1500" w:type="dxa"/>
            <w:tcBorders>
              <w:top w:val="nil"/>
              <w:left w:val="single" w:sz="6" w:space="0" w:color="auto"/>
              <w:bottom w:val="nil"/>
              <w:right w:val="single" w:sz="6" w:space="0" w:color="auto"/>
            </w:tcBorders>
            <w:shd w:val="clear" w:color="auto" w:fill="auto"/>
          </w:tcPr>
          <w:p w14:paraId="7D5B8F01" w14:textId="77777777" w:rsidR="00AF60D7" w:rsidRDefault="00AF60D7">
            <w:pPr>
              <w:pStyle w:val="TableRow"/>
            </w:pPr>
            <w:r>
              <w:t>text Null</w:t>
            </w:r>
          </w:p>
        </w:tc>
        <w:tc>
          <w:tcPr>
            <w:tcW w:w="1127" w:type="dxa"/>
            <w:tcBorders>
              <w:top w:val="nil"/>
              <w:left w:val="single" w:sz="6" w:space="0" w:color="auto"/>
              <w:bottom w:val="nil"/>
              <w:right w:val="single" w:sz="6" w:space="0" w:color="auto"/>
            </w:tcBorders>
            <w:shd w:val="clear" w:color="auto" w:fill="auto"/>
          </w:tcPr>
          <w:p w14:paraId="3C8A155F" w14:textId="77777777" w:rsidR="00AF60D7" w:rsidRDefault="00AF60D7">
            <w:pPr>
              <w:pStyle w:val="TableRow"/>
            </w:pPr>
          </w:p>
        </w:tc>
      </w:tr>
      <w:tr w:rsidR="00AF60D7" w14:paraId="7A4691A9" w14:textId="77777777">
        <w:tc>
          <w:tcPr>
            <w:tcW w:w="2802" w:type="dxa"/>
            <w:tcBorders>
              <w:top w:val="nil"/>
              <w:left w:val="single" w:sz="6" w:space="0" w:color="auto"/>
              <w:bottom w:val="nil"/>
              <w:right w:val="single" w:sz="6" w:space="0" w:color="auto"/>
            </w:tcBorders>
            <w:shd w:val="clear" w:color="auto" w:fill="auto"/>
          </w:tcPr>
          <w:p w14:paraId="1BED62B8" w14:textId="77777777" w:rsidR="00AF60D7" w:rsidRDefault="00AF60D7">
            <w:pPr>
              <w:pStyle w:val="TableRow"/>
            </w:pPr>
            <w:r>
              <w:t>Entered_Session_ID</w:t>
            </w:r>
          </w:p>
        </w:tc>
        <w:tc>
          <w:tcPr>
            <w:tcW w:w="4536" w:type="dxa"/>
            <w:tcBorders>
              <w:top w:val="nil"/>
              <w:left w:val="single" w:sz="6" w:space="0" w:color="auto"/>
              <w:bottom w:val="nil"/>
              <w:right w:val="single" w:sz="6" w:space="0" w:color="auto"/>
            </w:tcBorders>
            <w:shd w:val="clear" w:color="auto" w:fill="auto"/>
          </w:tcPr>
          <w:p w14:paraId="7CF0E1F7" w14:textId="77777777" w:rsidR="00AF60D7" w:rsidRDefault="00AF60D7">
            <w:pPr>
              <w:pStyle w:val="TableRow"/>
            </w:pPr>
            <w:r>
              <w:t>Session the record was entered in.</w:t>
            </w:r>
          </w:p>
        </w:tc>
        <w:tc>
          <w:tcPr>
            <w:tcW w:w="1500" w:type="dxa"/>
            <w:tcBorders>
              <w:top w:val="nil"/>
              <w:left w:val="single" w:sz="6" w:space="0" w:color="auto"/>
              <w:bottom w:val="nil"/>
              <w:right w:val="single" w:sz="6" w:space="0" w:color="auto"/>
            </w:tcBorders>
            <w:shd w:val="clear" w:color="auto" w:fill="auto"/>
          </w:tcPr>
          <w:p w14:paraId="4019B89E" w14:textId="77777777" w:rsidR="00AF60D7" w:rsidRDefault="00AF60D7">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5CC50DA" w14:textId="77777777" w:rsidR="00AF60D7" w:rsidRDefault="00AF60D7">
            <w:pPr>
              <w:pStyle w:val="TableRow"/>
            </w:pPr>
            <w:r>
              <w:t>16</w:t>
            </w:r>
          </w:p>
        </w:tc>
      </w:tr>
      <w:tr w:rsidR="00AF60D7" w14:paraId="46BEFEEB" w14:textId="77777777">
        <w:tc>
          <w:tcPr>
            <w:tcW w:w="2802" w:type="dxa"/>
            <w:tcBorders>
              <w:top w:val="nil"/>
              <w:left w:val="single" w:sz="6" w:space="0" w:color="auto"/>
              <w:bottom w:val="nil"/>
              <w:right w:val="single" w:sz="6" w:space="0" w:color="auto"/>
            </w:tcBorders>
            <w:shd w:val="clear" w:color="auto" w:fill="auto"/>
          </w:tcPr>
          <w:p w14:paraId="004EF1C4" w14:textId="77777777" w:rsidR="00AF60D7" w:rsidRDefault="00AF60D7">
            <w:pPr>
              <w:pStyle w:val="TableRow"/>
            </w:pPr>
            <w:r>
              <w:t>Changed_Session_ID</w:t>
            </w:r>
          </w:p>
        </w:tc>
        <w:tc>
          <w:tcPr>
            <w:tcW w:w="4536" w:type="dxa"/>
            <w:tcBorders>
              <w:top w:val="nil"/>
              <w:left w:val="single" w:sz="6" w:space="0" w:color="auto"/>
              <w:bottom w:val="nil"/>
              <w:right w:val="single" w:sz="6" w:space="0" w:color="auto"/>
            </w:tcBorders>
            <w:shd w:val="clear" w:color="auto" w:fill="auto"/>
          </w:tcPr>
          <w:p w14:paraId="6F9D98EF" w14:textId="77777777" w:rsidR="00AF60D7" w:rsidRDefault="00AF60D7">
            <w:pPr>
              <w:pStyle w:val="TableRow"/>
            </w:pPr>
            <w:r>
              <w:t>Session the record was last changed in, or null if the record has not been amended since initial entry.</w:t>
            </w:r>
          </w:p>
        </w:tc>
        <w:tc>
          <w:tcPr>
            <w:tcW w:w="1500" w:type="dxa"/>
            <w:tcBorders>
              <w:top w:val="nil"/>
              <w:left w:val="single" w:sz="6" w:space="0" w:color="auto"/>
              <w:bottom w:val="nil"/>
              <w:right w:val="single" w:sz="6" w:space="0" w:color="auto"/>
            </w:tcBorders>
            <w:shd w:val="clear" w:color="auto" w:fill="auto"/>
          </w:tcPr>
          <w:p w14:paraId="0C00F387"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1B8B36B8" w14:textId="77777777" w:rsidR="00AF60D7" w:rsidRDefault="00AF60D7">
            <w:pPr>
              <w:pStyle w:val="TableRow"/>
            </w:pPr>
            <w:r>
              <w:t>16</w:t>
            </w:r>
          </w:p>
        </w:tc>
      </w:tr>
      <w:tr w:rsidR="00AF60D7" w14:paraId="734C54DA" w14:textId="77777777">
        <w:tc>
          <w:tcPr>
            <w:tcW w:w="2802" w:type="dxa"/>
            <w:tcBorders>
              <w:top w:val="nil"/>
              <w:left w:val="single" w:sz="6" w:space="0" w:color="auto"/>
              <w:bottom w:val="nil"/>
              <w:right w:val="single" w:sz="6" w:space="0" w:color="auto"/>
            </w:tcBorders>
            <w:shd w:val="clear" w:color="auto" w:fill="auto"/>
          </w:tcPr>
          <w:p w14:paraId="2846618D" w14:textId="77777777" w:rsidR="00AF60D7" w:rsidRDefault="00AF60D7">
            <w:pPr>
              <w:pStyle w:val="TableRow"/>
            </w:pPr>
            <w:r>
              <w:t>Custodian</w:t>
            </w:r>
          </w:p>
        </w:tc>
        <w:tc>
          <w:tcPr>
            <w:tcW w:w="4536" w:type="dxa"/>
            <w:tcBorders>
              <w:top w:val="nil"/>
              <w:left w:val="single" w:sz="6" w:space="0" w:color="auto"/>
              <w:bottom w:val="nil"/>
              <w:right w:val="single" w:sz="6" w:space="0" w:color="auto"/>
            </w:tcBorders>
            <w:shd w:val="clear" w:color="auto" w:fill="auto"/>
          </w:tcPr>
          <w:p w14:paraId="2F193272" w14:textId="77777777" w:rsidR="00AF60D7" w:rsidRDefault="00AF60D7">
            <w:pPr>
              <w:pStyle w:val="TableRow"/>
            </w:pPr>
            <w:r>
              <w:t>Site ID of the record custodian.  Initially obtained from the Site ID part of the inserted primary key using a trigger.</w:t>
            </w:r>
          </w:p>
        </w:tc>
        <w:tc>
          <w:tcPr>
            <w:tcW w:w="1500" w:type="dxa"/>
            <w:tcBorders>
              <w:top w:val="nil"/>
              <w:left w:val="single" w:sz="6" w:space="0" w:color="auto"/>
              <w:bottom w:val="nil"/>
              <w:right w:val="single" w:sz="6" w:space="0" w:color="auto"/>
            </w:tcBorders>
            <w:shd w:val="clear" w:color="auto" w:fill="auto"/>
          </w:tcPr>
          <w:p w14:paraId="74B0F92E" w14:textId="77777777" w:rsidR="00AF60D7" w:rsidRDefault="00AF60D7">
            <w:pPr>
              <w:pStyle w:val="TableRow"/>
            </w:pPr>
            <w:r>
              <w:t>char Null</w:t>
            </w:r>
          </w:p>
        </w:tc>
        <w:tc>
          <w:tcPr>
            <w:tcW w:w="1127" w:type="dxa"/>
            <w:tcBorders>
              <w:top w:val="nil"/>
              <w:left w:val="single" w:sz="6" w:space="0" w:color="auto"/>
              <w:bottom w:val="nil"/>
              <w:right w:val="single" w:sz="6" w:space="0" w:color="auto"/>
            </w:tcBorders>
            <w:shd w:val="clear" w:color="auto" w:fill="auto"/>
          </w:tcPr>
          <w:p w14:paraId="44545BA3" w14:textId="77777777" w:rsidR="00AF60D7" w:rsidRDefault="00AF60D7">
            <w:pPr>
              <w:pStyle w:val="TableRow"/>
            </w:pPr>
            <w:r>
              <w:t>8</w:t>
            </w:r>
          </w:p>
        </w:tc>
      </w:tr>
      <w:tr w:rsidR="00AF60D7" w14:paraId="35F259DE" w14:textId="77777777">
        <w:tc>
          <w:tcPr>
            <w:tcW w:w="2802" w:type="dxa"/>
            <w:tcBorders>
              <w:top w:val="nil"/>
              <w:left w:val="single" w:sz="6" w:space="0" w:color="auto"/>
              <w:bottom w:val="single" w:sz="6" w:space="0" w:color="auto"/>
              <w:right w:val="single" w:sz="6" w:space="0" w:color="auto"/>
            </w:tcBorders>
            <w:shd w:val="clear" w:color="auto" w:fill="auto"/>
          </w:tcPr>
          <w:p w14:paraId="52602AD4" w14:textId="77777777" w:rsidR="00AF60D7" w:rsidRDefault="00AF60D7">
            <w:pPr>
              <w:pStyle w:val="TableRow"/>
            </w:pPr>
            <w:r>
              <w:t>Timestamp</w:t>
            </w:r>
          </w:p>
        </w:tc>
        <w:tc>
          <w:tcPr>
            <w:tcW w:w="4536" w:type="dxa"/>
            <w:tcBorders>
              <w:top w:val="nil"/>
              <w:left w:val="single" w:sz="6" w:space="0" w:color="auto"/>
              <w:bottom w:val="single" w:sz="6" w:space="0" w:color="auto"/>
              <w:right w:val="single" w:sz="6" w:space="0" w:color="auto"/>
            </w:tcBorders>
            <w:shd w:val="clear" w:color="auto" w:fill="auto"/>
          </w:tcPr>
          <w:p w14:paraId="4E57D5C4" w14:textId="77777777" w:rsidR="00AF60D7" w:rsidRDefault="00AF60D7">
            <w:pPr>
              <w:pStyle w:val="TableRow"/>
            </w:pPr>
            <w:r>
              <w:t>Automatically generated timestamp for the last update of the record.  Used for multi-user edit checking.</w:t>
            </w:r>
          </w:p>
        </w:tc>
        <w:tc>
          <w:tcPr>
            <w:tcW w:w="1500" w:type="dxa"/>
            <w:tcBorders>
              <w:top w:val="nil"/>
              <w:left w:val="single" w:sz="6" w:space="0" w:color="auto"/>
              <w:bottom w:val="single" w:sz="6" w:space="0" w:color="auto"/>
              <w:right w:val="single" w:sz="6" w:space="0" w:color="auto"/>
            </w:tcBorders>
            <w:shd w:val="clear" w:color="auto" w:fill="auto"/>
          </w:tcPr>
          <w:p w14:paraId="1AB09660" w14:textId="77777777" w:rsidR="00AF60D7" w:rsidRDefault="00AF60D7">
            <w:pPr>
              <w:pStyle w:val="TableRow"/>
            </w:pPr>
            <w:r>
              <w:t>timestamp Not Null</w:t>
            </w:r>
          </w:p>
        </w:tc>
        <w:tc>
          <w:tcPr>
            <w:tcW w:w="1127" w:type="dxa"/>
            <w:tcBorders>
              <w:top w:val="nil"/>
              <w:left w:val="single" w:sz="6" w:space="0" w:color="auto"/>
              <w:bottom w:val="single" w:sz="6" w:space="0" w:color="auto"/>
              <w:right w:val="single" w:sz="6" w:space="0" w:color="auto"/>
            </w:tcBorders>
            <w:shd w:val="clear" w:color="auto" w:fill="auto"/>
          </w:tcPr>
          <w:p w14:paraId="03859002" w14:textId="77777777" w:rsidR="00AF60D7" w:rsidRDefault="00AF60D7">
            <w:pPr>
              <w:pStyle w:val="TableRow"/>
            </w:pPr>
            <w:r>
              <w:t>8</w:t>
            </w:r>
          </w:p>
        </w:tc>
      </w:tr>
    </w:tbl>
    <w:p w14:paraId="2D6E7BE2"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gridCol w:w="3624"/>
      </w:tblGrid>
      <w:tr w:rsidR="00AF60D7" w14:paraId="74763314"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293459A" w14:textId="77777777" w:rsidR="00AF60D7" w:rsidRDefault="00AF60D7">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6E1D6C5" w14:textId="77777777" w:rsidR="00AF60D7" w:rsidRDefault="00AF60D7">
            <w:pPr>
              <w:pStyle w:val="TableColumnTitles"/>
              <w:keepNext/>
            </w:pPr>
            <w:r>
              <w:t>Table Columns</w:t>
            </w:r>
          </w:p>
        </w:tc>
        <w:tc>
          <w:tcPr>
            <w:tcW w:w="3624" w:type="dxa"/>
            <w:tcBorders>
              <w:top w:val="single" w:sz="12" w:space="0" w:color="auto"/>
              <w:left w:val="single" w:sz="12" w:space="0" w:color="auto"/>
              <w:bottom w:val="single" w:sz="12" w:space="0" w:color="auto"/>
              <w:right w:val="single" w:sz="12" w:space="0" w:color="auto"/>
            </w:tcBorders>
            <w:shd w:val="clear" w:color="auto" w:fill="auto"/>
          </w:tcPr>
          <w:p w14:paraId="00F93BC2" w14:textId="77777777" w:rsidR="00AF60D7" w:rsidRDefault="00AF60D7">
            <w:pPr>
              <w:pStyle w:val="TableColumnTitles"/>
              <w:keepNext/>
            </w:pPr>
            <w:r>
              <w:t>Options</w:t>
            </w:r>
          </w:p>
        </w:tc>
      </w:tr>
      <w:tr w:rsidR="00AF60D7" w14:paraId="5B93AA99" w14:textId="77777777">
        <w:tc>
          <w:tcPr>
            <w:tcW w:w="2801" w:type="dxa"/>
            <w:tcBorders>
              <w:top w:val="nil"/>
              <w:left w:val="single" w:sz="6" w:space="0" w:color="auto"/>
              <w:bottom w:val="single" w:sz="6" w:space="0" w:color="auto"/>
              <w:right w:val="single" w:sz="6" w:space="0" w:color="auto"/>
            </w:tcBorders>
            <w:shd w:val="clear" w:color="auto" w:fill="auto"/>
          </w:tcPr>
          <w:p w14:paraId="7592698B" w14:textId="77777777" w:rsidR="00AF60D7" w:rsidRDefault="00AF60D7">
            <w:pPr>
              <w:pStyle w:val="TableRow"/>
            </w:pPr>
          </w:p>
        </w:tc>
        <w:tc>
          <w:tcPr>
            <w:tcW w:w="3543" w:type="dxa"/>
            <w:tcBorders>
              <w:top w:val="nil"/>
              <w:left w:val="single" w:sz="6" w:space="0" w:color="auto"/>
              <w:bottom w:val="single" w:sz="6" w:space="0" w:color="auto"/>
              <w:right w:val="single" w:sz="6" w:space="0" w:color="auto"/>
            </w:tcBorders>
            <w:shd w:val="clear" w:color="auto" w:fill="auto"/>
          </w:tcPr>
          <w:p w14:paraId="0CE7F8CD" w14:textId="77777777" w:rsidR="00AF60D7" w:rsidRDefault="00AF60D7">
            <w:pPr>
              <w:pStyle w:val="TableRow"/>
            </w:pPr>
          </w:p>
        </w:tc>
        <w:tc>
          <w:tcPr>
            <w:tcW w:w="3624" w:type="dxa"/>
            <w:tcBorders>
              <w:top w:val="nil"/>
              <w:left w:val="single" w:sz="6" w:space="0" w:color="auto"/>
              <w:bottom w:val="single" w:sz="6" w:space="0" w:color="auto"/>
              <w:right w:val="single" w:sz="6" w:space="0" w:color="auto"/>
            </w:tcBorders>
            <w:shd w:val="clear" w:color="auto" w:fill="auto"/>
          </w:tcPr>
          <w:p w14:paraId="3A409B54" w14:textId="77777777" w:rsidR="00AF60D7" w:rsidRDefault="00AF60D7">
            <w:pPr>
              <w:pStyle w:val="TableRow"/>
            </w:pPr>
          </w:p>
        </w:tc>
      </w:tr>
    </w:tbl>
    <w:p w14:paraId="4B049B8E"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77FD4835"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0AD0669D" w14:textId="77777777" w:rsidR="00AF60D7" w:rsidRDefault="00AF60D7">
            <w:pPr>
              <w:pStyle w:val="TableTitle"/>
              <w:rPr>
                <w:color w:val="FF0000"/>
              </w:rPr>
            </w:pPr>
            <w:r>
              <w:t>Constraint : FK_Valuation_Currency</w:t>
            </w:r>
          </w:p>
        </w:tc>
      </w:tr>
      <w:tr w:rsidR="00AF60D7" w14:paraId="69937D16" w14:textId="77777777">
        <w:tc>
          <w:tcPr>
            <w:tcW w:w="1548" w:type="dxa"/>
            <w:tcBorders>
              <w:top w:val="nil"/>
              <w:left w:val="single" w:sz="4" w:space="0" w:color="auto"/>
              <w:bottom w:val="single" w:sz="4" w:space="0" w:color="auto"/>
              <w:right w:val="single" w:sz="4" w:space="0" w:color="auto"/>
            </w:tcBorders>
            <w:shd w:val="clear" w:color="auto" w:fill="auto"/>
          </w:tcPr>
          <w:p w14:paraId="4AC81BC7"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79DE8B50" w14:textId="77777777" w:rsidR="00AF60D7" w:rsidRDefault="00AF60D7">
            <w:pPr>
              <w:pStyle w:val="TableRow"/>
            </w:pPr>
            <w:r>
              <w:t>Each valuation is made using a single currency.</w:t>
            </w:r>
          </w:p>
        </w:tc>
      </w:tr>
      <w:tr w:rsidR="00AF60D7" w14:paraId="3C040EF1"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5A32AD1A" w14:textId="77777777" w:rsidR="00AF60D7" w:rsidRDefault="00AF60D7">
            <w:pPr>
              <w:pStyle w:val="TableColumnTitle"/>
            </w:pPr>
            <w:r>
              <w:lastRenderedPageBreak/>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5279ECD" w14:textId="77777777" w:rsidR="00AF60D7" w:rsidRDefault="00AF60D7">
            <w:pPr>
              <w:pStyle w:val="CodeSamples"/>
            </w:pPr>
            <w:r>
              <w:t>FK_Valuation_Currency (Value_Currency_Key) references Currency(Currency_Key)</w:t>
            </w:r>
          </w:p>
        </w:tc>
      </w:tr>
    </w:tbl>
    <w:p w14:paraId="02BDFFA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6A363266"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E067EAB" w14:textId="77777777" w:rsidR="00AF60D7" w:rsidRDefault="00AF60D7">
            <w:pPr>
              <w:pStyle w:val="TableTitle"/>
              <w:rPr>
                <w:color w:val="FF0000"/>
              </w:rPr>
            </w:pPr>
            <w:r>
              <w:t>Constraint : FK_Valuation_Type</w:t>
            </w:r>
          </w:p>
        </w:tc>
      </w:tr>
      <w:tr w:rsidR="00AF60D7" w14:paraId="7472F323" w14:textId="77777777">
        <w:tc>
          <w:tcPr>
            <w:tcW w:w="1548" w:type="dxa"/>
            <w:tcBorders>
              <w:top w:val="nil"/>
              <w:left w:val="single" w:sz="4" w:space="0" w:color="auto"/>
              <w:bottom w:val="single" w:sz="4" w:space="0" w:color="auto"/>
              <w:right w:val="single" w:sz="4" w:space="0" w:color="auto"/>
            </w:tcBorders>
            <w:shd w:val="clear" w:color="auto" w:fill="auto"/>
          </w:tcPr>
          <w:p w14:paraId="3C386073"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59D8FD1C" w14:textId="77777777" w:rsidR="00AF60D7" w:rsidRDefault="00AF60D7">
            <w:pPr>
              <w:pStyle w:val="TableRow"/>
            </w:pPr>
            <w:r>
              <w:t>Each valuation is of one type.  Each valuation type applies to zero or more valuations.</w:t>
            </w:r>
          </w:p>
        </w:tc>
      </w:tr>
      <w:tr w:rsidR="00AF60D7" w14:paraId="2EDE6789"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78E668FE"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A56CC0A" w14:textId="77777777" w:rsidR="00AF60D7" w:rsidRDefault="00AF60D7">
            <w:pPr>
              <w:pStyle w:val="CodeSamples"/>
            </w:pPr>
            <w:r>
              <w:t>FK_Valuation_Type (Type_Concept_Key) references Concept(Concept_Key)</w:t>
            </w:r>
          </w:p>
        </w:tc>
      </w:tr>
    </w:tbl>
    <w:p w14:paraId="2536CCAF" w14:textId="77777777" w:rsidR="00AF60D7" w:rsidRDefault="00AF60D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AF60D7" w14:paraId="2594C940" w14:textId="77777777">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2572E37" w14:textId="77777777" w:rsidR="00AF60D7" w:rsidRDefault="00AF60D7">
            <w:pPr>
              <w:pStyle w:val="TableTitle"/>
              <w:rPr>
                <w:color w:val="FF0000"/>
              </w:rPr>
            </w:pPr>
            <w:r>
              <w:t>Constraint : FK_Valuation_Valuer</w:t>
            </w:r>
          </w:p>
        </w:tc>
      </w:tr>
      <w:tr w:rsidR="00AF60D7" w14:paraId="05C83456" w14:textId="77777777">
        <w:tc>
          <w:tcPr>
            <w:tcW w:w="1548" w:type="dxa"/>
            <w:tcBorders>
              <w:top w:val="nil"/>
              <w:left w:val="single" w:sz="4" w:space="0" w:color="auto"/>
              <w:bottom w:val="single" w:sz="4" w:space="0" w:color="auto"/>
              <w:right w:val="single" w:sz="4" w:space="0" w:color="auto"/>
            </w:tcBorders>
            <w:shd w:val="clear" w:color="auto" w:fill="auto"/>
          </w:tcPr>
          <w:p w14:paraId="57F96AD9" w14:textId="77777777" w:rsidR="00AF60D7" w:rsidRDefault="00AF60D7">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684F56E" w14:textId="77777777" w:rsidR="00AF60D7" w:rsidRDefault="00AF60D7">
            <w:pPr>
              <w:pStyle w:val="TableRow"/>
            </w:pPr>
            <w:r>
              <w:t>Each valuation is made by one individual or organisation.  Each individual or organisation makes zero or more valuations.</w:t>
            </w:r>
          </w:p>
        </w:tc>
      </w:tr>
      <w:tr w:rsidR="00AF60D7" w14:paraId="30BDF868" w14:textId="77777777">
        <w:tc>
          <w:tcPr>
            <w:tcW w:w="1548" w:type="dxa"/>
            <w:tcBorders>
              <w:top w:val="single" w:sz="4" w:space="0" w:color="auto"/>
              <w:left w:val="single" w:sz="4" w:space="0" w:color="auto"/>
              <w:bottom w:val="single" w:sz="4" w:space="0" w:color="auto"/>
              <w:right w:val="single" w:sz="4" w:space="0" w:color="auto"/>
            </w:tcBorders>
            <w:shd w:val="clear" w:color="auto" w:fill="auto"/>
          </w:tcPr>
          <w:p w14:paraId="6C8C83A2" w14:textId="77777777" w:rsidR="00AF60D7" w:rsidRDefault="00AF60D7">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5A2C720" w14:textId="77777777" w:rsidR="00AF60D7" w:rsidRDefault="00AF60D7">
            <w:pPr>
              <w:pStyle w:val="CodeSamples"/>
            </w:pPr>
            <w:r>
              <w:t>FK_Valuation_Valuer (Valued_By_Name_Key) references Name(Name_Key)</w:t>
            </w:r>
          </w:p>
        </w:tc>
      </w:tr>
    </w:tbl>
    <w:p w14:paraId="02EF8933" w14:textId="77777777" w:rsidR="00AF60D7" w:rsidRDefault="00AF60D7" w:rsidP="00AF60D7">
      <w:pPr>
        <w:pStyle w:val="NormalIndent"/>
      </w:pPr>
    </w:p>
    <w:p w14:paraId="3A6F0DB8" w14:textId="77777777" w:rsidR="004E0197" w:rsidRDefault="004E0197" w:rsidP="004E0197">
      <w:pPr>
        <w:pStyle w:val="Heading4"/>
      </w:pPr>
      <w:bookmarkStart w:id="898" w:name="_Ref292872674"/>
      <w:bookmarkStart w:id="899" w:name="_Toc292879129"/>
      <w:r>
        <w:t>Concept_Group_Preferred_Taxon_List</w:t>
      </w:r>
      <w:bookmarkEnd w:id="898"/>
      <w:bookmarkEnd w:id="899"/>
    </w:p>
    <w:p w14:paraId="516E1B6B" w14:textId="77777777" w:rsidR="004E0197" w:rsidRDefault="004E0197" w:rsidP="004E0197">
      <w:pPr>
        <w:pStyle w:val="NormalIndent"/>
      </w:pPr>
      <w:r>
        <w:t>A taxon list that is a source of preferred synonyms for a concept group when it is exported to the taxon dictionary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4E0197" w14:paraId="641BD41D" w14:textId="77777777" w:rsidTr="00D61216">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81EC4F8" w14:textId="77777777" w:rsidR="004E0197" w:rsidRDefault="004E0197" w:rsidP="00D61216">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F77238E" w14:textId="77777777" w:rsidR="004E0197" w:rsidRDefault="004E0197" w:rsidP="00D61216">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89BC0AC" w14:textId="77777777" w:rsidR="004E0197" w:rsidRDefault="004E0197" w:rsidP="00D61216">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4A3B6844" w14:textId="77777777" w:rsidR="004E0197" w:rsidRDefault="004E0197" w:rsidP="00D61216">
            <w:pPr>
              <w:pStyle w:val="TableColumnTitles"/>
              <w:keepNext/>
            </w:pPr>
            <w:r>
              <w:t>Size</w:t>
            </w:r>
          </w:p>
        </w:tc>
      </w:tr>
      <w:tr w:rsidR="004E0197" w14:paraId="4F9970B9" w14:textId="77777777" w:rsidTr="00D61216">
        <w:tc>
          <w:tcPr>
            <w:tcW w:w="2802" w:type="dxa"/>
            <w:tcBorders>
              <w:top w:val="nil"/>
              <w:left w:val="single" w:sz="6" w:space="0" w:color="auto"/>
              <w:bottom w:val="nil"/>
              <w:right w:val="single" w:sz="6" w:space="0" w:color="auto"/>
            </w:tcBorders>
            <w:shd w:val="clear" w:color="auto" w:fill="auto"/>
          </w:tcPr>
          <w:p w14:paraId="1AA54D74" w14:textId="77777777" w:rsidR="004E0197" w:rsidRDefault="004E0197" w:rsidP="00D61216">
            <w:pPr>
              <w:pStyle w:val="TableRow"/>
              <w:rPr>
                <w:u w:val="single"/>
              </w:rPr>
            </w:pPr>
            <w:r>
              <w:rPr>
                <w:u w:val="single"/>
              </w:rPr>
              <w:t>Concept_Group_Key</w:t>
            </w:r>
          </w:p>
        </w:tc>
        <w:tc>
          <w:tcPr>
            <w:tcW w:w="4536" w:type="dxa"/>
            <w:tcBorders>
              <w:top w:val="nil"/>
              <w:left w:val="single" w:sz="6" w:space="0" w:color="auto"/>
              <w:bottom w:val="nil"/>
              <w:right w:val="single" w:sz="6" w:space="0" w:color="auto"/>
            </w:tcBorders>
            <w:shd w:val="clear" w:color="auto" w:fill="auto"/>
          </w:tcPr>
          <w:p w14:paraId="52992AB7" w14:textId="77777777" w:rsidR="004E0197" w:rsidRDefault="004E0197" w:rsidP="00F20EED">
            <w:pPr>
              <w:pStyle w:val="TableRow"/>
            </w:pPr>
            <w:r>
              <w:t>Identifies the concept group</w:t>
            </w:r>
            <w:r w:rsidR="00F20EED">
              <w:t>.</w:t>
            </w:r>
          </w:p>
        </w:tc>
        <w:tc>
          <w:tcPr>
            <w:tcW w:w="1500" w:type="dxa"/>
            <w:tcBorders>
              <w:top w:val="nil"/>
              <w:left w:val="single" w:sz="6" w:space="0" w:color="auto"/>
              <w:bottom w:val="nil"/>
              <w:right w:val="single" w:sz="6" w:space="0" w:color="auto"/>
            </w:tcBorders>
            <w:shd w:val="clear" w:color="auto" w:fill="auto"/>
          </w:tcPr>
          <w:p w14:paraId="59088492" w14:textId="77777777" w:rsidR="004E0197" w:rsidRDefault="004E0197" w:rsidP="00D61216">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6D2C9EE" w14:textId="77777777" w:rsidR="004E0197" w:rsidRDefault="004E0197" w:rsidP="00D61216">
            <w:pPr>
              <w:pStyle w:val="TableRow"/>
            </w:pPr>
            <w:r>
              <w:t>16</w:t>
            </w:r>
          </w:p>
        </w:tc>
      </w:tr>
      <w:tr w:rsidR="004E0197" w14:paraId="6BA4E3FA" w14:textId="77777777" w:rsidTr="004E0197">
        <w:tc>
          <w:tcPr>
            <w:tcW w:w="2802" w:type="dxa"/>
            <w:tcBorders>
              <w:top w:val="nil"/>
              <w:left w:val="single" w:sz="6" w:space="0" w:color="auto"/>
              <w:bottom w:val="nil"/>
              <w:right w:val="single" w:sz="6" w:space="0" w:color="auto"/>
            </w:tcBorders>
            <w:shd w:val="clear" w:color="auto" w:fill="auto"/>
          </w:tcPr>
          <w:p w14:paraId="4C864B10" w14:textId="77777777" w:rsidR="004E0197" w:rsidRDefault="004E0197" w:rsidP="00D61216">
            <w:pPr>
              <w:pStyle w:val="TableRow"/>
              <w:rPr>
                <w:u w:val="single"/>
              </w:rPr>
            </w:pPr>
            <w:r>
              <w:rPr>
                <w:u w:val="single"/>
              </w:rPr>
              <w:t>Priority</w:t>
            </w:r>
          </w:p>
        </w:tc>
        <w:tc>
          <w:tcPr>
            <w:tcW w:w="4536" w:type="dxa"/>
            <w:tcBorders>
              <w:top w:val="nil"/>
              <w:left w:val="single" w:sz="6" w:space="0" w:color="auto"/>
              <w:bottom w:val="nil"/>
              <w:right w:val="single" w:sz="6" w:space="0" w:color="auto"/>
            </w:tcBorders>
            <w:shd w:val="clear" w:color="auto" w:fill="auto"/>
          </w:tcPr>
          <w:p w14:paraId="56FA8731" w14:textId="77777777" w:rsidR="004E0197" w:rsidRDefault="004E0197" w:rsidP="00D61216">
            <w:pPr>
              <w:pStyle w:val="TableRow"/>
            </w:pPr>
            <w:r>
              <w:t>Priority of the taxon list when looking for synonyms for exported taxon list items</w:t>
            </w:r>
            <w:r w:rsidR="00D61216">
              <w:t>; the larger the value, the less preferred the list is—priority 1 is the most preferred taxon list</w:t>
            </w:r>
          </w:p>
        </w:tc>
        <w:tc>
          <w:tcPr>
            <w:tcW w:w="1500" w:type="dxa"/>
            <w:tcBorders>
              <w:top w:val="nil"/>
              <w:left w:val="single" w:sz="6" w:space="0" w:color="auto"/>
              <w:bottom w:val="nil"/>
              <w:right w:val="single" w:sz="6" w:space="0" w:color="auto"/>
            </w:tcBorders>
            <w:shd w:val="clear" w:color="auto" w:fill="auto"/>
          </w:tcPr>
          <w:p w14:paraId="64214F98" w14:textId="77777777" w:rsidR="004E0197" w:rsidRDefault="004E0197" w:rsidP="00D61216">
            <w:pPr>
              <w:pStyle w:val="TableRow"/>
            </w:pPr>
            <w:r>
              <w:t>int not null</w:t>
            </w:r>
          </w:p>
        </w:tc>
        <w:tc>
          <w:tcPr>
            <w:tcW w:w="1127" w:type="dxa"/>
            <w:tcBorders>
              <w:top w:val="nil"/>
              <w:left w:val="single" w:sz="6" w:space="0" w:color="auto"/>
              <w:bottom w:val="nil"/>
              <w:right w:val="single" w:sz="6" w:space="0" w:color="auto"/>
            </w:tcBorders>
            <w:shd w:val="clear" w:color="auto" w:fill="auto"/>
          </w:tcPr>
          <w:p w14:paraId="6CF77087" w14:textId="77777777" w:rsidR="004E0197" w:rsidRDefault="004E0197" w:rsidP="00D61216">
            <w:pPr>
              <w:pStyle w:val="TableRow"/>
            </w:pPr>
          </w:p>
        </w:tc>
      </w:tr>
      <w:tr w:rsidR="004E0197" w14:paraId="276CA759" w14:textId="77777777" w:rsidTr="004E0197">
        <w:tc>
          <w:tcPr>
            <w:tcW w:w="2802" w:type="dxa"/>
            <w:tcBorders>
              <w:top w:val="nil"/>
              <w:left w:val="single" w:sz="6" w:space="0" w:color="auto"/>
              <w:bottom w:val="single" w:sz="4" w:space="0" w:color="auto"/>
              <w:right w:val="single" w:sz="6" w:space="0" w:color="auto"/>
            </w:tcBorders>
            <w:shd w:val="clear" w:color="auto" w:fill="auto"/>
          </w:tcPr>
          <w:p w14:paraId="2FCACE41" w14:textId="77777777" w:rsidR="004E0197" w:rsidRPr="004E0197" w:rsidRDefault="004E0197" w:rsidP="00D61216">
            <w:pPr>
              <w:pStyle w:val="TableRow"/>
            </w:pPr>
            <w:r w:rsidRPr="004E0197">
              <w:t>Taxon_List_Key</w:t>
            </w:r>
          </w:p>
        </w:tc>
        <w:tc>
          <w:tcPr>
            <w:tcW w:w="4536" w:type="dxa"/>
            <w:tcBorders>
              <w:top w:val="nil"/>
              <w:left w:val="single" w:sz="6" w:space="0" w:color="auto"/>
              <w:bottom w:val="single" w:sz="4" w:space="0" w:color="auto"/>
              <w:right w:val="single" w:sz="6" w:space="0" w:color="auto"/>
            </w:tcBorders>
            <w:shd w:val="clear" w:color="auto" w:fill="auto"/>
          </w:tcPr>
          <w:p w14:paraId="125764C4" w14:textId="77777777" w:rsidR="004E0197" w:rsidRDefault="00532D68" w:rsidP="00F20EED">
            <w:pPr>
              <w:pStyle w:val="TableRow"/>
            </w:pPr>
            <w:r>
              <w:t>Identifies the taxon list</w:t>
            </w:r>
            <w:r w:rsidR="00F20EED">
              <w:t>.</w:t>
            </w:r>
          </w:p>
        </w:tc>
        <w:tc>
          <w:tcPr>
            <w:tcW w:w="1500" w:type="dxa"/>
            <w:tcBorders>
              <w:top w:val="nil"/>
              <w:left w:val="single" w:sz="6" w:space="0" w:color="auto"/>
              <w:bottom w:val="single" w:sz="4" w:space="0" w:color="auto"/>
              <w:right w:val="single" w:sz="6" w:space="0" w:color="auto"/>
            </w:tcBorders>
            <w:shd w:val="clear" w:color="auto" w:fill="auto"/>
          </w:tcPr>
          <w:p w14:paraId="3DC15BD1" w14:textId="77777777" w:rsidR="004E0197" w:rsidRDefault="00532D68" w:rsidP="00D61216">
            <w:pPr>
              <w:pStyle w:val="TableRow"/>
            </w:pPr>
            <w:r>
              <w:t>char not null</w:t>
            </w:r>
          </w:p>
        </w:tc>
        <w:tc>
          <w:tcPr>
            <w:tcW w:w="1127" w:type="dxa"/>
            <w:tcBorders>
              <w:top w:val="nil"/>
              <w:left w:val="single" w:sz="6" w:space="0" w:color="auto"/>
              <w:bottom w:val="single" w:sz="4" w:space="0" w:color="auto"/>
              <w:right w:val="single" w:sz="6" w:space="0" w:color="auto"/>
            </w:tcBorders>
            <w:shd w:val="clear" w:color="auto" w:fill="auto"/>
          </w:tcPr>
          <w:p w14:paraId="3DEC25A3" w14:textId="77777777" w:rsidR="004E0197" w:rsidRDefault="00532D68" w:rsidP="00D61216">
            <w:pPr>
              <w:pStyle w:val="TableRow"/>
            </w:pPr>
            <w:r>
              <w:t>16</w:t>
            </w:r>
          </w:p>
        </w:tc>
      </w:tr>
    </w:tbl>
    <w:p w14:paraId="0E5CBF9A" w14:textId="77777777" w:rsidR="004E0197" w:rsidRDefault="004E0197"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532D68" w14:paraId="0727E6A9"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172F2840" w14:textId="77777777" w:rsidR="00532D68" w:rsidRDefault="00532D68" w:rsidP="00F20EED">
            <w:pPr>
              <w:pStyle w:val="TableTitle"/>
              <w:rPr>
                <w:color w:val="FF0000"/>
              </w:rPr>
            </w:pPr>
            <w:r>
              <w:t>Constraint: FK_Concept_Group_Preferred_Taxon_List_Concept_Group</w:t>
            </w:r>
          </w:p>
        </w:tc>
      </w:tr>
      <w:tr w:rsidR="00532D68" w14:paraId="6B2EFF2B"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20C898D8" w14:textId="77777777" w:rsidR="00532D68" w:rsidRDefault="00532D68" w:rsidP="00F20EED">
            <w:pPr>
              <w:pStyle w:val="TableColumnTitle"/>
              <w:keepNext/>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A9C59D4" w14:textId="77777777" w:rsidR="00532D68" w:rsidRDefault="00F20EED" w:rsidP="00F20EED">
            <w:pPr>
              <w:pStyle w:val="TableRow"/>
              <w:keepNext/>
            </w:pPr>
            <w:r>
              <w:t>The concept group to which the preferred list applies</w:t>
            </w:r>
            <w:r w:rsidR="00532D68">
              <w:t>.</w:t>
            </w:r>
          </w:p>
        </w:tc>
      </w:tr>
      <w:tr w:rsidR="00532D68" w14:paraId="5022455D"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04FFF6B5" w14:textId="77777777" w:rsidR="00532D68" w:rsidRDefault="00532D68"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6AA82863" w14:textId="77777777" w:rsidR="00532D68" w:rsidRDefault="00532D68" w:rsidP="00532D68">
            <w:pPr>
              <w:pStyle w:val="CodeSamples"/>
            </w:pPr>
            <w:r>
              <w:t xml:space="preserve">CONSTRAINT  </w:t>
            </w:r>
            <w:r w:rsidR="00ED4E55">
              <w:t xml:space="preserve">    </w:t>
            </w:r>
            <w:r w:rsidRPr="00532D68">
              <w:t>FK_Concept_Group_Preferred_Taxon_List_Concept_Group</w:t>
            </w:r>
            <w:r>
              <w:br/>
              <w:t xml:space="preserve">FOREIGN KEY </w:t>
            </w:r>
            <w:r w:rsidR="00ED4E55">
              <w:t xml:space="preserve">    </w:t>
            </w:r>
            <w:r>
              <w:t>(Concept_Group_Key)</w:t>
            </w:r>
            <w:r>
              <w:br/>
              <w:t xml:space="preserve">REFERENCES  </w:t>
            </w:r>
            <w:r w:rsidR="00ED4E55">
              <w:t xml:space="preserve">    </w:t>
            </w:r>
            <w:r>
              <w:t>dbo.Concept_Group</w:t>
            </w:r>
          </w:p>
        </w:tc>
      </w:tr>
    </w:tbl>
    <w:p w14:paraId="4DCBF419" w14:textId="77777777" w:rsidR="00532D68" w:rsidRDefault="00532D68"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F20EED" w14:paraId="1E2FF754"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46051D4" w14:textId="77777777" w:rsidR="00F20EED" w:rsidRDefault="00F20EED" w:rsidP="00F20EED">
            <w:pPr>
              <w:pStyle w:val="TableTitle"/>
              <w:rPr>
                <w:color w:val="FF0000"/>
              </w:rPr>
            </w:pPr>
            <w:r>
              <w:lastRenderedPageBreak/>
              <w:t>Constraint: FK_Concept_Group_Preferred_Taxon_List_Taxon_List</w:t>
            </w:r>
          </w:p>
        </w:tc>
      </w:tr>
      <w:tr w:rsidR="00F20EED" w14:paraId="7833B751"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313005AB" w14:textId="77777777" w:rsidR="00F20EED" w:rsidRDefault="00F20EED" w:rsidP="00D61216">
            <w:pPr>
              <w:pStyle w:val="TableColumnTitle"/>
              <w:keepNext/>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1A5634C9" w14:textId="77777777" w:rsidR="00F20EED" w:rsidRDefault="00F20EED" w:rsidP="00F20EED">
            <w:pPr>
              <w:pStyle w:val="TableRow"/>
              <w:keepNext/>
            </w:pPr>
            <w:r>
              <w:t>The preferred taxon list.</w:t>
            </w:r>
          </w:p>
        </w:tc>
      </w:tr>
      <w:tr w:rsidR="00F20EED" w14:paraId="18BA5642"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730C9662" w14:textId="77777777" w:rsidR="00F20EED" w:rsidRDefault="00F20EED"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44F22676" w14:textId="77777777" w:rsidR="00F20EED" w:rsidRDefault="00F20EED" w:rsidP="00F20EED">
            <w:pPr>
              <w:pStyle w:val="CodeSamples"/>
            </w:pPr>
            <w:r>
              <w:t xml:space="preserve">CONSTRAINT      </w:t>
            </w:r>
            <w:r w:rsidRPr="00532D68">
              <w:t>FK_Concept_Group_Preferred_Taxon_List_</w:t>
            </w:r>
            <w:r>
              <w:t>Taxon_List</w:t>
            </w:r>
            <w:r>
              <w:br/>
              <w:t>FOREIGN KEY     (Taxon_List_Key)</w:t>
            </w:r>
            <w:r>
              <w:br/>
              <w:t>REFERENCES      dbo.Taxon_List</w:t>
            </w:r>
          </w:p>
        </w:tc>
      </w:tr>
    </w:tbl>
    <w:p w14:paraId="3F8BF034" w14:textId="77777777" w:rsidR="00F20EED" w:rsidRDefault="00F20EED" w:rsidP="00AF60D7">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ED4E55" w14:paraId="44F373EB" w14:textId="77777777" w:rsidTr="00D61216">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768AC6A4" w14:textId="77777777" w:rsidR="00ED4E55" w:rsidRDefault="00F20EED" w:rsidP="00ED4E55">
            <w:pPr>
              <w:pStyle w:val="TableTitle"/>
              <w:rPr>
                <w:color w:val="FF0000"/>
              </w:rPr>
            </w:pPr>
            <w:r>
              <w:t>Constraint</w:t>
            </w:r>
            <w:r w:rsidR="00ED4E55">
              <w:t>: UQ_Concept_Group_Preferred_Taxon_List</w:t>
            </w:r>
          </w:p>
        </w:tc>
      </w:tr>
      <w:tr w:rsidR="00ED4E55" w14:paraId="3E91E2C7" w14:textId="77777777" w:rsidTr="00D61216">
        <w:tc>
          <w:tcPr>
            <w:tcW w:w="1548" w:type="dxa"/>
            <w:tcBorders>
              <w:top w:val="nil"/>
              <w:left w:val="single" w:sz="4" w:space="0" w:color="auto"/>
              <w:bottom w:val="single" w:sz="4" w:space="0" w:color="auto"/>
              <w:right w:val="single" w:sz="4" w:space="0" w:color="auto"/>
            </w:tcBorders>
            <w:shd w:val="clear" w:color="auto" w:fill="auto"/>
          </w:tcPr>
          <w:p w14:paraId="4AB2DF67" w14:textId="77777777" w:rsidR="00ED4E55" w:rsidRDefault="00ED4E55" w:rsidP="00D61216">
            <w:pPr>
              <w:pStyle w:val="TableColumnTitle"/>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B3154E0" w14:textId="77777777" w:rsidR="00ED4E55" w:rsidRDefault="00ED4E55" w:rsidP="00ED4E55">
            <w:pPr>
              <w:pStyle w:val="TableRow"/>
            </w:pPr>
            <w:r>
              <w:t>The preferred taxon lists for a concept group are distinct.</w:t>
            </w:r>
          </w:p>
        </w:tc>
      </w:tr>
      <w:tr w:rsidR="00ED4E55" w14:paraId="2CC2DE17" w14:textId="77777777" w:rsidTr="00D61216">
        <w:tc>
          <w:tcPr>
            <w:tcW w:w="1548" w:type="dxa"/>
            <w:tcBorders>
              <w:top w:val="single" w:sz="4" w:space="0" w:color="auto"/>
              <w:left w:val="single" w:sz="4" w:space="0" w:color="auto"/>
              <w:bottom w:val="single" w:sz="4" w:space="0" w:color="auto"/>
              <w:right w:val="single" w:sz="4" w:space="0" w:color="auto"/>
            </w:tcBorders>
            <w:shd w:val="clear" w:color="auto" w:fill="auto"/>
          </w:tcPr>
          <w:p w14:paraId="7DB5B81E" w14:textId="77777777" w:rsidR="00ED4E55" w:rsidRDefault="00ED4E55" w:rsidP="00D61216">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3F655035" w14:textId="77777777" w:rsidR="00ED4E55" w:rsidRDefault="00ED4E55" w:rsidP="00ED4E55">
            <w:pPr>
              <w:pStyle w:val="CodeSamples"/>
            </w:pPr>
            <w:r>
              <w:t>CONSTRAINT      UQ_Concept_Group_Preferred_Taxon_List</w:t>
            </w:r>
            <w:r>
              <w:br/>
              <w:t>UNIQUE          (Concept_Group_Key, Taxon_List_Key)</w:t>
            </w:r>
          </w:p>
        </w:tc>
      </w:tr>
    </w:tbl>
    <w:p w14:paraId="4ACEF438" w14:textId="77777777" w:rsidR="00ED4E55" w:rsidRDefault="00ED4E55" w:rsidP="00AF60D7">
      <w:pPr>
        <w:pStyle w:val="NormalIndent"/>
      </w:pPr>
    </w:p>
    <w:p w14:paraId="007BD659" w14:textId="77777777" w:rsidR="007400A5" w:rsidRDefault="00832841" w:rsidP="007400A5">
      <w:pPr>
        <w:pStyle w:val="Heading4"/>
      </w:pPr>
      <w:bookmarkStart w:id="900" w:name="_Ref298403147"/>
      <w:r>
        <w:t>Term_Generator</w:t>
      </w:r>
      <w:bookmarkEnd w:id="900"/>
    </w:p>
    <w:p w14:paraId="29DACB2E" w14:textId="77777777" w:rsidR="00832841" w:rsidRDefault="00832841" w:rsidP="00832841">
      <w:pPr>
        <w:pStyle w:val="NormalIndent"/>
      </w:pPr>
      <w:r>
        <w:t xml:space="preserve">A </w:t>
      </w:r>
      <w:r w:rsidR="00531AF1">
        <w:t>named rule</w:t>
      </w:r>
      <w:r>
        <w:t xml:space="preserve"> for generating published terms and search terms for concepts</w:t>
      </w:r>
    </w:p>
    <w:p w14:paraId="49B17C0D" w14:textId="77777777" w:rsidR="000B1ADA" w:rsidRDefault="00531AF1" w:rsidP="00832841">
      <w:pPr>
        <w:pStyle w:val="NormalIndent"/>
      </w:pPr>
      <w:r>
        <w:t xml:space="preserve">The function that is identified by </w:t>
      </w:r>
      <w:r w:rsidRPr="00DD3602">
        <w:rPr>
          <w:rStyle w:val="Identifier"/>
        </w:rPr>
        <w:t>Published_Term_Function</w:t>
      </w:r>
      <w:r>
        <w:t xml:space="preserve"> </w:t>
      </w:r>
      <w:r w:rsidR="000B1ADA">
        <w:t>takes the following parameters and returns the corresponding full published term:</w:t>
      </w:r>
    </w:p>
    <w:p w14:paraId="38F0E9FC" w14:textId="77777777" w:rsidR="000B1ADA" w:rsidRDefault="000B1ADA" w:rsidP="000B1ADA">
      <w:pPr>
        <w:pStyle w:val="NormalIndent"/>
        <w:numPr>
          <w:ilvl w:val="0"/>
          <w:numId w:val="5"/>
        </w:numPr>
      </w:pPr>
      <w:r w:rsidRPr="001C0D6B">
        <w:rPr>
          <w:rStyle w:val="Identifier"/>
        </w:rPr>
        <w:t>@Plaintext NVARCHAR(150)</w:t>
      </w:r>
      <w:r>
        <w:t xml:space="preserve"> – the base term</w:t>
      </w:r>
    </w:p>
    <w:p w14:paraId="0D4D2FE2" w14:textId="77777777" w:rsidR="000B1ADA" w:rsidRDefault="000B1ADA" w:rsidP="000B1ADA">
      <w:pPr>
        <w:pStyle w:val="NormalIndent"/>
        <w:numPr>
          <w:ilvl w:val="0"/>
          <w:numId w:val="5"/>
        </w:numPr>
      </w:pPr>
      <w:r w:rsidRPr="001C0D6B">
        <w:rPr>
          <w:rStyle w:val="Identifier"/>
        </w:rPr>
        <w:t>@AuthorAndDate VARCHAR(100)</w:t>
      </w:r>
      <w:r>
        <w:t xml:space="preserve"> – the author and date</w:t>
      </w:r>
    </w:p>
    <w:p w14:paraId="6532A194" w14:textId="77777777" w:rsidR="000B1ADA" w:rsidRDefault="000B1ADA" w:rsidP="000B1ADA">
      <w:pPr>
        <w:pStyle w:val="NormalIndent"/>
        <w:numPr>
          <w:ilvl w:val="0"/>
          <w:numId w:val="5"/>
        </w:numPr>
      </w:pPr>
      <w:r w:rsidRPr="001C0D6B">
        <w:rPr>
          <w:rStyle w:val="Identifier"/>
        </w:rPr>
        <w:t>@Attributes VARCHAR(100)</w:t>
      </w:r>
      <w:r>
        <w:t xml:space="preserve"> – additional attributes</w:t>
      </w:r>
    </w:p>
    <w:p w14:paraId="626D989C" w14:textId="77777777" w:rsidR="000B1ADA" w:rsidRDefault="000B1ADA" w:rsidP="000B1ADA">
      <w:pPr>
        <w:pStyle w:val="NormalIndent"/>
        <w:numPr>
          <w:ilvl w:val="0"/>
          <w:numId w:val="5"/>
        </w:numPr>
      </w:pPr>
      <w:r w:rsidRPr="001C0D6B">
        <w:rPr>
          <w:rStyle w:val="Identifier"/>
        </w:rPr>
        <w:t>@RankKey CHAR(16)</w:t>
      </w:r>
      <w:r>
        <w:t xml:space="preserve"> – identifies the rank of the concept</w:t>
      </w:r>
    </w:p>
    <w:p w14:paraId="21847D74" w14:textId="77777777" w:rsidR="000B1ADA" w:rsidRDefault="000B1ADA" w:rsidP="000B1ADA">
      <w:pPr>
        <w:pStyle w:val="NormalIndent"/>
        <w:numPr>
          <w:ilvl w:val="0"/>
          <w:numId w:val="5"/>
        </w:numPr>
      </w:pPr>
      <w:r w:rsidRPr="001C0D6B">
        <w:rPr>
          <w:rStyle w:val="Identifier"/>
        </w:rPr>
        <w:t>@ParentConceptKey CHAR(16)</w:t>
      </w:r>
      <w:r>
        <w:t xml:space="preserve"> – identifies the parent concept, if any.</w:t>
      </w:r>
    </w:p>
    <w:p w14:paraId="72CD8A61" w14:textId="77777777" w:rsidR="00A15900" w:rsidRDefault="00832841" w:rsidP="00832841">
      <w:pPr>
        <w:pStyle w:val="NormalIndent"/>
      </w:pPr>
      <w:r>
        <w:t xml:space="preserve">The stored procedure that is identified by </w:t>
      </w:r>
      <w:r w:rsidR="00531AF1" w:rsidRPr="00DD3602">
        <w:rPr>
          <w:rStyle w:val="Identifier"/>
        </w:rPr>
        <w:t>Search_Term_</w:t>
      </w:r>
      <w:r w:rsidRPr="00DD3602">
        <w:rPr>
          <w:rStyle w:val="Identifier"/>
        </w:rPr>
        <w:t>Procedure</w:t>
      </w:r>
      <w:r w:rsidR="00531AF1">
        <w:t xml:space="preserve"> </w:t>
      </w:r>
      <w:r w:rsidR="00A15900">
        <w:t xml:space="preserve">takes the same parameters plus: </w:t>
      </w:r>
    </w:p>
    <w:p w14:paraId="524290C4" w14:textId="77777777" w:rsidR="00A15900" w:rsidRDefault="00A15900" w:rsidP="00A15900">
      <w:pPr>
        <w:pStyle w:val="NormalIndent"/>
        <w:numPr>
          <w:ilvl w:val="0"/>
          <w:numId w:val="5"/>
        </w:numPr>
      </w:pPr>
      <w:r w:rsidRPr="00A15900">
        <w:rPr>
          <w:rStyle w:val="Identifier"/>
        </w:rPr>
        <w:t>@PublishedTerm NVARCHAR(</w:t>
      </w:r>
      <w:r w:rsidR="00604A57">
        <w:rPr>
          <w:rStyle w:val="Identifier"/>
        </w:rPr>
        <w:t>256</w:t>
      </w:r>
      <w:r w:rsidRPr="00A15900">
        <w:rPr>
          <w:rStyle w:val="Identifier"/>
        </w:rPr>
        <w:t>)</w:t>
      </w:r>
      <w:r>
        <w:t xml:space="preserve"> – the published term</w:t>
      </w:r>
    </w:p>
    <w:p w14:paraId="5EB88DD6" w14:textId="77777777" w:rsidR="00832841" w:rsidRDefault="00A15900" w:rsidP="00832841">
      <w:pPr>
        <w:pStyle w:val="NormalIndent"/>
      </w:pPr>
      <w:r>
        <w:t>...a</w:t>
      </w:r>
      <w:r w:rsidR="00531AF1">
        <w:t xml:space="preserve">nd </w:t>
      </w:r>
      <w:r w:rsidR="00832841">
        <w:t xml:space="preserve">produces a result set </w:t>
      </w:r>
      <w:r w:rsidR="00531AF1">
        <w:t xml:space="preserve">listing the corresponding generated search terms in </w:t>
      </w:r>
      <w:r w:rsidR="00832841">
        <w:t xml:space="preserve">a column named </w:t>
      </w:r>
      <w:r w:rsidR="00531AF1" w:rsidRPr="00DD3602">
        <w:rPr>
          <w:rStyle w:val="Identifier"/>
        </w:rPr>
        <w:t>Search_</w:t>
      </w:r>
      <w:r w:rsidR="00832841" w:rsidRPr="00DD3602">
        <w:rPr>
          <w:rStyle w:val="Identifier"/>
        </w:rPr>
        <w:t>Term</w:t>
      </w:r>
      <w:r w:rsidR="00832841">
        <w: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832841" w14:paraId="1CE1A234" w14:textId="77777777" w:rsidTr="0027206D">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9263464" w14:textId="77777777" w:rsidR="00832841" w:rsidRDefault="00832841" w:rsidP="0027206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9B4BE83" w14:textId="77777777" w:rsidR="00832841" w:rsidRDefault="00832841" w:rsidP="0027206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25FD8DCB" w14:textId="77777777" w:rsidR="00832841" w:rsidRDefault="00832841" w:rsidP="0027206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0B35754C" w14:textId="77777777" w:rsidR="00832841" w:rsidRDefault="00832841" w:rsidP="0027206D">
            <w:pPr>
              <w:pStyle w:val="TableColumnTitles"/>
              <w:keepNext/>
            </w:pPr>
            <w:r>
              <w:t>Size</w:t>
            </w:r>
          </w:p>
        </w:tc>
      </w:tr>
      <w:tr w:rsidR="00832841" w14:paraId="68C731BD" w14:textId="77777777" w:rsidTr="00A26FE8">
        <w:tc>
          <w:tcPr>
            <w:tcW w:w="2802" w:type="dxa"/>
            <w:tcBorders>
              <w:top w:val="nil"/>
              <w:left w:val="single" w:sz="6" w:space="0" w:color="auto"/>
              <w:bottom w:val="nil"/>
              <w:right w:val="single" w:sz="6" w:space="0" w:color="auto"/>
            </w:tcBorders>
            <w:shd w:val="clear" w:color="auto" w:fill="auto"/>
          </w:tcPr>
          <w:p w14:paraId="17186435" w14:textId="77777777" w:rsidR="00832841" w:rsidRDefault="00832841" w:rsidP="0027206D">
            <w:pPr>
              <w:pStyle w:val="TableRow"/>
              <w:rPr>
                <w:u w:val="single"/>
              </w:rPr>
            </w:pPr>
            <w:r>
              <w:rPr>
                <w:u w:val="single"/>
              </w:rPr>
              <w:t>Term_Generator_Key</w:t>
            </w:r>
          </w:p>
        </w:tc>
        <w:tc>
          <w:tcPr>
            <w:tcW w:w="4536" w:type="dxa"/>
            <w:tcBorders>
              <w:top w:val="nil"/>
              <w:left w:val="single" w:sz="6" w:space="0" w:color="auto"/>
              <w:bottom w:val="nil"/>
              <w:right w:val="single" w:sz="6" w:space="0" w:color="auto"/>
            </w:tcBorders>
            <w:shd w:val="clear" w:color="auto" w:fill="auto"/>
          </w:tcPr>
          <w:p w14:paraId="1DC90B64" w14:textId="77777777" w:rsidR="00832841" w:rsidRDefault="00832841" w:rsidP="0027206D">
            <w:pPr>
              <w:pStyle w:val="TableRow"/>
            </w:pPr>
            <w:r>
              <w:t>Identifies the concept group.</w:t>
            </w:r>
          </w:p>
        </w:tc>
        <w:tc>
          <w:tcPr>
            <w:tcW w:w="1500" w:type="dxa"/>
            <w:tcBorders>
              <w:top w:val="nil"/>
              <w:left w:val="single" w:sz="6" w:space="0" w:color="auto"/>
              <w:bottom w:val="nil"/>
              <w:right w:val="single" w:sz="6" w:space="0" w:color="auto"/>
            </w:tcBorders>
            <w:shd w:val="clear" w:color="auto" w:fill="auto"/>
          </w:tcPr>
          <w:p w14:paraId="44C6AF67" w14:textId="77777777" w:rsidR="00832841" w:rsidRDefault="00832841" w:rsidP="0027206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1543E57A" w14:textId="77777777" w:rsidR="00832841" w:rsidRDefault="00832841" w:rsidP="0027206D">
            <w:pPr>
              <w:pStyle w:val="TableRow"/>
            </w:pPr>
            <w:r>
              <w:t>16</w:t>
            </w:r>
          </w:p>
        </w:tc>
      </w:tr>
      <w:tr w:rsidR="00A26FE8" w14:paraId="0BB13D6F" w14:textId="77777777" w:rsidTr="00A26FE8">
        <w:tc>
          <w:tcPr>
            <w:tcW w:w="2802" w:type="dxa"/>
            <w:tcBorders>
              <w:top w:val="nil"/>
              <w:left w:val="single" w:sz="6" w:space="0" w:color="auto"/>
              <w:bottom w:val="nil"/>
              <w:right w:val="single" w:sz="6" w:space="0" w:color="auto"/>
            </w:tcBorders>
            <w:shd w:val="clear" w:color="auto" w:fill="auto"/>
          </w:tcPr>
          <w:p w14:paraId="3CCC173F" w14:textId="77777777" w:rsidR="00A26FE8" w:rsidRPr="004E0197" w:rsidRDefault="00A26FE8" w:rsidP="0027206D">
            <w:pPr>
              <w:pStyle w:val="TableRow"/>
            </w:pPr>
            <w:r>
              <w:t>Item_Name</w:t>
            </w:r>
          </w:p>
        </w:tc>
        <w:tc>
          <w:tcPr>
            <w:tcW w:w="4536" w:type="dxa"/>
            <w:tcBorders>
              <w:top w:val="nil"/>
              <w:left w:val="single" w:sz="6" w:space="0" w:color="auto"/>
              <w:bottom w:val="nil"/>
              <w:right w:val="single" w:sz="6" w:space="0" w:color="auto"/>
            </w:tcBorders>
            <w:shd w:val="clear" w:color="auto" w:fill="auto"/>
          </w:tcPr>
          <w:p w14:paraId="7CA4A1D3" w14:textId="77777777" w:rsidR="00A26FE8" w:rsidRDefault="00A26FE8" w:rsidP="0005329A">
            <w:pPr>
              <w:pStyle w:val="TableRow"/>
            </w:pPr>
            <w:r>
              <w:t xml:space="preserve">The displayed name of the </w:t>
            </w:r>
            <w:r w:rsidR="0005329A">
              <w:t>rule</w:t>
            </w:r>
          </w:p>
        </w:tc>
        <w:tc>
          <w:tcPr>
            <w:tcW w:w="1500" w:type="dxa"/>
            <w:tcBorders>
              <w:top w:val="nil"/>
              <w:left w:val="single" w:sz="6" w:space="0" w:color="auto"/>
              <w:bottom w:val="nil"/>
              <w:right w:val="single" w:sz="6" w:space="0" w:color="auto"/>
            </w:tcBorders>
            <w:shd w:val="clear" w:color="auto" w:fill="auto"/>
          </w:tcPr>
          <w:p w14:paraId="52E128F7" w14:textId="77777777" w:rsidR="00A26FE8" w:rsidRDefault="00C14539" w:rsidP="0027206D">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22ED7BC0" w14:textId="77777777" w:rsidR="00A26FE8" w:rsidRDefault="00C14539" w:rsidP="0027206D">
            <w:pPr>
              <w:pStyle w:val="TableRow"/>
            </w:pPr>
            <w:r>
              <w:t>150</w:t>
            </w:r>
            <w:r w:rsidR="00F646B6">
              <w:t xml:space="preserve"> </w:t>
            </w:r>
          </w:p>
        </w:tc>
      </w:tr>
      <w:tr w:rsidR="00F646B6" w14:paraId="6460C15F" w14:textId="77777777" w:rsidTr="00A26FE8">
        <w:tc>
          <w:tcPr>
            <w:tcW w:w="2802" w:type="dxa"/>
            <w:tcBorders>
              <w:top w:val="nil"/>
              <w:left w:val="single" w:sz="6" w:space="0" w:color="auto"/>
              <w:bottom w:val="nil"/>
              <w:right w:val="single" w:sz="6" w:space="0" w:color="auto"/>
            </w:tcBorders>
            <w:shd w:val="clear" w:color="auto" w:fill="auto"/>
          </w:tcPr>
          <w:p w14:paraId="298E8625" w14:textId="77777777" w:rsidR="00F646B6" w:rsidRDefault="00F646B6" w:rsidP="00F646B6">
            <w:pPr>
              <w:pStyle w:val="TableRow"/>
            </w:pPr>
            <w:r>
              <w:t>Published_Term_Function</w:t>
            </w:r>
          </w:p>
        </w:tc>
        <w:tc>
          <w:tcPr>
            <w:tcW w:w="4536" w:type="dxa"/>
            <w:tcBorders>
              <w:top w:val="nil"/>
              <w:left w:val="single" w:sz="6" w:space="0" w:color="auto"/>
              <w:bottom w:val="nil"/>
              <w:right w:val="single" w:sz="6" w:space="0" w:color="auto"/>
            </w:tcBorders>
            <w:shd w:val="clear" w:color="auto" w:fill="auto"/>
          </w:tcPr>
          <w:p w14:paraId="5BBD0378" w14:textId="77777777" w:rsidR="00F646B6" w:rsidRDefault="00F646B6" w:rsidP="0027206D">
            <w:pPr>
              <w:pStyle w:val="TableRow"/>
            </w:pPr>
            <w:r>
              <w:t>The name of the function that gives the full published term</w:t>
            </w:r>
          </w:p>
        </w:tc>
        <w:tc>
          <w:tcPr>
            <w:tcW w:w="1500" w:type="dxa"/>
            <w:tcBorders>
              <w:top w:val="nil"/>
              <w:left w:val="single" w:sz="6" w:space="0" w:color="auto"/>
              <w:bottom w:val="nil"/>
              <w:right w:val="single" w:sz="6" w:space="0" w:color="auto"/>
            </w:tcBorders>
            <w:shd w:val="clear" w:color="auto" w:fill="auto"/>
          </w:tcPr>
          <w:p w14:paraId="7D3AFE1D" w14:textId="77777777" w:rsidR="00F646B6" w:rsidRDefault="00F646B6" w:rsidP="0027206D">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5B339179" w14:textId="77777777" w:rsidR="00F646B6" w:rsidRDefault="00F646B6" w:rsidP="0027206D">
            <w:pPr>
              <w:pStyle w:val="TableRow"/>
            </w:pPr>
            <w:r>
              <w:t>257</w:t>
            </w:r>
          </w:p>
        </w:tc>
      </w:tr>
      <w:tr w:rsidR="00F646B6" w14:paraId="7EC22D10" w14:textId="77777777" w:rsidTr="00A26FE8">
        <w:tc>
          <w:tcPr>
            <w:tcW w:w="2802" w:type="dxa"/>
            <w:tcBorders>
              <w:top w:val="nil"/>
              <w:left w:val="single" w:sz="6" w:space="0" w:color="auto"/>
              <w:bottom w:val="single" w:sz="4" w:space="0" w:color="auto"/>
              <w:right w:val="single" w:sz="6" w:space="0" w:color="auto"/>
            </w:tcBorders>
            <w:shd w:val="clear" w:color="auto" w:fill="auto"/>
          </w:tcPr>
          <w:p w14:paraId="6EE7415C" w14:textId="77777777" w:rsidR="00F646B6" w:rsidRPr="004E0197" w:rsidRDefault="00F646B6" w:rsidP="0027206D">
            <w:pPr>
              <w:pStyle w:val="TableRow"/>
            </w:pPr>
            <w:r>
              <w:lastRenderedPageBreak/>
              <w:t>Search_Term_Procedure</w:t>
            </w:r>
          </w:p>
        </w:tc>
        <w:tc>
          <w:tcPr>
            <w:tcW w:w="4536" w:type="dxa"/>
            <w:tcBorders>
              <w:top w:val="nil"/>
              <w:left w:val="single" w:sz="6" w:space="0" w:color="auto"/>
              <w:bottom w:val="single" w:sz="4" w:space="0" w:color="auto"/>
              <w:right w:val="single" w:sz="6" w:space="0" w:color="auto"/>
            </w:tcBorders>
            <w:shd w:val="clear" w:color="auto" w:fill="auto"/>
          </w:tcPr>
          <w:p w14:paraId="38C35D2F" w14:textId="77777777" w:rsidR="00F646B6" w:rsidRDefault="00F646B6" w:rsidP="0027206D">
            <w:pPr>
              <w:pStyle w:val="TableRow"/>
            </w:pPr>
            <w:r>
              <w:t xml:space="preserve">The name of the </w:t>
            </w:r>
            <w:r w:rsidR="00C64A0F">
              <w:t>stored procedure that generates the search terms</w:t>
            </w:r>
          </w:p>
        </w:tc>
        <w:tc>
          <w:tcPr>
            <w:tcW w:w="1500" w:type="dxa"/>
            <w:tcBorders>
              <w:top w:val="nil"/>
              <w:left w:val="single" w:sz="6" w:space="0" w:color="auto"/>
              <w:bottom w:val="single" w:sz="4" w:space="0" w:color="auto"/>
              <w:right w:val="single" w:sz="6" w:space="0" w:color="auto"/>
            </w:tcBorders>
            <w:shd w:val="clear" w:color="auto" w:fill="auto"/>
          </w:tcPr>
          <w:p w14:paraId="39DAAA2B" w14:textId="77777777" w:rsidR="00F646B6" w:rsidRDefault="00F646B6" w:rsidP="0027206D">
            <w:pPr>
              <w:pStyle w:val="TableRow"/>
            </w:pPr>
            <w:r>
              <w:t>nvarchar not null</w:t>
            </w:r>
          </w:p>
        </w:tc>
        <w:tc>
          <w:tcPr>
            <w:tcW w:w="1127" w:type="dxa"/>
            <w:tcBorders>
              <w:top w:val="nil"/>
              <w:left w:val="single" w:sz="6" w:space="0" w:color="auto"/>
              <w:bottom w:val="single" w:sz="4" w:space="0" w:color="auto"/>
              <w:right w:val="single" w:sz="6" w:space="0" w:color="auto"/>
            </w:tcBorders>
            <w:shd w:val="clear" w:color="auto" w:fill="auto"/>
          </w:tcPr>
          <w:p w14:paraId="14BF0226" w14:textId="77777777" w:rsidR="00F646B6" w:rsidRDefault="00F646B6" w:rsidP="0027206D">
            <w:pPr>
              <w:pStyle w:val="TableRow"/>
            </w:pPr>
            <w:r>
              <w:t>257</w:t>
            </w:r>
          </w:p>
        </w:tc>
      </w:tr>
    </w:tbl>
    <w:p w14:paraId="7A47C707" w14:textId="77777777" w:rsidR="00832841" w:rsidRDefault="00832841" w:rsidP="00832841">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B648E5" w14:paraId="7F9F7D21"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2EAB6070" w14:textId="77777777" w:rsidR="00B648E5" w:rsidRDefault="00B648E5" w:rsidP="00B648E5">
            <w:pPr>
              <w:pStyle w:val="TableTitle"/>
              <w:rPr>
                <w:color w:val="FF0000"/>
              </w:rPr>
            </w:pPr>
            <w:r>
              <w:t>Constraint: UQ_Term_Generator_Item_Name</w:t>
            </w:r>
          </w:p>
        </w:tc>
      </w:tr>
      <w:tr w:rsidR="00B648E5" w14:paraId="6E187160"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24905007" w14:textId="77777777" w:rsidR="00B648E5" w:rsidRDefault="00B648E5" w:rsidP="0027206D">
            <w:pPr>
              <w:pStyle w:val="TableColumnTitle"/>
              <w:keepNext/>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F5AEBE4" w14:textId="77777777" w:rsidR="00B648E5" w:rsidRDefault="00B648E5" w:rsidP="0027206D">
            <w:pPr>
              <w:pStyle w:val="TableRow"/>
              <w:keepNext/>
            </w:pPr>
            <w:r>
              <w:t>The names of the term generators are distinct.</w:t>
            </w:r>
          </w:p>
        </w:tc>
      </w:tr>
      <w:tr w:rsidR="00B648E5" w14:paraId="5077D8B8"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3AC27120" w14:textId="77777777" w:rsidR="00B648E5" w:rsidRDefault="00B648E5"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07ABF33" w14:textId="77777777" w:rsidR="00D6671D" w:rsidRDefault="00B648E5" w:rsidP="00D6671D">
            <w:pPr>
              <w:pStyle w:val="CodeSamples"/>
              <w:spacing w:before="120"/>
            </w:pPr>
            <w:r>
              <w:t>CONSTRAINT      UQ_Term_Generator_Item_Name</w:t>
            </w:r>
          </w:p>
          <w:p w14:paraId="1005FAEC" w14:textId="77777777" w:rsidR="00B648E5" w:rsidRDefault="00B648E5" w:rsidP="00D6671D">
            <w:pPr>
              <w:pStyle w:val="CodeSamples"/>
              <w:spacing w:after="120"/>
            </w:pPr>
            <w:r>
              <w:t>UNIQUE          (Item_Name)</w:t>
            </w:r>
          </w:p>
        </w:tc>
      </w:tr>
    </w:tbl>
    <w:p w14:paraId="20C1F266" w14:textId="77777777" w:rsidR="00B648E5" w:rsidRDefault="00B648E5" w:rsidP="00832841">
      <w:pPr>
        <w:pStyle w:val="NormalIndent"/>
      </w:pPr>
    </w:p>
    <w:p w14:paraId="4B7CE794" w14:textId="77777777" w:rsidR="000D33A1" w:rsidRDefault="000D33A1" w:rsidP="000D33A1">
      <w:pPr>
        <w:pStyle w:val="Heading4"/>
      </w:pPr>
      <w:bookmarkStart w:id="901" w:name="_Ref298403149"/>
      <w:r>
        <w:t>Search_Term</w:t>
      </w:r>
      <w:bookmarkEnd w:id="901"/>
    </w:p>
    <w:p w14:paraId="11CCFF45" w14:textId="77777777" w:rsidR="000D33A1" w:rsidRDefault="004272A5" w:rsidP="000D33A1">
      <w:pPr>
        <w:pStyle w:val="NormalIndent"/>
      </w:pPr>
      <w:r>
        <w:t>A term to match against when searching for concepts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gridCol w:w="1500"/>
        <w:gridCol w:w="1127"/>
      </w:tblGrid>
      <w:tr w:rsidR="000D33A1" w14:paraId="684954BA" w14:textId="77777777" w:rsidTr="0027206D">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069C021" w14:textId="77777777" w:rsidR="000D33A1" w:rsidRDefault="000D33A1" w:rsidP="0027206D">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73FC5F18" w14:textId="77777777" w:rsidR="000D33A1" w:rsidRDefault="000D33A1" w:rsidP="0027206D">
            <w:pPr>
              <w:pStyle w:val="TableColumnTitles"/>
              <w:keepNext/>
            </w:pPr>
            <w:r>
              <w:t>Description</w:t>
            </w:r>
          </w:p>
        </w:tc>
        <w:tc>
          <w:tcPr>
            <w:tcW w:w="1500" w:type="dxa"/>
            <w:tcBorders>
              <w:top w:val="single" w:sz="12" w:space="0" w:color="auto"/>
              <w:left w:val="single" w:sz="12" w:space="0" w:color="auto"/>
              <w:bottom w:val="single" w:sz="12" w:space="0" w:color="auto"/>
              <w:right w:val="single" w:sz="12" w:space="0" w:color="auto"/>
            </w:tcBorders>
            <w:shd w:val="pct25" w:color="auto" w:fill="FFFFFF"/>
          </w:tcPr>
          <w:p w14:paraId="33D902E6" w14:textId="77777777" w:rsidR="000D33A1" w:rsidRDefault="000D33A1" w:rsidP="0027206D">
            <w:pPr>
              <w:pStyle w:val="TableColumnTitles"/>
              <w:keepNext/>
            </w:pPr>
            <w:r>
              <w:t>Type</w:t>
            </w:r>
          </w:p>
        </w:tc>
        <w:tc>
          <w:tcPr>
            <w:tcW w:w="1127" w:type="dxa"/>
            <w:tcBorders>
              <w:top w:val="single" w:sz="12" w:space="0" w:color="auto"/>
              <w:left w:val="single" w:sz="12" w:space="0" w:color="auto"/>
              <w:bottom w:val="single" w:sz="12" w:space="0" w:color="auto"/>
              <w:right w:val="single" w:sz="12" w:space="0" w:color="auto"/>
            </w:tcBorders>
            <w:shd w:val="pct25" w:color="auto" w:fill="FFFFFF"/>
          </w:tcPr>
          <w:p w14:paraId="2750F810" w14:textId="77777777" w:rsidR="000D33A1" w:rsidRDefault="000D33A1" w:rsidP="0027206D">
            <w:pPr>
              <w:pStyle w:val="TableColumnTitles"/>
              <w:keepNext/>
            </w:pPr>
            <w:r>
              <w:t>Size</w:t>
            </w:r>
          </w:p>
        </w:tc>
      </w:tr>
      <w:tr w:rsidR="000D33A1" w14:paraId="388E8D42" w14:textId="77777777" w:rsidTr="0027206D">
        <w:tc>
          <w:tcPr>
            <w:tcW w:w="2802" w:type="dxa"/>
            <w:tcBorders>
              <w:top w:val="nil"/>
              <w:left w:val="single" w:sz="6" w:space="0" w:color="auto"/>
              <w:bottom w:val="nil"/>
              <w:right w:val="single" w:sz="6" w:space="0" w:color="auto"/>
            </w:tcBorders>
            <w:shd w:val="clear" w:color="auto" w:fill="auto"/>
          </w:tcPr>
          <w:p w14:paraId="60445862" w14:textId="77777777" w:rsidR="000D33A1" w:rsidRDefault="004272A5" w:rsidP="0027206D">
            <w:pPr>
              <w:pStyle w:val="TableRow"/>
              <w:rPr>
                <w:u w:val="single"/>
              </w:rPr>
            </w:pPr>
            <w:r>
              <w:rPr>
                <w:u w:val="single"/>
              </w:rPr>
              <w:t>Search_Term</w:t>
            </w:r>
            <w:r w:rsidR="000D33A1">
              <w:rPr>
                <w:u w:val="single"/>
              </w:rPr>
              <w:t>_Key</w:t>
            </w:r>
          </w:p>
        </w:tc>
        <w:tc>
          <w:tcPr>
            <w:tcW w:w="4536" w:type="dxa"/>
            <w:tcBorders>
              <w:top w:val="nil"/>
              <w:left w:val="single" w:sz="6" w:space="0" w:color="auto"/>
              <w:bottom w:val="nil"/>
              <w:right w:val="single" w:sz="6" w:space="0" w:color="auto"/>
            </w:tcBorders>
            <w:shd w:val="clear" w:color="auto" w:fill="auto"/>
          </w:tcPr>
          <w:p w14:paraId="38FF8843" w14:textId="77777777" w:rsidR="000D33A1" w:rsidRDefault="000D33A1" w:rsidP="004272A5">
            <w:pPr>
              <w:pStyle w:val="TableRow"/>
            </w:pPr>
            <w:r>
              <w:t xml:space="preserve">Identifies the </w:t>
            </w:r>
            <w:r w:rsidR="004272A5">
              <w:t>search term</w:t>
            </w:r>
            <w:r>
              <w:t>.</w:t>
            </w:r>
          </w:p>
        </w:tc>
        <w:tc>
          <w:tcPr>
            <w:tcW w:w="1500" w:type="dxa"/>
            <w:tcBorders>
              <w:top w:val="nil"/>
              <w:left w:val="single" w:sz="6" w:space="0" w:color="auto"/>
              <w:bottom w:val="nil"/>
              <w:right w:val="single" w:sz="6" w:space="0" w:color="auto"/>
            </w:tcBorders>
            <w:shd w:val="clear" w:color="auto" w:fill="auto"/>
          </w:tcPr>
          <w:p w14:paraId="3E1B31F4" w14:textId="77777777" w:rsidR="000D33A1" w:rsidRDefault="000D33A1" w:rsidP="0027206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34583FA6" w14:textId="77777777" w:rsidR="000D33A1" w:rsidRDefault="000D33A1" w:rsidP="0027206D">
            <w:pPr>
              <w:pStyle w:val="TableRow"/>
            </w:pPr>
            <w:r>
              <w:t>16</w:t>
            </w:r>
          </w:p>
        </w:tc>
      </w:tr>
      <w:tr w:rsidR="000D33A1" w14:paraId="34413418" w14:textId="77777777" w:rsidTr="0027206D">
        <w:tc>
          <w:tcPr>
            <w:tcW w:w="2802" w:type="dxa"/>
            <w:tcBorders>
              <w:top w:val="nil"/>
              <w:left w:val="single" w:sz="6" w:space="0" w:color="auto"/>
              <w:bottom w:val="nil"/>
              <w:right w:val="single" w:sz="6" w:space="0" w:color="auto"/>
            </w:tcBorders>
            <w:shd w:val="clear" w:color="auto" w:fill="auto"/>
          </w:tcPr>
          <w:p w14:paraId="4FCE0188" w14:textId="77777777" w:rsidR="000D33A1" w:rsidRPr="004E0197" w:rsidRDefault="004272A5" w:rsidP="0027206D">
            <w:pPr>
              <w:pStyle w:val="TableRow"/>
            </w:pPr>
            <w:r>
              <w:t>Concept_Key</w:t>
            </w:r>
          </w:p>
        </w:tc>
        <w:tc>
          <w:tcPr>
            <w:tcW w:w="4536" w:type="dxa"/>
            <w:tcBorders>
              <w:top w:val="nil"/>
              <w:left w:val="single" w:sz="6" w:space="0" w:color="auto"/>
              <w:bottom w:val="nil"/>
              <w:right w:val="single" w:sz="6" w:space="0" w:color="auto"/>
            </w:tcBorders>
            <w:shd w:val="clear" w:color="auto" w:fill="auto"/>
          </w:tcPr>
          <w:p w14:paraId="2D1D8F1B" w14:textId="77777777" w:rsidR="000D33A1" w:rsidRDefault="004272A5" w:rsidP="0027206D">
            <w:pPr>
              <w:pStyle w:val="TableRow"/>
            </w:pPr>
            <w:r>
              <w:t>Identifies the concept</w:t>
            </w:r>
          </w:p>
        </w:tc>
        <w:tc>
          <w:tcPr>
            <w:tcW w:w="1500" w:type="dxa"/>
            <w:tcBorders>
              <w:top w:val="nil"/>
              <w:left w:val="single" w:sz="6" w:space="0" w:color="auto"/>
              <w:bottom w:val="nil"/>
              <w:right w:val="single" w:sz="6" w:space="0" w:color="auto"/>
            </w:tcBorders>
            <w:shd w:val="clear" w:color="auto" w:fill="auto"/>
          </w:tcPr>
          <w:p w14:paraId="6207CA56" w14:textId="77777777" w:rsidR="000D33A1" w:rsidRDefault="004272A5" w:rsidP="0027206D">
            <w:pPr>
              <w:pStyle w:val="TableRow"/>
            </w:pPr>
            <w:r>
              <w:t>char not null</w:t>
            </w:r>
          </w:p>
        </w:tc>
        <w:tc>
          <w:tcPr>
            <w:tcW w:w="1127" w:type="dxa"/>
            <w:tcBorders>
              <w:top w:val="nil"/>
              <w:left w:val="single" w:sz="6" w:space="0" w:color="auto"/>
              <w:bottom w:val="nil"/>
              <w:right w:val="single" w:sz="6" w:space="0" w:color="auto"/>
            </w:tcBorders>
            <w:shd w:val="clear" w:color="auto" w:fill="auto"/>
          </w:tcPr>
          <w:p w14:paraId="5FEA22AD" w14:textId="77777777" w:rsidR="000D33A1" w:rsidRDefault="004272A5" w:rsidP="0027206D">
            <w:pPr>
              <w:pStyle w:val="TableRow"/>
            </w:pPr>
            <w:r>
              <w:t>16</w:t>
            </w:r>
          </w:p>
        </w:tc>
      </w:tr>
      <w:tr w:rsidR="004272A5" w14:paraId="38BE28B6" w14:textId="77777777" w:rsidTr="00DB731A">
        <w:tc>
          <w:tcPr>
            <w:tcW w:w="2802" w:type="dxa"/>
            <w:tcBorders>
              <w:top w:val="nil"/>
              <w:left w:val="single" w:sz="6" w:space="0" w:color="auto"/>
              <w:bottom w:val="nil"/>
              <w:right w:val="single" w:sz="6" w:space="0" w:color="auto"/>
            </w:tcBorders>
            <w:shd w:val="clear" w:color="auto" w:fill="auto"/>
          </w:tcPr>
          <w:p w14:paraId="4478501D" w14:textId="77777777" w:rsidR="004272A5" w:rsidRPr="004E0197" w:rsidRDefault="004272A5" w:rsidP="0027206D">
            <w:pPr>
              <w:pStyle w:val="TableRow"/>
            </w:pPr>
            <w:r>
              <w:t>Plaintext</w:t>
            </w:r>
          </w:p>
        </w:tc>
        <w:tc>
          <w:tcPr>
            <w:tcW w:w="4536" w:type="dxa"/>
            <w:tcBorders>
              <w:top w:val="nil"/>
              <w:left w:val="single" w:sz="6" w:space="0" w:color="auto"/>
              <w:bottom w:val="nil"/>
              <w:right w:val="single" w:sz="6" w:space="0" w:color="auto"/>
            </w:tcBorders>
            <w:shd w:val="clear" w:color="auto" w:fill="auto"/>
          </w:tcPr>
          <w:p w14:paraId="56A648BE" w14:textId="77777777" w:rsidR="004272A5" w:rsidRDefault="004272A5" w:rsidP="0027206D">
            <w:pPr>
              <w:pStyle w:val="TableRow"/>
            </w:pPr>
            <w:r>
              <w:t>The unformatted text to match against when searching for concepts. This column is indexed</w:t>
            </w:r>
            <w:r w:rsidR="000B1ADA">
              <w:t xml:space="preserve">, and has collation order </w:t>
            </w:r>
            <w:r w:rsidR="000B1ADA" w:rsidRPr="000B1ADA">
              <w:rPr>
                <w:rStyle w:val="Identifier"/>
              </w:rPr>
              <w:t>SQL_Latin1_General_CP1_CI_AI</w:t>
            </w:r>
            <w:r w:rsidR="000B1ADA">
              <w:t>.</w:t>
            </w:r>
          </w:p>
        </w:tc>
        <w:tc>
          <w:tcPr>
            <w:tcW w:w="1500" w:type="dxa"/>
            <w:tcBorders>
              <w:top w:val="nil"/>
              <w:left w:val="single" w:sz="6" w:space="0" w:color="auto"/>
              <w:bottom w:val="nil"/>
              <w:right w:val="single" w:sz="6" w:space="0" w:color="auto"/>
            </w:tcBorders>
            <w:shd w:val="clear" w:color="auto" w:fill="auto"/>
          </w:tcPr>
          <w:p w14:paraId="4441838E" w14:textId="77777777" w:rsidR="004272A5" w:rsidRDefault="004272A5" w:rsidP="0027206D">
            <w:pPr>
              <w:pStyle w:val="TableRow"/>
            </w:pPr>
            <w:r>
              <w:t>nvarchar not null</w:t>
            </w:r>
          </w:p>
        </w:tc>
        <w:tc>
          <w:tcPr>
            <w:tcW w:w="1127" w:type="dxa"/>
            <w:tcBorders>
              <w:top w:val="nil"/>
              <w:left w:val="single" w:sz="6" w:space="0" w:color="auto"/>
              <w:bottom w:val="nil"/>
              <w:right w:val="single" w:sz="6" w:space="0" w:color="auto"/>
            </w:tcBorders>
            <w:shd w:val="clear" w:color="auto" w:fill="auto"/>
          </w:tcPr>
          <w:p w14:paraId="2060B2F5" w14:textId="77777777" w:rsidR="004272A5" w:rsidRDefault="00B51A4A" w:rsidP="0027206D">
            <w:pPr>
              <w:pStyle w:val="TableRow"/>
            </w:pPr>
            <w:r>
              <w:t>500</w:t>
            </w:r>
          </w:p>
        </w:tc>
      </w:tr>
      <w:tr w:rsidR="00DB731A" w14:paraId="6D1A3981" w14:textId="77777777" w:rsidTr="0027206D">
        <w:tc>
          <w:tcPr>
            <w:tcW w:w="2802" w:type="dxa"/>
            <w:tcBorders>
              <w:top w:val="nil"/>
              <w:left w:val="single" w:sz="6" w:space="0" w:color="auto"/>
              <w:bottom w:val="single" w:sz="4" w:space="0" w:color="auto"/>
              <w:right w:val="single" w:sz="6" w:space="0" w:color="auto"/>
            </w:tcBorders>
            <w:shd w:val="clear" w:color="auto" w:fill="auto"/>
          </w:tcPr>
          <w:p w14:paraId="722CA16F" w14:textId="77777777" w:rsidR="00DB731A" w:rsidRDefault="00DB731A" w:rsidP="0027206D">
            <w:pPr>
              <w:pStyle w:val="TableRow"/>
            </w:pPr>
            <w:r>
              <w:t>System_Generated</w:t>
            </w:r>
          </w:p>
        </w:tc>
        <w:tc>
          <w:tcPr>
            <w:tcW w:w="4536" w:type="dxa"/>
            <w:tcBorders>
              <w:top w:val="nil"/>
              <w:left w:val="single" w:sz="6" w:space="0" w:color="auto"/>
              <w:bottom w:val="single" w:sz="4" w:space="0" w:color="auto"/>
              <w:right w:val="single" w:sz="6" w:space="0" w:color="auto"/>
            </w:tcBorders>
            <w:shd w:val="clear" w:color="auto" w:fill="auto"/>
          </w:tcPr>
          <w:p w14:paraId="353A1EEE" w14:textId="77777777" w:rsidR="00DB731A" w:rsidRDefault="00DB731A" w:rsidP="00DB731A">
            <w:pPr>
              <w:pStyle w:val="TableRow"/>
            </w:pPr>
            <w:r>
              <w:t>Indicates whether this term was generated automatically (as opposed to having been entered directly by a user)</w:t>
            </w:r>
          </w:p>
        </w:tc>
        <w:tc>
          <w:tcPr>
            <w:tcW w:w="1500" w:type="dxa"/>
            <w:tcBorders>
              <w:top w:val="nil"/>
              <w:left w:val="single" w:sz="6" w:space="0" w:color="auto"/>
              <w:bottom w:val="single" w:sz="4" w:space="0" w:color="auto"/>
              <w:right w:val="single" w:sz="6" w:space="0" w:color="auto"/>
            </w:tcBorders>
            <w:shd w:val="clear" w:color="auto" w:fill="auto"/>
          </w:tcPr>
          <w:p w14:paraId="11C150D4" w14:textId="77777777" w:rsidR="00DB731A" w:rsidRDefault="00DB731A" w:rsidP="0027206D">
            <w:pPr>
              <w:pStyle w:val="TableRow"/>
            </w:pPr>
            <w:r>
              <w:t>bit not null</w:t>
            </w:r>
          </w:p>
        </w:tc>
        <w:tc>
          <w:tcPr>
            <w:tcW w:w="1127" w:type="dxa"/>
            <w:tcBorders>
              <w:top w:val="nil"/>
              <w:left w:val="single" w:sz="6" w:space="0" w:color="auto"/>
              <w:bottom w:val="single" w:sz="4" w:space="0" w:color="auto"/>
              <w:right w:val="single" w:sz="6" w:space="0" w:color="auto"/>
            </w:tcBorders>
            <w:shd w:val="clear" w:color="auto" w:fill="auto"/>
          </w:tcPr>
          <w:p w14:paraId="4046899E" w14:textId="77777777" w:rsidR="00DB731A" w:rsidRPr="004272A5" w:rsidRDefault="00DB731A" w:rsidP="0027206D">
            <w:pPr>
              <w:pStyle w:val="TableRow"/>
              <w:rPr>
                <w:highlight w:val="yellow"/>
              </w:rPr>
            </w:pPr>
          </w:p>
        </w:tc>
      </w:tr>
    </w:tbl>
    <w:p w14:paraId="221CF22A" w14:textId="77777777" w:rsidR="000D33A1" w:rsidRDefault="000D33A1" w:rsidP="000D33A1">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8400"/>
      </w:tblGrid>
      <w:tr w:rsidR="000D33A1" w14:paraId="7D010E19" w14:textId="77777777" w:rsidTr="0027206D">
        <w:trPr>
          <w:cantSplit/>
          <w:tblHeader/>
        </w:trPr>
        <w:tc>
          <w:tcPr>
            <w:tcW w:w="9948" w:type="dxa"/>
            <w:gridSpan w:val="2"/>
            <w:tcBorders>
              <w:top w:val="single" w:sz="12" w:space="0" w:color="auto"/>
              <w:left w:val="single" w:sz="12" w:space="0" w:color="auto"/>
              <w:bottom w:val="single" w:sz="12" w:space="0" w:color="auto"/>
              <w:right w:val="single" w:sz="12" w:space="0" w:color="auto"/>
            </w:tcBorders>
            <w:shd w:val="clear" w:color="auto" w:fill="auto"/>
          </w:tcPr>
          <w:p w14:paraId="4B83091A" w14:textId="77777777" w:rsidR="000D33A1" w:rsidRDefault="000D33A1" w:rsidP="004272A5">
            <w:pPr>
              <w:pStyle w:val="TableTitle"/>
              <w:rPr>
                <w:color w:val="FF0000"/>
              </w:rPr>
            </w:pPr>
            <w:r>
              <w:t xml:space="preserve">Constraint: </w:t>
            </w:r>
            <w:r w:rsidR="004272A5">
              <w:t>FK</w:t>
            </w:r>
            <w:r>
              <w:t>_</w:t>
            </w:r>
            <w:r w:rsidR="004272A5">
              <w:t>Search_Term_Concept</w:t>
            </w:r>
          </w:p>
        </w:tc>
      </w:tr>
      <w:tr w:rsidR="000D33A1" w14:paraId="36C64376" w14:textId="77777777" w:rsidTr="0027206D">
        <w:tc>
          <w:tcPr>
            <w:tcW w:w="1548" w:type="dxa"/>
            <w:tcBorders>
              <w:top w:val="nil"/>
              <w:left w:val="single" w:sz="4" w:space="0" w:color="auto"/>
              <w:bottom w:val="single" w:sz="4" w:space="0" w:color="auto"/>
              <w:right w:val="single" w:sz="4" w:space="0" w:color="auto"/>
            </w:tcBorders>
            <w:shd w:val="clear" w:color="auto" w:fill="auto"/>
          </w:tcPr>
          <w:p w14:paraId="2C86C540" w14:textId="77777777" w:rsidR="000D33A1" w:rsidRDefault="000D33A1" w:rsidP="0027206D">
            <w:pPr>
              <w:pStyle w:val="TableColumnTitle"/>
              <w:keepNext/>
            </w:pPr>
            <w:r>
              <w:t>Description</w:t>
            </w:r>
          </w:p>
        </w:tc>
        <w:tc>
          <w:tcPr>
            <w:tcW w:w="8400" w:type="dxa"/>
            <w:tcBorders>
              <w:top w:val="nil"/>
              <w:left w:val="single" w:sz="4" w:space="0" w:color="auto"/>
              <w:bottom w:val="single" w:sz="4" w:space="0" w:color="auto"/>
              <w:right w:val="single" w:sz="4" w:space="0" w:color="auto"/>
            </w:tcBorders>
            <w:shd w:val="clear" w:color="auto" w:fill="auto"/>
          </w:tcPr>
          <w:p w14:paraId="4949FEF1" w14:textId="77777777" w:rsidR="000D33A1" w:rsidRDefault="004272A5" w:rsidP="0027206D">
            <w:pPr>
              <w:pStyle w:val="TableRow"/>
              <w:keepNext/>
            </w:pPr>
            <w:r>
              <w:t>Each search term corresponds to a single concept.</w:t>
            </w:r>
          </w:p>
        </w:tc>
      </w:tr>
      <w:tr w:rsidR="000D33A1" w14:paraId="72498DF7" w14:textId="77777777" w:rsidTr="0027206D">
        <w:tc>
          <w:tcPr>
            <w:tcW w:w="1548" w:type="dxa"/>
            <w:tcBorders>
              <w:top w:val="single" w:sz="4" w:space="0" w:color="auto"/>
              <w:left w:val="single" w:sz="4" w:space="0" w:color="auto"/>
              <w:bottom w:val="single" w:sz="4" w:space="0" w:color="auto"/>
              <w:right w:val="single" w:sz="4" w:space="0" w:color="auto"/>
            </w:tcBorders>
            <w:shd w:val="clear" w:color="auto" w:fill="auto"/>
          </w:tcPr>
          <w:p w14:paraId="6F16CC86" w14:textId="77777777" w:rsidR="000D33A1" w:rsidRDefault="000D33A1" w:rsidP="0027206D">
            <w:pPr>
              <w:pStyle w:val="TableColumnTitle"/>
            </w:pPr>
            <w:r>
              <w:t>SQL</w:t>
            </w:r>
          </w:p>
        </w:tc>
        <w:tc>
          <w:tcPr>
            <w:tcW w:w="8400" w:type="dxa"/>
            <w:tcBorders>
              <w:top w:val="single" w:sz="4" w:space="0" w:color="auto"/>
              <w:left w:val="single" w:sz="4" w:space="0" w:color="auto"/>
              <w:bottom w:val="single" w:sz="4" w:space="0" w:color="auto"/>
              <w:right w:val="single" w:sz="4" w:space="0" w:color="auto"/>
            </w:tcBorders>
            <w:shd w:val="clear" w:color="auto" w:fill="auto"/>
          </w:tcPr>
          <w:p w14:paraId="58B11588" w14:textId="77777777" w:rsidR="000D33A1" w:rsidRDefault="000D33A1" w:rsidP="000B1ADA">
            <w:pPr>
              <w:pStyle w:val="CodeSamples"/>
              <w:spacing w:before="120"/>
            </w:pPr>
            <w:r>
              <w:t xml:space="preserve">CONSTRAINT      </w:t>
            </w:r>
            <w:r w:rsidR="004272A5">
              <w:t>FK_Search_Term_Concept</w:t>
            </w:r>
            <w:r>
              <w:br/>
            </w:r>
            <w:r w:rsidR="004272A5">
              <w:t>FOREIGN KEY     (Concept_Key)</w:t>
            </w:r>
          </w:p>
          <w:p w14:paraId="1C93EF21" w14:textId="77777777" w:rsidR="004272A5" w:rsidRDefault="004272A5" w:rsidP="000B1ADA">
            <w:pPr>
              <w:pStyle w:val="CodeSamples"/>
              <w:spacing w:after="120"/>
            </w:pPr>
            <w:r>
              <w:t>REFERENCES      dbo.Concept</w:t>
            </w:r>
          </w:p>
        </w:tc>
      </w:tr>
    </w:tbl>
    <w:p w14:paraId="0AD839CA" w14:textId="77777777" w:rsidR="000D33A1" w:rsidRDefault="000D33A1" w:rsidP="00832841">
      <w:pPr>
        <w:pStyle w:val="NormalIndent"/>
      </w:pPr>
    </w:p>
    <w:p w14:paraId="242DB401" w14:textId="77777777" w:rsidR="007400A5" w:rsidRDefault="007400A5" w:rsidP="00AF60D7">
      <w:pPr>
        <w:pStyle w:val="NormalIndent"/>
      </w:pPr>
    </w:p>
    <w:p w14:paraId="085F57FE" w14:textId="77777777" w:rsidR="006376D9" w:rsidRDefault="00131DDE" w:rsidP="00840903">
      <w:pPr>
        <w:pStyle w:val="Heading2"/>
      </w:pPr>
      <w:r>
        <w:br w:type="page"/>
      </w:r>
      <w:bookmarkStart w:id="902" w:name="_Toc292879130"/>
      <w:r w:rsidR="006376D9">
        <w:lastRenderedPageBreak/>
        <w:t>Views</w:t>
      </w:r>
      <w:bookmarkEnd w:id="902"/>
    </w:p>
    <w:p w14:paraId="4CBF65A4" w14:textId="77777777" w:rsidR="006376D9" w:rsidRDefault="006376D9" w:rsidP="006376D9">
      <w:pPr>
        <w:pStyle w:val="NormalIndent"/>
      </w:pPr>
      <w:r>
        <w:t>The following views are provided for performance and simplification of queries.  Note that when using an indexed view, performance gains are not observed unless the following options are set in Transact SQL:</w:t>
      </w:r>
    </w:p>
    <w:p w14:paraId="65AB3186" w14:textId="77777777" w:rsidR="006376D9" w:rsidRDefault="006376D9" w:rsidP="00840903">
      <w:pPr>
        <w:pStyle w:val="CodeSamples"/>
        <w:ind w:left="1296"/>
        <w:outlineLvl w:val="0"/>
        <w:rPr>
          <w:rFonts w:eastAsia="SimSun"/>
          <w:lang w:eastAsia="zh-CN" w:bidi="he-IL"/>
        </w:rPr>
      </w:pPr>
      <w:r>
        <w:rPr>
          <w:rFonts w:eastAsia="SimSun"/>
          <w:lang w:eastAsia="zh-CN" w:bidi="he-IL"/>
        </w:rPr>
        <w:t>SET ANSI_NULLS ON</w:t>
      </w:r>
    </w:p>
    <w:p w14:paraId="7397BF90" w14:textId="77777777" w:rsidR="006376D9" w:rsidRDefault="006376D9" w:rsidP="00840903">
      <w:pPr>
        <w:pStyle w:val="CodeSamples"/>
        <w:ind w:left="1296"/>
        <w:outlineLvl w:val="0"/>
        <w:rPr>
          <w:rFonts w:eastAsia="SimSun"/>
          <w:lang w:eastAsia="zh-CN" w:bidi="he-IL"/>
        </w:rPr>
      </w:pPr>
      <w:r>
        <w:rPr>
          <w:rFonts w:eastAsia="SimSun"/>
          <w:lang w:eastAsia="zh-CN" w:bidi="he-IL"/>
        </w:rPr>
        <w:t>SET ANSI_PADDING ON</w:t>
      </w:r>
    </w:p>
    <w:p w14:paraId="1F9CE802" w14:textId="77777777" w:rsidR="006376D9" w:rsidRDefault="006376D9" w:rsidP="006376D9">
      <w:pPr>
        <w:pStyle w:val="CodeSamples"/>
        <w:ind w:left="1296"/>
        <w:rPr>
          <w:rFonts w:eastAsia="SimSun"/>
          <w:lang w:eastAsia="zh-CN" w:bidi="he-IL"/>
        </w:rPr>
      </w:pPr>
      <w:r>
        <w:rPr>
          <w:rFonts w:eastAsia="SimSun"/>
          <w:lang w:eastAsia="zh-CN" w:bidi="he-IL"/>
        </w:rPr>
        <w:t>SET ANSI_WARNINGS ON</w:t>
      </w:r>
    </w:p>
    <w:p w14:paraId="617D4F65" w14:textId="77777777" w:rsidR="006376D9" w:rsidRDefault="006376D9" w:rsidP="006376D9">
      <w:pPr>
        <w:pStyle w:val="CodeSamples"/>
        <w:ind w:left="1296"/>
        <w:rPr>
          <w:rFonts w:eastAsia="SimSun"/>
          <w:lang w:eastAsia="zh-CN" w:bidi="he-IL"/>
        </w:rPr>
      </w:pPr>
      <w:r>
        <w:rPr>
          <w:rFonts w:eastAsia="SimSun"/>
          <w:lang w:eastAsia="zh-CN" w:bidi="he-IL"/>
        </w:rPr>
        <w:t>SET CONCAT_NULL_YIELDS_NULL ON</w:t>
      </w:r>
    </w:p>
    <w:p w14:paraId="1F5BB826" w14:textId="77777777" w:rsidR="006376D9" w:rsidRDefault="006376D9" w:rsidP="006376D9">
      <w:pPr>
        <w:pStyle w:val="CodeSamples"/>
        <w:ind w:left="1296"/>
        <w:rPr>
          <w:rFonts w:eastAsia="SimSun"/>
          <w:lang w:eastAsia="zh-CN" w:bidi="he-IL"/>
        </w:rPr>
      </w:pPr>
      <w:r>
        <w:rPr>
          <w:rFonts w:eastAsia="SimSun"/>
          <w:lang w:eastAsia="zh-CN" w:bidi="he-IL"/>
        </w:rPr>
        <w:t>SET QUOTED_IDENTIFIER ON</w:t>
      </w:r>
    </w:p>
    <w:p w14:paraId="1CB45735" w14:textId="77777777" w:rsidR="006376D9" w:rsidRDefault="006376D9" w:rsidP="006376D9">
      <w:pPr>
        <w:pStyle w:val="CodeSamples"/>
        <w:ind w:left="1296"/>
        <w:rPr>
          <w:rFonts w:eastAsia="SimSun"/>
          <w:lang w:eastAsia="zh-CN" w:bidi="he-IL"/>
        </w:rPr>
      </w:pPr>
      <w:r>
        <w:rPr>
          <w:rFonts w:eastAsia="SimSun"/>
          <w:lang w:eastAsia="zh-CN" w:bidi="he-IL"/>
        </w:rPr>
        <w:t>SET NO_BROWSETABLE OFF</w:t>
      </w:r>
    </w:p>
    <w:p w14:paraId="4D825815" w14:textId="77777777" w:rsidR="0094216C" w:rsidRDefault="0094216C" w:rsidP="00840903">
      <w:pPr>
        <w:pStyle w:val="Heading3"/>
      </w:pPr>
      <w:bookmarkStart w:id="903" w:name="_Toc292879131"/>
      <w:r w:rsidRPr="0094216C">
        <w:t>VW_CollectionUnitAccessionNumber</w:t>
      </w:r>
      <w:bookmarkEnd w:id="903"/>
    </w:p>
    <w:p w14:paraId="1C79F094" w14:textId="77777777" w:rsidR="0094216C" w:rsidRDefault="0094216C" w:rsidP="0094216C">
      <w:pPr>
        <w:pStyle w:val="NormalIndent"/>
      </w:pPr>
      <w:r>
        <w:t>Returns a list of collection unit keys and their respective accession numbers.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tblGrid>
      <w:tr w:rsidR="0094216C" w14:paraId="165FFE4B"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0D0F142B" w14:textId="77777777" w:rsidR="0094216C" w:rsidRDefault="0094216C" w:rsidP="00D20FC0">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16856428" w14:textId="77777777" w:rsidR="0094216C" w:rsidRDefault="0094216C" w:rsidP="00D20FC0">
            <w:pPr>
              <w:pStyle w:val="TableColumnTitles"/>
              <w:keepNext/>
            </w:pPr>
            <w:r>
              <w:t>Source Table</w:t>
            </w:r>
          </w:p>
        </w:tc>
      </w:tr>
      <w:tr w:rsidR="0094216C" w14:paraId="02B0A4E8" w14:textId="77777777">
        <w:tc>
          <w:tcPr>
            <w:tcW w:w="2802" w:type="dxa"/>
            <w:tcBorders>
              <w:top w:val="nil"/>
              <w:left w:val="single" w:sz="6" w:space="0" w:color="auto"/>
              <w:bottom w:val="nil"/>
              <w:right w:val="single" w:sz="6" w:space="0" w:color="auto"/>
            </w:tcBorders>
            <w:shd w:val="clear" w:color="auto" w:fill="auto"/>
          </w:tcPr>
          <w:p w14:paraId="7BAB39B7" w14:textId="77777777" w:rsidR="0094216C" w:rsidRPr="00B207D2" w:rsidRDefault="0094216C" w:rsidP="00D20FC0">
            <w:pPr>
              <w:pStyle w:val="TableRow"/>
            </w:pPr>
            <w:r>
              <w:t>Collection_Unit_Key</w:t>
            </w:r>
          </w:p>
        </w:tc>
        <w:tc>
          <w:tcPr>
            <w:tcW w:w="4536" w:type="dxa"/>
            <w:tcBorders>
              <w:top w:val="nil"/>
              <w:left w:val="single" w:sz="6" w:space="0" w:color="auto"/>
              <w:bottom w:val="nil"/>
              <w:right w:val="single" w:sz="6" w:space="0" w:color="auto"/>
            </w:tcBorders>
            <w:shd w:val="clear" w:color="auto" w:fill="auto"/>
          </w:tcPr>
          <w:p w14:paraId="72D223B4" w14:textId="77777777" w:rsidR="0094216C" w:rsidRDefault="0094216C" w:rsidP="00D20FC0">
            <w:pPr>
              <w:pStyle w:val="TableRow"/>
            </w:pPr>
            <w:r>
              <w:t>Collection_Unit</w:t>
            </w:r>
          </w:p>
        </w:tc>
      </w:tr>
      <w:tr w:rsidR="0094216C" w14:paraId="06A50FD6" w14:textId="77777777">
        <w:tc>
          <w:tcPr>
            <w:tcW w:w="2802" w:type="dxa"/>
            <w:tcBorders>
              <w:top w:val="nil"/>
              <w:left w:val="single" w:sz="6" w:space="0" w:color="auto"/>
              <w:bottom w:val="nil"/>
              <w:right w:val="single" w:sz="6" w:space="0" w:color="auto"/>
            </w:tcBorders>
            <w:shd w:val="clear" w:color="auto" w:fill="auto"/>
          </w:tcPr>
          <w:p w14:paraId="4DB31D24" w14:textId="77777777" w:rsidR="0094216C" w:rsidRDefault="0094216C" w:rsidP="00D20FC0">
            <w:pPr>
              <w:pStyle w:val="TableRow"/>
            </w:pPr>
            <w:r>
              <w:t>Accession_Number</w:t>
            </w:r>
          </w:p>
        </w:tc>
        <w:tc>
          <w:tcPr>
            <w:tcW w:w="4536" w:type="dxa"/>
            <w:tcBorders>
              <w:top w:val="nil"/>
              <w:left w:val="single" w:sz="6" w:space="0" w:color="auto"/>
              <w:bottom w:val="nil"/>
              <w:right w:val="single" w:sz="6" w:space="0" w:color="auto"/>
            </w:tcBorders>
            <w:shd w:val="clear" w:color="auto" w:fill="auto"/>
          </w:tcPr>
          <w:p w14:paraId="6B71C525" w14:textId="77777777" w:rsidR="0094216C" w:rsidRDefault="0094216C" w:rsidP="00D20FC0">
            <w:pPr>
              <w:pStyle w:val="TableRow"/>
            </w:pPr>
            <w:r>
              <w:t>Movement</w:t>
            </w:r>
          </w:p>
        </w:tc>
      </w:tr>
    </w:tbl>
    <w:p w14:paraId="055D2DBB" w14:textId="77777777" w:rsidR="0094216C" w:rsidRPr="0094216C" w:rsidRDefault="0094216C" w:rsidP="0094216C">
      <w:pPr>
        <w:pStyle w:val="NormalIndent"/>
        <w:ind w:left="0"/>
      </w:pPr>
    </w:p>
    <w:p w14:paraId="62B0201F" w14:textId="77777777" w:rsidR="00B207D2" w:rsidRDefault="00B207D2" w:rsidP="00840903">
      <w:pPr>
        <w:pStyle w:val="Heading3"/>
      </w:pPr>
      <w:bookmarkStart w:id="904" w:name="_Toc292879132"/>
      <w:r>
        <w:t>VW_ConceptChildren</w:t>
      </w:r>
      <w:bookmarkEnd w:id="904"/>
    </w:p>
    <w:p w14:paraId="19CD2027" w14:textId="77777777" w:rsidR="00B207D2" w:rsidRDefault="00B207D2" w:rsidP="00B207D2">
      <w:pPr>
        <w:pStyle w:val="NormalIndent"/>
      </w:pPr>
      <w:r>
        <w:t>Returns a list of all concepts and their hierarchical children, including checking synonyms.  Not schemabound.</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tblGrid>
      <w:tr w:rsidR="00B207D2" w14:paraId="20158A0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6D57384E" w14:textId="77777777" w:rsidR="00B207D2" w:rsidRDefault="00B207D2" w:rsidP="00B207D2">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4617F4C2" w14:textId="77777777" w:rsidR="00B207D2" w:rsidRDefault="00B207D2" w:rsidP="00B207D2">
            <w:pPr>
              <w:pStyle w:val="TableColumnTitles"/>
              <w:keepNext/>
            </w:pPr>
            <w:r>
              <w:t>Source Table</w:t>
            </w:r>
          </w:p>
        </w:tc>
      </w:tr>
      <w:tr w:rsidR="00B207D2" w14:paraId="79110439" w14:textId="77777777">
        <w:tc>
          <w:tcPr>
            <w:tcW w:w="2802" w:type="dxa"/>
            <w:tcBorders>
              <w:top w:val="nil"/>
              <w:left w:val="single" w:sz="6" w:space="0" w:color="auto"/>
              <w:bottom w:val="nil"/>
              <w:right w:val="single" w:sz="6" w:space="0" w:color="auto"/>
            </w:tcBorders>
            <w:shd w:val="clear" w:color="auto" w:fill="auto"/>
          </w:tcPr>
          <w:p w14:paraId="755CCFF5" w14:textId="77777777" w:rsidR="00B207D2" w:rsidRPr="00B207D2" w:rsidRDefault="00B207D2" w:rsidP="00B207D2">
            <w:pPr>
              <w:pStyle w:val="TableRow"/>
            </w:pPr>
            <w:r w:rsidRPr="00B207D2">
              <w:t>Parent_Concept_Key</w:t>
            </w:r>
          </w:p>
        </w:tc>
        <w:tc>
          <w:tcPr>
            <w:tcW w:w="4536" w:type="dxa"/>
            <w:tcBorders>
              <w:top w:val="nil"/>
              <w:left w:val="single" w:sz="6" w:space="0" w:color="auto"/>
              <w:bottom w:val="nil"/>
              <w:right w:val="single" w:sz="6" w:space="0" w:color="auto"/>
            </w:tcBorders>
            <w:shd w:val="clear" w:color="auto" w:fill="auto"/>
          </w:tcPr>
          <w:p w14:paraId="04A2EAA9" w14:textId="77777777" w:rsidR="00B207D2" w:rsidRDefault="00B207D2" w:rsidP="00B207D2">
            <w:pPr>
              <w:pStyle w:val="TableRow"/>
            </w:pPr>
            <w:r>
              <w:t>Concept key of a parent.</w:t>
            </w:r>
          </w:p>
        </w:tc>
      </w:tr>
      <w:tr w:rsidR="00B207D2" w14:paraId="79C23362" w14:textId="77777777">
        <w:tc>
          <w:tcPr>
            <w:tcW w:w="2802" w:type="dxa"/>
            <w:tcBorders>
              <w:top w:val="nil"/>
              <w:left w:val="single" w:sz="6" w:space="0" w:color="auto"/>
              <w:bottom w:val="nil"/>
              <w:right w:val="single" w:sz="6" w:space="0" w:color="auto"/>
            </w:tcBorders>
            <w:shd w:val="clear" w:color="auto" w:fill="auto"/>
          </w:tcPr>
          <w:p w14:paraId="1CDBECB4" w14:textId="77777777" w:rsidR="00B207D2" w:rsidRDefault="00B207D2" w:rsidP="00B207D2">
            <w:pPr>
              <w:pStyle w:val="TableRow"/>
            </w:pPr>
            <w:r>
              <w:t>Child_Concept_Key</w:t>
            </w:r>
          </w:p>
        </w:tc>
        <w:tc>
          <w:tcPr>
            <w:tcW w:w="4536" w:type="dxa"/>
            <w:tcBorders>
              <w:top w:val="nil"/>
              <w:left w:val="single" w:sz="6" w:space="0" w:color="auto"/>
              <w:bottom w:val="nil"/>
              <w:right w:val="single" w:sz="6" w:space="0" w:color="auto"/>
            </w:tcBorders>
            <w:shd w:val="clear" w:color="auto" w:fill="auto"/>
          </w:tcPr>
          <w:p w14:paraId="3C1481BE" w14:textId="77777777" w:rsidR="00B207D2" w:rsidRDefault="00B207D2" w:rsidP="00B207D2">
            <w:pPr>
              <w:pStyle w:val="TableRow"/>
            </w:pPr>
            <w:r>
              <w:t>Concept key of a child.</w:t>
            </w:r>
          </w:p>
        </w:tc>
      </w:tr>
    </w:tbl>
    <w:p w14:paraId="2A3A1CE1" w14:textId="77777777" w:rsidR="00B207D2" w:rsidRPr="00B207D2" w:rsidRDefault="00B207D2" w:rsidP="00B207D2">
      <w:pPr>
        <w:pStyle w:val="NormalIndent"/>
      </w:pPr>
    </w:p>
    <w:p w14:paraId="1272BB55" w14:textId="77777777" w:rsidR="006376D9" w:rsidRDefault="006376D9" w:rsidP="00840903">
      <w:pPr>
        <w:pStyle w:val="Heading3"/>
      </w:pPr>
      <w:bookmarkStart w:id="905" w:name="_Ref79289693"/>
      <w:bookmarkStart w:id="906" w:name="_Toc292879133"/>
      <w:r>
        <w:t>VW_ConceptTerm</w:t>
      </w:r>
      <w:bookmarkEnd w:id="905"/>
      <w:bookmarkEnd w:id="906"/>
    </w:p>
    <w:p w14:paraId="56896C51" w14:textId="77777777" w:rsidR="006376D9" w:rsidRDefault="006376D9" w:rsidP="006376D9">
      <w:pPr>
        <w:pStyle w:val="NormalIndent"/>
      </w:pPr>
      <w:r>
        <w:t>Returns a list of all concepts with their terms.  Schemabound.</w:t>
      </w:r>
      <w:r w:rsidR="0011663F">
        <w:t xml:space="preserve">  Simplifies and improves performance of queries requesting term and concept information for a concept.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tblGrid>
      <w:tr w:rsidR="006376D9" w14:paraId="6FEE639A"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710D415B" w14:textId="77777777" w:rsidR="006376D9" w:rsidRDefault="006376D9" w:rsidP="00814AE6">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24912969" w14:textId="77777777" w:rsidR="006376D9" w:rsidRDefault="006376D9" w:rsidP="00814AE6">
            <w:pPr>
              <w:pStyle w:val="TableColumnTitles"/>
              <w:keepNext/>
            </w:pPr>
            <w:r>
              <w:t>Source Table</w:t>
            </w:r>
          </w:p>
        </w:tc>
      </w:tr>
      <w:tr w:rsidR="006376D9" w14:paraId="7EA282FF" w14:textId="77777777">
        <w:tc>
          <w:tcPr>
            <w:tcW w:w="2802" w:type="dxa"/>
            <w:tcBorders>
              <w:top w:val="nil"/>
              <w:left w:val="single" w:sz="6" w:space="0" w:color="auto"/>
              <w:bottom w:val="nil"/>
              <w:right w:val="single" w:sz="6" w:space="0" w:color="auto"/>
            </w:tcBorders>
            <w:shd w:val="clear" w:color="auto" w:fill="auto"/>
          </w:tcPr>
          <w:p w14:paraId="27700F92" w14:textId="77777777" w:rsidR="006376D9" w:rsidRDefault="006376D9" w:rsidP="00814AE6">
            <w:pPr>
              <w:pStyle w:val="TableRow"/>
              <w:rPr>
                <w:u w:val="single"/>
              </w:rPr>
            </w:pPr>
            <w:r>
              <w:rPr>
                <w:u w:val="single"/>
              </w:rPr>
              <w:t>Concept_Key</w:t>
            </w:r>
          </w:p>
        </w:tc>
        <w:tc>
          <w:tcPr>
            <w:tcW w:w="4536" w:type="dxa"/>
            <w:tcBorders>
              <w:top w:val="nil"/>
              <w:left w:val="single" w:sz="6" w:space="0" w:color="auto"/>
              <w:bottom w:val="nil"/>
              <w:right w:val="single" w:sz="6" w:space="0" w:color="auto"/>
            </w:tcBorders>
            <w:shd w:val="clear" w:color="auto" w:fill="auto"/>
          </w:tcPr>
          <w:p w14:paraId="11121B00" w14:textId="77777777" w:rsidR="006376D9" w:rsidRDefault="006376D9" w:rsidP="00814AE6">
            <w:pPr>
              <w:pStyle w:val="TableRow"/>
            </w:pPr>
            <w:r>
              <w:t>Concept</w:t>
            </w:r>
          </w:p>
        </w:tc>
      </w:tr>
      <w:tr w:rsidR="006376D9" w14:paraId="1EF02946" w14:textId="77777777">
        <w:tc>
          <w:tcPr>
            <w:tcW w:w="2802" w:type="dxa"/>
            <w:tcBorders>
              <w:top w:val="nil"/>
              <w:left w:val="single" w:sz="6" w:space="0" w:color="auto"/>
              <w:bottom w:val="nil"/>
              <w:right w:val="single" w:sz="6" w:space="0" w:color="auto"/>
            </w:tcBorders>
            <w:shd w:val="clear" w:color="auto" w:fill="auto"/>
          </w:tcPr>
          <w:p w14:paraId="3B887316" w14:textId="77777777" w:rsidR="006376D9" w:rsidRDefault="006376D9" w:rsidP="00814AE6">
            <w:pPr>
              <w:pStyle w:val="TableRow"/>
            </w:pPr>
            <w:r>
              <w:t>Item_Name</w:t>
            </w:r>
          </w:p>
        </w:tc>
        <w:tc>
          <w:tcPr>
            <w:tcW w:w="4536" w:type="dxa"/>
            <w:tcBorders>
              <w:top w:val="nil"/>
              <w:left w:val="single" w:sz="6" w:space="0" w:color="auto"/>
              <w:bottom w:val="nil"/>
              <w:right w:val="single" w:sz="6" w:space="0" w:color="auto"/>
            </w:tcBorders>
            <w:shd w:val="clear" w:color="auto" w:fill="auto"/>
          </w:tcPr>
          <w:p w14:paraId="7CB3F5F8" w14:textId="77777777" w:rsidR="006376D9" w:rsidRDefault="00DA627D" w:rsidP="00814AE6">
            <w:pPr>
              <w:pStyle w:val="TableRow"/>
            </w:pPr>
            <w:r>
              <w:t>Concept (Published_Term)</w:t>
            </w:r>
          </w:p>
        </w:tc>
      </w:tr>
      <w:tr w:rsidR="006376D9" w14:paraId="7948FEC2" w14:textId="77777777">
        <w:tc>
          <w:tcPr>
            <w:tcW w:w="2802" w:type="dxa"/>
            <w:tcBorders>
              <w:top w:val="nil"/>
              <w:left w:val="single" w:sz="6" w:space="0" w:color="auto"/>
              <w:bottom w:val="nil"/>
              <w:right w:val="single" w:sz="6" w:space="0" w:color="auto"/>
            </w:tcBorders>
            <w:shd w:val="clear" w:color="auto" w:fill="auto"/>
          </w:tcPr>
          <w:p w14:paraId="7E6C37C5" w14:textId="77777777" w:rsidR="006376D9" w:rsidRDefault="006376D9" w:rsidP="00814AE6">
            <w:pPr>
              <w:pStyle w:val="TableRow"/>
            </w:pPr>
            <w:r>
              <w:t>Plaintext</w:t>
            </w:r>
          </w:p>
        </w:tc>
        <w:tc>
          <w:tcPr>
            <w:tcW w:w="4536" w:type="dxa"/>
            <w:tcBorders>
              <w:top w:val="nil"/>
              <w:left w:val="single" w:sz="6" w:space="0" w:color="auto"/>
              <w:bottom w:val="nil"/>
              <w:right w:val="single" w:sz="6" w:space="0" w:color="auto"/>
            </w:tcBorders>
            <w:shd w:val="clear" w:color="auto" w:fill="auto"/>
          </w:tcPr>
          <w:p w14:paraId="18A47C80" w14:textId="77777777" w:rsidR="006376D9" w:rsidRDefault="006376D9" w:rsidP="00814AE6">
            <w:pPr>
              <w:pStyle w:val="TableRow"/>
            </w:pPr>
            <w:r>
              <w:t>Term</w:t>
            </w:r>
          </w:p>
        </w:tc>
      </w:tr>
      <w:tr w:rsidR="006376D9" w14:paraId="6E5F1EA5" w14:textId="77777777">
        <w:tc>
          <w:tcPr>
            <w:tcW w:w="2802" w:type="dxa"/>
            <w:tcBorders>
              <w:top w:val="nil"/>
              <w:left w:val="single" w:sz="6" w:space="0" w:color="auto"/>
              <w:bottom w:val="nil"/>
              <w:right w:val="single" w:sz="6" w:space="0" w:color="auto"/>
            </w:tcBorders>
            <w:shd w:val="clear" w:color="auto" w:fill="auto"/>
          </w:tcPr>
          <w:p w14:paraId="00624487" w14:textId="77777777" w:rsidR="006376D9" w:rsidRDefault="006376D9" w:rsidP="00814AE6">
            <w:pPr>
              <w:pStyle w:val="TableRow"/>
            </w:pPr>
            <w:r>
              <w:t>Author_Copy</w:t>
            </w:r>
          </w:p>
        </w:tc>
        <w:tc>
          <w:tcPr>
            <w:tcW w:w="4536" w:type="dxa"/>
            <w:tcBorders>
              <w:top w:val="nil"/>
              <w:left w:val="single" w:sz="6" w:space="0" w:color="auto"/>
              <w:bottom w:val="nil"/>
              <w:right w:val="single" w:sz="6" w:space="0" w:color="auto"/>
            </w:tcBorders>
            <w:shd w:val="clear" w:color="auto" w:fill="auto"/>
          </w:tcPr>
          <w:p w14:paraId="54EB9FD2" w14:textId="77777777" w:rsidR="006376D9" w:rsidRDefault="006376D9" w:rsidP="00814AE6">
            <w:pPr>
              <w:pStyle w:val="TableRow"/>
            </w:pPr>
            <w:r>
              <w:t>Concept</w:t>
            </w:r>
          </w:p>
        </w:tc>
      </w:tr>
      <w:tr w:rsidR="006376D9" w14:paraId="146B81E1" w14:textId="77777777">
        <w:tc>
          <w:tcPr>
            <w:tcW w:w="2802" w:type="dxa"/>
            <w:tcBorders>
              <w:top w:val="nil"/>
              <w:left w:val="single" w:sz="6" w:space="0" w:color="auto"/>
              <w:bottom w:val="nil"/>
              <w:right w:val="single" w:sz="6" w:space="0" w:color="auto"/>
            </w:tcBorders>
            <w:shd w:val="clear" w:color="auto" w:fill="auto"/>
          </w:tcPr>
          <w:p w14:paraId="5227829F" w14:textId="77777777" w:rsidR="006376D9" w:rsidRDefault="006376D9" w:rsidP="00814AE6">
            <w:pPr>
              <w:pStyle w:val="TableRow"/>
            </w:pPr>
            <w:r>
              <w:t>Concept_Group_Key</w:t>
            </w:r>
          </w:p>
        </w:tc>
        <w:tc>
          <w:tcPr>
            <w:tcW w:w="4536" w:type="dxa"/>
            <w:tcBorders>
              <w:top w:val="nil"/>
              <w:left w:val="single" w:sz="6" w:space="0" w:color="auto"/>
              <w:bottom w:val="nil"/>
              <w:right w:val="single" w:sz="6" w:space="0" w:color="auto"/>
            </w:tcBorders>
            <w:shd w:val="clear" w:color="auto" w:fill="auto"/>
          </w:tcPr>
          <w:p w14:paraId="50CAF024" w14:textId="77777777" w:rsidR="006376D9" w:rsidRDefault="006376D9" w:rsidP="00814AE6">
            <w:pPr>
              <w:pStyle w:val="TableRow"/>
            </w:pPr>
            <w:r>
              <w:t>Concept</w:t>
            </w:r>
          </w:p>
        </w:tc>
      </w:tr>
      <w:tr w:rsidR="006376D9" w14:paraId="5D0A41A3" w14:textId="77777777">
        <w:tc>
          <w:tcPr>
            <w:tcW w:w="2802" w:type="dxa"/>
            <w:tcBorders>
              <w:top w:val="nil"/>
              <w:left w:val="single" w:sz="6" w:space="0" w:color="auto"/>
              <w:bottom w:val="nil"/>
              <w:right w:val="single" w:sz="6" w:space="0" w:color="auto"/>
            </w:tcBorders>
            <w:shd w:val="clear" w:color="auto" w:fill="auto"/>
          </w:tcPr>
          <w:p w14:paraId="7B623E52" w14:textId="77777777" w:rsidR="006376D9" w:rsidRDefault="006376D9" w:rsidP="00814AE6">
            <w:pPr>
              <w:pStyle w:val="TableRow"/>
            </w:pPr>
            <w:r>
              <w:lastRenderedPageBreak/>
              <w:t>Concept_Rank_Key</w:t>
            </w:r>
          </w:p>
        </w:tc>
        <w:tc>
          <w:tcPr>
            <w:tcW w:w="4536" w:type="dxa"/>
            <w:tcBorders>
              <w:top w:val="nil"/>
              <w:left w:val="single" w:sz="6" w:space="0" w:color="auto"/>
              <w:bottom w:val="nil"/>
              <w:right w:val="single" w:sz="6" w:space="0" w:color="auto"/>
            </w:tcBorders>
            <w:shd w:val="clear" w:color="auto" w:fill="auto"/>
          </w:tcPr>
          <w:p w14:paraId="02FDC8BA" w14:textId="77777777" w:rsidR="006376D9" w:rsidRDefault="006376D9" w:rsidP="00814AE6">
            <w:pPr>
              <w:pStyle w:val="TableRow"/>
            </w:pPr>
            <w:r>
              <w:t>Concept</w:t>
            </w:r>
          </w:p>
        </w:tc>
      </w:tr>
      <w:tr w:rsidR="006376D9" w14:paraId="0613CCFB" w14:textId="77777777">
        <w:tc>
          <w:tcPr>
            <w:tcW w:w="2802" w:type="dxa"/>
            <w:tcBorders>
              <w:top w:val="nil"/>
              <w:left w:val="single" w:sz="6" w:space="0" w:color="auto"/>
              <w:bottom w:val="nil"/>
              <w:right w:val="single" w:sz="6" w:space="0" w:color="auto"/>
            </w:tcBorders>
            <w:shd w:val="clear" w:color="auto" w:fill="auto"/>
          </w:tcPr>
          <w:p w14:paraId="6D8501A7" w14:textId="77777777" w:rsidR="006376D9" w:rsidRDefault="006376D9" w:rsidP="00814AE6">
            <w:pPr>
              <w:pStyle w:val="TableRow"/>
            </w:pPr>
            <w:r>
              <w:t>Sort_Code</w:t>
            </w:r>
          </w:p>
        </w:tc>
        <w:tc>
          <w:tcPr>
            <w:tcW w:w="4536" w:type="dxa"/>
            <w:tcBorders>
              <w:top w:val="nil"/>
              <w:left w:val="single" w:sz="6" w:space="0" w:color="auto"/>
              <w:bottom w:val="nil"/>
              <w:right w:val="single" w:sz="6" w:space="0" w:color="auto"/>
            </w:tcBorders>
            <w:shd w:val="clear" w:color="auto" w:fill="auto"/>
          </w:tcPr>
          <w:p w14:paraId="229D42AE" w14:textId="77777777" w:rsidR="006376D9" w:rsidRDefault="006376D9" w:rsidP="00814AE6">
            <w:pPr>
              <w:pStyle w:val="TableRow"/>
            </w:pPr>
            <w:r>
              <w:t>Concept</w:t>
            </w:r>
          </w:p>
        </w:tc>
      </w:tr>
      <w:tr w:rsidR="006376D9" w14:paraId="110CE04B" w14:textId="77777777">
        <w:tc>
          <w:tcPr>
            <w:tcW w:w="2802" w:type="dxa"/>
            <w:tcBorders>
              <w:top w:val="nil"/>
              <w:left w:val="single" w:sz="6" w:space="0" w:color="auto"/>
              <w:bottom w:val="nil"/>
              <w:right w:val="single" w:sz="6" w:space="0" w:color="auto"/>
            </w:tcBorders>
            <w:shd w:val="clear" w:color="auto" w:fill="auto"/>
          </w:tcPr>
          <w:p w14:paraId="40AB5C66" w14:textId="77777777" w:rsidR="006376D9" w:rsidRDefault="006376D9" w:rsidP="00814AE6">
            <w:pPr>
              <w:pStyle w:val="TableRow"/>
            </w:pPr>
            <w:r>
              <w:t>List_Preferred</w:t>
            </w:r>
          </w:p>
        </w:tc>
        <w:tc>
          <w:tcPr>
            <w:tcW w:w="4536" w:type="dxa"/>
            <w:tcBorders>
              <w:top w:val="nil"/>
              <w:left w:val="single" w:sz="6" w:space="0" w:color="auto"/>
              <w:bottom w:val="nil"/>
              <w:right w:val="single" w:sz="6" w:space="0" w:color="auto"/>
            </w:tcBorders>
            <w:shd w:val="clear" w:color="auto" w:fill="auto"/>
          </w:tcPr>
          <w:p w14:paraId="09049D22" w14:textId="77777777" w:rsidR="006376D9" w:rsidRDefault="006376D9" w:rsidP="00814AE6">
            <w:pPr>
              <w:pStyle w:val="TableRow"/>
            </w:pPr>
            <w:r>
              <w:t>Concept</w:t>
            </w:r>
          </w:p>
        </w:tc>
      </w:tr>
      <w:tr w:rsidR="006376D9" w14:paraId="050AF2C5" w14:textId="77777777">
        <w:tc>
          <w:tcPr>
            <w:tcW w:w="2802" w:type="dxa"/>
            <w:tcBorders>
              <w:top w:val="nil"/>
              <w:left w:val="single" w:sz="6" w:space="0" w:color="auto"/>
              <w:bottom w:val="nil"/>
              <w:right w:val="single" w:sz="6" w:space="0" w:color="auto"/>
            </w:tcBorders>
            <w:shd w:val="clear" w:color="auto" w:fill="auto"/>
          </w:tcPr>
          <w:p w14:paraId="360566E7" w14:textId="77777777" w:rsidR="006376D9" w:rsidRDefault="006376D9" w:rsidP="00814AE6">
            <w:pPr>
              <w:pStyle w:val="TableRow"/>
            </w:pPr>
            <w:r>
              <w:t>Is_Current</w:t>
            </w:r>
          </w:p>
        </w:tc>
        <w:tc>
          <w:tcPr>
            <w:tcW w:w="4536" w:type="dxa"/>
            <w:tcBorders>
              <w:top w:val="nil"/>
              <w:left w:val="single" w:sz="6" w:space="0" w:color="auto"/>
              <w:bottom w:val="nil"/>
              <w:right w:val="single" w:sz="6" w:space="0" w:color="auto"/>
            </w:tcBorders>
            <w:shd w:val="clear" w:color="auto" w:fill="auto"/>
          </w:tcPr>
          <w:p w14:paraId="0849749A" w14:textId="77777777" w:rsidR="006376D9" w:rsidRDefault="006376D9" w:rsidP="00814AE6">
            <w:pPr>
              <w:pStyle w:val="TableRow"/>
            </w:pPr>
            <w:r>
              <w:t>Concept</w:t>
            </w:r>
          </w:p>
        </w:tc>
      </w:tr>
    </w:tbl>
    <w:p w14:paraId="1010133C" w14:textId="77777777" w:rsidR="006376D9" w:rsidRDefault="006376D9" w:rsidP="006376D9">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tblGrid>
      <w:tr w:rsidR="0011663F" w14:paraId="7009680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53BEA9F4" w14:textId="77777777" w:rsidR="0011663F" w:rsidRDefault="0011663F" w:rsidP="00814AE6">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548AE894" w14:textId="77777777" w:rsidR="0011663F" w:rsidRDefault="0011663F" w:rsidP="00814AE6">
            <w:pPr>
              <w:pStyle w:val="TableColumnTitles"/>
              <w:keepNext/>
            </w:pPr>
            <w:r>
              <w:t>Table Columns</w:t>
            </w:r>
          </w:p>
        </w:tc>
      </w:tr>
      <w:tr w:rsidR="0011663F" w14:paraId="607C03BA" w14:textId="77777777">
        <w:tc>
          <w:tcPr>
            <w:tcW w:w="2801" w:type="dxa"/>
            <w:tcBorders>
              <w:top w:val="nil"/>
              <w:left w:val="single" w:sz="6" w:space="0" w:color="auto"/>
              <w:bottom w:val="nil"/>
              <w:right w:val="single" w:sz="6" w:space="0" w:color="auto"/>
            </w:tcBorders>
            <w:shd w:val="clear" w:color="auto" w:fill="auto"/>
          </w:tcPr>
          <w:p w14:paraId="33E8D4D2" w14:textId="77777777" w:rsidR="0011663F" w:rsidRDefault="0011663F" w:rsidP="00814AE6">
            <w:pPr>
              <w:pStyle w:val="TableRow"/>
            </w:pPr>
            <w:r>
              <w:t>IX_AuthorCopy</w:t>
            </w:r>
          </w:p>
        </w:tc>
        <w:tc>
          <w:tcPr>
            <w:tcW w:w="3543" w:type="dxa"/>
            <w:tcBorders>
              <w:top w:val="nil"/>
              <w:left w:val="single" w:sz="6" w:space="0" w:color="auto"/>
              <w:bottom w:val="nil"/>
              <w:right w:val="single" w:sz="6" w:space="0" w:color="auto"/>
            </w:tcBorders>
            <w:shd w:val="clear" w:color="auto" w:fill="auto"/>
          </w:tcPr>
          <w:p w14:paraId="063954EF" w14:textId="77777777" w:rsidR="0011663F" w:rsidRDefault="0011663F" w:rsidP="00814AE6">
            <w:pPr>
              <w:pStyle w:val="TableRow"/>
            </w:pPr>
            <w:r>
              <w:t>Author_Copy</w:t>
            </w:r>
          </w:p>
        </w:tc>
      </w:tr>
      <w:tr w:rsidR="0011663F" w14:paraId="495D70BC" w14:textId="77777777">
        <w:tc>
          <w:tcPr>
            <w:tcW w:w="2801" w:type="dxa"/>
            <w:tcBorders>
              <w:top w:val="nil"/>
              <w:left w:val="single" w:sz="6" w:space="0" w:color="auto"/>
              <w:bottom w:val="single" w:sz="6" w:space="0" w:color="auto"/>
              <w:right w:val="single" w:sz="6" w:space="0" w:color="auto"/>
            </w:tcBorders>
            <w:shd w:val="clear" w:color="auto" w:fill="auto"/>
          </w:tcPr>
          <w:p w14:paraId="10A7EB89" w14:textId="77777777" w:rsidR="0011663F" w:rsidRDefault="0011663F" w:rsidP="00814AE6">
            <w:pPr>
              <w:pStyle w:val="TableRow"/>
            </w:pPr>
            <w:r>
              <w:t>IX_ConceptGroupKey</w:t>
            </w:r>
          </w:p>
        </w:tc>
        <w:tc>
          <w:tcPr>
            <w:tcW w:w="3543" w:type="dxa"/>
            <w:tcBorders>
              <w:top w:val="nil"/>
              <w:left w:val="single" w:sz="6" w:space="0" w:color="auto"/>
              <w:bottom w:val="single" w:sz="6" w:space="0" w:color="auto"/>
              <w:right w:val="single" w:sz="6" w:space="0" w:color="auto"/>
            </w:tcBorders>
            <w:shd w:val="clear" w:color="auto" w:fill="auto"/>
          </w:tcPr>
          <w:p w14:paraId="1503AF01" w14:textId="77777777" w:rsidR="0011663F" w:rsidRDefault="0011663F" w:rsidP="00814AE6">
            <w:pPr>
              <w:pStyle w:val="TableRow"/>
            </w:pPr>
            <w:r>
              <w:t>Concept_Group_Key</w:t>
            </w:r>
          </w:p>
        </w:tc>
      </w:tr>
    </w:tbl>
    <w:p w14:paraId="20BABF0E" w14:textId="77777777" w:rsidR="006376D9" w:rsidRDefault="006376D9" w:rsidP="006376D9">
      <w:pPr>
        <w:pStyle w:val="NormalIndent"/>
      </w:pPr>
    </w:p>
    <w:p w14:paraId="37403EFF" w14:textId="77777777" w:rsidR="006376D9" w:rsidRDefault="006376D9" w:rsidP="00840903">
      <w:pPr>
        <w:pStyle w:val="Heading3"/>
      </w:pPr>
      <w:bookmarkStart w:id="907" w:name="_Toc292879134"/>
      <w:r>
        <w:t>VW_ConceptTermPreferred</w:t>
      </w:r>
      <w:bookmarkEnd w:id="907"/>
    </w:p>
    <w:p w14:paraId="36BD9E58" w14:textId="77777777" w:rsidR="006376D9" w:rsidRPr="006376D9" w:rsidRDefault="0011663F" w:rsidP="006376D9">
      <w:pPr>
        <w:pStyle w:val="NormalIndent"/>
      </w:pPr>
      <w:r>
        <w:t>Behaviour as VW_ConceptTerm except returns preferred term details.  Not schemabound, simplifies queries only.</w:t>
      </w:r>
    </w:p>
    <w:p w14:paraId="23706A6A" w14:textId="77777777" w:rsidR="006376D9" w:rsidRDefault="006376D9" w:rsidP="00840903">
      <w:pPr>
        <w:pStyle w:val="Heading3"/>
      </w:pPr>
      <w:bookmarkStart w:id="908" w:name="_Toc292879135"/>
      <w:r>
        <w:t>VW_ConceptTermCommon</w:t>
      </w:r>
      <w:bookmarkEnd w:id="908"/>
    </w:p>
    <w:p w14:paraId="2AAF332F" w14:textId="77777777" w:rsidR="006376D9" w:rsidRPr="006376D9" w:rsidRDefault="0011663F" w:rsidP="0011663F">
      <w:pPr>
        <w:pStyle w:val="NormalIndent"/>
      </w:pPr>
      <w:r>
        <w:t>Behaviour as VW_ConceptTerm except returns common name term details.  Schemabound.  Simplifies and improves performance of queries requesting common name and concept information for a concept.</w:t>
      </w:r>
    </w:p>
    <w:p w14:paraId="1E4B6147" w14:textId="77777777" w:rsidR="006376D9" w:rsidRDefault="006376D9" w:rsidP="00840903">
      <w:pPr>
        <w:pStyle w:val="Heading3"/>
      </w:pPr>
      <w:bookmarkStart w:id="909" w:name="_Toc292879136"/>
      <w:r>
        <w:t>VW_SpecimenDetsLife</w:t>
      </w:r>
      <w:bookmarkEnd w:id="909"/>
    </w:p>
    <w:p w14:paraId="4CDF940B" w14:textId="77777777" w:rsidR="0011663F" w:rsidRDefault="0011663F" w:rsidP="0011663F">
      <w:pPr>
        <w:pStyle w:val="NormalIndent"/>
      </w:pPr>
      <w:r>
        <w:t>Provides a view of specimens with the list of determinations, only containing life sciences specimens.  Schemabound.  Simplifies and improves query performance as the list of determinations scanned is limited (i.e. does not include occurrence only determinations).  Preferred determination keys are those where Preferred_Determination_Key=Determination_Key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tblGrid>
      <w:tr w:rsidR="0011663F" w14:paraId="695B1856"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383F4D21" w14:textId="77777777" w:rsidR="0011663F" w:rsidRDefault="0011663F" w:rsidP="00814AE6">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6F7EAA60" w14:textId="77777777" w:rsidR="0011663F" w:rsidRDefault="0011663F" w:rsidP="00814AE6">
            <w:pPr>
              <w:pStyle w:val="TableColumnTitles"/>
              <w:keepNext/>
            </w:pPr>
            <w:r>
              <w:t>Source Table</w:t>
            </w:r>
          </w:p>
        </w:tc>
      </w:tr>
      <w:tr w:rsidR="0011663F" w14:paraId="5701BC69" w14:textId="77777777">
        <w:tc>
          <w:tcPr>
            <w:tcW w:w="2802" w:type="dxa"/>
            <w:tcBorders>
              <w:top w:val="nil"/>
              <w:left w:val="single" w:sz="6" w:space="0" w:color="auto"/>
              <w:bottom w:val="nil"/>
              <w:right w:val="single" w:sz="6" w:space="0" w:color="auto"/>
            </w:tcBorders>
            <w:shd w:val="clear" w:color="auto" w:fill="auto"/>
          </w:tcPr>
          <w:p w14:paraId="66C197FF" w14:textId="77777777" w:rsidR="0011663F" w:rsidRDefault="0011663F" w:rsidP="00814AE6">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2BF0FC09" w14:textId="77777777" w:rsidR="0011663F" w:rsidRDefault="0011663F" w:rsidP="00814AE6">
            <w:pPr>
              <w:pStyle w:val="TableRow"/>
            </w:pPr>
            <w:r>
              <w:t>Specimen_Unit</w:t>
            </w:r>
          </w:p>
        </w:tc>
      </w:tr>
      <w:tr w:rsidR="0011663F" w14:paraId="43DC8FEC" w14:textId="77777777">
        <w:tc>
          <w:tcPr>
            <w:tcW w:w="2802" w:type="dxa"/>
            <w:tcBorders>
              <w:top w:val="nil"/>
              <w:left w:val="single" w:sz="6" w:space="0" w:color="auto"/>
              <w:bottom w:val="nil"/>
              <w:right w:val="single" w:sz="6" w:space="0" w:color="auto"/>
            </w:tcBorders>
            <w:shd w:val="clear" w:color="auto" w:fill="auto"/>
          </w:tcPr>
          <w:p w14:paraId="78A5EB7F" w14:textId="77777777" w:rsidR="0011663F" w:rsidRDefault="00F31358" w:rsidP="00814AE6">
            <w:pPr>
              <w:pStyle w:val="TableRow"/>
            </w:pPr>
            <w:r>
              <w:t>Taxon_List_Item_Key</w:t>
            </w:r>
          </w:p>
        </w:tc>
        <w:tc>
          <w:tcPr>
            <w:tcW w:w="4536" w:type="dxa"/>
            <w:tcBorders>
              <w:top w:val="nil"/>
              <w:left w:val="single" w:sz="6" w:space="0" w:color="auto"/>
              <w:bottom w:val="nil"/>
              <w:right w:val="single" w:sz="6" w:space="0" w:color="auto"/>
            </w:tcBorders>
            <w:shd w:val="clear" w:color="auto" w:fill="auto"/>
          </w:tcPr>
          <w:p w14:paraId="104861CC" w14:textId="77777777" w:rsidR="0011663F" w:rsidRDefault="0011663F" w:rsidP="00814AE6">
            <w:pPr>
              <w:pStyle w:val="TableRow"/>
            </w:pPr>
            <w:r>
              <w:t>Taxon_Determination</w:t>
            </w:r>
          </w:p>
        </w:tc>
      </w:tr>
      <w:tr w:rsidR="0011663F" w14:paraId="6432BCB2" w14:textId="77777777">
        <w:tc>
          <w:tcPr>
            <w:tcW w:w="2802" w:type="dxa"/>
            <w:tcBorders>
              <w:top w:val="nil"/>
              <w:left w:val="single" w:sz="6" w:space="0" w:color="auto"/>
              <w:bottom w:val="nil"/>
              <w:right w:val="single" w:sz="6" w:space="0" w:color="auto"/>
            </w:tcBorders>
            <w:shd w:val="clear" w:color="auto" w:fill="auto"/>
          </w:tcPr>
          <w:p w14:paraId="7F8A2F24" w14:textId="77777777" w:rsidR="0011663F" w:rsidRDefault="0011663F" w:rsidP="00814AE6">
            <w:pPr>
              <w:pStyle w:val="TableRow"/>
            </w:pPr>
            <w:r>
              <w:t>Preferred_Determination_Key</w:t>
            </w:r>
          </w:p>
        </w:tc>
        <w:tc>
          <w:tcPr>
            <w:tcW w:w="4536" w:type="dxa"/>
            <w:tcBorders>
              <w:top w:val="nil"/>
              <w:left w:val="single" w:sz="6" w:space="0" w:color="auto"/>
              <w:bottom w:val="nil"/>
              <w:right w:val="single" w:sz="6" w:space="0" w:color="auto"/>
            </w:tcBorders>
            <w:shd w:val="clear" w:color="auto" w:fill="auto"/>
          </w:tcPr>
          <w:p w14:paraId="733F732F" w14:textId="77777777" w:rsidR="0011663F" w:rsidRDefault="0011663F" w:rsidP="00814AE6">
            <w:pPr>
              <w:pStyle w:val="TableRow"/>
            </w:pPr>
            <w:r>
              <w:t>Specimen_Unit</w:t>
            </w:r>
          </w:p>
        </w:tc>
      </w:tr>
      <w:tr w:rsidR="0011663F" w14:paraId="5C63FE7B" w14:textId="77777777">
        <w:tc>
          <w:tcPr>
            <w:tcW w:w="2802" w:type="dxa"/>
            <w:tcBorders>
              <w:top w:val="nil"/>
              <w:left w:val="single" w:sz="6" w:space="0" w:color="auto"/>
              <w:bottom w:val="nil"/>
              <w:right w:val="single" w:sz="6" w:space="0" w:color="auto"/>
            </w:tcBorders>
            <w:shd w:val="clear" w:color="auto" w:fill="auto"/>
          </w:tcPr>
          <w:p w14:paraId="097DE4CA" w14:textId="77777777" w:rsidR="0011663F" w:rsidRPr="0011663F" w:rsidRDefault="0011663F" w:rsidP="00814AE6">
            <w:pPr>
              <w:pStyle w:val="TableRow"/>
              <w:rPr>
                <w:u w:val="single"/>
              </w:rPr>
            </w:pPr>
            <w:r w:rsidRPr="0011663F">
              <w:rPr>
                <w:u w:val="single"/>
              </w:rPr>
              <w:t>Determination_Key</w:t>
            </w:r>
          </w:p>
        </w:tc>
        <w:tc>
          <w:tcPr>
            <w:tcW w:w="4536" w:type="dxa"/>
            <w:tcBorders>
              <w:top w:val="nil"/>
              <w:left w:val="single" w:sz="6" w:space="0" w:color="auto"/>
              <w:bottom w:val="nil"/>
              <w:right w:val="single" w:sz="6" w:space="0" w:color="auto"/>
            </w:tcBorders>
            <w:shd w:val="clear" w:color="auto" w:fill="auto"/>
          </w:tcPr>
          <w:p w14:paraId="3DBED0FB" w14:textId="77777777" w:rsidR="0011663F" w:rsidRDefault="0011663F" w:rsidP="00814AE6">
            <w:pPr>
              <w:pStyle w:val="TableRow"/>
            </w:pPr>
            <w:r>
              <w:t>Taxon_Determination</w:t>
            </w:r>
          </w:p>
        </w:tc>
      </w:tr>
    </w:tbl>
    <w:p w14:paraId="03269199" w14:textId="77777777" w:rsidR="0011663F" w:rsidRDefault="0011663F" w:rsidP="0011663F">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tblGrid>
      <w:tr w:rsidR="0011663F" w14:paraId="4CF1A39C"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79AC570C" w14:textId="77777777" w:rsidR="0011663F" w:rsidRDefault="0011663F" w:rsidP="00814AE6">
            <w:pPr>
              <w:pStyle w:val="TableColumnTitles"/>
              <w:keepNext/>
            </w:pPr>
            <w:r>
              <w:lastRenderedPageBreak/>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394579A" w14:textId="77777777" w:rsidR="0011663F" w:rsidRDefault="0011663F" w:rsidP="00814AE6">
            <w:pPr>
              <w:pStyle w:val="TableColumnTitles"/>
              <w:keepNext/>
            </w:pPr>
            <w:r>
              <w:t>Table Columns</w:t>
            </w:r>
          </w:p>
        </w:tc>
      </w:tr>
      <w:tr w:rsidR="0011663F" w14:paraId="50251831" w14:textId="77777777">
        <w:tc>
          <w:tcPr>
            <w:tcW w:w="2801" w:type="dxa"/>
            <w:tcBorders>
              <w:top w:val="nil"/>
              <w:left w:val="single" w:sz="6" w:space="0" w:color="auto"/>
              <w:bottom w:val="nil"/>
              <w:right w:val="single" w:sz="6" w:space="0" w:color="auto"/>
            </w:tcBorders>
            <w:shd w:val="clear" w:color="auto" w:fill="auto"/>
          </w:tcPr>
          <w:p w14:paraId="6D1E6A64" w14:textId="77777777" w:rsidR="0011663F" w:rsidRDefault="0011663F" w:rsidP="00814AE6">
            <w:pPr>
              <w:pStyle w:val="TableRow"/>
            </w:pPr>
            <w:r>
              <w:t>IX_DeterminationKey</w:t>
            </w:r>
          </w:p>
        </w:tc>
        <w:tc>
          <w:tcPr>
            <w:tcW w:w="3543" w:type="dxa"/>
            <w:tcBorders>
              <w:top w:val="nil"/>
              <w:left w:val="single" w:sz="6" w:space="0" w:color="auto"/>
              <w:bottom w:val="nil"/>
              <w:right w:val="single" w:sz="6" w:space="0" w:color="auto"/>
            </w:tcBorders>
            <w:shd w:val="clear" w:color="auto" w:fill="auto"/>
          </w:tcPr>
          <w:p w14:paraId="42E46C8C" w14:textId="77777777" w:rsidR="0011663F" w:rsidRDefault="00F31358" w:rsidP="00814AE6">
            <w:pPr>
              <w:pStyle w:val="TableRow"/>
            </w:pPr>
            <w:r>
              <w:t>Taxon_List_Item_Key</w:t>
            </w:r>
          </w:p>
        </w:tc>
      </w:tr>
    </w:tbl>
    <w:p w14:paraId="3A1DE7C4" w14:textId="77777777" w:rsidR="0011663F" w:rsidRDefault="0011663F" w:rsidP="0011663F"/>
    <w:p w14:paraId="28512D7C" w14:textId="77777777" w:rsidR="006376D9" w:rsidRDefault="006376D9" w:rsidP="00840903">
      <w:pPr>
        <w:pStyle w:val="Heading3"/>
      </w:pPr>
      <w:bookmarkStart w:id="910" w:name="_Toc292879137"/>
      <w:r>
        <w:t>VW_SpecimenDetsEarth</w:t>
      </w:r>
      <w:bookmarkEnd w:id="910"/>
    </w:p>
    <w:p w14:paraId="4D4ABB5F" w14:textId="77777777" w:rsidR="0011663F" w:rsidRDefault="0011663F" w:rsidP="00F31358">
      <w:pPr>
        <w:pStyle w:val="NormalIndent"/>
      </w:pPr>
      <w:r>
        <w:t xml:space="preserve">Provides a view of specimens with the list of determinations, only containing </w:t>
      </w:r>
      <w:r w:rsidR="00F31358">
        <w:t>earth</w:t>
      </w:r>
      <w:r>
        <w:t xml:space="preserve"> sciences specimens.  Schemabound.  Simplifies and improves query performance as the list of determinations scanned is limited (i.e. does not include occurrence only determinations).  Preferred determination keys are those where Preferred_Determination_Key=Determination_Key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2"/>
        <w:gridCol w:w="4536"/>
      </w:tblGrid>
      <w:tr w:rsidR="0011663F" w14:paraId="021D292D" w14:textId="77777777">
        <w:trPr>
          <w:tblHeader/>
        </w:trPr>
        <w:tc>
          <w:tcPr>
            <w:tcW w:w="2802" w:type="dxa"/>
            <w:tcBorders>
              <w:top w:val="single" w:sz="12" w:space="0" w:color="auto"/>
              <w:left w:val="single" w:sz="12" w:space="0" w:color="auto"/>
              <w:bottom w:val="single" w:sz="12" w:space="0" w:color="auto"/>
              <w:right w:val="single" w:sz="12" w:space="0" w:color="auto"/>
            </w:tcBorders>
            <w:shd w:val="pct25" w:color="auto" w:fill="FFFFFF"/>
          </w:tcPr>
          <w:p w14:paraId="470316BC" w14:textId="77777777" w:rsidR="0011663F" w:rsidRDefault="0011663F" w:rsidP="00814AE6">
            <w:pPr>
              <w:pStyle w:val="TableColumnTitles"/>
              <w:keepNext/>
            </w:pPr>
            <w:r>
              <w:t>Column Name</w:t>
            </w:r>
          </w:p>
        </w:tc>
        <w:tc>
          <w:tcPr>
            <w:tcW w:w="4536" w:type="dxa"/>
            <w:tcBorders>
              <w:top w:val="single" w:sz="12" w:space="0" w:color="auto"/>
              <w:left w:val="single" w:sz="12" w:space="0" w:color="auto"/>
              <w:bottom w:val="single" w:sz="12" w:space="0" w:color="auto"/>
              <w:right w:val="single" w:sz="12" w:space="0" w:color="auto"/>
            </w:tcBorders>
            <w:shd w:val="pct25" w:color="auto" w:fill="FFFFFF"/>
          </w:tcPr>
          <w:p w14:paraId="5C8C015D" w14:textId="77777777" w:rsidR="0011663F" w:rsidRDefault="0011663F" w:rsidP="00814AE6">
            <w:pPr>
              <w:pStyle w:val="TableColumnTitles"/>
              <w:keepNext/>
            </w:pPr>
            <w:r>
              <w:t>Source Table</w:t>
            </w:r>
          </w:p>
        </w:tc>
      </w:tr>
      <w:tr w:rsidR="0011663F" w14:paraId="6CEEBA9F" w14:textId="77777777">
        <w:tc>
          <w:tcPr>
            <w:tcW w:w="2802" w:type="dxa"/>
            <w:tcBorders>
              <w:top w:val="nil"/>
              <w:left w:val="single" w:sz="6" w:space="0" w:color="auto"/>
              <w:bottom w:val="nil"/>
              <w:right w:val="single" w:sz="6" w:space="0" w:color="auto"/>
            </w:tcBorders>
            <w:shd w:val="clear" w:color="auto" w:fill="auto"/>
          </w:tcPr>
          <w:p w14:paraId="33C15567" w14:textId="77777777" w:rsidR="0011663F" w:rsidRDefault="0011663F" w:rsidP="00814AE6">
            <w:pPr>
              <w:pStyle w:val="TableRow"/>
              <w:rPr>
                <w:u w:val="single"/>
              </w:rPr>
            </w:pPr>
            <w:r>
              <w:rPr>
                <w:u w:val="single"/>
              </w:rPr>
              <w:t>Collection_Unit_Key</w:t>
            </w:r>
          </w:p>
        </w:tc>
        <w:tc>
          <w:tcPr>
            <w:tcW w:w="4536" w:type="dxa"/>
            <w:tcBorders>
              <w:top w:val="nil"/>
              <w:left w:val="single" w:sz="6" w:space="0" w:color="auto"/>
              <w:bottom w:val="nil"/>
              <w:right w:val="single" w:sz="6" w:space="0" w:color="auto"/>
            </w:tcBorders>
            <w:shd w:val="clear" w:color="auto" w:fill="auto"/>
          </w:tcPr>
          <w:p w14:paraId="1AF610C9" w14:textId="77777777" w:rsidR="0011663F" w:rsidRDefault="0011663F" w:rsidP="00814AE6">
            <w:pPr>
              <w:pStyle w:val="TableRow"/>
            </w:pPr>
            <w:r>
              <w:t>Specimen_Unit</w:t>
            </w:r>
          </w:p>
        </w:tc>
      </w:tr>
      <w:tr w:rsidR="0011663F" w14:paraId="6E73815E" w14:textId="77777777">
        <w:tc>
          <w:tcPr>
            <w:tcW w:w="2802" w:type="dxa"/>
            <w:tcBorders>
              <w:top w:val="nil"/>
              <w:left w:val="single" w:sz="6" w:space="0" w:color="auto"/>
              <w:bottom w:val="nil"/>
              <w:right w:val="single" w:sz="6" w:space="0" w:color="auto"/>
            </w:tcBorders>
            <w:shd w:val="clear" w:color="auto" w:fill="auto"/>
          </w:tcPr>
          <w:p w14:paraId="1D7A4A2B" w14:textId="77777777" w:rsidR="0011663F" w:rsidRDefault="00F31358" w:rsidP="00814AE6">
            <w:pPr>
              <w:pStyle w:val="TableRow"/>
            </w:pPr>
            <w:r>
              <w:t>Concept</w:t>
            </w:r>
            <w:r w:rsidR="0011663F">
              <w:t>_Key</w:t>
            </w:r>
          </w:p>
        </w:tc>
        <w:tc>
          <w:tcPr>
            <w:tcW w:w="4536" w:type="dxa"/>
            <w:tcBorders>
              <w:top w:val="nil"/>
              <w:left w:val="single" w:sz="6" w:space="0" w:color="auto"/>
              <w:bottom w:val="nil"/>
              <w:right w:val="single" w:sz="6" w:space="0" w:color="auto"/>
            </w:tcBorders>
            <w:shd w:val="clear" w:color="auto" w:fill="auto"/>
          </w:tcPr>
          <w:p w14:paraId="777C1661" w14:textId="77777777" w:rsidR="0011663F" w:rsidRDefault="0011663F" w:rsidP="00814AE6">
            <w:pPr>
              <w:pStyle w:val="TableRow"/>
            </w:pPr>
            <w:r>
              <w:t>Taxon_Determination</w:t>
            </w:r>
          </w:p>
        </w:tc>
      </w:tr>
      <w:tr w:rsidR="0011663F" w14:paraId="7FCC7C08" w14:textId="77777777">
        <w:tc>
          <w:tcPr>
            <w:tcW w:w="2802" w:type="dxa"/>
            <w:tcBorders>
              <w:top w:val="nil"/>
              <w:left w:val="single" w:sz="6" w:space="0" w:color="auto"/>
              <w:bottom w:val="nil"/>
              <w:right w:val="single" w:sz="6" w:space="0" w:color="auto"/>
            </w:tcBorders>
            <w:shd w:val="clear" w:color="auto" w:fill="auto"/>
          </w:tcPr>
          <w:p w14:paraId="6036F659" w14:textId="77777777" w:rsidR="0011663F" w:rsidRDefault="0011663F" w:rsidP="00814AE6">
            <w:pPr>
              <w:pStyle w:val="TableRow"/>
            </w:pPr>
            <w:r>
              <w:t>Preferred_Determination_Key</w:t>
            </w:r>
          </w:p>
        </w:tc>
        <w:tc>
          <w:tcPr>
            <w:tcW w:w="4536" w:type="dxa"/>
            <w:tcBorders>
              <w:top w:val="nil"/>
              <w:left w:val="single" w:sz="6" w:space="0" w:color="auto"/>
              <w:bottom w:val="nil"/>
              <w:right w:val="single" w:sz="6" w:space="0" w:color="auto"/>
            </w:tcBorders>
            <w:shd w:val="clear" w:color="auto" w:fill="auto"/>
          </w:tcPr>
          <w:p w14:paraId="37959045" w14:textId="77777777" w:rsidR="0011663F" w:rsidRDefault="0011663F" w:rsidP="00814AE6">
            <w:pPr>
              <w:pStyle w:val="TableRow"/>
            </w:pPr>
            <w:r>
              <w:t>Specimen_Unit</w:t>
            </w:r>
          </w:p>
        </w:tc>
      </w:tr>
      <w:tr w:rsidR="0011663F" w14:paraId="62BB82D2" w14:textId="77777777">
        <w:tc>
          <w:tcPr>
            <w:tcW w:w="2802" w:type="dxa"/>
            <w:tcBorders>
              <w:top w:val="nil"/>
              <w:left w:val="single" w:sz="6" w:space="0" w:color="auto"/>
              <w:bottom w:val="nil"/>
              <w:right w:val="single" w:sz="6" w:space="0" w:color="auto"/>
            </w:tcBorders>
            <w:shd w:val="clear" w:color="auto" w:fill="auto"/>
          </w:tcPr>
          <w:p w14:paraId="62BF3E5C" w14:textId="77777777" w:rsidR="0011663F" w:rsidRPr="0011663F" w:rsidRDefault="0011663F" w:rsidP="00814AE6">
            <w:pPr>
              <w:pStyle w:val="TableRow"/>
              <w:rPr>
                <w:u w:val="single"/>
              </w:rPr>
            </w:pPr>
            <w:r w:rsidRPr="0011663F">
              <w:rPr>
                <w:u w:val="single"/>
              </w:rPr>
              <w:t>Determination_Key</w:t>
            </w:r>
          </w:p>
        </w:tc>
        <w:tc>
          <w:tcPr>
            <w:tcW w:w="4536" w:type="dxa"/>
            <w:tcBorders>
              <w:top w:val="nil"/>
              <w:left w:val="single" w:sz="6" w:space="0" w:color="auto"/>
              <w:bottom w:val="nil"/>
              <w:right w:val="single" w:sz="6" w:space="0" w:color="auto"/>
            </w:tcBorders>
            <w:shd w:val="clear" w:color="auto" w:fill="auto"/>
          </w:tcPr>
          <w:p w14:paraId="5DC82836" w14:textId="77777777" w:rsidR="0011663F" w:rsidRDefault="0011663F" w:rsidP="00814AE6">
            <w:pPr>
              <w:pStyle w:val="TableRow"/>
            </w:pPr>
            <w:r>
              <w:t>Taxon_Determination</w:t>
            </w:r>
          </w:p>
        </w:tc>
      </w:tr>
    </w:tbl>
    <w:p w14:paraId="4E969F02" w14:textId="77777777" w:rsidR="0011663F" w:rsidRDefault="0011663F" w:rsidP="0011663F">
      <w:pPr>
        <w:pStyle w:val="NormalIndent"/>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01"/>
        <w:gridCol w:w="3543"/>
      </w:tblGrid>
      <w:tr w:rsidR="0011663F" w14:paraId="46E9B357" w14:textId="77777777">
        <w:trPr>
          <w:tblHeader/>
        </w:trPr>
        <w:tc>
          <w:tcPr>
            <w:tcW w:w="2801" w:type="dxa"/>
            <w:tcBorders>
              <w:top w:val="single" w:sz="12" w:space="0" w:color="auto"/>
              <w:left w:val="single" w:sz="12" w:space="0" w:color="auto"/>
              <w:bottom w:val="single" w:sz="12" w:space="0" w:color="auto"/>
              <w:right w:val="single" w:sz="12" w:space="0" w:color="auto"/>
            </w:tcBorders>
            <w:shd w:val="clear" w:color="auto" w:fill="auto"/>
          </w:tcPr>
          <w:p w14:paraId="035EFF13" w14:textId="77777777" w:rsidR="0011663F" w:rsidRDefault="0011663F" w:rsidP="00814AE6">
            <w:pPr>
              <w:pStyle w:val="TableColumnTitles"/>
              <w:keepNext/>
            </w:pPr>
            <w:r>
              <w:t>Index Name</w:t>
            </w:r>
          </w:p>
        </w:tc>
        <w:tc>
          <w:tcPr>
            <w:tcW w:w="3543" w:type="dxa"/>
            <w:tcBorders>
              <w:top w:val="single" w:sz="12" w:space="0" w:color="auto"/>
              <w:left w:val="single" w:sz="12" w:space="0" w:color="auto"/>
              <w:bottom w:val="single" w:sz="12" w:space="0" w:color="auto"/>
              <w:right w:val="single" w:sz="12" w:space="0" w:color="auto"/>
            </w:tcBorders>
            <w:shd w:val="clear" w:color="auto" w:fill="auto"/>
          </w:tcPr>
          <w:p w14:paraId="6E6C2C3B" w14:textId="77777777" w:rsidR="0011663F" w:rsidRDefault="0011663F" w:rsidP="00814AE6">
            <w:pPr>
              <w:pStyle w:val="TableColumnTitles"/>
              <w:keepNext/>
            </w:pPr>
            <w:r>
              <w:t>Table Columns</w:t>
            </w:r>
          </w:p>
        </w:tc>
      </w:tr>
      <w:tr w:rsidR="0011663F" w14:paraId="6BF3AE64" w14:textId="77777777">
        <w:tc>
          <w:tcPr>
            <w:tcW w:w="2801" w:type="dxa"/>
            <w:tcBorders>
              <w:top w:val="nil"/>
              <w:left w:val="single" w:sz="6" w:space="0" w:color="auto"/>
              <w:bottom w:val="nil"/>
              <w:right w:val="single" w:sz="6" w:space="0" w:color="auto"/>
            </w:tcBorders>
            <w:shd w:val="clear" w:color="auto" w:fill="auto"/>
          </w:tcPr>
          <w:p w14:paraId="0E91FDA1" w14:textId="77777777" w:rsidR="0011663F" w:rsidRDefault="0011663F" w:rsidP="00814AE6">
            <w:pPr>
              <w:pStyle w:val="TableRow"/>
            </w:pPr>
            <w:r>
              <w:t>IX_DeterminationKey</w:t>
            </w:r>
          </w:p>
        </w:tc>
        <w:tc>
          <w:tcPr>
            <w:tcW w:w="3543" w:type="dxa"/>
            <w:tcBorders>
              <w:top w:val="nil"/>
              <w:left w:val="single" w:sz="6" w:space="0" w:color="auto"/>
              <w:bottom w:val="nil"/>
              <w:right w:val="single" w:sz="6" w:space="0" w:color="auto"/>
            </w:tcBorders>
            <w:shd w:val="clear" w:color="auto" w:fill="auto"/>
          </w:tcPr>
          <w:p w14:paraId="11BBC7FB" w14:textId="77777777" w:rsidR="0011663F" w:rsidRDefault="0011663F" w:rsidP="00814AE6">
            <w:pPr>
              <w:pStyle w:val="TableRow"/>
            </w:pPr>
            <w:r>
              <w:t>Determination_Key</w:t>
            </w:r>
          </w:p>
        </w:tc>
      </w:tr>
    </w:tbl>
    <w:p w14:paraId="7E7613BB" w14:textId="77777777" w:rsidR="00F31358" w:rsidRDefault="00F31358" w:rsidP="00F31358"/>
    <w:p w14:paraId="12DFF23C" w14:textId="77777777" w:rsidR="001E28AB" w:rsidRDefault="001E28AB" w:rsidP="00840903">
      <w:pPr>
        <w:pStyle w:val="Heading2"/>
      </w:pPr>
      <w:bookmarkStart w:id="911" w:name="_Toc292879138"/>
      <w:r>
        <w:t>System Supplied Concept Groups</w:t>
      </w:r>
      <w:bookmarkEnd w:id="911"/>
    </w:p>
    <w:p w14:paraId="345CA0AB" w14:textId="77777777" w:rsidR="00131DDE" w:rsidRPr="00131DDE" w:rsidRDefault="00131DDE" w:rsidP="00131DDE">
      <w:pPr>
        <w:pStyle w:val="NormalIndent"/>
      </w:pPr>
      <w:r>
        <w:t>The following table lists all concept groups that are required for the operation of the Collections Module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9"/>
        <w:gridCol w:w="6310"/>
      </w:tblGrid>
      <w:tr w:rsidR="006826B8" w14:paraId="1B64CF6B" w14:textId="77777777" w:rsidTr="00D87EF4">
        <w:tc>
          <w:tcPr>
            <w:tcW w:w="3618" w:type="dxa"/>
          </w:tcPr>
          <w:p w14:paraId="608C94CA" w14:textId="77777777" w:rsidR="006826B8" w:rsidRDefault="006826B8" w:rsidP="00131DDE">
            <w:pPr>
              <w:pStyle w:val="TableColumnTitle"/>
            </w:pPr>
            <w:r>
              <w:t>Concept Group Name</w:t>
            </w:r>
          </w:p>
        </w:tc>
        <w:tc>
          <w:tcPr>
            <w:tcW w:w="6347" w:type="dxa"/>
          </w:tcPr>
          <w:p w14:paraId="0C34ECF7" w14:textId="77777777" w:rsidR="00DD0BF0" w:rsidRPr="00D87EF4" w:rsidRDefault="00DD0BF0" w:rsidP="00DD0BF0">
            <w:pPr>
              <w:pStyle w:val="TableColumnTitle"/>
              <w:rPr>
                <w:i/>
                <w:iCs/>
              </w:rPr>
            </w:pPr>
            <w:r w:rsidRPr="00D87EF4">
              <w:rPr>
                <w:i/>
                <w:iCs/>
              </w:rPr>
              <w:t xml:space="preserve">Example </w:t>
            </w:r>
            <w:r w:rsidR="006826B8" w:rsidRPr="00D87EF4">
              <w:rPr>
                <w:i/>
                <w:iCs/>
              </w:rPr>
              <w:t xml:space="preserve">Usage </w:t>
            </w:r>
            <w:r w:rsidRPr="00D87EF4">
              <w:rPr>
                <w:i/>
                <w:iCs/>
              </w:rPr>
              <w:t xml:space="preserve"> </w:t>
            </w:r>
          </w:p>
          <w:p w14:paraId="65738291" w14:textId="77777777" w:rsidR="006826B8" w:rsidRPr="00D87EF4" w:rsidRDefault="00DD0BF0" w:rsidP="00DD0BF0">
            <w:pPr>
              <w:pStyle w:val="TableColumnTitle"/>
              <w:rPr>
                <w:i/>
                <w:iCs/>
              </w:rPr>
            </w:pPr>
            <w:r w:rsidRPr="00DD0BF0">
              <w:t xml:space="preserve">Concept_Group_Key &amp; </w:t>
            </w:r>
            <w:r w:rsidR="00131DDE" w:rsidRPr="00D87EF4">
              <w:rPr>
                <w:i/>
                <w:iCs/>
              </w:rPr>
              <w:t xml:space="preserve"> </w:t>
            </w:r>
            <w:r w:rsidR="006826B8">
              <w:t>Description</w:t>
            </w:r>
          </w:p>
        </w:tc>
      </w:tr>
      <w:tr w:rsidR="007B3F72" w14:paraId="07DB3817" w14:textId="77777777" w:rsidTr="00D87EF4">
        <w:tc>
          <w:tcPr>
            <w:tcW w:w="3618" w:type="dxa"/>
          </w:tcPr>
          <w:p w14:paraId="0575EE14" w14:textId="77777777" w:rsidR="007B3F72" w:rsidRDefault="007B3F72" w:rsidP="00131DDE">
            <w:pPr>
              <w:pStyle w:val="TableRow"/>
            </w:pPr>
            <w:r>
              <w:t>Acquisition Methods</w:t>
            </w:r>
          </w:p>
        </w:tc>
        <w:tc>
          <w:tcPr>
            <w:tcW w:w="6347" w:type="dxa"/>
          </w:tcPr>
          <w:p w14:paraId="183B1D35" w14:textId="77777777" w:rsidR="007B3F72" w:rsidRPr="00D87EF4" w:rsidRDefault="007B3F72" w:rsidP="00131DDE">
            <w:pPr>
              <w:pStyle w:val="TableRow"/>
              <w:rPr>
                <w:i/>
                <w:iCs/>
              </w:rPr>
            </w:pPr>
            <w:r w:rsidRPr="00D87EF4">
              <w:rPr>
                <w:i/>
                <w:iCs/>
              </w:rPr>
              <w:t>Movement_Of_Material.Acquisition_Method_Concept_Key</w:t>
            </w:r>
          </w:p>
          <w:p w14:paraId="2EDC269D" w14:textId="77777777" w:rsidR="00DD0BF0" w:rsidRDefault="00DD0BF0" w:rsidP="00131DDE">
            <w:pPr>
              <w:pStyle w:val="TableRow"/>
            </w:pPr>
            <w:r>
              <w:t>SYSTEM0000000000</w:t>
            </w:r>
          </w:p>
          <w:p w14:paraId="4EC21CE4" w14:textId="77777777" w:rsidR="007B3F72" w:rsidRPr="007B3F72" w:rsidRDefault="007B3F72" w:rsidP="00131DDE">
            <w:pPr>
              <w:pStyle w:val="TableRow"/>
            </w:pPr>
            <w:r>
              <w:t>List of possible methods for acquiring materials.  Examples include Collected, Donated, Bequeathed.</w:t>
            </w:r>
          </w:p>
        </w:tc>
      </w:tr>
      <w:tr w:rsidR="006E405C" w:rsidRPr="00131DDE" w14:paraId="1BDDCF31"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000374FE" w14:textId="77777777" w:rsidR="006E405C" w:rsidRPr="00131DDE" w:rsidRDefault="006E405C" w:rsidP="002930B4">
            <w:pPr>
              <w:pStyle w:val="TableRow"/>
            </w:pPr>
            <w:r>
              <w:t>Collection</w:t>
            </w:r>
            <w:r w:rsidRPr="00131DDE">
              <w:t xml:space="preserve"> </w:t>
            </w:r>
            <w:r w:rsidR="00A442E7">
              <w:t xml:space="preserve">Unit </w:t>
            </w:r>
            <w:r w:rsidRPr="00131DDE">
              <w:t>Number Types</w:t>
            </w:r>
          </w:p>
        </w:tc>
        <w:tc>
          <w:tcPr>
            <w:tcW w:w="6347" w:type="dxa"/>
            <w:tcBorders>
              <w:top w:val="single" w:sz="4" w:space="0" w:color="auto"/>
              <w:left w:val="single" w:sz="4" w:space="0" w:color="auto"/>
              <w:bottom w:val="single" w:sz="4" w:space="0" w:color="auto"/>
              <w:right w:val="single" w:sz="4" w:space="0" w:color="auto"/>
            </w:tcBorders>
          </w:tcPr>
          <w:p w14:paraId="1FABF550" w14:textId="77777777" w:rsidR="006E405C" w:rsidRPr="00D87EF4" w:rsidRDefault="006E405C" w:rsidP="002930B4">
            <w:pPr>
              <w:pStyle w:val="TableRow"/>
              <w:rPr>
                <w:i/>
                <w:iCs/>
              </w:rPr>
            </w:pPr>
            <w:r w:rsidRPr="00D87EF4">
              <w:rPr>
                <w:i/>
                <w:iCs/>
              </w:rPr>
              <w:t>Collection_Unit_Number.Type_Concept_Key</w:t>
            </w:r>
          </w:p>
          <w:p w14:paraId="22EECB04" w14:textId="77777777" w:rsidR="00DD0BF0" w:rsidRDefault="00DD0BF0" w:rsidP="00DD0BF0">
            <w:pPr>
              <w:pStyle w:val="TableRow"/>
            </w:pPr>
            <w:r>
              <w:t>SYSTEM0000000002</w:t>
            </w:r>
          </w:p>
          <w:p w14:paraId="3DEF2EA9" w14:textId="77777777" w:rsidR="006E405C" w:rsidRPr="00AD6A7C" w:rsidRDefault="006E405C" w:rsidP="002930B4">
            <w:pPr>
              <w:pStyle w:val="TableRow"/>
            </w:pPr>
            <w:r>
              <w:lastRenderedPageBreak/>
              <w:t>Lists possible types of a number associated with a collection unit.  Examples include registration, herbarium sheet, accession.</w:t>
            </w:r>
          </w:p>
        </w:tc>
      </w:tr>
      <w:tr w:rsidR="00C66CF1" w14:paraId="1DB0C361" w14:textId="77777777" w:rsidTr="00D87EF4">
        <w:tc>
          <w:tcPr>
            <w:tcW w:w="3618" w:type="dxa"/>
          </w:tcPr>
          <w:p w14:paraId="27625907" w14:textId="77777777" w:rsidR="00C66CF1" w:rsidRDefault="00C66CF1" w:rsidP="00131DDE">
            <w:pPr>
              <w:pStyle w:val="TableRow"/>
            </w:pPr>
            <w:r>
              <w:lastRenderedPageBreak/>
              <w:t>Collection Processes</w:t>
            </w:r>
          </w:p>
        </w:tc>
        <w:tc>
          <w:tcPr>
            <w:tcW w:w="6347" w:type="dxa"/>
          </w:tcPr>
          <w:p w14:paraId="02FE2D4D" w14:textId="77777777" w:rsidR="00C66CF1" w:rsidRPr="00D87EF4" w:rsidRDefault="00087A23" w:rsidP="00131DDE">
            <w:pPr>
              <w:pStyle w:val="TableRow"/>
              <w:rPr>
                <w:i/>
                <w:iCs/>
              </w:rPr>
            </w:pPr>
            <w:r w:rsidRPr="00D87EF4">
              <w:rPr>
                <w:i/>
                <w:iCs/>
              </w:rPr>
              <w:t>Collection_Unit_Process.Process_Concept_Key</w:t>
            </w:r>
          </w:p>
          <w:p w14:paraId="6C1C8896" w14:textId="77777777" w:rsidR="00087A23" w:rsidRPr="00087A23" w:rsidRDefault="00087A23" w:rsidP="00131DDE">
            <w:pPr>
              <w:pStyle w:val="TableRow"/>
            </w:pPr>
            <w:r>
              <w:t>List of possible processes for a collection.</w:t>
            </w:r>
          </w:p>
        </w:tc>
      </w:tr>
      <w:tr w:rsidR="00C67BB0" w14:paraId="437D932F" w14:textId="77777777" w:rsidTr="00D87EF4">
        <w:tc>
          <w:tcPr>
            <w:tcW w:w="3618" w:type="dxa"/>
          </w:tcPr>
          <w:p w14:paraId="21442566" w14:textId="77777777" w:rsidR="00C67BB0" w:rsidRDefault="00C67BB0" w:rsidP="00131DDE">
            <w:pPr>
              <w:pStyle w:val="TableRow"/>
            </w:pPr>
            <w:r>
              <w:t>Collection Risks</w:t>
            </w:r>
          </w:p>
        </w:tc>
        <w:tc>
          <w:tcPr>
            <w:tcW w:w="6347" w:type="dxa"/>
          </w:tcPr>
          <w:p w14:paraId="4E5B86A1" w14:textId="77777777" w:rsidR="00C67BB0" w:rsidRPr="00D87EF4" w:rsidRDefault="00C67BB0" w:rsidP="00131DDE">
            <w:pPr>
              <w:pStyle w:val="TableRow"/>
              <w:rPr>
                <w:i/>
                <w:iCs/>
              </w:rPr>
            </w:pPr>
            <w:r w:rsidRPr="00D87EF4">
              <w:rPr>
                <w:i/>
                <w:iCs/>
              </w:rPr>
              <w:t>Collection.Risk_Concept_Key</w:t>
            </w:r>
          </w:p>
          <w:p w14:paraId="2848C0C1" w14:textId="77777777" w:rsidR="00DD0BF0" w:rsidRDefault="00DD0BF0" w:rsidP="00DD0BF0">
            <w:pPr>
              <w:pStyle w:val="TableRow"/>
            </w:pPr>
            <w:r>
              <w:t>SYSTEM0000000003</w:t>
            </w:r>
          </w:p>
          <w:p w14:paraId="0A178608" w14:textId="77777777" w:rsidR="00C67BB0" w:rsidRPr="00C67BB0" w:rsidRDefault="00C67BB0" w:rsidP="00131DDE">
            <w:pPr>
              <w:pStyle w:val="TableRow"/>
            </w:pPr>
            <w:r>
              <w:t>List of possible risks associated with a collection, for example high value.</w:t>
            </w:r>
          </w:p>
        </w:tc>
      </w:tr>
      <w:tr w:rsidR="006826B8" w14:paraId="47CE1D4E" w14:textId="77777777" w:rsidTr="00D87EF4">
        <w:tc>
          <w:tcPr>
            <w:tcW w:w="3618" w:type="dxa"/>
          </w:tcPr>
          <w:p w14:paraId="43844758" w14:textId="77777777" w:rsidR="006826B8" w:rsidRDefault="006826B8" w:rsidP="00131DDE">
            <w:pPr>
              <w:pStyle w:val="TableRow"/>
            </w:pPr>
            <w:r>
              <w:t>Collection Unit to Name Relationships</w:t>
            </w:r>
          </w:p>
        </w:tc>
        <w:tc>
          <w:tcPr>
            <w:tcW w:w="6347" w:type="dxa"/>
          </w:tcPr>
          <w:p w14:paraId="44B1C992" w14:textId="77777777" w:rsidR="006826B8" w:rsidRPr="00D87EF4" w:rsidRDefault="006826B8" w:rsidP="00131DDE">
            <w:pPr>
              <w:pStyle w:val="TableRow"/>
              <w:rPr>
                <w:i/>
                <w:iCs/>
              </w:rPr>
            </w:pPr>
            <w:r w:rsidRPr="00D87EF4">
              <w:rPr>
                <w:i/>
                <w:iCs/>
              </w:rPr>
              <w:t>Collection_Unit_Name</w:t>
            </w:r>
            <w:r w:rsidR="00131DDE" w:rsidRPr="00D87EF4">
              <w:rPr>
                <w:i/>
                <w:iCs/>
              </w:rPr>
              <w:t>.Relation_Type_Concept_Key</w:t>
            </w:r>
          </w:p>
          <w:p w14:paraId="738EAE44" w14:textId="77777777" w:rsidR="00DD0BF0" w:rsidRDefault="00DD0BF0" w:rsidP="00DD0BF0">
            <w:pPr>
              <w:pStyle w:val="TableRow"/>
            </w:pPr>
            <w:r>
              <w:t>SYSTEM0000000004</w:t>
            </w:r>
          </w:p>
          <w:p w14:paraId="43C06ACD" w14:textId="77777777" w:rsidR="006826B8" w:rsidRDefault="006826B8" w:rsidP="00131DDE">
            <w:pPr>
              <w:pStyle w:val="TableRow"/>
            </w:pPr>
            <w:r>
              <w:t>List of possible relationships between a collection unit and a name.  For example</w:t>
            </w:r>
            <w:r w:rsidR="00131DDE">
              <w:t>,</w:t>
            </w:r>
            <w:r>
              <w:t xml:space="preserve"> sponsor, benefactor, conservator, owner.</w:t>
            </w:r>
          </w:p>
        </w:tc>
      </w:tr>
      <w:tr w:rsidR="00590240" w14:paraId="3C5EDFD7" w14:textId="77777777" w:rsidTr="00D87EF4">
        <w:tc>
          <w:tcPr>
            <w:tcW w:w="3618" w:type="dxa"/>
          </w:tcPr>
          <w:p w14:paraId="49470337" w14:textId="77777777" w:rsidR="00590240" w:rsidRDefault="00590240" w:rsidP="00131DDE">
            <w:pPr>
              <w:pStyle w:val="TableRow"/>
            </w:pPr>
            <w:r>
              <w:t>Communication Types</w:t>
            </w:r>
          </w:p>
        </w:tc>
        <w:tc>
          <w:tcPr>
            <w:tcW w:w="6347" w:type="dxa"/>
          </w:tcPr>
          <w:p w14:paraId="44533291" w14:textId="77777777" w:rsidR="00590240" w:rsidRPr="00D87EF4" w:rsidRDefault="00590240" w:rsidP="00590240">
            <w:pPr>
              <w:pStyle w:val="TableRow"/>
              <w:rPr>
                <w:i/>
                <w:iCs/>
              </w:rPr>
            </w:pPr>
            <w:r w:rsidRPr="00D87EF4">
              <w:rPr>
                <w:i/>
                <w:iCs/>
              </w:rPr>
              <w:t>Movement_Communication.Communication_Type_Concept_Key</w:t>
            </w:r>
          </w:p>
          <w:p w14:paraId="46C7B97F" w14:textId="77777777" w:rsidR="00DD0BF0" w:rsidRDefault="00DD0BF0" w:rsidP="00DD0BF0">
            <w:pPr>
              <w:pStyle w:val="TableRow"/>
            </w:pPr>
            <w:r>
              <w:t>SYSTEM0000000005</w:t>
            </w:r>
          </w:p>
          <w:p w14:paraId="77240849" w14:textId="77777777" w:rsidR="00590240" w:rsidRPr="00590240" w:rsidRDefault="00590240" w:rsidP="00590240">
            <w:pPr>
              <w:pStyle w:val="TableRow"/>
            </w:pPr>
            <w:r>
              <w:t>List of possible communication types, e.g. verbal, email, fax, telephone, mail.</w:t>
            </w:r>
          </w:p>
        </w:tc>
      </w:tr>
      <w:tr w:rsidR="00131DDE" w14:paraId="5112A08F" w14:textId="77777777" w:rsidTr="00D87EF4">
        <w:tc>
          <w:tcPr>
            <w:tcW w:w="3618" w:type="dxa"/>
          </w:tcPr>
          <w:p w14:paraId="1EBE16BF" w14:textId="77777777" w:rsidR="00131DDE" w:rsidRDefault="00131DDE" w:rsidP="00131DDE">
            <w:pPr>
              <w:pStyle w:val="TableRow"/>
            </w:pPr>
            <w:r>
              <w:t>Condition Check Types</w:t>
            </w:r>
          </w:p>
        </w:tc>
        <w:tc>
          <w:tcPr>
            <w:tcW w:w="6347" w:type="dxa"/>
          </w:tcPr>
          <w:p w14:paraId="7D7B567B" w14:textId="77777777" w:rsidR="00131DDE" w:rsidRPr="00D87EF4" w:rsidRDefault="00131DDE" w:rsidP="00590240">
            <w:pPr>
              <w:pStyle w:val="TableRow"/>
              <w:rPr>
                <w:i/>
                <w:iCs/>
              </w:rPr>
            </w:pPr>
            <w:r w:rsidRPr="00D87EF4">
              <w:rPr>
                <w:i/>
                <w:iCs/>
              </w:rPr>
              <w:t>Conservation_Check.Type_Concept_Key</w:t>
            </w:r>
          </w:p>
          <w:p w14:paraId="7FB19641" w14:textId="77777777" w:rsidR="00DD0BF0" w:rsidRDefault="00DD0BF0" w:rsidP="00DD0BF0">
            <w:pPr>
              <w:pStyle w:val="TableRow"/>
            </w:pPr>
            <w:r>
              <w:t>SYSTEM0000000006</w:t>
            </w:r>
          </w:p>
          <w:p w14:paraId="5ADE3944" w14:textId="77777777" w:rsidR="00E932DF" w:rsidRDefault="00E932DF" w:rsidP="00590240">
            <w:pPr>
              <w:pStyle w:val="TableRow"/>
            </w:pPr>
            <w:r>
              <w:t xml:space="preserve">List of the possible types of condition check.  Examples are </w:t>
            </w:r>
            <w:r w:rsidR="004E618D">
              <w:t>post-exhibition check, regular check, random check.</w:t>
            </w:r>
          </w:p>
          <w:p w14:paraId="1A47D712" w14:textId="77777777" w:rsidR="004E618D" w:rsidRPr="00E932DF" w:rsidRDefault="004E618D" w:rsidP="00590240">
            <w:pPr>
              <w:pStyle w:val="TableRow"/>
            </w:pPr>
            <w:r>
              <w:t>Contains a system supplied concept &amp; term, “Presence Check” which is used to determine a specimen’s presence status.</w:t>
            </w:r>
          </w:p>
        </w:tc>
      </w:tr>
      <w:tr w:rsidR="00131DDE" w14:paraId="3FA8E2AA" w14:textId="77777777" w:rsidTr="00D87EF4">
        <w:tc>
          <w:tcPr>
            <w:tcW w:w="3618" w:type="dxa"/>
          </w:tcPr>
          <w:p w14:paraId="52A671AE" w14:textId="77777777" w:rsidR="00131DDE" w:rsidRDefault="00131DDE" w:rsidP="00131DDE">
            <w:pPr>
              <w:pStyle w:val="TableRow"/>
            </w:pPr>
            <w:r>
              <w:t>Condition Check Conditions</w:t>
            </w:r>
          </w:p>
        </w:tc>
        <w:tc>
          <w:tcPr>
            <w:tcW w:w="6347" w:type="dxa"/>
          </w:tcPr>
          <w:p w14:paraId="5663F0FC" w14:textId="77777777" w:rsidR="00131DDE" w:rsidRPr="00D87EF4" w:rsidRDefault="00131DDE" w:rsidP="003735F7">
            <w:pPr>
              <w:pStyle w:val="TableRow"/>
              <w:rPr>
                <w:i/>
                <w:iCs/>
              </w:rPr>
            </w:pPr>
            <w:r w:rsidRPr="00D87EF4">
              <w:rPr>
                <w:i/>
                <w:iCs/>
              </w:rPr>
              <w:t>Conservation_Check.Condition</w:t>
            </w:r>
            <w:r w:rsidR="003735F7" w:rsidRPr="00D87EF4">
              <w:rPr>
                <w:i/>
                <w:iCs/>
              </w:rPr>
              <w:t>_Concept</w:t>
            </w:r>
            <w:r w:rsidRPr="00D87EF4">
              <w:rPr>
                <w:i/>
                <w:iCs/>
              </w:rPr>
              <w:t>_Key</w:t>
            </w:r>
          </w:p>
          <w:p w14:paraId="5320C60B" w14:textId="77777777" w:rsidR="00DD0BF0" w:rsidRDefault="00DD0BF0" w:rsidP="00DD0BF0">
            <w:pPr>
              <w:pStyle w:val="TableRow"/>
            </w:pPr>
            <w:r>
              <w:t>SYSTEM0000000007</w:t>
            </w:r>
          </w:p>
          <w:p w14:paraId="2B5A6D50" w14:textId="77777777" w:rsidR="00E932DF" w:rsidRDefault="00E932DF" w:rsidP="00131DDE">
            <w:pPr>
              <w:pStyle w:val="TableRow"/>
            </w:pPr>
            <w:r>
              <w:t xml:space="preserve">List of the possible results of a condition check.  Examples are </w:t>
            </w:r>
            <w:r w:rsidR="004E618D">
              <w:t>excellent</w:t>
            </w:r>
            <w:r>
              <w:t>, Fair, Good</w:t>
            </w:r>
            <w:r w:rsidR="004E618D">
              <w:t>, smoke damaged</w:t>
            </w:r>
            <w:r>
              <w:t>.</w:t>
            </w:r>
          </w:p>
          <w:p w14:paraId="47205D52" w14:textId="77777777" w:rsidR="004E618D" w:rsidRPr="00E932DF" w:rsidRDefault="004E618D" w:rsidP="00131DDE">
            <w:pPr>
              <w:pStyle w:val="TableRow"/>
            </w:pPr>
            <w:r>
              <w:t>Contains system supplied concepts and terms for “Present” and “Not Found”, used to determine a specimen’s presence status.</w:t>
            </w:r>
          </w:p>
        </w:tc>
      </w:tr>
      <w:tr w:rsidR="00131DDE" w:rsidRPr="00131DDE" w14:paraId="73D55F71" w14:textId="77777777" w:rsidTr="00D87EF4">
        <w:tc>
          <w:tcPr>
            <w:tcW w:w="3618" w:type="dxa"/>
          </w:tcPr>
          <w:p w14:paraId="4D0C5F5C" w14:textId="77777777" w:rsidR="00131DDE" w:rsidRPr="00131DDE" w:rsidRDefault="00131DDE" w:rsidP="00131DDE">
            <w:pPr>
              <w:pStyle w:val="TableRow"/>
            </w:pPr>
            <w:r w:rsidRPr="00131DDE">
              <w:t>Conservation Task Types</w:t>
            </w:r>
          </w:p>
        </w:tc>
        <w:tc>
          <w:tcPr>
            <w:tcW w:w="6347" w:type="dxa"/>
          </w:tcPr>
          <w:p w14:paraId="6EB330D3" w14:textId="77777777" w:rsidR="00131DDE" w:rsidRPr="00D87EF4" w:rsidRDefault="00E932DF" w:rsidP="00131DDE">
            <w:pPr>
              <w:pStyle w:val="TableRow"/>
              <w:rPr>
                <w:i/>
                <w:iCs/>
              </w:rPr>
            </w:pPr>
            <w:r w:rsidRPr="00D87EF4">
              <w:rPr>
                <w:i/>
                <w:iCs/>
              </w:rPr>
              <w:t>Conservation_Task.Type_Concept_Key</w:t>
            </w:r>
          </w:p>
          <w:p w14:paraId="6B64F7C6" w14:textId="77777777" w:rsidR="00DD0BF0" w:rsidRDefault="00DD0BF0" w:rsidP="00DD0BF0">
            <w:pPr>
              <w:pStyle w:val="TableRow"/>
            </w:pPr>
            <w:r>
              <w:t>SYSTEM0000000008</w:t>
            </w:r>
          </w:p>
          <w:p w14:paraId="1B826124" w14:textId="77777777" w:rsidR="00725054" w:rsidRPr="00E932DF" w:rsidRDefault="00725054" w:rsidP="00131DDE">
            <w:pPr>
              <w:pStyle w:val="TableRow"/>
            </w:pPr>
            <w:r>
              <w:lastRenderedPageBreak/>
              <w:t>Lists types of conservation tasks (tasks identified from a condition check).  For example Clean, Prepare, Remount.</w:t>
            </w:r>
          </w:p>
        </w:tc>
      </w:tr>
      <w:tr w:rsidR="00131DDE" w:rsidRPr="00131DDE" w14:paraId="54879185" w14:textId="77777777" w:rsidTr="00D87EF4">
        <w:tc>
          <w:tcPr>
            <w:tcW w:w="3618" w:type="dxa"/>
          </w:tcPr>
          <w:p w14:paraId="5BBB692F" w14:textId="77777777" w:rsidR="00131DDE" w:rsidRPr="00131DDE" w:rsidRDefault="00131DDE" w:rsidP="00131DDE">
            <w:pPr>
              <w:pStyle w:val="TableRow"/>
            </w:pPr>
            <w:r w:rsidRPr="00131DDE">
              <w:lastRenderedPageBreak/>
              <w:t>Enquiry Methods</w:t>
            </w:r>
          </w:p>
        </w:tc>
        <w:tc>
          <w:tcPr>
            <w:tcW w:w="6347" w:type="dxa"/>
          </w:tcPr>
          <w:p w14:paraId="3FBF2915" w14:textId="77777777" w:rsidR="00131DDE" w:rsidRPr="00D87EF4" w:rsidRDefault="00E932DF" w:rsidP="00131DDE">
            <w:pPr>
              <w:pStyle w:val="TableRow"/>
              <w:rPr>
                <w:i/>
                <w:iCs/>
              </w:rPr>
            </w:pPr>
            <w:r w:rsidRPr="00D87EF4">
              <w:rPr>
                <w:i/>
                <w:iCs/>
              </w:rPr>
              <w:t>Enquiry.Enquiry_Method_Concept_Key</w:t>
            </w:r>
          </w:p>
          <w:p w14:paraId="2397F1E2" w14:textId="77777777" w:rsidR="00DD0BF0" w:rsidRDefault="00DD0BF0" w:rsidP="00DD0BF0">
            <w:pPr>
              <w:pStyle w:val="TableRow"/>
            </w:pPr>
            <w:r>
              <w:t>SYSTEM0000000009</w:t>
            </w:r>
          </w:p>
          <w:p w14:paraId="17272A1E" w14:textId="77777777" w:rsidR="00E932DF" w:rsidRPr="00131DDE" w:rsidRDefault="00E932DF" w:rsidP="00131DDE">
            <w:pPr>
              <w:pStyle w:val="TableRow"/>
            </w:pPr>
            <w:r>
              <w:t>List of possible methods of enquiry.  Examples include Telephone, Mail, Visit.</w:t>
            </w:r>
          </w:p>
        </w:tc>
      </w:tr>
      <w:tr w:rsidR="00131DDE" w:rsidRPr="00131DDE" w14:paraId="6CE26C26" w14:textId="77777777" w:rsidTr="00D87EF4">
        <w:tc>
          <w:tcPr>
            <w:tcW w:w="3618" w:type="dxa"/>
          </w:tcPr>
          <w:p w14:paraId="6FE6863D" w14:textId="77777777" w:rsidR="00131DDE" w:rsidRPr="00131DDE" w:rsidRDefault="00131DDE" w:rsidP="00131DDE">
            <w:pPr>
              <w:pStyle w:val="TableRow"/>
            </w:pPr>
            <w:r w:rsidRPr="00131DDE">
              <w:t>Enquiry Types</w:t>
            </w:r>
          </w:p>
        </w:tc>
        <w:tc>
          <w:tcPr>
            <w:tcW w:w="6347" w:type="dxa"/>
          </w:tcPr>
          <w:p w14:paraId="79B8B3B7" w14:textId="77777777" w:rsidR="00E932DF" w:rsidRPr="00D87EF4" w:rsidRDefault="00E932DF" w:rsidP="00E932DF">
            <w:pPr>
              <w:pStyle w:val="TableRow"/>
              <w:rPr>
                <w:i/>
                <w:iCs/>
              </w:rPr>
            </w:pPr>
            <w:r w:rsidRPr="00D87EF4">
              <w:rPr>
                <w:i/>
                <w:iCs/>
              </w:rPr>
              <w:t>Enquiry.Enquiry_Method_Concept_Key</w:t>
            </w:r>
          </w:p>
          <w:p w14:paraId="3DD36080" w14:textId="77777777" w:rsidR="00DD0BF0" w:rsidRDefault="00DD0BF0" w:rsidP="00DD0BF0">
            <w:pPr>
              <w:pStyle w:val="TableRow"/>
            </w:pPr>
            <w:r>
              <w:t>SYSTEM000000000A</w:t>
            </w:r>
          </w:p>
          <w:p w14:paraId="7129F36D" w14:textId="77777777" w:rsidR="00131DDE" w:rsidRDefault="00E932DF" w:rsidP="00E932DF">
            <w:pPr>
              <w:pStyle w:val="TableRow"/>
            </w:pPr>
            <w:r>
              <w:t>List of possible types of enquiry.  Examples include Identification, Valuation, Information.</w:t>
            </w:r>
          </w:p>
          <w:p w14:paraId="716C9022" w14:textId="77777777" w:rsidR="006D2D88" w:rsidRPr="00131DDE" w:rsidRDefault="006D2D88" w:rsidP="00E932DF">
            <w:pPr>
              <w:pStyle w:val="TableRow"/>
            </w:pPr>
            <w:r>
              <w:t>Identification is a system concept in this concept group.  It is always present.</w:t>
            </w:r>
          </w:p>
        </w:tc>
      </w:tr>
      <w:tr w:rsidR="00131DDE" w:rsidRPr="00131DDE" w14:paraId="2B627B4A" w14:textId="77777777" w:rsidTr="00D87EF4">
        <w:tc>
          <w:tcPr>
            <w:tcW w:w="3618" w:type="dxa"/>
          </w:tcPr>
          <w:p w14:paraId="455BDB20" w14:textId="77777777" w:rsidR="00131DDE" w:rsidRPr="00131DDE" w:rsidRDefault="00131DDE" w:rsidP="00131DDE">
            <w:pPr>
              <w:pStyle w:val="TableRow"/>
            </w:pPr>
            <w:r w:rsidRPr="00131DDE">
              <w:t>Levels of Confidence (Labels &amp; Inscriptions)</w:t>
            </w:r>
          </w:p>
        </w:tc>
        <w:tc>
          <w:tcPr>
            <w:tcW w:w="6347" w:type="dxa"/>
          </w:tcPr>
          <w:p w14:paraId="6FF23510" w14:textId="77777777" w:rsidR="00131DDE" w:rsidRPr="00D87EF4" w:rsidRDefault="00725054" w:rsidP="00131DDE">
            <w:pPr>
              <w:pStyle w:val="TableRow"/>
              <w:rPr>
                <w:i/>
                <w:iCs/>
              </w:rPr>
            </w:pPr>
            <w:r w:rsidRPr="00D87EF4">
              <w:rPr>
                <w:i/>
                <w:iCs/>
              </w:rPr>
              <w:t>Specimen_Label.Confidence_Concept_Key</w:t>
            </w:r>
          </w:p>
          <w:p w14:paraId="39EA89DE" w14:textId="77777777" w:rsidR="00DD0BF0" w:rsidRPr="00DD0BF0" w:rsidRDefault="00DD0BF0" w:rsidP="00DD0BF0">
            <w:pPr>
              <w:pStyle w:val="TableRow"/>
            </w:pPr>
            <w:r>
              <w:t>SYSTEM0000000000B</w:t>
            </w:r>
          </w:p>
          <w:p w14:paraId="75B7E894" w14:textId="77777777" w:rsidR="00725054" w:rsidRPr="00725054" w:rsidRDefault="00725054" w:rsidP="00131DDE">
            <w:pPr>
              <w:pStyle w:val="TableRow"/>
            </w:pPr>
            <w:r>
              <w:t>Lists levels of confidence with which an author is attributed to a label or inscription.  Examples include Certain, High, Low.</w:t>
            </w:r>
          </w:p>
        </w:tc>
      </w:tr>
      <w:tr w:rsidR="00131DDE" w:rsidRPr="00131DDE" w14:paraId="7AE05C79" w14:textId="77777777" w:rsidTr="00D87EF4">
        <w:tc>
          <w:tcPr>
            <w:tcW w:w="3618" w:type="dxa"/>
          </w:tcPr>
          <w:p w14:paraId="7C2093BB" w14:textId="77777777" w:rsidR="00131DDE" w:rsidRPr="00131DDE" w:rsidRDefault="00131DDE" w:rsidP="00131DDE">
            <w:pPr>
              <w:pStyle w:val="TableRow"/>
            </w:pPr>
            <w:r w:rsidRPr="00131DDE">
              <w:t>Measurement Methods</w:t>
            </w:r>
          </w:p>
        </w:tc>
        <w:tc>
          <w:tcPr>
            <w:tcW w:w="6347" w:type="dxa"/>
          </w:tcPr>
          <w:p w14:paraId="08D06293" w14:textId="77777777" w:rsidR="00131DDE" w:rsidRPr="00D87EF4" w:rsidRDefault="00A3478D" w:rsidP="00131DDE">
            <w:pPr>
              <w:pStyle w:val="TableRow"/>
              <w:rPr>
                <w:i/>
                <w:iCs/>
              </w:rPr>
            </w:pPr>
            <w:r w:rsidRPr="00D87EF4">
              <w:rPr>
                <w:i/>
                <w:iCs/>
              </w:rPr>
              <w:t>Occurrence_Data.Method_Concept_Key, Collection_Unit_Data.Method_Concept_Key</w:t>
            </w:r>
          </w:p>
          <w:p w14:paraId="3D625BC6" w14:textId="77777777" w:rsidR="00DD0BF0" w:rsidRPr="00DD0BF0" w:rsidRDefault="00DD0BF0" w:rsidP="00DD0BF0">
            <w:pPr>
              <w:pStyle w:val="TableRow"/>
            </w:pPr>
            <w:r>
              <w:t>SYSTEM000000000C</w:t>
            </w:r>
          </w:p>
          <w:p w14:paraId="01678184" w14:textId="77777777" w:rsidR="00A3478D" w:rsidRPr="00131DDE" w:rsidRDefault="0067407F" w:rsidP="00131DDE">
            <w:pPr>
              <w:pStyle w:val="TableRow"/>
            </w:pPr>
            <w:r>
              <w:t>List of possible methods for making a measurement, for example GPS, altimeter, eye.</w:t>
            </w:r>
          </w:p>
        </w:tc>
      </w:tr>
      <w:tr w:rsidR="00131DDE" w:rsidRPr="00131DDE" w14:paraId="2A3CF704" w14:textId="77777777" w:rsidTr="00D87EF4">
        <w:tc>
          <w:tcPr>
            <w:tcW w:w="3618" w:type="dxa"/>
            <w:tcBorders>
              <w:bottom w:val="single" w:sz="4" w:space="0" w:color="auto"/>
            </w:tcBorders>
          </w:tcPr>
          <w:p w14:paraId="0C487EA7" w14:textId="77777777" w:rsidR="00131DDE" w:rsidRPr="00131DDE" w:rsidRDefault="00131DDE" w:rsidP="00131DDE">
            <w:pPr>
              <w:pStyle w:val="TableRow"/>
            </w:pPr>
            <w:r w:rsidRPr="00131DDE">
              <w:t>Measurement Units</w:t>
            </w:r>
          </w:p>
        </w:tc>
        <w:tc>
          <w:tcPr>
            <w:tcW w:w="6347" w:type="dxa"/>
            <w:tcBorders>
              <w:bottom w:val="single" w:sz="4" w:space="0" w:color="auto"/>
            </w:tcBorders>
          </w:tcPr>
          <w:p w14:paraId="542F92E0" w14:textId="77777777" w:rsidR="0067407F" w:rsidRPr="00D87EF4" w:rsidRDefault="0067407F" w:rsidP="0067407F">
            <w:pPr>
              <w:pStyle w:val="TableRow"/>
              <w:rPr>
                <w:i/>
                <w:iCs/>
              </w:rPr>
            </w:pPr>
            <w:r w:rsidRPr="00D87EF4">
              <w:rPr>
                <w:i/>
                <w:iCs/>
              </w:rPr>
              <w:t>Occurrence_Data.Unit_Concept_Key, Collection_Unit_Data.Unit_Concept_Key</w:t>
            </w:r>
          </w:p>
          <w:p w14:paraId="40227CC8" w14:textId="77777777" w:rsidR="00DD0BF0" w:rsidRDefault="00DD0BF0" w:rsidP="00DD0BF0">
            <w:pPr>
              <w:pStyle w:val="TableRow"/>
            </w:pPr>
            <w:r>
              <w:t>SYSTEM000000000D</w:t>
            </w:r>
          </w:p>
          <w:p w14:paraId="0619E398" w14:textId="77777777" w:rsidR="00131DDE" w:rsidRPr="00131DDE" w:rsidRDefault="0067407F" w:rsidP="00131DDE">
            <w:pPr>
              <w:pStyle w:val="TableRow"/>
            </w:pPr>
            <w:r>
              <w:t>List of possible units for a measurement, for example metres, centimetres, DAFOR.</w:t>
            </w:r>
          </w:p>
        </w:tc>
      </w:tr>
      <w:tr w:rsidR="00C4298B" w:rsidRPr="00131DDE" w14:paraId="469EFD27"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7FDD2226" w14:textId="77777777" w:rsidR="00C4298B" w:rsidRPr="00131DDE" w:rsidRDefault="00C4298B" w:rsidP="00131DDE">
            <w:pPr>
              <w:pStyle w:val="TableRow"/>
            </w:pPr>
            <w:r w:rsidRPr="00131DDE">
              <w:t>Measurement Parameters</w:t>
            </w:r>
            <w:r>
              <w:t xml:space="preserve"> and Descriptor Parameters</w:t>
            </w:r>
          </w:p>
        </w:tc>
        <w:tc>
          <w:tcPr>
            <w:tcW w:w="6347" w:type="dxa"/>
            <w:tcBorders>
              <w:top w:val="single" w:sz="4" w:space="0" w:color="auto"/>
              <w:left w:val="single" w:sz="4" w:space="0" w:color="auto"/>
              <w:bottom w:val="single" w:sz="4" w:space="0" w:color="auto"/>
              <w:right w:val="single" w:sz="4" w:space="0" w:color="auto"/>
            </w:tcBorders>
          </w:tcPr>
          <w:p w14:paraId="617419DE" w14:textId="77777777" w:rsidR="00C4298B" w:rsidRPr="00D87EF4" w:rsidRDefault="00C4298B" w:rsidP="00445F23">
            <w:pPr>
              <w:pStyle w:val="TableRow"/>
              <w:rPr>
                <w:i/>
                <w:iCs/>
              </w:rPr>
            </w:pPr>
            <w:r w:rsidRPr="00D87EF4">
              <w:rPr>
                <w:i/>
                <w:iCs/>
              </w:rPr>
              <w:t>Occurrence_Data.Parameter_Concept_Key, Collection_Unit_Data.Parameter_Concept_Key</w:t>
            </w:r>
          </w:p>
          <w:p w14:paraId="3E114279" w14:textId="77777777" w:rsidR="00DD0BF0" w:rsidRDefault="00DD0BF0" w:rsidP="00DD0BF0">
            <w:pPr>
              <w:pStyle w:val="TableRow"/>
            </w:pPr>
            <w:r>
              <w:t>SYSTEM000000000E</w:t>
            </w:r>
          </w:p>
          <w:p w14:paraId="372FFA38" w14:textId="77777777" w:rsidR="00C4298B" w:rsidRPr="00131DDE" w:rsidRDefault="0067407F" w:rsidP="00445F23">
            <w:pPr>
              <w:pStyle w:val="TableRow"/>
            </w:pPr>
            <w:r>
              <w:t>List of possible parameters for measurements and descriptors, for example altitude, length, colour, texture.</w:t>
            </w:r>
          </w:p>
        </w:tc>
      </w:tr>
      <w:tr w:rsidR="00C4298B" w:rsidRPr="00131DDE" w14:paraId="27FC1248"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5C628D98" w14:textId="77777777" w:rsidR="00C4298B" w:rsidRPr="00131DDE" w:rsidRDefault="00C4298B" w:rsidP="00131DDE">
            <w:pPr>
              <w:pStyle w:val="TableRow"/>
            </w:pPr>
            <w:r w:rsidRPr="00131DDE">
              <w:lastRenderedPageBreak/>
              <w:t xml:space="preserve">Materials </w:t>
            </w:r>
          </w:p>
        </w:tc>
        <w:tc>
          <w:tcPr>
            <w:tcW w:w="6347" w:type="dxa"/>
            <w:tcBorders>
              <w:top w:val="single" w:sz="4" w:space="0" w:color="auto"/>
              <w:left w:val="single" w:sz="4" w:space="0" w:color="auto"/>
              <w:bottom w:val="single" w:sz="4" w:space="0" w:color="auto"/>
              <w:right w:val="single" w:sz="4" w:space="0" w:color="auto"/>
            </w:tcBorders>
          </w:tcPr>
          <w:p w14:paraId="4BDEE48C" w14:textId="77777777" w:rsidR="00C4298B" w:rsidRPr="00D87EF4" w:rsidRDefault="00C4298B" w:rsidP="00131DDE">
            <w:pPr>
              <w:pStyle w:val="TableRow"/>
              <w:rPr>
                <w:i/>
                <w:iCs/>
              </w:rPr>
            </w:pPr>
            <w:r w:rsidRPr="00D87EF4">
              <w:rPr>
                <w:i/>
                <w:iCs/>
              </w:rPr>
              <w:t>Specimen_Material.Material_Concept_Key</w:t>
            </w:r>
          </w:p>
          <w:p w14:paraId="40F2B104" w14:textId="77777777" w:rsidR="00DD0BF0" w:rsidRPr="00DD0BF0" w:rsidRDefault="00DD0BF0" w:rsidP="00DD0BF0">
            <w:pPr>
              <w:pStyle w:val="TableRow"/>
            </w:pPr>
            <w:r>
              <w:t>SYSTEM000000000F</w:t>
            </w:r>
          </w:p>
          <w:p w14:paraId="397DBE58" w14:textId="77777777" w:rsidR="00C4298B" w:rsidRPr="00D87EF4" w:rsidRDefault="00944E80" w:rsidP="00131DDE">
            <w:pPr>
              <w:pStyle w:val="TableRow"/>
              <w:rPr>
                <w:rFonts w:eastAsia="SimSun"/>
                <w:lang w:eastAsia="zh-SG"/>
              </w:rPr>
            </w:pPr>
            <w:r w:rsidRPr="00D87EF4">
              <w:rPr>
                <w:rFonts w:eastAsia="SimSun" w:hint="eastAsia"/>
                <w:lang w:eastAsia="zh-SG"/>
              </w:rPr>
              <w:t>List of materials that might consitute a specimen or a preparation process.  Includes taxidermy materials, pins, glues etc.</w:t>
            </w:r>
          </w:p>
        </w:tc>
      </w:tr>
      <w:tr w:rsidR="00C4298B" w:rsidRPr="00131DDE" w14:paraId="20333B8E"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0C56259B" w14:textId="77777777" w:rsidR="00C4298B" w:rsidRPr="00131DDE" w:rsidRDefault="00C4298B" w:rsidP="00131DDE">
            <w:pPr>
              <w:pStyle w:val="TableRow"/>
            </w:pPr>
            <w:r w:rsidRPr="00131DDE">
              <w:t>Nomenclatural Statuses</w:t>
            </w:r>
          </w:p>
        </w:tc>
        <w:tc>
          <w:tcPr>
            <w:tcW w:w="6347" w:type="dxa"/>
            <w:tcBorders>
              <w:top w:val="single" w:sz="4" w:space="0" w:color="auto"/>
              <w:left w:val="single" w:sz="4" w:space="0" w:color="auto"/>
              <w:bottom w:val="single" w:sz="4" w:space="0" w:color="auto"/>
              <w:right w:val="single" w:sz="4" w:space="0" w:color="auto"/>
            </w:tcBorders>
          </w:tcPr>
          <w:p w14:paraId="5FED6FCB" w14:textId="77777777" w:rsidR="00C4298B" w:rsidRPr="00D87EF4" w:rsidRDefault="00432939" w:rsidP="00131DDE">
            <w:pPr>
              <w:pStyle w:val="TableRow"/>
              <w:rPr>
                <w:i/>
                <w:iCs/>
              </w:rPr>
            </w:pPr>
            <w:r w:rsidRPr="00D87EF4">
              <w:rPr>
                <w:i/>
                <w:iCs/>
              </w:rPr>
              <w:t>Determination.Nomenclatural_Status_Concept_Key</w:t>
            </w:r>
          </w:p>
          <w:p w14:paraId="32E69956" w14:textId="77777777" w:rsidR="00DD0BF0" w:rsidRDefault="00DD0BF0" w:rsidP="00DD0BF0">
            <w:pPr>
              <w:pStyle w:val="TableRow"/>
            </w:pPr>
            <w:r>
              <w:t>SYSTEM000000000G</w:t>
            </w:r>
          </w:p>
          <w:p w14:paraId="539542DF" w14:textId="77777777" w:rsidR="00432939" w:rsidRPr="00432939" w:rsidRDefault="00432939" w:rsidP="00131DDE">
            <w:pPr>
              <w:pStyle w:val="TableRow"/>
            </w:pPr>
            <w:r>
              <w:t>List of possible nomenclatural statuses for a determination.  For example, syntype, holotype, figured.</w:t>
            </w:r>
          </w:p>
        </w:tc>
      </w:tr>
      <w:tr w:rsidR="00C4298B" w:rsidRPr="00131DDE" w14:paraId="6F8DBD04"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6880888E" w14:textId="77777777" w:rsidR="00C4298B" w:rsidRPr="00131DDE" w:rsidRDefault="00C4298B" w:rsidP="00131DDE">
            <w:pPr>
              <w:pStyle w:val="TableRow"/>
            </w:pPr>
            <w:r w:rsidRPr="00131DDE">
              <w:t>Quantity Units</w:t>
            </w:r>
          </w:p>
        </w:tc>
        <w:tc>
          <w:tcPr>
            <w:tcW w:w="6347" w:type="dxa"/>
            <w:tcBorders>
              <w:top w:val="single" w:sz="4" w:space="0" w:color="auto"/>
              <w:left w:val="single" w:sz="4" w:space="0" w:color="auto"/>
              <w:bottom w:val="single" w:sz="4" w:space="0" w:color="auto"/>
              <w:right w:val="single" w:sz="4" w:space="0" w:color="auto"/>
            </w:tcBorders>
          </w:tcPr>
          <w:p w14:paraId="2603A4DA" w14:textId="77777777" w:rsidR="00C4298B" w:rsidRPr="00D87EF4" w:rsidRDefault="00C4298B" w:rsidP="00131DDE">
            <w:pPr>
              <w:pStyle w:val="TableRow"/>
              <w:rPr>
                <w:i/>
                <w:iCs/>
              </w:rPr>
            </w:pPr>
            <w:r w:rsidRPr="00D87EF4">
              <w:rPr>
                <w:i/>
                <w:iCs/>
              </w:rPr>
              <w:t>Specimen_Material.Unit_Concept_Key</w:t>
            </w:r>
          </w:p>
          <w:p w14:paraId="74D7FCEF" w14:textId="77777777" w:rsidR="00DD0BF0" w:rsidRDefault="00DD0BF0" w:rsidP="00DD0BF0">
            <w:pPr>
              <w:pStyle w:val="TableRow"/>
            </w:pPr>
            <w:r>
              <w:t>SYSTEM000000000H</w:t>
            </w:r>
          </w:p>
          <w:p w14:paraId="1D0F5071" w14:textId="77777777" w:rsidR="00C4298B" w:rsidRPr="00131DDE" w:rsidRDefault="00C4298B" w:rsidP="00131DDE">
            <w:pPr>
              <w:pStyle w:val="TableRow"/>
            </w:pPr>
            <w:r>
              <w:t>Lists possible units that are associated with quantitative data in the database.  Examples include mm, seconds, kg.</w:t>
            </w:r>
          </w:p>
        </w:tc>
      </w:tr>
      <w:tr w:rsidR="006E405C" w:rsidRPr="00131DDE" w14:paraId="6EB9FB5A"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2B99249C" w14:textId="77777777" w:rsidR="006E405C" w:rsidRPr="00131DDE" w:rsidRDefault="006E405C" w:rsidP="00131DDE">
            <w:pPr>
              <w:pStyle w:val="TableRow"/>
            </w:pPr>
            <w:r>
              <w:t xml:space="preserve">Record </w:t>
            </w:r>
            <w:r w:rsidRPr="00131DDE">
              <w:t>Types (1 concept group in each domain</w:t>
            </w:r>
            <w:r w:rsidR="00432939">
              <w:t xml:space="preserve">  if the domain supports occurrences</w:t>
            </w:r>
            <w:r w:rsidRPr="00131DDE">
              <w:t>)</w:t>
            </w:r>
          </w:p>
        </w:tc>
        <w:tc>
          <w:tcPr>
            <w:tcW w:w="6347" w:type="dxa"/>
            <w:tcBorders>
              <w:top w:val="single" w:sz="4" w:space="0" w:color="auto"/>
              <w:left w:val="single" w:sz="4" w:space="0" w:color="auto"/>
              <w:bottom w:val="single" w:sz="4" w:space="0" w:color="auto"/>
              <w:right w:val="single" w:sz="4" w:space="0" w:color="auto"/>
            </w:tcBorders>
          </w:tcPr>
          <w:p w14:paraId="2D1E4CB7" w14:textId="77777777" w:rsidR="006E405C" w:rsidRPr="00D87EF4" w:rsidRDefault="006E405C" w:rsidP="00131DDE">
            <w:pPr>
              <w:pStyle w:val="TableRow"/>
              <w:rPr>
                <w:i/>
                <w:iCs/>
              </w:rPr>
            </w:pPr>
            <w:r w:rsidRPr="00D87EF4">
              <w:rPr>
                <w:i/>
                <w:iCs/>
              </w:rPr>
              <w:t>Occurrence.Record_Type_Concept_Key</w:t>
            </w:r>
          </w:p>
          <w:p w14:paraId="7E71CC5D" w14:textId="77777777" w:rsidR="006E405C" w:rsidRPr="00131DDE" w:rsidRDefault="006E405C" w:rsidP="00131DDE">
            <w:pPr>
              <w:pStyle w:val="TableRow"/>
            </w:pPr>
            <w:r>
              <w:t xml:space="preserve">List of possible record types associated with the domain. </w:t>
            </w:r>
          </w:p>
        </w:tc>
      </w:tr>
      <w:tr w:rsidR="00087A23" w:rsidRPr="00131DDE" w14:paraId="4945B94C"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6FEC975D" w14:textId="77777777" w:rsidR="00087A23" w:rsidRPr="00131DDE" w:rsidRDefault="00087A23" w:rsidP="00131DDE">
            <w:pPr>
              <w:pStyle w:val="TableRow"/>
            </w:pPr>
            <w:r>
              <w:t>Specimen Processes</w:t>
            </w:r>
          </w:p>
        </w:tc>
        <w:tc>
          <w:tcPr>
            <w:tcW w:w="6347" w:type="dxa"/>
            <w:tcBorders>
              <w:top w:val="single" w:sz="4" w:space="0" w:color="auto"/>
              <w:left w:val="single" w:sz="4" w:space="0" w:color="auto"/>
              <w:bottom w:val="single" w:sz="4" w:space="0" w:color="auto"/>
              <w:right w:val="single" w:sz="4" w:space="0" w:color="auto"/>
            </w:tcBorders>
          </w:tcPr>
          <w:p w14:paraId="6277CBBC" w14:textId="77777777" w:rsidR="00087A23" w:rsidRPr="00D87EF4" w:rsidRDefault="00087A23" w:rsidP="005853E1">
            <w:pPr>
              <w:pStyle w:val="TableRow"/>
              <w:rPr>
                <w:i/>
                <w:iCs/>
              </w:rPr>
            </w:pPr>
            <w:r w:rsidRPr="00D87EF4">
              <w:rPr>
                <w:i/>
                <w:iCs/>
              </w:rPr>
              <w:t>Collection_Unit_Process.Process_Concept_Key</w:t>
            </w:r>
          </w:p>
          <w:p w14:paraId="28CFDC5E" w14:textId="77777777" w:rsidR="00087A23" w:rsidRPr="00087A23" w:rsidRDefault="00087A23" w:rsidP="005853E1">
            <w:pPr>
              <w:pStyle w:val="TableRow"/>
            </w:pPr>
            <w:r>
              <w:t>List of possible processes for a specimen.</w:t>
            </w:r>
          </w:p>
        </w:tc>
      </w:tr>
      <w:tr w:rsidR="00087A23" w:rsidRPr="00131DDE" w14:paraId="5299688B"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12E26677" w14:textId="77777777" w:rsidR="00087A23" w:rsidRPr="00131DDE" w:rsidRDefault="00087A23" w:rsidP="00131DDE">
            <w:pPr>
              <w:pStyle w:val="TableRow"/>
            </w:pPr>
            <w:r w:rsidRPr="00131DDE">
              <w:t>Specimen Types (1 concept group in each domain</w:t>
            </w:r>
            <w:r>
              <w:t xml:space="preserve"> if the domain supports occurrences</w:t>
            </w:r>
            <w:r w:rsidRPr="00131DDE">
              <w:t>)</w:t>
            </w:r>
          </w:p>
        </w:tc>
        <w:tc>
          <w:tcPr>
            <w:tcW w:w="6347" w:type="dxa"/>
            <w:tcBorders>
              <w:top w:val="single" w:sz="4" w:space="0" w:color="auto"/>
              <w:left w:val="single" w:sz="4" w:space="0" w:color="auto"/>
              <w:bottom w:val="single" w:sz="4" w:space="0" w:color="auto"/>
              <w:right w:val="single" w:sz="4" w:space="0" w:color="auto"/>
            </w:tcBorders>
          </w:tcPr>
          <w:p w14:paraId="12818C25" w14:textId="77777777" w:rsidR="00087A23" w:rsidRPr="00D87EF4" w:rsidRDefault="00087A23" w:rsidP="00131DDE">
            <w:pPr>
              <w:pStyle w:val="TableRow"/>
              <w:rPr>
                <w:rFonts w:eastAsia="SimSun"/>
                <w:i/>
                <w:iCs/>
                <w:lang w:eastAsia="zh-SG"/>
              </w:rPr>
            </w:pPr>
            <w:r w:rsidRPr="00D87EF4">
              <w:rPr>
                <w:rFonts w:eastAsia="SimSun" w:hint="eastAsia"/>
                <w:i/>
                <w:iCs/>
                <w:lang w:eastAsia="zh-SG"/>
              </w:rPr>
              <w:t>Specimen.Specimen_Type_Concept_Key</w:t>
            </w:r>
          </w:p>
          <w:p w14:paraId="0EEA21AA" w14:textId="77777777" w:rsidR="00087A23" w:rsidRPr="00DD0BF0" w:rsidRDefault="00087A23" w:rsidP="00DD0BF0">
            <w:pPr>
              <w:pStyle w:val="TableRow"/>
            </w:pPr>
            <w:r>
              <w:t>SYSTEM000000000J</w:t>
            </w:r>
          </w:p>
          <w:p w14:paraId="471A2F67" w14:textId="77777777" w:rsidR="00087A23" w:rsidRPr="00D87EF4" w:rsidRDefault="00087A23" w:rsidP="00131DDE">
            <w:pPr>
              <w:pStyle w:val="TableRow"/>
              <w:rPr>
                <w:rFonts w:eastAsia="SimSun"/>
                <w:lang w:eastAsia="zh-SG"/>
              </w:rPr>
            </w:pPr>
            <w:r w:rsidRPr="00D87EF4">
              <w:rPr>
                <w:rFonts w:eastAsia="SimSun" w:hint="eastAsia"/>
                <w:lang w:eastAsia="zh-SG"/>
              </w:rPr>
              <w:t>List of possible specimen types, for example store, bone, pinned.  The store specimen type is used to indicate stores that are also specimens.</w:t>
            </w:r>
          </w:p>
        </w:tc>
      </w:tr>
      <w:tr w:rsidR="00087A23" w:rsidRPr="00131DDE" w14:paraId="5BF12718"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624C8C70" w14:textId="77777777" w:rsidR="00087A23" w:rsidRPr="00131DDE" w:rsidRDefault="00087A23" w:rsidP="00131DDE">
            <w:pPr>
              <w:pStyle w:val="TableRow"/>
            </w:pPr>
            <w:r>
              <w:t>Store Processes</w:t>
            </w:r>
          </w:p>
        </w:tc>
        <w:tc>
          <w:tcPr>
            <w:tcW w:w="6347" w:type="dxa"/>
            <w:tcBorders>
              <w:top w:val="single" w:sz="4" w:space="0" w:color="auto"/>
              <w:left w:val="single" w:sz="4" w:space="0" w:color="auto"/>
              <w:bottom w:val="single" w:sz="4" w:space="0" w:color="auto"/>
              <w:right w:val="single" w:sz="4" w:space="0" w:color="auto"/>
            </w:tcBorders>
          </w:tcPr>
          <w:p w14:paraId="2DB48CC4" w14:textId="77777777" w:rsidR="00087A23" w:rsidRPr="00D87EF4" w:rsidRDefault="00087A23" w:rsidP="005853E1">
            <w:pPr>
              <w:pStyle w:val="TableRow"/>
              <w:rPr>
                <w:i/>
                <w:iCs/>
              </w:rPr>
            </w:pPr>
            <w:r w:rsidRPr="00D87EF4">
              <w:rPr>
                <w:i/>
                <w:iCs/>
              </w:rPr>
              <w:t>Collection_Unit_Process.Process_Concept_Key</w:t>
            </w:r>
          </w:p>
          <w:p w14:paraId="0288FA26" w14:textId="77777777" w:rsidR="00087A23" w:rsidRPr="00087A23" w:rsidRDefault="00087A23" w:rsidP="005853E1">
            <w:pPr>
              <w:pStyle w:val="TableRow"/>
            </w:pPr>
            <w:r>
              <w:t>List of possible processes for a store.</w:t>
            </w:r>
          </w:p>
        </w:tc>
      </w:tr>
      <w:tr w:rsidR="00087A23" w:rsidRPr="00131DDE" w14:paraId="5970BD1E"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4D75B2C4" w14:textId="77777777" w:rsidR="00087A23" w:rsidRPr="00131DDE" w:rsidRDefault="00087A23" w:rsidP="00131DDE">
            <w:pPr>
              <w:pStyle w:val="TableRow"/>
            </w:pPr>
            <w:r w:rsidRPr="00131DDE">
              <w:t>Store Types</w:t>
            </w:r>
          </w:p>
        </w:tc>
        <w:tc>
          <w:tcPr>
            <w:tcW w:w="6347" w:type="dxa"/>
            <w:tcBorders>
              <w:top w:val="single" w:sz="4" w:space="0" w:color="auto"/>
              <w:left w:val="single" w:sz="4" w:space="0" w:color="auto"/>
              <w:bottom w:val="single" w:sz="4" w:space="0" w:color="auto"/>
              <w:right w:val="single" w:sz="4" w:space="0" w:color="auto"/>
            </w:tcBorders>
          </w:tcPr>
          <w:p w14:paraId="3757DB07" w14:textId="77777777" w:rsidR="00087A23" w:rsidRPr="00D87EF4" w:rsidRDefault="00087A23" w:rsidP="00131DDE">
            <w:pPr>
              <w:pStyle w:val="TableRow"/>
              <w:rPr>
                <w:i/>
                <w:iCs/>
              </w:rPr>
            </w:pPr>
            <w:r w:rsidRPr="00D87EF4">
              <w:rPr>
                <w:i/>
                <w:iCs/>
              </w:rPr>
              <w:t>Store.Type_Concept_Key</w:t>
            </w:r>
          </w:p>
          <w:p w14:paraId="407A5C82" w14:textId="77777777" w:rsidR="00087A23" w:rsidRPr="00DD0BF0" w:rsidRDefault="00087A23" w:rsidP="00DD0BF0">
            <w:pPr>
              <w:pStyle w:val="TableRow"/>
            </w:pPr>
            <w:r>
              <w:t>SYSTEM000000000K</w:t>
            </w:r>
          </w:p>
          <w:p w14:paraId="313BAD36" w14:textId="77777777" w:rsidR="00087A23" w:rsidRPr="00D87EF4" w:rsidRDefault="00087A23" w:rsidP="00131DDE">
            <w:pPr>
              <w:pStyle w:val="TableRow"/>
              <w:rPr>
                <w:rFonts w:eastAsia="SimSun"/>
                <w:lang w:eastAsia="zh-SG"/>
              </w:rPr>
            </w:pPr>
            <w:r w:rsidRPr="00D87EF4">
              <w:rPr>
                <w:rFonts w:eastAsia="SimSun" w:hint="eastAsia"/>
                <w:lang w:eastAsia="zh-SG"/>
              </w:rPr>
              <w:t>List of possible types of store, for example cabinet, room, shelf.</w:t>
            </w:r>
          </w:p>
        </w:tc>
      </w:tr>
      <w:tr w:rsidR="00087A23" w:rsidRPr="00131DDE" w14:paraId="78E689B6"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55141332" w14:textId="77777777" w:rsidR="00087A23" w:rsidRPr="00131DDE" w:rsidRDefault="00087A23" w:rsidP="00131DDE">
            <w:pPr>
              <w:pStyle w:val="TableRow"/>
            </w:pPr>
            <w:r w:rsidRPr="00131DDE">
              <w:t>Thesaurus Fact Types</w:t>
            </w:r>
          </w:p>
        </w:tc>
        <w:tc>
          <w:tcPr>
            <w:tcW w:w="6347" w:type="dxa"/>
            <w:tcBorders>
              <w:top w:val="single" w:sz="4" w:space="0" w:color="auto"/>
              <w:left w:val="single" w:sz="4" w:space="0" w:color="auto"/>
              <w:bottom w:val="single" w:sz="4" w:space="0" w:color="auto"/>
              <w:right w:val="single" w:sz="4" w:space="0" w:color="auto"/>
            </w:tcBorders>
          </w:tcPr>
          <w:p w14:paraId="7E314332" w14:textId="77777777" w:rsidR="00087A23" w:rsidRDefault="00087A23" w:rsidP="006E7589">
            <w:pPr>
              <w:pStyle w:val="TableRow"/>
            </w:pPr>
            <w:r w:rsidRPr="00D87EF4">
              <w:rPr>
                <w:i/>
                <w:iCs/>
              </w:rPr>
              <w:t>Thesaurus_Fact.Fact_type_Concept_Key</w:t>
            </w:r>
            <w:r>
              <w:t xml:space="preserve"> </w:t>
            </w:r>
          </w:p>
          <w:p w14:paraId="42EBD3CB" w14:textId="77777777" w:rsidR="00087A23" w:rsidRPr="00DD0BF0" w:rsidRDefault="00087A23" w:rsidP="00DD0BF0">
            <w:pPr>
              <w:pStyle w:val="TableRow"/>
            </w:pPr>
            <w:r>
              <w:t>SYSTEM000000000L</w:t>
            </w:r>
          </w:p>
          <w:p w14:paraId="6C28EBAF" w14:textId="77777777" w:rsidR="00087A23" w:rsidRPr="00D87EF4" w:rsidRDefault="00087A23" w:rsidP="006E7589">
            <w:pPr>
              <w:pStyle w:val="TableRow"/>
              <w:rPr>
                <w:rFonts w:eastAsia="SimSun"/>
                <w:lang w:eastAsia="zh-SG"/>
              </w:rPr>
            </w:pPr>
            <w:r>
              <w:lastRenderedPageBreak/>
              <w:t>List of the possible types of fact that can be attached to entities in the Thesaurus.  Examples are HTML, JPEG or Bitmap.</w:t>
            </w:r>
          </w:p>
        </w:tc>
      </w:tr>
      <w:tr w:rsidR="00087A23" w:rsidRPr="00131DDE" w14:paraId="398EFFFB"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3F3E161C" w14:textId="77777777" w:rsidR="00087A23" w:rsidRPr="00131DDE" w:rsidRDefault="00087A23" w:rsidP="00D87EF4">
            <w:pPr>
              <w:pStyle w:val="TableRow"/>
              <w:jc w:val="both"/>
            </w:pPr>
            <w:r w:rsidRPr="00131DDE">
              <w:lastRenderedPageBreak/>
              <w:t>Thesaurus Name Types</w:t>
            </w:r>
          </w:p>
        </w:tc>
        <w:tc>
          <w:tcPr>
            <w:tcW w:w="6347" w:type="dxa"/>
            <w:tcBorders>
              <w:top w:val="single" w:sz="4" w:space="0" w:color="auto"/>
              <w:left w:val="single" w:sz="4" w:space="0" w:color="auto"/>
              <w:bottom w:val="single" w:sz="4" w:space="0" w:color="auto"/>
              <w:right w:val="single" w:sz="4" w:space="0" w:color="auto"/>
            </w:tcBorders>
          </w:tcPr>
          <w:p w14:paraId="4BE307EA" w14:textId="77777777" w:rsidR="00087A23" w:rsidRPr="00D87EF4" w:rsidRDefault="00087A23" w:rsidP="00896E4A">
            <w:pPr>
              <w:pStyle w:val="TableRow"/>
              <w:rPr>
                <w:rFonts w:eastAsia="SimSun"/>
                <w:i/>
                <w:iCs/>
                <w:lang w:eastAsia="zh-SG"/>
              </w:rPr>
            </w:pPr>
            <w:r w:rsidRPr="00D87EF4">
              <w:rPr>
                <w:rFonts w:eastAsia="SimSun" w:hint="eastAsia"/>
                <w:i/>
                <w:iCs/>
                <w:lang w:eastAsia="zh-SG"/>
              </w:rPr>
              <w:t>Concept.Name_Type_Concept_Key</w:t>
            </w:r>
          </w:p>
          <w:p w14:paraId="5FB36A62" w14:textId="77777777" w:rsidR="00087A23" w:rsidRPr="00DD0BF0" w:rsidRDefault="00087A23" w:rsidP="00DD0BF0">
            <w:pPr>
              <w:pStyle w:val="TableRow"/>
            </w:pPr>
            <w:r>
              <w:t>SYSTEM000000000M</w:t>
            </w:r>
          </w:p>
          <w:p w14:paraId="01050B4B" w14:textId="77777777" w:rsidR="00087A23" w:rsidRPr="00D87EF4" w:rsidRDefault="00087A23" w:rsidP="00D87EF4">
            <w:pPr>
              <w:pStyle w:val="TableRow"/>
              <w:bidi/>
              <w:jc w:val="right"/>
              <w:rPr>
                <w:rFonts w:eastAsia="SimSun"/>
                <w:lang w:eastAsia="zh-SG"/>
              </w:rPr>
            </w:pPr>
            <w:r w:rsidRPr="00D87EF4">
              <w:rPr>
                <w:rFonts w:eastAsia="SimSun" w:hint="eastAsia"/>
                <w:lang w:eastAsia="zh-SG"/>
              </w:rPr>
              <w:t>List of possible types of name in the Thesaurus.  For example, Formal, Common, Typographical Error.</w:t>
            </w:r>
          </w:p>
        </w:tc>
      </w:tr>
      <w:tr w:rsidR="00087A23" w:rsidRPr="00131DDE" w14:paraId="5ECA24BC"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3DFF21D1" w14:textId="77777777" w:rsidR="00087A23" w:rsidRPr="00131DDE" w:rsidRDefault="00087A23" w:rsidP="00131DDE">
            <w:pPr>
              <w:pStyle w:val="TableRow"/>
            </w:pPr>
            <w:r w:rsidRPr="00131DDE">
              <w:t>Time Units</w:t>
            </w:r>
          </w:p>
        </w:tc>
        <w:tc>
          <w:tcPr>
            <w:tcW w:w="6347" w:type="dxa"/>
            <w:tcBorders>
              <w:top w:val="single" w:sz="4" w:space="0" w:color="auto"/>
              <w:left w:val="single" w:sz="4" w:space="0" w:color="auto"/>
              <w:bottom w:val="single" w:sz="4" w:space="0" w:color="auto"/>
              <w:right w:val="single" w:sz="4" w:space="0" w:color="auto"/>
            </w:tcBorders>
          </w:tcPr>
          <w:p w14:paraId="7FC127DD" w14:textId="77777777" w:rsidR="00087A23" w:rsidRPr="00D87EF4" w:rsidRDefault="00087A23" w:rsidP="00131DDE">
            <w:pPr>
              <w:pStyle w:val="TableRow"/>
              <w:rPr>
                <w:rFonts w:eastAsia="SimSun"/>
                <w:i/>
                <w:iCs/>
                <w:lang w:eastAsia="zh-SG"/>
              </w:rPr>
            </w:pPr>
            <w:r w:rsidRPr="00D87EF4">
              <w:rPr>
                <w:rFonts w:eastAsia="SimSun" w:hint="eastAsia"/>
                <w:i/>
                <w:iCs/>
                <w:lang w:eastAsia="zh-SG"/>
              </w:rPr>
              <w:t>Conservation_Job.Duration_Unit_Concept_Key, Coservation_Task.Duration_Unit_Concept_Key</w:t>
            </w:r>
          </w:p>
          <w:p w14:paraId="30233A6E" w14:textId="77777777" w:rsidR="00087A23" w:rsidRDefault="00087A23" w:rsidP="00DD0BF0">
            <w:pPr>
              <w:pStyle w:val="TableRow"/>
            </w:pPr>
            <w:r>
              <w:t>SYSTEM000000000N</w:t>
            </w:r>
          </w:p>
          <w:p w14:paraId="52854C3A" w14:textId="77777777" w:rsidR="00087A23" w:rsidRPr="00DD0BF0" w:rsidRDefault="00087A23" w:rsidP="00DD0BF0">
            <w:pPr>
              <w:pStyle w:val="TableRow"/>
            </w:pPr>
            <w:r w:rsidRPr="00D87EF4">
              <w:rPr>
                <w:rFonts w:eastAsia="SimSun" w:hint="eastAsia"/>
                <w:lang w:eastAsia="zh-SG"/>
              </w:rPr>
              <w:t>List of time units, for example, seconds, minutes, hours.  Time units are related to each other by relationshipthat describe the relative values of each unit.</w:t>
            </w:r>
          </w:p>
        </w:tc>
      </w:tr>
      <w:tr w:rsidR="00087A23" w:rsidRPr="00131DDE" w14:paraId="7ADD826C"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0BF02E12" w14:textId="77777777" w:rsidR="00087A23" w:rsidRPr="00131DDE" w:rsidRDefault="00087A23" w:rsidP="00131DDE">
            <w:pPr>
              <w:pStyle w:val="TableRow"/>
            </w:pPr>
            <w:r w:rsidRPr="00131DDE">
              <w:t>Valuation Types</w:t>
            </w:r>
          </w:p>
        </w:tc>
        <w:tc>
          <w:tcPr>
            <w:tcW w:w="6347" w:type="dxa"/>
            <w:tcBorders>
              <w:top w:val="single" w:sz="4" w:space="0" w:color="auto"/>
              <w:left w:val="single" w:sz="4" w:space="0" w:color="auto"/>
              <w:bottom w:val="single" w:sz="4" w:space="0" w:color="auto"/>
              <w:right w:val="single" w:sz="4" w:space="0" w:color="auto"/>
            </w:tcBorders>
          </w:tcPr>
          <w:p w14:paraId="18241FFD" w14:textId="77777777" w:rsidR="00087A23" w:rsidRPr="00D87EF4" w:rsidRDefault="00087A23" w:rsidP="00131DDE">
            <w:pPr>
              <w:pStyle w:val="TableRow"/>
              <w:rPr>
                <w:i/>
                <w:iCs/>
              </w:rPr>
            </w:pPr>
            <w:r w:rsidRPr="00D87EF4">
              <w:rPr>
                <w:i/>
                <w:iCs/>
              </w:rPr>
              <w:t>Valuation.Type_Concept_Key</w:t>
            </w:r>
          </w:p>
          <w:p w14:paraId="3CEBF045" w14:textId="77777777" w:rsidR="00087A23" w:rsidRPr="00DD0BF0" w:rsidRDefault="00087A23" w:rsidP="00DD0BF0">
            <w:pPr>
              <w:pStyle w:val="TableRow"/>
            </w:pPr>
            <w:r>
              <w:t>SYSTEM000000000O</w:t>
            </w:r>
          </w:p>
          <w:p w14:paraId="426D6C38" w14:textId="77777777" w:rsidR="00087A23" w:rsidRPr="007E2FFE" w:rsidRDefault="00087A23" w:rsidP="00131DDE">
            <w:pPr>
              <w:pStyle w:val="TableRow"/>
            </w:pPr>
            <w:r>
              <w:t>List of the possible types of valuation.  Examples are Formal, Insurance, Informal.</w:t>
            </w:r>
          </w:p>
        </w:tc>
      </w:tr>
      <w:tr w:rsidR="00087A23" w:rsidRPr="00131DDE" w14:paraId="59035639"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1EE16086" w14:textId="77777777" w:rsidR="00087A23" w:rsidRDefault="00087A23" w:rsidP="00131DDE">
            <w:pPr>
              <w:pStyle w:val="TableRow"/>
            </w:pPr>
            <w:r>
              <w:t>Currencies</w:t>
            </w:r>
          </w:p>
        </w:tc>
        <w:tc>
          <w:tcPr>
            <w:tcW w:w="6347" w:type="dxa"/>
            <w:tcBorders>
              <w:top w:val="single" w:sz="4" w:space="0" w:color="auto"/>
              <w:left w:val="single" w:sz="4" w:space="0" w:color="auto"/>
              <w:bottom w:val="single" w:sz="4" w:space="0" w:color="auto"/>
              <w:right w:val="single" w:sz="4" w:space="0" w:color="auto"/>
            </w:tcBorders>
          </w:tcPr>
          <w:p w14:paraId="4740AEC0" w14:textId="77777777" w:rsidR="00087A23" w:rsidRPr="00D87EF4" w:rsidRDefault="00087A23" w:rsidP="00131DDE">
            <w:pPr>
              <w:pStyle w:val="TableRow"/>
              <w:rPr>
                <w:i/>
                <w:iCs/>
              </w:rPr>
            </w:pPr>
            <w:r w:rsidRPr="00D87EF4">
              <w:rPr>
                <w:i/>
                <w:iCs/>
              </w:rPr>
              <w:t>Valuation.Currency_Concept_Key</w:t>
            </w:r>
          </w:p>
          <w:p w14:paraId="177CCCD3" w14:textId="77777777" w:rsidR="00087A23" w:rsidRDefault="00087A23" w:rsidP="00131DDE">
            <w:pPr>
              <w:pStyle w:val="TableRow"/>
            </w:pPr>
            <w:r>
              <w:t>SYSTEM000000000Q</w:t>
            </w:r>
          </w:p>
          <w:p w14:paraId="29CA82A9" w14:textId="77777777" w:rsidR="00087A23" w:rsidRPr="009613B0" w:rsidRDefault="00087A23" w:rsidP="00131DDE">
            <w:pPr>
              <w:pStyle w:val="TableRow"/>
            </w:pPr>
            <w:r>
              <w:t>List of world currencies.  For each currency, a fact is added of type ‘Currency Symbol’ which contains the currency symbol.</w:t>
            </w:r>
          </w:p>
        </w:tc>
      </w:tr>
      <w:tr w:rsidR="00087A23" w:rsidRPr="00131DDE" w14:paraId="6F8B81A9"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700FB7D3" w14:textId="77777777" w:rsidR="00087A23" w:rsidRDefault="00087A23" w:rsidP="00131DDE">
            <w:pPr>
              <w:pStyle w:val="TableRow"/>
            </w:pPr>
            <w:r>
              <w:t>Seasons</w:t>
            </w:r>
          </w:p>
        </w:tc>
        <w:tc>
          <w:tcPr>
            <w:tcW w:w="6347" w:type="dxa"/>
            <w:tcBorders>
              <w:top w:val="single" w:sz="4" w:space="0" w:color="auto"/>
              <w:left w:val="single" w:sz="4" w:space="0" w:color="auto"/>
              <w:bottom w:val="single" w:sz="4" w:space="0" w:color="auto"/>
              <w:right w:val="single" w:sz="4" w:space="0" w:color="auto"/>
            </w:tcBorders>
          </w:tcPr>
          <w:p w14:paraId="260C01CE" w14:textId="77777777" w:rsidR="00087A23" w:rsidRDefault="00087A23" w:rsidP="00E82B86">
            <w:pPr>
              <w:pStyle w:val="TableRow"/>
            </w:pPr>
            <w:r>
              <w:t>SYSTEM000000000R</w:t>
            </w:r>
          </w:p>
          <w:p w14:paraId="35AE01E5" w14:textId="77777777" w:rsidR="00087A23" w:rsidRPr="00E82B86" w:rsidRDefault="00087A23" w:rsidP="00131DDE">
            <w:pPr>
              <w:pStyle w:val="TableRow"/>
            </w:pPr>
            <w:r>
              <w:t xml:space="preserve">List of seasons.  Used to translate seasons into regional variations </w:t>
            </w:r>
          </w:p>
        </w:tc>
      </w:tr>
      <w:tr w:rsidR="00087A23" w:rsidRPr="00131DDE" w14:paraId="54D87CC1"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55FA1792" w14:textId="77777777" w:rsidR="00087A23" w:rsidRDefault="00087A23" w:rsidP="00131DDE">
            <w:pPr>
              <w:pStyle w:val="TableRow"/>
            </w:pPr>
            <w:r>
              <w:t>Months</w:t>
            </w:r>
          </w:p>
        </w:tc>
        <w:tc>
          <w:tcPr>
            <w:tcW w:w="6347" w:type="dxa"/>
            <w:tcBorders>
              <w:top w:val="single" w:sz="4" w:space="0" w:color="auto"/>
              <w:left w:val="single" w:sz="4" w:space="0" w:color="auto"/>
              <w:bottom w:val="single" w:sz="4" w:space="0" w:color="auto"/>
              <w:right w:val="single" w:sz="4" w:space="0" w:color="auto"/>
            </w:tcBorders>
          </w:tcPr>
          <w:p w14:paraId="76671A85" w14:textId="77777777" w:rsidR="00087A23" w:rsidRDefault="00087A23" w:rsidP="00E82B86">
            <w:pPr>
              <w:pStyle w:val="TableRow"/>
            </w:pPr>
            <w:r>
              <w:t>SYSTEM000000000S</w:t>
            </w:r>
          </w:p>
          <w:p w14:paraId="6C716264" w14:textId="77777777" w:rsidR="004E618D" w:rsidRDefault="004E618D" w:rsidP="00E82B86">
            <w:pPr>
              <w:pStyle w:val="TableRow"/>
            </w:pPr>
            <w:r>
              <w:t>List of months. Used to translate months into regional variations.</w:t>
            </w:r>
          </w:p>
        </w:tc>
      </w:tr>
      <w:tr w:rsidR="00087A23" w:rsidRPr="00131DDE" w14:paraId="25D51066"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1036DDA5" w14:textId="77777777" w:rsidR="00087A23" w:rsidRDefault="00087A23" w:rsidP="00131DDE">
            <w:pPr>
              <w:pStyle w:val="TableRow"/>
            </w:pPr>
            <w:r>
              <w:t>Concept Designation Types</w:t>
            </w:r>
          </w:p>
        </w:tc>
        <w:tc>
          <w:tcPr>
            <w:tcW w:w="6347" w:type="dxa"/>
            <w:tcBorders>
              <w:top w:val="single" w:sz="4" w:space="0" w:color="auto"/>
              <w:left w:val="single" w:sz="4" w:space="0" w:color="auto"/>
              <w:bottom w:val="single" w:sz="4" w:space="0" w:color="auto"/>
              <w:right w:val="single" w:sz="4" w:space="0" w:color="auto"/>
            </w:tcBorders>
          </w:tcPr>
          <w:p w14:paraId="23E1BB24" w14:textId="77777777" w:rsidR="00087A23" w:rsidRDefault="00087A23" w:rsidP="00E82B86">
            <w:pPr>
              <w:pStyle w:val="TableRow"/>
            </w:pPr>
            <w:r>
              <w:t>There is one concept group titled Concept Designation Types in each domain that allows designations.</w:t>
            </w:r>
          </w:p>
        </w:tc>
      </w:tr>
      <w:tr w:rsidR="005E60AC" w:rsidRPr="00131DDE" w14:paraId="6874495F" w14:textId="77777777" w:rsidTr="00D87E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3618" w:type="dxa"/>
            <w:tcBorders>
              <w:top w:val="single" w:sz="4" w:space="0" w:color="auto"/>
              <w:left w:val="single" w:sz="4" w:space="0" w:color="auto"/>
              <w:bottom w:val="single" w:sz="4" w:space="0" w:color="auto"/>
              <w:right w:val="single" w:sz="4" w:space="0" w:color="auto"/>
            </w:tcBorders>
          </w:tcPr>
          <w:p w14:paraId="79E2D4FE" w14:textId="77777777" w:rsidR="005E60AC" w:rsidRDefault="005E60AC" w:rsidP="00131DDE">
            <w:pPr>
              <w:pStyle w:val="TableRow"/>
            </w:pPr>
          </w:p>
        </w:tc>
        <w:tc>
          <w:tcPr>
            <w:tcW w:w="6347" w:type="dxa"/>
            <w:tcBorders>
              <w:top w:val="single" w:sz="4" w:space="0" w:color="auto"/>
              <w:left w:val="single" w:sz="4" w:space="0" w:color="auto"/>
              <w:bottom w:val="single" w:sz="4" w:space="0" w:color="auto"/>
              <w:right w:val="single" w:sz="4" w:space="0" w:color="auto"/>
            </w:tcBorders>
          </w:tcPr>
          <w:p w14:paraId="0E122078" w14:textId="77777777" w:rsidR="005E60AC" w:rsidRDefault="005E60AC" w:rsidP="00E82B86">
            <w:pPr>
              <w:pStyle w:val="TableRow"/>
            </w:pPr>
          </w:p>
        </w:tc>
      </w:tr>
    </w:tbl>
    <w:p w14:paraId="502FC10A" w14:textId="77777777" w:rsidR="00880DF2" w:rsidRDefault="00880DF2" w:rsidP="00880DF2">
      <w:pPr>
        <w:pStyle w:val="Heading1"/>
      </w:pPr>
      <w:bookmarkStart w:id="912" w:name="_Toc292879139"/>
      <w:r>
        <w:lastRenderedPageBreak/>
        <w:t>Installation Kit</w:t>
      </w:r>
      <w:bookmarkEnd w:id="912"/>
    </w:p>
    <w:p w14:paraId="530D7C51" w14:textId="77777777" w:rsidR="00E35DDE" w:rsidRDefault="00E35DDE" w:rsidP="00840903">
      <w:pPr>
        <w:pStyle w:val="Heading2"/>
      </w:pPr>
      <w:bookmarkStart w:id="913" w:name="_Toc292879140"/>
      <w:r>
        <w:t>Overview</w:t>
      </w:r>
      <w:bookmarkEnd w:id="913"/>
    </w:p>
    <w:p w14:paraId="4767078B" w14:textId="77777777" w:rsidR="00E35DDE" w:rsidRPr="00E35DDE" w:rsidRDefault="00E35DDE" w:rsidP="00E35DDE">
      <w:pPr>
        <w:pStyle w:val="NormalIndent"/>
      </w:pPr>
      <w:r>
        <w:t>The installation kit is responsible for modifying an existing Recorder 6 installatin by merging the Collections Module data details into the existing NBNData database and installing the required addin files.</w:t>
      </w:r>
    </w:p>
    <w:p w14:paraId="56992A59" w14:textId="77777777" w:rsidR="00E35DDE" w:rsidRPr="00E35DDE" w:rsidRDefault="00E35DDE" w:rsidP="00840903">
      <w:pPr>
        <w:pStyle w:val="Heading2"/>
      </w:pPr>
      <w:bookmarkStart w:id="914" w:name="_Toc292879141"/>
      <w:r>
        <w:t>Steps</w:t>
      </w:r>
      <w:bookmarkEnd w:id="914"/>
    </w:p>
    <w:p w14:paraId="4CFA83C7" w14:textId="77777777" w:rsidR="00E35DDE" w:rsidRDefault="00E35DDE" w:rsidP="00E35DDE">
      <w:pPr>
        <w:pStyle w:val="NormalIndent"/>
      </w:pPr>
      <w:r>
        <w:t>The installation kit comes in 2 parts, firstly a server installation, then the client installation.</w:t>
      </w:r>
    </w:p>
    <w:p w14:paraId="419E5544" w14:textId="77777777" w:rsidR="00E35DDE" w:rsidRDefault="00E35DDE" w:rsidP="00E35DDE">
      <w:pPr>
        <w:pStyle w:val="NormalIndent"/>
      </w:pPr>
      <w:r>
        <w:t>The server installation performs the following tasks:</w:t>
      </w:r>
    </w:p>
    <w:p w14:paraId="7239E1B9" w14:textId="77777777" w:rsidR="00E35DDE" w:rsidRDefault="00E35DDE" w:rsidP="00E35DDE">
      <w:pPr>
        <w:pStyle w:val="NormalIndent"/>
        <w:numPr>
          <w:ilvl w:val="0"/>
          <w:numId w:val="22"/>
        </w:numPr>
      </w:pPr>
      <w:r>
        <w:t>Requests details for the organisation which is linked to the installation.  The Name_Key is stored in the Setting table.</w:t>
      </w:r>
    </w:p>
    <w:p w14:paraId="3195761C" w14:textId="77777777" w:rsidR="00E35DDE" w:rsidRDefault="00E35DDE" w:rsidP="00E35DDE">
      <w:pPr>
        <w:pStyle w:val="NormalIndent"/>
        <w:numPr>
          <w:ilvl w:val="0"/>
          <w:numId w:val="22"/>
        </w:numPr>
      </w:pPr>
      <w:r>
        <w:t>Requests the bar-code format to be used and stores this in the Setting table.</w:t>
      </w:r>
    </w:p>
    <w:p w14:paraId="4DE0EC68" w14:textId="77777777" w:rsidR="00CA4F78" w:rsidRDefault="00CA4F78" w:rsidP="00E35DDE">
      <w:pPr>
        <w:pStyle w:val="NormalIndent"/>
        <w:numPr>
          <w:ilvl w:val="0"/>
          <w:numId w:val="22"/>
        </w:numPr>
      </w:pPr>
      <w:r>
        <w:t>Requests the preferred languages to use when selecting common names.  The user is able to select one or more languages in an order of priority.  Information is stored in the Language.Priority field.</w:t>
      </w:r>
    </w:p>
    <w:p w14:paraId="48DA429F" w14:textId="77777777" w:rsidR="00E35DDE" w:rsidRDefault="00E35DDE" w:rsidP="00E35DDE">
      <w:pPr>
        <w:pStyle w:val="NormalIndent"/>
        <w:numPr>
          <w:ilvl w:val="0"/>
          <w:numId w:val="22"/>
        </w:numPr>
      </w:pPr>
      <w:r>
        <w:t>Allows the user to specify the seed for Conservation_Job.Job_Number.  This forms an input into the script which sets up the database.</w:t>
      </w:r>
    </w:p>
    <w:p w14:paraId="783ABCBA" w14:textId="77777777" w:rsidR="00E35DDE" w:rsidRDefault="00E35DDE" w:rsidP="00E35DDE">
      <w:pPr>
        <w:pStyle w:val="NormalIndent"/>
      </w:pPr>
      <w:r>
        <w:t>The installation kit runs a script to update the database structure to include the new tables, relationships and stored procedures.</w:t>
      </w:r>
    </w:p>
    <w:p w14:paraId="00672C27" w14:textId="77777777" w:rsidR="00E35DDE" w:rsidRDefault="00E35DDE" w:rsidP="00E35DDE">
      <w:pPr>
        <w:pStyle w:val="NormalIndent"/>
      </w:pPr>
      <w:r>
        <w:t>The installation kit then imports system data into the new tables from csv files.  In addition, data is imported into the existing tables:</w:t>
      </w:r>
    </w:p>
    <w:p w14:paraId="11157BF5" w14:textId="77777777" w:rsidR="00E35DDE" w:rsidRDefault="00E35DDE" w:rsidP="00E35DDE">
      <w:pPr>
        <w:pStyle w:val="NormalIndent"/>
        <w:numPr>
          <w:ilvl w:val="0"/>
          <w:numId w:val="23"/>
        </w:numPr>
      </w:pPr>
      <w:r>
        <w:t>a</w:t>
      </w:r>
      <w:r w:rsidR="00C7766F">
        <w:t>dd</w:t>
      </w:r>
      <w:r>
        <w:t>s</w:t>
      </w:r>
      <w:r w:rsidR="00C7766F">
        <w:t xml:space="preserve"> Re-determination and Nomeclature Change to the Determination Type term list.</w:t>
      </w:r>
    </w:p>
    <w:p w14:paraId="00412ACB" w14:textId="77777777" w:rsidR="00E35DDE" w:rsidRDefault="00E35DDE" w:rsidP="00E35DDE">
      <w:pPr>
        <w:pStyle w:val="NormalIndent"/>
        <w:numPr>
          <w:ilvl w:val="0"/>
          <w:numId w:val="23"/>
        </w:numPr>
      </w:pPr>
      <w:r>
        <w:t>a</w:t>
      </w:r>
      <w:r w:rsidR="003B29DF">
        <w:t>dd a system individual ‘Unknown’</w:t>
      </w:r>
    </w:p>
    <w:p w14:paraId="5F1365D9" w14:textId="77777777" w:rsidR="00E35DDE" w:rsidRDefault="00E35DDE" w:rsidP="00E35DDE">
      <w:pPr>
        <w:pStyle w:val="NormalIndent"/>
        <w:numPr>
          <w:ilvl w:val="0"/>
          <w:numId w:val="23"/>
        </w:numPr>
      </w:pPr>
      <w:r>
        <w:t>Insert new records in the Database_Relationship table in order to allow the export and import of collections data using the Access zip format.</w:t>
      </w:r>
      <w:r w:rsidR="006F20CB">
        <w:t xml:space="preserve">  The records inserted do not enable the export and import of movements data.</w:t>
      </w:r>
    </w:p>
    <w:p w14:paraId="06371966" w14:textId="77777777" w:rsidR="00E35DDE" w:rsidRDefault="00E35DDE" w:rsidP="00E35DDE">
      <w:pPr>
        <w:pStyle w:val="NormalIndent"/>
      </w:pPr>
      <w:r>
        <w:t>The client install kit is run on each client installation and installs the required addins.</w:t>
      </w:r>
    </w:p>
    <w:p w14:paraId="0AD610C9" w14:textId="77777777" w:rsidR="002C2E8F" w:rsidRDefault="002C2E8F" w:rsidP="00840903">
      <w:pPr>
        <w:pStyle w:val="Heading2"/>
      </w:pPr>
      <w:bookmarkStart w:id="915" w:name="_Toc292879142"/>
      <w:r>
        <w:t>Thesaurus Editor Installation</w:t>
      </w:r>
      <w:bookmarkEnd w:id="915"/>
    </w:p>
    <w:p w14:paraId="514EA15F" w14:textId="77777777" w:rsidR="002C2E8F" w:rsidRPr="00880DF2" w:rsidRDefault="002C2E8F" w:rsidP="002C2E8F">
      <w:pPr>
        <w:pStyle w:val="NormalIndent"/>
      </w:pPr>
      <w:r>
        <w:t>The Thesaurus Editor installation is managed using the standard addin installation procedure built into Recorder 6.  During the installation process, the user is prompted to select whether the Thesaurus Editor is used to generate system supplied information or not.</w:t>
      </w:r>
    </w:p>
    <w:p w14:paraId="509195BF" w14:textId="77777777" w:rsidR="005F68D0" w:rsidRDefault="005F68D0" w:rsidP="00840903">
      <w:pPr>
        <w:pStyle w:val="Heading2"/>
      </w:pPr>
      <w:bookmarkStart w:id="916" w:name="_Toc292879143"/>
      <w:r>
        <w:t>Installation Instructions</w:t>
      </w:r>
      <w:bookmarkEnd w:id="916"/>
    </w:p>
    <w:p w14:paraId="7C2AB13A" w14:textId="77777777" w:rsidR="005F68D0" w:rsidRDefault="005F68D0" w:rsidP="005F68D0">
      <w:pPr>
        <w:pStyle w:val="NormalIndent"/>
      </w:pPr>
      <w:r>
        <w:t>To install the Collections Moudle, the user must perform the following steps:</w:t>
      </w:r>
    </w:p>
    <w:p w14:paraId="0CDDED0B" w14:textId="77777777" w:rsidR="005F68D0" w:rsidRDefault="005F68D0" w:rsidP="005F68D0">
      <w:pPr>
        <w:pStyle w:val="NormalIndent"/>
        <w:numPr>
          <w:ilvl w:val="0"/>
          <w:numId w:val="28"/>
        </w:numPr>
      </w:pPr>
      <w:r>
        <w:t>Install Recorder 6.</w:t>
      </w:r>
    </w:p>
    <w:p w14:paraId="38DB72EC" w14:textId="77777777" w:rsidR="005F68D0" w:rsidRDefault="005F68D0" w:rsidP="005F68D0">
      <w:pPr>
        <w:pStyle w:val="NormalIndent"/>
        <w:numPr>
          <w:ilvl w:val="0"/>
          <w:numId w:val="28"/>
        </w:numPr>
      </w:pPr>
      <w:r>
        <w:t>Upgrade Recorder 6 to the latest version.</w:t>
      </w:r>
    </w:p>
    <w:p w14:paraId="55D49CDA" w14:textId="77777777" w:rsidR="005F68D0" w:rsidRDefault="005F68D0" w:rsidP="005F68D0">
      <w:pPr>
        <w:pStyle w:val="NormalIndent"/>
        <w:numPr>
          <w:ilvl w:val="0"/>
          <w:numId w:val="28"/>
        </w:numPr>
      </w:pPr>
      <w:r>
        <w:t>Run the Server installation process on the SQL Server.</w:t>
      </w:r>
    </w:p>
    <w:p w14:paraId="58923E38" w14:textId="77777777" w:rsidR="005F68D0" w:rsidRPr="005F68D0" w:rsidRDefault="005F68D0" w:rsidP="005F68D0">
      <w:pPr>
        <w:pStyle w:val="NormalIndent"/>
        <w:numPr>
          <w:ilvl w:val="0"/>
          <w:numId w:val="28"/>
        </w:numPr>
      </w:pPr>
      <w:r>
        <w:lastRenderedPageBreak/>
        <w:t>Run the Client installation process, once on each client.</w:t>
      </w:r>
    </w:p>
    <w:p w14:paraId="7D69E12D" w14:textId="77777777" w:rsidR="001E28AB" w:rsidRDefault="001E28AB" w:rsidP="00840903">
      <w:pPr>
        <w:pStyle w:val="Heading1"/>
      </w:pPr>
      <w:bookmarkStart w:id="917" w:name="_Toc292879144"/>
      <w:r>
        <w:lastRenderedPageBreak/>
        <w:t>Development Solutions</w:t>
      </w:r>
      <w:bookmarkEnd w:id="743"/>
      <w:bookmarkEnd w:id="917"/>
    </w:p>
    <w:p w14:paraId="61F07EB2" w14:textId="77777777" w:rsidR="001E05C5" w:rsidRDefault="001E05C5" w:rsidP="00840903">
      <w:pPr>
        <w:pStyle w:val="Heading2"/>
      </w:pPr>
      <w:bookmarkStart w:id="918" w:name="_Toc292879145"/>
      <w:bookmarkEnd w:id="744"/>
      <w:r>
        <w:t>System Configuration</w:t>
      </w:r>
      <w:bookmarkEnd w:id="918"/>
    </w:p>
    <w:p w14:paraId="62395C89" w14:textId="77777777" w:rsidR="00E932DF" w:rsidRDefault="00E932DF" w:rsidP="00840903">
      <w:pPr>
        <w:pStyle w:val="Heading3"/>
      </w:pPr>
      <w:bookmarkStart w:id="919" w:name="_Ref272158237"/>
      <w:bookmarkStart w:id="920" w:name="_Toc292879146"/>
      <w:r>
        <w:t>Registry Settings</w:t>
      </w:r>
      <w:bookmarkEnd w:id="919"/>
      <w:bookmarkEnd w:id="920"/>
    </w:p>
    <w:p w14:paraId="4D9FE6DC" w14:textId="77777777" w:rsidR="00E932DF" w:rsidRDefault="00E932DF" w:rsidP="00E932DF">
      <w:pPr>
        <w:pStyle w:val="NormalIndent"/>
      </w:pPr>
      <w:r>
        <w:t>The following table illustrates the registry settings used by the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921" w:author="Andrew Kemp" w:date="2017-10-10T17:1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78"/>
        <w:gridCol w:w="7561"/>
        <w:tblGridChange w:id="922">
          <w:tblGrid>
            <w:gridCol w:w="2178"/>
            <w:gridCol w:w="7561"/>
          </w:tblGrid>
        </w:tblGridChange>
      </w:tblGrid>
      <w:tr w:rsidR="007C1EAA" w14:paraId="51F7B3FB" w14:textId="77777777" w:rsidTr="00080A42">
        <w:tc>
          <w:tcPr>
            <w:tcW w:w="2178" w:type="dxa"/>
            <w:tcPrChange w:id="923" w:author="Andrew Kemp" w:date="2017-10-10T17:16:00Z">
              <w:tcPr>
                <w:tcW w:w="2178" w:type="dxa"/>
              </w:tcPr>
            </w:tcPrChange>
          </w:tcPr>
          <w:p w14:paraId="0A685FC4" w14:textId="77777777" w:rsidR="007C1EAA" w:rsidRDefault="007C1EAA" w:rsidP="00E932DF">
            <w:pPr>
              <w:pStyle w:val="TableColumnTitle"/>
            </w:pPr>
            <w:r>
              <w:t>Value</w:t>
            </w:r>
          </w:p>
        </w:tc>
        <w:tc>
          <w:tcPr>
            <w:tcW w:w="7561" w:type="dxa"/>
            <w:tcPrChange w:id="924" w:author="Andrew Kemp" w:date="2017-10-10T17:16:00Z">
              <w:tcPr>
                <w:tcW w:w="7787" w:type="dxa"/>
              </w:tcPr>
            </w:tcPrChange>
          </w:tcPr>
          <w:p w14:paraId="612E8D83" w14:textId="77777777" w:rsidR="007C1EAA" w:rsidRDefault="007C1EAA" w:rsidP="00E932DF">
            <w:pPr>
              <w:pStyle w:val="TableColumnTitle"/>
            </w:pPr>
            <w:r>
              <w:t>Description</w:t>
            </w:r>
          </w:p>
        </w:tc>
      </w:tr>
      <w:tr w:rsidR="00781930" w14:paraId="3FF1F1E6" w14:textId="77777777" w:rsidTr="00080A42">
        <w:tc>
          <w:tcPr>
            <w:tcW w:w="9739" w:type="dxa"/>
            <w:gridSpan w:val="2"/>
            <w:tcPrChange w:id="925" w:author="Andrew Kemp" w:date="2017-10-10T17:16:00Z">
              <w:tcPr>
                <w:tcW w:w="9965" w:type="dxa"/>
                <w:gridSpan w:val="2"/>
              </w:tcPr>
            </w:tcPrChange>
          </w:tcPr>
          <w:p w14:paraId="26C07269" w14:textId="77777777" w:rsidR="00781930" w:rsidRPr="00D87EF4" w:rsidRDefault="007C1EAA" w:rsidP="00E932DF">
            <w:pPr>
              <w:pStyle w:val="TableRow"/>
              <w:rPr>
                <w:i/>
              </w:rPr>
            </w:pPr>
            <w:r w:rsidRPr="00D87EF4">
              <w:rPr>
                <w:i/>
              </w:rPr>
              <w:t>HKEY_CURRENT_USER\Software\Dorset Software\Collections Module</w:t>
            </w:r>
          </w:p>
        </w:tc>
      </w:tr>
      <w:tr w:rsidR="00FE2964" w14:paraId="068D3568" w14:textId="77777777" w:rsidTr="00080A42">
        <w:tc>
          <w:tcPr>
            <w:tcW w:w="2178" w:type="dxa"/>
            <w:tcPrChange w:id="926" w:author="Andrew Kemp" w:date="2017-10-10T17:16:00Z">
              <w:tcPr>
                <w:tcW w:w="2178" w:type="dxa"/>
              </w:tcPr>
            </w:tcPrChange>
          </w:tcPr>
          <w:p w14:paraId="3FD9D088" w14:textId="77777777" w:rsidR="00FE2964" w:rsidRPr="00FE2964" w:rsidRDefault="00FE2964" w:rsidP="00443E89">
            <w:pPr>
              <w:pStyle w:val="TableRow"/>
            </w:pPr>
            <w:r w:rsidRPr="00FE2964">
              <w:t>Collections Browser View Type</w:t>
            </w:r>
          </w:p>
        </w:tc>
        <w:tc>
          <w:tcPr>
            <w:tcW w:w="7561" w:type="dxa"/>
            <w:tcPrChange w:id="927" w:author="Andrew Kemp" w:date="2017-10-10T17:16:00Z">
              <w:tcPr>
                <w:tcW w:w="7787" w:type="dxa"/>
              </w:tcPr>
            </w:tcPrChange>
          </w:tcPr>
          <w:p w14:paraId="2221D24A" w14:textId="77777777" w:rsidR="00FE2964" w:rsidRDefault="00443E89" w:rsidP="00443E89">
            <w:pPr>
              <w:pStyle w:val="TableRow"/>
            </w:pPr>
            <w:r>
              <w:t>View type name for the user’s last selection in the View Type combo box on the Collections Browser.</w:t>
            </w:r>
          </w:p>
        </w:tc>
      </w:tr>
      <w:tr w:rsidR="007C1EAA" w:rsidDel="00080A42" w14:paraId="7520AAF7" w14:textId="1D28E518" w:rsidTr="00080A42">
        <w:tc>
          <w:tcPr>
            <w:tcW w:w="2178" w:type="dxa"/>
            <w:tcPrChange w:id="928" w:author="Andrew Kemp" w:date="2017-10-10T17:16:00Z">
              <w:tcPr>
                <w:tcW w:w="2178" w:type="dxa"/>
              </w:tcPr>
            </w:tcPrChange>
          </w:tcPr>
          <w:p w14:paraId="7246860F" w14:textId="7BF18D50" w:rsidR="007C1EAA" w:rsidDel="00080A42" w:rsidRDefault="007C1EAA" w:rsidP="00A3574C">
            <w:pPr>
              <w:pStyle w:val="TableRow"/>
              <w:rPr>
                <w:moveFrom w:id="929" w:author="Andrew Kemp" w:date="2017-10-10T17:16:00Z"/>
              </w:rPr>
            </w:pPr>
            <w:moveFromRangeStart w:id="930" w:author="Andrew Kemp" w:date="2017-10-10T17:16:00Z" w:name="move495419142"/>
            <w:moveFrom w:id="931" w:author="Andrew Kemp" w:date="2017-10-10T17:16:00Z">
              <w:r w:rsidDel="00080A42">
                <w:t>Domain Mask</w:t>
              </w:r>
            </w:moveFrom>
          </w:p>
        </w:tc>
        <w:tc>
          <w:tcPr>
            <w:tcW w:w="7561" w:type="dxa"/>
            <w:tcPrChange w:id="932" w:author="Andrew Kemp" w:date="2017-10-10T17:16:00Z">
              <w:tcPr>
                <w:tcW w:w="7787" w:type="dxa"/>
              </w:tcPr>
            </w:tcPrChange>
          </w:tcPr>
          <w:p w14:paraId="1691DEE5" w14:textId="029805F3" w:rsidR="007C1EAA" w:rsidDel="00080A42" w:rsidRDefault="007C1EAA" w:rsidP="00A3574C">
            <w:pPr>
              <w:pStyle w:val="TableRow"/>
              <w:rPr>
                <w:moveFrom w:id="933" w:author="Andrew Kemp" w:date="2017-10-10T17:16:00Z"/>
              </w:rPr>
            </w:pPr>
            <w:moveFrom w:id="934" w:author="Andrew Kemp" w:date="2017-10-10T17:16:00Z">
              <w:r w:rsidDel="00080A42">
                <w:t>Users current domain mask.  This is 32 bit integer, bits are a subset of the domains that they have browse access to and have selected in the domain filter options.</w:t>
              </w:r>
            </w:moveFrom>
          </w:p>
        </w:tc>
      </w:tr>
      <w:moveFromRangeEnd w:id="930"/>
      <w:tr w:rsidR="007C1EAA" w14:paraId="614E297E" w14:textId="77777777" w:rsidTr="00080A42">
        <w:tc>
          <w:tcPr>
            <w:tcW w:w="2178" w:type="dxa"/>
            <w:tcPrChange w:id="935" w:author="Andrew Kemp" w:date="2017-10-10T17:16:00Z">
              <w:tcPr>
                <w:tcW w:w="2178" w:type="dxa"/>
              </w:tcPr>
            </w:tcPrChange>
          </w:tcPr>
          <w:p w14:paraId="014BB348" w14:textId="77777777" w:rsidR="007C1EAA" w:rsidRPr="00B92972" w:rsidRDefault="007C1EAA" w:rsidP="00A3574C">
            <w:pPr>
              <w:pStyle w:val="TableRow"/>
            </w:pPr>
            <w:r w:rsidRPr="00B92972">
              <w:t>Include Hierarchy Synonyms</w:t>
            </w:r>
          </w:p>
        </w:tc>
        <w:tc>
          <w:tcPr>
            <w:tcW w:w="7561" w:type="dxa"/>
            <w:tcPrChange w:id="936" w:author="Andrew Kemp" w:date="2017-10-10T17:16:00Z">
              <w:tcPr>
                <w:tcW w:w="7787" w:type="dxa"/>
              </w:tcPr>
            </w:tcPrChange>
          </w:tcPr>
          <w:p w14:paraId="502973D9" w14:textId="77777777" w:rsidR="007C1EAA" w:rsidRDefault="007C1EAA" w:rsidP="00A3574C">
            <w:pPr>
              <w:pStyle w:val="TableRow"/>
            </w:pPr>
            <w:r>
              <w:t>Flag indicating if ancestor hierarchies include those for synonyms of a selected term (1) or not (0).  Set using the Select Lineage dialog.</w:t>
            </w:r>
          </w:p>
        </w:tc>
      </w:tr>
      <w:tr w:rsidR="005E522E" w14:paraId="772F9B92" w14:textId="77777777" w:rsidTr="00080A42">
        <w:tc>
          <w:tcPr>
            <w:tcW w:w="2178" w:type="dxa"/>
            <w:tcPrChange w:id="937" w:author="Andrew Kemp" w:date="2017-10-10T17:16:00Z">
              <w:tcPr>
                <w:tcW w:w="2178" w:type="dxa"/>
              </w:tcPr>
            </w:tcPrChange>
          </w:tcPr>
          <w:p w14:paraId="0E9AAE07" w14:textId="77777777" w:rsidR="005E522E" w:rsidRPr="00B92972" w:rsidRDefault="005E522E" w:rsidP="00A3574C">
            <w:pPr>
              <w:pStyle w:val="TableRow"/>
            </w:pPr>
            <w:r>
              <w:t>Last Thesaurus Concept Group</w:t>
            </w:r>
          </w:p>
        </w:tc>
        <w:tc>
          <w:tcPr>
            <w:tcW w:w="7561" w:type="dxa"/>
            <w:tcPrChange w:id="938" w:author="Andrew Kemp" w:date="2017-10-10T17:16:00Z">
              <w:tcPr>
                <w:tcW w:w="7787" w:type="dxa"/>
              </w:tcPr>
            </w:tcPrChange>
          </w:tcPr>
          <w:p w14:paraId="5F13018E" w14:textId="77777777" w:rsidR="005E522E" w:rsidRDefault="005E522E" w:rsidP="00A3574C">
            <w:pPr>
              <w:pStyle w:val="TableRow"/>
            </w:pPr>
            <w:r>
              <w:t>Key of the last concept group displayed in the Thesaurus Browser.  Used to default the domain and concept group combo boxes.</w:t>
            </w:r>
            <w:r w:rsidR="002D5FE2">
              <w:t xml:space="preserve">  If this value has a * as the first character, then it refers to a concept group version key.</w:t>
            </w:r>
          </w:p>
        </w:tc>
      </w:tr>
      <w:tr w:rsidR="001B0005" w14:paraId="253B507C" w14:textId="77777777" w:rsidTr="00080A42">
        <w:tc>
          <w:tcPr>
            <w:tcW w:w="2178" w:type="dxa"/>
            <w:tcPrChange w:id="939" w:author="Andrew Kemp" w:date="2017-10-10T17:16:00Z">
              <w:tcPr>
                <w:tcW w:w="2178" w:type="dxa"/>
              </w:tcPr>
            </w:tcPrChange>
          </w:tcPr>
          <w:p w14:paraId="78701AF5" w14:textId="77777777" w:rsidR="001B0005" w:rsidRPr="00B92972" w:rsidRDefault="001B0005" w:rsidP="00CD1138">
            <w:pPr>
              <w:pStyle w:val="TableRow"/>
            </w:pPr>
            <w:r>
              <w:t>Show Recorder Specimens Tab</w:t>
            </w:r>
          </w:p>
        </w:tc>
        <w:tc>
          <w:tcPr>
            <w:tcW w:w="7561" w:type="dxa"/>
            <w:tcPrChange w:id="940" w:author="Andrew Kemp" w:date="2017-10-10T17:16:00Z">
              <w:tcPr>
                <w:tcW w:w="7787" w:type="dxa"/>
              </w:tcPr>
            </w:tcPrChange>
          </w:tcPr>
          <w:p w14:paraId="7FC730FF" w14:textId="77777777" w:rsidR="001B0005" w:rsidRDefault="001B0005" w:rsidP="001B0005">
            <w:pPr>
              <w:pStyle w:val="TableRow"/>
            </w:pPr>
            <w:r>
              <w:t>Flag indicating whether Recorder’s built-in Specimens tab is displayed in addition to the Collections Module’s Specimens tab in Recorder’s Sample Details screen.</w:t>
            </w:r>
          </w:p>
          <w:p w14:paraId="17AF9A8E" w14:textId="77777777" w:rsidR="001B0005" w:rsidRDefault="001B0005" w:rsidP="001B0005">
            <w:pPr>
              <w:pStyle w:val="TableRow"/>
            </w:pPr>
            <w:r>
              <w:t>1 = Recorder’s Specimens tab is displayed (and renamed “Recorder Specimens”)</w:t>
            </w:r>
          </w:p>
          <w:p w14:paraId="46C8ED10" w14:textId="77777777" w:rsidR="001B0005" w:rsidRDefault="001B0005" w:rsidP="001B0005">
            <w:pPr>
              <w:pStyle w:val="TableRow"/>
            </w:pPr>
            <w:r>
              <w:t xml:space="preserve">0 = Recorder’s Specimens tab is not displayed. </w:t>
            </w:r>
          </w:p>
        </w:tc>
      </w:tr>
      <w:tr w:rsidR="00080A42" w14:paraId="175D2D28" w14:textId="77777777" w:rsidTr="00080A42">
        <w:trPr>
          <w:ins w:id="941" w:author="Andrew Kemp" w:date="2017-10-10T17:15:00Z"/>
        </w:trPr>
        <w:tc>
          <w:tcPr>
            <w:tcW w:w="9739" w:type="dxa"/>
            <w:gridSpan w:val="2"/>
            <w:tcPrChange w:id="942" w:author="Andrew Kemp" w:date="2017-10-10T17:16:00Z">
              <w:tcPr>
                <w:tcW w:w="9965" w:type="dxa"/>
                <w:gridSpan w:val="2"/>
              </w:tcPr>
            </w:tcPrChange>
          </w:tcPr>
          <w:p w14:paraId="2A21D5F5" w14:textId="28447AC8" w:rsidR="00080A42" w:rsidRDefault="00080A42" w:rsidP="00E932DF">
            <w:pPr>
              <w:pStyle w:val="TableRow"/>
              <w:rPr>
                <w:ins w:id="943" w:author="Andrew Kemp" w:date="2017-10-10T17:16:00Z"/>
              </w:rPr>
            </w:pPr>
            <w:ins w:id="944" w:author="Andrew Kemp" w:date="2017-10-10T17:15:00Z">
              <w:r w:rsidRPr="00D87EF4">
                <w:rPr>
                  <w:i/>
                </w:rPr>
                <w:t>HKEY_CURRENT_USER\Software\Dorset Software\Collections Module</w:t>
              </w:r>
              <w:r>
                <w:rPr>
                  <w:i/>
                </w:rPr>
                <w:t>\</w:t>
              </w:r>
            </w:ins>
            <w:ins w:id="945" w:author="Andrew Kemp" w:date="2017-10-10T17:23:00Z">
              <w:r w:rsidR="00D148DD">
                <w:rPr>
                  <w:i/>
                </w:rPr>
                <w:t>Users\</w:t>
              </w:r>
            </w:ins>
            <w:ins w:id="946" w:author="Andrew Kemp" w:date="2017-10-10T17:15:00Z">
              <w:r w:rsidRPr="00080A42">
                <w:t>&lt;</w:t>
              </w:r>
              <w:r>
                <w:rPr>
                  <w:i/>
                </w:rPr>
                <w:t>Name_Key</w:t>
              </w:r>
              <w:r w:rsidRPr="00080A42">
                <w:t>&gt;</w:t>
              </w:r>
            </w:ins>
          </w:p>
          <w:p w14:paraId="68D6E6B2" w14:textId="6F19E5B4" w:rsidR="00080A42" w:rsidRDefault="00080A42" w:rsidP="00E932DF">
            <w:pPr>
              <w:pStyle w:val="TableRow"/>
              <w:rPr>
                <w:ins w:id="947" w:author="Andrew Kemp" w:date="2017-10-10T17:15:00Z"/>
              </w:rPr>
            </w:pPr>
            <w:ins w:id="948" w:author="Andrew Kemp" w:date="2017-10-10T17:16:00Z">
              <w:r>
                <w:t>Where &lt;Name_Key&gt; identifies the current user of Recorder.</w:t>
              </w:r>
            </w:ins>
          </w:p>
        </w:tc>
      </w:tr>
      <w:tr w:rsidR="00080A42" w14:paraId="45AB4F0D" w14:textId="77777777" w:rsidTr="00080A42">
        <w:tc>
          <w:tcPr>
            <w:tcW w:w="2178" w:type="dxa"/>
          </w:tcPr>
          <w:p w14:paraId="44E97B77" w14:textId="77777777" w:rsidR="00080A42" w:rsidRDefault="00080A42" w:rsidP="00996FC9">
            <w:pPr>
              <w:pStyle w:val="TableRow"/>
              <w:rPr>
                <w:moveTo w:id="949" w:author="Andrew Kemp" w:date="2017-10-10T17:16:00Z"/>
              </w:rPr>
            </w:pPr>
            <w:moveToRangeStart w:id="950" w:author="Andrew Kemp" w:date="2017-10-10T17:16:00Z" w:name="move495419142"/>
            <w:moveTo w:id="951" w:author="Andrew Kemp" w:date="2017-10-10T17:16:00Z">
              <w:r>
                <w:t>Domain Mask</w:t>
              </w:r>
            </w:moveTo>
          </w:p>
        </w:tc>
        <w:tc>
          <w:tcPr>
            <w:tcW w:w="7561" w:type="dxa"/>
          </w:tcPr>
          <w:p w14:paraId="4B312605" w14:textId="77777777" w:rsidR="00080A42" w:rsidRDefault="00080A42" w:rsidP="00996FC9">
            <w:pPr>
              <w:pStyle w:val="TableRow"/>
              <w:rPr>
                <w:ins w:id="952" w:author="Andrew Kemp" w:date="2017-10-10T17:17:00Z"/>
              </w:rPr>
            </w:pPr>
            <w:moveTo w:id="953" w:author="Andrew Kemp" w:date="2017-10-10T17:16:00Z">
              <w:r>
                <w:t>User</w:t>
              </w:r>
            </w:moveTo>
            <w:ins w:id="954" w:author="Andrew Kemp" w:date="2017-10-10T17:17:00Z">
              <w:r>
                <w:t>’</w:t>
              </w:r>
            </w:ins>
            <w:moveTo w:id="955" w:author="Andrew Kemp" w:date="2017-10-10T17:16:00Z">
              <w:r>
                <w:t>s current domain mask.  This is 32 bit integer, bits are a subset of the domains that they have browse access to and have selected in the domain filter options.</w:t>
              </w:r>
            </w:moveTo>
          </w:p>
          <w:p w14:paraId="4C326DCE" w14:textId="25C39C33" w:rsidR="00080A42" w:rsidRDefault="00080A42" w:rsidP="00080A42">
            <w:pPr>
              <w:pStyle w:val="TableRow"/>
              <w:rPr>
                <w:moveTo w:id="956" w:author="Andrew Kemp" w:date="2017-10-10T17:16:00Z"/>
              </w:rPr>
            </w:pPr>
            <w:ins w:id="957" w:author="Andrew Kemp" w:date="2017-10-10T17:17:00Z">
              <w:r>
                <w:t xml:space="preserve">(Bits that are </w:t>
              </w:r>
            </w:ins>
            <w:ins w:id="958" w:author="Andrew Kemp" w:date="2017-10-10T17:18:00Z">
              <w:r w:rsidRPr="00080A42">
                <w:rPr>
                  <w:i/>
                </w:rPr>
                <w:t>clear</w:t>
              </w:r>
              <w:r>
                <w:t xml:space="preserve"> </w:t>
              </w:r>
            </w:ins>
            <w:ins w:id="959" w:author="Andrew Kemp" w:date="2017-10-10T17:17:00Z">
              <w:r>
                <w:t xml:space="preserve">in this word </w:t>
              </w:r>
            </w:ins>
            <w:ins w:id="960" w:author="Andrew Kemp" w:date="2017-10-10T17:18:00Z">
              <w:r>
                <w:t>correspond to domains that are selected in the domain filter options.)</w:t>
              </w:r>
            </w:ins>
          </w:p>
        </w:tc>
      </w:tr>
      <w:moveToRangeEnd w:id="950"/>
      <w:tr w:rsidR="00781930" w14:paraId="557E5CE9" w14:textId="77777777" w:rsidTr="00080A42">
        <w:tc>
          <w:tcPr>
            <w:tcW w:w="9739" w:type="dxa"/>
            <w:gridSpan w:val="2"/>
          </w:tcPr>
          <w:p w14:paraId="6F8B7E6F" w14:textId="77777777" w:rsidR="00781930" w:rsidRPr="007C1EAA" w:rsidRDefault="007C1EAA" w:rsidP="00E932DF">
            <w:pPr>
              <w:pStyle w:val="TableRow"/>
            </w:pPr>
            <w:r>
              <w:t>HKEY_LOCAL_MACHINE\</w:t>
            </w:r>
            <w:r w:rsidRPr="007C1EAA">
              <w:t>SOFTWARE\Dorset Software\Collections Module</w:t>
            </w:r>
          </w:p>
        </w:tc>
      </w:tr>
      <w:tr w:rsidR="007C1EAA" w14:paraId="318A2F45" w14:textId="77777777" w:rsidTr="00080A42">
        <w:tc>
          <w:tcPr>
            <w:tcW w:w="2178" w:type="dxa"/>
          </w:tcPr>
          <w:p w14:paraId="6BBF48C2" w14:textId="77777777" w:rsidR="007C1EAA" w:rsidRDefault="002319DC" w:rsidP="00A3574C">
            <w:pPr>
              <w:pStyle w:val="TableRow"/>
            </w:pPr>
            <w:r>
              <w:t xml:space="preserve">Standard Report </w:t>
            </w:r>
            <w:r w:rsidR="007C1EAA">
              <w:t>Template Path</w:t>
            </w:r>
          </w:p>
        </w:tc>
        <w:tc>
          <w:tcPr>
            <w:tcW w:w="7561" w:type="dxa"/>
          </w:tcPr>
          <w:p w14:paraId="24572CD2" w14:textId="77777777" w:rsidR="007C1EAA" w:rsidRDefault="007C1EAA" w:rsidP="00A3574C">
            <w:pPr>
              <w:pStyle w:val="TableRow"/>
            </w:pPr>
            <w:r>
              <w:t>Location of the report output fragments that are used to construct the standard reports for the Collections Module.</w:t>
            </w:r>
          </w:p>
          <w:p w14:paraId="3F5F2EF5" w14:textId="77777777" w:rsidR="002319DC" w:rsidRDefault="002319DC" w:rsidP="00A3574C">
            <w:pPr>
              <w:pStyle w:val="TableRow"/>
            </w:pPr>
            <w:r>
              <w:lastRenderedPageBreak/>
              <w:t>Inside the folder identified, one or more sub folders are present that each identify a file output type.  Each sub-folder contains a file, FileTypes.ini, plus a complete set of the report output fragment files with content appropriate to the folder’s output type.  The FileTypes.ini file contains a single line which is the file type name + ‘|’ + the file extension.</w:t>
            </w:r>
          </w:p>
          <w:p w14:paraId="41994F76" w14:textId="77777777" w:rsidR="002319DC" w:rsidRDefault="002319DC" w:rsidP="00A3574C">
            <w:pPr>
              <w:pStyle w:val="TableRow"/>
            </w:pPr>
            <w:r>
              <w:t>The collections module is supplied with a single file output folder for HTML files.</w:t>
            </w:r>
          </w:p>
        </w:tc>
      </w:tr>
      <w:tr w:rsidR="00AD3149" w14:paraId="5B38CC7A" w14:textId="77777777" w:rsidTr="00080A42">
        <w:tc>
          <w:tcPr>
            <w:tcW w:w="2178" w:type="dxa"/>
          </w:tcPr>
          <w:p w14:paraId="1D4435E5" w14:textId="77777777" w:rsidR="00AD3149" w:rsidRDefault="00AD3149" w:rsidP="00A3574C">
            <w:pPr>
              <w:pStyle w:val="TableRow"/>
            </w:pPr>
            <w:r>
              <w:lastRenderedPageBreak/>
              <w:t>Quick Entry Form View</w:t>
            </w:r>
          </w:p>
        </w:tc>
        <w:tc>
          <w:tcPr>
            <w:tcW w:w="7561" w:type="dxa"/>
          </w:tcPr>
          <w:p w14:paraId="5CD46523" w14:textId="77777777" w:rsidR="00AD3149" w:rsidRDefault="00AD3149" w:rsidP="00A3574C">
            <w:pPr>
              <w:pStyle w:val="TableRow"/>
            </w:pPr>
            <w:r>
              <w:t>Boolean value indicating that the quick entry system should display data in the form view (1) or grid view (0).</w:t>
            </w:r>
          </w:p>
        </w:tc>
      </w:tr>
      <w:tr w:rsidR="00781930" w14:paraId="55E4C51A" w14:textId="77777777" w:rsidTr="00080A42">
        <w:tc>
          <w:tcPr>
            <w:tcW w:w="9739" w:type="dxa"/>
            <w:gridSpan w:val="2"/>
          </w:tcPr>
          <w:p w14:paraId="2D093937" w14:textId="77777777" w:rsidR="00781930" w:rsidRPr="00D87EF4" w:rsidRDefault="007C1EAA" w:rsidP="00E932DF">
            <w:pPr>
              <w:pStyle w:val="TableRow"/>
              <w:rPr>
                <w:i/>
                <w:iCs/>
              </w:rPr>
            </w:pPr>
            <w:r w:rsidRPr="00D87EF4">
              <w:rPr>
                <w:i/>
                <w:iCs/>
              </w:rPr>
              <w:t>HKEY_CURRENT_USER\</w:t>
            </w:r>
            <w:r w:rsidR="00030227" w:rsidRPr="00D87EF4">
              <w:rPr>
                <w:i/>
                <w:iCs/>
              </w:rPr>
              <w:t>Software\JNCC\Recorder\Settings</w:t>
            </w:r>
          </w:p>
        </w:tc>
      </w:tr>
      <w:tr w:rsidR="007C1EAA" w14:paraId="190B06D2" w14:textId="77777777" w:rsidTr="00080A42">
        <w:tc>
          <w:tcPr>
            <w:tcW w:w="2178" w:type="dxa"/>
          </w:tcPr>
          <w:p w14:paraId="446A5348" w14:textId="77777777" w:rsidR="007C1EAA" w:rsidRPr="007C1EAA" w:rsidRDefault="007C1EAA" w:rsidP="00A3574C">
            <w:pPr>
              <w:pStyle w:val="TableRow"/>
            </w:pPr>
            <w:r w:rsidRPr="007C1EAA">
              <w:t>Dict Images Path</w:t>
            </w:r>
          </w:p>
        </w:tc>
        <w:tc>
          <w:tcPr>
            <w:tcW w:w="7561" w:type="dxa"/>
          </w:tcPr>
          <w:p w14:paraId="3E09CD05" w14:textId="77777777" w:rsidR="007C1EAA" w:rsidRDefault="002319DC" w:rsidP="00A3574C">
            <w:pPr>
              <w:pStyle w:val="TableRow"/>
            </w:pPr>
            <w:r>
              <w:t>Identifies the folder containing standard dictionary images.</w:t>
            </w:r>
          </w:p>
        </w:tc>
      </w:tr>
      <w:tr w:rsidR="007C1EAA" w14:paraId="315658D8" w14:textId="77777777" w:rsidTr="00080A42">
        <w:tc>
          <w:tcPr>
            <w:tcW w:w="2178" w:type="dxa"/>
          </w:tcPr>
          <w:p w14:paraId="57115D23" w14:textId="77777777" w:rsidR="007C1EAA" w:rsidRPr="007C1EAA" w:rsidRDefault="007C1EAA" w:rsidP="00A3574C">
            <w:pPr>
              <w:pStyle w:val="TableRow"/>
            </w:pPr>
            <w:r w:rsidRPr="007C1EAA">
              <w:t>Display Common Names</w:t>
            </w:r>
          </w:p>
        </w:tc>
        <w:tc>
          <w:tcPr>
            <w:tcW w:w="7561" w:type="dxa"/>
          </w:tcPr>
          <w:p w14:paraId="502EE00E" w14:textId="77777777" w:rsidR="007C1EAA" w:rsidRDefault="002319DC" w:rsidP="00A3574C">
            <w:pPr>
              <w:pStyle w:val="TableRow"/>
            </w:pPr>
            <w:r>
              <w:t>Identifies if common names are displayed when showing a concept or taxon name.  1=common names displayed, 0=common names not displayed.</w:t>
            </w:r>
          </w:p>
        </w:tc>
      </w:tr>
      <w:tr w:rsidR="007C1EAA" w14:paraId="3789C240" w14:textId="77777777" w:rsidTr="00080A42">
        <w:tc>
          <w:tcPr>
            <w:tcW w:w="2178" w:type="dxa"/>
          </w:tcPr>
          <w:p w14:paraId="589B358D" w14:textId="77777777" w:rsidR="007C1EAA" w:rsidRPr="007C1EAA" w:rsidRDefault="007C1EAA" w:rsidP="00A3574C">
            <w:pPr>
              <w:pStyle w:val="TableRow"/>
            </w:pPr>
            <w:r w:rsidRPr="007C1EAA">
              <w:t>Local Images File Path</w:t>
            </w:r>
          </w:p>
        </w:tc>
        <w:tc>
          <w:tcPr>
            <w:tcW w:w="7561" w:type="dxa"/>
          </w:tcPr>
          <w:p w14:paraId="55624F51" w14:textId="77777777" w:rsidR="007C1EAA" w:rsidRDefault="007C1EAA" w:rsidP="00A3574C">
            <w:pPr>
              <w:pStyle w:val="TableRow"/>
            </w:pPr>
          </w:p>
        </w:tc>
      </w:tr>
      <w:tr w:rsidR="00781930" w14:paraId="50D16C06" w14:textId="77777777" w:rsidTr="00080A42">
        <w:tc>
          <w:tcPr>
            <w:tcW w:w="9739" w:type="dxa"/>
            <w:gridSpan w:val="2"/>
          </w:tcPr>
          <w:p w14:paraId="3AEDD356" w14:textId="77777777" w:rsidR="00781930" w:rsidRPr="00D87EF4" w:rsidRDefault="007C1EAA" w:rsidP="00E932DF">
            <w:pPr>
              <w:pStyle w:val="TableRow"/>
              <w:rPr>
                <w:i/>
                <w:iCs/>
              </w:rPr>
            </w:pPr>
            <w:r w:rsidRPr="00D87EF4">
              <w:rPr>
                <w:i/>
                <w:iCs/>
              </w:rPr>
              <w:t>HKEY_LOCAL_MACHINE\</w:t>
            </w:r>
            <w:r w:rsidR="00030227" w:rsidRPr="00D87EF4">
              <w:rPr>
                <w:i/>
                <w:iCs/>
              </w:rPr>
              <w:t>SOFTWARE\JNCC\Recorder</w:t>
            </w:r>
          </w:p>
        </w:tc>
      </w:tr>
      <w:tr w:rsidR="007C1EAA" w14:paraId="575CCD81" w14:textId="77777777" w:rsidTr="00080A42">
        <w:tc>
          <w:tcPr>
            <w:tcW w:w="2178" w:type="dxa"/>
          </w:tcPr>
          <w:p w14:paraId="0D29FD98" w14:textId="77777777" w:rsidR="007C1EAA" w:rsidRPr="007C1EAA" w:rsidRDefault="007C1EAA" w:rsidP="00A3574C">
            <w:pPr>
              <w:pStyle w:val="TableRow"/>
            </w:pPr>
            <w:r w:rsidRPr="007C1EAA">
              <w:t>Local Images File Path</w:t>
            </w:r>
          </w:p>
        </w:tc>
        <w:tc>
          <w:tcPr>
            <w:tcW w:w="7561" w:type="dxa"/>
          </w:tcPr>
          <w:p w14:paraId="1EF27AC6" w14:textId="77777777" w:rsidR="007C1EAA" w:rsidRDefault="007C1EAA" w:rsidP="00A3574C">
            <w:pPr>
              <w:pStyle w:val="TableRow"/>
            </w:pPr>
          </w:p>
        </w:tc>
      </w:tr>
    </w:tbl>
    <w:p w14:paraId="1E44A3F5" w14:textId="77777777" w:rsidR="00E932DF" w:rsidRPr="00E932DF" w:rsidRDefault="00E932DF" w:rsidP="00E932DF">
      <w:pPr>
        <w:pStyle w:val="NormalIndent"/>
      </w:pPr>
    </w:p>
    <w:p w14:paraId="4A52BC87" w14:textId="77777777" w:rsidR="00E35DDE" w:rsidRDefault="00E35DDE" w:rsidP="00840903">
      <w:pPr>
        <w:pStyle w:val="Heading3"/>
      </w:pPr>
      <w:bookmarkStart w:id="961" w:name="_Toc292879147"/>
      <w:r>
        <w:t>Setting Table contents</w:t>
      </w:r>
      <w:bookmarkEnd w:id="961"/>
    </w:p>
    <w:p w14:paraId="63176EAB" w14:textId="77777777" w:rsidR="00E35DDE" w:rsidRDefault="00E35DDE" w:rsidP="00E35DDE">
      <w:pPr>
        <w:pStyle w:val="NormalIndent"/>
      </w:pPr>
      <w:r>
        <w:t>The following table illustrates the additional entries in the Setting table created by the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5357"/>
      </w:tblGrid>
      <w:tr w:rsidR="00E35DDE" w14:paraId="5A725552" w14:textId="77777777" w:rsidTr="00D87EF4">
        <w:tc>
          <w:tcPr>
            <w:tcW w:w="2178" w:type="dxa"/>
          </w:tcPr>
          <w:p w14:paraId="14FD77FB" w14:textId="77777777" w:rsidR="00E35DDE" w:rsidRDefault="00E35DDE" w:rsidP="00E35DDE">
            <w:pPr>
              <w:pStyle w:val="TableColumnTitle"/>
            </w:pPr>
            <w:r>
              <w:t>Value</w:t>
            </w:r>
          </w:p>
        </w:tc>
        <w:tc>
          <w:tcPr>
            <w:tcW w:w="5357" w:type="dxa"/>
          </w:tcPr>
          <w:p w14:paraId="5AF09433" w14:textId="77777777" w:rsidR="00E35DDE" w:rsidRDefault="00E35DDE" w:rsidP="00E35DDE">
            <w:pPr>
              <w:pStyle w:val="TableColumnTitle"/>
            </w:pPr>
            <w:r>
              <w:t>Description</w:t>
            </w:r>
          </w:p>
        </w:tc>
      </w:tr>
      <w:tr w:rsidR="00E35DDE" w14:paraId="3C273AE3" w14:textId="77777777" w:rsidTr="00D87EF4">
        <w:tc>
          <w:tcPr>
            <w:tcW w:w="2178" w:type="dxa"/>
          </w:tcPr>
          <w:p w14:paraId="6F402119" w14:textId="77777777" w:rsidR="00E35DDE" w:rsidRPr="00D87EF4" w:rsidRDefault="00DB796E" w:rsidP="00E35DDE">
            <w:pPr>
              <w:pStyle w:val="TableRow"/>
              <w:rPr>
                <w:rFonts w:eastAsia="SimSun"/>
                <w:lang w:eastAsia="zh-SG"/>
              </w:rPr>
            </w:pPr>
            <w:r w:rsidRPr="00D87EF4">
              <w:rPr>
                <w:rFonts w:eastAsia="SimSun" w:hint="eastAsia"/>
                <w:lang w:eastAsia="zh-SG"/>
              </w:rPr>
              <w:t>HoldingOrg</w:t>
            </w:r>
          </w:p>
        </w:tc>
        <w:tc>
          <w:tcPr>
            <w:tcW w:w="5357" w:type="dxa"/>
          </w:tcPr>
          <w:p w14:paraId="0A42B505" w14:textId="77777777" w:rsidR="00E35DDE" w:rsidRDefault="00E35DDE" w:rsidP="00E35DDE">
            <w:pPr>
              <w:pStyle w:val="TableRow"/>
            </w:pPr>
            <w:r>
              <w:t>Name_Key of the owner of the installation.</w:t>
            </w:r>
          </w:p>
        </w:tc>
      </w:tr>
      <w:tr w:rsidR="00E35DDE" w14:paraId="63D86AE8" w14:textId="77777777" w:rsidTr="00D87EF4">
        <w:tc>
          <w:tcPr>
            <w:tcW w:w="2178" w:type="dxa"/>
          </w:tcPr>
          <w:p w14:paraId="480AE789" w14:textId="77777777" w:rsidR="00E35DDE" w:rsidRDefault="00DB796E" w:rsidP="00E35DDE">
            <w:pPr>
              <w:pStyle w:val="TableRow"/>
            </w:pPr>
            <w:r>
              <w:t>Bar</w:t>
            </w:r>
            <w:r w:rsidR="00E35DDE">
              <w:t>Code</w:t>
            </w:r>
          </w:p>
        </w:tc>
        <w:tc>
          <w:tcPr>
            <w:tcW w:w="5357" w:type="dxa"/>
          </w:tcPr>
          <w:p w14:paraId="65616123" w14:textId="77777777" w:rsidR="00E35DDE" w:rsidRDefault="00E35DDE" w:rsidP="00E35DDE">
            <w:pPr>
              <w:pStyle w:val="TableRow"/>
            </w:pPr>
            <w:r>
              <w:t>Name of the selected bar code format.</w:t>
            </w:r>
          </w:p>
        </w:tc>
      </w:tr>
      <w:tr w:rsidR="002C2E8F" w14:paraId="243D212A" w14:textId="77777777" w:rsidTr="00D87EF4">
        <w:tc>
          <w:tcPr>
            <w:tcW w:w="2178" w:type="dxa"/>
          </w:tcPr>
          <w:p w14:paraId="008A3567" w14:textId="77777777" w:rsidR="002C2E8F" w:rsidRPr="00D87EF4" w:rsidRDefault="00DB796E" w:rsidP="00E35DDE">
            <w:pPr>
              <w:pStyle w:val="TableRow"/>
              <w:rPr>
                <w:rFonts w:eastAsia="SimSun"/>
                <w:lang w:eastAsia="zh-SG"/>
              </w:rPr>
            </w:pPr>
            <w:r w:rsidRPr="00D87EF4">
              <w:rPr>
                <w:rFonts w:eastAsia="SimSun" w:hint="eastAsia"/>
                <w:lang w:eastAsia="zh-SG"/>
              </w:rPr>
              <w:t>SystThes</w:t>
            </w:r>
          </w:p>
        </w:tc>
        <w:tc>
          <w:tcPr>
            <w:tcW w:w="5357" w:type="dxa"/>
          </w:tcPr>
          <w:p w14:paraId="512F7234" w14:textId="77777777" w:rsidR="002C2E8F" w:rsidRDefault="002C2E8F" w:rsidP="00E35DDE">
            <w:pPr>
              <w:pStyle w:val="TableRow"/>
            </w:pPr>
            <w:r>
              <w:t>Flag (1 or 0) indicating if the Thesaurus Editor generates system supplied data for new records or not.  Not present if Thesaurus Editor addin not installed.</w:t>
            </w:r>
          </w:p>
        </w:tc>
      </w:tr>
    </w:tbl>
    <w:p w14:paraId="582E1941" w14:textId="77777777" w:rsidR="00E35DDE" w:rsidRPr="00E932DF" w:rsidRDefault="00E35DDE" w:rsidP="00E35DDE">
      <w:pPr>
        <w:pStyle w:val="NormalIndent"/>
      </w:pPr>
    </w:p>
    <w:p w14:paraId="7B8BBA03" w14:textId="77777777" w:rsidR="00106511" w:rsidRDefault="00E93C02" w:rsidP="00840903">
      <w:pPr>
        <w:pStyle w:val="Heading2"/>
      </w:pPr>
      <w:r>
        <w:br w:type="page"/>
      </w:r>
      <w:bookmarkStart w:id="962" w:name="_Toc292879148"/>
      <w:r w:rsidR="00106511">
        <w:lastRenderedPageBreak/>
        <w:t>Global Class Instances</w:t>
      </w:r>
      <w:bookmarkEnd w:id="962"/>
    </w:p>
    <w:p w14:paraId="3A6BF868" w14:textId="77777777" w:rsidR="00106511" w:rsidRDefault="00106511" w:rsidP="00840903">
      <w:pPr>
        <w:pStyle w:val="Heading3"/>
      </w:pPr>
      <w:bookmarkStart w:id="963" w:name="_Toc292879149"/>
      <w:r>
        <w:t>Overview</w:t>
      </w:r>
      <w:bookmarkEnd w:id="963"/>
    </w:p>
    <w:p w14:paraId="5B25763C" w14:textId="77777777" w:rsidR="00106511" w:rsidRDefault="00106511" w:rsidP="00E93C02">
      <w:pPr>
        <w:pStyle w:val="NormalIndent"/>
      </w:pPr>
      <w:r>
        <w:t xml:space="preserve">A number of global class instances are created that are common to all implementation units in the Collections Module.  They provide managed interfaces for data connectivity, </w:t>
      </w:r>
      <w:r w:rsidR="00E93C02">
        <w:t>application and user settings, images and drawing methods.</w:t>
      </w:r>
    </w:p>
    <w:p w14:paraId="4735CE70" w14:textId="77777777" w:rsidR="00E93C02" w:rsidRPr="00106511" w:rsidRDefault="00E93C02" w:rsidP="00E93C02">
      <w:pPr>
        <w:pStyle w:val="NormalIndent"/>
      </w:pPr>
      <w:r>
        <w:t xml:space="preserve">To avoid creating data connections and links to the registry during the Recorder application startup sequence, these instances are created on demand.  Access to the instances is controlled to ensure that one, and only one, instance is created, and only when required.  In general, addins do not require data connectivity when they are created, only when the form first appears.  This does not apply to TdmInterface, which must be instantiated before any form is loaded for the image lists to be available.  </w:t>
      </w:r>
    </w:p>
    <w:p w14:paraId="763D7514" w14:textId="77777777" w:rsidR="00106511" w:rsidRDefault="00E93C02" w:rsidP="00840903">
      <w:pPr>
        <w:pStyle w:val="Heading3"/>
      </w:pPr>
      <w:bookmarkStart w:id="964" w:name="_Toc292879150"/>
      <w:r>
        <w:t>Details</w:t>
      </w:r>
      <w:bookmarkEnd w:id="964"/>
    </w:p>
    <w:p w14:paraId="2EC16AAA" w14:textId="77777777" w:rsidR="00E93C02" w:rsidRDefault="00E93C02" w:rsidP="00E93C02">
      <w:pPr>
        <w:pStyle w:val="NormalIndent"/>
      </w:pPr>
      <w:r>
        <w:t>A module level instance variable is declared for each global class.  This is accessed externally through a global function, which instantiates the class for the first time it is accessed; subsequently it returns the existing instance.</w:t>
      </w:r>
    </w:p>
    <w:p w14:paraId="4D25D2E6" w14:textId="77777777" w:rsidR="00E93C02" w:rsidRDefault="00E93C02" w:rsidP="00E93C02">
      <w:pPr>
        <w:pStyle w:val="NormalIndent"/>
      </w:pPr>
      <w:r>
        <w:t xml:space="preserve">A class method, </w:t>
      </w:r>
      <w:r w:rsidRPr="00E93C02">
        <w:rPr>
          <w:b/>
          <w:bCs/>
        </w:rPr>
        <w:t>function</w:t>
      </w:r>
      <w:r>
        <w:t xml:space="preserve"> Allocated, returns True if the instance currently existed.  This is used instead of Assigned() to test the existence of the instance.</w:t>
      </w:r>
    </w:p>
    <w:p w14:paraId="3F18A4E9" w14:textId="77777777" w:rsidR="00E93C02" w:rsidRDefault="00E93C02" w:rsidP="00E93C02">
      <w:pPr>
        <w:pStyle w:val="NormalIndent"/>
      </w:pPr>
      <w:r>
        <w:t xml:space="preserve">A class method, </w:t>
      </w:r>
      <w:r>
        <w:rPr>
          <w:b/>
          <w:bCs/>
        </w:rPr>
        <w:t>procedure</w:t>
      </w:r>
      <w:r>
        <w:t xml:space="preserve"> Discard, destroys the instance and sets the instance pointer to nil.</w:t>
      </w:r>
    </w:p>
    <w:p w14:paraId="2F7B52F1" w14:textId="77777777" w:rsidR="00106511" w:rsidRDefault="00E93C02" w:rsidP="00840903">
      <w:pPr>
        <w:pStyle w:val="Heading3"/>
      </w:pPr>
      <w:bookmarkStart w:id="965" w:name="_Toc292879151"/>
      <w:r>
        <w:t>C</w:t>
      </w:r>
      <w:r w:rsidR="00106511">
        <w:t>lass Summaries</w:t>
      </w:r>
      <w:bookmarkEnd w:id="9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7045"/>
      </w:tblGrid>
      <w:tr w:rsidR="00106511" w14:paraId="6ADBA704" w14:textId="77777777" w:rsidTr="00D87EF4">
        <w:tc>
          <w:tcPr>
            <w:tcW w:w="2718" w:type="dxa"/>
          </w:tcPr>
          <w:p w14:paraId="2929A84A" w14:textId="77777777" w:rsidR="00106511" w:rsidRDefault="00106511" w:rsidP="00106511">
            <w:pPr>
              <w:pStyle w:val="TableColumnTitle"/>
            </w:pPr>
            <w:r>
              <w:t>Class</w:t>
            </w:r>
          </w:p>
        </w:tc>
        <w:tc>
          <w:tcPr>
            <w:tcW w:w="7247" w:type="dxa"/>
          </w:tcPr>
          <w:p w14:paraId="3E29F653" w14:textId="77777777" w:rsidR="00106511" w:rsidRDefault="00106511" w:rsidP="00106511">
            <w:pPr>
              <w:pStyle w:val="TableColumnTitle"/>
            </w:pPr>
            <w:r>
              <w:t>Description</w:t>
            </w:r>
          </w:p>
        </w:tc>
      </w:tr>
      <w:tr w:rsidR="00106511" w:rsidRPr="00D87EF4" w14:paraId="3B32C0CC" w14:textId="77777777" w:rsidTr="00D87EF4">
        <w:tc>
          <w:tcPr>
            <w:tcW w:w="2718" w:type="dxa"/>
          </w:tcPr>
          <w:p w14:paraId="07A32EA1" w14:textId="77777777" w:rsidR="00106511" w:rsidRPr="00D87EF4" w:rsidRDefault="00106511" w:rsidP="00106511">
            <w:pPr>
              <w:pStyle w:val="TableRow"/>
              <w:rPr>
                <w:rFonts w:eastAsia="SimSun"/>
                <w:lang w:eastAsia="zh-SG"/>
              </w:rPr>
            </w:pPr>
            <w:r w:rsidRPr="00D87EF4">
              <w:rPr>
                <w:rFonts w:eastAsia="SimSun"/>
                <w:lang w:eastAsia="zh-SG"/>
              </w:rPr>
              <w:t>TdmGeneral</w:t>
            </w:r>
          </w:p>
        </w:tc>
        <w:tc>
          <w:tcPr>
            <w:tcW w:w="7247" w:type="dxa"/>
          </w:tcPr>
          <w:p w14:paraId="1A4098CD" w14:textId="77777777" w:rsidR="00106511" w:rsidRPr="00D87EF4" w:rsidRDefault="00E13A83" w:rsidP="00106511">
            <w:pPr>
              <w:pStyle w:val="TableRow"/>
              <w:rPr>
                <w:rFonts w:eastAsia="SimSun"/>
                <w:lang w:eastAsia="zh-SG"/>
              </w:rPr>
            </w:pPr>
            <w:r w:rsidRPr="00D87EF4">
              <w:rPr>
                <w:rFonts w:eastAsia="SimSun"/>
                <w:lang w:eastAsia="zh-SG"/>
              </w:rPr>
              <w:t>A data module providing a wrapper for the ADO code required to execute stored procedures, run queries and obtain datasets asynchronously or synchronously.</w:t>
            </w:r>
          </w:p>
        </w:tc>
      </w:tr>
      <w:tr w:rsidR="00106511" w:rsidRPr="00D87EF4" w14:paraId="094DE56A" w14:textId="77777777" w:rsidTr="00D87EF4">
        <w:tc>
          <w:tcPr>
            <w:tcW w:w="2718" w:type="dxa"/>
          </w:tcPr>
          <w:p w14:paraId="251B2129" w14:textId="77777777" w:rsidR="00106511" w:rsidRPr="00D87EF4" w:rsidRDefault="00106511" w:rsidP="00106511">
            <w:pPr>
              <w:pStyle w:val="TableRow"/>
              <w:rPr>
                <w:rFonts w:eastAsia="SimSun"/>
                <w:lang w:eastAsia="zh-SG"/>
              </w:rPr>
            </w:pPr>
            <w:r w:rsidRPr="00D87EF4">
              <w:rPr>
                <w:rFonts w:eastAsia="SimSun"/>
                <w:lang w:eastAsia="zh-SG"/>
              </w:rPr>
              <w:t>TApplicationSettings</w:t>
            </w:r>
          </w:p>
        </w:tc>
        <w:tc>
          <w:tcPr>
            <w:tcW w:w="7247" w:type="dxa"/>
          </w:tcPr>
          <w:p w14:paraId="1CD3ED93" w14:textId="77777777" w:rsidR="00106511" w:rsidRPr="00D87EF4" w:rsidRDefault="00087A23" w:rsidP="00106511">
            <w:pPr>
              <w:pStyle w:val="TableRow"/>
              <w:rPr>
                <w:rFonts w:eastAsia="SimSun"/>
                <w:lang w:eastAsia="zh-SG"/>
              </w:rPr>
            </w:pPr>
            <w:r w:rsidRPr="00D87EF4">
              <w:rPr>
                <w:rFonts w:eastAsia="SimSun"/>
                <w:lang w:eastAsia="zh-SG"/>
              </w:rPr>
              <w:t>A class wrapping the registry access code required to manage the system settings.  Other system settings not stored in the registry (such as user settings) are also managed by this class.</w:t>
            </w:r>
          </w:p>
        </w:tc>
      </w:tr>
      <w:tr w:rsidR="00106511" w:rsidRPr="00D87EF4" w14:paraId="046E7672" w14:textId="77777777" w:rsidTr="00D87EF4">
        <w:tc>
          <w:tcPr>
            <w:tcW w:w="2718" w:type="dxa"/>
          </w:tcPr>
          <w:p w14:paraId="0C66D227" w14:textId="77777777" w:rsidR="00106511" w:rsidRPr="00D87EF4" w:rsidRDefault="00106511" w:rsidP="00106511">
            <w:pPr>
              <w:pStyle w:val="TableRow"/>
              <w:rPr>
                <w:rFonts w:eastAsia="SimSun"/>
                <w:lang w:eastAsia="zh-SG"/>
              </w:rPr>
            </w:pPr>
            <w:r w:rsidRPr="00D87EF4">
              <w:rPr>
                <w:rFonts w:eastAsia="SimSun"/>
                <w:lang w:eastAsia="zh-SG"/>
              </w:rPr>
              <w:t>TdmInterface</w:t>
            </w:r>
          </w:p>
        </w:tc>
        <w:tc>
          <w:tcPr>
            <w:tcW w:w="7247" w:type="dxa"/>
          </w:tcPr>
          <w:p w14:paraId="5F98CFF3" w14:textId="77777777" w:rsidR="00106511" w:rsidRPr="00D87EF4" w:rsidRDefault="00106511" w:rsidP="00106511">
            <w:pPr>
              <w:pStyle w:val="TableRow"/>
              <w:rPr>
                <w:rFonts w:eastAsia="SimSun"/>
                <w:lang w:eastAsia="zh-SG"/>
              </w:rPr>
            </w:pPr>
            <w:r w:rsidRPr="00D87EF4">
              <w:rPr>
                <w:rFonts w:eastAsia="SimSun"/>
                <w:lang w:eastAsia="zh-SG"/>
              </w:rPr>
              <w:t>Provides image lists and drawing functions common to the module.</w:t>
            </w:r>
          </w:p>
        </w:tc>
      </w:tr>
    </w:tbl>
    <w:p w14:paraId="1CC2ACBD" w14:textId="77777777" w:rsidR="00106511" w:rsidRPr="00106511" w:rsidRDefault="00106511" w:rsidP="00106511">
      <w:pPr>
        <w:pStyle w:val="NormalIndent"/>
        <w:ind w:left="0"/>
      </w:pPr>
    </w:p>
    <w:p w14:paraId="73698069" w14:textId="77777777" w:rsidR="001E05C5" w:rsidRDefault="001E05C5" w:rsidP="00840903">
      <w:pPr>
        <w:pStyle w:val="Heading2"/>
      </w:pPr>
      <w:bookmarkStart w:id="966" w:name="_Toc292879152"/>
      <w:r>
        <w:t>System Optimisations</w:t>
      </w:r>
      <w:bookmarkEnd w:id="966"/>
    </w:p>
    <w:p w14:paraId="31702D5D" w14:textId="77777777" w:rsidR="001E05C5" w:rsidRDefault="001E05C5" w:rsidP="00840903">
      <w:pPr>
        <w:pStyle w:val="Heading3"/>
      </w:pPr>
      <w:bookmarkStart w:id="967" w:name="_Toc292879153"/>
      <w:r>
        <w:t xml:space="preserve">Data Entry </w:t>
      </w:r>
      <w:r w:rsidR="00106511">
        <w:t>Screen Loading Sequence</w:t>
      </w:r>
      <w:bookmarkEnd w:id="967"/>
    </w:p>
    <w:p w14:paraId="37890DF2" w14:textId="77777777" w:rsidR="001E05C5" w:rsidRDefault="001E05C5" w:rsidP="00840903">
      <w:pPr>
        <w:pStyle w:val="Heading4"/>
      </w:pPr>
      <w:bookmarkStart w:id="968" w:name="_Toc292879154"/>
      <w:r>
        <w:t>Loading Labels Asynchronously</w:t>
      </w:r>
      <w:bookmarkEnd w:id="968"/>
    </w:p>
    <w:p w14:paraId="1FE8C97E" w14:textId="77777777" w:rsidR="00E13A83" w:rsidRPr="00E13A83" w:rsidRDefault="009255AE" w:rsidP="009255AE">
      <w:pPr>
        <w:pStyle w:val="NormalIndent"/>
      </w:pPr>
      <w:r>
        <w:t xml:space="preserve">When displaying details pages, all data that can be edited is loaded synchronously.  To increase performance, data bound labels (for example the status label for a collection unit) are loaded used </w:t>
      </w:r>
      <w:smartTag w:uri="urn:schemas-microsoft-com:office:smarttags" w:element="place">
        <w:smartTag w:uri="urn:schemas-microsoft-com:office:smarttags" w:element="City">
          <w:r>
            <w:t>ADO</w:t>
          </w:r>
        </w:smartTag>
      </w:smartTag>
      <w:r>
        <w:t xml:space="preserve"> asynchronous querying.  Therefore the user is able to continue using the application before these labels are loaded.</w:t>
      </w:r>
    </w:p>
    <w:p w14:paraId="4086B2AD" w14:textId="77777777" w:rsidR="001E05C5" w:rsidRDefault="001E05C5" w:rsidP="00840903">
      <w:pPr>
        <w:pStyle w:val="Heading4"/>
      </w:pPr>
      <w:bookmarkStart w:id="969" w:name="_Toc292879155"/>
      <w:r>
        <w:lastRenderedPageBreak/>
        <w:t>Loading Tab Pages</w:t>
      </w:r>
      <w:bookmarkEnd w:id="969"/>
    </w:p>
    <w:p w14:paraId="0A8170C4" w14:textId="77777777" w:rsidR="009255AE" w:rsidRDefault="009255AE" w:rsidP="009255AE">
      <w:pPr>
        <w:pStyle w:val="NormalIndent"/>
      </w:pPr>
      <w:r>
        <w:t>To enhance performance, tab notebook components displaying data details load the content of tabs on a ‘need to know’ basis.  The following points apply:</w:t>
      </w:r>
    </w:p>
    <w:p w14:paraId="22CFC17B" w14:textId="77777777" w:rsidR="009255AE" w:rsidRDefault="009255AE" w:rsidP="009255AE">
      <w:pPr>
        <w:pStyle w:val="NormalIndent"/>
        <w:numPr>
          <w:ilvl w:val="0"/>
          <w:numId w:val="30"/>
        </w:numPr>
      </w:pPr>
      <w:r>
        <w:t>When loading details of an item, only the visible tab’s data is loaded.  Other tabs are marked as unpopulated.</w:t>
      </w:r>
    </w:p>
    <w:p w14:paraId="173E60F4" w14:textId="77777777" w:rsidR="009255AE" w:rsidRDefault="009255AE" w:rsidP="009255AE">
      <w:pPr>
        <w:pStyle w:val="NormalIndent"/>
        <w:numPr>
          <w:ilvl w:val="0"/>
          <w:numId w:val="30"/>
        </w:numPr>
      </w:pPr>
      <w:r>
        <w:t>When clicking on another tab, if it is unpopulated then the data is loaded and it is marked as populated.</w:t>
      </w:r>
    </w:p>
    <w:p w14:paraId="4F1A3F3D" w14:textId="77777777" w:rsidR="009255AE" w:rsidRDefault="009255AE" w:rsidP="009255AE">
      <w:pPr>
        <w:pStyle w:val="NormalIndent"/>
        <w:numPr>
          <w:ilvl w:val="0"/>
          <w:numId w:val="30"/>
        </w:numPr>
      </w:pPr>
      <w:r>
        <w:t>When saving changes, each populated tab is requested to individually save its changes.</w:t>
      </w:r>
    </w:p>
    <w:p w14:paraId="3CF8F5C1" w14:textId="77777777" w:rsidR="009255AE" w:rsidRDefault="009255AE" w:rsidP="009255AE">
      <w:pPr>
        <w:pStyle w:val="NormalIndent"/>
        <w:numPr>
          <w:ilvl w:val="0"/>
          <w:numId w:val="30"/>
        </w:numPr>
      </w:pPr>
      <w:r>
        <w:t>When deleting an item, all tabs are populated and requested to delete there content, so that all associated data is removed.</w:t>
      </w:r>
    </w:p>
    <w:p w14:paraId="35F8CAD9" w14:textId="77777777" w:rsidR="001E05C5" w:rsidRDefault="001E05C5" w:rsidP="00840903">
      <w:pPr>
        <w:pStyle w:val="Heading4"/>
      </w:pPr>
      <w:bookmarkStart w:id="970" w:name="_Toc292879156"/>
      <w:r>
        <w:t>Loading Thesaurus Common Names</w:t>
      </w:r>
      <w:bookmarkEnd w:id="970"/>
    </w:p>
    <w:p w14:paraId="248AC997" w14:textId="77777777" w:rsidR="00865D81" w:rsidRPr="00865D81" w:rsidRDefault="00865D81" w:rsidP="00840903">
      <w:pPr>
        <w:pStyle w:val="Heading4"/>
      </w:pPr>
      <w:bookmarkStart w:id="971" w:name="_Toc292879157"/>
      <w:r>
        <w:t>Overview</w:t>
      </w:r>
      <w:bookmarkEnd w:id="971"/>
    </w:p>
    <w:p w14:paraId="7B6468C3" w14:textId="77777777" w:rsidR="001E05C5" w:rsidRDefault="001E05C5" w:rsidP="001E05C5">
      <w:pPr>
        <w:pStyle w:val="NormalIndent"/>
      </w:pPr>
      <w:r>
        <w:t>Performing name translations in the Thesaurus model (for example, obtaining the common name of a taxon in a given language) involves joining within the Concept table to indentify a list of concepts with the same meaning, then selecting from this list to locate the name with the required attributes (for example the name where the language is English and the name type is Common).</w:t>
      </w:r>
    </w:p>
    <w:p w14:paraId="561408E9" w14:textId="77777777" w:rsidR="001E05C5" w:rsidRDefault="001E05C5" w:rsidP="001E05C5">
      <w:pPr>
        <w:pStyle w:val="NormalIndent"/>
      </w:pPr>
      <w:r>
        <w:t>This procedure increases the complexity of queries required to populate the Collections Browser and Thesaurus Navigator, and the loss of performance is unnecessary for users not choosing to display common names.  In particular, the Collections Browser is able to open a node containing all the specimens in a collection, therefore performance is an important consideration.  Instead of writing complex queries that return the formal and common name, the queries used to populate the hierarchies return just the preferred formal name.  A class, TCommonNameFetchQueue, is used to load the common names for each node asynchronously.  This way, when the user expands a node, the population of child nodes is performed quickly using the more simple query.  The user is able to continue operating the system once this initial population has been performed; meanwhile, the application retrieves each common name and updates the hierarchy display as required.  This is illustrated in the following sequence diagram for the Thesaurus Navigator:</w:t>
      </w:r>
    </w:p>
    <w:p w14:paraId="59A6A716" w14:textId="16CC4C0D" w:rsidR="001E05C5" w:rsidRDefault="005550DB" w:rsidP="00DF79E3">
      <w:pPr>
        <w:pStyle w:val="NormalIndent"/>
        <w:jc w:val="center"/>
      </w:pPr>
      <w:r w:rsidRPr="001E05C5">
        <w:rPr>
          <w:noProof/>
          <w:lang w:eastAsia="en-GB"/>
        </w:rPr>
        <w:lastRenderedPageBreak/>
        <w:drawing>
          <wp:inline distT="0" distB="0" distL="0" distR="0" wp14:anchorId="000B855F" wp14:editId="0265CF3F">
            <wp:extent cx="5772150" cy="4010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72150" cy="4010025"/>
                    </a:xfrm>
                    <a:prstGeom prst="rect">
                      <a:avLst/>
                    </a:prstGeom>
                    <a:noFill/>
                    <a:ln>
                      <a:noFill/>
                    </a:ln>
                  </pic:spPr>
                </pic:pic>
              </a:graphicData>
            </a:graphic>
          </wp:inline>
        </w:drawing>
      </w:r>
    </w:p>
    <w:p w14:paraId="6964EC07" w14:textId="77777777" w:rsidR="001E05C5" w:rsidRDefault="001E05C5" w:rsidP="001E05C5">
      <w:pPr>
        <w:pStyle w:val="NormalIndent"/>
      </w:pPr>
      <w:r>
        <w:t>The following steps are illustrated:</w:t>
      </w:r>
    </w:p>
    <w:p w14:paraId="5FBFBE1B" w14:textId="77777777" w:rsidR="001E05C5" w:rsidRDefault="001E05C5" w:rsidP="001E05C5">
      <w:pPr>
        <w:pStyle w:val="NormalIndent"/>
        <w:numPr>
          <w:ilvl w:val="0"/>
          <w:numId w:val="26"/>
        </w:numPr>
      </w:pPr>
      <w:r>
        <w:t>The Thesaurus Navigator creates an instance of a TRapidTree to display the hierarchy in, and an instance of a TCommonNameFetchQueue.</w:t>
      </w:r>
    </w:p>
    <w:p w14:paraId="59ECEB6C" w14:textId="77777777" w:rsidR="001E05C5" w:rsidRDefault="001E05C5" w:rsidP="001E05C5">
      <w:pPr>
        <w:pStyle w:val="NormalIndent"/>
        <w:numPr>
          <w:ilvl w:val="0"/>
          <w:numId w:val="26"/>
        </w:numPr>
      </w:pPr>
      <w:r>
        <w:t>As the Thesaurus Navigator populates nodes into the TRapidTree, it calls the Add method on TCommonNameFetchQueue.  TCommonNameFetchQueue builds a list of nodes requiring a common name.</w:t>
      </w:r>
    </w:p>
    <w:p w14:paraId="7110715D" w14:textId="77777777" w:rsidR="001E05C5" w:rsidRDefault="001E05C5" w:rsidP="00865D81">
      <w:pPr>
        <w:pStyle w:val="NormalIndent"/>
        <w:numPr>
          <w:ilvl w:val="0"/>
          <w:numId w:val="26"/>
        </w:numPr>
      </w:pPr>
      <w:r>
        <w:t>Once the Thesaurus Navigator has finished populating the batch of nodes, it calls the ProcessWhenReady method on TCommonNameFetchQueue.  This causes TCommonNameFetchQueue to send itself a message</w:t>
      </w:r>
      <w:r w:rsidR="00865D81">
        <w:t>, WM_DISPLAYCOMMONNAME.  The effect of this is to delay the processing of the common names until the existing message queue has been processed (any pending user actions are processed first).</w:t>
      </w:r>
    </w:p>
    <w:p w14:paraId="1ED9E28A" w14:textId="77777777" w:rsidR="00865D81" w:rsidRDefault="00865D81" w:rsidP="00865D81">
      <w:pPr>
        <w:pStyle w:val="NormalIndent"/>
        <w:numPr>
          <w:ilvl w:val="0"/>
          <w:numId w:val="26"/>
        </w:numPr>
      </w:pPr>
      <w:r>
        <w:t>On receipt of WM_DISPLAYCOMMONNAME, TCommonNameFetchQueue uses an asynchronous query to retrieve the common name for the first item in the queue.  This query does not affect processing of user actions.</w:t>
      </w:r>
    </w:p>
    <w:p w14:paraId="27D49563" w14:textId="77777777" w:rsidR="00865D81" w:rsidRDefault="00865D81" w:rsidP="00865D81">
      <w:pPr>
        <w:pStyle w:val="NormalIndent"/>
        <w:numPr>
          <w:ilvl w:val="0"/>
          <w:numId w:val="26"/>
        </w:numPr>
      </w:pPr>
      <w:r>
        <w:t>Once the asynchronous query is opened, the node caption is updated to display the common name.  TCommonNameFetchQueue then posts a further DISPLAYCOMMONNAME message to itself, triggering the retreival of the next item in the queue once any further user actions have been processed.</w:t>
      </w:r>
    </w:p>
    <w:tbl>
      <w:tblPr>
        <w:tblW w:w="0" w:type="auto"/>
        <w:tblInd w:w="82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960"/>
        <w:gridCol w:w="5040"/>
      </w:tblGrid>
      <w:tr w:rsidR="00865D81" w14:paraId="6EEE10BE" w14:textId="77777777">
        <w:tc>
          <w:tcPr>
            <w:tcW w:w="9000" w:type="dxa"/>
            <w:gridSpan w:val="2"/>
            <w:tcBorders>
              <w:top w:val="single" w:sz="12" w:space="0" w:color="auto"/>
              <w:left w:val="single" w:sz="12" w:space="0" w:color="auto"/>
              <w:bottom w:val="single" w:sz="12" w:space="0" w:color="auto"/>
              <w:right w:val="single" w:sz="12" w:space="0" w:color="auto"/>
            </w:tcBorders>
            <w:shd w:val="clear" w:color="auto" w:fill="C0C0C0"/>
          </w:tcPr>
          <w:p w14:paraId="2173B4DC" w14:textId="77777777" w:rsidR="00865D81" w:rsidRDefault="00865D81" w:rsidP="00CF3889">
            <w:pPr>
              <w:pStyle w:val="TableTitle"/>
            </w:pPr>
            <w:r>
              <w:lastRenderedPageBreak/>
              <w:t>Class Name: TCommonNameFetchQueue</w:t>
            </w:r>
          </w:p>
        </w:tc>
      </w:tr>
      <w:tr w:rsidR="00865D81" w14:paraId="314ADC3E" w14:textId="77777777">
        <w:trPr>
          <w:cantSplit/>
        </w:trPr>
        <w:tc>
          <w:tcPr>
            <w:tcW w:w="3960" w:type="dxa"/>
            <w:tcBorders>
              <w:top w:val="single" w:sz="6" w:space="0" w:color="auto"/>
              <w:left w:val="single" w:sz="6" w:space="0" w:color="auto"/>
              <w:bottom w:val="single" w:sz="6" w:space="0" w:color="auto"/>
              <w:right w:val="single" w:sz="6" w:space="0" w:color="auto"/>
            </w:tcBorders>
            <w:shd w:val="clear" w:color="auto" w:fill="auto"/>
          </w:tcPr>
          <w:p w14:paraId="3E054B66" w14:textId="77777777" w:rsidR="00865D81" w:rsidRDefault="00865D81" w:rsidP="00CF3889">
            <w:pPr>
              <w:pStyle w:val="TableRow"/>
              <w:keepNext/>
            </w:pPr>
            <w:r>
              <w:rPr>
                <w:b/>
              </w:rPr>
              <w:t>Inherits</w:t>
            </w:r>
            <w:r>
              <w:t>:  TWinControl</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6C2A63FD" w14:textId="77777777" w:rsidR="00865D81" w:rsidRDefault="00865D81" w:rsidP="00CF3889">
            <w:pPr>
              <w:pStyle w:val="TableRow"/>
              <w:keepNext/>
            </w:pPr>
            <w:r>
              <w:rPr>
                <w:b/>
              </w:rPr>
              <w:t>Unit File Name</w:t>
            </w:r>
            <w:r>
              <w:t>: CommonNameFetchQueue.pas</w:t>
            </w:r>
          </w:p>
        </w:tc>
      </w:tr>
      <w:tr w:rsidR="00865D81" w14:paraId="3995BFC5" w14:textId="77777777">
        <w:tc>
          <w:tcPr>
            <w:tcW w:w="9000" w:type="dxa"/>
            <w:gridSpan w:val="2"/>
            <w:tcBorders>
              <w:top w:val="single" w:sz="6" w:space="0" w:color="auto"/>
              <w:left w:val="single" w:sz="6" w:space="0" w:color="auto"/>
              <w:bottom w:val="single" w:sz="6" w:space="0" w:color="auto"/>
              <w:right w:val="single" w:sz="6" w:space="0" w:color="auto"/>
            </w:tcBorders>
            <w:shd w:val="clear" w:color="auto" w:fill="auto"/>
          </w:tcPr>
          <w:p w14:paraId="5799927E" w14:textId="77777777" w:rsidR="00865D81" w:rsidRDefault="00865D81" w:rsidP="00CF3889">
            <w:pPr>
              <w:pStyle w:val="TableRow"/>
              <w:keepNext/>
            </w:pPr>
            <w:r>
              <w:rPr>
                <w:b/>
              </w:rPr>
              <w:t>Description</w:t>
            </w:r>
            <w:r>
              <w:t>: General details tab page for the main aspects of a condition check.  This is embedded onto TfraCondition when required.</w:t>
            </w:r>
          </w:p>
        </w:tc>
      </w:tr>
    </w:tbl>
    <w:p w14:paraId="40EAB3CB" w14:textId="77777777" w:rsidR="00865D81" w:rsidRDefault="00865D81" w:rsidP="00865D81"/>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00"/>
        <w:gridCol w:w="1260"/>
        <w:gridCol w:w="5040"/>
      </w:tblGrid>
      <w:tr w:rsidR="00865D81" w14:paraId="33A34FDA" w14:textId="77777777">
        <w:tc>
          <w:tcPr>
            <w:tcW w:w="9000" w:type="dxa"/>
            <w:gridSpan w:val="3"/>
            <w:tcBorders>
              <w:top w:val="single" w:sz="12" w:space="0" w:color="auto"/>
              <w:left w:val="single" w:sz="12" w:space="0" w:color="auto"/>
              <w:bottom w:val="single" w:sz="12" w:space="0" w:color="auto"/>
              <w:right w:val="single" w:sz="12" w:space="0" w:color="auto"/>
            </w:tcBorders>
            <w:shd w:val="clear" w:color="auto" w:fill="auto"/>
          </w:tcPr>
          <w:p w14:paraId="07005AAD" w14:textId="77777777" w:rsidR="00865D81" w:rsidRDefault="00865D81" w:rsidP="00CF3889">
            <w:pPr>
              <w:pStyle w:val="TableTitle"/>
            </w:pPr>
            <w:r>
              <w:t>Class Methods</w:t>
            </w:r>
          </w:p>
        </w:tc>
      </w:tr>
      <w:tr w:rsidR="00865D81" w14:paraId="5FEE2648"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1B3B3018" w14:textId="77777777" w:rsidR="00865D81" w:rsidRDefault="00865D81" w:rsidP="00CF3889">
            <w:pPr>
              <w:pStyle w:val="TableColumnTitles"/>
              <w:keepNext/>
            </w:pPr>
            <w:r>
              <w:t>Name</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8B0D0A6" w14:textId="77777777" w:rsidR="00865D81" w:rsidRDefault="00C6319E" w:rsidP="00CF3889">
            <w:pPr>
              <w:pStyle w:val="TableColumnTitles"/>
              <w:keepNext/>
            </w:pPr>
            <w:r>
              <w:t>Visibility</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42415888" w14:textId="77777777" w:rsidR="00865D81" w:rsidRDefault="00865D81" w:rsidP="00CF3889">
            <w:pPr>
              <w:pStyle w:val="TableColumnTitles"/>
              <w:keepNext/>
            </w:pPr>
            <w:r>
              <w:t>Action</w:t>
            </w:r>
          </w:p>
        </w:tc>
      </w:tr>
      <w:tr w:rsidR="00865D81" w14:paraId="3D18F35F"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4E3F7FEE" w14:textId="77777777" w:rsidR="00865D81" w:rsidRDefault="00C6319E" w:rsidP="00CF3889">
            <w:pPr>
              <w:pStyle w:val="TableRow"/>
            </w:pPr>
            <w:r>
              <w:t>GetCommonNameCallback</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51BBD40" w14:textId="77777777" w:rsidR="00865D81" w:rsidRDefault="00C6319E" w:rsidP="00CF3889">
            <w:pPr>
              <w:pStyle w:val="TableRow"/>
            </w:pPr>
            <w:r>
              <w:t>private</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443840C1" w14:textId="77777777" w:rsidR="00865D81" w:rsidRPr="001A35A8" w:rsidRDefault="001A35A8" w:rsidP="00CF3889">
            <w:pPr>
              <w:pStyle w:val="TableRow"/>
            </w:pPr>
            <w:r w:rsidRPr="001A35A8">
              <w:t>Method called after the completion of an asynchronous query to fetch a node common name.  Updates the node and repaints it if it is visible on screen.</w:t>
            </w:r>
          </w:p>
        </w:tc>
      </w:tr>
      <w:tr w:rsidR="001A35A8" w14:paraId="3FD6BEE4"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013D5364" w14:textId="77777777" w:rsidR="001A35A8" w:rsidRDefault="001A35A8" w:rsidP="00CF3889">
            <w:pPr>
              <w:pStyle w:val="TableRow"/>
            </w:pPr>
            <w:r>
              <w:t>ProcessItem</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8B4C892" w14:textId="77777777" w:rsidR="001A35A8" w:rsidRDefault="001A35A8" w:rsidP="00CF3889">
            <w:pPr>
              <w:pStyle w:val="TableRow"/>
            </w:pPr>
            <w:r>
              <w:t>private</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3A7F4715" w14:textId="77777777" w:rsidR="001A35A8" w:rsidRPr="001A35A8" w:rsidRDefault="001A35A8" w:rsidP="00CF3889">
            <w:pPr>
              <w:pStyle w:val="TableRow"/>
            </w:pPr>
            <w:r w:rsidRPr="001A35A8">
              <w:t>Processes a single item on the queue.  Triggers an asyncronous query to obtain its common name.</w:t>
            </w:r>
          </w:p>
        </w:tc>
      </w:tr>
      <w:tr w:rsidR="001A35A8" w14:paraId="36BA1042"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2C661349" w14:textId="77777777" w:rsidR="001A35A8" w:rsidRDefault="001A35A8" w:rsidP="00CF3889">
            <w:pPr>
              <w:pStyle w:val="TableRow"/>
            </w:pPr>
            <w:r>
              <w:t>RepaintNode</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2FEA4EB" w14:textId="77777777" w:rsidR="001A35A8" w:rsidRDefault="001A35A8" w:rsidP="00CF3889">
            <w:pPr>
              <w:pStyle w:val="TableRow"/>
            </w:pPr>
            <w:r>
              <w:t>private</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5E09BD8F" w14:textId="77777777" w:rsidR="001A35A8" w:rsidRPr="001A35A8" w:rsidRDefault="001A35A8" w:rsidP="00CF3889">
            <w:pPr>
              <w:pStyle w:val="TableRow"/>
            </w:pPr>
            <w:r w:rsidRPr="001A35A8">
              <w:t>Paints a single node onto the hierarchy canvas.  Used when refreshing a common name.</w:t>
            </w:r>
          </w:p>
        </w:tc>
      </w:tr>
      <w:tr w:rsidR="001A35A8" w14:paraId="6C248096"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1B0E90BE" w14:textId="77777777" w:rsidR="001A35A8" w:rsidRDefault="001A35A8" w:rsidP="00CF3889">
            <w:pPr>
              <w:pStyle w:val="TableRow"/>
            </w:pPr>
            <w:r>
              <w:t>WMGetCommonName</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8D3778E" w14:textId="77777777" w:rsidR="001A35A8" w:rsidRDefault="001A35A8" w:rsidP="00CF3889">
            <w:pPr>
              <w:pStyle w:val="TableRow"/>
            </w:pPr>
            <w:r>
              <w:t>private</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039E54B6" w14:textId="77777777" w:rsidR="001A35A8" w:rsidRPr="001A35A8" w:rsidRDefault="001A35A8" w:rsidP="00CF3889">
            <w:pPr>
              <w:pStyle w:val="TableRow"/>
            </w:pPr>
            <w:r w:rsidRPr="001A35A8">
              <w:t>Message handler that handles WM_GETCOMMONNAME.  Calls ProcessItem.</w:t>
            </w:r>
          </w:p>
        </w:tc>
      </w:tr>
      <w:tr w:rsidR="001A35A8" w14:paraId="3D557A55"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4F65FCB8" w14:textId="77777777" w:rsidR="001A35A8" w:rsidRDefault="001A35A8" w:rsidP="00CF3889">
            <w:pPr>
              <w:pStyle w:val="TableRow"/>
            </w:pPr>
            <w:r>
              <w:t>Add</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69CECFF" w14:textId="77777777" w:rsidR="001A35A8" w:rsidRDefault="001A35A8" w:rsidP="00CF3889">
            <w:pPr>
              <w:pStyle w:val="TableRow"/>
            </w:pPr>
            <w:r>
              <w:t>public</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1D3CB76C" w14:textId="77777777" w:rsidR="001A35A8" w:rsidRPr="001A35A8" w:rsidRDefault="001A35A8" w:rsidP="00CF3889">
            <w:pPr>
              <w:pStyle w:val="TableRow"/>
            </w:pPr>
            <w:r w:rsidRPr="001A35A8">
              <w:t>Adds a concept key to the list to fetch.</w:t>
            </w:r>
          </w:p>
        </w:tc>
      </w:tr>
      <w:tr w:rsidR="001A35A8" w14:paraId="117B693E"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1342EF64" w14:textId="77777777" w:rsidR="001A35A8" w:rsidRDefault="001A35A8" w:rsidP="00CF3889">
            <w:pPr>
              <w:pStyle w:val="TableRow"/>
            </w:pPr>
            <w:r>
              <w:t>Clear</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9E68102" w14:textId="77777777" w:rsidR="001A35A8" w:rsidRDefault="001A35A8" w:rsidP="00CF3889">
            <w:pPr>
              <w:pStyle w:val="TableRow"/>
            </w:pPr>
            <w:r>
              <w:t>public</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6AEFED9C" w14:textId="77777777" w:rsidR="001A35A8" w:rsidRPr="001A35A8" w:rsidRDefault="001A35A8" w:rsidP="00CF3889">
            <w:pPr>
              <w:pStyle w:val="TableRow"/>
            </w:pPr>
            <w:r w:rsidRPr="001A35A8">
              <w:t>Clears the queue.</w:t>
            </w:r>
            <w:r>
              <w:t xml:space="preserve">  Cancels any pending asynchronous queries.</w:t>
            </w:r>
          </w:p>
        </w:tc>
      </w:tr>
      <w:tr w:rsidR="001A35A8" w14:paraId="03FD7ADD"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468134D5" w14:textId="77777777" w:rsidR="001A35A8" w:rsidRDefault="001A35A8" w:rsidP="00CF3889">
            <w:pPr>
              <w:pStyle w:val="TableRow"/>
            </w:pPr>
            <w:r>
              <w:t>ProcessWhenReady</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5D4A9E4" w14:textId="77777777" w:rsidR="001A35A8" w:rsidRDefault="001A35A8" w:rsidP="00CF3889">
            <w:pPr>
              <w:pStyle w:val="TableRow"/>
            </w:pPr>
            <w:r>
              <w:t>public</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2A8679DA" w14:textId="77777777" w:rsidR="001A35A8" w:rsidRPr="001A35A8" w:rsidRDefault="001A35A8" w:rsidP="00CF3889">
            <w:pPr>
              <w:pStyle w:val="TableRow"/>
            </w:pPr>
            <w:r w:rsidRPr="001A35A8">
              <w:t>Posts a message to itself to begin processing the queue when all other messages complete.</w:t>
            </w:r>
          </w:p>
        </w:tc>
      </w:tr>
    </w:tbl>
    <w:p w14:paraId="2E5F1B85" w14:textId="77777777" w:rsidR="00865D81" w:rsidRDefault="00865D81" w:rsidP="00865D81">
      <w:pPr>
        <w:pStyle w:val="NormalIndent"/>
      </w:pPr>
    </w:p>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00"/>
        <w:gridCol w:w="1260"/>
        <w:gridCol w:w="5040"/>
      </w:tblGrid>
      <w:tr w:rsidR="001A35A8" w14:paraId="172A1802" w14:textId="77777777">
        <w:tc>
          <w:tcPr>
            <w:tcW w:w="9000" w:type="dxa"/>
            <w:gridSpan w:val="3"/>
            <w:tcBorders>
              <w:top w:val="single" w:sz="12" w:space="0" w:color="auto"/>
              <w:left w:val="single" w:sz="12" w:space="0" w:color="auto"/>
              <w:bottom w:val="single" w:sz="12" w:space="0" w:color="auto"/>
              <w:right w:val="single" w:sz="12" w:space="0" w:color="auto"/>
            </w:tcBorders>
            <w:shd w:val="clear" w:color="auto" w:fill="auto"/>
          </w:tcPr>
          <w:p w14:paraId="11AF8FBE" w14:textId="77777777" w:rsidR="001A35A8" w:rsidRDefault="001A35A8" w:rsidP="00CF3889">
            <w:pPr>
              <w:pStyle w:val="TableTitle"/>
            </w:pPr>
            <w:r>
              <w:t>Class Properties</w:t>
            </w:r>
          </w:p>
        </w:tc>
      </w:tr>
      <w:tr w:rsidR="001A35A8" w14:paraId="1590654D"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44E7D01B" w14:textId="77777777" w:rsidR="001A35A8" w:rsidRDefault="001A35A8" w:rsidP="00CF3889">
            <w:pPr>
              <w:pStyle w:val="TableColumnTitles"/>
              <w:keepNext/>
            </w:pPr>
            <w:r>
              <w:t>Name</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C276B50" w14:textId="77777777" w:rsidR="001A35A8" w:rsidRDefault="001A35A8" w:rsidP="00CF3889">
            <w:pPr>
              <w:pStyle w:val="TableColumnTitles"/>
              <w:keepNext/>
            </w:pPr>
            <w:r>
              <w:t>Visibility</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5F4C84D2" w14:textId="77777777" w:rsidR="001A35A8" w:rsidRDefault="001A35A8" w:rsidP="00CF3889">
            <w:pPr>
              <w:pStyle w:val="TableColumnTitles"/>
              <w:keepNext/>
            </w:pPr>
            <w:r>
              <w:t>Action</w:t>
            </w:r>
          </w:p>
        </w:tc>
      </w:tr>
      <w:tr w:rsidR="001A35A8" w14:paraId="7952D023" w14:textId="77777777">
        <w:trPr>
          <w:cantSplit/>
        </w:trPr>
        <w:tc>
          <w:tcPr>
            <w:tcW w:w="2700" w:type="dxa"/>
            <w:tcBorders>
              <w:top w:val="single" w:sz="6" w:space="0" w:color="auto"/>
              <w:left w:val="single" w:sz="6" w:space="0" w:color="auto"/>
              <w:bottom w:val="single" w:sz="6" w:space="0" w:color="auto"/>
              <w:right w:val="single" w:sz="6" w:space="0" w:color="auto"/>
            </w:tcBorders>
            <w:shd w:val="clear" w:color="auto" w:fill="auto"/>
          </w:tcPr>
          <w:p w14:paraId="5F8AFBDC" w14:textId="77777777" w:rsidR="001A35A8" w:rsidRDefault="001A35A8" w:rsidP="00CF3889">
            <w:pPr>
              <w:pStyle w:val="TableRow"/>
            </w:pPr>
            <w:r>
              <w:t>TreeView</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1ED0C4C" w14:textId="77777777" w:rsidR="001A35A8" w:rsidRDefault="001A35A8" w:rsidP="00CF3889">
            <w:pPr>
              <w:pStyle w:val="TableRow"/>
            </w:pPr>
            <w:r>
              <w:t>public</w:t>
            </w:r>
          </w:p>
        </w:tc>
        <w:tc>
          <w:tcPr>
            <w:tcW w:w="5040" w:type="dxa"/>
            <w:tcBorders>
              <w:top w:val="single" w:sz="6" w:space="0" w:color="auto"/>
              <w:left w:val="single" w:sz="6" w:space="0" w:color="auto"/>
              <w:bottom w:val="single" w:sz="6" w:space="0" w:color="auto"/>
              <w:right w:val="single" w:sz="6" w:space="0" w:color="auto"/>
            </w:tcBorders>
            <w:shd w:val="clear" w:color="auto" w:fill="auto"/>
          </w:tcPr>
          <w:p w14:paraId="2DFDB699" w14:textId="77777777" w:rsidR="001A35A8" w:rsidRPr="001A35A8" w:rsidRDefault="001A35A8" w:rsidP="00CF3889">
            <w:pPr>
              <w:pStyle w:val="TableRow"/>
            </w:pPr>
            <w:r>
              <w:t>Instance of TRapidTree the queue is operating for.</w:t>
            </w:r>
          </w:p>
        </w:tc>
      </w:tr>
    </w:tbl>
    <w:p w14:paraId="7907D6A2" w14:textId="77777777" w:rsidR="001A35A8" w:rsidRPr="00865D81" w:rsidRDefault="001A35A8" w:rsidP="00865D81">
      <w:pPr>
        <w:pStyle w:val="NormalIndent"/>
      </w:pPr>
    </w:p>
    <w:p w14:paraId="3CC1F1DF" w14:textId="77777777" w:rsidR="002D0E62" w:rsidRDefault="002D0E62" w:rsidP="00840903">
      <w:pPr>
        <w:pStyle w:val="Heading3"/>
      </w:pPr>
      <w:bookmarkStart w:id="972" w:name="_Toc292879158"/>
      <w:r>
        <w:t>Search Functionality</w:t>
      </w:r>
      <w:bookmarkEnd w:id="972"/>
    </w:p>
    <w:p w14:paraId="7768DCF0" w14:textId="77777777" w:rsidR="002D0E62" w:rsidRDefault="002D0E62" w:rsidP="00840903">
      <w:pPr>
        <w:pStyle w:val="Heading4"/>
      </w:pPr>
      <w:bookmarkStart w:id="973" w:name="_Toc292879159"/>
      <w:r>
        <w:t>TSearchManager</w:t>
      </w:r>
      <w:bookmarkEnd w:id="973"/>
    </w:p>
    <w:p w14:paraId="0CF0D6BB" w14:textId="77777777" w:rsidR="00DF79E3" w:rsidRPr="00DF79E3" w:rsidRDefault="00306835" w:rsidP="00306835">
      <w:pPr>
        <w:pStyle w:val="NormalIndent"/>
      </w:pPr>
      <w:r>
        <w:t>The TSearchManager class is responsible for identifying if a unique match can be located for any item searched for.  If not, if automatically displays the Find dialog.</w:t>
      </w:r>
    </w:p>
    <w:p w14:paraId="0E6A7B02" w14:textId="77777777" w:rsidR="002D0E62" w:rsidRDefault="00A762BF" w:rsidP="00840903">
      <w:pPr>
        <w:pStyle w:val="Heading4"/>
      </w:pPr>
      <w:bookmarkStart w:id="974" w:name="_Ref271036089"/>
      <w:bookmarkStart w:id="975" w:name="_Toc292879160"/>
      <w:r>
        <w:lastRenderedPageBreak/>
        <w:t>TdlgFind</w:t>
      </w:r>
      <w:bookmarkEnd w:id="974"/>
      <w:bookmarkEnd w:id="975"/>
    </w:p>
    <w:p w14:paraId="25FDC29C" w14:textId="77777777" w:rsidR="00DF79E3" w:rsidRDefault="00306835" w:rsidP="00306835">
      <w:pPr>
        <w:pStyle w:val="NormalIndent"/>
      </w:pPr>
      <w:r>
        <w:t xml:space="preserve">The Find dialog class provides a generic search screen.  It is associated with a specific stored procedure by the TSearchManager class when it is created, allowing it to search different lists in the same fashion.  It uses asynchronous queries </w:t>
      </w:r>
      <w:r w:rsidR="00BD7EAB">
        <w:t xml:space="preserve">running on a second thread </w:t>
      </w:r>
      <w:r>
        <w:t>to ensure that user input is not disrupted during a search.</w:t>
      </w:r>
    </w:p>
    <w:p w14:paraId="131FAE12" w14:textId="77777777" w:rsidR="008842E7" w:rsidRDefault="008842E7" w:rsidP="00306835">
      <w:pPr>
        <w:pStyle w:val="NormalIndent"/>
        <w:rPr>
          <w:rFonts w:cs="Arial"/>
        </w:rPr>
      </w:pPr>
      <w:r>
        <w:t xml:space="preserve">If a Find Specimens dialog is displayed then a search is performed </w:t>
      </w:r>
      <w:r>
        <w:rPr>
          <w:rFonts w:cs="Arial"/>
        </w:rPr>
        <w:t>across all corresponding Collection Unit Numbers (not just registration or preferred).</w:t>
      </w:r>
    </w:p>
    <w:p w14:paraId="4165A262" w14:textId="77777777" w:rsidR="00BD1C32" w:rsidRDefault="008842E7" w:rsidP="00306835">
      <w:pPr>
        <w:pStyle w:val="NormalIndent"/>
        <w:rPr>
          <w:rFonts w:cs="Arial"/>
        </w:rPr>
      </w:pPr>
      <w:r>
        <w:rPr>
          <w:rFonts w:cs="Arial"/>
        </w:rPr>
        <w:t xml:space="preserve">If a “Find Individual” dialog is displayed then </w:t>
      </w:r>
      <w:r w:rsidR="00BD1C32">
        <w:rPr>
          <w:rFonts w:cs="Arial"/>
        </w:rPr>
        <w:t>search functionality includes searching</w:t>
      </w:r>
      <w:r>
        <w:rPr>
          <w:rFonts w:cs="Arial"/>
        </w:rPr>
        <w:t xml:space="preserve"> across the “Initial” field even if the “FirstName” is </w:t>
      </w:r>
      <w:r w:rsidR="00BD1C32">
        <w:rPr>
          <w:rFonts w:cs="Arial"/>
        </w:rPr>
        <w:t>present for the person in the Names and Addresses module</w:t>
      </w:r>
      <w:r w:rsidR="00C749B8">
        <w:rPr>
          <w:rFonts w:cs="Arial"/>
        </w:rPr>
        <w:t>,</w:t>
      </w:r>
    </w:p>
    <w:p w14:paraId="73136C21" w14:textId="77777777" w:rsidR="008842E7" w:rsidRDefault="00BD1C32" w:rsidP="00306835">
      <w:pPr>
        <w:pStyle w:val="NormalIndent"/>
        <w:rPr>
          <w:rFonts w:cs="Arial"/>
        </w:rPr>
      </w:pPr>
      <w:r>
        <w:rPr>
          <w:rFonts w:cs="Arial"/>
        </w:rPr>
        <w:t>(e.g. searching for “A. Smith” should find someone who is is saved as Initials = “A.”, Forenames = “Andrew”, Surnames = “Smith”)</w:t>
      </w:r>
    </w:p>
    <w:p w14:paraId="4B2828B8" w14:textId="77777777" w:rsidR="00BD1C32" w:rsidRDefault="00BD1C32" w:rsidP="00306835">
      <w:pPr>
        <w:pStyle w:val="NormalIndent"/>
      </w:pPr>
    </w:p>
    <w:p w14:paraId="5EAF0910" w14:textId="77777777" w:rsidR="008842E7" w:rsidRPr="00D86DEC" w:rsidRDefault="00BD7EAB" w:rsidP="008842E7">
      <w:pPr>
        <w:pStyle w:val="NormalIndent"/>
      </w:pPr>
      <w:r>
        <w:t>When searching, the standard caption for an item is displayed in the search list.</w:t>
      </w:r>
      <w:r w:rsidR="007F3813">
        <w:t xml:space="preserve"> </w:t>
      </w:r>
      <w:r w:rsidR="00D86DEC" w:rsidRPr="00D86DEC">
        <w:t>Unless otherwise specified the results are ordered alphabetically by the standard caption – ignoring any italic rtf tags.</w:t>
      </w:r>
    </w:p>
    <w:p w14:paraId="7BFB8C11" w14:textId="77777777" w:rsidR="00BD7EAB" w:rsidRDefault="00BD7EAB" w:rsidP="00306835">
      <w:pPr>
        <w:pStyle w:val="NormalIndent"/>
      </w:pPr>
      <w:r>
        <w:t>If 2 items are added to the search list, then for some search types provision is made to resolve the duplication to ensure that the captions displayed in the list are uniquely identifiable.  The following methods of resolving duplicate captions are implemented:</w:t>
      </w:r>
    </w:p>
    <w:p w14:paraId="7C395F89" w14:textId="77777777" w:rsidR="00BD7EAB" w:rsidRDefault="00BD7EAB" w:rsidP="00BD7EAB">
      <w:pPr>
        <w:pStyle w:val="NormalIndent"/>
        <w:numPr>
          <w:ilvl w:val="0"/>
          <w:numId w:val="37"/>
        </w:numPr>
      </w:pPr>
      <w:r>
        <w:t>For stores, the store’s parent store name and code</w:t>
      </w:r>
      <w:r w:rsidR="0004427E">
        <w:t xml:space="preserve"> (placement)</w:t>
      </w:r>
      <w:r>
        <w:t xml:space="preserve"> are added to the caption (store item name + ‘ - ‘ + store code + ‘, in ‘ + parent store item name + ‘ - ‘ + parent store code).</w:t>
      </w:r>
    </w:p>
    <w:p w14:paraId="4012F23F" w14:textId="77777777" w:rsidR="00BD7EAB" w:rsidRDefault="00BD7EAB" w:rsidP="00BD7EAB">
      <w:pPr>
        <w:pStyle w:val="NormalIndent"/>
        <w:numPr>
          <w:ilvl w:val="0"/>
          <w:numId w:val="37"/>
        </w:numPr>
      </w:pPr>
      <w:r>
        <w:t xml:space="preserve">For concepts, adds the list preferred name and author to the caption, in </w:t>
      </w:r>
      <w:r w:rsidR="007B76C8">
        <w:t>parentheses.</w:t>
      </w:r>
    </w:p>
    <w:p w14:paraId="31E42EE2" w14:textId="77777777" w:rsidR="007F3813" w:rsidRPr="00DF79E3" w:rsidRDefault="0054196E" w:rsidP="007F3813">
      <w:pPr>
        <w:pStyle w:val="NormalIndent"/>
      </w:pPr>
      <w:r>
        <w:t xml:space="preserve">The stored procedures </w:t>
      </w:r>
      <w:r w:rsidR="00D12AE1">
        <w:t xml:space="preserve">that are </w:t>
      </w:r>
      <w:r>
        <w:t xml:space="preserve">used to search for determinations (life sciences and earth sciences) return an additional column that indicates whether the </w:t>
      </w:r>
      <w:r w:rsidR="00D12AE1">
        <w:t xml:space="preserve">concept </w:t>
      </w:r>
      <w:r>
        <w:t xml:space="preserve">is </w:t>
      </w:r>
      <w:r w:rsidR="00D12AE1">
        <w:t xml:space="preserve">list </w:t>
      </w:r>
      <w:r>
        <w:t>preferred.  If this column is present</w:t>
      </w:r>
      <w:r w:rsidR="00D12AE1">
        <w:t>,</w:t>
      </w:r>
      <w:r>
        <w:t xml:space="preserve"> and the flag is set for a particular record, then the entry in the search list is displayed in a bold font.</w:t>
      </w:r>
    </w:p>
    <w:p w14:paraId="19E75F55" w14:textId="77777777" w:rsidR="003D1553" w:rsidRDefault="003D1553" w:rsidP="00840903">
      <w:pPr>
        <w:pStyle w:val="Heading4"/>
      </w:pPr>
      <w:bookmarkStart w:id="976" w:name="_Toc292879161"/>
      <w:r>
        <w:t>Identifying User Entered Text</w:t>
      </w:r>
      <w:bookmarkEnd w:id="976"/>
    </w:p>
    <w:p w14:paraId="5C410171" w14:textId="77777777" w:rsidR="003D1553" w:rsidRDefault="003D1553" w:rsidP="003D1553">
      <w:pPr>
        <w:pStyle w:val="NormalIndent"/>
      </w:pPr>
      <w:r>
        <w:t>Many data entry fields in the Collections Browser are simple edit controls, but the user input is matched against a given list in the database.  Before saving the screen, or when the user hits the Return key in the edit control, the systm attempts to find a unique match for the entered text against the relevant database list.  If a single unique match is found, then the control is updated with the correct text and item key.  If more than one match is found, then a Find dialog is displayed allowing the user to identify the correct item and return the associated text and key to the edit control.</w:t>
      </w:r>
    </w:p>
    <w:p w14:paraId="44E1236B" w14:textId="77777777" w:rsidR="007926EF" w:rsidRDefault="007926EF" w:rsidP="007926EF">
      <w:pPr>
        <w:ind w:left="720"/>
      </w:pPr>
      <w:r>
        <w:t>If the control allows an individual to be selected, then pressing F11 while the control is selected and editable places the current logged in user’s details into the control. This includes entry controls within grids.</w:t>
      </w:r>
    </w:p>
    <w:p w14:paraId="0C1891C5" w14:textId="77777777" w:rsidR="00CF3889" w:rsidRDefault="002D0E62" w:rsidP="002D0E62">
      <w:pPr>
        <w:pStyle w:val="NormalIndent"/>
      </w:pPr>
      <w:r>
        <w:t>In the following sequence diagram, the user enters text into a linked edit and presses the return key.  This causes the creation of an instance of TSearchManager, and the appropriate search type parameter Is passed to the instance.</w:t>
      </w:r>
    </w:p>
    <w:p w14:paraId="259CFA80" w14:textId="77777777" w:rsidR="002D0E62" w:rsidRPr="003D1553" w:rsidRDefault="002D0E62" w:rsidP="002D0E62">
      <w:pPr>
        <w:pStyle w:val="NormalIndent"/>
      </w:pPr>
      <w:r>
        <w:lastRenderedPageBreak/>
        <w:t>The search manager then runs a query to check for the results of the search.  If one, and only one record is found then this is returned directly to the linked edit control.  If more than one record is found, then the Find dialog is displayed.  The existing search text and the recordset already created are used as input into the Find dialog.</w:t>
      </w:r>
    </w:p>
    <w:p w14:paraId="1242C25D" w14:textId="7E63EC20" w:rsidR="003D1553" w:rsidRPr="003D1553" w:rsidRDefault="005550DB" w:rsidP="003D1553">
      <w:r w:rsidRPr="003D1553">
        <w:rPr>
          <w:noProof/>
          <w:lang w:eastAsia="en-GB"/>
        </w:rPr>
        <w:drawing>
          <wp:inline distT="0" distB="0" distL="0" distR="0" wp14:anchorId="55083081" wp14:editId="2F0F70B7">
            <wp:extent cx="6181725" cy="42100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81725" cy="4210050"/>
                    </a:xfrm>
                    <a:prstGeom prst="rect">
                      <a:avLst/>
                    </a:prstGeom>
                    <a:noFill/>
                    <a:ln>
                      <a:noFill/>
                    </a:ln>
                  </pic:spPr>
                </pic:pic>
              </a:graphicData>
            </a:graphic>
          </wp:inline>
        </w:drawing>
      </w:r>
    </w:p>
    <w:p w14:paraId="262736AA" w14:textId="77777777" w:rsidR="001E28AB" w:rsidRDefault="00BD646D" w:rsidP="00840903">
      <w:pPr>
        <w:pStyle w:val="Heading2"/>
      </w:pPr>
      <w:bookmarkStart w:id="977" w:name="_Toc292879162"/>
      <w:r>
        <w:t>Bar Code Component</w:t>
      </w:r>
      <w:bookmarkEnd w:id="977"/>
    </w:p>
    <w:p w14:paraId="4968D92C" w14:textId="77777777" w:rsidR="00BB3A2A" w:rsidRDefault="00BB3A2A" w:rsidP="00BB3A2A">
      <w:pPr>
        <w:pStyle w:val="NormalIndent"/>
      </w:pPr>
      <w:r>
        <w:t xml:space="preserve">The free barcode component provided by Andreas Schmidt is used to generate barcode images when producing label mail merge output.  Homepage is </w:t>
      </w:r>
      <w:hyperlink r:id="rId187" w:history="1">
        <w:r w:rsidR="005D491F" w:rsidRPr="00EE6A34">
          <w:rPr>
            <w:rStyle w:val="Hyperlink"/>
          </w:rPr>
          <w:t>http://mitglied.lycos.de/AJSchmidt/index.html</w:t>
        </w:r>
      </w:hyperlink>
      <w:r>
        <w:t>.</w:t>
      </w:r>
    </w:p>
    <w:p w14:paraId="5660366A" w14:textId="77777777" w:rsidR="005D491F" w:rsidRDefault="005D491F" w:rsidP="00840903">
      <w:pPr>
        <w:pStyle w:val="Heading2"/>
      </w:pPr>
      <w:bookmarkStart w:id="978" w:name="_Toc292879163"/>
      <w:bookmarkStart w:id="979" w:name="OperationReq"/>
      <w:bookmarkStart w:id="980" w:name="_Toc403527572"/>
      <w:r>
        <w:t>GIF Image File component</w:t>
      </w:r>
      <w:bookmarkEnd w:id="978"/>
    </w:p>
    <w:p w14:paraId="44145AA6" w14:textId="77777777" w:rsidR="005D491F" w:rsidRDefault="005D491F" w:rsidP="005D491F">
      <w:pPr>
        <w:pStyle w:val="NormalIndent"/>
      </w:pPr>
      <w:r>
        <w:t xml:space="preserve">Bitmap and JPEG image files are rendered from the Thesaurus Diagram using the standard Delphi TGraphic components.  </w:t>
      </w:r>
    </w:p>
    <w:p w14:paraId="5BE6597C" w14:textId="77777777" w:rsidR="005D491F" w:rsidRPr="00F92F19" w:rsidRDefault="005D491F" w:rsidP="005D491F">
      <w:pPr>
        <w:pStyle w:val="NormalIndent"/>
      </w:pPr>
      <w:smartTag w:uri="urn:schemas-microsoft-com:office:smarttags" w:element="place">
        <w:r>
          <w:t>Delphi</w:t>
        </w:r>
      </w:smartTag>
      <w:r>
        <w:t xml:space="preserve"> does not support GIF files in the supplied VCL classes.  GIF file support was added using the TGIFImage component</w:t>
      </w:r>
      <w:r w:rsidR="00F92F19">
        <w:t xml:space="preserve"> written by </w:t>
      </w:r>
      <w:r w:rsidR="00F92F19" w:rsidRPr="00F92F19">
        <w:t xml:space="preserve"> Anders Melander</w:t>
      </w:r>
      <w:r w:rsidR="00F92F19">
        <w:t xml:space="preserve"> and updated to </w:t>
      </w:r>
      <w:smartTag w:uri="urn:schemas-microsoft-com:office:smarttags" w:element="place">
        <w:r w:rsidR="00F92F19">
          <w:t>Delphi</w:t>
        </w:r>
      </w:smartTag>
      <w:r w:rsidR="00F92F19">
        <w:t xml:space="preserve"> 7 by </w:t>
      </w:r>
      <w:r w:rsidR="00F92F19" w:rsidRPr="00F92F19">
        <w:t>Finn Tolderlund</w:t>
      </w:r>
      <w:r w:rsidR="00F92F19">
        <w:t xml:space="preserve"> (</w:t>
      </w:r>
      <w:r w:rsidR="00F92F19" w:rsidRPr="00F92F19">
        <w:t>http://home20.inet.tele.dk/tolderlund/delphi/</w:t>
      </w:r>
      <w:r w:rsidR="00F92F19">
        <w:t>).</w:t>
      </w:r>
    </w:p>
    <w:p w14:paraId="2F03D951" w14:textId="77777777" w:rsidR="002C316C" w:rsidRDefault="002C316C" w:rsidP="00840903">
      <w:pPr>
        <w:pStyle w:val="Heading2"/>
      </w:pPr>
      <w:bookmarkStart w:id="981" w:name="_Toc292879164"/>
      <w:r>
        <w:t>Tab and Arrow Keystrokes in ActiveX components</w:t>
      </w:r>
      <w:bookmarkEnd w:id="981"/>
    </w:p>
    <w:p w14:paraId="41B4C826" w14:textId="77777777" w:rsidR="00E55D2F" w:rsidRDefault="00E55D2F" w:rsidP="00E55D2F">
      <w:pPr>
        <w:pStyle w:val="NormalIndent"/>
      </w:pPr>
      <w:r>
        <w:t xml:space="preserve">ActiveX controls in </w:t>
      </w:r>
      <w:smartTag w:uri="urn:schemas-microsoft-com:office:smarttags" w:element="place">
        <w:r>
          <w:t>Delphi</w:t>
        </w:r>
      </w:smartTag>
      <w:r>
        <w:t xml:space="preserve"> 5 and later do not respond to navigation key strokes by default.  This is a knock on effect of a fix to an ActiveX control bug introduced in IE5.</w:t>
      </w:r>
    </w:p>
    <w:p w14:paraId="4F6F3DD5" w14:textId="77777777" w:rsidR="002C316C" w:rsidRDefault="00E55D2F" w:rsidP="007073AD">
      <w:pPr>
        <w:pStyle w:val="NormalIndent"/>
      </w:pPr>
      <w:r>
        <w:t xml:space="preserve">To fix this, </w:t>
      </w:r>
      <w:r w:rsidR="007073AD">
        <w:t>the standard windows message handling procedure (WndProc) is overridden by each addin’s active form.</w:t>
      </w:r>
      <w:r>
        <w:t xml:space="preserve">  </w:t>
      </w:r>
      <w:r w:rsidR="007073AD">
        <w:t xml:space="preserve">The message </w:t>
      </w:r>
      <w:r>
        <w:t xml:space="preserve">WM_GETDLGCODE is responded to </w:t>
      </w:r>
      <w:r w:rsidR="007073AD">
        <w:t>by</w:t>
      </w:r>
      <w:r>
        <w:t xml:space="preserve"> request</w:t>
      </w:r>
      <w:r w:rsidR="007073AD">
        <w:t>ing</w:t>
      </w:r>
      <w:r>
        <w:t xml:space="preserve"> that navigation key strokes are sent to the ac</w:t>
      </w:r>
      <w:r w:rsidR="007073AD">
        <w:t>t</w:t>
      </w:r>
      <w:r>
        <w:t>ive form.  Other navigation messages are routed to the current active control.</w:t>
      </w:r>
    </w:p>
    <w:p w14:paraId="79A40106" w14:textId="77777777" w:rsidR="00DF79E3" w:rsidRDefault="00DF79E3" w:rsidP="00840903">
      <w:pPr>
        <w:pStyle w:val="Heading2"/>
      </w:pPr>
      <w:bookmarkStart w:id="982" w:name="_Toc292879165"/>
      <w:r>
        <w:lastRenderedPageBreak/>
        <w:t>Meaning Key Reassignment</w:t>
      </w:r>
      <w:bookmarkEnd w:id="982"/>
    </w:p>
    <w:p w14:paraId="23C82B8F" w14:textId="77777777" w:rsidR="00DF79E3" w:rsidRDefault="00DF79E3" w:rsidP="00DF79E3">
      <w:pPr>
        <w:pStyle w:val="NormalIndent"/>
      </w:pPr>
      <w:r>
        <w:t>In the Thesaurus, when 2 items are made synonyms of each other the following rules are followed to determine the single Meaning_Key to adopt for each concept.</w:t>
      </w:r>
    </w:p>
    <w:p w14:paraId="513BC179" w14:textId="77777777" w:rsidR="00DF79E3" w:rsidRDefault="00DF79E3" w:rsidP="00DF79E3">
      <w:pPr>
        <w:pStyle w:val="NormalIndent"/>
        <w:numPr>
          <w:ilvl w:val="0"/>
          <w:numId w:val="27"/>
        </w:numPr>
      </w:pPr>
      <w:r>
        <w:t>2 concepts that are in the custody of SYSTEM00 cannot be made synonyms of each other as the software expects both meaning keys to be present.</w:t>
      </w:r>
    </w:p>
    <w:p w14:paraId="7C7A2575" w14:textId="77777777" w:rsidR="00DF79E3" w:rsidRDefault="00DF79E3" w:rsidP="00DF79E3">
      <w:pPr>
        <w:pStyle w:val="NormalIndent"/>
        <w:numPr>
          <w:ilvl w:val="0"/>
          <w:numId w:val="27"/>
        </w:numPr>
      </w:pPr>
      <w:r>
        <w:t>If 1 concept has a meaning key starting SYSTEM00, then both concepts are assigned to this key.</w:t>
      </w:r>
    </w:p>
    <w:p w14:paraId="74FBE5EC" w14:textId="77777777" w:rsidR="00DF79E3" w:rsidRDefault="00DF79E3" w:rsidP="00DF79E3">
      <w:pPr>
        <w:pStyle w:val="NormalIndent"/>
        <w:numPr>
          <w:ilvl w:val="0"/>
          <w:numId w:val="27"/>
        </w:numPr>
      </w:pPr>
      <w:r>
        <w:t>If neither concept has a meaning key starting SYSTEM00, but one of the meaning keys starts with the Site ID of the current site, then this is the meaning key adopted.</w:t>
      </w:r>
    </w:p>
    <w:p w14:paraId="7EB088A4" w14:textId="77777777" w:rsidR="00DF79E3" w:rsidRDefault="00DF79E3" w:rsidP="00DF79E3">
      <w:pPr>
        <w:pStyle w:val="NormalIndent"/>
        <w:numPr>
          <w:ilvl w:val="0"/>
          <w:numId w:val="27"/>
        </w:numPr>
      </w:pPr>
      <w:r>
        <w:t>If a single meaning key is still not selected by these rules, then the meaning key that belongs to the concept that will be list preferred after the synonymy is applied is selected.</w:t>
      </w:r>
    </w:p>
    <w:p w14:paraId="5576E9CC" w14:textId="77777777" w:rsidR="00DF79E3" w:rsidRPr="00DF79E3" w:rsidRDefault="00DF79E3" w:rsidP="00DF79E3">
      <w:pPr>
        <w:pStyle w:val="NormalIndent"/>
        <w:numPr>
          <w:ilvl w:val="0"/>
          <w:numId w:val="27"/>
        </w:numPr>
      </w:pPr>
      <w:r>
        <w:t>If this still does not resolve a single meaning key, then the meaning key adopted is the one associated with the concept selected at the time of application of synonymy.</w:t>
      </w:r>
    </w:p>
    <w:p w14:paraId="4DF41871" w14:textId="77777777" w:rsidR="00351245" w:rsidRDefault="00351245" w:rsidP="00840903">
      <w:pPr>
        <w:pStyle w:val="Heading2"/>
      </w:pPr>
      <w:bookmarkStart w:id="983" w:name="_Toc292879166"/>
      <w:r>
        <w:t>Lineage Generation</w:t>
      </w:r>
      <w:bookmarkEnd w:id="983"/>
    </w:p>
    <w:p w14:paraId="285A7F05" w14:textId="77777777" w:rsidR="00351245" w:rsidRDefault="00351245" w:rsidP="00351245">
      <w:pPr>
        <w:pStyle w:val="NormalIndent"/>
      </w:pPr>
      <w:r>
        <w:t>An important service provided by the Thesaurus module is the ability to quickly identify the contents of any hierarchical node.  This is important in taxonomy for example, where a search may be performed against the entire content of a taxonomic group.  Throughout the thesaurus, hierarchical concept groups are able to provide this service.</w:t>
      </w:r>
    </w:p>
    <w:p w14:paraId="32C79FBC" w14:textId="77777777" w:rsidR="00351245" w:rsidRPr="00351245" w:rsidRDefault="00351245" w:rsidP="00351245">
      <w:pPr>
        <w:pStyle w:val="NormalIndent"/>
      </w:pPr>
      <w:r>
        <w:t>Recorder’s Taxon Dictionary manages this process by providing an index (Index_Taxon_Group) that maintains a link between any node and ALL of its content.  For large lists, this results in many thousands of records and was not deemed practical for the Thesaurus.  The solution adopted is for each node to maintain a string that describes its lineage within the concept group.  Details are provided elsewhere in the TSD.  This section details how the lineage records are generated.</w:t>
      </w:r>
    </w:p>
    <w:p w14:paraId="2F47BCA0" w14:textId="77777777" w:rsidR="00351245" w:rsidRDefault="00351245" w:rsidP="00351245">
      <w:pPr>
        <w:pStyle w:val="NormalIndent"/>
      </w:pPr>
      <w:r>
        <w:t>The process for generating or re-generating the Concept_Lineage records for an entire concept group is as follows:</w:t>
      </w:r>
    </w:p>
    <w:p w14:paraId="6E1C0AFB" w14:textId="77777777" w:rsidR="00351245" w:rsidRDefault="00351245" w:rsidP="00351245">
      <w:pPr>
        <w:pStyle w:val="NormalIndent"/>
        <w:numPr>
          <w:ilvl w:val="0"/>
          <w:numId w:val="31"/>
        </w:numPr>
      </w:pPr>
      <w:r>
        <w:t>Delete any existing Concept_Lineage records for the group.</w:t>
      </w:r>
    </w:p>
    <w:p w14:paraId="44DE3C9D" w14:textId="77777777" w:rsidR="00351245" w:rsidRDefault="00351245" w:rsidP="00351245">
      <w:pPr>
        <w:pStyle w:val="NormalIndent"/>
        <w:numPr>
          <w:ilvl w:val="0"/>
          <w:numId w:val="31"/>
        </w:numPr>
      </w:pPr>
      <w:r>
        <w:t>If the group does not have a Hierarchy_Relation_Type_Key then we are done.</w:t>
      </w:r>
    </w:p>
    <w:p w14:paraId="1CC82F93" w14:textId="77777777" w:rsidR="00351245" w:rsidRDefault="00351245" w:rsidP="00351245">
      <w:pPr>
        <w:pStyle w:val="NormalIndent"/>
        <w:numPr>
          <w:ilvl w:val="0"/>
          <w:numId w:val="31"/>
        </w:numPr>
      </w:pPr>
      <w:bookmarkStart w:id="984" w:name="_Ref67718648"/>
      <w:r>
        <w:t>Otherwise, for each list-preferred concept in the group that does not have a parent:</w:t>
      </w:r>
      <w:bookmarkEnd w:id="984"/>
    </w:p>
    <w:p w14:paraId="46D5DA64" w14:textId="77777777" w:rsidR="00351245" w:rsidRDefault="00351245" w:rsidP="00351245">
      <w:pPr>
        <w:pStyle w:val="NormalIndent"/>
        <w:numPr>
          <w:ilvl w:val="0"/>
          <w:numId w:val="32"/>
        </w:numPr>
      </w:pPr>
      <w:r>
        <w:t>Increment the Last_Sequence_Number of the concept group and write a Concept_Lineage record with Lineage_ID = 1 and Lineage = Concept_Group.Last_Sequence_Number.</w:t>
      </w:r>
    </w:p>
    <w:p w14:paraId="15280CD1" w14:textId="77777777" w:rsidR="00351245" w:rsidRDefault="00351245" w:rsidP="00351245">
      <w:pPr>
        <w:pStyle w:val="NormalIndent"/>
        <w:numPr>
          <w:ilvl w:val="0"/>
          <w:numId w:val="32"/>
        </w:numPr>
      </w:pPr>
      <w:r>
        <w:t>Traverse the descendants of the top-level concept, for each node incrementing the Last_Sequence_Number of its parent and inserting a Concept_Lineage record with Lineage_ID = (1 + the maximum Lineage_ID for this concept), or 1 if this is the first lineage record and Lineage = last inserted Lineage for the parent + ‘\’ + parent’s Last_Sequence_Number.</w:t>
      </w:r>
    </w:p>
    <w:p w14:paraId="3C806346" w14:textId="77777777" w:rsidR="00351245" w:rsidRDefault="00351245" w:rsidP="00351245">
      <w:pPr>
        <w:pStyle w:val="NormalIndent"/>
      </w:pPr>
      <w:r>
        <w:t>Note that although this is a recursive process, it cannot be implemented as a recursive procedure because of a hard-wired limit on the depth of nested procedure calls in Microsoft SQL Server.</w:t>
      </w:r>
    </w:p>
    <w:p w14:paraId="246D5ADC" w14:textId="77777777" w:rsidR="00351245" w:rsidRDefault="00351245" w:rsidP="00351245">
      <w:pPr>
        <w:pStyle w:val="NormalIndent"/>
      </w:pPr>
      <w:r>
        <w:lastRenderedPageBreak/>
        <w:t>Also note that in the recursive part of the process described above, a concept may be visited more than once; this will occur for a concept that has multiple parents, or a concept with an ancestor that has multiple parents.  This is the reason why the inserted Lineage value is based on the last inserted value for the parent, and corresponds to the case where Lineage_ID is greater than one.</w:t>
      </w:r>
    </w:p>
    <w:p w14:paraId="12436904" w14:textId="77777777" w:rsidR="00351245" w:rsidRDefault="00351245" w:rsidP="00351245">
      <w:pPr>
        <w:pStyle w:val="NormalIndent"/>
      </w:pPr>
      <w:r>
        <w:t xml:space="preserve">When a new list-preferred concept is added to a group with a Hierarchy_Relation_Type_Key then step </w:t>
      </w:r>
      <w:r>
        <w:fldChar w:fldCharType="begin"/>
      </w:r>
      <w:r>
        <w:instrText xml:space="preserve"> REF _Ref67718648 \r \h  \* MERGEFORMAT </w:instrText>
      </w:r>
      <w:r>
        <w:fldChar w:fldCharType="separate"/>
      </w:r>
      <w:r w:rsidR="005539A4">
        <w:t>3</w:t>
      </w:r>
      <w:r>
        <w:fldChar w:fldCharType="end"/>
      </w:r>
      <w:r>
        <w:t xml:space="preserve"> of the process above is performed, treating the new concept as a top-level node.</w:t>
      </w:r>
    </w:p>
    <w:p w14:paraId="3F206FAE" w14:textId="77777777" w:rsidR="00351245" w:rsidRDefault="00351245" w:rsidP="00351245">
      <w:pPr>
        <w:pStyle w:val="NormalIndent"/>
      </w:pPr>
      <w:r>
        <w:t>When adding a new Concept_Relation that relates two concepts in the same group, and is of the type identified by that group’s Hierarchy_Relation_Type_Key the following process is used to update the lineage data:</w:t>
      </w:r>
    </w:p>
    <w:p w14:paraId="5A694D03" w14:textId="77777777" w:rsidR="00351245" w:rsidRDefault="00351245" w:rsidP="00351245">
      <w:pPr>
        <w:pStyle w:val="NormalIndent"/>
        <w:numPr>
          <w:ilvl w:val="0"/>
          <w:numId w:val="33"/>
        </w:numPr>
      </w:pPr>
      <w:r>
        <w:t>If the child in the relationship has no other parents then remove its Concept_Lineage record and any other Concept_Lineage records for concepts in the group with Lineage = (the child’s Lineage + extra terms).</w:t>
      </w:r>
    </w:p>
    <w:p w14:paraId="14BC4E06" w14:textId="77777777" w:rsidR="00351245" w:rsidRDefault="00351245" w:rsidP="00351245">
      <w:pPr>
        <w:pStyle w:val="NormalIndent"/>
        <w:numPr>
          <w:ilvl w:val="0"/>
          <w:numId w:val="33"/>
        </w:numPr>
      </w:pPr>
      <w:r>
        <w:t>For each Concept_Lineage record of the parent, insert corresponding records for the child and its descendants, as described above.</w:t>
      </w:r>
    </w:p>
    <w:p w14:paraId="1709FF2B" w14:textId="77777777" w:rsidR="00351245" w:rsidRDefault="00351245" w:rsidP="00351245">
      <w:pPr>
        <w:pStyle w:val="NormalIndent"/>
      </w:pPr>
      <w:r>
        <w:t>When deleting a Concept_Relation that relates two concepts in the same group, and is of the type identified by that group’s Hierarchy_Relation_Type_Key the following process is used to update the lineage data:</w:t>
      </w:r>
    </w:p>
    <w:p w14:paraId="758ED6EE" w14:textId="77777777" w:rsidR="00351245" w:rsidRDefault="00351245" w:rsidP="00351245">
      <w:pPr>
        <w:pStyle w:val="NormalIndent"/>
        <w:numPr>
          <w:ilvl w:val="0"/>
          <w:numId w:val="34"/>
        </w:numPr>
      </w:pPr>
      <w:r>
        <w:t>Remove any Concept_Lineage record that is associated with the child in the relationship and has Lineage = (one of the parent’s Lineage values + extra terms).</w:t>
      </w:r>
    </w:p>
    <w:p w14:paraId="03D85F27" w14:textId="77777777" w:rsidR="00351245" w:rsidRDefault="00351245" w:rsidP="00351245">
      <w:pPr>
        <w:pStyle w:val="NormalIndent"/>
        <w:numPr>
          <w:ilvl w:val="0"/>
          <w:numId w:val="34"/>
        </w:numPr>
      </w:pPr>
      <w:r>
        <w:t>Remove any Concept_Lineage records that descend from records deleted in the previous step.</w:t>
      </w:r>
    </w:p>
    <w:p w14:paraId="1EC703DB" w14:textId="77777777" w:rsidR="00351245" w:rsidRDefault="00351245" w:rsidP="00351245">
      <w:pPr>
        <w:pStyle w:val="NormalIndent"/>
        <w:numPr>
          <w:ilvl w:val="0"/>
          <w:numId w:val="34"/>
        </w:numPr>
      </w:pPr>
      <w:r>
        <w:t>If the child no longer has any parents then insert Concept_Lineage for the child and its descendants by treating the child like a new concept as described above.</w:t>
      </w:r>
    </w:p>
    <w:p w14:paraId="53EBB43C" w14:textId="77777777" w:rsidR="00351245" w:rsidRDefault="00351245" w:rsidP="00351245">
      <w:pPr>
        <w:pStyle w:val="NormalIndent"/>
      </w:pPr>
      <w:r>
        <w:t>When a Concept_Relation is updated, this is treated as deletion and recreation for the purposes of updating the lineage.  Concept updates are handled similarly.</w:t>
      </w:r>
    </w:p>
    <w:p w14:paraId="146E4D2C" w14:textId="77777777" w:rsidR="001E28AB" w:rsidRDefault="001E28AB" w:rsidP="00840903">
      <w:pPr>
        <w:pStyle w:val="Heading1"/>
      </w:pPr>
      <w:bookmarkStart w:id="985" w:name="_Toc292879167"/>
      <w:r>
        <w:lastRenderedPageBreak/>
        <w:t>Operational Requirements</w:t>
      </w:r>
      <w:bookmarkEnd w:id="979"/>
      <w:bookmarkEnd w:id="980"/>
      <w:bookmarkEnd w:id="985"/>
    </w:p>
    <w:p w14:paraId="66934F9F" w14:textId="77777777" w:rsidR="001E28AB" w:rsidRDefault="00BB3A2A" w:rsidP="00BB3A2A">
      <w:pPr>
        <w:pStyle w:val="NormalIndent"/>
      </w:pPr>
      <w:r>
        <w:t>The following personnel are required for the operation of the system:</w:t>
      </w:r>
    </w:p>
    <w:p w14:paraId="3C628145" w14:textId="77777777" w:rsidR="00BB3A2A" w:rsidRDefault="00BB3A2A" w:rsidP="00BB3A2A">
      <w:pPr>
        <w:pStyle w:val="NormalIndent"/>
        <w:numPr>
          <w:ilvl w:val="0"/>
          <w:numId w:val="19"/>
        </w:numPr>
      </w:pPr>
      <w:r>
        <w:t>System Administrator - responsible for administration of the system, user security.</w:t>
      </w:r>
    </w:p>
    <w:p w14:paraId="2A060D3C" w14:textId="77777777" w:rsidR="00BB3A2A" w:rsidRDefault="00BB3A2A" w:rsidP="00BB3A2A">
      <w:pPr>
        <w:pStyle w:val="NormalIndent"/>
        <w:numPr>
          <w:ilvl w:val="0"/>
          <w:numId w:val="19"/>
        </w:numPr>
      </w:pPr>
      <w:r>
        <w:t>Database Administrator - responsible for database maintenance, notably backup and recovery plans.</w:t>
      </w:r>
    </w:p>
    <w:p w14:paraId="4536701E" w14:textId="77777777" w:rsidR="00BB3A2A" w:rsidRDefault="00BB3A2A" w:rsidP="00BB3A2A">
      <w:pPr>
        <w:pStyle w:val="NormalIndent"/>
        <w:numPr>
          <w:ilvl w:val="0"/>
          <w:numId w:val="19"/>
        </w:numPr>
      </w:pPr>
      <w:r>
        <w:t>List Manager - responsible for maintenance of Thesaurus data including checklists and other controlled list management.</w:t>
      </w:r>
    </w:p>
    <w:p w14:paraId="54780703" w14:textId="77777777" w:rsidR="00BB3A2A" w:rsidRDefault="00BB3A2A" w:rsidP="00BB3A2A">
      <w:pPr>
        <w:pStyle w:val="NormalIndent"/>
        <w:numPr>
          <w:ilvl w:val="0"/>
          <w:numId w:val="19"/>
        </w:numPr>
      </w:pPr>
      <w:r>
        <w:t>Museum Staff - responsible for day to day editing, browsing and reporting operations.</w:t>
      </w:r>
    </w:p>
    <w:p w14:paraId="1BB1EF4F" w14:textId="77777777" w:rsidR="00BB3A2A" w:rsidRDefault="001E28AB" w:rsidP="00840903">
      <w:pPr>
        <w:pStyle w:val="Heading1"/>
        <w:rPr>
          <w:rFonts w:eastAsia="SimSun"/>
          <w:lang w:eastAsia="zh-SG"/>
        </w:rPr>
      </w:pPr>
      <w:bookmarkStart w:id="986" w:name="_Toc403527573"/>
      <w:bookmarkStart w:id="987" w:name="_Toc292879168"/>
      <w:bookmarkStart w:id="988" w:name="TestProc"/>
      <w:r>
        <w:lastRenderedPageBreak/>
        <w:t>Test Procedures</w:t>
      </w:r>
      <w:bookmarkEnd w:id="986"/>
      <w:bookmarkEnd w:id="987"/>
    </w:p>
    <w:p w14:paraId="14366EC9" w14:textId="77777777" w:rsidR="00944E80" w:rsidRDefault="00CA6203" w:rsidP="00CA6203">
      <w:pPr>
        <w:pStyle w:val="NormalIndent"/>
        <w:rPr>
          <w:lang w:eastAsia="zh-SG"/>
        </w:rPr>
      </w:pPr>
      <w:r>
        <w:rPr>
          <w:lang w:eastAsia="zh-SG"/>
        </w:rPr>
        <w:t>Test procedures follow the standar testing methodology employed at Dorset Software, with the following notes:</w:t>
      </w:r>
    </w:p>
    <w:p w14:paraId="0744DAA2" w14:textId="77777777" w:rsidR="00CA6203" w:rsidRDefault="00CA6203" w:rsidP="00CA6203">
      <w:pPr>
        <w:pStyle w:val="NormalIndent"/>
        <w:numPr>
          <w:ilvl w:val="0"/>
          <w:numId w:val="24"/>
        </w:numPr>
        <w:rPr>
          <w:lang w:eastAsia="zh-SG"/>
        </w:rPr>
      </w:pPr>
      <w:r>
        <w:rPr>
          <w:lang w:eastAsia="zh-SG"/>
        </w:rPr>
        <w:t>Testing is scaled up to a large volume database containing at least 1 million terms and specimens.</w:t>
      </w:r>
    </w:p>
    <w:p w14:paraId="77842282" w14:textId="77777777" w:rsidR="00CA6203" w:rsidRDefault="00CA6203" w:rsidP="00CA6203">
      <w:pPr>
        <w:pStyle w:val="NormalIndent"/>
        <w:numPr>
          <w:ilvl w:val="0"/>
          <w:numId w:val="24"/>
        </w:numPr>
        <w:rPr>
          <w:lang w:eastAsia="zh-SG"/>
        </w:rPr>
      </w:pPr>
      <w:r>
        <w:rPr>
          <w:lang w:eastAsia="zh-SG"/>
        </w:rPr>
        <w:t>Testing is undertaken in a multi-user environment.</w:t>
      </w:r>
    </w:p>
    <w:p w14:paraId="232CD522" w14:textId="77777777" w:rsidR="00CA6203" w:rsidRPr="00944E80" w:rsidRDefault="00CA6203" w:rsidP="00CA6203">
      <w:pPr>
        <w:pStyle w:val="NormalIndent"/>
        <w:numPr>
          <w:ilvl w:val="0"/>
          <w:numId w:val="24"/>
        </w:numPr>
        <w:rPr>
          <w:lang w:eastAsia="zh-SG"/>
        </w:rPr>
      </w:pPr>
      <w:r>
        <w:rPr>
          <w:lang w:eastAsia="zh-SG"/>
        </w:rPr>
        <w:t>Aspects of the existing Recorder system are retested where they have been changed to meet the requirements of the Collections Module.</w:t>
      </w:r>
    </w:p>
    <w:p w14:paraId="09F92F3B" w14:textId="77777777" w:rsidR="00BB3A2A" w:rsidRDefault="00BB3A2A" w:rsidP="00840903">
      <w:pPr>
        <w:pStyle w:val="MainTitles"/>
        <w:outlineLvl w:val="0"/>
      </w:pPr>
      <w:r>
        <w:br w:type="page"/>
      </w:r>
      <w:r>
        <w:lastRenderedPageBreak/>
        <w:t>Appendix 1 - References</w:t>
      </w:r>
    </w:p>
    <w:p w14:paraId="37958E8D" w14:textId="77777777" w:rsidR="00BB3A2A" w:rsidRDefault="00BB3A2A" w:rsidP="00BB3A2A">
      <w:pPr>
        <w:pStyle w:val="NormalIndent"/>
      </w:pPr>
      <w:r>
        <w:t>The following documents are available from JNCC or Dorset Software:</w:t>
      </w:r>
    </w:p>
    <w:bookmarkEnd w:id="988"/>
    <w:p w14:paraId="7F8A7FD3" w14:textId="77777777" w:rsidR="001E28AB" w:rsidRDefault="00BB3A2A" w:rsidP="00BB3A2A">
      <w:pPr>
        <w:pStyle w:val="NormalIndent"/>
        <w:numPr>
          <w:ilvl w:val="0"/>
          <w:numId w:val="18"/>
        </w:numPr>
      </w:pPr>
      <w:r>
        <w:t>Recorder Technical System Design (Recorder TSD)</w:t>
      </w:r>
    </w:p>
    <w:p w14:paraId="7F56C23A" w14:textId="77777777" w:rsidR="001E28AB" w:rsidRDefault="00BB3A2A" w:rsidP="00BB3A2A">
      <w:pPr>
        <w:pStyle w:val="NormalIndent"/>
        <w:numPr>
          <w:ilvl w:val="0"/>
          <w:numId w:val="18"/>
        </w:numPr>
      </w:pPr>
      <w:r w:rsidRPr="00BB3A2A">
        <w:t>COM Specification for Recorder.doc</w:t>
      </w:r>
    </w:p>
    <w:p w14:paraId="3E661F96" w14:textId="77777777" w:rsidR="001E28AB" w:rsidRDefault="001E28AB" w:rsidP="00840903">
      <w:pPr>
        <w:pStyle w:val="Heading2"/>
        <w:sectPr w:rsidR="001E28AB" w:rsidSect="00692B84">
          <w:headerReference w:type="even" r:id="rId188"/>
          <w:headerReference w:type="default" r:id="rId189"/>
          <w:footerReference w:type="even" r:id="rId190"/>
          <w:footerReference w:type="default" r:id="rId191"/>
          <w:headerReference w:type="first" r:id="rId192"/>
          <w:footerReference w:type="first" r:id="rId193"/>
          <w:type w:val="continuous"/>
          <w:pgSz w:w="11909" w:h="16834"/>
          <w:pgMar w:top="1470" w:right="1080" w:bottom="1080" w:left="1080" w:header="706" w:footer="360" w:gutter="0"/>
          <w:paperSrc w:first="1" w:other="1"/>
          <w:cols w:space="720"/>
          <w:titlePg/>
        </w:sectPr>
      </w:pPr>
    </w:p>
    <w:p w14:paraId="6ED68259" w14:textId="77777777" w:rsidR="001E28AB" w:rsidRDefault="001E28AB">
      <w:pPr>
        <w:pStyle w:val="introduction"/>
        <w:sectPr w:rsidR="001E28AB">
          <w:headerReference w:type="even" r:id="rId194"/>
          <w:headerReference w:type="default" r:id="rId195"/>
          <w:footerReference w:type="even" r:id="rId196"/>
          <w:footerReference w:type="default" r:id="rId197"/>
          <w:headerReference w:type="first" r:id="rId198"/>
          <w:footerReference w:type="first" r:id="rId199"/>
          <w:type w:val="continuous"/>
          <w:pgSz w:w="11909" w:h="16834"/>
          <w:pgMar w:top="1080" w:right="1080" w:bottom="1080" w:left="1080" w:header="706" w:footer="360" w:gutter="0"/>
          <w:paperSrc w:first="1" w:other="1"/>
          <w:cols w:space="720"/>
          <w:titlePg/>
        </w:sectPr>
      </w:pPr>
    </w:p>
    <w:p w14:paraId="36538DC3" w14:textId="77777777" w:rsidR="001E28AB" w:rsidRDefault="001E28AB">
      <w:pPr>
        <w:pStyle w:val="introduction"/>
        <w:rPr>
          <w:noProof/>
        </w:rPr>
      </w:pPr>
    </w:p>
    <w:p w14:paraId="3E724E60" w14:textId="77777777" w:rsidR="001E28AB" w:rsidRDefault="001E28AB">
      <w:pPr>
        <w:pStyle w:val="BACKPAGElogo"/>
      </w:pPr>
      <w:r>
        <w:object w:dxaOrig="1916" w:dyaOrig="1047" w14:anchorId="36399809">
          <v:shape id="_x0000_i1039" type="#_x0000_t75" style="width:403.5pt;height:223.5pt" o:ole="" fillcolor="window">
            <v:imagedata r:id="rId10" o:title=""/>
          </v:shape>
          <o:OLEObject Type="Embed" ProgID="CDraw" ShapeID="_x0000_i1039" DrawAspect="Content" ObjectID="_1569161451" r:id="rId200">
            <o:FieldCodes>\s \* mergeformat</o:FieldCodes>
          </o:OLEObject>
        </w:object>
      </w:r>
    </w:p>
    <w:p w14:paraId="42359F3A" w14:textId="77777777" w:rsidR="001E28AB" w:rsidRDefault="001E28AB" w:rsidP="00840903">
      <w:pPr>
        <w:pStyle w:val="BACKPAGEaddress"/>
        <w:outlineLvl w:val="0"/>
        <w:rPr>
          <w:rFonts w:ascii="Arial" w:hAnsi="Arial"/>
          <w:color w:val="000080"/>
          <w:sz w:val="22"/>
        </w:rPr>
      </w:pPr>
      <w:r>
        <w:rPr>
          <w:rFonts w:ascii="Arial" w:hAnsi="Arial"/>
          <w:color w:val="000080"/>
          <w:sz w:val="22"/>
        </w:rPr>
        <w:t xml:space="preserve">Corbiere House, New </w:t>
      </w:r>
      <w:smartTag w:uri="urn:schemas-microsoft-com:office:smarttags" w:element="Street">
        <w:smartTag w:uri="urn:schemas-microsoft-com:office:smarttags" w:element="address">
          <w:r>
            <w:rPr>
              <w:rFonts w:ascii="Arial" w:hAnsi="Arial"/>
              <w:color w:val="000080"/>
              <w:sz w:val="22"/>
            </w:rPr>
            <w:t>Quay Road</w:t>
          </w:r>
        </w:smartTag>
      </w:smartTag>
      <w:r>
        <w:rPr>
          <w:rFonts w:ascii="Arial" w:hAnsi="Arial"/>
          <w:color w:val="000080"/>
          <w:sz w:val="22"/>
        </w:rPr>
        <w:t xml:space="preserve">, Poole, </w:t>
      </w:r>
      <w:smartTag w:uri="urn:schemas-microsoft-com:office:smarttags" w:element="place">
        <w:smartTag w:uri="urn:schemas-microsoft-com:office:smarttags" w:element="City">
          <w:r>
            <w:rPr>
              <w:rFonts w:ascii="Arial" w:hAnsi="Arial"/>
              <w:color w:val="000080"/>
              <w:sz w:val="22"/>
            </w:rPr>
            <w:t>Dorset</w:t>
          </w:r>
        </w:smartTag>
        <w:r>
          <w:rPr>
            <w:rFonts w:ascii="Arial" w:hAnsi="Arial"/>
            <w:color w:val="000080"/>
            <w:sz w:val="22"/>
          </w:rPr>
          <w:t xml:space="preserve">, </w:t>
        </w:r>
        <w:smartTag w:uri="urn:schemas-microsoft-com:office:smarttags" w:element="PostalCode">
          <w:r>
            <w:rPr>
              <w:rFonts w:ascii="Arial" w:hAnsi="Arial"/>
              <w:color w:val="000080"/>
              <w:sz w:val="22"/>
            </w:rPr>
            <w:t>BH15 4AF</w:t>
          </w:r>
        </w:smartTag>
        <w:r>
          <w:rPr>
            <w:rFonts w:ascii="Arial" w:hAnsi="Arial"/>
            <w:color w:val="000080"/>
            <w:sz w:val="22"/>
          </w:rPr>
          <w:t xml:space="preserve">, </w:t>
        </w:r>
        <w:smartTag w:uri="urn:schemas-microsoft-com:office:smarttags" w:element="country-region">
          <w:r>
            <w:rPr>
              <w:rFonts w:ascii="Arial" w:hAnsi="Arial"/>
              <w:color w:val="000080"/>
              <w:sz w:val="22"/>
            </w:rPr>
            <w:t>U.K.</w:t>
          </w:r>
        </w:smartTag>
      </w:smartTag>
    </w:p>
    <w:p w14:paraId="1E2A528F" w14:textId="77777777" w:rsidR="001E28AB" w:rsidRDefault="001E28AB">
      <w:pPr>
        <w:pStyle w:val="BACKPAGEaddress"/>
        <w:rPr>
          <w:rFonts w:ascii="Arial" w:hAnsi="Arial"/>
          <w:color w:val="000080"/>
          <w:sz w:val="22"/>
        </w:rPr>
      </w:pPr>
      <w:r>
        <w:rPr>
          <w:rFonts w:ascii="Arial" w:hAnsi="Arial"/>
          <w:color w:val="000080"/>
          <w:sz w:val="22"/>
        </w:rPr>
        <w:t>Telephone:  01202 777707  Facsimile:  01202 774016</w:t>
      </w:r>
    </w:p>
    <w:p w14:paraId="58ADED4C" w14:textId="77777777" w:rsidR="001E28AB" w:rsidRDefault="001E28AB" w:rsidP="00840903">
      <w:pPr>
        <w:pStyle w:val="Heading2"/>
        <w:jc w:val="center"/>
        <w:rPr>
          <w:sz w:val="22"/>
        </w:rPr>
      </w:pPr>
      <w:bookmarkStart w:id="989" w:name="_Toc292879169"/>
      <w:r>
        <w:rPr>
          <w:sz w:val="22"/>
        </w:rPr>
        <w:t>E-Mail: sales@dorsetsoftware.com</w:t>
      </w:r>
      <w:bookmarkEnd w:id="989"/>
    </w:p>
    <w:sectPr w:rsidR="001E28AB">
      <w:headerReference w:type="even" r:id="rId201"/>
      <w:headerReference w:type="default" r:id="rId202"/>
      <w:footerReference w:type="even" r:id="rId203"/>
      <w:footerReference w:type="default" r:id="rId204"/>
      <w:headerReference w:type="first" r:id="rId205"/>
      <w:footerReference w:type="first" r:id="rId206"/>
      <w:pgSz w:w="11909" w:h="16834"/>
      <w:pgMar w:top="1080" w:right="1080" w:bottom="1080" w:left="1080" w:header="706" w:footer="360" w:gutter="0"/>
      <w:paperSrc w:first="1" w:other="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58" w:author="andrewkemp" w:date="2010-10-14T13:14:00Z" w:initials="ajwk">
    <w:p w14:paraId="5A4B6614" w14:textId="77777777" w:rsidR="00ED1C99" w:rsidRDefault="00ED1C99">
      <w:pPr>
        <w:pStyle w:val="CommentText"/>
      </w:pPr>
      <w:r>
        <w:rPr>
          <w:rStyle w:val="CommentReference"/>
        </w:rPr>
        <w:annotationRef/>
      </w:r>
      <w:r>
        <w:t>This functionality is known to be broken in the current version of the Collections Module (</w:t>
      </w:r>
      <w:r w:rsidRPr="00A46412">
        <w:t>1.10.1.96</w:t>
      </w:r>
      <w:r>
        <w:t xml:space="preserve"> at time of writing), at least when using SQL Server 2005. CCN128 does not cover fixing this bug.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4B6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C8F9D" w14:textId="77777777" w:rsidR="002E0D6E" w:rsidRDefault="002E0D6E">
      <w:r>
        <w:separator/>
      </w:r>
    </w:p>
  </w:endnote>
  <w:endnote w:type="continuationSeparator" w:id="0">
    <w:p w14:paraId="4F07E038" w14:textId="77777777" w:rsidR="002E0D6E" w:rsidRDefault="002E0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PalmSprings">
    <w:charset w:val="00"/>
    <w:family w:val="swiss"/>
    <w:pitch w:val="variable"/>
    <w:sig w:usb0="00000003" w:usb1="00000000" w:usb2="00000000" w:usb3="00000000" w:csb0="00000001" w:csb1="00000000"/>
  </w:font>
  <w:font w:name="Southern">
    <w:altName w:val="Courier New"/>
    <w:charset w:val="00"/>
    <w:family w:val="swiss"/>
    <w:pitch w:val="variable"/>
    <w:sig w:usb0="00000003" w:usb1="00000000" w:usb2="00000000" w:usb3="00000000" w:csb0="00000001" w:csb1="00000000"/>
  </w:font>
  <w:font w:name="Avalon">
    <w:altName w:val="Courier New"/>
    <w:charset w:val="00"/>
    <w:family w:val="swiss"/>
    <w:pitch w:val="variable"/>
    <w:sig w:usb0="00000003" w:usb1="00000000" w:usb2="00000000" w:usb3="00000000" w:csb0="00000001" w:csb1="00000000"/>
  </w:font>
  <w:font w:name="Ottawa">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roseAntique">
    <w:charset w:val="00"/>
    <w:family w:val="swiss"/>
    <w:pitch w:val="variable"/>
    <w:sig w:usb0="00000003" w:usb1="00000000" w:usb2="00000000" w:usb3="00000000" w:csb0="00000001" w:csb1="00000000"/>
  </w:font>
  <w:font w:name="President">
    <w:charset w:val="00"/>
    <w:family w:val="swiss"/>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G Times (WN)">
    <w:panose1 w:val="00000000000000000000"/>
    <w:charset w:val="00"/>
    <w:family w:val="roman"/>
    <w:notTrueType/>
    <w:pitch w:val="variable"/>
    <w:sig w:usb0="00000003" w:usb1="00000000" w:usb2="00000000" w:usb3="00000000" w:csb0="00000001" w:csb1="00000000"/>
  </w:font>
  <w:font w:name="Arial,Italic">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TrebuchetM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5E96E" w14:textId="77777777" w:rsidR="00ED1C99" w:rsidRDefault="00ED1C99" w:rsidP="00692B84">
    <w:pPr>
      <w:pStyle w:val="Footer"/>
      <w:tabs>
        <w:tab w:val="right" w:pos="8280"/>
      </w:tabs>
      <w:spacing w:before="0" w:after="120"/>
      <w:jc w:val="left"/>
    </w:pPr>
    <w:r>
      <w:c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60D38" w14:textId="77777777" w:rsidR="00ED1C99" w:rsidRDefault="00ED1C99"/>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B13A6" w14:textId="77777777" w:rsidR="00ED1C99" w:rsidRDefault="00ED1C9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1021D" w14:textId="77777777" w:rsidR="00ED1C99" w:rsidRDefault="00ED1C99"/>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6B23E" w14:textId="77777777" w:rsidR="00ED1C99" w:rsidRDefault="00ED1C99"/>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78255" w14:textId="77777777" w:rsidR="00ED1C99" w:rsidRDefault="00ED1C99">
    <w:r>
      <w:cr/>
    </w:r>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A7BA" w14:textId="77777777" w:rsidR="00ED1C99" w:rsidRDefault="00ED1C99">
    <w:r>
      <w:t xml:space="preserve">- </w:t>
    </w:r>
    <w:r>
      <w:fldChar w:fldCharType="begin"/>
    </w:r>
    <w:r>
      <w:instrText xml:space="preserve"> PAGE  \* MERGEFORMAT </w:instrText>
    </w:r>
    <w:r>
      <w:fldChar w:fldCharType="separate"/>
    </w:r>
    <w:r>
      <w:rPr>
        <w:noProof/>
      </w:rPr>
      <w:t>301</w:t>
    </w:r>
    <w:r>
      <w:fldChar w:fldCharType="end"/>
    </w:r>
    <w:r>
      <w:t xml:space="preserve"> -</w:t>
    </w:r>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6024" w14:textId="77777777" w:rsidR="00ED1C99" w:rsidRDefault="00ED1C9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15690" w14:textId="77777777" w:rsidR="00ED1C99" w:rsidRDefault="00ED1C9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B1999" w14:textId="77777777" w:rsidR="00ED1C99" w:rsidRDefault="00ED1C99">
    <w:r>
      <w:cr/>
    </w:r>
    <w:r>
      <w:rPr>
        <w:sz w:val="18"/>
      </w:rPr>
      <w:t xml:space="preserve">File: </w:t>
    </w:r>
    <w:r>
      <w:rPr>
        <w:sz w:val="18"/>
      </w:rPr>
      <w:fldChar w:fldCharType="begin"/>
    </w:r>
    <w:r>
      <w:rPr>
        <w:sz w:val="18"/>
      </w:rPr>
      <w:instrText xml:space="preserve">filename </w:instrText>
    </w:r>
    <w:r>
      <w:rPr>
        <w:sz w:val="18"/>
      </w:rPr>
      <w:fldChar w:fldCharType="separate"/>
    </w:r>
    <w:r>
      <w:rPr>
        <w:noProof/>
        <w:sz w:val="18"/>
      </w:rPr>
      <w:t>Technical System Design.doc</w:t>
    </w:r>
    <w:r>
      <w:rPr>
        <w:sz w:val="18"/>
      </w:rPr>
      <w:fldChar w:fldCharType="end"/>
    </w:r>
    <w:r>
      <w:rPr>
        <w:sz w:val="18"/>
      </w:rPr>
      <w:tab/>
      <w:t xml:space="preserve">- </w:t>
    </w:r>
    <w:r>
      <w:rPr>
        <w:sz w:val="18"/>
      </w:rPr>
      <w:fldChar w:fldCharType="begin"/>
    </w:r>
    <w:r>
      <w:rPr>
        <w:sz w:val="18"/>
      </w:rPr>
      <w:instrText>PAGE</w:instrText>
    </w:r>
    <w:r>
      <w:rPr>
        <w:sz w:val="18"/>
      </w:rPr>
      <w:fldChar w:fldCharType="separate"/>
    </w:r>
    <w:r>
      <w:rPr>
        <w:noProof/>
        <w:sz w:val="18"/>
      </w:rPr>
      <w:t>34</w:t>
    </w:r>
    <w:r>
      <w:rPr>
        <w:sz w:val="18"/>
      </w:rPr>
      <w:fldChar w:fldCharType="end"/>
    </w:r>
    <w:r>
      <w:rPr>
        <w:sz w:val="18"/>
      </w:rPr>
      <w:t xml:space="preserve"> -</w:t>
    </w:r>
    <w:r>
      <w:rPr>
        <w:sz w:val="18"/>
      </w:rPr>
      <w:tab/>
      <w:t xml:space="preserve">Copyright © Dorset Software Services Ltd </w:t>
    </w:r>
    <w:r>
      <w:rPr>
        <w:sz w:val="18"/>
      </w:rPr>
      <w:fldChar w:fldCharType="begin"/>
    </w:r>
    <w:r>
      <w:rPr>
        <w:sz w:val="18"/>
      </w:rPr>
      <w:instrText xml:space="preserve"> DATE \@ "yyyy" \* MERGEFORMAT </w:instrText>
    </w:r>
    <w:r>
      <w:rPr>
        <w:sz w:val="18"/>
      </w:rPr>
      <w:fldChar w:fldCharType="separate"/>
    </w:r>
    <w:r w:rsidR="00D148DD">
      <w:rPr>
        <w:noProof/>
        <w:sz w:val="18"/>
      </w:rPr>
      <w:t>2017</w:t>
    </w:r>
    <w:r>
      <w:rPr>
        <w:sz w:val="18"/>
      </w:rPr>
      <w:fldChar w:fldCharType="end"/>
    </w:r>
    <w:r>
      <w:rPr>
        <w:sz w:val="18"/>
      </w:rPr>
      <w:c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C9B0" w14:textId="77777777" w:rsidR="00ED1C99" w:rsidRDefault="00ED1C9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A199E" w14:textId="77777777" w:rsidR="00ED1C99" w:rsidRDefault="00ED1C9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EE7E3" w14:textId="77777777" w:rsidR="00ED1C99" w:rsidRDefault="00ED1C99">
    <w:r>
      <w:cr/>
    </w:r>
    <w:r>
      <w:rPr>
        <w:sz w:val="18"/>
      </w:rPr>
      <w:t xml:space="preserve">File: </w:t>
    </w:r>
    <w:r>
      <w:rPr>
        <w:sz w:val="18"/>
      </w:rPr>
      <w:fldChar w:fldCharType="begin"/>
    </w:r>
    <w:r>
      <w:rPr>
        <w:sz w:val="18"/>
      </w:rPr>
      <w:instrText xml:space="preserve">filename </w:instrText>
    </w:r>
    <w:r>
      <w:rPr>
        <w:sz w:val="18"/>
      </w:rPr>
      <w:fldChar w:fldCharType="separate"/>
    </w:r>
    <w:r>
      <w:rPr>
        <w:noProof/>
        <w:sz w:val="18"/>
      </w:rPr>
      <w:t>Technical System Design.doc</w:t>
    </w:r>
    <w:r>
      <w:rPr>
        <w:sz w:val="18"/>
      </w:rPr>
      <w:fldChar w:fldCharType="end"/>
    </w:r>
    <w:r>
      <w:rPr>
        <w:sz w:val="18"/>
      </w:rPr>
      <w:tab/>
      <w:t xml:space="preserve">- </w:t>
    </w:r>
    <w:r>
      <w:rPr>
        <w:sz w:val="18"/>
      </w:rPr>
      <w:fldChar w:fldCharType="begin"/>
    </w:r>
    <w:r>
      <w:rPr>
        <w:sz w:val="18"/>
      </w:rPr>
      <w:instrText>PAGE</w:instrText>
    </w:r>
    <w:r>
      <w:rPr>
        <w:sz w:val="18"/>
      </w:rPr>
      <w:fldChar w:fldCharType="separate"/>
    </w:r>
    <w:r w:rsidR="00D148DD">
      <w:rPr>
        <w:noProof/>
        <w:sz w:val="18"/>
      </w:rPr>
      <w:t>505</w:t>
    </w:r>
    <w:r>
      <w:rPr>
        <w:sz w:val="18"/>
      </w:rPr>
      <w:fldChar w:fldCharType="end"/>
    </w:r>
    <w:r>
      <w:rPr>
        <w:sz w:val="18"/>
      </w:rPr>
      <w:t xml:space="preserve"> -</w:t>
    </w:r>
    <w:r>
      <w:rPr>
        <w:sz w:val="18"/>
      </w:rPr>
      <w:tab/>
      <w:t xml:space="preserve">Copyright © Dorset Software Services Ltd </w:t>
    </w:r>
    <w:r>
      <w:rPr>
        <w:sz w:val="18"/>
      </w:rPr>
      <w:fldChar w:fldCharType="begin"/>
    </w:r>
    <w:r>
      <w:rPr>
        <w:sz w:val="18"/>
      </w:rPr>
      <w:instrText xml:space="preserve"> DATE \@ "yyyy" \* MERGEFORMAT </w:instrText>
    </w:r>
    <w:r>
      <w:rPr>
        <w:sz w:val="18"/>
      </w:rPr>
      <w:fldChar w:fldCharType="separate"/>
    </w:r>
    <w:r w:rsidR="00D148DD">
      <w:rPr>
        <w:noProof/>
        <w:sz w:val="18"/>
      </w:rPr>
      <w:t>2017</w:t>
    </w:r>
    <w:r>
      <w:rPr>
        <w:sz w:val="18"/>
      </w:rPr>
      <w:fldChar w:fldCharType="end"/>
    </w:r>
    <w:r>
      <w:rPr>
        <w:sz w:val="18"/>
      </w:rPr>
      <w:c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EAAF8" w14:textId="77777777" w:rsidR="00ED1C99" w:rsidRDefault="00ED1C9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DC158" w14:textId="77777777" w:rsidR="002E0D6E" w:rsidRDefault="002E0D6E">
      <w:r>
        <w:separator/>
      </w:r>
    </w:p>
  </w:footnote>
  <w:footnote w:type="continuationSeparator" w:id="0">
    <w:p w14:paraId="0F63AA1B" w14:textId="77777777" w:rsidR="002E0D6E" w:rsidRDefault="002E0D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D150E" w14:textId="77777777" w:rsidR="00ED1C99" w:rsidRDefault="002E0D6E">
    <w:r>
      <w:fldChar w:fldCharType="begin"/>
    </w:r>
    <w:r>
      <w:instrText xml:space="preserve"> DOCPROPERTY "Company" \* MERGEFORMAT </w:instrText>
    </w:r>
    <w:r>
      <w:fldChar w:fldCharType="separate"/>
    </w:r>
    <w:r w:rsidR="00ED1C99">
      <w:t>Musee national d'histore naturelle</w:t>
    </w:r>
    <w:r>
      <w:fldChar w:fldCharType="end"/>
    </w:r>
    <w:r w:rsidR="00ED1C99">
      <w:t xml:space="preserve"> - </w:t>
    </w:r>
    <w:r>
      <w:fldChar w:fldCharType="begin"/>
    </w:r>
    <w:r>
      <w:instrText xml:space="preserve"> DOCPROPERTY "title" \* MERGEFORMAT </w:instrText>
    </w:r>
    <w:r>
      <w:fldChar w:fldCharType="separate"/>
    </w:r>
    <w:r w:rsidR="00ED1C99">
      <w:t>Collections Module</w:t>
    </w:r>
    <w:r>
      <w:fldChar w:fldCharType="end"/>
    </w:r>
    <w:r w:rsidR="00ED1C99">
      <w:t xml:space="preserve"> </w:t>
    </w:r>
    <w:r w:rsidR="00ED1C99">
      <w:tab/>
    </w:r>
    <w:r>
      <w:fldChar w:fldCharType="begin"/>
    </w:r>
    <w:r>
      <w:instrText xml:space="preserve"> STYLEREF "Heading 1" \* Mergeformat \* MERGEFO</w:instrText>
    </w:r>
    <w:r>
      <w:instrText xml:space="preserve">RMAT </w:instrText>
    </w:r>
    <w:r>
      <w:fldChar w:fldCharType="separate"/>
    </w:r>
    <w:r w:rsidR="00ED1C99">
      <w:rPr>
        <w:noProof/>
      </w:rPr>
      <w:t>System Overview</w:t>
    </w:r>
    <w:r>
      <w:rPr>
        <w:noProof/>
      </w:rPr>
      <w:fldChar w:fldCharType="end"/>
    </w:r>
    <w:r w:rsidR="00ED1C99">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28D49" w14:textId="77777777" w:rsidR="00ED1C99" w:rsidRDefault="00ED1C99"/>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08624" w14:textId="77777777" w:rsidR="00ED1C99" w:rsidRDefault="00ED1C99"/>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C2676" w14:textId="77777777" w:rsidR="00ED1C99" w:rsidRDefault="00ED1C99"/>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FBE16" w14:textId="77777777" w:rsidR="00ED1C99" w:rsidRDefault="00ED1C9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BB546" w14:textId="77777777" w:rsidR="00ED1C99" w:rsidRDefault="00ED1C9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29D53" w14:textId="77777777" w:rsidR="00ED1C99" w:rsidRDefault="00ED1C9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52E10" w14:textId="77777777" w:rsidR="00ED1C99" w:rsidRDefault="00ED1C9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CF676" w14:textId="77777777" w:rsidR="00ED1C99" w:rsidRDefault="00ED1C9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07B3A" w14:textId="77777777" w:rsidR="00ED1C99" w:rsidRDefault="00ED1C9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C3D4F" w14:textId="77777777" w:rsidR="00ED1C99" w:rsidRDefault="00ED1C9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B8B34" w14:textId="77777777" w:rsidR="00ED1C99" w:rsidRDefault="00ED1C99"/>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175B7" w14:textId="77777777" w:rsidR="00ED1C99" w:rsidRDefault="00ED1C9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6E65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2C7B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1260C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F073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AA15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E8DF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76B2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862EA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AF09496"/>
    <w:lvl w:ilvl="0">
      <w:start w:val="1"/>
      <w:numFmt w:val="decimal"/>
      <w:lvlText w:val="%1."/>
      <w:lvlJc w:val="left"/>
      <w:pPr>
        <w:tabs>
          <w:tab w:val="num" w:pos="360"/>
        </w:tabs>
        <w:ind w:left="360" w:hanging="360"/>
      </w:pPr>
    </w:lvl>
  </w:abstractNum>
  <w:abstractNum w:abstractNumId="9" w15:restartNumberingAfterBreak="0">
    <w:nsid w:val="FFFFFFFB"/>
    <w:multiLevelType w:val="multilevel"/>
    <w:tmpl w:val="FFFFFFFF"/>
    <w:lvl w:ilvl="0">
      <w:start w:val="1"/>
      <w:numFmt w:val="decimal"/>
      <w:pStyle w:val="Heading1"/>
      <w:lvlText w:val="%1."/>
      <w:legacy w:legacy="1" w:legacySpace="340"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15:restartNumberingAfterBreak="0">
    <w:nsid w:val="010F4E25"/>
    <w:multiLevelType w:val="hybridMultilevel"/>
    <w:tmpl w:val="5E681734"/>
    <w:lvl w:ilvl="0" w:tplc="153E56F6">
      <w:start w:val="1"/>
      <w:numFmt w:val="decimal"/>
      <w:lvlText w:val="%1)"/>
      <w:lvlJc w:val="left"/>
      <w:pPr>
        <w:tabs>
          <w:tab w:val="num" w:pos="2088"/>
        </w:tabs>
        <w:ind w:left="2088" w:hanging="360"/>
      </w:pPr>
      <w:rPr>
        <w:rFonts w:hint="default"/>
      </w:rPr>
    </w:lvl>
    <w:lvl w:ilvl="1" w:tplc="08090003" w:tentative="1">
      <w:start w:val="1"/>
      <w:numFmt w:val="bullet"/>
      <w:lvlText w:val="o"/>
      <w:lvlJc w:val="left"/>
      <w:pPr>
        <w:tabs>
          <w:tab w:val="num" w:pos="2808"/>
        </w:tabs>
        <w:ind w:left="2808" w:hanging="360"/>
      </w:pPr>
      <w:rPr>
        <w:rFonts w:ascii="Courier New" w:hAnsi="Courier New" w:cs="Courier New" w:hint="default"/>
      </w:rPr>
    </w:lvl>
    <w:lvl w:ilvl="2" w:tplc="08090005" w:tentative="1">
      <w:start w:val="1"/>
      <w:numFmt w:val="bullet"/>
      <w:lvlText w:val=""/>
      <w:lvlJc w:val="left"/>
      <w:pPr>
        <w:tabs>
          <w:tab w:val="num" w:pos="3528"/>
        </w:tabs>
        <w:ind w:left="3528" w:hanging="360"/>
      </w:pPr>
      <w:rPr>
        <w:rFonts w:ascii="Wingdings" w:hAnsi="Wingdings" w:hint="default"/>
      </w:rPr>
    </w:lvl>
    <w:lvl w:ilvl="3" w:tplc="08090001" w:tentative="1">
      <w:start w:val="1"/>
      <w:numFmt w:val="bullet"/>
      <w:lvlText w:val=""/>
      <w:lvlJc w:val="left"/>
      <w:pPr>
        <w:tabs>
          <w:tab w:val="num" w:pos="4248"/>
        </w:tabs>
        <w:ind w:left="4248" w:hanging="360"/>
      </w:pPr>
      <w:rPr>
        <w:rFonts w:ascii="Symbol" w:hAnsi="Symbol" w:hint="default"/>
      </w:rPr>
    </w:lvl>
    <w:lvl w:ilvl="4" w:tplc="08090003" w:tentative="1">
      <w:start w:val="1"/>
      <w:numFmt w:val="bullet"/>
      <w:lvlText w:val="o"/>
      <w:lvlJc w:val="left"/>
      <w:pPr>
        <w:tabs>
          <w:tab w:val="num" w:pos="4968"/>
        </w:tabs>
        <w:ind w:left="4968" w:hanging="360"/>
      </w:pPr>
      <w:rPr>
        <w:rFonts w:ascii="Courier New" w:hAnsi="Courier New" w:cs="Courier New" w:hint="default"/>
      </w:rPr>
    </w:lvl>
    <w:lvl w:ilvl="5" w:tplc="08090005" w:tentative="1">
      <w:start w:val="1"/>
      <w:numFmt w:val="bullet"/>
      <w:lvlText w:val=""/>
      <w:lvlJc w:val="left"/>
      <w:pPr>
        <w:tabs>
          <w:tab w:val="num" w:pos="5688"/>
        </w:tabs>
        <w:ind w:left="5688" w:hanging="360"/>
      </w:pPr>
      <w:rPr>
        <w:rFonts w:ascii="Wingdings" w:hAnsi="Wingdings" w:hint="default"/>
      </w:rPr>
    </w:lvl>
    <w:lvl w:ilvl="6" w:tplc="08090001" w:tentative="1">
      <w:start w:val="1"/>
      <w:numFmt w:val="bullet"/>
      <w:lvlText w:val=""/>
      <w:lvlJc w:val="left"/>
      <w:pPr>
        <w:tabs>
          <w:tab w:val="num" w:pos="6408"/>
        </w:tabs>
        <w:ind w:left="6408" w:hanging="360"/>
      </w:pPr>
      <w:rPr>
        <w:rFonts w:ascii="Symbol" w:hAnsi="Symbol" w:hint="default"/>
      </w:rPr>
    </w:lvl>
    <w:lvl w:ilvl="7" w:tplc="08090003" w:tentative="1">
      <w:start w:val="1"/>
      <w:numFmt w:val="bullet"/>
      <w:lvlText w:val="o"/>
      <w:lvlJc w:val="left"/>
      <w:pPr>
        <w:tabs>
          <w:tab w:val="num" w:pos="7128"/>
        </w:tabs>
        <w:ind w:left="7128" w:hanging="360"/>
      </w:pPr>
      <w:rPr>
        <w:rFonts w:ascii="Courier New" w:hAnsi="Courier New" w:cs="Courier New" w:hint="default"/>
      </w:rPr>
    </w:lvl>
    <w:lvl w:ilvl="8" w:tplc="08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039F2AD7"/>
    <w:multiLevelType w:val="hybridMultilevel"/>
    <w:tmpl w:val="5D9449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4431D9"/>
    <w:multiLevelType w:val="hybridMultilevel"/>
    <w:tmpl w:val="88FA612E"/>
    <w:lvl w:ilvl="0" w:tplc="153E56F6">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3" w15:restartNumberingAfterBreak="0">
    <w:nsid w:val="073A7813"/>
    <w:multiLevelType w:val="hybridMultilevel"/>
    <w:tmpl w:val="86F4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8402C9A"/>
    <w:multiLevelType w:val="hybridMultilevel"/>
    <w:tmpl w:val="9264ACE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0E3D64E2"/>
    <w:multiLevelType w:val="hybridMultilevel"/>
    <w:tmpl w:val="DA4C3D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0EB6138D"/>
    <w:multiLevelType w:val="hybridMultilevel"/>
    <w:tmpl w:val="75BC242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1994453"/>
    <w:multiLevelType w:val="hybridMultilevel"/>
    <w:tmpl w:val="CB4258D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238191B"/>
    <w:multiLevelType w:val="hybridMultilevel"/>
    <w:tmpl w:val="887C9F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40F2B62"/>
    <w:multiLevelType w:val="hybridMultilevel"/>
    <w:tmpl w:val="F65823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255D14"/>
    <w:multiLevelType w:val="hybridMultilevel"/>
    <w:tmpl w:val="2EBE8EF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16BF6374"/>
    <w:multiLevelType w:val="hybridMultilevel"/>
    <w:tmpl w:val="3E2C78BE"/>
    <w:lvl w:ilvl="0" w:tplc="153E56F6">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2" w15:restartNumberingAfterBreak="0">
    <w:nsid w:val="17025FE0"/>
    <w:multiLevelType w:val="hybridMultilevel"/>
    <w:tmpl w:val="D0F02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3431AA"/>
    <w:multiLevelType w:val="hybridMultilevel"/>
    <w:tmpl w:val="F934C152"/>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1A56128D"/>
    <w:multiLevelType w:val="hybridMultilevel"/>
    <w:tmpl w:val="BD1454A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1B507C71"/>
    <w:multiLevelType w:val="hybridMultilevel"/>
    <w:tmpl w:val="8688B0A0"/>
    <w:lvl w:ilvl="0" w:tplc="08090001">
      <w:start w:val="1"/>
      <w:numFmt w:val="bullet"/>
      <w:lvlText w:val=""/>
      <w:lvlJc w:val="left"/>
      <w:pPr>
        <w:tabs>
          <w:tab w:val="num" w:pos="1440"/>
        </w:tabs>
        <w:ind w:left="1440" w:hanging="360"/>
      </w:pPr>
      <w:rPr>
        <w:rFonts w:ascii="Symbol" w:hAnsi="Symbol"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1C7D1F66"/>
    <w:multiLevelType w:val="hybridMultilevel"/>
    <w:tmpl w:val="6114904A"/>
    <w:lvl w:ilvl="0" w:tplc="B20E6668">
      <w:start w:val="1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CBC10A4"/>
    <w:multiLevelType w:val="hybridMultilevel"/>
    <w:tmpl w:val="EC2CDD40"/>
    <w:lvl w:ilvl="0" w:tplc="BD0264DC">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0727CE7"/>
    <w:multiLevelType w:val="hybridMultilevel"/>
    <w:tmpl w:val="09289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DA71AF"/>
    <w:multiLevelType w:val="hybridMultilevel"/>
    <w:tmpl w:val="1700C194"/>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25DB6BBF"/>
    <w:multiLevelType w:val="multilevel"/>
    <w:tmpl w:val="68F6048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D35BCA"/>
    <w:multiLevelType w:val="hybridMultilevel"/>
    <w:tmpl w:val="6186EF7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28D815A1"/>
    <w:multiLevelType w:val="hybridMultilevel"/>
    <w:tmpl w:val="D3D08C0A"/>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15:restartNumberingAfterBreak="0">
    <w:nsid w:val="2A1943AA"/>
    <w:multiLevelType w:val="hybridMultilevel"/>
    <w:tmpl w:val="AEBE1AC6"/>
    <w:lvl w:ilvl="0" w:tplc="0809000F">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BE7669D"/>
    <w:multiLevelType w:val="hybridMultilevel"/>
    <w:tmpl w:val="9E6AC7F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DCA4B39"/>
    <w:multiLevelType w:val="hybridMultilevel"/>
    <w:tmpl w:val="01CE9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0253E34"/>
    <w:multiLevelType w:val="hybridMultilevel"/>
    <w:tmpl w:val="0CC2AAB6"/>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305571BF"/>
    <w:multiLevelType w:val="hybridMultilevel"/>
    <w:tmpl w:val="0B9E1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1F25135"/>
    <w:multiLevelType w:val="hybridMultilevel"/>
    <w:tmpl w:val="8E78FF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2C30E6C"/>
    <w:multiLevelType w:val="hybridMultilevel"/>
    <w:tmpl w:val="0264F3B6"/>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35966AFE"/>
    <w:multiLevelType w:val="hybridMultilevel"/>
    <w:tmpl w:val="A20C497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389A3365"/>
    <w:multiLevelType w:val="hybridMultilevel"/>
    <w:tmpl w:val="85605C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984435D"/>
    <w:multiLevelType w:val="hybridMultilevel"/>
    <w:tmpl w:val="31D64B70"/>
    <w:lvl w:ilvl="0" w:tplc="0809000F">
      <w:start w:val="1"/>
      <w:numFmt w:val="decimal"/>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3" w15:restartNumberingAfterBreak="0">
    <w:nsid w:val="3E406F28"/>
    <w:multiLevelType w:val="hybridMultilevel"/>
    <w:tmpl w:val="376E00B0"/>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42822E0A"/>
    <w:multiLevelType w:val="hybridMultilevel"/>
    <w:tmpl w:val="CEFC111C"/>
    <w:lvl w:ilvl="0" w:tplc="99829F0E">
      <w:start w:val="8"/>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2EB02C1"/>
    <w:multiLevelType w:val="hybridMultilevel"/>
    <w:tmpl w:val="4866C792"/>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4302664F"/>
    <w:multiLevelType w:val="hybridMultilevel"/>
    <w:tmpl w:val="43405F20"/>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475C5BCC"/>
    <w:multiLevelType w:val="hybridMultilevel"/>
    <w:tmpl w:val="C6F2BC6A"/>
    <w:lvl w:ilvl="0" w:tplc="7256E790">
      <w:start w:val="1"/>
      <w:numFmt w:val="decimal"/>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8" w15:restartNumberingAfterBreak="0">
    <w:nsid w:val="478F7FD4"/>
    <w:multiLevelType w:val="hybridMultilevel"/>
    <w:tmpl w:val="6EAE899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48580A4F"/>
    <w:multiLevelType w:val="singleLevel"/>
    <w:tmpl w:val="F7C8636A"/>
    <w:lvl w:ilvl="0">
      <w:start w:val="1"/>
      <w:numFmt w:val="decimal"/>
      <w:pStyle w:val="item1"/>
      <w:lvlText w:val="%1."/>
      <w:lvlJc w:val="left"/>
      <w:pPr>
        <w:tabs>
          <w:tab w:val="num" w:pos="720"/>
        </w:tabs>
        <w:ind w:left="720" w:hanging="720"/>
      </w:pPr>
      <w:rPr>
        <w:rFonts w:hint="default"/>
      </w:rPr>
    </w:lvl>
  </w:abstractNum>
  <w:abstractNum w:abstractNumId="50" w15:restartNumberingAfterBreak="0">
    <w:nsid w:val="49005701"/>
    <w:multiLevelType w:val="hybridMultilevel"/>
    <w:tmpl w:val="F3A8FF76"/>
    <w:lvl w:ilvl="0" w:tplc="7256E790">
      <w:start w:val="1"/>
      <w:numFmt w:val="decimal"/>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51" w15:restartNumberingAfterBreak="0">
    <w:nsid w:val="4B7177F5"/>
    <w:multiLevelType w:val="hybridMultilevel"/>
    <w:tmpl w:val="7504BA58"/>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4CB21E6C"/>
    <w:multiLevelType w:val="hybridMultilevel"/>
    <w:tmpl w:val="8F123852"/>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50F101E1"/>
    <w:multiLevelType w:val="hybridMultilevel"/>
    <w:tmpl w:val="AA2AAF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4" w15:restartNumberingAfterBreak="0">
    <w:nsid w:val="54143C11"/>
    <w:multiLevelType w:val="hybridMultilevel"/>
    <w:tmpl w:val="20D29A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6E85957"/>
    <w:multiLevelType w:val="hybridMultilevel"/>
    <w:tmpl w:val="3D60E50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8B72A7A"/>
    <w:multiLevelType w:val="hybridMultilevel"/>
    <w:tmpl w:val="98D465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7" w15:restartNumberingAfterBreak="0">
    <w:nsid w:val="59DE736E"/>
    <w:multiLevelType w:val="hybridMultilevel"/>
    <w:tmpl w:val="F1CCCA94"/>
    <w:lvl w:ilvl="0" w:tplc="7256E790">
      <w:start w:val="1"/>
      <w:numFmt w:val="decimal"/>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58" w15:restartNumberingAfterBreak="0">
    <w:nsid w:val="5AD61E0F"/>
    <w:multiLevelType w:val="hybridMultilevel"/>
    <w:tmpl w:val="528AFA0E"/>
    <w:lvl w:ilvl="0" w:tplc="6FEC3A82">
      <w:start w:val="1"/>
      <w:numFmt w:val="bullet"/>
      <w:pStyle w:val="StyleBulletLeft075cmHanging075cm"/>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185CDD"/>
    <w:multiLevelType w:val="hybridMultilevel"/>
    <w:tmpl w:val="CAACC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D3578FA"/>
    <w:multiLevelType w:val="hybridMultilevel"/>
    <w:tmpl w:val="D636896C"/>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1" w15:restartNumberingAfterBreak="0">
    <w:nsid w:val="5EC04584"/>
    <w:multiLevelType w:val="hybridMultilevel"/>
    <w:tmpl w:val="16E6BB3E"/>
    <w:lvl w:ilvl="0" w:tplc="08090001">
      <w:start w:val="1"/>
      <w:numFmt w:val="bullet"/>
      <w:lvlText w:val=""/>
      <w:lvlJc w:val="left"/>
      <w:pPr>
        <w:tabs>
          <w:tab w:val="num" w:pos="1440"/>
        </w:tabs>
        <w:ind w:left="1440" w:hanging="360"/>
      </w:pPr>
      <w:rPr>
        <w:rFonts w:ascii="Symbol" w:hAnsi="Symbol" w:hint="default"/>
      </w:rPr>
    </w:lvl>
    <w:lvl w:ilvl="1" w:tplc="08090003">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2" w15:restartNumberingAfterBreak="0">
    <w:nsid w:val="68DF1200"/>
    <w:multiLevelType w:val="hybridMultilevel"/>
    <w:tmpl w:val="96E43DBA"/>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3" w15:restartNumberingAfterBreak="0">
    <w:nsid w:val="69D2582A"/>
    <w:multiLevelType w:val="hybridMultilevel"/>
    <w:tmpl w:val="DE92226E"/>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15:restartNumberingAfterBreak="0">
    <w:nsid w:val="6C23368F"/>
    <w:multiLevelType w:val="hybridMultilevel"/>
    <w:tmpl w:val="7310B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E2B3AA6"/>
    <w:multiLevelType w:val="hybridMultilevel"/>
    <w:tmpl w:val="74FAFC9E"/>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6" w15:restartNumberingAfterBreak="0">
    <w:nsid w:val="6E3B29D3"/>
    <w:multiLevelType w:val="multilevel"/>
    <w:tmpl w:val="7B865E0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EFD4267"/>
    <w:multiLevelType w:val="multilevel"/>
    <w:tmpl w:val="5FAE14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FE4491C"/>
    <w:multiLevelType w:val="hybridMultilevel"/>
    <w:tmpl w:val="163C5D28"/>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9" w15:restartNumberingAfterBreak="0">
    <w:nsid w:val="705546E0"/>
    <w:multiLevelType w:val="hybridMultilevel"/>
    <w:tmpl w:val="688E934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619691B"/>
    <w:multiLevelType w:val="hybridMultilevel"/>
    <w:tmpl w:val="68F60482"/>
    <w:lvl w:ilvl="0" w:tplc="0809000F">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899545D"/>
    <w:multiLevelType w:val="multilevel"/>
    <w:tmpl w:val="68F6048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8AA5C5B"/>
    <w:multiLevelType w:val="hybridMultilevel"/>
    <w:tmpl w:val="19563E68"/>
    <w:lvl w:ilvl="0" w:tplc="08090001">
      <w:start w:val="1"/>
      <w:numFmt w:val="bullet"/>
      <w:lvlText w:val=""/>
      <w:lvlJc w:val="left"/>
      <w:pPr>
        <w:tabs>
          <w:tab w:val="num" w:pos="1080"/>
        </w:tabs>
        <w:ind w:left="1080" w:hanging="360"/>
      </w:pPr>
      <w:rPr>
        <w:rFonts w:ascii="Symbol" w:hAnsi="Symbol" w:hint="default"/>
      </w:rPr>
    </w:lvl>
    <w:lvl w:ilvl="1" w:tplc="6FD234A2">
      <w:start w:val="1"/>
      <w:numFmt w:val="decimal"/>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3" w15:restartNumberingAfterBreak="0">
    <w:nsid w:val="78EF4D5A"/>
    <w:multiLevelType w:val="hybridMultilevel"/>
    <w:tmpl w:val="6A967576"/>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74" w15:restartNumberingAfterBreak="0">
    <w:nsid w:val="797013DB"/>
    <w:multiLevelType w:val="hybridMultilevel"/>
    <w:tmpl w:val="C18ED8A2"/>
    <w:lvl w:ilvl="0" w:tplc="08090015">
      <w:start w:val="1"/>
      <w:numFmt w:val="upperLetter"/>
      <w:lvlText w:val="%1."/>
      <w:lvlJc w:val="left"/>
      <w:pPr>
        <w:tabs>
          <w:tab w:val="num" w:pos="1800"/>
        </w:tabs>
        <w:ind w:left="1800" w:hanging="360"/>
      </w:p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75" w15:restartNumberingAfterBreak="0">
    <w:nsid w:val="7FCC00F0"/>
    <w:multiLevelType w:val="hybridMultilevel"/>
    <w:tmpl w:val="5F1C1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5"/>
  </w:num>
  <w:num w:numId="3">
    <w:abstractNumId w:val="6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72"/>
  </w:num>
  <w:num w:numId="7">
    <w:abstractNumId w:val="36"/>
  </w:num>
  <w:num w:numId="8">
    <w:abstractNumId w:val="52"/>
  </w:num>
  <w:num w:numId="9">
    <w:abstractNumId w:val="23"/>
  </w:num>
  <w:num w:numId="10">
    <w:abstractNumId w:val="24"/>
  </w:num>
  <w:num w:numId="11">
    <w:abstractNumId w:val="39"/>
  </w:num>
  <w:num w:numId="12">
    <w:abstractNumId w:val="12"/>
  </w:num>
  <w:num w:numId="13">
    <w:abstractNumId w:val="61"/>
  </w:num>
  <w:num w:numId="14">
    <w:abstractNumId w:val="10"/>
  </w:num>
  <w:num w:numId="15">
    <w:abstractNumId w:val="45"/>
  </w:num>
  <w:num w:numId="16">
    <w:abstractNumId w:val="65"/>
  </w:num>
  <w:num w:numId="17">
    <w:abstractNumId w:val="29"/>
  </w:num>
  <w:num w:numId="18">
    <w:abstractNumId w:val="68"/>
  </w:num>
  <w:num w:numId="19">
    <w:abstractNumId w:val="16"/>
  </w:num>
  <w:num w:numId="20">
    <w:abstractNumId w:val="43"/>
  </w:num>
  <w:num w:numId="21">
    <w:abstractNumId w:val="25"/>
  </w:num>
  <w:num w:numId="22">
    <w:abstractNumId w:val="73"/>
  </w:num>
  <w:num w:numId="23">
    <w:abstractNumId w:val="40"/>
  </w:num>
  <w:num w:numId="24">
    <w:abstractNumId w:val="51"/>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60"/>
  </w:num>
  <w:num w:numId="28">
    <w:abstractNumId w:val="42"/>
  </w:num>
  <w:num w:numId="29">
    <w:abstractNumId w:val="70"/>
  </w:num>
  <w:num w:numId="30">
    <w:abstractNumId w:val="48"/>
  </w:num>
  <w:num w:numId="31">
    <w:abstractNumId w:val="57"/>
  </w:num>
  <w:num w:numId="32">
    <w:abstractNumId w:val="74"/>
  </w:num>
  <w:num w:numId="33">
    <w:abstractNumId w:val="50"/>
  </w:num>
  <w:num w:numId="34">
    <w:abstractNumId w:val="47"/>
  </w:num>
  <w:num w:numId="35">
    <w:abstractNumId w:val="58"/>
  </w:num>
  <w:num w:numId="36">
    <w:abstractNumId w:val="49"/>
  </w:num>
  <w:num w:numId="37">
    <w:abstractNumId w:val="46"/>
  </w:num>
  <w:num w:numId="38">
    <w:abstractNumId w:val="32"/>
  </w:num>
  <w:num w:numId="39">
    <w:abstractNumId w:val="11"/>
  </w:num>
  <w:num w:numId="40">
    <w:abstractNumId w:val="31"/>
  </w:num>
  <w:num w:numId="41">
    <w:abstractNumId w:val="17"/>
  </w:num>
  <w:num w:numId="42">
    <w:abstractNumId w:val="14"/>
  </w:num>
  <w:num w:numId="43">
    <w:abstractNumId w:val="63"/>
  </w:num>
  <w:num w:numId="44">
    <w:abstractNumId w:val="62"/>
  </w:num>
  <w:num w:numId="45">
    <w:abstractNumId w:val="34"/>
  </w:num>
  <w:num w:numId="46">
    <w:abstractNumId w:val="19"/>
  </w:num>
  <w:num w:numId="47">
    <w:abstractNumId w:val="59"/>
  </w:num>
  <w:num w:numId="48">
    <w:abstractNumId w:val="37"/>
  </w:num>
  <w:num w:numId="49">
    <w:abstractNumId w:val="75"/>
  </w:num>
  <w:num w:numId="50">
    <w:abstractNumId w:val="7"/>
  </w:num>
  <w:num w:numId="51">
    <w:abstractNumId w:val="6"/>
  </w:num>
  <w:num w:numId="52">
    <w:abstractNumId w:val="5"/>
  </w:num>
  <w:num w:numId="53">
    <w:abstractNumId w:val="4"/>
  </w:num>
  <w:num w:numId="54">
    <w:abstractNumId w:val="8"/>
  </w:num>
  <w:num w:numId="55">
    <w:abstractNumId w:val="3"/>
  </w:num>
  <w:num w:numId="56">
    <w:abstractNumId w:val="2"/>
  </w:num>
  <w:num w:numId="57">
    <w:abstractNumId w:val="1"/>
  </w:num>
  <w:num w:numId="58">
    <w:abstractNumId w:val="0"/>
  </w:num>
  <w:num w:numId="59">
    <w:abstractNumId w:val="53"/>
  </w:num>
  <w:num w:numId="60">
    <w:abstractNumId w:val="9"/>
  </w:num>
  <w:num w:numId="61">
    <w:abstractNumId w:val="38"/>
  </w:num>
  <w:num w:numId="62">
    <w:abstractNumId w:val="35"/>
  </w:num>
  <w:num w:numId="63">
    <w:abstractNumId w:val="67"/>
  </w:num>
  <w:num w:numId="64">
    <w:abstractNumId w:val="66"/>
  </w:num>
  <w:num w:numId="65">
    <w:abstractNumId w:val="71"/>
  </w:num>
  <w:num w:numId="66">
    <w:abstractNumId w:val="33"/>
  </w:num>
  <w:num w:numId="67">
    <w:abstractNumId w:val="30"/>
  </w:num>
  <w:num w:numId="68">
    <w:abstractNumId w:val="27"/>
  </w:num>
  <w:num w:numId="69">
    <w:abstractNumId w:val="18"/>
  </w:num>
  <w:num w:numId="70">
    <w:abstractNumId w:val="56"/>
  </w:num>
  <w:num w:numId="71">
    <w:abstractNumId w:val="28"/>
  </w:num>
  <w:num w:numId="72">
    <w:abstractNumId w:val="41"/>
  </w:num>
  <w:num w:numId="73">
    <w:abstractNumId w:val="64"/>
  </w:num>
  <w:num w:numId="74">
    <w:abstractNumId w:val="54"/>
  </w:num>
  <w:num w:numId="75">
    <w:abstractNumId w:val="22"/>
  </w:num>
  <w:num w:numId="76">
    <w:abstractNumId w:val="13"/>
  </w:num>
  <w:num w:numId="77">
    <w:abstractNumId w:val="9"/>
  </w:num>
  <w:num w:numId="78">
    <w:abstractNumId w:val="9"/>
  </w:num>
  <w:num w:numId="79">
    <w:abstractNumId w:val="9"/>
  </w:num>
  <w:num w:numId="80">
    <w:abstractNumId w:val="44"/>
  </w:num>
  <w:num w:numId="81">
    <w:abstractNumId w:val="15"/>
  </w:num>
  <w:num w:numId="82">
    <w:abstractNumId w:val="26"/>
  </w:num>
  <w:numIdMacAtCleanup w:val="7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Kemp">
    <w15:presenceInfo w15:providerId="AD" w15:userId="S-1-5-21-1547161642-1972579041-839522115-1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activeWritingStyle w:appName="MSWord" w:lang="en-GB" w:vendorID="8" w:dllVersion="513" w:checkStyle="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trackRevisions/>
  <w:defaultTabStop w:val="432"/>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251"/>
    <w:rsid w:val="0000043C"/>
    <w:rsid w:val="00001990"/>
    <w:rsid w:val="00003785"/>
    <w:rsid w:val="00005160"/>
    <w:rsid w:val="0000544A"/>
    <w:rsid w:val="00006477"/>
    <w:rsid w:val="00006D76"/>
    <w:rsid w:val="00010605"/>
    <w:rsid w:val="000116C2"/>
    <w:rsid w:val="000128D7"/>
    <w:rsid w:val="00012E4B"/>
    <w:rsid w:val="00013C6D"/>
    <w:rsid w:val="00013DA4"/>
    <w:rsid w:val="000157C5"/>
    <w:rsid w:val="00017435"/>
    <w:rsid w:val="00020904"/>
    <w:rsid w:val="00020FF8"/>
    <w:rsid w:val="00021BE9"/>
    <w:rsid w:val="00025987"/>
    <w:rsid w:val="00030227"/>
    <w:rsid w:val="000319D8"/>
    <w:rsid w:val="00031F7E"/>
    <w:rsid w:val="0003322A"/>
    <w:rsid w:val="0003426F"/>
    <w:rsid w:val="00034547"/>
    <w:rsid w:val="000367D8"/>
    <w:rsid w:val="000370D1"/>
    <w:rsid w:val="00037C1E"/>
    <w:rsid w:val="000410E5"/>
    <w:rsid w:val="00042690"/>
    <w:rsid w:val="0004427E"/>
    <w:rsid w:val="000442A8"/>
    <w:rsid w:val="00044D02"/>
    <w:rsid w:val="00047F8E"/>
    <w:rsid w:val="00050194"/>
    <w:rsid w:val="0005070D"/>
    <w:rsid w:val="000512B4"/>
    <w:rsid w:val="000514D0"/>
    <w:rsid w:val="0005166E"/>
    <w:rsid w:val="00051E1F"/>
    <w:rsid w:val="00051E84"/>
    <w:rsid w:val="000521AD"/>
    <w:rsid w:val="00052EDA"/>
    <w:rsid w:val="000531B9"/>
    <w:rsid w:val="0005329A"/>
    <w:rsid w:val="00053579"/>
    <w:rsid w:val="00054FB1"/>
    <w:rsid w:val="000556EF"/>
    <w:rsid w:val="00055BC2"/>
    <w:rsid w:val="0005688B"/>
    <w:rsid w:val="0006053B"/>
    <w:rsid w:val="00062006"/>
    <w:rsid w:val="00062345"/>
    <w:rsid w:val="00062B9F"/>
    <w:rsid w:val="00065507"/>
    <w:rsid w:val="00066B1B"/>
    <w:rsid w:val="000677DD"/>
    <w:rsid w:val="0006788C"/>
    <w:rsid w:val="000732C6"/>
    <w:rsid w:val="000743DB"/>
    <w:rsid w:val="00075532"/>
    <w:rsid w:val="0007692E"/>
    <w:rsid w:val="0007770F"/>
    <w:rsid w:val="00077943"/>
    <w:rsid w:val="0008054F"/>
    <w:rsid w:val="00080A42"/>
    <w:rsid w:val="00082A0D"/>
    <w:rsid w:val="00082D08"/>
    <w:rsid w:val="000845BD"/>
    <w:rsid w:val="00085606"/>
    <w:rsid w:val="00087A23"/>
    <w:rsid w:val="0009106A"/>
    <w:rsid w:val="00092817"/>
    <w:rsid w:val="0009281F"/>
    <w:rsid w:val="000932D8"/>
    <w:rsid w:val="00094FC0"/>
    <w:rsid w:val="00096A96"/>
    <w:rsid w:val="00097D77"/>
    <w:rsid w:val="000A00CB"/>
    <w:rsid w:val="000A02A0"/>
    <w:rsid w:val="000A1AD3"/>
    <w:rsid w:val="000A1BED"/>
    <w:rsid w:val="000A1CD1"/>
    <w:rsid w:val="000A329F"/>
    <w:rsid w:val="000A7ABB"/>
    <w:rsid w:val="000B0623"/>
    <w:rsid w:val="000B0CDC"/>
    <w:rsid w:val="000B1782"/>
    <w:rsid w:val="000B1ADA"/>
    <w:rsid w:val="000B24C6"/>
    <w:rsid w:val="000B3790"/>
    <w:rsid w:val="000B3947"/>
    <w:rsid w:val="000B397B"/>
    <w:rsid w:val="000B506F"/>
    <w:rsid w:val="000B5102"/>
    <w:rsid w:val="000B5EE1"/>
    <w:rsid w:val="000B63FA"/>
    <w:rsid w:val="000B6412"/>
    <w:rsid w:val="000C0745"/>
    <w:rsid w:val="000C0AA5"/>
    <w:rsid w:val="000C358B"/>
    <w:rsid w:val="000C59C3"/>
    <w:rsid w:val="000C615E"/>
    <w:rsid w:val="000C6199"/>
    <w:rsid w:val="000C62A3"/>
    <w:rsid w:val="000C7720"/>
    <w:rsid w:val="000C7D20"/>
    <w:rsid w:val="000C7E69"/>
    <w:rsid w:val="000D1612"/>
    <w:rsid w:val="000D1C17"/>
    <w:rsid w:val="000D33A1"/>
    <w:rsid w:val="000D494B"/>
    <w:rsid w:val="000D7055"/>
    <w:rsid w:val="000E08CE"/>
    <w:rsid w:val="000E0EDC"/>
    <w:rsid w:val="000E300C"/>
    <w:rsid w:val="000E48E4"/>
    <w:rsid w:val="000E52A9"/>
    <w:rsid w:val="000E6D7A"/>
    <w:rsid w:val="000F1BD6"/>
    <w:rsid w:val="000F2410"/>
    <w:rsid w:val="000F24E9"/>
    <w:rsid w:val="000F3207"/>
    <w:rsid w:val="000F35C5"/>
    <w:rsid w:val="000F479A"/>
    <w:rsid w:val="000F6D25"/>
    <w:rsid w:val="001021BF"/>
    <w:rsid w:val="001024F0"/>
    <w:rsid w:val="00102E94"/>
    <w:rsid w:val="001030B6"/>
    <w:rsid w:val="001034BA"/>
    <w:rsid w:val="00104079"/>
    <w:rsid w:val="00105C9D"/>
    <w:rsid w:val="00106511"/>
    <w:rsid w:val="00110951"/>
    <w:rsid w:val="00112E55"/>
    <w:rsid w:val="00112F46"/>
    <w:rsid w:val="00113EF8"/>
    <w:rsid w:val="0011411E"/>
    <w:rsid w:val="00115209"/>
    <w:rsid w:val="0011600B"/>
    <w:rsid w:val="0011620E"/>
    <w:rsid w:val="0011663F"/>
    <w:rsid w:val="00116C63"/>
    <w:rsid w:val="00117527"/>
    <w:rsid w:val="001177CB"/>
    <w:rsid w:val="001204AA"/>
    <w:rsid w:val="00120C95"/>
    <w:rsid w:val="00121301"/>
    <w:rsid w:val="00121332"/>
    <w:rsid w:val="00121580"/>
    <w:rsid w:val="00121581"/>
    <w:rsid w:val="00123174"/>
    <w:rsid w:val="00125244"/>
    <w:rsid w:val="001256DA"/>
    <w:rsid w:val="00126C5E"/>
    <w:rsid w:val="00130212"/>
    <w:rsid w:val="001303BC"/>
    <w:rsid w:val="00130AF0"/>
    <w:rsid w:val="00130DFE"/>
    <w:rsid w:val="00130EBE"/>
    <w:rsid w:val="00131DDE"/>
    <w:rsid w:val="0013279C"/>
    <w:rsid w:val="00133E74"/>
    <w:rsid w:val="00135A57"/>
    <w:rsid w:val="001360B0"/>
    <w:rsid w:val="00136995"/>
    <w:rsid w:val="00137488"/>
    <w:rsid w:val="0013783E"/>
    <w:rsid w:val="00137F4A"/>
    <w:rsid w:val="00142A8D"/>
    <w:rsid w:val="00143CAC"/>
    <w:rsid w:val="00144084"/>
    <w:rsid w:val="00144C6C"/>
    <w:rsid w:val="001455C2"/>
    <w:rsid w:val="00146875"/>
    <w:rsid w:val="00146CD9"/>
    <w:rsid w:val="0014757D"/>
    <w:rsid w:val="00147A43"/>
    <w:rsid w:val="00150F33"/>
    <w:rsid w:val="00151318"/>
    <w:rsid w:val="001543D2"/>
    <w:rsid w:val="001559C0"/>
    <w:rsid w:val="0015655F"/>
    <w:rsid w:val="00157EAB"/>
    <w:rsid w:val="00160FF0"/>
    <w:rsid w:val="00161316"/>
    <w:rsid w:val="00161E45"/>
    <w:rsid w:val="001624A4"/>
    <w:rsid w:val="0016367E"/>
    <w:rsid w:val="00164786"/>
    <w:rsid w:val="00164AD9"/>
    <w:rsid w:val="00165632"/>
    <w:rsid w:val="001677C9"/>
    <w:rsid w:val="00170B99"/>
    <w:rsid w:val="00170CF9"/>
    <w:rsid w:val="00172D25"/>
    <w:rsid w:val="00174543"/>
    <w:rsid w:val="00175A57"/>
    <w:rsid w:val="001777A9"/>
    <w:rsid w:val="001812EB"/>
    <w:rsid w:val="00181E25"/>
    <w:rsid w:val="001821B9"/>
    <w:rsid w:val="001825DD"/>
    <w:rsid w:val="00183041"/>
    <w:rsid w:val="00183DD7"/>
    <w:rsid w:val="001841B1"/>
    <w:rsid w:val="00184BE0"/>
    <w:rsid w:val="00184E16"/>
    <w:rsid w:val="00185412"/>
    <w:rsid w:val="00185C0B"/>
    <w:rsid w:val="00186400"/>
    <w:rsid w:val="001874BD"/>
    <w:rsid w:val="00187824"/>
    <w:rsid w:val="00187855"/>
    <w:rsid w:val="00190367"/>
    <w:rsid w:val="00190BE5"/>
    <w:rsid w:val="00191472"/>
    <w:rsid w:val="00192A15"/>
    <w:rsid w:val="001939C2"/>
    <w:rsid w:val="00193C79"/>
    <w:rsid w:val="00195FC3"/>
    <w:rsid w:val="00196182"/>
    <w:rsid w:val="00196445"/>
    <w:rsid w:val="001968B5"/>
    <w:rsid w:val="001A00F4"/>
    <w:rsid w:val="001A0E60"/>
    <w:rsid w:val="001A14D0"/>
    <w:rsid w:val="001A16ED"/>
    <w:rsid w:val="001A2719"/>
    <w:rsid w:val="001A2AB7"/>
    <w:rsid w:val="001A3153"/>
    <w:rsid w:val="001A35A8"/>
    <w:rsid w:val="001A499C"/>
    <w:rsid w:val="001A5652"/>
    <w:rsid w:val="001A707B"/>
    <w:rsid w:val="001A7C47"/>
    <w:rsid w:val="001B0005"/>
    <w:rsid w:val="001B0093"/>
    <w:rsid w:val="001B17C3"/>
    <w:rsid w:val="001B41C5"/>
    <w:rsid w:val="001B52D4"/>
    <w:rsid w:val="001B5605"/>
    <w:rsid w:val="001C0D6B"/>
    <w:rsid w:val="001C2380"/>
    <w:rsid w:val="001C2BDA"/>
    <w:rsid w:val="001C36E4"/>
    <w:rsid w:val="001C3DCE"/>
    <w:rsid w:val="001C4831"/>
    <w:rsid w:val="001C54BF"/>
    <w:rsid w:val="001C5609"/>
    <w:rsid w:val="001C5741"/>
    <w:rsid w:val="001C64CA"/>
    <w:rsid w:val="001C64CB"/>
    <w:rsid w:val="001C6CFF"/>
    <w:rsid w:val="001C7397"/>
    <w:rsid w:val="001D032B"/>
    <w:rsid w:val="001D03D2"/>
    <w:rsid w:val="001D25F2"/>
    <w:rsid w:val="001D3280"/>
    <w:rsid w:val="001D3927"/>
    <w:rsid w:val="001D65FA"/>
    <w:rsid w:val="001D6A9D"/>
    <w:rsid w:val="001D6D30"/>
    <w:rsid w:val="001D7B30"/>
    <w:rsid w:val="001E04D4"/>
    <w:rsid w:val="001E05C5"/>
    <w:rsid w:val="001E072F"/>
    <w:rsid w:val="001E1282"/>
    <w:rsid w:val="001E28AB"/>
    <w:rsid w:val="001E3354"/>
    <w:rsid w:val="001E3385"/>
    <w:rsid w:val="001E39A2"/>
    <w:rsid w:val="001E4756"/>
    <w:rsid w:val="001E4FB5"/>
    <w:rsid w:val="001E5DD1"/>
    <w:rsid w:val="001E676F"/>
    <w:rsid w:val="001E6778"/>
    <w:rsid w:val="001E6A81"/>
    <w:rsid w:val="001E71FB"/>
    <w:rsid w:val="001E754F"/>
    <w:rsid w:val="001E759D"/>
    <w:rsid w:val="001E7F48"/>
    <w:rsid w:val="001F0E2E"/>
    <w:rsid w:val="001F26DF"/>
    <w:rsid w:val="001F3E4E"/>
    <w:rsid w:val="001F646D"/>
    <w:rsid w:val="001F6DB7"/>
    <w:rsid w:val="001F71FA"/>
    <w:rsid w:val="00200B30"/>
    <w:rsid w:val="00200CEB"/>
    <w:rsid w:val="00201C58"/>
    <w:rsid w:val="0020552F"/>
    <w:rsid w:val="002055DC"/>
    <w:rsid w:val="00205600"/>
    <w:rsid w:val="00206472"/>
    <w:rsid w:val="002102F7"/>
    <w:rsid w:val="00210706"/>
    <w:rsid w:val="00210C37"/>
    <w:rsid w:val="00211636"/>
    <w:rsid w:val="002116C8"/>
    <w:rsid w:val="00211EB1"/>
    <w:rsid w:val="002122C4"/>
    <w:rsid w:val="00212602"/>
    <w:rsid w:val="0021270B"/>
    <w:rsid w:val="0021371B"/>
    <w:rsid w:val="00215651"/>
    <w:rsid w:val="002163B3"/>
    <w:rsid w:val="002169D8"/>
    <w:rsid w:val="00221084"/>
    <w:rsid w:val="002237EB"/>
    <w:rsid w:val="00226879"/>
    <w:rsid w:val="002319DC"/>
    <w:rsid w:val="00231EDC"/>
    <w:rsid w:val="0023253A"/>
    <w:rsid w:val="00233C01"/>
    <w:rsid w:val="00234230"/>
    <w:rsid w:val="00234350"/>
    <w:rsid w:val="00234AC0"/>
    <w:rsid w:val="0023537C"/>
    <w:rsid w:val="002360CD"/>
    <w:rsid w:val="002360FA"/>
    <w:rsid w:val="00237923"/>
    <w:rsid w:val="002421D7"/>
    <w:rsid w:val="00242235"/>
    <w:rsid w:val="00242661"/>
    <w:rsid w:val="00243817"/>
    <w:rsid w:val="00245852"/>
    <w:rsid w:val="002458D3"/>
    <w:rsid w:val="002464C8"/>
    <w:rsid w:val="002469EF"/>
    <w:rsid w:val="00246CAC"/>
    <w:rsid w:val="00247838"/>
    <w:rsid w:val="002507A5"/>
    <w:rsid w:val="0025092A"/>
    <w:rsid w:val="00251A6C"/>
    <w:rsid w:val="00252064"/>
    <w:rsid w:val="002528C0"/>
    <w:rsid w:val="002530F5"/>
    <w:rsid w:val="00255157"/>
    <w:rsid w:val="002551F6"/>
    <w:rsid w:val="00255D2E"/>
    <w:rsid w:val="002579E5"/>
    <w:rsid w:val="0026120B"/>
    <w:rsid w:val="00261527"/>
    <w:rsid w:val="002615B7"/>
    <w:rsid w:val="00262EF3"/>
    <w:rsid w:val="00263F23"/>
    <w:rsid w:val="002641BD"/>
    <w:rsid w:val="00264BBB"/>
    <w:rsid w:val="002652D4"/>
    <w:rsid w:val="00267B9D"/>
    <w:rsid w:val="00270231"/>
    <w:rsid w:val="002706D8"/>
    <w:rsid w:val="0027206D"/>
    <w:rsid w:val="002725EB"/>
    <w:rsid w:val="0027528E"/>
    <w:rsid w:val="0028094A"/>
    <w:rsid w:val="00280C62"/>
    <w:rsid w:val="00281C01"/>
    <w:rsid w:val="00281DA3"/>
    <w:rsid w:val="00281F00"/>
    <w:rsid w:val="00283903"/>
    <w:rsid w:val="00284992"/>
    <w:rsid w:val="00284AB7"/>
    <w:rsid w:val="00284C02"/>
    <w:rsid w:val="00286E0E"/>
    <w:rsid w:val="002901E7"/>
    <w:rsid w:val="002906E2"/>
    <w:rsid w:val="00290D85"/>
    <w:rsid w:val="00291188"/>
    <w:rsid w:val="0029282E"/>
    <w:rsid w:val="002930B4"/>
    <w:rsid w:val="00293635"/>
    <w:rsid w:val="0029363D"/>
    <w:rsid w:val="00294B23"/>
    <w:rsid w:val="00294C4F"/>
    <w:rsid w:val="0029613A"/>
    <w:rsid w:val="00296610"/>
    <w:rsid w:val="00296E99"/>
    <w:rsid w:val="00297F4D"/>
    <w:rsid w:val="002A02F6"/>
    <w:rsid w:val="002A19F0"/>
    <w:rsid w:val="002A23EC"/>
    <w:rsid w:val="002A4174"/>
    <w:rsid w:val="002A54F7"/>
    <w:rsid w:val="002A5E94"/>
    <w:rsid w:val="002A5FE1"/>
    <w:rsid w:val="002A64BB"/>
    <w:rsid w:val="002A66D2"/>
    <w:rsid w:val="002A69FF"/>
    <w:rsid w:val="002A6FE3"/>
    <w:rsid w:val="002B0BCC"/>
    <w:rsid w:val="002B1207"/>
    <w:rsid w:val="002B192F"/>
    <w:rsid w:val="002B1C6D"/>
    <w:rsid w:val="002B1DB2"/>
    <w:rsid w:val="002B20C7"/>
    <w:rsid w:val="002B24A6"/>
    <w:rsid w:val="002B55C1"/>
    <w:rsid w:val="002B7A2F"/>
    <w:rsid w:val="002C13D2"/>
    <w:rsid w:val="002C186B"/>
    <w:rsid w:val="002C22CF"/>
    <w:rsid w:val="002C26E2"/>
    <w:rsid w:val="002C2E8F"/>
    <w:rsid w:val="002C316C"/>
    <w:rsid w:val="002C3EAB"/>
    <w:rsid w:val="002C479E"/>
    <w:rsid w:val="002C4B8C"/>
    <w:rsid w:val="002C6448"/>
    <w:rsid w:val="002C672D"/>
    <w:rsid w:val="002C6753"/>
    <w:rsid w:val="002C79FB"/>
    <w:rsid w:val="002D0906"/>
    <w:rsid w:val="002D0E62"/>
    <w:rsid w:val="002D2652"/>
    <w:rsid w:val="002D279F"/>
    <w:rsid w:val="002D293C"/>
    <w:rsid w:val="002D4B2C"/>
    <w:rsid w:val="002D5FE2"/>
    <w:rsid w:val="002D6928"/>
    <w:rsid w:val="002D722F"/>
    <w:rsid w:val="002D7DA4"/>
    <w:rsid w:val="002E0D6E"/>
    <w:rsid w:val="002E2AD3"/>
    <w:rsid w:val="002E5445"/>
    <w:rsid w:val="002E5506"/>
    <w:rsid w:val="002E572A"/>
    <w:rsid w:val="002E60B2"/>
    <w:rsid w:val="002E7ADF"/>
    <w:rsid w:val="002F125A"/>
    <w:rsid w:val="002F15BC"/>
    <w:rsid w:val="002F1B3F"/>
    <w:rsid w:val="002F1BFE"/>
    <w:rsid w:val="002F1C08"/>
    <w:rsid w:val="002F288F"/>
    <w:rsid w:val="002F2B17"/>
    <w:rsid w:val="002F2D19"/>
    <w:rsid w:val="002F426C"/>
    <w:rsid w:val="002F45A1"/>
    <w:rsid w:val="002F60C2"/>
    <w:rsid w:val="002F7C84"/>
    <w:rsid w:val="002F7D35"/>
    <w:rsid w:val="003004C3"/>
    <w:rsid w:val="0030371F"/>
    <w:rsid w:val="00304F88"/>
    <w:rsid w:val="00305703"/>
    <w:rsid w:val="00306835"/>
    <w:rsid w:val="003079E5"/>
    <w:rsid w:val="00307AC7"/>
    <w:rsid w:val="00307FBD"/>
    <w:rsid w:val="003102A6"/>
    <w:rsid w:val="00312390"/>
    <w:rsid w:val="00312FAB"/>
    <w:rsid w:val="00314F08"/>
    <w:rsid w:val="003157E0"/>
    <w:rsid w:val="003176EF"/>
    <w:rsid w:val="0032397E"/>
    <w:rsid w:val="00323F19"/>
    <w:rsid w:val="003241D9"/>
    <w:rsid w:val="00324505"/>
    <w:rsid w:val="00324538"/>
    <w:rsid w:val="00324CBD"/>
    <w:rsid w:val="003258C0"/>
    <w:rsid w:val="00325A08"/>
    <w:rsid w:val="00326573"/>
    <w:rsid w:val="00326C16"/>
    <w:rsid w:val="00326E79"/>
    <w:rsid w:val="003305AA"/>
    <w:rsid w:val="00331C2E"/>
    <w:rsid w:val="00332053"/>
    <w:rsid w:val="003342FC"/>
    <w:rsid w:val="0033508F"/>
    <w:rsid w:val="00336E07"/>
    <w:rsid w:val="0033782C"/>
    <w:rsid w:val="00340A1C"/>
    <w:rsid w:val="003424D2"/>
    <w:rsid w:val="00343606"/>
    <w:rsid w:val="00345B1D"/>
    <w:rsid w:val="0034654A"/>
    <w:rsid w:val="00347519"/>
    <w:rsid w:val="00351245"/>
    <w:rsid w:val="0035176B"/>
    <w:rsid w:val="00352769"/>
    <w:rsid w:val="0035280C"/>
    <w:rsid w:val="00352D5D"/>
    <w:rsid w:val="003559CD"/>
    <w:rsid w:val="00355AFC"/>
    <w:rsid w:val="00355DE3"/>
    <w:rsid w:val="0035682A"/>
    <w:rsid w:val="003572DC"/>
    <w:rsid w:val="00357FE9"/>
    <w:rsid w:val="0036100D"/>
    <w:rsid w:val="00361D40"/>
    <w:rsid w:val="0036305E"/>
    <w:rsid w:val="003630B1"/>
    <w:rsid w:val="00363DDA"/>
    <w:rsid w:val="0036686F"/>
    <w:rsid w:val="00366A64"/>
    <w:rsid w:val="00366C58"/>
    <w:rsid w:val="00367011"/>
    <w:rsid w:val="00367434"/>
    <w:rsid w:val="00367996"/>
    <w:rsid w:val="00370904"/>
    <w:rsid w:val="00371D9F"/>
    <w:rsid w:val="00371FDC"/>
    <w:rsid w:val="00372723"/>
    <w:rsid w:val="003735F7"/>
    <w:rsid w:val="003743FB"/>
    <w:rsid w:val="00374F07"/>
    <w:rsid w:val="00376251"/>
    <w:rsid w:val="00381EB7"/>
    <w:rsid w:val="00382444"/>
    <w:rsid w:val="00384511"/>
    <w:rsid w:val="00387959"/>
    <w:rsid w:val="003901D0"/>
    <w:rsid w:val="00390BC2"/>
    <w:rsid w:val="003946EC"/>
    <w:rsid w:val="00395403"/>
    <w:rsid w:val="00395552"/>
    <w:rsid w:val="0039587F"/>
    <w:rsid w:val="0039638A"/>
    <w:rsid w:val="00397C60"/>
    <w:rsid w:val="003A1589"/>
    <w:rsid w:val="003A170D"/>
    <w:rsid w:val="003A262E"/>
    <w:rsid w:val="003A39DD"/>
    <w:rsid w:val="003A4FAC"/>
    <w:rsid w:val="003A5E16"/>
    <w:rsid w:val="003A6692"/>
    <w:rsid w:val="003A6EF5"/>
    <w:rsid w:val="003A7A5F"/>
    <w:rsid w:val="003A7EFD"/>
    <w:rsid w:val="003B065E"/>
    <w:rsid w:val="003B07EB"/>
    <w:rsid w:val="003B082C"/>
    <w:rsid w:val="003B100C"/>
    <w:rsid w:val="003B22D0"/>
    <w:rsid w:val="003B29DF"/>
    <w:rsid w:val="003B2FE5"/>
    <w:rsid w:val="003B3380"/>
    <w:rsid w:val="003B3A35"/>
    <w:rsid w:val="003B3C88"/>
    <w:rsid w:val="003B62BD"/>
    <w:rsid w:val="003B6EDE"/>
    <w:rsid w:val="003B7F64"/>
    <w:rsid w:val="003B7FD9"/>
    <w:rsid w:val="003C00D8"/>
    <w:rsid w:val="003C0292"/>
    <w:rsid w:val="003C04CE"/>
    <w:rsid w:val="003C1836"/>
    <w:rsid w:val="003C1BB8"/>
    <w:rsid w:val="003C4735"/>
    <w:rsid w:val="003C5CAF"/>
    <w:rsid w:val="003C7127"/>
    <w:rsid w:val="003D0D81"/>
    <w:rsid w:val="003D117B"/>
    <w:rsid w:val="003D1296"/>
    <w:rsid w:val="003D1553"/>
    <w:rsid w:val="003D2321"/>
    <w:rsid w:val="003D385A"/>
    <w:rsid w:val="003D3B4F"/>
    <w:rsid w:val="003D44A8"/>
    <w:rsid w:val="003D457E"/>
    <w:rsid w:val="003D63F5"/>
    <w:rsid w:val="003E08C6"/>
    <w:rsid w:val="003E2055"/>
    <w:rsid w:val="003E2950"/>
    <w:rsid w:val="003E3BCD"/>
    <w:rsid w:val="003E3E21"/>
    <w:rsid w:val="003E4DCA"/>
    <w:rsid w:val="003E5B0B"/>
    <w:rsid w:val="003F0980"/>
    <w:rsid w:val="003F0E64"/>
    <w:rsid w:val="003F1000"/>
    <w:rsid w:val="003F1406"/>
    <w:rsid w:val="003F43F4"/>
    <w:rsid w:val="003F4EF0"/>
    <w:rsid w:val="003F4F98"/>
    <w:rsid w:val="003F50B9"/>
    <w:rsid w:val="003F523F"/>
    <w:rsid w:val="004005A5"/>
    <w:rsid w:val="004007BE"/>
    <w:rsid w:val="00400AA1"/>
    <w:rsid w:val="00401327"/>
    <w:rsid w:val="00401504"/>
    <w:rsid w:val="0040271B"/>
    <w:rsid w:val="004027F1"/>
    <w:rsid w:val="004035FE"/>
    <w:rsid w:val="00403685"/>
    <w:rsid w:val="00403D15"/>
    <w:rsid w:val="00405173"/>
    <w:rsid w:val="004066A9"/>
    <w:rsid w:val="00407D61"/>
    <w:rsid w:val="00411934"/>
    <w:rsid w:val="00412497"/>
    <w:rsid w:val="00412B4E"/>
    <w:rsid w:val="004130B6"/>
    <w:rsid w:val="0041353C"/>
    <w:rsid w:val="00413D98"/>
    <w:rsid w:val="0041466D"/>
    <w:rsid w:val="0041525A"/>
    <w:rsid w:val="004156CB"/>
    <w:rsid w:val="00415FD5"/>
    <w:rsid w:val="00416B70"/>
    <w:rsid w:val="00416DD7"/>
    <w:rsid w:val="00416EA5"/>
    <w:rsid w:val="004173BC"/>
    <w:rsid w:val="00417C21"/>
    <w:rsid w:val="00417DBD"/>
    <w:rsid w:val="00421984"/>
    <w:rsid w:val="004227F7"/>
    <w:rsid w:val="004232FB"/>
    <w:rsid w:val="00423440"/>
    <w:rsid w:val="00424733"/>
    <w:rsid w:val="00424AC7"/>
    <w:rsid w:val="004254F1"/>
    <w:rsid w:val="00426680"/>
    <w:rsid w:val="00426D53"/>
    <w:rsid w:val="004272A5"/>
    <w:rsid w:val="0042736B"/>
    <w:rsid w:val="00427564"/>
    <w:rsid w:val="00432055"/>
    <w:rsid w:val="00432939"/>
    <w:rsid w:val="00432A6E"/>
    <w:rsid w:val="00432C18"/>
    <w:rsid w:val="00432CAB"/>
    <w:rsid w:val="004333D9"/>
    <w:rsid w:val="004344B2"/>
    <w:rsid w:val="00434E1C"/>
    <w:rsid w:val="0043587B"/>
    <w:rsid w:val="00436FCF"/>
    <w:rsid w:val="00437359"/>
    <w:rsid w:val="00437CAC"/>
    <w:rsid w:val="00443E89"/>
    <w:rsid w:val="004446C5"/>
    <w:rsid w:val="00444A28"/>
    <w:rsid w:val="00445044"/>
    <w:rsid w:val="00445F23"/>
    <w:rsid w:val="00446BBC"/>
    <w:rsid w:val="00447502"/>
    <w:rsid w:val="00450C0C"/>
    <w:rsid w:val="0045114D"/>
    <w:rsid w:val="0045204F"/>
    <w:rsid w:val="004532E5"/>
    <w:rsid w:val="00453DBE"/>
    <w:rsid w:val="0045574B"/>
    <w:rsid w:val="004564A6"/>
    <w:rsid w:val="0045679D"/>
    <w:rsid w:val="00456B7F"/>
    <w:rsid w:val="00456EDD"/>
    <w:rsid w:val="0045763D"/>
    <w:rsid w:val="00457B85"/>
    <w:rsid w:val="004610F7"/>
    <w:rsid w:val="00461D85"/>
    <w:rsid w:val="00461DAE"/>
    <w:rsid w:val="00463309"/>
    <w:rsid w:val="00463674"/>
    <w:rsid w:val="00463B23"/>
    <w:rsid w:val="00464485"/>
    <w:rsid w:val="00464A9B"/>
    <w:rsid w:val="0046597A"/>
    <w:rsid w:val="00465C79"/>
    <w:rsid w:val="0046704D"/>
    <w:rsid w:val="00467890"/>
    <w:rsid w:val="004678BC"/>
    <w:rsid w:val="00467F08"/>
    <w:rsid w:val="00470044"/>
    <w:rsid w:val="00470A86"/>
    <w:rsid w:val="00470B3B"/>
    <w:rsid w:val="004723F6"/>
    <w:rsid w:val="00472BDD"/>
    <w:rsid w:val="00472C3D"/>
    <w:rsid w:val="004753E7"/>
    <w:rsid w:val="0048073A"/>
    <w:rsid w:val="00480FB7"/>
    <w:rsid w:val="0048110C"/>
    <w:rsid w:val="0048133B"/>
    <w:rsid w:val="00481C00"/>
    <w:rsid w:val="004827D8"/>
    <w:rsid w:val="00483836"/>
    <w:rsid w:val="00484843"/>
    <w:rsid w:val="00485E63"/>
    <w:rsid w:val="00485ED3"/>
    <w:rsid w:val="0049095A"/>
    <w:rsid w:val="004929D2"/>
    <w:rsid w:val="00492B9F"/>
    <w:rsid w:val="00492BD6"/>
    <w:rsid w:val="00494269"/>
    <w:rsid w:val="00494FC9"/>
    <w:rsid w:val="0049553E"/>
    <w:rsid w:val="00495837"/>
    <w:rsid w:val="00495F18"/>
    <w:rsid w:val="00496F7E"/>
    <w:rsid w:val="004A03A6"/>
    <w:rsid w:val="004A199C"/>
    <w:rsid w:val="004A2DE1"/>
    <w:rsid w:val="004A4188"/>
    <w:rsid w:val="004B246A"/>
    <w:rsid w:val="004B2C39"/>
    <w:rsid w:val="004B357D"/>
    <w:rsid w:val="004B3A47"/>
    <w:rsid w:val="004B3A81"/>
    <w:rsid w:val="004B3A94"/>
    <w:rsid w:val="004B3BCB"/>
    <w:rsid w:val="004B437D"/>
    <w:rsid w:val="004B4631"/>
    <w:rsid w:val="004B5DD4"/>
    <w:rsid w:val="004B71DA"/>
    <w:rsid w:val="004C1889"/>
    <w:rsid w:val="004C4DED"/>
    <w:rsid w:val="004D079B"/>
    <w:rsid w:val="004D0F68"/>
    <w:rsid w:val="004D14FE"/>
    <w:rsid w:val="004D1A02"/>
    <w:rsid w:val="004D24FD"/>
    <w:rsid w:val="004D30DA"/>
    <w:rsid w:val="004D3DBC"/>
    <w:rsid w:val="004D5270"/>
    <w:rsid w:val="004D576C"/>
    <w:rsid w:val="004D7D10"/>
    <w:rsid w:val="004E0197"/>
    <w:rsid w:val="004E047A"/>
    <w:rsid w:val="004E0B13"/>
    <w:rsid w:val="004E0C22"/>
    <w:rsid w:val="004E2379"/>
    <w:rsid w:val="004E2B1C"/>
    <w:rsid w:val="004E2BFE"/>
    <w:rsid w:val="004E566D"/>
    <w:rsid w:val="004E618D"/>
    <w:rsid w:val="004E68EB"/>
    <w:rsid w:val="004E6972"/>
    <w:rsid w:val="004E6F6B"/>
    <w:rsid w:val="004F17C0"/>
    <w:rsid w:val="004F279A"/>
    <w:rsid w:val="004F3164"/>
    <w:rsid w:val="004F5191"/>
    <w:rsid w:val="004F5608"/>
    <w:rsid w:val="004F6BE3"/>
    <w:rsid w:val="004F6D68"/>
    <w:rsid w:val="004F7D14"/>
    <w:rsid w:val="0050028A"/>
    <w:rsid w:val="00501285"/>
    <w:rsid w:val="00501989"/>
    <w:rsid w:val="00502826"/>
    <w:rsid w:val="00506D4E"/>
    <w:rsid w:val="00507402"/>
    <w:rsid w:val="00510512"/>
    <w:rsid w:val="0051169A"/>
    <w:rsid w:val="005119D4"/>
    <w:rsid w:val="00512557"/>
    <w:rsid w:val="005127AB"/>
    <w:rsid w:val="00512EFF"/>
    <w:rsid w:val="00513040"/>
    <w:rsid w:val="0051345A"/>
    <w:rsid w:val="00515A05"/>
    <w:rsid w:val="00520082"/>
    <w:rsid w:val="0052069C"/>
    <w:rsid w:val="00524C50"/>
    <w:rsid w:val="00525834"/>
    <w:rsid w:val="005263A2"/>
    <w:rsid w:val="0052659B"/>
    <w:rsid w:val="0052797E"/>
    <w:rsid w:val="00527ACA"/>
    <w:rsid w:val="00527CFC"/>
    <w:rsid w:val="005301F3"/>
    <w:rsid w:val="00530647"/>
    <w:rsid w:val="00530DD9"/>
    <w:rsid w:val="00530F17"/>
    <w:rsid w:val="00531AF1"/>
    <w:rsid w:val="005324FF"/>
    <w:rsid w:val="00532AE7"/>
    <w:rsid w:val="00532D68"/>
    <w:rsid w:val="00533621"/>
    <w:rsid w:val="005336E8"/>
    <w:rsid w:val="00534700"/>
    <w:rsid w:val="00534B0B"/>
    <w:rsid w:val="00534D06"/>
    <w:rsid w:val="00535560"/>
    <w:rsid w:val="00536D89"/>
    <w:rsid w:val="0053706D"/>
    <w:rsid w:val="0054124F"/>
    <w:rsid w:val="0054196E"/>
    <w:rsid w:val="00542064"/>
    <w:rsid w:val="0054265C"/>
    <w:rsid w:val="00542F1E"/>
    <w:rsid w:val="0054381B"/>
    <w:rsid w:val="00544D83"/>
    <w:rsid w:val="00544F5E"/>
    <w:rsid w:val="005471CF"/>
    <w:rsid w:val="00547464"/>
    <w:rsid w:val="00547A69"/>
    <w:rsid w:val="00551082"/>
    <w:rsid w:val="005513FC"/>
    <w:rsid w:val="00552E09"/>
    <w:rsid w:val="005536EF"/>
    <w:rsid w:val="00553965"/>
    <w:rsid w:val="005539A4"/>
    <w:rsid w:val="005550DB"/>
    <w:rsid w:val="00555C43"/>
    <w:rsid w:val="005564C6"/>
    <w:rsid w:val="00557483"/>
    <w:rsid w:val="0056070C"/>
    <w:rsid w:val="00561AA5"/>
    <w:rsid w:val="00562C08"/>
    <w:rsid w:val="00565FDA"/>
    <w:rsid w:val="005669FA"/>
    <w:rsid w:val="00570D7E"/>
    <w:rsid w:val="00570F95"/>
    <w:rsid w:val="005712F5"/>
    <w:rsid w:val="0057201A"/>
    <w:rsid w:val="00573292"/>
    <w:rsid w:val="00573A31"/>
    <w:rsid w:val="00573C45"/>
    <w:rsid w:val="00574AC6"/>
    <w:rsid w:val="0057534D"/>
    <w:rsid w:val="00575A45"/>
    <w:rsid w:val="00575A5D"/>
    <w:rsid w:val="00575B1F"/>
    <w:rsid w:val="00575C3D"/>
    <w:rsid w:val="00575C70"/>
    <w:rsid w:val="00576495"/>
    <w:rsid w:val="00576589"/>
    <w:rsid w:val="00576A8B"/>
    <w:rsid w:val="00577019"/>
    <w:rsid w:val="00577720"/>
    <w:rsid w:val="00577CAA"/>
    <w:rsid w:val="0058202A"/>
    <w:rsid w:val="00582D5D"/>
    <w:rsid w:val="00583349"/>
    <w:rsid w:val="00583465"/>
    <w:rsid w:val="005853E1"/>
    <w:rsid w:val="00586C90"/>
    <w:rsid w:val="00590240"/>
    <w:rsid w:val="00592AED"/>
    <w:rsid w:val="00593C7C"/>
    <w:rsid w:val="005946FC"/>
    <w:rsid w:val="0059501C"/>
    <w:rsid w:val="00595352"/>
    <w:rsid w:val="0059762A"/>
    <w:rsid w:val="005979A1"/>
    <w:rsid w:val="005A0BB6"/>
    <w:rsid w:val="005A1373"/>
    <w:rsid w:val="005A1585"/>
    <w:rsid w:val="005A3BDC"/>
    <w:rsid w:val="005A3DC7"/>
    <w:rsid w:val="005A519D"/>
    <w:rsid w:val="005A6409"/>
    <w:rsid w:val="005B1E6F"/>
    <w:rsid w:val="005B3878"/>
    <w:rsid w:val="005B4199"/>
    <w:rsid w:val="005B54AC"/>
    <w:rsid w:val="005B6293"/>
    <w:rsid w:val="005C1110"/>
    <w:rsid w:val="005C22F3"/>
    <w:rsid w:val="005C283B"/>
    <w:rsid w:val="005C317F"/>
    <w:rsid w:val="005C4115"/>
    <w:rsid w:val="005C48B2"/>
    <w:rsid w:val="005C56C1"/>
    <w:rsid w:val="005C58AF"/>
    <w:rsid w:val="005C70DC"/>
    <w:rsid w:val="005D0958"/>
    <w:rsid w:val="005D1099"/>
    <w:rsid w:val="005D2DEA"/>
    <w:rsid w:val="005D31C7"/>
    <w:rsid w:val="005D39D3"/>
    <w:rsid w:val="005D491F"/>
    <w:rsid w:val="005D515C"/>
    <w:rsid w:val="005D60F4"/>
    <w:rsid w:val="005D6904"/>
    <w:rsid w:val="005D7B85"/>
    <w:rsid w:val="005E027E"/>
    <w:rsid w:val="005E0FC2"/>
    <w:rsid w:val="005E2B13"/>
    <w:rsid w:val="005E47B0"/>
    <w:rsid w:val="005E522E"/>
    <w:rsid w:val="005E58BB"/>
    <w:rsid w:val="005E60AC"/>
    <w:rsid w:val="005E6951"/>
    <w:rsid w:val="005E709B"/>
    <w:rsid w:val="005E7DC0"/>
    <w:rsid w:val="005F1381"/>
    <w:rsid w:val="005F2F7D"/>
    <w:rsid w:val="005F4C05"/>
    <w:rsid w:val="005F5B14"/>
    <w:rsid w:val="005F68D0"/>
    <w:rsid w:val="005F7906"/>
    <w:rsid w:val="005F7EF9"/>
    <w:rsid w:val="00600C1E"/>
    <w:rsid w:val="00601E07"/>
    <w:rsid w:val="0060420E"/>
    <w:rsid w:val="00604A57"/>
    <w:rsid w:val="00606A76"/>
    <w:rsid w:val="00606F15"/>
    <w:rsid w:val="00606F5D"/>
    <w:rsid w:val="0061195B"/>
    <w:rsid w:val="00611F26"/>
    <w:rsid w:val="00612311"/>
    <w:rsid w:val="0061326A"/>
    <w:rsid w:val="0061473D"/>
    <w:rsid w:val="00614B0A"/>
    <w:rsid w:val="00614E5D"/>
    <w:rsid w:val="0061569C"/>
    <w:rsid w:val="00615C10"/>
    <w:rsid w:val="00617A93"/>
    <w:rsid w:val="006207FF"/>
    <w:rsid w:val="00622455"/>
    <w:rsid w:val="00622F0C"/>
    <w:rsid w:val="00624204"/>
    <w:rsid w:val="0062422B"/>
    <w:rsid w:val="00624B61"/>
    <w:rsid w:val="00625430"/>
    <w:rsid w:val="00625944"/>
    <w:rsid w:val="00626448"/>
    <w:rsid w:val="00626CC9"/>
    <w:rsid w:val="00627363"/>
    <w:rsid w:val="006277E9"/>
    <w:rsid w:val="006302FF"/>
    <w:rsid w:val="006363EF"/>
    <w:rsid w:val="006376D9"/>
    <w:rsid w:val="00637898"/>
    <w:rsid w:val="00637A25"/>
    <w:rsid w:val="00640887"/>
    <w:rsid w:val="006408EA"/>
    <w:rsid w:val="00641D2D"/>
    <w:rsid w:val="0064321F"/>
    <w:rsid w:val="00643298"/>
    <w:rsid w:val="00643A7A"/>
    <w:rsid w:val="006441B4"/>
    <w:rsid w:val="00644B37"/>
    <w:rsid w:val="00646DBB"/>
    <w:rsid w:val="00650A07"/>
    <w:rsid w:val="00651454"/>
    <w:rsid w:val="006517E6"/>
    <w:rsid w:val="00651A55"/>
    <w:rsid w:val="00651CC4"/>
    <w:rsid w:val="006522DC"/>
    <w:rsid w:val="006532B4"/>
    <w:rsid w:val="00656BB6"/>
    <w:rsid w:val="00656E57"/>
    <w:rsid w:val="00660E7F"/>
    <w:rsid w:val="0067028D"/>
    <w:rsid w:val="00672781"/>
    <w:rsid w:val="0067391A"/>
    <w:rsid w:val="00673CDC"/>
    <w:rsid w:val="00673D31"/>
    <w:rsid w:val="00673F82"/>
    <w:rsid w:val="0067407F"/>
    <w:rsid w:val="006776D3"/>
    <w:rsid w:val="00680F36"/>
    <w:rsid w:val="00681425"/>
    <w:rsid w:val="00681675"/>
    <w:rsid w:val="00681F59"/>
    <w:rsid w:val="0068265D"/>
    <w:rsid w:val="006826B8"/>
    <w:rsid w:val="00683E71"/>
    <w:rsid w:val="00686D68"/>
    <w:rsid w:val="00686DB1"/>
    <w:rsid w:val="00687454"/>
    <w:rsid w:val="0068791B"/>
    <w:rsid w:val="006908DC"/>
    <w:rsid w:val="00690E6D"/>
    <w:rsid w:val="00690F46"/>
    <w:rsid w:val="006912FD"/>
    <w:rsid w:val="00692B84"/>
    <w:rsid w:val="00692D6E"/>
    <w:rsid w:val="00694B3C"/>
    <w:rsid w:val="00697BAF"/>
    <w:rsid w:val="006A0093"/>
    <w:rsid w:val="006A081B"/>
    <w:rsid w:val="006A2090"/>
    <w:rsid w:val="006A4122"/>
    <w:rsid w:val="006A4666"/>
    <w:rsid w:val="006A6162"/>
    <w:rsid w:val="006B03BB"/>
    <w:rsid w:val="006B06DA"/>
    <w:rsid w:val="006B0744"/>
    <w:rsid w:val="006B09F4"/>
    <w:rsid w:val="006B1809"/>
    <w:rsid w:val="006B25C5"/>
    <w:rsid w:val="006B3DDC"/>
    <w:rsid w:val="006B5091"/>
    <w:rsid w:val="006B54BF"/>
    <w:rsid w:val="006B5D45"/>
    <w:rsid w:val="006B666A"/>
    <w:rsid w:val="006B6FB1"/>
    <w:rsid w:val="006B738F"/>
    <w:rsid w:val="006B7E20"/>
    <w:rsid w:val="006B7F66"/>
    <w:rsid w:val="006C1404"/>
    <w:rsid w:val="006C1A19"/>
    <w:rsid w:val="006C30F9"/>
    <w:rsid w:val="006C422D"/>
    <w:rsid w:val="006C52B1"/>
    <w:rsid w:val="006C61CC"/>
    <w:rsid w:val="006C70B1"/>
    <w:rsid w:val="006D01D6"/>
    <w:rsid w:val="006D10DC"/>
    <w:rsid w:val="006D2B61"/>
    <w:rsid w:val="006D2D88"/>
    <w:rsid w:val="006D36BD"/>
    <w:rsid w:val="006D3F28"/>
    <w:rsid w:val="006D5210"/>
    <w:rsid w:val="006D6837"/>
    <w:rsid w:val="006E1F24"/>
    <w:rsid w:val="006E2925"/>
    <w:rsid w:val="006E405C"/>
    <w:rsid w:val="006E4F5D"/>
    <w:rsid w:val="006E677A"/>
    <w:rsid w:val="006E7589"/>
    <w:rsid w:val="006E769F"/>
    <w:rsid w:val="006F035A"/>
    <w:rsid w:val="006F11C6"/>
    <w:rsid w:val="006F20CB"/>
    <w:rsid w:val="006F2B78"/>
    <w:rsid w:val="006F4A9E"/>
    <w:rsid w:val="006F5D2D"/>
    <w:rsid w:val="006F5D71"/>
    <w:rsid w:val="006F678B"/>
    <w:rsid w:val="006F7AC3"/>
    <w:rsid w:val="00702240"/>
    <w:rsid w:val="00702B27"/>
    <w:rsid w:val="00702B2D"/>
    <w:rsid w:val="00704146"/>
    <w:rsid w:val="00704976"/>
    <w:rsid w:val="00704E80"/>
    <w:rsid w:val="007073AD"/>
    <w:rsid w:val="0071093B"/>
    <w:rsid w:val="007111F5"/>
    <w:rsid w:val="007146F2"/>
    <w:rsid w:val="0071567B"/>
    <w:rsid w:val="0072046D"/>
    <w:rsid w:val="00722633"/>
    <w:rsid w:val="00722899"/>
    <w:rsid w:val="00723010"/>
    <w:rsid w:val="007232EA"/>
    <w:rsid w:val="007233FF"/>
    <w:rsid w:val="00724357"/>
    <w:rsid w:val="00724BDF"/>
    <w:rsid w:val="00725054"/>
    <w:rsid w:val="0072579D"/>
    <w:rsid w:val="00726876"/>
    <w:rsid w:val="00726FCF"/>
    <w:rsid w:val="0072752D"/>
    <w:rsid w:val="007277DF"/>
    <w:rsid w:val="00731073"/>
    <w:rsid w:val="00732A9D"/>
    <w:rsid w:val="00734B4C"/>
    <w:rsid w:val="00734D5A"/>
    <w:rsid w:val="0073598A"/>
    <w:rsid w:val="0073598C"/>
    <w:rsid w:val="007400A5"/>
    <w:rsid w:val="00740A16"/>
    <w:rsid w:val="007412AF"/>
    <w:rsid w:val="0074144F"/>
    <w:rsid w:val="00741A11"/>
    <w:rsid w:val="007429E1"/>
    <w:rsid w:val="007446E9"/>
    <w:rsid w:val="00745797"/>
    <w:rsid w:val="00745927"/>
    <w:rsid w:val="0074681A"/>
    <w:rsid w:val="00747DB7"/>
    <w:rsid w:val="00747F0D"/>
    <w:rsid w:val="0075051C"/>
    <w:rsid w:val="007505C6"/>
    <w:rsid w:val="00752AD8"/>
    <w:rsid w:val="0075351F"/>
    <w:rsid w:val="0075541C"/>
    <w:rsid w:val="00756693"/>
    <w:rsid w:val="0075670D"/>
    <w:rsid w:val="007572A7"/>
    <w:rsid w:val="0075785C"/>
    <w:rsid w:val="00757870"/>
    <w:rsid w:val="00760839"/>
    <w:rsid w:val="007613AF"/>
    <w:rsid w:val="0076241B"/>
    <w:rsid w:val="007633EB"/>
    <w:rsid w:val="007638C8"/>
    <w:rsid w:val="00764A34"/>
    <w:rsid w:val="007654EA"/>
    <w:rsid w:val="007655B6"/>
    <w:rsid w:val="00771414"/>
    <w:rsid w:val="00772104"/>
    <w:rsid w:val="00775E2E"/>
    <w:rsid w:val="00775FBE"/>
    <w:rsid w:val="00780CCA"/>
    <w:rsid w:val="00781889"/>
    <w:rsid w:val="00781930"/>
    <w:rsid w:val="00782139"/>
    <w:rsid w:val="0078265E"/>
    <w:rsid w:val="00783243"/>
    <w:rsid w:val="00784685"/>
    <w:rsid w:val="007846D4"/>
    <w:rsid w:val="00787584"/>
    <w:rsid w:val="007914A7"/>
    <w:rsid w:val="0079193E"/>
    <w:rsid w:val="007921F4"/>
    <w:rsid w:val="007926EF"/>
    <w:rsid w:val="007939DF"/>
    <w:rsid w:val="00793DC6"/>
    <w:rsid w:val="00796439"/>
    <w:rsid w:val="00796FB8"/>
    <w:rsid w:val="007A134B"/>
    <w:rsid w:val="007A254B"/>
    <w:rsid w:val="007A2C9F"/>
    <w:rsid w:val="007A39AB"/>
    <w:rsid w:val="007A3A99"/>
    <w:rsid w:val="007A3B66"/>
    <w:rsid w:val="007A41D8"/>
    <w:rsid w:val="007A6D1C"/>
    <w:rsid w:val="007A7A17"/>
    <w:rsid w:val="007A7E5D"/>
    <w:rsid w:val="007B04E9"/>
    <w:rsid w:val="007B09A4"/>
    <w:rsid w:val="007B10F0"/>
    <w:rsid w:val="007B182F"/>
    <w:rsid w:val="007B1DB8"/>
    <w:rsid w:val="007B23AC"/>
    <w:rsid w:val="007B29E8"/>
    <w:rsid w:val="007B3447"/>
    <w:rsid w:val="007B3F6F"/>
    <w:rsid w:val="007B3F72"/>
    <w:rsid w:val="007B50FD"/>
    <w:rsid w:val="007B5F58"/>
    <w:rsid w:val="007B620F"/>
    <w:rsid w:val="007B76C8"/>
    <w:rsid w:val="007B7A44"/>
    <w:rsid w:val="007C027E"/>
    <w:rsid w:val="007C1628"/>
    <w:rsid w:val="007C195F"/>
    <w:rsid w:val="007C1EAA"/>
    <w:rsid w:val="007C228F"/>
    <w:rsid w:val="007C2A23"/>
    <w:rsid w:val="007C2ACB"/>
    <w:rsid w:val="007C35C7"/>
    <w:rsid w:val="007C41CB"/>
    <w:rsid w:val="007C469A"/>
    <w:rsid w:val="007C52BB"/>
    <w:rsid w:val="007C65E3"/>
    <w:rsid w:val="007C67A9"/>
    <w:rsid w:val="007C6B95"/>
    <w:rsid w:val="007C6BD2"/>
    <w:rsid w:val="007C7BEB"/>
    <w:rsid w:val="007C7FB8"/>
    <w:rsid w:val="007D0428"/>
    <w:rsid w:val="007D05AC"/>
    <w:rsid w:val="007D0AEF"/>
    <w:rsid w:val="007D1951"/>
    <w:rsid w:val="007D21CA"/>
    <w:rsid w:val="007D2E7E"/>
    <w:rsid w:val="007D43BE"/>
    <w:rsid w:val="007D43FA"/>
    <w:rsid w:val="007D6D8B"/>
    <w:rsid w:val="007D7306"/>
    <w:rsid w:val="007D78FC"/>
    <w:rsid w:val="007E01CB"/>
    <w:rsid w:val="007E04C2"/>
    <w:rsid w:val="007E2004"/>
    <w:rsid w:val="007E2199"/>
    <w:rsid w:val="007E2FFE"/>
    <w:rsid w:val="007E4DDD"/>
    <w:rsid w:val="007E4E63"/>
    <w:rsid w:val="007E4EC2"/>
    <w:rsid w:val="007E5438"/>
    <w:rsid w:val="007E5928"/>
    <w:rsid w:val="007E6D09"/>
    <w:rsid w:val="007E738D"/>
    <w:rsid w:val="007E77C8"/>
    <w:rsid w:val="007F13CB"/>
    <w:rsid w:val="007F183E"/>
    <w:rsid w:val="007F1A4B"/>
    <w:rsid w:val="007F2092"/>
    <w:rsid w:val="007F3014"/>
    <w:rsid w:val="007F3813"/>
    <w:rsid w:val="007F3D33"/>
    <w:rsid w:val="007F4AFF"/>
    <w:rsid w:val="007F54AC"/>
    <w:rsid w:val="007F65CE"/>
    <w:rsid w:val="007F6A1E"/>
    <w:rsid w:val="007F7723"/>
    <w:rsid w:val="00800EE3"/>
    <w:rsid w:val="00801E94"/>
    <w:rsid w:val="00804D2A"/>
    <w:rsid w:val="00805E0C"/>
    <w:rsid w:val="00807667"/>
    <w:rsid w:val="008104B4"/>
    <w:rsid w:val="00810DA5"/>
    <w:rsid w:val="00812253"/>
    <w:rsid w:val="00812CBE"/>
    <w:rsid w:val="00814047"/>
    <w:rsid w:val="00814AE6"/>
    <w:rsid w:val="00814D68"/>
    <w:rsid w:val="00814F41"/>
    <w:rsid w:val="00815D87"/>
    <w:rsid w:val="00816D5B"/>
    <w:rsid w:val="008172D7"/>
    <w:rsid w:val="0082039E"/>
    <w:rsid w:val="00820D20"/>
    <w:rsid w:val="00821FF9"/>
    <w:rsid w:val="0082213C"/>
    <w:rsid w:val="00822443"/>
    <w:rsid w:val="008224C1"/>
    <w:rsid w:val="00825474"/>
    <w:rsid w:val="008256B8"/>
    <w:rsid w:val="00825A75"/>
    <w:rsid w:val="00825C5B"/>
    <w:rsid w:val="008267C5"/>
    <w:rsid w:val="00826880"/>
    <w:rsid w:val="00826CF8"/>
    <w:rsid w:val="00826DFF"/>
    <w:rsid w:val="008273C7"/>
    <w:rsid w:val="008317FB"/>
    <w:rsid w:val="00832841"/>
    <w:rsid w:val="008339BB"/>
    <w:rsid w:val="00834D9C"/>
    <w:rsid w:val="0083551D"/>
    <w:rsid w:val="00835D66"/>
    <w:rsid w:val="00836718"/>
    <w:rsid w:val="00840238"/>
    <w:rsid w:val="00840296"/>
    <w:rsid w:val="00840895"/>
    <w:rsid w:val="00840903"/>
    <w:rsid w:val="00842129"/>
    <w:rsid w:val="0084337D"/>
    <w:rsid w:val="008437CF"/>
    <w:rsid w:val="00845C2E"/>
    <w:rsid w:val="00846C7D"/>
    <w:rsid w:val="00847239"/>
    <w:rsid w:val="00847383"/>
    <w:rsid w:val="00847D76"/>
    <w:rsid w:val="00847FB6"/>
    <w:rsid w:val="008509AC"/>
    <w:rsid w:val="0085191D"/>
    <w:rsid w:val="00852A39"/>
    <w:rsid w:val="008553C5"/>
    <w:rsid w:val="00855CC5"/>
    <w:rsid w:val="00855F25"/>
    <w:rsid w:val="008562F1"/>
    <w:rsid w:val="008569B9"/>
    <w:rsid w:val="00856CFF"/>
    <w:rsid w:val="008576AD"/>
    <w:rsid w:val="00857DB7"/>
    <w:rsid w:val="0086053F"/>
    <w:rsid w:val="00861425"/>
    <w:rsid w:val="008616D5"/>
    <w:rsid w:val="00864211"/>
    <w:rsid w:val="00865D81"/>
    <w:rsid w:val="0086651F"/>
    <w:rsid w:val="008674E4"/>
    <w:rsid w:val="008708FA"/>
    <w:rsid w:val="00870E12"/>
    <w:rsid w:val="008711FA"/>
    <w:rsid w:val="00871465"/>
    <w:rsid w:val="00871CCE"/>
    <w:rsid w:val="00872DC6"/>
    <w:rsid w:val="00874E44"/>
    <w:rsid w:val="008763D1"/>
    <w:rsid w:val="00876B7D"/>
    <w:rsid w:val="008807B2"/>
    <w:rsid w:val="00880DF2"/>
    <w:rsid w:val="0088393D"/>
    <w:rsid w:val="00883C95"/>
    <w:rsid w:val="008842E7"/>
    <w:rsid w:val="008848D0"/>
    <w:rsid w:val="00887218"/>
    <w:rsid w:val="00887261"/>
    <w:rsid w:val="008874A3"/>
    <w:rsid w:val="008912D0"/>
    <w:rsid w:val="00893EA1"/>
    <w:rsid w:val="0089660A"/>
    <w:rsid w:val="0089661C"/>
    <w:rsid w:val="00896CC0"/>
    <w:rsid w:val="00896E4A"/>
    <w:rsid w:val="00897707"/>
    <w:rsid w:val="00897E4D"/>
    <w:rsid w:val="00897F03"/>
    <w:rsid w:val="008A0CBE"/>
    <w:rsid w:val="008A0EE2"/>
    <w:rsid w:val="008A1C87"/>
    <w:rsid w:val="008A1E83"/>
    <w:rsid w:val="008A2826"/>
    <w:rsid w:val="008A2B78"/>
    <w:rsid w:val="008A5B7E"/>
    <w:rsid w:val="008A5D8A"/>
    <w:rsid w:val="008A6E59"/>
    <w:rsid w:val="008A7460"/>
    <w:rsid w:val="008B088D"/>
    <w:rsid w:val="008B0E1C"/>
    <w:rsid w:val="008B1223"/>
    <w:rsid w:val="008B7224"/>
    <w:rsid w:val="008B7D93"/>
    <w:rsid w:val="008C0C51"/>
    <w:rsid w:val="008C127E"/>
    <w:rsid w:val="008C2DFD"/>
    <w:rsid w:val="008C6A83"/>
    <w:rsid w:val="008D0D3C"/>
    <w:rsid w:val="008D19CC"/>
    <w:rsid w:val="008D3B47"/>
    <w:rsid w:val="008D4436"/>
    <w:rsid w:val="008D545C"/>
    <w:rsid w:val="008D7597"/>
    <w:rsid w:val="008D7EF6"/>
    <w:rsid w:val="008E0799"/>
    <w:rsid w:val="008E0931"/>
    <w:rsid w:val="008E1692"/>
    <w:rsid w:val="008E16EB"/>
    <w:rsid w:val="008E20DB"/>
    <w:rsid w:val="008E3639"/>
    <w:rsid w:val="008E39F5"/>
    <w:rsid w:val="008E3BFD"/>
    <w:rsid w:val="008E5F36"/>
    <w:rsid w:val="008E6A16"/>
    <w:rsid w:val="008F1FF8"/>
    <w:rsid w:val="008F291F"/>
    <w:rsid w:val="008F2CD5"/>
    <w:rsid w:val="008F38E0"/>
    <w:rsid w:val="008F3A8E"/>
    <w:rsid w:val="008F3CEE"/>
    <w:rsid w:val="008F42C8"/>
    <w:rsid w:val="008F4D2B"/>
    <w:rsid w:val="008F5619"/>
    <w:rsid w:val="008F616F"/>
    <w:rsid w:val="00900A01"/>
    <w:rsid w:val="009015B9"/>
    <w:rsid w:val="00902252"/>
    <w:rsid w:val="009031F2"/>
    <w:rsid w:val="00904981"/>
    <w:rsid w:val="00905609"/>
    <w:rsid w:val="009066D6"/>
    <w:rsid w:val="0091133F"/>
    <w:rsid w:val="009118D0"/>
    <w:rsid w:val="00911F1B"/>
    <w:rsid w:val="00912C52"/>
    <w:rsid w:val="0091330F"/>
    <w:rsid w:val="00913668"/>
    <w:rsid w:val="009148C2"/>
    <w:rsid w:val="00914E45"/>
    <w:rsid w:val="009158FD"/>
    <w:rsid w:val="0091638E"/>
    <w:rsid w:val="0091668A"/>
    <w:rsid w:val="00916DFB"/>
    <w:rsid w:val="00916E6C"/>
    <w:rsid w:val="00917273"/>
    <w:rsid w:val="00923768"/>
    <w:rsid w:val="009247EC"/>
    <w:rsid w:val="009252A3"/>
    <w:rsid w:val="009255AE"/>
    <w:rsid w:val="00925A27"/>
    <w:rsid w:val="0092742D"/>
    <w:rsid w:val="00927E64"/>
    <w:rsid w:val="0093086D"/>
    <w:rsid w:val="00930CBB"/>
    <w:rsid w:val="009310DB"/>
    <w:rsid w:val="009329F3"/>
    <w:rsid w:val="00933CBC"/>
    <w:rsid w:val="0093437A"/>
    <w:rsid w:val="00934E71"/>
    <w:rsid w:val="00935C56"/>
    <w:rsid w:val="00937545"/>
    <w:rsid w:val="00937F43"/>
    <w:rsid w:val="0094040E"/>
    <w:rsid w:val="00940645"/>
    <w:rsid w:val="009413E2"/>
    <w:rsid w:val="0094216C"/>
    <w:rsid w:val="009422A8"/>
    <w:rsid w:val="00942558"/>
    <w:rsid w:val="00942F05"/>
    <w:rsid w:val="009434EE"/>
    <w:rsid w:val="00943DA0"/>
    <w:rsid w:val="00943EEB"/>
    <w:rsid w:val="00944852"/>
    <w:rsid w:val="00944E80"/>
    <w:rsid w:val="0094537D"/>
    <w:rsid w:val="0094683B"/>
    <w:rsid w:val="00946F92"/>
    <w:rsid w:val="00947C24"/>
    <w:rsid w:val="00950089"/>
    <w:rsid w:val="00951172"/>
    <w:rsid w:val="00951C2C"/>
    <w:rsid w:val="009525AB"/>
    <w:rsid w:val="0095299B"/>
    <w:rsid w:val="00952FE7"/>
    <w:rsid w:val="009542D6"/>
    <w:rsid w:val="00954681"/>
    <w:rsid w:val="0095523B"/>
    <w:rsid w:val="009560D9"/>
    <w:rsid w:val="00956418"/>
    <w:rsid w:val="00957493"/>
    <w:rsid w:val="009613B0"/>
    <w:rsid w:val="00962FCE"/>
    <w:rsid w:val="00964847"/>
    <w:rsid w:val="009653D6"/>
    <w:rsid w:val="00966BA5"/>
    <w:rsid w:val="009707AE"/>
    <w:rsid w:val="00971609"/>
    <w:rsid w:val="009725F0"/>
    <w:rsid w:val="0097274E"/>
    <w:rsid w:val="00972C0F"/>
    <w:rsid w:val="009734BF"/>
    <w:rsid w:val="00973FA7"/>
    <w:rsid w:val="00974D56"/>
    <w:rsid w:val="009766A8"/>
    <w:rsid w:val="00977F58"/>
    <w:rsid w:val="00981291"/>
    <w:rsid w:val="00981D2A"/>
    <w:rsid w:val="00981E82"/>
    <w:rsid w:val="009825C6"/>
    <w:rsid w:val="00985B78"/>
    <w:rsid w:val="00986A29"/>
    <w:rsid w:val="009906AD"/>
    <w:rsid w:val="00990E88"/>
    <w:rsid w:val="00992A8D"/>
    <w:rsid w:val="00993672"/>
    <w:rsid w:val="00993C2C"/>
    <w:rsid w:val="009945CA"/>
    <w:rsid w:val="00996A26"/>
    <w:rsid w:val="00997807"/>
    <w:rsid w:val="00997B44"/>
    <w:rsid w:val="009A0707"/>
    <w:rsid w:val="009A0954"/>
    <w:rsid w:val="009A0C40"/>
    <w:rsid w:val="009A1051"/>
    <w:rsid w:val="009A2C69"/>
    <w:rsid w:val="009A529F"/>
    <w:rsid w:val="009A5997"/>
    <w:rsid w:val="009A5AB9"/>
    <w:rsid w:val="009A60F5"/>
    <w:rsid w:val="009A6AE0"/>
    <w:rsid w:val="009A79EE"/>
    <w:rsid w:val="009B1E50"/>
    <w:rsid w:val="009B301F"/>
    <w:rsid w:val="009B3655"/>
    <w:rsid w:val="009B3D79"/>
    <w:rsid w:val="009B3E3C"/>
    <w:rsid w:val="009B4108"/>
    <w:rsid w:val="009B43AB"/>
    <w:rsid w:val="009B43C8"/>
    <w:rsid w:val="009B4670"/>
    <w:rsid w:val="009B689D"/>
    <w:rsid w:val="009B6C97"/>
    <w:rsid w:val="009C21B2"/>
    <w:rsid w:val="009C26B6"/>
    <w:rsid w:val="009C2B0D"/>
    <w:rsid w:val="009C4309"/>
    <w:rsid w:val="009C507C"/>
    <w:rsid w:val="009C6EDE"/>
    <w:rsid w:val="009D04B0"/>
    <w:rsid w:val="009D1341"/>
    <w:rsid w:val="009D2F2D"/>
    <w:rsid w:val="009D307B"/>
    <w:rsid w:val="009D49EB"/>
    <w:rsid w:val="009D6069"/>
    <w:rsid w:val="009E0779"/>
    <w:rsid w:val="009E0E61"/>
    <w:rsid w:val="009E2658"/>
    <w:rsid w:val="009E3555"/>
    <w:rsid w:val="009E4533"/>
    <w:rsid w:val="009E6CE2"/>
    <w:rsid w:val="009E73C5"/>
    <w:rsid w:val="009E74AE"/>
    <w:rsid w:val="009E7DE8"/>
    <w:rsid w:val="009F0B56"/>
    <w:rsid w:val="009F0F5B"/>
    <w:rsid w:val="009F10D5"/>
    <w:rsid w:val="009F1B98"/>
    <w:rsid w:val="009F21CD"/>
    <w:rsid w:val="009F2F29"/>
    <w:rsid w:val="009F325F"/>
    <w:rsid w:val="009F4C42"/>
    <w:rsid w:val="009F69C8"/>
    <w:rsid w:val="009F7318"/>
    <w:rsid w:val="009F7F86"/>
    <w:rsid w:val="00A00F86"/>
    <w:rsid w:val="00A01E58"/>
    <w:rsid w:val="00A0345D"/>
    <w:rsid w:val="00A03963"/>
    <w:rsid w:val="00A03B0D"/>
    <w:rsid w:val="00A046A9"/>
    <w:rsid w:val="00A05D9B"/>
    <w:rsid w:val="00A06B81"/>
    <w:rsid w:val="00A07BCF"/>
    <w:rsid w:val="00A104CD"/>
    <w:rsid w:val="00A10F46"/>
    <w:rsid w:val="00A11484"/>
    <w:rsid w:val="00A1421B"/>
    <w:rsid w:val="00A146EC"/>
    <w:rsid w:val="00A1548C"/>
    <w:rsid w:val="00A15900"/>
    <w:rsid w:val="00A16962"/>
    <w:rsid w:val="00A16D7B"/>
    <w:rsid w:val="00A17111"/>
    <w:rsid w:val="00A209CD"/>
    <w:rsid w:val="00A2131F"/>
    <w:rsid w:val="00A215FB"/>
    <w:rsid w:val="00A23D57"/>
    <w:rsid w:val="00A2552C"/>
    <w:rsid w:val="00A26C79"/>
    <w:rsid w:val="00A26FE8"/>
    <w:rsid w:val="00A30AA0"/>
    <w:rsid w:val="00A31390"/>
    <w:rsid w:val="00A31989"/>
    <w:rsid w:val="00A31EFC"/>
    <w:rsid w:val="00A3327E"/>
    <w:rsid w:val="00A33509"/>
    <w:rsid w:val="00A3478D"/>
    <w:rsid w:val="00A3518D"/>
    <w:rsid w:val="00A3574C"/>
    <w:rsid w:val="00A35CF4"/>
    <w:rsid w:val="00A4006E"/>
    <w:rsid w:val="00A40EFC"/>
    <w:rsid w:val="00A42219"/>
    <w:rsid w:val="00A442E7"/>
    <w:rsid w:val="00A44539"/>
    <w:rsid w:val="00A46412"/>
    <w:rsid w:val="00A4756E"/>
    <w:rsid w:val="00A512B1"/>
    <w:rsid w:val="00A51409"/>
    <w:rsid w:val="00A516B6"/>
    <w:rsid w:val="00A521AC"/>
    <w:rsid w:val="00A52265"/>
    <w:rsid w:val="00A54D9A"/>
    <w:rsid w:val="00A56C31"/>
    <w:rsid w:val="00A577D9"/>
    <w:rsid w:val="00A61E18"/>
    <w:rsid w:val="00A64752"/>
    <w:rsid w:val="00A65AEB"/>
    <w:rsid w:val="00A65CA1"/>
    <w:rsid w:val="00A65D08"/>
    <w:rsid w:val="00A6627D"/>
    <w:rsid w:val="00A66BCE"/>
    <w:rsid w:val="00A67210"/>
    <w:rsid w:val="00A67918"/>
    <w:rsid w:val="00A67B42"/>
    <w:rsid w:val="00A72495"/>
    <w:rsid w:val="00A738DC"/>
    <w:rsid w:val="00A74865"/>
    <w:rsid w:val="00A749AC"/>
    <w:rsid w:val="00A75406"/>
    <w:rsid w:val="00A7579B"/>
    <w:rsid w:val="00A762BF"/>
    <w:rsid w:val="00A76BF8"/>
    <w:rsid w:val="00A776B2"/>
    <w:rsid w:val="00A77A29"/>
    <w:rsid w:val="00A80B46"/>
    <w:rsid w:val="00A814E3"/>
    <w:rsid w:val="00A816F5"/>
    <w:rsid w:val="00A833D6"/>
    <w:rsid w:val="00A86080"/>
    <w:rsid w:val="00A901F7"/>
    <w:rsid w:val="00A906E6"/>
    <w:rsid w:val="00A912F6"/>
    <w:rsid w:val="00A91365"/>
    <w:rsid w:val="00A915B2"/>
    <w:rsid w:val="00A91DD3"/>
    <w:rsid w:val="00A91F47"/>
    <w:rsid w:val="00A937EA"/>
    <w:rsid w:val="00A94EE4"/>
    <w:rsid w:val="00A95B15"/>
    <w:rsid w:val="00A96340"/>
    <w:rsid w:val="00A963DB"/>
    <w:rsid w:val="00A97B61"/>
    <w:rsid w:val="00A97C7F"/>
    <w:rsid w:val="00A97F3D"/>
    <w:rsid w:val="00AA05FF"/>
    <w:rsid w:val="00AA0846"/>
    <w:rsid w:val="00AA1210"/>
    <w:rsid w:val="00AA1711"/>
    <w:rsid w:val="00AA2148"/>
    <w:rsid w:val="00AA4E97"/>
    <w:rsid w:val="00AA57FD"/>
    <w:rsid w:val="00AA636E"/>
    <w:rsid w:val="00AB1C79"/>
    <w:rsid w:val="00AB20AE"/>
    <w:rsid w:val="00AB3A8C"/>
    <w:rsid w:val="00AB4246"/>
    <w:rsid w:val="00AB46A5"/>
    <w:rsid w:val="00AB4B4F"/>
    <w:rsid w:val="00AB4EAC"/>
    <w:rsid w:val="00AB70B8"/>
    <w:rsid w:val="00AB7103"/>
    <w:rsid w:val="00AB71AD"/>
    <w:rsid w:val="00AC0824"/>
    <w:rsid w:val="00AC16F9"/>
    <w:rsid w:val="00AC1D22"/>
    <w:rsid w:val="00AC2E9A"/>
    <w:rsid w:val="00AC430C"/>
    <w:rsid w:val="00AC4A6C"/>
    <w:rsid w:val="00AC58B1"/>
    <w:rsid w:val="00AC5CB0"/>
    <w:rsid w:val="00AC6198"/>
    <w:rsid w:val="00AC7233"/>
    <w:rsid w:val="00AC76D2"/>
    <w:rsid w:val="00AC7D88"/>
    <w:rsid w:val="00AD018D"/>
    <w:rsid w:val="00AD17FC"/>
    <w:rsid w:val="00AD1B86"/>
    <w:rsid w:val="00AD1D8D"/>
    <w:rsid w:val="00AD2C84"/>
    <w:rsid w:val="00AD3149"/>
    <w:rsid w:val="00AD46A9"/>
    <w:rsid w:val="00AD46BE"/>
    <w:rsid w:val="00AD4B91"/>
    <w:rsid w:val="00AD4D42"/>
    <w:rsid w:val="00AD6A7C"/>
    <w:rsid w:val="00AD72E1"/>
    <w:rsid w:val="00AD7A2F"/>
    <w:rsid w:val="00AD7C97"/>
    <w:rsid w:val="00AD7D95"/>
    <w:rsid w:val="00AE09F2"/>
    <w:rsid w:val="00AE29AA"/>
    <w:rsid w:val="00AE4913"/>
    <w:rsid w:val="00AE646B"/>
    <w:rsid w:val="00AE6BCF"/>
    <w:rsid w:val="00AE7285"/>
    <w:rsid w:val="00AE7D26"/>
    <w:rsid w:val="00AF064B"/>
    <w:rsid w:val="00AF1B5F"/>
    <w:rsid w:val="00AF2739"/>
    <w:rsid w:val="00AF3F24"/>
    <w:rsid w:val="00AF442C"/>
    <w:rsid w:val="00AF463F"/>
    <w:rsid w:val="00AF509C"/>
    <w:rsid w:val="00AF60D7"/>
    <w:rsid w:val="00AF6D3F"/>
    <w:rsid w:val="00AF6E9A"/>
    <w:rsid w:val="00B01380"/>
    <w:rsid w:val="00B02146"/>
    <w:rsid w:val="00B02FEF"/>
    <w:rsid w:val="00B03F64"/>
    <w:rsid w:val="00B04EE5"/>
    <w:rsid w:val="00B064AD"/>
    <w:rsid w:val="00B07425"/>
    <w:rsid w:val="00B07505"/>
    <w:rsid w:val="00B10046"/>
    <w:rsid w:val="00B10EB1"/>
    <w:rsid w:val="00B10FFD"/>
    <w:rsid w:val="00B12A03"/>
    <w:rsid w:val="00B12B48"/>
    <w:rsid w:val="00B13AC8"/>
    <w:rsid w:val="00B14C25"/>
    <w:rsid w:val="00B15498"/>
    <w:rsid w:val="00B15785"/>
    <w:rsid w:val="00B1796E"/>
    <w:rsid w:val="00B207D2"/>
    <w:rsid w:val="00B20E2C"/>
    <w:rsid w:val="00B21650"/>
    <w:rsid w:val="00B2192F"/>
    <w:rsid w:val="00B226EC"/>
    <w:rsid w:val="00B22903"/>
    <w:rsid w:val="00B262A4"/>
    <w:rsid w:val="00B26DD8"/>
    <w:rsid w:val="00B27219"/>
    <w:rsid w:val="00B27B14"/>
    <w:rsid w:val="00B30F5B"/>
    <w:rsid w:val="00B340EE"/>
    <w:rsid w:val="00B34CDE"/>
    <w:rsid w:val="00B351AC"/>
    <w:rsid w:val="00B3649E"/>
    <w:rsid w:val="00B365CC"/>
    <w:rsid w:val="00B37106"/>
    <w:rsid w:val="00B43B78"/>
    <w:rsid w:val="00B46AA0"/>
    <w:rsid w:val="00B470D9"/>
    <w:rsid w:val="00B4771D"/>
    <w:rsid w:val="00B50E11"/>
    <w:rsid w:val="00B51371"/>
    <w:rsid w:val="00B516B1"/>
    <w:rsid w:val="00B51A4A"/>
    <w:rsid w:val="00B52119"/>
    <w:rsid w:val="00B52F49"/>
    <w:rsid w:val="00B534A5"/>
    <w:rsid w:val="00B53904"/>
    <w:rsid w:val="00B539AB"/>
    <w:rsid w:val="00B539EB"/>
    <w:rsid w:val="00B55171"/>
    <w:rsid w:val="00B551B1"/>
    <w:rsid w:val="00B56913"/>
    <w:rsid w:val="00B56979"/>
    <w:rsid w:val="00B61FB9"/>
    <w:rsid w:val="00B62981"/>
    <w:rsid w:val="00B62A3B"/>
    <w:rsid w:val="00B62FCE"/>
    <w:rsid w:val="00B648E5"/>
    <w:rsid w:val="00B64ECD"/>
    <w:rsid w:val="00B66006"/>
    <w:rsid w:val="00B66AEE"/>
    <w:rsid w:val="00B66EAD"/>
    <w:rsid w:val="00B6714A"/>
    <w:rsid w:val="00B672C8"/>
    <w:rsid w:val="00B67376"/>
    <w:rsid w:val="00B72790"/>
    <w:rsid w:val="00B72D1C"/>
    <w:rsid w:val="00B743AD"/>
    <w:rsid w:val="00B7470D"/>
    <w:rsid w:val="00B7480A"/>
    <w:rsid w:val="00B75232"/>
    <w:rsid w:val="00B7529D"/>
    <w:rsid w:val="00B75406"/>
    <w:rsid w:val="00B76AAF"/>
    <w:rsid w:val="00B76E4A"/>
    <w:rsid w:val="00B77E9F"/>
    <w:rsid w:val="00B80864"/>
    <w:rsid w:val="00B80AB5"/>
    <w:rsid w:val="00B86AAE"/>
    <w:rsid w:val="00B92315"/>
    <w:rsid w:val="00B92972"/>
    <w:rsid w:val="00B94578"/>
    <w:rsid w:val="00B94A70"/>
    <w:rsid w:val="00B94A98"/>
    <w:rsid w:val="00B9632C"/>
    <w:rsid w:val="00B97C02"/>
    <w:rsid w:val="00BA025D"/>
    <w:rsid w:val="00BA140D"/>
    <w:rsid w:val="00BA1838"/>
    <w:rsid w:val="00BA1E06"/>
    <w:rsid w:val="00BA3084"/>
    <w:rsid w:val="00BA3329"/>
    <w:rsid w:val="00BA33E0"/>
    <w:rsid w:val="00BA3815"/>
    <w:rsid w:val="00BA4335"/>
    <w:rsid w:val="00BA4C31"/>
    <w:rsid w:val="00BA5ED4"/>
    <w:rsid w:val="00BA7D53"/>
    <w:rsid w:val="00BB09C2"/>
    <w:rsid w:val="00BB1C6B"/>
    <w:rsid w:val="00BB1FCA"/>
    <w:rsid w:val="00BB2417"/>
    <w:rsid w:val="00BB3613"/>
    <w:rsid w:val="00BB3A2A"/>
    <w:rsid w:val="00BB3EB9"/>
    <w:rsid w:val="00BB6A4F"/>
    <w:rsid w:val="00BC0676"/>
    <w:rsid w:val="00BC0D45"/>
    <w:rsid w:val="00BC11F1"/>
    <w:rsid w:val="00BC1AA3"/>
    <w:rsid w:val="00BC1AC6"/>
    <w:rsid w:val="00BC386D"/>
    <w:rsid w:val="00BC38BD"/>
    <w:rsid w:val="00BC43C2"/>
    <w:rsid w:val="00BC4575"/>
    <w:rsid w:val="00BC46D9"/>
    <w:rsid w:val="00BC6661"/>
    <w:rsid w:val="00BD1114"/>
    <w:rsid w:val="00BD175C"/>
    <w:rsid w:val="00BD1C32"/>
    <w:rsid w:val="00BD3099"/>
    <w:rsid w:val="00BD381E"/>
    <w:rsid w:val="00BD38A3"/>
    <w:rsid w:val="00BD3BF5"/>
    <w:rsid w:val="00BD42E1"/>
    <w:rsid w:val="00BD4C90"/>
    <w:rsid w:val="00BD646D"/>
    <w:rsid w:val="00BD7689"/>
    <w:rsid w:val="00BD7E8A"/>
    <w:rsid w:val="00BD7EAB"/>
    <w:rsid w:val="00BE0288"/>
    <w:rsid w:val="00BE30C1"/>
    <w:rsid w:val="00BE3B2C"/>
    <w:rsid w:val="00BE49A8"/>
    <w:rsid w:val="00BE687D"/>
    <w:rsid w:val="00BF0D41"/>
    <w:rsid w:val="00BF2208"/>
    <w:rsid w:val="00BF289A"/>
    <w:rsid w:val="00BF33E1"/>
    <w:rsid w:val="00BF393F"/>
    <w:rsid w:val="00BF39F3"/>
    <w:rsid w:val="00BF3E66"/>
    <w:rsid w:val="00BF4075"/>
    <w:rsid w:val="00BF4385"/>
    <w:rsid w:val="00BF7C37"/>
    <w:rsid w:val="00C00257"/>
    <w:rsid w:val="00C01E76"/>
    <w:rsid w:val="00C041CF"/>
    <w:rsid w:val="00C04203"/>
    <w:rsid w:val="00C057EE"/>
    <w:rsid w:val="00C05DAA"/>
    <w:rsid w:val="00C06EEF"/>
    <w:rsid w:val="00C075B8"/>
    <w:rsid w:val="00C07BE8"/>
    <w:rsid w:val="00C13B34"/>
    <w:rsid w:val="00C13E7F"/>
    <w:rsid w:val="00C1406B"/>
    <w:rsid w:val="00C14539"/>
    <w:rsid w:val="00C14E37"/>
    <w:rsid w:val="00C154CF"/>
    <w:rsid w:val="00C1619F"/>
    <w:rsid w:val="00C17703"/>
    <w:rsid w:val="00C2054C"/>
    <w:rsid w:val="00C20D9A"/>
    <w:rsid w:val="00C22EF8"/>
    <w:rsid w:val="00C239D7"/>
    <w:rsid w:val="00C23FF4"/>
    <w:rsid w:val="00C24A6E"/>
    <w:rsid w:val="00C252B6"/>
    <w:rsid w:val="00C257FF"/>
    <w:rsid w:val="00C25853"/>
    <w:rsid w:val="00C261C9"/>
    <w:rsid w:val="00C27647"/>
    <w:rsid w:val="00C301DD"/>
    <w:rsid w:val="00C307F9"/>
    <w:rsid w:val="00C328DA"/>
    <w:rsid w:val="00C32BA6"/>
    <w:rsid w:val="00C33348"/>
    <w:rsid w:val="00C33CF4"/>
    <w:rsid w:val="00C3601A"/>
    <w:rsid w:val="00C377D5"/>
    <w:rsid w:val="00C379FC"/>
    <w:rsid w:val="00C4129C"/>
    <w:rsid w:val="00C42116"/>
    <w:rsid w:val="00C42590"/>
    <w:rsid w:val="00C4298B"/>
    <w:rsid w:val="00C42DA6"/>
    <w:rsid w:val="00C443D9"/>
    <w:rsid w:val="00C45017"/>
    <w:rsid w:val="00C455E5"/>
    <w:rsid w:val="00C479AA"/>
    <w:rsid w:val="00C508CE"/>
    <w:rsid w:val="00C50EC6"/>
    <w:rsid w:val="00C522E4"/>
    <w:rsid w:val="00C5245A"/>
    <w:rsid w:val="00C52A13"/>
    <w:rsid w:val="00C53C56"/>
    <w:rsid w:val="00C53DC9"/>
    <w:rsid w:val="00C5582D"/>
    <w:rsid w:val="00C55B3F"/>
    <w:rsid w:val="00C561FE"/>
    <w:rsid w:val="00C56763"/>
    <w:rsid w:val="00C57522"/>
    <w:rsid w:val="00C57FE7"/>
    <w:rsid w:val="00C61485"/>
    <w:rsid w:val="00C625AB"/>
    <w:rsid w:val="00C62C7B"/>
    <w:rsid w:val="00C6317B"/>
    <w:rsid w:val="00C6319E"/>
    <w:rsid w:val="00C64A0F"/>
    <w:rsid w:val="00C66CF1"/>
    <w:rsid w:val="00C677E7"/>
    <w:rsid w:val="00C67BB0"/>
    <w:rsid w:val="00C73FD8"/>
    <w:rsid w:val="00C7448B"/>
    <w:rsid w:val="00C749B8"/>
    <w:rsid w:val="00C76F2A"/>
    <w:rsid w:val="00C77222"/>
    <w:rsid w:val="00C7766F"/>
    <w:rsid w:val="00C801EA"/>
    <w:rsid w:val="00C82CFC"/>
    <w:rsid w:val="00C82E07"/>
    <w:rsid w:val="00C83613"/>
    <w:rsid w:val="00C84DDD"/>
    <w:rsid w:val="00C85BF7"/>
    <w:rsid w:val="00C86B29"/>
    <w:rsid w:val="00C87E65"/>
    <w:rsid w:val="00C9115F"/>
    <w:rsid w:val="00C92F36"/>
    <w:rsid w:val="00C933F7"/>
    <w:rsid w:val="00C95234"/>
    <w:rsid w:val="00C970C1"/>
    <w:rsid w:val="00CA0307"/>
    <w:rsid w:val="00CA0DE1"/>
    <w:rsid w:val="00CA1BC8"/>
    <w:rsid w:val="00CA2950"/>
    <w:rsid w:val="00CA3740"/>
    <w:rsid w:val="00CA4F78"/>
    <w:rsid w:val="00CA5E3C"/>
    <w:rsid w:val="00CA6203"/>
    <w:rsid w:val="00CA645A"/>
    <w:rsid w:val="00CA7171"/>
    <w:rsid w:val="00CA7288"/>
    <w:rsid w:val="00CA73CD"/>
    <w:rsid w:val="00CA7661"/>
    <w:rsid w:val="00CB008F"/>
    <w:rsid w:val="00CB0673"/>
    <w:rsid w:val="00CB0841"/>
    <w:rsid w:val="00CB1377"/>
    <w:rsid w:val="00CB2A9B"/>
    <w:rsid w:val="00CB3B20"/>
    <w:rsid w:val="00CB4E51"/>
    <w:rsid w:val="00CB4E65"/>
    <w:rsid w:val="00CB7925"/>
    <w:rsid w:val="00CC0AA6"/>
    <w:rsid w:val="00CC1ED3"/>
    <w:rsid w:val="00CC1EFC"/>
    <w:rsid w:val="00CC26F0"/>
    <w:rsid w:val="00CC443D"/>
    <w:rsid w:val="00CC4D37"/>
    <w:rsid w:val="00CC548C"/>
    <w:rsid w:val="00CC565A"/>
    <w:rsid w:val="00CC6B4D"/>
    <w:rsid w:val="00CC760C"/>
    <w:rsid w:val="00CD1138"/>
    <w:rsid w:val="00CD1496"/>
    <w:rsid w:val="00CD1E99"/>
    <w:rsid w:val="00CD2151"/>
    <w:rsid w:val="00CD244C"/>
    <w:rsid w:val="00CD45B0"/>
    <w:rsid w:val="00CD4CAF"/>
    <w:rsid w:val="00CD6FFD"/>
    <w:rsid w:val="00CD7946"/>
    <w:rsid w:val="00CE0451"/>
    <w:rsid w:val="00CE0CB3"/>
    <w:rsid w:val="00CE4C78"/>
    <w:rsid w:val="00CE59DF"/>
    <w:rsid w:val="00CE6214"/>
    <w:rsid w:val="00CF0575"/>
    <w:rsid w:val="00CF1CAB"/>
    <w:rsid w:val="00CF20E6"/>
    <w:rsid w:val="00CF2356"/>
    <w:rsid w:val="00CF24B7"/>
    <w:rsid w:val="00CF3889"/>
    <w:rsid w:val="00CF4652"/>
    <w:rsid w:val="00CF4A26"/>
    <w:rsid w:val="00CF52DE"/>
    <w:rsid w:val="00CF5365"/>
    <w:rsid w:val="00CF53BA"/>
    <w:rsid w:val="00CF556D"/>
    <w:rsid w:val="00CF5997"/>
    <w:rsid w:val="00CF6727"/>
    <w:rsid w:val="00CF6EA6"/>
    <w:rsid w:val="00CF7093"/>
    <w:rsid w:val="00D0059A"/>
    <w:rsid w:val="00D00C35"/>
    <w:rsid w:val="00D017B0"/>
    <w:rsid w:val="00D0223A"/>
    <w:rsid w:val="00D02963"/>
    <w:rsid w:val="00D02F32"/>
    <w:rsid w:val="00D0326D"/>
    <w:rsid w:val="00D034A2"/>
    <w:rsid w:val="00D0762F"/>
    <w:rsid w:val="00D10BDB"/>
    <w:rsid w:val="00D11524"/>
    <w:rsid w:val="00D11D7B"/>
    <w:rsid w:val="00D12788"/>
    <w:rsid w:val="00D12AE1"/>
    <w:rsid w:val="00D14529"/>
    <w:rsid w:val="00D148DD"/>
    <w:rsid w:val="00D14F20"/>
    <w:rsid w:val="00D15A28"/>
    <w:rsid w:val="00D15D23"/>
    <w:rsid w:val="00D165D4"/>
    <w:rsid w:val="00D20FC0"/>
    <w:rsid w:val="00D2206D"/>
    <w:rsid w:val="00D2223B"/>
    <w:rsid w:val="00D23C14"/>
    <w:rsid w:val="00D240C7"/>
    <w:rsid w:val="00D246A5"/>
    <w:rsid w:val="00D2599A"/>
    <w:rsid w:val="00D26681"/>
    <w:rsid w:val="00D26BAE"/>
    <w:rsid w:val="00D26C42"/>
    <w:rsid w:val="00D27D1C"/>
    <w:rsid w:val="00D30981"/>
    <w:rsid w:val="00D30AAF"/>
    <w:rsid w:val="00D31003"/>
    <w:rsid w:val="00D314D8"/>
    <w:rsid w:val="00D324A7"/>
    <w:rsid w:val="00D33105"/>
    <w:rsid w:val="00D332D5"/>
    <w:rsid w:val="00D33F58"/>
    <w:rsid w:val="00D34ED3"/>
    <w:rsid w:val="00D34F8E"/>
    <w:rsid w:val="00D36C81"/>
    <w:rsid w:val="00D37AA1"/>
    <w:rsid w:val="00D41238"/>
    <w:rsid w:val="00D422DE"/>
    <w:rsid w:val="00D46F58"/>
    <w:rsid w:val="00D51ACA"/>
    <w:rsid w:val="00D52D26"/>
    <w:rsid w:val="00D542BA"/>
    <w:rsid w:val="00D55CB9"/>
    <w:rsid w:val="00D61216"/>
    <w:rsid w:val="00D61C72"/>
    <w:rsid w:val="00D6221A"/>
    <w:rsid w:val="00D62F0D"/>
    <w:rsid w:val="00D63832"/>
    <w:rsid w:val="00D6671D"/>
    <w:rsid w:val="00D67698"/>
    <w:rsid w:val="00D70020"/>
    <w:rsid w:val="00D700DC"/>
    <w:rsid w:val="00D704EB"/>
    <w:rsid w:val="00D71012"/>
    <w:rsid w:val="00D711CE"/>
    <w:rsid w:val="00D7186A"/>
    <w:rsid w:val="00D7310C"/>
    <w:rsid w:val="00D77B30"/>
    <w:rsid w:val="00D80295"/>
    <w:rsid w:val="00D8037B"/>
    <w:rsid w:val="00D814B2"/>
    <w:rsid w:val="00D81D3C"/>
    <w:rsid w:val="00D81EE3"/>
    <w:rsid w:val="00D82464"/>
    <w:rsid w:val="00D82CE7"/>
    <w:rsid w:val="00D837CE"/>
    <w:rsid w:val="00D84465"/>
    <w:rsid w:val="00D862E8"/>
    <w:rsid w:val="00D869A4"/>
    <w:rsid w:val="00D86DEC"/>
    <w:rsid w:val="00D87B12"/>
    <w:rsid w:val="00D87EF4"/>
    <w:rsid w:val="00D9000B"/>
    <w:rsid w:val="00D91686"/>
    <w:rsid w:val="00D92D7C"/>
    <w:rsid w:val="00D93F63"/>
    <w:rsid w:val="00D94921"/>
    <w:rsid w:val="00D95295"/>
    <w:rsid w:val="00D958F8"/>
    <w:rsid w:val="00D95E62"/>
    <w:rsid w:val="00D96647"/>
    <w:rsid w:val="00D9796D"/>
    <w:rsid w:val="00DA009E"/>
    <w:rsid w:val="00DA0F30"/>
    <w:rsid w:val="00DA1E7F"/>
    <w:rsid w:val="00DA323C"/>
    <w:rsid w:val="00DA4775"/>
    <w:rsid w:val="00DA4F02"/>
    <w:rsid w:val="00DA50E1"/>
    <w:rsid w:val="00DA5CFD"/>
    <w:rsid w:val="00DA616C"/>
    <w:rsid w:val="00DA627D"/>
    <w:rsid w:val="00DA6FC7"/>
    <w:rsid w:val="00DA75BD"/>
    <w:rsid w:val="00DB0BC8"/>
    <w:rsid w:val="00DB141D"/>
    <w:rsid w:val="00DB15B1"/>
    <w:rsid w:val="00DB276C"/>
    <w:rsid w:val="00DB2890"/>
    <w:rsid w:val="00DB2D8F"/>
    <w:rsid w:val="00DB32F8"/>
    <w:rsid w:val="00DB3621"/>
    <w:rsid w:val="00DB38D5"/>
    <w:rsid w:val="00DB4AAE"/>
    <w:rsid w:val="00DB5DF7"/>
    <w:rsid w:val="00DB731A"/>
    <w:rsid w:val="00DB78D3"/>
    <w:rsid w:val="00DB796E"/>
    <w:rsid w:val="00DC0593"/>
    <w:rsid w:val="00DC0C09"/>
    <w:rsid w:val="00DC0D43"/>
    <w:rsid w:val="00DC10A5"/>
    <w:rsid w:val="00DC134F"/>
    <w:rsid w:val="00DC2270"/>
    <w:rsid w:val="00DC2392"/>
    <w:rsid w:val="00DC2BF4"/>
    <w:rsid w:val="00DC30AD"/>
    <w:rsid w:val="00DC4337"/>
    <w:rsid w:val="00DC51D7"/>
    <w:rsid w:val="00DC5622"/>
    <w:rsid w:val="00DC56E7"/>
    <w:rsid w:val="00DC63E3"/>
    <w:rsid w:val="00DD017A"/>
    <w:rsid w:val="00DD0BF0"/>
    <w:rsid w:val="00DD3595"/>
    <w:rsid w:val="00DD3602"/>
    <w:rsid w:val="00DD4647"/>
    <w:rsid w:val="00DD464B"/>
    <w:rsid w:val="00DD5BAA"/>
    <w:rsid w:val="00DD7796"/>
    <w:rsid w:val="00DE095C"/>
    <w:rsid w:val="00DE0D7D"/>
    <w:rsid w:val="00DE17B6"/>
    <w:rsid w:val="00DE2478"/>
    <w:rsid w:val="00DE3293"/>
    <w:rsid w:val="00DE5283"/>
    <w:rsid w:val="00DE6D84"/>
    <w:rsid w:val="00DF093D"/>
    <w:rsid w:val="00DF1C8D"/>
    <w:rsid w:val="00DF21FE"/>
    <w:rsid w:val="00DF2DB0"/>
    <w:rsid w:val="00DF3536"/>
    <w:rsid w:val="00DF439E"/>
    <w:rsid w:val="00DF49CD"/>
    <w:rsid w:val="00DF7295"/>
    <w:rsid w:val="00DF79E3"/>
    <w:rsid w:val="00E003A8"/>
    <w:rsid w:val="00E012AB"/>
    <w:rsid w:val="00E01FBF"/>
    <w:rsid w:val="00E026EB"/>
    <w:rsid w:val="00E02FCB"/>
    <w:rsid w:val="00E04186"/>
    <w:rsid w:val="00E04989"/>
    <w:rsid w:val="00E04DC3"/>
    <w:rsid w:val="00E053DF"/>
    <w:rsid w:val="00E0643D"/>
    <w:rsid w:val="00E07596"/>
    <w:rsid w:val="00E079C4"/>
    <w:rsid w:val="00E10044"/>
    <w:rsid w:val="00E10595"/>
    <w:rsid w:val="00E10FB8"/>
    <w:rsid w:val="00E1208C"/>
    <w:rsid w:val="00E13A83"/>
    <w:rsid w:val="00E146B9"/>
    <w:rsid w:val="00E14965"/>
    <w:rsid w:val="00E14B19"/>
    <w:rsid w:val="00E15620"/>
    <w:rsid w:val="00E20EF0"/>
    <w:rsid w:val="00E22985"/>
    <w:rsid w:val="00E23C74"/>
    <w:rsid w:val="00E24889"/>
    <w:rsid w:val="00E30D3E"/>
    <w:rsid w:val="00E32A97"/>
    <w:rsid w:val="00E33596"/>
    <w:rsid w:val="00E335E5"/>
    <w:rsid w:val="00E33710"/>
    <w:rsid w:val="00E33812"/>
    <w:rsid w:val="00E346B3"/>
    <w:rsid w:val="00E3480A"/>
    <w:rsid w:val="00E34C84"/>
    <w:rsid w:val="00E34D40"/>
    <w:rsid w:val="00E35DDE"/>
    <w:rsid w:val="00E37E9A"/>
    <w:rsid w:val="00E41254"/>
    <w:rsid w:val="00E44EEB"/>
    <w:rsid w:val="00E4586D"/>
    <w:rsid w:val="00E46DE2"/>
    <w:rsid w:val="00E47162"/>
    <w:rsid w:val="00E501B0"/>
    <w:rsid w:val="00E504E5"/>
    <w:rsid w:val="00E50631"/>
    <w:rsid w:val="00E52816"/>
    <w:rsid w:val="00E52E90"/>
    <w:rsid w:val="00E53D3E"/>
    <w:rsid w:val="00E53F90"/>
    <w:rsid w:val="00E55AD7"/>
    <w:rsid w:val="00E55CE1"/>
    <w:rsid w:val="00E55D2F"/>
    <w:rsid w:val="00E5649F"/>
    <w:rsid w:val="00E57377"/>
    <w:rsid w:val="00E57D05"/>
    <w:rsid w:val="00E60731"/>
    <w:rsid w:val="00E61004"/>
    <w:rsid w:val="00E61928"/>
    <w:rsid w:val="00E61D52"/>
    <w:rsid w:val="00E62D04"/>
    <w:rsid w:val="00E633D0"/>
    <w:rsid w:val="00E64542"/>
    <w:rsid w:val="00E649F9"/>
    <w:rsid w:val="00E66C86"/>
    <w:rsid w:val="00E66DB6"/>
    <w:rsid w:val="00E66F9B"/>
    <w:rsid w:val="00E67531"/>
    <w:rsid w:val="00E67861"/>
    <w:rsid w:val="00E70250"/>
    <w:rsid w:val="00E71670"/>
    <w:rsid w:val="00E716E5"/>
    <w:rsid w:val="00E716FE"/>
    <w:rsid w:val="00E72334"/>
    <w:rsid w:val="00E7264C"/>
    <w:rsid w:val="00E7280D"/>
    <w:rsid w:val="00E72E0E"/>
    <w:rsid w:val="00E72FF2"/>
    <w:rsid w:val="00E733F8"/>
    <w:rsid w:val="00E74FA1"/>
    <w:rsid w:val="00E75173"/>
    <w:rsid w:val="00E771E8"/>
    <w:rsid w:val="00E80D7F"/>
    <w:rsid w:val="00E80E39"/>
    <w:rsid w:val="00E82B2B"/>
    <w:rsid w:val="00E82B86"/>
    <w:rsid w:val="00E83420"/>
    <w:rsid w:val="00E83435"/>
    <w:rsid w:val="00E8376E"/>
    <w:rsid w:val="00E84919"/>
    <w:rsid w:val="00E861C5"/>
    <w:rsid w:val="00E916B7"/>
    <w:rsid w:val="00E93006"/>
    <w:rsid w:val="00E932DF"/>
    <w:rsid w:val="00E937BD"/>
    <w:rsid w:val="00E93C02"/>
    <w:rsid w:val="00E93D94"/>
    <w:rsid w:val="00E95AD0"/>
    <w:rsid w:val="00E96E02"/>
    <w:rsid w:val="00E97302"/>
    <w:rsid w:val="00EA0A0B"/>
    <w:rsid w:val="00EA172A"/>
    <w:rsid w:val="00EA23BD"/>
    <w:rsid w:val="00EA5D1F"/>
    <w:rsid w:val="00EA682F"/>
    <w:rsid w:val="00EA69AE"/>
    <w:rsid w:val="00EA7749"/>
    <w:rsid w:val="00EA7D9B"/>
    <w:rsid w:val="00EA7EF6"/>
    <w:rsid w:val="00EB04CE"/>
    <w:rsid w:val="00EB36F8"/>
    <w:rsid w:val="00EB48F5"/>
    <w:rsid w:val="00EB55E5"/>
    <w:rsid w:val="00EB7506"/>
    <w:rsid w:val="00EC0487"/>
    <w:rsid w:val="00EC08E1"/>
    <w:rsid w:val="00EC1A4C"/>
    <w:rsid w:val="00EC1B4B"/>
    <w:rsid w:val="00EC1D7E"/>
    <w:rsid w:val="00EC22FF"/>
    <w:rsid w:val="00EC26AF"/>
    <w:rsid w:val="00EC3BFB"/>
    <w:rsid w:val="00EC6161"/>
    <w:rsid w:val="00EC79D1"/>
    <w:rsid w:val="00EC7C5D"/>
    <w:rsid w:val="00ED0631"/>
    <w:rsid w:val="00ED1C99"/>
    <w:rsid w:val="00ED4B9F"/>
    <w:rsid w:val="00ED4CDB"/>
    <w:rsid w:val="00ED4E55"/>
    <w:rsid w:val="00ED55DD"/>
    <w:rsid w:val="00ED6B7D"/>
    <w:rsid w:val="00ED704E"/>
    <w:rsid w:val="00ED7DC2"/>
    <w:rsid w:val="00EE1459"/>
    <w:rsid w:val="00EE21EF"/>
    <w:rsid w:val="00EE4616"/>
    <w:rsid w:val="00EE49A6"/>
    <w:rsid w:val="00EF21F7"/>
    <w:rsid w:val="00EF240A"/>
    <w:rsid w:val="00EF3135"/>
    <w:rsid w:val="00EF57E3"/>
    <w:rsid w:val="00EF5D0C"/>
    <w:rsid w:val="00EF6A2F"/>
    <w:rsid w:val="00EF718A"/>
    <w:rsid w:val="00EF71CF"/>
    <w:rsid w:val="00F00C76"/>
    <w:rsid w:val="00F012CD"/>
    <w:rsid w:val="00F01D1E"/>
    <w:rsid w:val="00F021C2"/>
    <w:rsid w:val="00F02505"/>
    <w:rsid w:val="00F02589"/>
    <w:rsid w:val="00F027DC"/>
    <w:rsid w:val="00F0287E"/>
    <w:rsid w:val="00F0361B"/>
    <w:rsid w:val="00F04F4E"/>
    <w:rsid w:val="00F05174"/>
    <w:rsid w:val="00F051EB"/>
    <w:rsid w:val="00F05EAF"/>
    <w:rsid w:val="00F07466"/>
    <w:rsid w:val="00F1354D"/>
    <w:rsid w:val="00F1508C"/>
    <w:rsid w:val="00F150EB"/>
    <w:rsid w:val="00F20ADD"/>
    <w:rsid w:val="00F20EED"/>
    <w:rsid w:val="00F214B3"/>
    <w:rsid w:val="00F228B9"/>
    <w:rsid w:val="00F308B2"/>
    <w:rsid w:val="00F30CE3"/>
    <w:rsid w:val="00F31358"/>
    <w:rsid w:val="00F3149D"/>
    <w:rsid w:val="00F3453C"/>
    <w:rsid w:val="00F34FD6"/>
    <w:rsid w:val="00F359D5"/>
    <w:rsid w:val="00F35A1E"/>
    <w:rsid w:val="00F36D5B"/>
    <w:rsid w:val="00F41F1F"/>
    <w:rsid w:val="00F421DF"/>
    <w:rsid w:val="00F45744"/>
    <w:rsid w:val="00F45DBB"/>
    <w:rsid w:val="00F469DD"/>
    <w:rsid w:val="00F47635"/>
    <w:rsid w:val="00F508D6"/>
    <w:rsid w:val="00F50F2D"/>
    <w:rsid w:val="00F50FBB"/>
    <w:rsid w:val="00F52156"/>
    <w:rsid w:val="00F52743"/>
    <w:rsid w:val="00F52855"/>
    <w:rsid w:val="00F54A98"/>
    <w:rsid w:val="00F54AD3"/>
    <w:rsid w:val="00F55F47"/>
    <w:rsid w:val="00F568DD"/>
    <w:rsid w:val="00F56A35"/>
    <w:rsid w:val="00F574B1"/>
    <w:rsid w:val="00F623CA"/>
    <w:rsid w:val="00F646B6"/>
    <w:rsid w:val="00F657E0"/>
    <w:rsid w:val="00F65F42"/>
    <w:rsid w:val="00F66269"/>
    <w:rsid w:val="00F702FB"/>
    <w:rsid w:val="00F70B0A"/>
    <w:rsid w:val="00F7167E"/>
    <w:rsid w:val="00F71D32"/>
    <w:rsid w:val="00F72973"/>
    <w:rsid w:val="00F72F62"/>
    <w:rsid w:val="00F741A6"/>
    <w:rsid w:val="00F748C8"/>
    <w:rsid w:val="00F75C2D"/>
    <w:rsid w:val="00F75FC9"/>
    <w:rsid w:val="00F76813"/>
    <w:rsid w:val="00F77852"/>
    <w:rsid w:val="00F8128B"/>
    <w:rsid w:val="00F81BE9"/>
    <w:rsid w:val="00F82E18"/>
    <w:rsid w:val="00F83402"/>
    <w:rsid w:val="00F83892"/>
    <w:rsid w:val="00F83963"/>
    <w:rsid w:val="00F850C4"/>
    <w:rsid w:val="00F850E5"/>
    <w:rsid w:val="00F87DF9"/>
    <w:rsid w:val="00F92680"/>
    <w:rsid w:val="00F92F19"/>
    <w:rsid w:val="00F92FA5"/>
    <w:rsid w:val="00F935FC"/>
    <w:rsid w:val="00F949D1"/>
    <w:rsid w:val="00F94CA9"/>
    <w:rsid w:val="00F961BF"/>
    <w:rsid w:val="00FA1A02"/>
    <w:rsid w:val="00FA2AD3"/>
    <w:rsid w:val="00FA3A98"/>
    <w:rsid w:val="00FA4AF2"/>
    <w:rsid w:val="00FA4BFF"/>
    <w:rsid w:val="00FA4EDE"/>
    <w:rsid w:val="00FA5766"/>
    <w:rsid w:val="00FA6DD9"/>
    <w:rsid w:val="00FA728A"/>
    <w:rsid w:val="00FA744C"/>
    <w:rsid w:val="00FA7E48"/>
    <w:rsid w:val="00FB0E35"/>
    <w:rsid w:val="00FB1334"/>
    <w:rsid w:val="00FB1879"/>
    <w:rsid w:val="00FB1F3E"/>
    <w:rsid w:val="00FB5C89"/>
    <w:rsid w:val="00FB6FE2"/>
    <w:rsid w:val="00FC0D3D"/>
    <w:rsid w:val="00FC102A"/>
    <w:rsid w:val="00FC18D1"/>
    <w:rsid w:val="00FC2425"/>
    <w:rsid w:val="00FC3916"/>
    <w:rsid w:val="00FC74AE"/>
    <w:rsid w:val="00FD1FA6"/>
    <w:rsid w:val="00FD39B6"/>
    <w:rsid w:val="00FD4AAA"/>
    <w:rsid w:val="00FD4FB0"/>
    <w:rsid w:val="00FD5E83"/>
    <w:rsid w:val="00FD67A0"/>
    <w:rsid w:val="00FD7076"/>
    <w:rsid w:val="00FE0387"/>
    <w:rsid w:val="00FE080F"/>
    <w:rsid w:val="00FE1FDC"/>
    <w:rsid w:val="00FE2088"/>
    <w:rsid w:val="00FE2964"/>
    <w:rsid w:val="00FE2CDA"/>
    <w:rsid w:val="00FE351D"/>
    <w:rsid w:val="00FE471C"/>
    <w:rsid w:val="00FE4763"/>
    <w:rsid w:val="00FE66FB"/>
    <w:rsid w:val="00FE6703"/>
    <w:rsid w:val="00FF0238"/>
    <w:rsid w:val="00FF0511"/>
    <w:rsid w:val="00FF2887"/>
    <w:rsid w:val="00FF290B"/>
    <w:rsid w:val="00FF29A1"/>
    <w:rsid w:val="00FF3B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country-region"/>
  <w:smartTagType w:namespaceuri="urn:schemas-microsoft-com:office:smarttags" w:name="City"/>
  <w:smartTagType w:namespaceuri="urn:schemas-microsoft-com:office:smarttags" w:name="tim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PersonName"/>
  <w:smartTagType w:namespaceuri="urn:schemas-microsoft-com:office:smarttags" w:name="date"/>
  <w:shapeDefaults>
    <o:shapedefaults v:ext="edit" spidmax="1026"/>
    <o:shapelayout v:ext="edit">
      <o:idmap v:ext="edit" data="1"/>
    </o:shapelayout>
  </w:shapeDefaults>
  <w:decimalSymbol w:val="."/>
  <w:listSeparator w:val=","/>
  <w14:docId w14:val="49453B94"/>
  <w15:chartTrackingRefBased/>
  <w15:docId w15:val="{960E5173-FB6A-4937-81DC-646411E4A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1)" w:eastAsia="Batang" w:hAnsi="CG Times (W1)"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8DD"/>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Heading2"/>
    <w:qFormat/>
    <w:rsid w:val="00896CC0"/>
    <w:pPr>
      <w:keepNext/>
      <w:keepLines/>
      <w:pageBreakBefore/>
      <w:numPr>
        <w:numId w:val="1"/>
      </w:numPr>
      <w:outlineLvl w:val="0"/>
    </w:pPr>
    <w:rPr>
      <w:b/>
      <w:smallCaps/>
      <w:color w:val="000080"/>
      <w:sz w:val="36"/>
    </w:rPr>
  </w:style>
  <w:style w:type="paragraph" w:styleId="Heading2">
    <w:name w:val="heading 2"/>
    <w:basedOn w:val="Heading1"/>
    <w:next w:val="Heading3"/>
    <w:qFormat/>
    <w:rsid w:val="00896CC0"/>
    <w:pPr>
      <w:pageBreakBefore w:val="0"/>
      <w:numPr>
        <w:ilvl w:val="1"/>
      </w:numPr>
      <w:outlineLvl w:val="1"/>
    </w:pPr>
    <w:rPr>
      <w:smallCaps w:val="0"/>
      <w:sz w:val="24"/>
    </w:rPr>
  </w:style>
  <w:style w:type="paragraph" w:styleId="Heading3">
    <w:name w:val="heading 3"/>
    <w:basedOn w:val="Heading2"/>
    <w:next w:val="Heading4"/>
    <w:link w:val="Heading3Char"/>
    <w:qFormat/>
    <w:rsid w:val="00896CC0"/>
    <w:pPr>
      <w:numPr>
        <w:ilvl w:val="2"/>
      </w:numPr>
      <w:spacing w:before="120"/>
      <w:outlineLvl w:val="2"/>
    </w:pPr>
    <w:rPr>
      <w:smallCaps/>
      <w:sz w:val="22"/>
    </w:rPr>
  </w:style>
  <w:style w:type="paragraph" w:styleId="Heading4">
    <w:name w:val="heading 4"/>
    <w:basedOn w:val="Heading3"/>
    <w:next w:val="Normal"/>
    <w:qFormat/>
    <w:rsid w:val="00896CC0"/>
    <w:pPr>
      <w:numPr>
        <w:ilvl w:val="3"/>
      </w:numPr>
      <w:outlineLvl w:val="3"/>
    </w:pPr>
    <w:rPr>
      <w:smallCaps w:val="0"/>
    </w:rPr>
  </w:style>
  <w:style w:type="paragraph" w:styleId="Heading5">
    <w:name w:val="heading 5"/>
    <w:basedOn w:val="Heading4"/>
    <w:next w:val="Heading6"/>
    <w:qFormat/>
    <w:rsid w:val="00896CC0"/>
    <w:pPr>
      <w:numPr>
        <w:ilvl w:val="4"/>
      </w:numPr>
      <w:outlineLvl w:val="4"/>
    </w:pPr>
  </w:style>
  <w:style w:type="paragraph" w:styleId="Heading6">
    <w:name w:val="heading 6"/>
    <w:basedOn w:val="Heading5"/>
    <w:next w:val="Normal"/>
    <w:qFormat/>
    <w:rsid w:val="00896CC0"/>
    <w:pPr>
      <w:numPr>
        <w:ilvl w:val="5"/>
      </w:numPr>
      <w:outlineLvl w:val="5"/>
    </w:pPr>
    <w:rPr>
      <w:smallCaps/>
    </w:rPr>
  </w:style>
  <w:style w:type="paragraph" w:styleId="Heading7">
    <w:name w:val="heading 7"/>
    <w:basedOn w:val="Normal"/>
    <w:next w:val="Normal"/>
    <w:qFormat/>
    <w:rsid w:val="00896CC0"/>
    <w:pPr>
      <w:numPr>
        <w:ilvl w:val="6"/>
        <w:numId w:val="1"/>
      </w:numPr>
      <w:spacing w:before="240" w:after="60"/>
      <w:outlineLvl w:val="6"/>
    </w:pPr>
  </w:style>
  <w:style w:type="paragraph" w:styleId="Heading8">
    <w:name w:val="heading 8"/>
    <w:basedOn w:val="Normal"/>
    <w:next w:val="Normal"/>
    <w:qFormat/>
    <w:rsid w:val="00896CC0"/>
    <w:pPr>
      <w:numPr>
        <w:ilvl w:val="7"/>
        <w:numId w:val="1"/>
      </w:numPr>
      <w:spacing w:before="240" w:after="60"/>
      <w:outlineLvl w:val="7"/>
    </w:pPr>
    <w:rPr>
      <w:i/>
    </w:rPr>
  </w:style>
  <w:style w:type="paragraph" w:styleId="Heading9">
    <w:name w:val="heading 9"/>
    <w:basedOn w:val="Normal"/>
    <w:next w:val="Normal"/>
    <w:qFormat/>
    <w:rsid w:val="00896CC0"/>
    <w:pPr>
      <w:numPr>
        <w:ilvl w:val="8"/>
        <w:numId w:val="1"/>
      </w:numPr>
      <w:spacing w:before="240" w:after="60"/>
      <w:outlineLvl w:val="8"/>
    </w:pPr>
    <w:rPr>
      <w:i/>
      <w:sz w:val="18"/>
    </w:rPr>
  </w:style>
  <w:style w:type="character" w:default="1" w:styleId="DefaultParagraphFont">
    <w:name w:val="Default Paragraph Font"/>
    <w:uiPriority w:val="1"/>
    <w:semiHidden/>
    <w:unhideWhenUsed/>
    <w:rsid w:val="00D148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48DD"/>
  </w:style>
  <w:style w:type="paragraph" w:styleId="TOC4">
    <w:name w:val="toc 4"/>
    <w:basedOn w:val="TOC3"/>
    <w:next w:val="Normal"/>
    <w:uiPriority w:val="39"/>
    <w:rsid w:val="0074144F"/>
    <w:pPr>
      <w:ind w:left="600"/>
    </w:pPr>
    <w:rPr>
      <w:smallCaps w:val="0"/>
    </w:rPr>
  </w:style>
  <w:style w:type="paragraph" w:styleId="TOC3">
    <w:name w:val="toc 3"/>
    <w:basedOn w:val="TOC2"/>
    <w:next w:val="Normal"/>
    <w:uiPriority w:val="39"/>
    <w:rsid w:val="00896CC0"/>
    <w:pPr>
      <w:ind w:left="288"/>
    </w:pPr>
    <w:rPr>
      <w:b w:val="0"/>
    </w:rPr>
  </w:style>
  <w:style w:type="paragraph" w:styleId="TOC2">
    <w:name w:val="toc 2"/>
    <w:basedOn w:val="Normal"/>
    <w:next w:val="Normal"/>
    <w:uiPriority w:val="39"/>
    <w:rsid w:val="00896CC0"/>
    <w:pPr>
      <w:spacing w:after="0"/>
    </w:pPr>
    <w:rPr>
      <w:b/>
      <w:smallCaps/>
      <w:color w:val="000080"/>
    </w:rPr>
  </w:style>
  <w:style w:type="paragraph" w:styleId="TOC1">
    <w:name w:val="toc 1"/>
    <w:basedOn w:val="Normal"/>
    <w:next w:val="Normal"/>
    <w:uiPriority w:val="39"/>
    <w:rsid w:val="00896CC0"/>
    <w:pPr>
      <w:spacing w:before="360" w:after="360"/>
    </w:pPr>
    <w:rPr>
      <w:b/>
      <w:caps/>
      <w:color w:val="000080"/>
      <w:u w:val="single"/>
    </w:rPr>
  </w:style>
  <w:style w:type="paragraph" w:styleId="Footer">
    <w:name w:val="footer"/>
    <w:basedOn w:val="Normal"/>
    <w:rsid w:val="00896CC0"/>
    <w:pPr>
      <w:pBdr>
        <w:top w:val="single" w:sz="12" w:space="6" w:color="auto"/>
      </w:pBdr>
      <w:tabs>
        <w:tab w:val="center" w:pos="5040"/>
        <w:tab w:val="right" w:pos="10080"/>
      </w:tabs>
      <w:spacing w:before="480" w:after="0"/>
      <w:jc w:val="center"/>
    </w:pPr>
    <w:rPr>
      <w:rFonts w:ascii="PalmSprings" w:hAnsi="PalmSprings"/>
      <w:b/>
      <w:color w:val="000080"/>
    </w:rPr>
  </w:style>
  <w:style w:type="paragraph" w:styleId="Header">
    <w:name w:val="header"/>
    <w:basedOn w:val="Normal"/>
    <w:rsid w:val="00896CC0"/>
    <w:pPr>
      <w:pBdr>
        <w:bottom w:val="single" w:sz="12" w:space="6" w:color="000080"/>
      </w:pBdr>
      <w:tabs>
        <w:tab w:val="center" w:pos="4320"/>
        <w:tab w:val="right" w:pos="8640"/>
      </w:tabs>
      <w:spacing w:before="240" w:after="480"/>
    </w:pPr>
    <w:rPr>
      <w:rFonts w:ascii="PalmSprings" w:hAnsi="PalmSprings"/>
      <w:color w:val="000080"/>
    </w:rPr>
  </w:style>
  <w:style w:type="paragraph" w:styleId="NormalIndent">
    <w:name w:val="Normal Indent"/>
    <w:aliases w:val="Normal Indent Char"/>
    <w:basedOn w:val="Normal"/>
    <w:link w:val="NormalIndentChar1"/>
    <w:rsid w:val="00896CC0"/>
    <w:pPr>
      <w:ind w:left="720"/>
    </w:pPr>
  </w:style>
  <w:style w:type="paragraph" w:customStyle="1" w:styleId="title1">
    <w:name w:val="title 1"/>
    <w:basedOn w:val="Normal"/>
    <w:next w:val="Heading1"/>
    <w:rsid w:val="00896CC0"/>
    <w:pPr>
      <w:spacing w:before="240" w:after="480"/>
      <w:jc w:val="center"/>
    </w:pPr>
    <w:rPr>
      <w:b/>
      <w:smallCaps/>
      <w:sz w:val="48"/>
    </w:rPr>
  </w:style>
  <w:style w:type="paragraph" w:customStyle="1" w:styleId="indent1">
    <w:name w:val="indent 1"/>
    <w:basedOn w:val="Normal"/>
    <w:rsid w:val="00896CC0"/>
    <w:pPr>
      <w:keepLines/>
      <w:ind w:left="1440" w:hanging="1440"/>
    </w:pPr>
  </w:style>
  <w:style w:type="paragraph" w:customStyle="1" w:styleId="indent2">
    <w:name w:val="indent 2"/>
    <w:basedOn w:val="indent1"/>
    <w:rsid w:val="00896CC0"/>
    <w:pPr>
      <w:ind w:left="2880" w:hanging="2880"/>
    </w:pPr>
  </w:style>
  <w:style w:type="paragraph" w:customStyle="1" w:styleId="tablerow1">
    <w:name w:val="table_row 1"/>
    <w:basedOn w:val="tabletitle1"/>
    <w:rsid w:val="00896CC0"/>
    <w:pPr>
      <w:spacing w:before="60"/>
      <w:jc w:val="both"/>
    </w:pPr>
    <w:rPr>
      <w:b w:val="0"/>
      <w:smallCaps w:val="0"/>
    </w:rPr>
  </w:style>
  <w:style w:type="paragraph" w:customStyle="1" w:styleId="tabletitle1">
    <w:name w:val="table_title 1"/>
    <w:basedOn w:val="Normal"/>
    <w:next w:val="tablerow1"/>
    <w:rsid w:val="00896CC0"/>
    <w:pPr>
      <w:spacing w:before="120" w:after="120"/>
      <w:jc w:val="center"/>
    </w:pPr>
    <w:rPr>
      <w:rFonts w:ascii="PalmSprings" w:hAnsi="PalmSprings"/>
      <w:b/>
      <w:smallCaps/>
    </w:rPr>
  </w:style>
  <w:style w:type="paragraph" w:customStyle="1" w:styleId="indentlist1">
    <w:name w:val="indent_list 1"/>
    <w:basedOn w:val="indent1"/>
    <w:rsid w:val="00896CC0"/>
    <w:pPr>
      <w:spacing w:after="0"/>
    </w:pPr>
  </w:style>
  <w:style w:type="paragraph" w:customStyle="1" w:styleId="indentlist2">
    <w:name w:val="indent_list 2"/>
    <w:basedOn w:val="indent2"/>
    <w:rsid w:val="00896CC0"/>
    <w:pPr>
      <w:spacing w:after="0"/>
    </w:pPr>
  </w:style>
  <w:style w:type="paragraph" w:customStyle="1" w:styleId="indent3">
    <w:name w:val="indent 3"/>
    <w:basedOn w:val="indent2"/>
    <w:rsid w:val="00896CC0"/>
    <w:pPr>
      <w:ind w:left="4320" w:hanging="4320"/>
    </w:pPr>
  </w:style>
  <w:style w:type="paragraph" w:customStyle="1" w:styleId="indentlist3">
    <w:name w:val="indent_list 3"/>
    <w:basedOn w:val="indent3"/>
    <w:rsid w:val="00896CC0"/>
    <w:pPr>
      <w:spacing w:after="0"/>
    </w:pPr>
  </w:style>
  <w:style w:type="paragraph" w:customStyle="1" w:styleId="indent4">
    <w:name w:val="indent 4"/>
    <w:basedOn w:val="indent3"/>
    <w:rsid w:val="00896CC0"/>
    <w:pPr>
      <w:ind w:left="5760" w:hanging="5760"/>
    </w:pPr>
  </w:style>
  <w:style w:type="paragraph" w:customStyle="1" w:styleId="indentlist4">
    <w:name w:val="indent_list 4"/>
    <w:basedOn w:val="indent4"/>
    <w:rsid w:val="00896CC0"/>
    <w:pPr>
      <w:spacing w:after="0"/>
    </w:pPr>
  </w:style>
  <w:style w:type="paragraph" w:customStyle="1" w:styleId="HeadedParagraph">
    <w:name w:val="Headed Paragraph"/>
    <w:basedOn w:val="Normal"/>
    <w:rsid w:val="00896CC0"/>
    <w:pPr>
      <w:keepLines/>
      <w:ind w:left="2858" w:hanging="2161"/>
    </w:pPr>
  </w:style>
  <w:style w:type="paragraph" w:styleId="TOC5">
    <w:name w:val="toc 5"/>
    <w:basedOn w:val="Normal"/>
    <w:next w:val="Normal"/>
    <w:uiPriority w:val="39"/>
    <w:rsid w:val="00896CC0"/>
    <w:pPr>
      <w:spacing w:after="0"/>
    </w:pPr>
  </w:style>
  <w:style w:type="paragraph" w:styleId="TOC6">
    <w:name w:val="toc 6"/>
    <w:basedOn w:val="Normal"/>
    <w:next w:val="Normal"/>
    <w:uiPriority w:val="39"/>
    <w:rsid w:val="00896CC0"/>
    <w:pPr>
      <w:spacing w:after="0"/>
    </w:pPr>
  </w:style>
  <w:style w:type="paragraph" w:styleId="TOC7">
    <w:name w:val="toc 7"/>
    <w:basedOn w:val="Normal"/>
    <w:next w:val="Normal"/>
    <w:uiPriority w:val="39"/>
    <w:rsid w:val="00896CC0"/>
    <w:pPr>
      <w:spacing w:after="0"/>
    </w:pPr>
  </w:style>
  <w:style w:type="paragraph" w:styleId="TOC8">
    <w:name w:val="toc 8"/>
    <w:basedOn w:val="Normal"/>
    <w:next w:val="Normal"/>
    <w:uiPriority w:val="39"/>
    <w:rsid w:val="00896CC0"/>
    <w:pPr>
      <w:spacing w:after="0"/>
    </w:pPr>
  </w:style>
  <w:style w:type="paragraph" w:styleId="TOC9">
    <w:name w:val="toc 9"/>
    <w:basedOn w:val="Normal"/>
    <w:next w:val="Normal"/>
    <w:uiPriority w:val="39"/>
    <w:rsid w:val="00896CC0"/>
    <w:pPr>
      <w:spacing w:after="0"/>
    </w:pPr>
  </w:style>
  <w:style w:type="paragraph" w:customStyle="1" w:styleId="tabletitle2">
    <w:name w:val="table_title 2"/>
    <w:basedOn w:val="tabletitle1"/>
    <w:rsid w:val="00896CC0"/>
  </w:style>
  <w:style w:type="paragraph" w:customStyle="1" w:styleId="TBLCOLHDR">
    <w:name w:val="TBL_COL_HDR"/>
    <w:basedOn w:val="tablerow1"/>
    <w:rsid w:val="00896CC0"/>
    <w:pPr>
      <w:spacing w:before="120"/>
    </w:pPr>
    <w:rPr>
      <w:b/>
    </w:rPr>
  </w:style>
  <w:style w:type="paragraph" w:customStyle="1" w:styleId="TSDText2Indent">
    <w:name w:val="TSD Text 2 Indent"/>
    <w:basedOn w:val="Normal"/>
    <w:rsid w:val="00896CC0"/>
    <w:pPr>
      <w:spacing w:before="240" w:after="0"/>
      <w:ind w:left="2160"/>
    </w:pPr>
    <w:rPr>
      <w:rFonts w:ascii="PalmSprings" w:hAnsi="PalmSprings"/>
    </w:rPr>
  </w:style>
  <w:style w:type="paragraph" w:customStyle="1" w:styleId="MainTitles">
    <w:name w:val="Main Titles"/>
    <w:basedOn w:val="Normal"/>
    <w:rsid w:val="00896CC0"/>
    <w:pPr>
      <w:tabs>
        <w:tab w:val="center" w:pos="5040"/>
      </w:tabs>
    </w:pPr>
    <w:rPr>
      <w:b/>
      <w:color w:val="000080"/>
      <w:sz w:val="40"/>
      <w:szCs w:val="40"/>
    </w:rPr>
  </w:style>
  <w:style w:type="paragraph" w:customStyle="1" w:styleId="TableColumnTitles">
    <w:name w:val="Table Column Titles"/>
    <w:basedOn w:val="TableColumnTitle"/>
    <w:rsid w:val="00896CC0"/>
    <w:rPr>
      <w:color w:val="000080"/>
    </w:rPr>
  </w:style>
  <w:style w:type="paragraph" w:customStyle="1" w:styleId="TableColumnTitle">
    <w:name w:val="Table Column Title"/>
    <w:basedOn w:val="TableRow"/>
    <w:rsid w:val="00896CC0"/>
    <w:rPr>
      <w:b/>
      <w:smallCaps/>
    </w:rPr>
  </w:style>
  <w:style w:type="paragraph" w:customStyle="1" w:styleId="TableRow">
    <w:name w:val="Table Row"/>
    <w:basedOn w:val="Normal"/>
    <w:rsid w:val="00896CC0"/>
    <w:pPr>
      <w:keepLines/>
      <w:spacing w:before="120" w:after="120"/>
    </w:pPr>
  </w:style>
  <w:style w:type="paragraph" w:customStyle="1" w:styleId="TitleForMainTable">
    <w:name w:val="Title For Main Table"/>
    <w:basedOn w:val="Normal"/>
    <w:next w:val="TableRow"/>
    <w:rsid w:val="00896CC0"/>
    <w:pPr>
      <w:spacing w:after="120"/>
      <w:jc w:val="center"/>
    </w:pPr>
    <w:rPr>
      <w:rFonts w:ascii="PalmSprings" w:hAnsi="PalmSprings"/>
      <w:b/>
      <w:smallCaps/>
      <w:sz w:val="24"/>
    </w:rPr>
  </w:style>
  <w:style w:type="paragraph" w:customStyle="1" w:styleId="CodeSamples">
    <w:name w:val="Code Samples"/>
    <w:basedOn w:val="Normal"/>
    <w:rsid w:val="00896CC0"/>
    <w:pPr>
      <w:spacing w:after="0"/>
    </w:pPr>
    <w:rPr>
      <w:rFonts w:ascii="Courier New" w:hAnsi="Courier New"/>
    </w:rPr>
  </w:style>
  <w:style w:type="paragraph" w:styleId="BodyText">
    <w:name w:val="Body Text"/>
    <w:basedOn w:val="Normal"/>
    <w:link w:val="BodyTextChar"/>
    <w:rsid w:val="00896CC0"/>
    <w:pPr>
      <w:spacing w:before="120" w:after="120"/>
      <w:ind w:left="720"/>
    </w:pPr>
    <w:rPr>
      <w:rFonts w:ascii="PalmSprings" w:hAnsi="PalmSprings"/>
    </w:rPr>
  </w:style>
  <w:style w:type="paragraph" w:customStyle="1" w:styleId="TableTitle">
    <w:name w:val="Table Title"/>
    <w:basedOn w:val="TableRow"/>
    <w:rsid w:val="00896CC0"/>
    <w:pPr>
      <w:keepNext/>
      <w:jc w:val="center"/>
    </w:pPr>
    <w:rPr>
      <w:b/>
      <w:color w:val="000080"/>
    </w:rPr>
  </w:style>
  <w:style w:type="paragraph" w:customStyle="1" w:styleId="NormalIndent2">
    <w:name w:val="Normal Indent 2"/>
    <w:basedOn w:val="NormalIndent"/>
    <w:rsid w:val="00896CC0"/>
    <w:pPr>
      <w:ind w:left="1440"/>
    </w:pPr>
  </w:style>
  <w:style w:type="character" w:styleId="CommentReference">
    <w:name w:val="annotation reference"/>
    <w:basedOn w:val="DefaultParagraphFont"/>
    <w:semiHidden/>
    <w:rsid w:val="00896CC0"/>
    <w:rPr>
      <w:sz w:val="16"/>
    </w:rPr>
  </w:style>
  <w:style w:type="paragraph" w:styleId="CommentText">
    <w:name w:val="annotation text"/>
    <w:basedOn w:val="Normal"/>
    <w:semiHidden/>
    <w:rsid w:val="00896CC0"/>
  </w:style>
  <w:style w:type="paragraph" w:styleId="BodyText2">
    <w:name w:val="Body Text 2"/>
    <w:basedOn w:val="Normal"/>
    <w:rsid w:val="00896CC0"/>
    <w:rPr>
      <w:i/>
    </w:rPr>
  </w:style>
  <w:style w:type="paragraph" w:customStyle="1" w:styleId="FrontByLine">
    <w:name w:val="Front ByLine"/>
    <w:basedOn w:val="Normal"/>
    <w:next w:val="Normal"/>
    <w:rsid w:val="00896CC0"/>
    <w:pPr>
      <w:keepLines/>
      <w:spacing w:before="960"/>
      <w:jc w:val="center"/>
    </w:pPr>
    <w:rPr>
      <w:b/>
    </w:rPr>
  </w:style>
  <w:style w:type="paragraph" w:customStyle="1" w:styleId="FrontTitleChar">
    <w:name w:val="Front Title Char"/>
    <w:basedOn w:val="Normal"/>
    <w:next w:val="Normal"/>
    <w:link w:val="FrontTitleChar"/>
    <w:rsid w:val="00164AD9"/>
    <w:pPr>
      <w:keepNext/>
      <w:keepLines/>
      <w:pBdr>
        <w:top w:val="single" w:sz="48" w:space="1" w:color="auto"/>
      </w:pBdr>
      <w:spacing w:before="1440"/>
      <w:jc w:val="right"/>
    </w:pPr>
    <w:rPr>
      <w:b/>
      <w:caps/>
      <w:color w:val="000080"/>
      <w:sz w:val="44"/>
      <w:szCs w:val="44"/>
    </w:rPr>
  </w:style>
  <w:style w:type="paragraph" w:customStyle="1" w:styleId="FrontSubTitleChar">
    <w:name w:val="Front SubTitle Char"/>
    <w:basedOn w:val="Normal"/>
    <w:next w:val="Normal"/>
    <w:link w:val="FrontSubTitleChar"/>
    <w:rsid w:val="00164AD9"/>
    <w:pPr>
      <w:keepNext/>
      <w:keepLines/>
      <w:spacing w:after="120"/>
      <w:jc w:val="right"/>
    </w:pPr>
    <w:rPr>
      <w:b/>
      <w:caps/>
      <w:color w:val="000080"/>
      <w:sz w:val="32"/>
      <w:szCs w:val="32"/>
    </w:rPr>
  </w:style>
  <w:style w:type="paragraph" w:customStyle="1" w:styleId="FrontBottonLine">
    <w:name w:val="Front BottonLine"/>
    <w:basedOn w:val="Normal"/>
    <w:rsid w:val="00896CC0"/>
    <w:pPr>
      <w:pBdr>
        <w:top w:val="single" w:sz="48" w:space="1" w:color="auto"/>
      </w:pBdr>
      <w:spacing w:before="240" w:after="0"/>
      <w:jc w:val="center"/>
    </w:pPr>
  </w:style>
  <w:style w:type="paragraph" w:styleId="ListBullet">
    <w:name w:val="List Bullet"/>
    <w:basedOn w:val="Normal"/>
    <w:autoRedefine/>
    <w:rsid w:val="00896CC0"/>
    <w:pPr>
      <w:tabs>
        <w:tab w:val="num" w:pos="720"/>
      </w:tabs>
      <w:spacing w:after="0" w:line="480" w:lineRule="atLeast"/>
      <w:ind w:left="720" w:hanging="360"/>
    </w:pPr>
    <w:rPr>
      <w:rFonts w:ascii="Southern" w:hAnsi="Southern"/>
    </w:rPr>
  </w:style>
  <w:style w:type="paragraph" w:customStyle="1" w:styleId="Bullet">
    <w:name w:val="Bullet"/>
    <w:basedOn w:val="Normal"/>
    <w:rsid w:val="00896CC0"/>
    <w:pPr>
      <w:tabs>
        <w:tab w:val="num" w:pos="360"/>
      </w:tabs>
      <w:spacing w:before="120" w:after="120"/>
      <w:ind w:left="360" w:hanging="360"/>
    </w:pPr>
    <w:rPr>
      <w:rFonts w:ascii="Southern" w:hAnsi="Southern"/>
    </w:rPr>
  </w:style>
  <w:style w:type="paragraph" w:customStyle="1" w:styleId="Reference">
    <w:name w:val="Reference"/>
    <w:basedOn w:val="Bullet"/>
    <w:rsid w:val="00896CC0"/>
    <w:pPr>
      <w:spacing w:before="60" w:after="0"/>
      <w:ind w:left="3403" w:hanging="1985"/>
    </w:pPr>
  </w:style>
  <w:style w:type="paragraph" w:customStyle="1" w:styleId="BulletTitle">
    <w:name w:val="Bullet Title"/>
    <w:basedOn w:val="Bullet"/>
    <w:next w:val="introindent"/>
    <w:rsid w:val="00896CC0"/>
    <w:pPr>
      <w:tabs>
        <w:tab w:val="num" w:pos="1165"/>
      </w:tabs>
      <w:ind w:left="1165"/>
    </w:pPr>
    <w:rPr>
      <w:rFonts w:ascii="Avalon" w:hAnsi="Avalon"/>
      <w:b/>
      <w:color w:val="000080"/>
    </w:rPr>
  </w:style>
  <w:style w:type="paragraph" w:customStyle="1" w:styleId="introindent">
    <w:name w:val="intro indent"/>
    <w:basedOn w:val="introduction"/>
    <w:rsid w:val="00896CC0"/>
    <w:pPr>
      <w:ind w:left="1170"/>
    </w:pPr>
  </w:style>
  <w:style w:type="paragraph" w:customStyle="1" w:styleId="introduction">
    <w:name w:val="introduction"/>
    <w:basedOn w:val="Normal"/>
    <w:rsid w:val="00896CC0"/>
    <w:pPr>
      <w:spacing w:before="120" w:after="120"/>
    </w:pPr>
    <w:rPr>
      <w:rFonts w:ascii="Southern" w:hAnsi="Southern"/>
    </w:rPr>
  </w:style>
  <w:style w:type="paragraph" w:customStyle="1" w:styleId="BACKPAGElogo">
    <w:name w:val="BACKPAGE logo"/>
    <w:basedOn w:val="Normal"/>
    <w:rsid w:val="00896CC0"/>
    <w:pPr>
      <w:spacing w:before="3515" w:after="125"/>
      <w:jc w:val="center"/>
    </w:pPr>
    <w:rPr>
      <w:rFonts w:ascii="Times New Roman" w:hAnsi="Times New Roman"/>
    </w:rPr>
  </w:style>
  <w:style w:type="paragraph" w:customStyle="1" w:styleId="BACKPAGEaddress">
    <w:name w:val="BACKPAGE address"/>
    <w:rsid w:val="00896CC0"/>
    <w:pPr>
      <w:spacing w:after="120"/>
      <w:jc w:val="center"/>
    </w:pPr>
    <w:rPr>
      <w:rFonts w:ascii="Ottawa" w:eastAsia="Times New Roman" w:hAnsi="Ottawa"/>
      <w:b/>
      <w:noProof/>
      <w:sz w:val="24"/>
      <w:lang w:eastAsia="en-US"/>
    </w:rPr>
  </w:style>
  <w:style w:type="paragraph" w:customStyle="1" w:styleId="StyleFrontSubTitleAvalon">
    <w:name w:val="Style Front SubTitle + Avalon"/>
    <w:basedOn w:val="FrontSubTitle"/>
    <w:rsid w:val="00896CC0"/>
    <w:rPr>
      <w:bCs/>
    </w:rPr>
  </w:style>
  <w:style w:type="paragraph" w:customStyle="1" w:styleId="StyleFrontSubTitleAvalon19ptChar">
    <w:name w:val="Style Front SubTitle + Avalon 19 pt Char"/>
    <w:basedOn w:val="Normal"/>
    <w:link w:val="StyleFrontSubTitleAvalon19ptChar"/>
    <w:rsid w:val="00164AD9"/>
    <w:pPr>
      <w:keepNext/>
      <w:keepLines/>
      <w:spacing w:after="120"/>
      <w:jc w:val="right"/>
    </w:pPr>
    <w:rPr>
      <w:b/>
      <w:bCs/>
      <w:caps/>
      <w:color w:val="000080"/>
      <w:sz w:val="38"/>
      <w:szCs w:val="38"/>
    </w:rPr>
  </w:style>
  <w:style w:type="character" w:customStyle="1" w:styleId="FrontTitleCharChar">
    <w:name w:val="Front Title Char Char"/>
    <w:basedOn w:val="DefaultParagraphFont"/>
    <w:rsid w:val="00164AD9"/>
    <w:rPr>
      <w:rFonts w:ascii="Arial" w:hAnsi="Arial"/>
      <w:b/>
      <w:caps/>
      <w:color w:val="000080"/>
      <w:sz w:val="44"/>
      <w:szCs w:val="44"/>
      <w:lang w:val="en-GB" w:eastAsia="en-US" w:bidi="ar-SA"/>
    </w:rPr>
  </w:style>
  <w:style w:type="character" w:customStyle="1" w:styleId="FrontSubTitleCharChar">
    <w:name w:val="Front SubTitle Char Char"/>
    <w:basedOn w:val="DefaultParagraphFont"/>
    <w:rsid w:val="00164AD9"/>
    <w:rPr>
      <w:rFonts w:ascii="Arial" w:hAnsi="Arial"/>
      <w:b/>
      <w:caps/>
      <w:color w:val="000080"/>
      <w:sz w:val="32"/>
      <w:szCs w:val="32"/>
      <w:lang w:val="en-GB" w:eastAsia="en-US" w:bidi="ar-SA"/>
    </w:rPr>
  </w:style>
  <w:style w:type="character" w:customStyle="1" w:styleId="StyleFrontSubTitleAvalon19ptCharChar">
    <w:name w:val="Style Front SubTitle + Avalon 19 pt Char Char"/>
    <w:basedOn w:val="DefaultParagraphFont"/>
    <w:rsid w:val="00164AD9"/>
    <w:rPr>
      <w:rFonts w:ascii="Arial" w:hAnsi="Arial"/>
      <w:b/>
      <w:bCs/>
      <w:caps/>
      <w:color w:val="000080"/>
      <w:sz w:val="38"/>
      <w:szCs w:val="38"/>
      <w:lang w:val="en-GB" w:eastAsia="en-US" w:bidi="ar-SA"/>
    </w:rPr>
  </w:style>
  <w:style w:type="table" w:styleId="TableGrid">
    <w:name w:val="Table Grid"/>
    <w:basedOn w:val="TableNormal"/>
    <w:rsid w:val="00C4129C"/>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Title">
    <w:name w:val="Front Title"/>
    <w:basedOn w:val="Normal"/>
    <w:next w:val="Normal"/>
    <w:rsid w:val="00896CC0"/>
    <w:pPr>
      <w:keepNext/>
      <w:keepLines/>
      <w:pBdr>
        <w:top w:val="single" w:sz="48" w:space="1" w:color="auto"/>
      </w:pBdr>
      <w:spacing w:before="1440"/>
      <w:jc w:val="right"/>
    </w:pPr>
    <w:rPr>
      <w:b/>
      <w:caps/>
      <w:color w:val="000080"/>
      <w:sz w:val="44"/>
      <w:szCs w:val="44"/>
    </w:rPr>
  </w:style>
  <w:style w:type="paragraph" w:customStyle="1" w:styleId="FrontSubTitle">
    <w:name w:val="Front SubTitle"/>
    <w:basedOn w:val="FrontTitle"/>
    <w:next w:val="Normal"/>
    <w:rsid w:val="00896CC0"/>
    <w:pPr>
      <w:pBdr>
        <w:top w:val="none" w:sz="0" w:space="0" w:color="auto"/>
      </w:pBdr>
      <w:spacing w:before="0" w:after="120"/>
    </w:pPr>
    <w:rPr>
      <w:sz w:val="32"/>
      <w:szCs w:val="32"/>
    </w:rPr>
  </w:style>
  <w:style w:type="paragraph" w:customStyle="1" w:styleId="StyleFrontSubTitleAvalon19pt">
    <w:name w:val="Style Front SubTitle + Avalon 19 pt"/>
    <w:basedOn w:val="FrontSubTitle"/>
    <w:rsid w:val="00896CC0"/>
    <w:rPr>
      <w:bCs/>
      <w:sz w:val="38"/>
      <w:szCs w:val="38"/>
    </w:rPr>
  </w:style>
  <w:style w:type="character" w:styleId="Hyperlink">
    <w:name w:val="Hyperlink"/>
    <w:basedOn w:val="DefaultParagraphFont"/>
    <w:rsid w:val="00C4129C"/>
    <w:rPr>
      <w:rFonts w:ascii="Arial" w:hAnsi="Arial"/>
      <w:color w:val="0000FF"/>
      <w:u w:val="single"/>
    </w:rPr>
  </w:style>
  <w:style w:type="character" w:styleId="FollowedHyperlink">
    <w:name w:val="FollowedHyperlink"/>
    <w:basedOn w:val="DefaultParagraphFont"/>
    <w:rsid w:val="00C4129C"/>
    <w:rPr>
      <w:color w:val="800080"/>
      <w:u w:val="single"/>
    </w:rPr>
  </w:style>
  <w:style w:type="paragraph" w:styleId="CommentSubject">
    <w:name w:val="annotation subject"/>
    <w:basedOn w:val="CommentText"/>
    <w:next w:val="CommentText"/>
    <w:semiHidden/>
    <w:rsid w:val="00876B7D"/>
    <w:rPr>
      <w:b/>
      <w:bCs/>
    </w:rPr>
  </w:style>
  <w:style w:type="paragraph" w:styleId="BalloonText">
    <w:name w:val="Balloon Text"/>
    <w:basedOn w:val="Normal"/>
    <w:semiHidden/>
    <w:rsid w:val="00C4129C"/>
    <w:rPr>
      <w:rFonts w:ascii="Tahoma" w:hAnsi="Tahoma" w:cs="Tahoma"/>
      <w:sz w:val="16"/>
      <w:szCs w:val="16"/>
    </w:rPr>
  </w:style>
  <w:style w:type="paragraph" w:styleId="PlainText">
    <w:name w:val="Plain Text"/>
    <w:basedOn w:val="Normal"/>
    <w:rsid w:val="00977F58"/>
    <w:pPr>
      <w:spacing w:after="0"/>
    </w:pPr>
    <w:rPr>
      <w:rFonts w:ascii="Courier New" w:hAnsi="Courier New" w:cs="Courier New"/>
      <w:lang w:eastAsia="zh-CN" w:bidi="he-IL"/>
    </w:rPr>
  </w:style>
  <w:style w:type="paragraph" w:customStyle="1" w:styleId="No">
    <w:name w:val="No"/>
    <w:basedOn w:val="Heading3"/>
    <w:rsid w:val="00137F4A"/>
  </w:style>
  <w:style w:type="character" w:customStyle="1" w:styleId="NormalIndentChar1">
    <w:name w:val="Normal Indent Char1"/>
    <w:aliases w:val="Normal Indent Char Char"/>
    <w:basedOn w:val="DefaultParagraphFont"/>
    <w:link w:val="NormalIndent"/>
    <w:rsid w:val="001A499C"/>
    <w:rPr>
      <w:rFonts w:ascii="Arial" w:hAnsi="Arial"/>
      <w:lang w:val="en-GB" w:eastAsia="en-US" w:bidi="ar-SA"/>
    </w:rPr>
  </w:style>
  <w:style w:type="paragraph" w:styleId="Date">
    <w:name w:val="Date"/>
    <w:basedOn w:val="Normal"/>
    <w:next w:val="Normal"/>
    <w:rsid w:val="008D4436"/>
  </w:style>
  <w:style w:type="paragraph" w:customStyle="1" w:styleId="Normalnumbering">
    <w:name w:val="Normal + numbering"/>
    <w:basedOn w:val="Normal"/>
    <w:rsid w:val="00C4129C"/>
    <w:pPr>
      <w:ind w:left="360" w:hanging="360"/>
    </w:pPr>
  </w:style>
  <w:style w:type="paragraph" w:customStyle="1" w:styleId="NormalBold">
    <w:name w:val="Normal Bold"/>
    <w:basedOn w:val="Normal"/>
    <w:rsid w:val="00C4129C"/>
    <w:rPr>
      <w:b/>
    </w:rPr>
  </w:style>
  <w:style w:type="paragraph" w:customStyle="1" w:styleId="BulletList">
    <w:name w:val="Bullet List"/>
    <w:basedOn w:val="Normal"/>
    <w:rsid w:val="00C4129C"/>
    <w:pPr>
      <w:tabs>
        <w:tab w:val="left" w:pos="9639"/>
      </w:tabs>
      <w:spacing w:line="480" w:lineRule="atLeast"/>
      <w:ind w:left="2694" w:hanging="426"/>
    </w:pPr>
    <w:rPr>
      <w:rFonts w:ascii="Avalon" w:hAnsi="Avalon"/>
    </w:rPr>
  </w:style>
  <w:style w:type="paragraph" w:customStyle="1" w:styleId="BulletListIndented">
    <w:name w:val="Bullet List Indented"/>
    <w:basedOn w:val="Normal"/>
    <w:rsid w:val="00C4129C"/>
    <w:pPr>
      <w:tabs>
        <w:tab w:val="left" w:pos="9639"/>
      </w:tabs>
      <w:ind w:left="3260" w:hanging="425"/>
    </w:pPr>
  </w:style>
  <w:style w:type="paragraph" w:customStyle="1" w:styleId="BulletListLast">
    <w:name w:val="Bullet List Last"/>
    <w:basedOn w:val="BulletList"/>
    <w:rsid w:val="00C4129C"/>
    <w:pPr>
      <w:tabs>
        <w:tab w:val="left" w:pos="10490"/>
      </w:tabs>
      <w:spacing w:after="4800"/>
    </w:pPr>
  </w:style>
  <w:style w:type="paragraph" w:styleId="Caption">
    <w:name w:val="caption"/>
    <w:basedOn w:val="Normal"/>
    <w:next w:val="Normal"/>
    <w:qFormat/>
    <w:rsid w:val="00C4129C"/>
    <w:pPr>
      <w:spacing w:before="120" w:after="120"/>
    </w:pPr>
    <w:rPr>
      <w:b/>
    </w:rPr>
  </w:style>
  <w:style w:type="paragraph" w:customStyle="1" w:styleId="costs">
    <w:name w:val="costs"/>
    <w:basedOn w:val="Heading3"/>
    <w:rsid w:val="00C4129C"/>
    <w:pPr>
      <w:outlineLvl w:val="9"/>
    </w:pPr>
  </w:style>
  <w:style w:type="paragraph" w:customStyle="1" w:styleId="explanation">
    <w:name w:val="explanation"/>
    <w:rsid w:val="00C4129C"/>
    <w:pPr>
      <w:spacing w:before="240"/>
      <w:ind w:left="4253" w:hanging="1985"/>
    </w:pPr>
    <w:rPr>
      <w:rFonts w:ascii="Southern" w:eastAsia="Times New Roman" w:hAnsi="Southern"/>
      <w:noProof/>
      <w:sz w:val="24"/>
      <w:lang w:eastAsia="en-US"/>
    </w:rPr>
  </w:style>
  <w:style w:type="paragraph" w:customStyle="1" w:styleId="instruction">
    <w:name w:val="instruction"/>
    <w:basedOn w:val="Normal"/>
    <w:rsid w:val="00C4129C"/>
    <w:pPr>
      <w:ind w:left="2835" w:hanging="567"/>
    </w:pPr>
  </w:style>
  <w:style w:type="paragraph" w:customStyle="1" w:styleId="instructioninsert">
    <w:name w:val="instruction insert"/>
    <w:basedOn w:val="instruction"/>
    <w:rsid w:val="00C4129C"/>
    <w:pPr>
      <w:spacing w:before="240" w:line="480" w:lineRule="atLeast"/>
      <w:ind w:firstLine="0"/>
    </w:pPr>
  </w:style>
  <w:style w:type="paragraph" w:customStyle="1" w:styleId="Figure">
    <w:name w:val="Figure"/>
    <w:basedOn w:val="instructioninsert"/>
    <w:next w:val="introductionCharCharCharCharCharChar1CharChar"/>
    <w:rsid w:val="00C4129C"/>
    <w:pPr>
      <w:spacing w:before="60" w:line="240" w:lineRule="auto"/>
      <w:ind w:left="0"/>
      <w:jc w:val="center"/>
    </w:pPr>
    <w:rPr>
      <w:i/>
    </w:rPr>
  </w:style>
  <w:style w:type="paragraph" w:customStyle="1" w:styleId="FrontLogo">
    <w:name w:val="FrontLogo"/>
    <w:basedOn w:val="Normal"/>
    <w:rsid w:val="00C4129C"/>
    <w:pPr>
      <w:spacing w:before="960"/>
      <w:jc w:val="center"/>
    </w:pPr>
    <w:rPr>
      <w:rFonts w:ascii="Times New Roman" w:hAnsi="Times New Roman"/>
    </w:rPr>
  </w:style>
  <w:style w:type="paragraph" w:customStyle="1" w:styleId="PageHeading">
    <w:name w:val="Page Heading"/>
    <w:basedOn w:val="Normal"/>
    <w:rsid w:val="00C4129C"/>
  </w:style>
  <w:style w:type="paragraph" w:customStyle="1" w:styleId="tablesubheading">
    <w:name w:val="table sub heading"/>
    <w:basedOn w:val="instructioninsert"/>
    <w:rsid w:val="00C4129C"/>
    <w:pPr>
      <w:tabs>
        <w:tab w:val="left" w:pos="567"/>
      </w:tabs>
      <w:spacing w:before="50" w:after="50" w:line="240" w:lineRule="atLeast"/>
      <w:ind w:left="0"/>
    </w:pPr>
    <w:rPr>
      <w:b/>
    </w:rPr>
  </w:style>
  <w:style w:type="paragraph" w:customStyle="1" w:styleId="tabledates">
    <w:name w:val="table dates"/>
    <w:basedOn w:val="tablesubheading"/>
    <w:rsid w:val="00C4129C"/>
    <w:rPr>
      <w:b w:val="0"/>
    </w:rPr>
  </w:style>
  <w:style w:type="paragraph" w:customStyle="1" w:styleId="subheading">
    <w:name w:val="sub heading"/>
    <w:basedOn w:val="tabledates"/>
    <w:rsid w:val="00C4129C"/>
    <w:pPr>
      <w:keepNext/>
      <w:spacing w:before="300" w:after="340"/>
    </w:pPr>
    <w:rPr>
      <w:rFonts w:ascii="Avalon" w:hAnsi="Avalon"/>
      <w:b/>
    </w:rPr>
  </w:style>
  <w:style w:type="paragraph" w:customStyle="1" w:styleId="introductionCharCharCharCharCharChar1CharChar">
    <w:name w:val="introduction Char Char Char Char Char Char1 Char Char"/>
    <w:basedOn w:val="Normal"/>
    <w:link w:val="introductionCharCharCharCharCharChar1CharCharChar"/>
    <w:rsid w:val="00C4129C"/>
    <w:pPr>
      <w:spacing w:before="120" w:after="120"/>
    </w:pPr>
  </w:style>
  <w:style w:type="paragraph" w:customStyle="1" w:styleId="leftfooter">
    <w:name w:val="left footer"/>
    <w:basedOn w:val="Footer"/>
    <w:rsid w:val="00C4129C"/>
  </w:style>
  <w:style w:type="paragraph" w:customStyle="1" w:styleId="leftheader">
    <w:name w:val="left header"/>
    <w:basedOn w:val="Header"/>
    <w:rsid w:val="00C4129C"/>
  </w:style>
  <w:style w:type="paragraph" w:styleId="List">
    <w:name w:val="List"/>
    <w:basedOn w:val="Normal"/>
    <w:rsid w:val="00C4129C"/>
    <w:pPr>
      <w:ind w:left="283" w:hanging="283"/>
    </w:pPr>
  </w:style>
  <w:style w:type="paragraph" w:customStyle="1" w:styleId="List1">
    <w:name w:val="List 1"/>
    <w:basedOn w:val="Heading2"/>
    <w:rsid w:val="00C4129C"/>
    <w:pPr>
      <w:spacing w:after="0"/>
      <w:outlineLvl w:val="9"/>
    </w:pPr>
  </w:style>
  <w:style w:type="paragraph" w:customStyle="1" w:styleId="List21">
    <w:name w:val="List 21"/>
    <w:basedOn w:val="Heading3"/>
    <w:rsid w:val="00C4129C"/>
    <w:pPr>
      <w:spacing w:before="340" w:after="0"/>
      <w:ind w:left="1134"/>
      <w:outlineLvl w:val="9"/>
    </w:pPr>
  </w:style>
  <w:style w:type="paragraph" w:styleId="List2">
    <w:name w:val="List 2"/>
    <w:basedOn w:val="Heading3"/>
    <w:rsid w:val="00C4129C"/>
    <w:pPr>
      <w:spacing w:before="340" w:after="0"/>
      <w:outlineLvl w:val="9"/>
    </w:pPr>
  </w:style>
  <w:style w:type="paragraph" w:customStyle="1" w:styleId="numbering">
    <w:name w:val="numbering"/>
    <w:basedOn w:val="instruction"/>
    <w:rsid w:val="00C4129C"/>
  </w:style>
  <w:style w:type="paragraph" w:customStyle="1" w:styleId="Options1stcolumn">
    <w:name w:val="Options 1st column"/>
    <w:basedOn w:val="Heading2"/>
    <w:rsid w:val="00C4129C"/>
    <w:pPr>
      <w:spacing w:before="200" w:after="200"/>
      <w:outlineLvl w:val="9"/>
    </w:pPr>
  </w:style>
  <w:style w:type="paragraph" w:customStyle="1" w:styleId="Options2ndcolumn">
    <w:name w:val="Options 2nd column"/>
    <w:basedOn w:val="Heading2"/>
    <w:rsid w:val="00C4129C"/>
    <w:pPr>
      <w:spacing w:before="200" w:after="200"/>
      <w:outlineLvl w:val="9"/>
    </w:pPr>
  </w:style>
  <w:style w:type="paragraph" w:customStyle="1" w:styleId="picture">
    <w:name w:val="picture"/>
    <w:basedOn w:val="tabledates"/>
    <w:rsid w:val="00C4129C"/>
  </w:style>
  <w:style w:type="paragraph" w:customStyle="1" w:styleId="problem">
    <w:name w:val="problem"/>
    <w:basedOn w:val="Normal"/>
    <w:rsid w:val="00C4129C"/>
    <w:pPr>
      <w:tabs>
        <w:tab w:val="left" w:pos="0"/>
      </w:tabs>
      <w:suppressAutoHyphens/>
      <w:spacing w:before="80" w:after="80"/>
    </w:pPr>
    <w:rPr>
      <w:rFonts w:ascii="ProseAntique" w:hAnsi="ProseAntique"/>
    </w:rPr>
  </w:style>
  <w:style w:type="paragraph" w:customStyle="1" w:styleId="ProspectCompanynmae">
    <w:name w:val="Prospect Company nmae"/>
    <w:basedOn w:val="Normal"/>
    <w:rsid w:val="00C4129C"/>
    <w:pPr>
      <w:spacing w:before="480"/>
      <w:jc w:val="right"/>
    </w:pPr>
    <w:rPr>
      <w:rFonts w:ascii="Avalon" w:hAnsi="Avalon"/>
      <w:b/>
      <w:sz w:val="38"/>
    </w:rPr>
  </w:style>
  <w:style w:type="paragraph" w:customStyle="1" w:styleId="querylater">
    <w:name w:val="query later"/>
    <w:basedOn w:val="numbering"/>
    <w:rsid w:val="00C4129C"/>
    <w:rPr>
      <w:rFonts w:ascii="President" w:hAnsi="President"/>
    </w:rPr>
  </w:style>
  <w:style w:type="paragraph" w:customStyle="1" w:styleId="SKILLSheading">
    <w:name w:val="SKILLS heading"/>
    <w:basedOn w:val="CommentText"/>
    <w:rsid w:val="00C4129C"/>
    <w:pPr>
      <w:spacing w:before="120"/>
    </w:pPr>
    <w:rPr>
      <w:rFonts w:ascii="CG Times (W1)" w:hAnsi="CG Times (W1)"/>
      <w:b/>
      <w:caps/>
      <w:sz w:val="28"/>
    </w:rPr>
  </w:style>
  <w:style w:type="paragraph" w:customStyle="1" w:styleId="SKILLSbheading">
    <w:name w:val="SKILLS b heading"/>
    <w:basedOn w:val="SKILLSheading"/>
    <w:rsid w:val="00C4129C"/>
    <w:pPr>
      <w:spacing w:before="360"/>
    </w:pPr>
  </w:style>
  <w:style w:type="paragraph" w:customStyle="1" w:styleId="SKILLStext">
    <w:name w:val="SKILLS text"/>
    <w:basedOn w:val="NormalIndent"/>
    <w:rsid w:val="00C4129C"/>
    <w:pPr>
      <w:spacing w:line="240" w:lineRule="atLeast"/>
      <w:ind w:left="0"/>
    </w:pPr>
    <w:rPr>
      <w:rFonts w:ascii="timesroman" w:hAnsi="timesroman"/>
    </w:rPr>
  </w:style>
  <w:style w:type="paragraph" w:customStyle="1" w:styleId="SKILLStitle">
    <w:name w:val="SKILLS title"/>
    <w:basedOn w:val="Normal"/>
    <w:rsid w:val="00C4129C"/>
    <w:pPr>
      <w:tabs>
        <w:tab w:val="left" w:pos="1710"/>
      </w:tabs>
      <w:spacing w:line="240" w:lineRule="atLeast"/>
      <w:ind w:left="1728" w:hanging="1728"/>
      <w:jc w:val="center"/>
    </w:pPr>
    <w:rPr>
      <w:rFonts w:ascii="CG Times (WN)" w:hAnsi="CG Times (WN)"/>
      <w:b/>
      <w:smallCaps/>
      <w:sz w:val="48"/>
    </w:rPr>
  </w:style>
  <w:style w:type="paragraph" w:customStyle="1" w:styleId="smallpicture">
    <w:name w:val="small picture"/>
    <w:basedOn w:val="picture"/>
    <w:rsid w:val="00C4129C"/>
    <w:pPr>
      <w:spacing w:before="120"/>
      <w:ind w:left="2837"/>
    </w:pPr>
  </w:style>
  <w:style w:type="paragraph" w:customStyle="1" w:styleId="tableheading">
    <w:name w:val="table heading"/>
    <w:basedOn w:val="tabledates"/>
    <w:rsid w:val="00C4129C"/>
    <w:pPr>
      <w:spacing w:before="60" w:after="60"/>
    </w:pPr>
    <w:rPr>
      <w:rFonts w:ascii="Avalon" w:hAnsi="Avalon"/>
      <w:b/>
    </w:rPr>
  </w:style>
  <w:style w:type="paragraph" w:customStyle="1" w:styleId="tabletext">
    <w:name w:val="table text"/>
    <w:basedOn w:val="tabledates"/>
    <w:rsid w:val="00C4129C"/>
    <w:pPr>
      <w:ind w:left="601"/>
    </w:pPr>
  </w:style>
  <w:style w:type="paragraph" w:customStyle="1" w:styleId="text">
    <w:name w:val="text"/>
    <w:basedOn w:val="instructioninsert"/>
    <w:rsid w:val="00C4129C"/>
    <w:pPr>
      <w:spacing w:before="0" w:line="240" w:lineRule="atLeast"/>
      <w:ind w:left="1134"/>
    </w:pPr>
  </w:style>
  <w:style w:type="paragraph" w:customStyle="1" w:styleId="text-indented">
    <w:name w:val="text - indented"/>
    <w:basedOn w:val="tabledates"/>
    <w:rsid w:val="00C4129C"/>
    <w:pPr>
      <w:tabs>
        <w:tab w:val="left" w:pos="5387"/>
      </w:tabs>
      <w:ind w:left="4537" w:hanging="2268"/>
    </w:pPr>
  </w:style>
  <w:style w:type="paragraph" w:customStyle="1" w:styleId="textinbox">
    <w:name w:val="text in box"/>
    <w:basedOn w:val="Normal"/>
    <w:rsid w:val="00C4129C"/>
    <w:pPr>
      <w:keepNext/>
      <w:keepLines/>
      <w:pBdr>
        <w:top w:val="single" w:sz="6" w:space="24" w:color="auto"/>
        <w:left w:val="single" w:sz="6" w:space="24" w:color="auto"/>
        <w:bottom w:val="single" w:sz="6" w:space="24" w:color="auto"/>
        <w:right w:val="single" w:sz="6" w:space="24" w:color="auto"/>
      </w:pBdr>
      <w:spacing w:before="1134" w:after="360"/>
      <w:ind w:left="567" w:right="567"/>
    </w:pPr>
  </w:style>
  <w:style w:type="paragraph" w:customStyle="1" w:styleId="textinboxgapabove">
    <w:name w:val="text in box gap above"/>
    <w:basedOn w:val="Normal"/>
    <w:next w:val="textinbox"/>
    <w:rsid w:val="00C4129C"/>
    <w:pPr>
      <w:spacing w:before="720"/>
    </w:pPr>
  </w:style>
  <w:style w:type="paragraph" w:customStyle="1" w:styleId="WINDEVParagraph">
    <w:name w:val="WINDEV Paragraph"/>
    <w:basedOn w:val="Normal"/>
    <w:rsid w:val="00C4129C"/>
    <w:pPr>
      <w:spacing w:before="120" w:after="120" w:line="240" w:lineRule="atLeast"/>
      <w:ind w:left="851"/>
    </w:pPr>
    <w:rPr>
      <w:rFonts w:ascii="timesroman" w:hAnsi="timesroman"/>
    </w:rPr>
  </w:style>
  <w:style w:type="character" w:styleId="FootnoteReference">
    <w:name w:val="footnote reference"/>
    <w:basedOn w:val="DefaultParagraphFont"/>
    <w:semiHidden/>
    <w:rsid w:val="00C4129C"/>
    <w:rPr>
      <w:vertAlign w:val="superscript"/>
    </w:rPr>
  </w:style>
  <w:style w:type="paragraph" w:styleId="FootnoteText">
    <w:name w:val="footnote text"/>
    <w:basedOn w:val="Normal"/>
    <w:semiHidden/>
    <w:rsid w:val="00C4129C"/>
    <w:rPr>
      <w:rFonts w:ascii="Times New Roman" w:hAnsi="Times New Roman"/>
      <w:lang w:val="en-US"/>
    </w:rPr>
  </w:style>
  <w:style w:type="character" w:styleId="PageNumber">
    <w:name w:val="page number"/>
    <w:basedOn w:val="DefaultParagraphFont"/>
    <w:rsid w:val="00C4129C"/>
  </w:style>
  <w:style w:type="paragraph" w:styleId="BodyText3">
    <w:name w:val="Body Text 3"/>
    <w:basedOn w:val="Normal"/>
    <w:rsid w:val="00C4129C"/>
    <w:pPr>
      <w:spacing w:line="360" w:lineRule="auto"/>
    </w:pPr>
    <w:rPr>
      <w:rFonts w:ascii="Times New Roman" w:hAnsi="Times New Roman"/>
    </w:rPr>
  </w:style>
  <w:style w:type="paragraph" w:styleId="BodyTextIndent">
    <w:name w:val="Body Text Indent"/>
    <w:basedOn w:val="Normal"/>
    <w:link w:val="BodyTextIndentChar"/>
    <w:rsid w:val="00C4129C"/>
    <w:pPr>
      <w:spacing w:line="360" w:lineRule="auto"/>
      <w:ind w:left="360"/>
    </w:pPr>
    <w:rPr>
      <w:rFonts w:ascii="Times New Roman" w:hAnsi="Times New Roman"/>
      <w:lang w:val="en-US"/>
    </w:rPr>
  </w:style>
  <w:style w:type="paragraph" w:styleId="BodyTextIndent2">
    <w:name w:val="Body Text Indent 2"/>
    <w:basedOn w:val="Normal"/>
    <w:rsid w:val="00C4129C"/>
    <w:pPr>
      <w:spacing w:line="360" w:lineRule="auto"/>
      <w:ind w:left="720"/>
    </w:pPr>
    <w:rPr>
      <w:rFonts w:ascii="Times New Roman" w:hAnsi="Times New Roman"/>
      <w:lang w:val="en-US"/>
    </w:rPr>
  </w:style>
  <w:style w:type="paragraph" w:styleId="DocumentMap">
    <w:name w:val="Document Map"/>
    <w:basedOn w:val="Normal"/>
    <w:semiHidden/>
    <w:rsid w:val="00C4129C"/>
    <w:pPr>
      <w:shd w:val="clear" w:color="auto" w:fill="000080"/>
    </w:pPr>
    <w:rPr>
      <w:rFonts w:ascii="Tahoma" w:hAnsi="Tahoma"/>
    </w:rPr>
  </w:style>
  <w:style w:type="paragraph" w:customStyle="1" w:styleId="FigureText">
    <w:name w:val="Figure Text"/>
    <w:next w:val="Normal"/>
    <w:rsid w:val="00C4129C"/>
    <w:pPr>
      <w:tabs>
        <w:tab w:val="left" w:pos="10800"/>
        <w:tab w:val="left" w:pos="11340"/>
      </w:tabs>
      <w:spacing w:line="480" w:lineRule="auto"/>
      <w:jc w:val="center"/>
    </w:pPr>
    <w:rPr>
      <w:rFonts w:ascii="Times New Roman" w:eastAsia="Times New Roman" w:hAnsi="Times New Roman"/>
      <w:i/>
      <w:noProof/>
      <w:lang w:eastAsia="en-US"/>
    </w:rPr>
  </w:style>
  <w:style w:type="paragraph" w:styleId="Subtitle">
    <w:name w:val="Subtitle"/>
    <w:basedOn w:val="Normal"/>
    <w:qFormat/>
    <w:rsid w:val="00C4129C"/>
    <w:rPr>
      <w:b/>
      <w:smallCaps/>
    </w:rPr>
  </w:style>
  <w:style w:type="paragraph" w:customStyle="1" w:styleId="Textbox">
    <w:name w:val="Text box"/>
    <w:basedOn w:val="Normal"/>
    <w:rsid w:val="00C4129C"/>
    <w:pPr>
      <w:jc w:val="center"/>
    </w:pPr>
  </w:style>
  <w:style w:type="paragraph" w:styleId="Title">
    <w:name w:val="Title"/>
    <w:basedOn w:val="Normal"/>
    <w:qFormat/>
    <w:rsid w:val="00C4129C"/>
    <w:pPr>
      <w:spacing w:before="240"/>
    </w:pPr>
    <w:rPr>
      <w:smallCaps/>
      <w:sz w:val="44"/>
    </w:rPr>
  </w:style>
  <w:style w:type="character" w:customStyle="1" w:styleId="Heading3Char">
    <w:name w:val="Heading 3 Char"/>
    <w:basedOn w:val="DefaultParagraphFont"/>
    <w:link w:val="Heading3"/>
    <w:rsid w:val="00C4129C"/>
    <w:rPr>
      <w:rFonts w:ascii="Arial" w:eastAsia="Times New Roman" w:hAnsi="Arial"/>
      <w:b/>
      <w:smallCaps/>
      <w:color w:val="000080"/>
      <w:sz w:val="22"/>
      <w:lang w:eastAsia="en-US"/>
    </w:rPr>
  </w:style>
  <w:style w:type="paragraph" w:customStyle="1" w:styleId="StyleBefore6ptAfter6pt">
    <w:name w:val="Style Before:  6 pt After:  6 pt"/>
    <w:basedOn w:val="Normal"/>
    <w:rsid w:val="00C4129C"/>
    <w:pPr>
      <w:spacing w:before="120" w:after="120"/>
    </w:pPr>
  </w:style>
  <w:style w:type="paragraph" w:customStyle="1" w:styleId="Insidecosttable">
    <w:name w:val="Inside cost table"/>
    <w:basedOn w:val="Normal"/>
    <w:rsid w:val="00C4129C"/>
    <w:rPr>
      <w:rFonts w:ascii="Times New Roman" w:hAnsi="Times New Roman"/>
      <w:sz w:val="24"/>
    </w:rPr>
  </w:style>
  <w:style w:type="table" w:styleId="TableGrid8">
    <w:name w:val="Table Grid 8"/>
    <w:basedOn w:val="TableNormal"/>
    <w:rsid w:val="00C4129C"/>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Strong">
    <w:name w:val="Strong"/>
    <w:basedOn w:val="DefaultParagraphFont"/>
    <w:qFormat/>
    <w:rsid w:val="00C4129C"/>
    <w:rPr>
      <w:b/>
    </w:rPr>
  </w:style>
  <w:style w:type="paragraph" w:customStyle="1" w:styleId="StyleHeading2Numbered-2sectionsubSectionLeft0cmHan">
    <w:name w:val="Style Heading 2Numbered - 2sectionsubSection + Left:  0 cm Han..."/>
    <w:basedOn w:val="Heading2"/>
    <w:rsid w:val="00C4129C"/>
    <w:pPr>
      <w:spacing w:before="120"/>
      <w:ind w:left="289" w:hanging="289"/>
    </w:pPr>
    <w:rPr>
      <w:bCs/>
    </w:rPr>
  </w:style>
  <w:style w:type="paragraph" w:customStyle="1" w:styleId="TxBrp42">
    <w:name w:val="TxBr_p42"/>
    <w:basedOn w:val="Normal"/>
    <w:rsid w:val="00C4129C"/>
    <w:pPr>
      <w:widowControl w:val="0"/>
      <w:tabs>
        <w:tab w:val="left" w:pos="442"/>
      </w:tabs>
      <w:spacing w:line="240" w:lineRule="atLeast"/>
      <w:ind w:left="850"/>
    </w:pPr>
    <w:rPr>
      <w:sz w:val="24"/>
    </w:rPr>
  </w:style>
  <w:style w:type="paragraph" w:customStyle="1" w:styleId="HeadedPaperGap">
    <w:name w:val="Headed Paper Gap"/>
    <w:basedOn w:val="Normal"/>
    <w:rsid w:val="00C4129C"/>
    <w:pPr>
      <w:spacing w:before="840" w:after="120"/>
    </w:pPr>
  </w:style>
  <w:style w:type="paragraph" w:styleId="NormalWeb">
    <w:name w:val="Normal (Web)"/>
    <w:basedOn w:val="Normal"/>
    <w:rsid w:val="00C4129C"/>
    <w:pPr>
      <w:spacing w:before="100" w:beforeAutospacing="1" w:after="100" w:afterAutospacing="1"/>
    </w:pPr>
    <w:rPr>
      <w:rFonts w:cs="Arial"/>
      <w:color w:val="000066"/>
      <w:sz w:val="16"/>
      <w:szCs w:val="16"/>
    </w:rPr>
  </w:style>
  <w:style w:type="paragraph" w:customStyle="1" w:styleId="StyleintroductionBoldWhite">
    <w:name w:val="Style introduction + Bold White"/>
    <w:basedOn w:val="introductionCharCharCharCharCharChar1CharChar"/>
    <w:rsid w:val="00C4129C"/>
    <w:rPr>
      <w:b/>
      <w:bCs/>
      <w:color w:val="FFFFFF"/>
    </w:rPr>
  </w:style>
  <w:style w:type="paragraph" w:customStyle="1" w:styleId="StyleintroductionArialItalic">
    <w:name w:val="Style introduction + ArialItalic"/>
    <w:basedOn w:val="introductionCharCharCharCharCharChar1CharChar"/>
    <w:rsid w:val="00C4129C"/>
    <w:rPr>
      <w:rFonts w:ascii="Arial,Italic" w:hAnsi="Arial,Italic"/>
    </w:rPr>
  </w:style>
  <w:style w:type="character" w:customStyle="1" w:styleId="introductionCharCharCharCharCharChar1CharCharChar">
    <w:name w:val="introduction Char Char Char Char Char Char1 Char Char Char"/>
    <w:basedOn w:val="DefaultParagraphFont"/>
    <w:link w:val="introductionCharCharCharCharCharChar1CharChar"/>
    <w:rsid w:val="00C4129C"/>
    <w:rPr>
      <w:rFonts w:ascii="Arial" w:hAnsi="Arial"/>
      <w:lang w:val="en-GB" w:eastAsia="en-GB" w:bidi="ar-SA"/>
    </w:rPr>
  </w:style>
  <w:style w:type="paragraph" w:customStyle="1" w:styleId="StyleintroductionBefore3ptAfter3pt">
    <w:name w:val="Style introduction + Before:  3 pt After:  3 pt"/>
    <w:basedOn w:val="introductionCharCharCharCharCharChar1CharChar"/>
    <w:rsid w:val="00C4129C"/>
    <w:pPr>
      <w:spacing w:before="60" w:after="60"/>
    </w:pPr>
  </w:style>
  <w:style w:type="paragraph" w:customStyle="1" w:styleId="Styleintroduction10pt">
    <w:name w:val="Style introduction + 10 pt"/>
    <w:basedOn w:val="introductionCharCharCharCharCharChar1CharChar"/>
    <w:rsid w:val="00C4129C"/>
    <w:pPr>
      <w:spacing w:before="60" w:after="60"/>
    </w:pPr>
  </w:style>
  <w:style w:type="paragraph" w:customStyle="1" w:styleId="StyleBulletLeft075cmHanging075cm">
    <w:name w:val="Style Bullet + Left:  0.75 cm Hanging:  0.75 cm"/>
    <w:basedOn w:val="Normal"/>
    <w:rsid w:val="00C4129C"/>
    <w:pPr>
      <w:numPr>
        <w:numId w:val="35"/>
      </w:numPr>
      <w:spacing w:before="120" w:after="120"/>
    </w:pPr>
  </w:style>
  <w:style w:type="paragraph" w:customStyle="1" w:styleId="item1">
    <w:name w:val="item1"/>
    <w:basedOn w:val="Normal"/>
    <w:rsid w:val="00C4129C"/>
    <w:pPr>
      <w:numPr>
        <w:numId w:val="36"/>
      </w:numPr>
    </w:pPr>
    <w:rPr>
      <w:rFonts w:ascii="Georgia" w:hAnsi="Georgia"/>
      <w:sz w:val="18"/>
    </w:rPr>
  </w:style>
  <w:style w:type="paragraph" w:customStyle="1" w:styleId="xl35">
    <w:name w:val="xl35"/>
    <w:basedOn w:val="Normal"/>
    <w:rsid w:val="00C4129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eastAsia="Arial Unicode MS" w:cs="Arial"/>
      <w:b/>
      <w:bCs/>
      <w:sz w:val="24"/>
      <w:szCs w:val="24"/>
    </w:rPr>
  </w:style>
  <w:style w:type="paragraph" w:styleId="TOAHeading">
    <w:name w:val="toa heading"/>
    <w:basedOn w:val="Normal"/>
    <w:next w:val="Normal"/>
    <w:semiHidden/>
    <w:rsid w:val="00C4129C"/>
    <w:pPr>
      <w:tabs>
        <w:tab w:val="right" w:pos="9360"/>
      </w:tabs>
      <w:suppressAutoHyphens/>
      <w:spacing w:after="0"/>
    </w:pPr>
    <w:rPr>
      <w:rFonts w:ascii="Times New Roman" w:hAnsi="Times New Roman"/>
      <w:lang w:val="en-US"/>
    </w:rPr>
  </w:style>
  <w:style w:type="table" w:styleId="TableGrid1">
    <w:name w:val="Table Grid 1"/>
    <w:basedOn w:val="TableNormal"/>
    <w:rsid w:val="00C4129C"/>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introductionCharChar">
    <w:name w:val="introduction Char Char"/>
    <w:basedOn w:val="Normal"/>
    <w:rsid w:val="00C4129C"/>
    <w:pPr>
      <w:spacing w:before="120" w:after="120"/>
    </w:pPr>
  </w:style>
  <w:style w:type="character" w:customStyle="1" w:styleId="introductionCharCharCharCharCharChar">
    <w:name w:val="introduction Char Char Char Char Char Char"/>
    <w:basedOn w:val="DefaultParagraphFont"/>
    <w:rsid w:val="00C4129C"/>
    <w:rPr>
      <w:rFonts w:ascii="Arial" w:hAnsi="Arial"/>
      <w:lang w:val="en-GB" w:eastAsia="en-GB" w:bidi="ar-SA"/>
    </w:rPr>
  </w:style>
  <w:style w:type="paragraph" w:customStyle="1" w:styleId="introductionCharCharCharChar">
    <w:name w:val="introduction Char Char Char Char"/>
    <w:basedOn w:val="Normal"/>
    <w:rsid w:val="00C4129C"/>
    <w:pPr>
      <w:spacing w:before="120" w:after="120"/>
    </w:pPr>
  </w:style>
  <w:style w:type="paragraph" w:customStyle="1" w:styleId="introductionCharCharCharCharCharChar1Char">
    <w:name w:val="introduction Char Char Char Char Char Char1 Char"/>
    <w:basedOn w:val="Normal"/>
    <w:rsid w:val="00C4129C"/>
    <w:pPr>
      <w:spacing w:before="120" w:after="120"/>
    </w:pPr>
  </w:style>
  <w:style w:type="table" w:customStyle="1" w:styleId="DSSTableGrid">
    <w:name w:val="DSS Table Grid"/>
    <w:basedOn w:val="TableNormal"/>
    <w:rsid w:val="00D14529"/>
    <w:rPr>
      <w:rFonts w:ascii="Arial" w:eastAsia="SimSun" w:hAnsi="Arial"/>
      <w:lang w:eastAsia="zh-CN" w:bidi="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color w:val="FFFFFF"/>
      </w:rPr>
      <w:tblPr/>
      <w:tcPr>
        <w:shd w:val="clear" w:color="auto" w:fill="000080"/>
      </w:tcPr>
    </w:tblStylePr>
  </w:style>
  <w:style w:type="paragraph" w:styleId="Revision">
    <w:name w:val="Revision"/>
    <w:hidden/>
    <w:uiPriority w:val="99"/>
    <w:semiHidden/>
    <w:rsid w:val="00DE17B6"/>
    <w:rPr>
      <w:rFonts w:ascii="Arial" w:eastAsia="Times New Roman" w:hAnsi="Arial"/>
      <w:lang w:eastAsia="en-US"/>
    </w:rPr>
  </w:style>
  <w:style w:type="character" w:styleId="Emphasis">
    <w:name w:val="Emphasis"/>
    <w:basedOn w:val="DefaultParagraphFont"/>
    <w:qFormat/>
    <w:rsid w:val="0030371F"/>
    <w:rPr>
      <w:i/>
      <w:iCs/>
    </w:rPr>
  </w:style>
  <w:style w:type="character" w:customStyle="1" w:styleId="BodyTextChar">
    <w:name w:val="Body Text Char"/>
    <w:basedOn w:val="DefaultParagraphFont"/>
    <w:link w:val="BodyText"/>
    <w:rsid w:val="0030371F"/>
    <w:rPr>
      <w:rFonts w:ascii="PalmSprings" w:eastAsia="Times New Roman" w:hAnsi="PalmSprings"/>
      <w:lang w:eastAsia="en-US"/>
    </w:rPr>
  </w:style>
  <w:style w:type="character" w:customStyle="1" w:styleId="BodyTextIndentChar">
    <w:name w:val="Body Text Indent Char"/>
    <w:basedOn w:val="DefaultParagraphFont"/>
    <w:link w:val="BodyTextIndent"/>
    <w:rsid w:val="0030371F"/>
    <w:rPr>
      <w:rFonts w:ascii="Times New Roman" w:eastAsia="Times New Roman" w:hAnsi="Times New Roman"/>
      <w:sz w:val="22"/>
      <w:lang w:val="en-US" w:eastAsia="en-US"/>
    </w:rPr>
  </w:style>
  <w:style w:type="paragraph" w:styleId="ListParagraph">
    <w:name w:val="List Paragraph"/>
    <w:basedOn w:val="Normal"/>
    <w:uiPriority w:val="34"/>
    <w:qFormat/>
    <w:rsid w:val="008C127E"/>
    <w:pPr>
      <w:ind w:left="720"/>
    </w:pPr>
  </w:style>
  <w:style w:type="character" w:customStyle="1" w:styleId="Identifier">
    <w:name w:val="Identifier"/>
    <w:basedOn w:val="DefaultParagraphFont"/>
    <w:qFormat/>
    <w:rsid w:val="00DD3602"/>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1460">
      <w:bodyDiv w:val="1"/>
      <w:marLeft w:val="0"/>
      <w:marRight w:val="0"/>
      <w:marTop w:val="0"/>
      <w:marBottom w:val="0"/>
      <w:divBdr>
        <w:top w:val="none" w:sz="0" w:space="0" w:color="auto"/>
        <w:left w:val="none" w:sz="0" w:space="0" w:color="auto"/>
        <w:bottom w:val="none" w:sz="0" w:space="0" w:color="auto"/>
        <w:right w:val="none" w:sz="0" w:space="0" w:color="auto"/>
      </w:divBdr>
    </w:div>
    <w:div w:id="124660836">
      <w:bodyDiv w:val="1"/>
      <w:marLeft w:val="0"/>
      <w:marRight w:val="0"/>
      <w:marTop w:val="0"/>
      <w:marBottom w:val="0"/>
      <w:divBdr>
        <w:top w:val="none" w:sz="0" w:space="0" w:color="auto"/>
        <w:left w:val="none" w:sz="0" w:space="0" w:color="auto"/>
        <w:bottom w:val="none" w:sz="0" w:space="0" w:color="auto"/>
        <w:right w:val="none" w:sz="0" w:space="0" w:color="auto"/>
      </w:divBdr>
    </w:div>
    <w:div w:id="193537954">
      <w:bodyDiv w:val="1"/>
      <w:marLeft w:val="0"/>
      <w:marRight w:val="0"/>
      <w:marTop w:val="0"/>
      <w:marBottom w:val="0"/>
      <w:divBdr>
        <w:top w:val="none" w:sz="0" w:space="0" w:color="auto"/>
        <w:left w:val="none" w:sz="0" w:space="0" w:color="auto"/>
        <w:bottom w:val="none" w:sz="0" w:space="0" w:color="auto"/>
        <w:right w:val="none" w:sz="0" w:space="0" w:color="auto"/>
      </w:divBdr>
    </w:div>
    <w:div w:id="228881628">
      <w:bodyDiv w:val="1"/>
      <w:marLeft w:val="0"/>
      <w:marRight w:val="0"/>
      <w:marTop w:val="0"/>
      <w:marBottom w:val="0"/>
      <w:divBdr>
        <w:top w:val="none" w:sz="0" w:space="0" w:color="auto"/>
        <w:left w:val="none" w:sz="0" w:space="0" w:color="auto"/>
        <w:bottom w:val="none" w:sz="0" w:space="0" w:color="auto"/>
        <w:right w:val="none" w:sz="0" w:space="0" w:color="auto"/>
      </w:divBdr>
    </w:div>
    <w:div w:id="232201324">
      <w:bodyDiv w:val="1"/>
      <w:marLeft w:val="0"/>
      <w:marRight w:val="0"/>
      <w:marTop w:val="0"/>
      <w:marBottom w:val="0"/>
      <w:divBdr>
        <w:top w:val="none" w:sz="0" w:space="0" w:color="auto"/>
        <w:left w:val="none" w:sz="0" w:space="0" w:color="auto"/>
        <w:bottom w:val="none" w:sz="0" w:space="0" w:color="auto"/>
        <w:right w:val="none" w:sz="0" w:space="0" w:color="auto"/>
      </w:divBdr>
    </w:div>
    <w:div w:id="296035605">
      <w:bodyDiv w:val="1"/>
      <w:marLeft w:val="0"/>
      <w:marRight w:val="0"/>
      <w:marTop w:val="0"/>
      <w:marBottom w:val="0"/>
      <w:divBdr>
        <w:top w:val="none" w:sz="0" w:space="0" w:color="auto"/>
        <w:left w:val="none" w:sz="0" w:space="0" w:color="auto"/>
        <w:bottom w:val="none" w:sz="0" w:space="0" w:color="auto"/>
        <w:right w:val="none" w:sz="0" w:space="0" w:color="auto"/>
      </w:divBdr>
    </w:div>
    <w:div w:id="332685065">
      <w:bodyDiv w:val="1"/>
      <w:marLeft w:val="0"/>
      <w:marRight w:val="0"/>
      <w:marTop w:val="0"/>
      <w:marBottom w:val="0"/>
      <w:divBdr>
        <w:top w:val="none" w:sz="0" w:space="0" w:color="auto"/>
        <w:left w:val="none" w:sz="0" w:space="0" w:color="auto"/>
        <w:bottom w:val="none" w:sz="0" w:space="0" w:color="auto"/>
        <w:right w:val="none" w:sz="0" w:space="0" w:color="auto"/>
      </w:divBdr>
    </w:div>
    <w:div w:id="400980632">
      <w:bodyDiv w:val="1"/>
      <w:marLeft w:val="0"/>
      <w:marRight w:val="0"/>
      <w:marTop w:val="0"/>
      <w:marBottom w:val="0"/>
      <w:divBdr>
        <w:top w:val="none" w:sz="0" w:space="0" w:color="auto"/>
        <w:left w:val="none" w:sz="0" w:space="0" w:color="auto"/>
        <w:bottom w:val="none" w:sz="0" w:space="0" w:color="auto"/>
        <w:right w:val="none" w:sz="0" w:space="0" w:color="auto"/>
      </w:divBdr>
    </w:div>
    <w:div w:id="421266680">
      <w:bodyDiv w:val="1"/>
      <w:marLeft w:val="0"/>
      <w:marRight w:val="0"/>
      <w:marTop w:val="0"/>
      <w:marBottom w:val="0"/>
      <w:divBdr>
        <w:top w:val="none" w:sz="0" w:space="0" w:color="auto"/>
        <w:left w:val="none" w:sz="0" w:space="0" w:color="auto"/>
        <w:bottom w:val="none" w:sz="0" w:space="0" w:color="auto"/>
        <w:right w:val="none" w:sz="0" w:space="0" w:color="auto"/>
      </w:divBdr>
    </w:div>
    <w:div w:id="465125581">
      <w:bodyDiv w:val="1"/>
      <w:marLeft w:val="0"/>
      <w:marRight w:val="0"/>
      <w:marTop w:val="0"/>
      <w:marBottom w:val="0"/>
      <w:divBdr>
        <w:top w:val="none" w:sz="0" w:space="0" w:color="auto"/>
        <w:left w:val="none" w:sz="0" w:space="0" w:color="auto"/>
        <w:bottom w:val="none" w:sz="0" w:space="0" w:color="auto"/>
        <w:right w:val="none" w:sz="0" w:space="0" w:color="auto"/>
      </w:divBdr>
    </w:div>
    <w:div w:id="467355157">
      <w:bodyDiv w:val="1"/>
      <w:marLeft w:val="0"/>
      <w:marRight w:val="0"/>
      <w:marTop w:val="0"/>
      <w:marBottom w:val="0"/>
      <w:divBdr>
        <w:top w:val="none" w:sz="0" w:space="0" w:color="auto"/>
        <w:left w:val="none" w:sz="0" w:space="0" w:color="auto"/>
        <w:bottom w:val="none" w:sz="0" w:space="0" w:color="auto"/>
        <w:right w:val="none" w:sz="0" w:space="0" w:color="auto"/>
      </w:divBdr>
    </w:div>
    <w:div w:id="566065122">
      <w:bodyDiv w:val="1"/>
      <w:marLeft w:val="0"/>
      <w:marRight w:val="0"/>
      <w:marTop w:val="0"/>
      <w:marBottom w:val="0"/>
      <w:divBdr>
        <w:top w:val="none" w:sz="0" w:space="0" w:color="auto"/>
        <w:left w:val="none" w:sz="0" w:space="0" w:color="auto"/>
        <w:bottom w:val="none" w:sz="0" w:space="0" w:color="auto"/>
        <w:right w:val="none" w:sz="0" w:space="0" w:color="auto"/>
      </w:divBdr>
    </w:div>
    <w:div w:id="606040603">
      <w:bodyDiv w:val="1"/>
      <w:marLeft w:val="0"/>
      <w:marRight w:val="0"/>
      <w:marTop w:val="0"/>
      <w:marBottom w:val="0"/>
      <w:divBdr>
        <w:top w:val="none" w:sz="0" w:space="0" w:color="auto"/>
        <w:left w:val="none" w:sz="0" w:space="0" w:color="auto"/>
        <w:bottom w:val="none" w:sz="0" w:space="0" w:color="auto"/>
        <w:right w:val="none" w:sz="0" w:space="0" w:color="auto"/>
      </w:divBdr>
    </w:div>
    <w:div w:id="620184587">
      <w:bodyDiv w:val="1"/>
      <w:marLeft w:val="0"/>
      <w:marRight w:val="0"/>
      <w:marTop w:val="0"/>
      <w:marBottom w:val="0"/>
      <w:divBdr>
        <w:top w:val="none" w:sz="0" w:space="0" w:color="auto"/>
        <w:left w:val="none" w:sz="0" w:space="0" w:color="auto"/>
        <w:bottom w:val="none" w:sz="0" w:space="0" w:color="auto"/>
        <w:right w:val="none" w:sz="0" w:space="0" w:color="auto"/>
      </w:divBdr>
    </w:div>
    <w:div w:id="635064422">
      <w:bodyDiv w:val="1"/>
      <w:marLeft w:val="0"/>
      <w:marRight w:val="0"/>
      <w:marTop w:val="0"/>
      <w:marBottom w:val="0"/>
      <w:divBdr>
        <w:top w:val="none" w:sz="0" w:space="0" w:color="auto"/>
        <w:left w:val="none" w:sz="0" w:space="0" w:color="auto"/>
        <w:bottom w:val="none" w:sz="0" w:space="0" w:color="auto"/>
        <w:right w:val="none" w:sz="0" w:space="0" w:color="auto"/>
      </w:divBdr>
    </w:div>
    <w:div w:id="679430188">
      <w:bodyDiv w:val="1"/>
      <w:marLeft w:val="0"/>
      <w:marRight w:val="0"/>
      <w:marTop w:val="0"/>
      <w:marBottom w:val="0"/>
      <w:divBdr>
        <w:top w:val="none" w:sz="0" w:space="0" w:color="auto"/>
        <w:left w:val="none" w:sz="0" w:space="0" w:color="auto"/>
        <w:bottom w:val="none" w:sz="0" w:space="0" w:color="auto"/>
        <w:right w:val="none" w:sz="0" w:space="0" w:color="auto"/>
      </w:divBdr>
    </w:div>
    <w:div w:id="689112601">
      <w:bodyDiv w:val="1"/>
      <w:marLeft w:val="0"/>
      <w:marRight w:val="0"/>
      <w:marTop w:val="0"/>
      <w:marBottom w:val="0"/>
      <w:divBdr>
        <w:top w:val="none" w:sz="0" w:space="0" w:color="auto"/>
        <w:left w:val="none" w:sz="0" w:space="0" w:color="auto"/>
        <w:bottom w:val="none" w:sz="0" w:space="0" w:color="auto"/>
        <w:right w:val="none" w:sz="0" w:space="0" w:color="auto"/>
      </w:divBdr>
    </w:div>
    <w:div w:id="711803703">
      <w:bodyDiv w:val="1"/>
      <w:marLeft w:val="0"/>
      <w:marRight w:val="0"/>
      <w:marTop w:val="0"/>
      <w:marBottom w:val="0"/>
      <w:divBdr>
        <w:top w:val="none" w:sz="0" w:space="0" w:color="auto"/>
        <w:left w:val="none" w:sz="0" w:space="0" w:color="auto"/>
        <w:bottom w:val="none" w:sz="0" w:space="0" w:color="auto"/>
        <w:right w:val="none" w:sz="0" w:space="0" w:color="auto"/>
      </w:divBdr>
    </w:div>
    <w:div w:id="716196543">
      <w:bodyDiv w:val="1"/>
      <w:marLeft w:val="0"/>
      <w:marRight w:val="0"/>
      <w:marTop w:val="0"/>
      <w:marBottom w:val="0"/>
      <w:divBdr>
        <w:top w:val="none" w:sz="0" w:space="0" w:color="auto"/>
        <w:left w:val="none" w:sz="0" w:space="0" w:color="auto"/>
        <w:bottom w:val="none" w:sz="0" w:space="0" w:color="auto"/>
        <w:right w:val="none" w:sz="0" w:space="0" w:color="auto"/>
      </w:divBdr>
    </w:div>
    <w:div w:id="779182037">
      <w:bodyDiv w:val="1"/>
      <w:marLeft w:val="0"/>
      <w:marRight w:val="0"/>
      <w:marTop w:val="0"/>
      <w:marBottom w:val="0"/>
      <w:divBdr>
        <w:top w:val="none" w:sz="0" w:space="0" w:color="auto"/>
        <w:left w:val="none" w:sz="0" w:space="0" w:color="auto"/>
        <w:bottom w:val="none" w:sz="0" w:space="0" w:color="auto"/>
        <w:right w:val="none" w:sz="0" w:space="0" w:color="auto"/>
      </w:divBdr>
    </w:div>
    <w:div w:id="800853234">
      <w:bodyDiv w:val="1"/>
      <w:marLeft w:val="0"/>
      <w:marRight w:val="0"/>
      <w:marTop w:val="0"/>
      <w:marBottom w:val="0"/>
      <w:divBdr>
        <w:top w:val="none" w:sz="0" w:space="0" w:color="auto"/>
        <w:left w:val="none" w:sz="0" w:space="0" w:color="auto"/>
        <w:bottom w:val="none" w:sz="0" w:space="0" w:color="auto"/>
        <w:right w:val="none" w:sz="0" w:space="0" w:color="auto"/>
      </w:divBdr>
    </w:div>
    <w:div w:id="802499531">
      <w:bodyDiv w:val="1"/>
      <w:marLeft w:val="0"/>
      <w:marRight w:val="0"/>
      <w:marTop w:val="0"/>
      <w:marBottom w:val="0"/>
      <w:divBdr>
        <w:top w:val="none" w:sz="0" w:space="0" w:color="auto"/>
        <w:left w:val="none" w:sz="0" w:space="0" w:color="auto"/>
        <w:bottom w:val="none" w:sz="0" w:space="0" w:color="auto"/>
        <w:right w:val="none" w:sz="0" w:space="0" w:color="auto"/>
      </w:divBdr>
    </w:div>
    <w:div w:id="802776045">
      <w:bodyDiv w:val="1"/>
      <w:marLeft w:val="0"/>
      <w:marRight w:val="0"/>
      <w:marTop w:val="0"/>
      <w:marBottom w:val="0"/>
      <w:divBdr>
        <w:top w:val="none" w:sz="0" w:space="0" w:color="auto"/>
        <w:left w:val="none" w:sz="0" w:space="0" w:color="auto"/>
        <w:bottom w:val="none" w:sz="0" w:space="0" w:color="auto"/>
        <w:right w:val="none" w:sz="0" w:space="0" w:color="auto"/>
      </w:divBdr>
    </w:div>
    <w:div w:id="836961796">
      <w:bodyDiv w:val="1"/>
      <w:marLeft w:val="0"/>
      <w:marRight w:val="0"/>
      <w:marTop w:val="0"/>
      <w:marBottom w:val="0"/>
      <w:divBdr>
        <w:top w:val="none" w:sz="0" w:space="0" w:color="auto"/>
        <w:left w:val="none" w:sz="0" w:space="0" w:color="auto"/>
        <w:bottom w:val="none" w:sz="0" w:space="0" w:color="auto"/>
        <w:right w:val="none" w:sz="0" w:space="0" w:color="auto"/>
      </w:divBdr>
    </w:div>
    <w:div w:id="905798790">
      <w:bodyDiv w:val="1"/>
      <w:marLeft w:val="0"/>
      <w:marRight w:val="0"/>
      <w:marTop w:val="0"/>
      <w:marBottom w:val="0"/>
      <w:divBdr>
        <w:top w:val="none" w:sz="0" w:space="0" w:color="auto"/>
        <w:left w:val="none" w:sz="0" w:space="0" w:color="auto"/>
        <w:bottom w:val="none" w:sz="0" w:space="0" w:color="auto"/>
        <w:right w:val="none" w:sz="0" w:space="0" w:color="auto"/>
      </w:divBdr>
    </w:div>
    <w:div w:id="920721596">
      <w:bodyDiv w:val="1"/>
      <w:marLeft w:val="0"/>
      <w:marRight w:val="0"/>
      <w:marTop w:val="0"/>
      <w:marBottom w:val="0"/>
      <w:divBdr>
        <w:top w:val="none" w:sz="0" w:space="0" w:color="auto"/>
        <w:left w:val="none" w:sz="0" w:space="0" w:color="auto"/>
        <w:bottom w:val="none" w:sz="0" w:space="0" w:color="auto"/>
        <w:right w:val="none" w:sz="0" w:space="0" w:color="auto"/>
      </w:divBdr>
    </w:div>
    <w:div w:id="939796461">
      <w:bodyDiv w:val="1"/>
      <w:marLeft w:val="0"/>
      <w:marRight w:val="0"/>
      <w:marTop w:val="0"/>
      <w:marBottom w:val="0"/>
      <w:divBdr>
        <w:top w:val="none" w:sz="0" w:space="0" w:color="auto"/>
        <w:left w:val="none" w:sz="0" w:space="0" w:color="auto"/>
        <w:bottom w:val="none" w:sz="0" w:space="0" w:color="auto"/>
        <w:right w:val="none" w:sz="0" w:space="0" w:color="auto"/>
      </w:divBdr>
    </w:div>
    <w:div w:id="943726799">
      <w:bodyDiv w:val="1"/>
      <w:marLeft w:val="0"/>
      <w:marRight w:val="0"/>
      <w:marTop w:val="0"/>
      <w:marBottom w:val="0"/>
      <w:divBdr>
        <w:top w:val="none" w:sz="0" w:space="0" w:color="auto"/>
        <w:left w:val="none" w:sz="0" w:space="0" w:color="auto"/>
        <w:bottom w:val="none" w:sz="0" w:space="0" w:color="auto"/>
        <w:right w:val="none" w:sz="0" w:space="0" w:color="auto"/>
      </w:divBdr>
    </w:div>
    <w:div w:id="1039597747">
      <w:bodyDiv w:val="1"/>
      <w:marLeft w:val="0"/>
      <w:marRight w:val="0"/>
      <w:marTop w:val="0"/>
      <w:marBottom w:val="0"/>
      <w:divBdr>
        <w:top w:val="none" w:sz="0" w:space="0" w:color="auto"/>
        <w:left w:val="none" w:sz="0" w:space="0" w:color="auto"/>
        <w:bottom w:val="none" w:sz="0" w:space="0" w:color="auto"/>
        <w:right w:val="none" w:sz="0" w:space="0" w:color="auto"/>
      </w:divBdr>
    </w:div>
    <w:div w:id="1049762258">
      <w:bodyDiv w:val="1"/>
      <w:marLeft w:val="0"/>
      <w:marRight w:val="0"/>
      <w:marTop w:val="0"/>
      <w:marBottom w:val="0"/>
      <w:divBdr>
        <w:top w:val="none" w:sz="0" w:space="0" w:color="auto"/>
        <w:left w:val="none" w:sz="0" w:space="0" w:color="auto"/>
        <w:bottom w:val="none" w:sz="0" w:space="0" w:color="auto"/>
        <w:right w:val="none" w:sz="0" w:space="0" w:color="auto"/>
      </w:divBdr>
    </w:div>
    <w:div w:id="1117870353">
      <w:bodyDiv w:val="1"/>
      <w:marLeft w:val="0"/>
      <w:marRight w:val="0"/>
      <w:marTop w:val="0"/>
      <w:marBottom w:val="0"/>
      <w:divBdr>
        <w:top w:val="none" w:sz="0" w:space="0" w:color="auto"/>
        <w:left w:val="none" w:sz="0" w:space="0" w:color="auto"/>
        <w:bottom w:val="none" w:sz="0" w:space="0" w:color="auto"/>
        <w:right w:val="none" w:sz="0" w:space="0" w:color="auto"/>
      </w:divBdr>
    </w:div>
    <w:div w:id="1118909944">
      <w:bodyDiv w:val="1"/>
      <w:marLeft w:val="0"/>
      <w:marRight w:val="0"/>
      <w:marTop w:val="0"/>
      <w:marBottom w:val="0"/>
      <w:divBdr>
        <w:top w:val="none" w:sz="0" w:space="0" w:color="auto"/>
        <w:left w:val="none" w:sz="0" w:space="0" w:color="auto"/>
        <w:bottom w:val="none" w:sz="0" w:space="0" w:color="auto"/>
        <w:right w:val="none" w:sz="0" w:space="0" w:color="auto"/>
      </w:divBdr>
    </w:div>
    <w:div w:id="1138764953">
      <w:bodyDiv w:val="1"/>
      <w:marLeft w:val="0"/>
      <w:marRight w:val="0"/>
      <w:marTop w:val="0"/>
      <w:marBottom w:val="0"/>
      <w:divBdr>
        <w:top w:val="none" w:sz="0" w:space="0" w:color="auto"/>
        <w:left w:val="none" w:sz="0" w:space="0" w:color="auto"/>
        <w:bottom w:val="none" w:sz="0" w:space="0" w:color="auto"/>
        <w:right w:val="none" w:sz="0" w:space="0" w:color="auto"/>
      </w:divBdr>
    </w:div>
    <w:div w:id="1143428856">
      <w:bodyDiv w:val="1"/>
      <w:marLeft w:val="0"/>
      <w:marRight w:val="0"/>
      <w:marTop w:val="0"/>
      <w:marBottom w:val="0"/>
      <w:divBdr>
        <w:top w:val="none" w:sz="0" w:space="0" w:color="auto"/>
        <w:left w:val="none" w:sz="0" w:space="0" w:color="auto"/>
        <w:bottom w:val="none" w:sz="0" w:space="0" w:color="auto"/>
        <w:right w:val="none" w:sz="0" w:space="0" w:color="auto"/>
      </w:divBdr>
    </w:div>
    <w:div w:id="1183976420">
      <w:bodyDiv w:val="1"/>
      <w:marLeft w:val="0"/>
      <w:marRight w:val="0"/>
      <w:marTop w:val="0"/>
      <w:marBottom w:val="0"/>
      <w:divBdr>
        <w:top w:val="none" w:sz="0" w:space="0" w:color="auto"/>
        <w:left w:val="none" w:sz="0" w:space="0" w:color="auto"/>
        <w:bottom w:val="none" w:sz="0" w:space="0" w:color="auto"/>
        <w:right w:val="none" w:sz="0" w:space="0" w:color="auto"/>
      </w:divBdr>
    </w:div>
    <w:div w:id="1229998355">
      <w:bodyDiv w:val="1"/>
      <w:marLeft w:val="0"/>
      <w:marRight w:val="0"/>
      <w:marTop w:val="0"/>
      <w:marBottom w:val="0"/>
      <w:divBdr>
        <w:top w:val="none" w:sz="0" w:space="0" w:color="auto"/>
        <w:left w:val="none" w:sz="0" w:space="0" w:color="auto"/>
        <w:bottom w:val="none" w:sz="0" w:space="0" w:color="auto"/>
        <w:right w:val="none" w:sz="0" w:space="0" w:color="auto"/>
      </w:divBdr>
    </w:div>
    <w:div w:id="1273590650">
      <w:bodyDiv w:val="1"/>
      <w:marLeft w:val="0"/>
      <w:marRight w:val="0"/>
      <w:marTop w:val="0"/>
      <w:marBottom w:val="0"/>
      <w:divBdr>
        <w:top w:val="none" w:sz="0" w:space="0" w:color="auto"/>
        <w:left w:val="none" w:sz="0" w:space="0" w:color="auto"/>
        <w:bottom w:val="none" w:sz="0" w:space="0" w:color="auto"/>
        <w:right w:val="none" w:sz="0" w:space="0" w:color="auto"/>
      </w:divBdr>
    </w:div>
    <w:div w:id="1293825902">
      <w:bodyDiv w:val="1"/>
      <w:marLeft w:val="0"/>
      <w:marRight w:val="0"/>
      <w:marTop w:val="0"/>
      <w:marBottom w:val="0"/>
      <w:divBdr>
        <w:top w:val="none" w:sz="0" w:space="0" w:color="auto"/>
        <w:left w:val="none" w:sz="0" w:space="0" w:color="auto"/>
        <w:bottom w:val="none" w:sz="0" w:space="0" w:color="auto"/>
        <w:right w:val="none" w:sz="0" w:space="0" w:color="auto"/>
      </w:divBdr>
    </w:div>
    <w:div w:id="1336804249">
      <w:bodyDiv w:val="1"/>
      <w:marLeft w:val="0"/>
      <w:marRight w:val="0"/>
      <w:marTop w:val="0"/>
      <w:marBottom w:val="0"/>
      <w:divBdr>
        <w:top w:val="none" w:sz="0" w:space="0" w:color="auto"/>
        <w:left w:val="none" w:sz="0" w:space="0" w:color="auto"/>
        <w:bottom w:val="none" w:sz="0" w:space="0" w:color="auto"/>
        <w:right w:val="none" w:sz="0" w:space="0" w:color="auto"/>
      </w:divBdr>
    </w:div>
    <w:div w:id="1339313400">
      <w:bodyDiv w:val="1"/>
      <w:marLeft w:val="0"/>
      <w:marRight w:val="0"/>
      <w:marTop w:val="0"/>
      <w:marBottom w:val="0"/>
      <w:divBdr>
        <w:top w:val="none" w:sz="0" w:space="0" w:color="auto"/>
        <w:left w:val="none" w:sz="0" w:space="0" w:color="auto"/>
        <w:bottom w:val="none" w:sz="0" w:space="0" w:color="auto"/>
        <w:right w:val="none" w:sz="0" w:space="0" w:color="auto"/>
      </w:divBdr>
    </w:div>
    <w:div w:id="1366638052">
      <w:bodyDiv w:val="1"/>
      <w:marLeft w:val="0"/>
      <w:marRight w:val="0"/>
      <w:marTop w:val="0"/>
      <w:marBottom w:val="0"/>
      <w:divBdr>
        <w:top w:val="none" w:sz="0" w:space="0" w:color="auto"/>
        <w:left w:val="none" w:sz="0" w:space="0" w:color="auto"/>
        <w:bottom w:val="none" w:sz="0" w:space="0" w:color="auto"/>
        <w:right w:val="none" w:sz="0" w:space="0" w:color="auto"/>
      </w:divBdr>
    </w:div>
    <w:div w:id="1386567207">
      <w:bodyDiv w:val="1"/>
      <w:marLeft w:val="0"/>
      <w:marRight w:val="0"/>
      <w:marTop w:val="0"/>
      <w:marBottom w:val="0"/>
      <w:divBdr>
        <w:top w:val="none" w:sz="0" w:space="0" w:color="auto"/>
        <w:left w:val="none" w:sz="0" w:space="0" w:color="auto"/>
        <w:bottom w:val="none" w:sz="0" w:space="0" w:color="auto"/>
        <w:right w:val="none" w:sz="0" w:space="0" w:color="auto"/>
      </w:divBdr>
    </w:div>
    <w:div w:id="1386832713">
      <w:bodyDiv w:val="1"/>
      <w:marLeft w:val="0"/>
      <w:marRight w:val="0"/>
      <w:marTop w:val="0"/>
      <w:marBottom w:val="0"/>
      <w:divBdr>
        <w:top w:val="none" w:sz="0" w:space="0" w:color="auto"/>
        <w:left w:val="none" w:sz="0" w:space="0" w:color="auto"/>
        <w:bottom w:val="none" w:sz="0" w:space="0" w:color="auto"/>
        <w:right w:val="none" w:sz="0" w:space="0" w:color="auto"/>
      </w:divBdr>
      <w:divsChild>
        <w:div w:id="461660031">
          <w:marLeft w:val="0"/>
          <w:marRight w:val="0"/>
          <w:marTop w:val="0"/>
          <w:marBottom w:val="0"/>
          <w:divBdr>
            <w:top w:val="none" w:sz="0" w:space="0" w:color="auto"/>
            <w:left w:val="none" w:sz="0" w:space="0" w:color="auto"/>
            <w:bottom w:val="none" w:sz="0" w:space="0" w:color="auto"/>
            <w:right w:val="none" w:sz="0" w:space="0" w:color="auto"/>
          </w:divBdr>
        </w:div>
        <w:div w:id="592199971">
          <w:marLeft w:val="0"/>
          <w:marRight w:val="0"/>
          <w:marTop w:val="0"/>
          <w:marBottom w:val="0"/>
          <w:divBdr>
            <w:top w:val="none" w:sz="0" w:space="0" w:color="auto"/>
            <w:left w:val="none" w:sz="0" w:space="0" w:color="auto"/>
            <w:bottom w:val="none" w:sz="0" w:space="0" w:color="auto"/>
            <w:right w:val="none" w:sz="0" w:space="0" w:color="auto"/>
          </w:divBdr>
        </w:div>
        <w:div w:id="747653248">
          <w:marLeft w:val="0"/>
          <w:marRight w:val="0"/>
          <w:marTop w:val="0"/>
          <w:marBottom w:val="0"/>
          <w:divBdr>
            <w:top w:val="none" w:sz="0" w:space="0" w:color="auto"/>
            <w:left w:val="none" w:sz="0" w:space="0" w:color="auto"/>
            <w:bottom w:val="none" w:sz="0" w:space="0" w:color="auto"/>
            <w:right w:val="none" w:sz="0" w:space="0" w:color="auto"/>
          </w:divBdr>
        </w:div>
        <w:div w:id="952394951">
          <w:marLeft w:val="0"/>
          <w:marRight w:val="0"/>
          <w:marTop w:val="0"/>
          <w:marBottom w:val="0"/>
          <w:divBdr>
            <w:top w:val="none" w:sz="0" w:space="0" w:color="auto"/>
            <w:left w:val="none" w:sz="0" w:space="0" w:color="auto"/>
            <w:bottom w:val="none" w:sz="0" w:space="0" w:color="auto"/>
            <w:right w:val="none" w:sz="0" w:space="0" w:color="auto"/>
          </w:divBdr>
        </w:div>
        <w:div w:id="1109665439">
          <w:marLeft w:val="0"/>
          <w:marRight w:val="0"/>
          <w:marTop w:val="0"/>
          <w:marBottom w:val="0"/>
          <w:divBdr>
            <w:top w:val="none" w:sz="0" w:space="0" w:color="auto"/>
            <w:left w:val="none" w:sz="0" w:space="0" w:color="auto"/>
            <w:bottom w:val="none" w:sz="0" w:space="0" w:color="auto"/>
            <w:right w:val="none" w:sz="0" w:space="0" w:color="auto"/>
          </w:divBdr>
        </w:div>
        <w:div w:id="1205678604">
          <w:marLeft w:val="0"/>
          <w:marRight w:val="0"/>
          <w:marTop w:val="0"/>
          <w:marBottom w:val="0"/>
          <w:divBdr>
            <w:top w:val="none" w:sz="0" w:space="0" w:color="auto"/>
            <w:left w:val="none" w:sz="0" w:space="0" w:color="auto"/>
            <w:bottom w:val="none" w:sz="0" w:space="0" w:color="auto"/>
            <w:right w:val="none" w:sz="0" w:space="0" w:color="auto"/>
          </w:divBdr>
        </w:div>
        <w:div w:id="1258292134">
          <w:marLeft w:val="0"/>
          <w:marRight w:val="0"/>
          <w:marTop w:val="0"/>
          <w:marBottom w:val="0"/>
          <w:divBdr>
            <w:top w:val="none" w:sz="0" w:space="0" w:color="auto"/>
            <w:left w:val="none" w:sz="0" w:space="0" w:color="auto"/>
            <w:bottom w:val="none" w:sz="0" w:space="0" w:color="auto"/>
            <w:right w:val="none" w:sz="0" w:space="0" w:color="auto"/>
          </w:divBdr>
        </w:div>
        <w:div w:id="1346906817">
          <w:marLeft w:val="0"/>
          <w:marRight w:val="0"/>
          <w:marTop w:val="0"/>
          <w:marBottom w:val="0"/>
          <w:divBdr>
            <w:top w:val="none" w:sz="0" w:space="0" w:color="auto"/>
            <w:left w:val="none" w:sz="0" w:space="0" w:color="auto"/>
            <w:bottom w:val="none" w:sz="0" w:space="0" w:color="auto"/>
            <w:right w:val="none" w:sz="0" w:space="0" w:color="auto"/>
          </w:divBdr>
        </w:div>
        <w:div w:id="1890609024">
          <w:marLeft w:val="0"/>
          <w:marRight w:val="0"/>
          <w:marTop w:val="0"/>
          <w:marBottom w:val="0"/>
          <w:divBdr>
            <w:top w:val="none" w:sz="0" w:space="0" w:color="auto"/>
            <w:left w:val="none" w:sz="0" w:space="0" w:color="auto"/>
            <w:bottom w:val="none" w:sz="0" w:space="0" w:color="auto"/>
            <w:right w:val="none" w:sz="0" w:space="0" w:color="auto"/>
          </w:divBdr>
        </w:div>
        <w:div w:id="2023320245">
          <w:marLeft w:val="0"/>
          <w:marRight w:val="0"/>
          <w:marTop w:val="0"/>
          <w:marBottom w:val="0"/>
          <w:divBdr>
            <w:top w:val="none" w:sz="0" w:space="0" w:color="auto"/>
            <w:left w:val="none" w:sz="0" w:space="0" w:color="auto"/>
            <w:bottom w:val="none" w:sz="0" w:space="0" w:color="auto"/>
            <w:right w:val="none" w:sz="0" w:space="0" w:color="auto"/>
          </w:divBdr>
        </w:div>
        <w:div w:id="2099053980">
          <w:marLeft w:val="0"/>
          <w:marRight w:val="0"/>
          <w:marTop w:val="0"/>
          <w:marBottom w:val="0"/>
          <w:divBdr>
            <w:top w:val="none" w:sz="0" w:space="0" w:color="auto"/>
            <w:left w:val="none" w:sz="0" w:space="0" w:color="auto"/>
            <w:bottom w:val="none" w:sz="0" w:space="0" w:color="auto"/>
            <w:right w:val="none" w:sz="0" w:space="0" w:color="auto"/>
          </w:divBdr>
        </w:div>
      </w:divsChild>
    </w:div>
    <w:div w:id="1408379848">
      <w:bodyDiv w:val="1"/>
      <w:marLeft w:val="0"/>
      <w:marRight w:val="0"/>
      <w:marTop w:val="0"/>
      <w:marBottom w:val="0"/>
      <w:divBdr>
        <w:top w:val="none" w:sz="0" w:space="0" w:color="auto"/>
        <w:left w:val="none" w:sz="0" w:space="0" w:color="auto"/>
        <w:bottom w:val="none" w:sz="0" w:space="0" w:color="auto"/>
        <w:right w:val="none" w:sz="0" w:space="0" w:color="auto"/>
      </w:divBdr>
    </w:div>
    <w:div w:id="1500270240">
      <w:bodyDiv w:val="1"/>
      <w:marLeft w:val="0"/>
      <w:marRight w:val="0"/>
      <w:marTop w:val="0"/>
      <w:marBottom w:val="0"/>
      <w:divBdr>
        <w:top w:val="none" w:sz="0" w:space="0" w:color="auto"/>
        <w:left w:val="none" w:sz="0" w:space="0" w:color="auto"/>
        <w:bottom w:val="none" w:sz="0" w:space="0" w:color="auto"/>
        <w:right w:val="none" w:sz="0" w:space="0" w:color="auto"/>
      </w:divBdr>
    </w:div>
    <w:div w:id="1510875903">
      <w:bodyDiv w:val="1"/>
      <w:marLeft w:val="0"/>
      <w:marRight w:val="0"/>
      <w:marTop w:val="0"/>
      <w:marBottom w:val="0"/>
      <w:divBdr>
        <w:top w:val="none" w:sz="0" w:space="0" w:color="auto"/>
        <w:left w:val="none" w:sz="0" w:space="0" w:color="auto"/>
        <w:bottom w:val="none" w:sz="0" w:space="0" w:color="auto"/>
        <w:right w:val="none" w:sz="0" w:space="0" w:color="auto"/>
      </w:divBdr>
    </w:div>
    <w:div w:id="1520435807">
      <w:bodyDiv w:val="1"/>
      <w:marLeft w:val="0"/>
      <w:marRight w:val="0"/>
      <w:marTop w:val="0"/>
      <w:marBottom w:val="0"/>
      <w:divBdr>
        <w:top w:val="none" w:sz="0" w:space="0" w:color="auto"/>
        <w:left w:val="none" w:sz="0" w:space="0" w:color="auto"/>
        <w:bottom w:val="none" w:sz="0" w:space="0" w:color="auto"/>
        <w:right w:val="none" w:sz="0" w:space="0" w:color="auto"/>
      </w:divBdr>
    </w:div>
    <w:div w:id="1565869972">
      <w:bodyDiv w:val="1"/>
      <w:marLeft w:val="0"/>
      <w:marRight w:val="0"/>
      <w:marTop w:val="0"/>
      <w:marBottom w:val="0"/>
      <w:divBdr>
        <w:top w:val="none" w:sz="0" w:space="0" w:color="auto"/>
        <w:left w:val="none" w:sz="0" w:space="0" w:color="auto"/>
        <w:bottom w:val="none" w:sz="0" w:space="0" w:color="auto"/>
        <w:right w:val="none" w:sz="0" w:space="0" w:color="auto"/>
      </w:divBdr>
    </w:div>
    <w:div w:id="1578325811">
      <w:bodyDiv w:val="1"/>
      <w:marLeft w:val="0"/>
      <w:marRight w:val="0"/>
      <w:marTop w:val="0"/>
      <w:marBottom w:val="0"/>
      <w:divBdr>
        <w:top w:val="none" w:sz="0" w:space="0" w:color="auto"/>
        <w:left w:val="none" w:sz="0" w:space="0" w:color="auto"/>
        <w:bottom w:val="none" w:sz="0" w:space="0" w:color="auto"/>
        <w:right w:val="none" w:sz="0" w:space="0" w:color="auto"/>
      </w:divBdr>
    </w:div>
    <w:div w:id="1599100977">
      <w:bodyDiv w:val="1"/>
      <w:marLeft w:val="0"/>
      <w:marRight w:val="0"/>
      <w:marTop w:val="0"/>
      <w:marBottom w:val="0"/>
      <w:divBdr>
        <w:top w:val="none" w:sz="0" w:space="0" w:color="auto"/>
        <w:left w:val="none" w:sz="0" w:space="0" w:color="auto"/>
        <w:bottom w:val="none" w:sz="0" w:space="0" w:color="auto"/>
        <w:right w:val="none" w:sz="0" w:space="0" w:color="auto"/>
      </w:divBdr>
    </w:div>
    <w:div w:id="1655140688">
      <w:bodyDiv w:val="1"/>
      <w:marLeft w:val="0"/>
      <w:marRight w:val="0"/>
      <w:marTop w:val="0"/>
      <w:marBottom w:val="0"/>
      <w:divBdr>
        <w:top w:val="none" w:sz="0" w:space="0" w:color="auto"/>
        <w:left w:val="none" w:sz="0" w:space="0" w:color="auto"/>
        <w:bottom w:val="none" w:sz="0" w:space="0" w:color="auto"/>
        <w:right w:val="none" w:sz="0" w:space="0" w:color="auto"/>
      </w:divBdr>
    </w:div>
    <w:div w:id="1689866242">
      <w:bodyDiv w:val="1"/>
      <w:marLeft w:val="0"/>
      <w:marRight w:val="0"/>
      <w:marTop w:val="0"/>
      <w:marBottom w:val="0"/>
      <w:divBdr>
        <w:top w:val="none" w:sz="0" w:space="0" w:color="auto"/>
        <w:left w:val="none" w:sz="0" w:space="0" w:color="auto"/>
        <w:bottom w:val="none" w:sz="0" w:space="0" w:color="auto"/>
        <w:right w:val="none" w:sz="0" w:space="0" w:color="auto"/>
      </w:divBdr>
    </w:div>
    <w:div w:id="1705789939">
      <w:bodyDiv w:val="1"/>
      <w:marLeft w:val="0"/>
      <w:marRight w:val="0"/>
      <w:marTop w:val="0"/>
      <w:marBottom w:val="0"/>
      <w:divBdr>
        <w:top w:val="none" w:sz="0" w:space="0" w:color="auto"/>
        <w:left w:val="none" w:sz="0" w:space="0" w:color="auto"/>
        <w:bottom w:val="none" w:sz="0" w:space="0" w:color="auto"/>
        <w:right w:val="none" w:sz="0" w:space="0" w:color="auto"/>
      </w:divBdr>
    </w:div>
    <w:div w:id="1706371759">
      <w:bodyDiv w:val="1"/>
      <w:marLeft w:val="0"/>
      <w:marRight w:val="0"/>
      <w:marTop w:val="0"/>
      <w:marBottom w:val="0"/>
      <w:divBdr>
        <w:top w:val="none" w:sz="0" w:space="0" w:color="auto"/>
        <w:left w:val="none" w:sz="0" w:space="0" w:color="auto"/>
        <w:bottom w:val="none" w:sz="0" w:space="0" w:color="auto"/>
        <w:right w:val="none" w:sz="0" w:space="0" w:color="auto"/>
      </w:divBdr>
    </w:div>
    <w:div w:id="1729840305">
      <w:bodyDiv w:val="1"/>
      <w:marLeft w:val="0"/>
      <w:marRight w:val="0"/>
      <w:marTop w:val="0"/>
      <w:marBottom w:val="0"/>
      <w:divBdr>
        <w:top w:val="none" w:sz="0" w:space="0" w:color="auto"/>
        <w:left w:val="none" w:sz="0" w:space="0" w:color="auto"/>
        <w:bottom w:val="none" w:sz="0" w:space="0" w:color="auto"/>
        <w:right w:val="none" w:sz="0" w:space="0" w:color="auto"/>
      </w:divBdr>
    </w:div>
    <w:div w:id="1740441403">
      <w:bodyDiv w:val="1"/>
      <w:marLeft w:val="0"/>
      <w:marRight w:val="0"/>
      <w:marTop w:val="0"/>
      <w:marBottom w:val="0"/>
      <w:divBdr>
        <w:top w:val="none" w:sz="0" w:space="0" w:color="auto"/>
        <w:left w:val="none" w:sz="0" w:space="0" w:color="auto"/>
        <w:bottom w:val="none" w:sz="0" w:space="0" w:color="auto"/>
        <w:right w:val="none" w:sz="0" w:space="0" w:color="auto"/>
      </w:divBdr>
    </w:div>
    <w:div w:id="1768426530">
      <w:bodyDiv w:val="1"/>
      <w:marLeft w:val="0"/>
      <w:marRight w:val="0"/>
      <w:marTop w:val="0"/>
      <w:marBottom w:val="0"/>
      <w:divBdr>
        <w:top w:val="none" w:sz="0" w:space="0" w:color="auto"/>
        <w:left w:val="none" w:sz="0" w:space="0" w:color="auto"/>
        <w:bottom w:val="none" w:sz="0" w:space="0" w:color="auto"/>
        <w:right w:val="none" w:sz="0" w:space="0" w:color="auto"/>
      </w:divBdr>
    </w:div>
    <w:div w:id="1836333863">
      <w:bodyDiv w:val="1"/>
      <w:marLeft w:val="0"/>
      <w:marRight w:val="0"/>
      <w:marTop w:val="0"/>
      <w:marBottom w:val="0"/>
      <w:divBdr>
        <w:top w:val="none" w:sz="0" w:space="0" w:color="auto"/>
        <w:left w:val="none" w:sz="0" w:space="0" w:color="auto"/>
        <w:bottom w:val="none" w:sz="0" w:space="0" w:color="auto"/>
        <w:right w:val="none" w:sz="0" w:space="0" w:color="auto"/>
      </w:divBdr>
    </w:div>
    <w:div w:id="1876964953">
      <w:bodyDiv w:val="1"/>
      <w:marLeft w:val="0"/>
      <w:marRight w:val="0"/>
      <w:marTop w:val="0"/>
      <w:marBottom w:val="0"/>
      <w:divBdr>
        <w:top w:val="none" w:sz="0" w:space="0" w:color="auto"/>
        <w:left w:val="none" w:sz="0" w:space="0" w:color="auto"/>
        <w:bottom w:val="none" w:sz="0" w:space="0" w:color="auto"/>
        <w:right w:val="none" w:sz="0" w:space="0" w:color="auto"/>
      </w:divBdr>
    </w:div>
    <w:div w:id="1880777196">
      <w:bodyDiv w:val="1"/>
      <w:marLeft w:val="0"/>
      <w:marRight w:val="0"/>
      <w:marTop w:val="0"/>
      <w:marBottom w:val="0"/>
      <w:divBdr>
        <w:top w:val="none" w:sz="0" w:space="0" w:color="auto"/>
        <w:left w:val="none" w:sz="0" w:space="0" w:color="auto"/>
        <w:bottom w:val="none" w:sz="0" w:space="0" w:color="auto"/>
        <w:right w:val="none" w:sz="0" w:space="0" w:color="auto"/>
      </w:divBdr>
    </w:div>
    <w:div w:id="1943293828">
      <w:bodyDiv w:val="1"/>
      <w:marLeft w:val="0"/>
      <w:marRight w:val="0"/>
      <w:marTop w:val="0"/>
      <w:marBottom w:val="0"/>
      <w:divBdr>
        <w:top w:val="none" w:sz="0" w:space="0" w:color="auto"/>
        <w:left w:val="none" w:sz="0" w:space="0" w:color="auto"/>
        <w:bottom w:val="none" w:sz="0" w:space="0" w:color="auto"/>
        <w:right w:val="none" w:sz="0" w:space="0" w:color="auto"/>
      </w:divBdr>
      <w:divsChild>
        <w:div w:id="12206331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92832202">
      <w:bodyDiv w:val="1"/>
      <w:marLeft w:val="0"/>
      <w:marRight w:val="0"/>
      <w:marTop w:val="0"/>
      <w:marBottom w:val="0"/>
      <w:divBdr>
        <w:top w:val="none" w:sz="0" w:space="0" w:color="auto"/>
        <w:left w:val="none" w:sz="0" w:space="0" w:color="auto"/>
        <w:bottom w:val="none" w:sz="0" w:space="0" w:color="auto"/>
        <w:right w:val="none" w:sz="0" w:space="0" w:color="auto"/>
      </w:divBdr>
    </w:div>
    <w:div w:id="1997688336">
      <w:bodyDiv w:val="1"/>
      <w:marLeft w:val="0"/>
      <w:marRight w:val="0"/>
      <w:marTop w:val="0"/>
      <w:marBottom w:val="0"/>
      <w:divBdr>
        <w:top w:val="none" w:sz="0" w:space="0" w:color="auto"/>
        <w:left w:val="none" w:sz="0" w:space="0" w:color="auto"/>
        <w:bottom w:val="none" w:sz="0" w:space="0" w:color="auto"/>
        <w:right w:val="none" w:sz="0" w:space="0" w:color="auto"/>
      </w:divBdr>
    </w:div>
    <w:div w:id="2047831346">
      <w:bodyDiv w:val="1"/>
      <w:marLeft w:val="0"/>
      <w:marRight w:val="0"/>
      <w:marTop w:val="0"/>
      <w:marBottom w:val="0"/>
      <w:divBdr>
        <w:top w:val="none" w:sz="0" w:space="0" w:color="auto"/>
        <w:left w:val="none" w:sz="0" w:space="0" w:color="auto"/>
        <w:bottom w:val="none" w:sz="0" w:space="0" w:color="auto"/>
        <w:right w:val="none" w:sz="0" w:space="0" w:color="auto"/>
      </w:divBdr>
    </w:div>
    <w:div w:id="2072001659">
      <w:bodyDiv w:val="1"/>
      <w:marLeft w:val="0"/>
      <w:marRight w:val="0"/>
      <w:marTop w:val="0"/>
      <w:marBottom w:val="0"/>
      <w:divBdr>
        <w:top w:val="none" w:sz="0" w:space="0" w:color="auto"/>
        <w:left w:val="none" w:sz="0" w:space="0" w:color="auto"/>
        <w:bottom w:val="none" w:sz="0" w:space="0" w:color="auto"/>
        <w:right w:val="none" w:sz="0" w:space="0" w:color="auto"/>
      </w:divBdr>
    </w:div>
    <w:div w:id="2079471351">
      <w:bodyDiv w:val="1"/>
      <w:marLeft w:val="0"/>
      <w:marRight w:val="0"/>
      <w:marTop w:val="0"/>
      <w:marBottom w:val="0"/>
      <w:divBdr>
        <w:top w:val="none" w:sz="0" w:space="0" w:color="auto"/>
        <w:left w:val="none" w:sz="0" w:space="0" w:color="auto"/>
        <w:bottom w:val="none" w:sz="0" w:space="0" w:color="auto"/>
        <w:right w:val="none" w:sz="0" w:space="0" w:color="auto"/>
      </w:divBdr>
    </w:div>
    <w:div w:id="2099207943">
      <w:bodyDiv w:val="1"/>
      <w:marLeft w:val="0"/>
      <w:marRight w:val="0"/>
      <w:marTop w:val="0"/>
      <w:marBottom w:val="0"/>
      <w:divBdr>
        <w:top w:val="none" w:sz="0" w:space="0" w:color="auto"/>
        <w:left w:val="none" w:sz="0" w:space="0" w:color="auto"/>
        <w:bottom w:val="none" w:sz="0" w:space="0" w:color="auto"/>
        <w:right w:val="none" w:sz="0" w:space="0" w:color="auto"/>
      </w:divBdr>
    </w:div>
    <w:div w:id="2106265243">
      <w:bodyDiv w:val="1"/>
      <w:marLeft w:val="0"/>
      <w:marRight w:val="0"/>
      <w:marTop w:val="0"/>
      <w:marBottom w:val="0"/>
      <w:divBdr>
        <w:top w:val="none" w:sz="0" w:space="0" w:color="auto"/>
        <w:left w:val="none" w:sz="0" w:space="0" w:color="auto"/>
        <w:bottom w:val="none" w:sz="0" w:space="0" w:color="auto"/>
        <w:right w:val="none" w:sz="0" w:space="0" w:color="auto"/>
      </w:divBdr>
    </w:div>
    <w:div w:id="212900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emf"/><Relationship Id="rId21" Type="http://schemas.openxmlformats.org/officeDocument/2006/relationships/image" Target="media/image7.emf"/><Relationship Id="rId42" Type="http://schemas.openxmlformats.org/officeDocument/2006/relationships/image" Target="media/image28.png"/><Relationship Id="rId63" Type="http://schemas.openxmlformats.org/officeDocument/2006/relationships/image" Target="media/image48.emf"/><Relationship Id="rId84" Type="http://schemas.openxmlformats.org/officeDocument/2006/relationships/image" Target="media/image69.emf"/><Relationship Id="rId138" Type="http://schemas.openxmlformats.org/officeDocument/2006/relationships/image" Target="media/image121.png"/><Relationship Id="rId159" Type="http://schemas.openxmlformats.org/officeDocument/2006/relationships/footer" Target="footer3.xml"/><Relationship Id="rId170" Type="http://schemas.openxmlformats.org/officeDocument/2006/relationships/oleObject" Target="embeddings/oleObject6.bin"/><Relationship Id="rId191" Type="http://schemas.openxmlformats.org/officeDocument/2006/relationships/footer" Target="footer7.xml"/><Relationship Id="rId205" Type="http://schemas.openxmlformats.org/officeDocument/2006/relationships/header" Target="header13.xml"/><Relationship Id="rId107" Type="http://schemas.openxmlformats.org/officeDocument/2006/relationships/image" Target="media/image92.png"/><Relationship Id="rId11" Type="http://schemas.openxmlformats.org/officeDocument/2006/relationships/oleObject" Target="embeddings/oleObject2.bin"/><Relationship Id="rId32" Type="http://schemas.openxmlformats.org/officeDocument/2006/relationships/image" Target="media/image18.png"/><Relationship Id="rId53" Type="http://schemas.openxmlformats.org/officeDocument/2006/relationships/image" Target="media/image38.emf"/><Relationship Id="rId74" Type="http://schemas.openxmlformats.org/officeDocument/2006/relationships/image" Target="media/image59.png"/><Relationship Id="rId128" Type="http://schemas.openxmlformats.org/officeDocument/2006/relationships/image" Target="media/image113.emf"/><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footer" Target="footer4.xml"/><Relationship Id="rId181" Type="http://schemas.openxmlformats.org/officeDocument/2006/relationships/image" Target="media/image149.emf"/><Relationship Id="rId22" Type="http://schemas.openxmlformats.org/officeDocument/2006/relationships/image" Target="media/image8.png"/><Relationship Id="rId43" Type="http://schemas.openxmlformats.org/officeDocument/2006/relationships/image" Target="media/image29.emf"/><Relationship Id="rId64" Type="http://schemas.openxmlformats.org/officeDocument/2006/relationships/image" Target="media/image49.emf"/><Relationship Id="rId118" Type="http://schemas.openxmlformats.org/officeDocument/2006/relationships/image" Target="media/image103.emf"/><Relationship Id="rId139" Type="http://schemas.openxmlformats.org/officeDocument/2006/relationships/image" Target="media/image122.emf"/><Relationship Id="rId85" Type="http://schemas.openxmlformats.org/officeDocument/2006/relationships/image" Target="media/image70.emf"/><Relationship Id="rId150" Type="http://schemas.openxmlformats.org/officeDocument/2006/relationships/image" Target="media/image133.png"/><Relationship Id="rId171" Type="http://schemas.openxmlformats.org/officeDocument/2006/relationships/image" Target="media/image144.emf"/><Relationship Id="rId192" Type="http://schemas.openxmlformats.org/officeDocument/2006/relationships/header" Target="header7.xml"/><Relationship Id="rId206" Type="http://schemas.openxmlformats.org/officeDocument/2006/relationships/footer" Target="footer14.xml"/><Relationship Id="rId12" Type="http://schemas.openxmlformats.org/officeDocument/2006/relationships/header" Target="header1.xml"/><Relationship Id="rId33" Type="http://schemas.openxmlformats.org/officeDocument/2006/relationships/image" Target="media/image19.png"/><Relationship Id="rId108" Type="http://schemas.openxmlformats.org/officeDocument/2006/relationships/image" Target="media/image93.emf"/><Relationship Id="rId129" Type="http://schemas.openxmlformats.org/officeDocument/2006/relationships/image" Target="media/image114.emf"/><Relationship Id="rId54" Type="http://schemas.openxmlformats.org/officeDocument/2006/relationships/image" Target="media/image39.emf"/><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3.emf"/><Relationship Id="rId161" Type="http://schemas.openxmlformats.org/officeDocument/2006/relationships/header" Target="header4.xml"/><Relationship Id="rId182" Type="http://schemas.openxmlformats.org/officeDocument/2006/relationships/oleObject" Target="embeddings/oleObject12.bin"/><Relationship Id="rId6" Type="http://schemas.openxmlformats.org/officeDocument/2006/relationships/footnotes" Target="footnotes.xml"/><Relationship Id="rId23" Type="http://schemas.openxmlformats.org/officeDocument/2006/relationships/image" Target="media/image9.emf"/><Relationship Id="rId119" Type="http://schemas.openxmlformats.org/officeDocument/2006/relationships/image" Target="media/image104.emf"/><Relationship Id="rId44" Type="http://schemas.openxmlformats.org/officeDocument/2006/relationships/image" Target="media/image30.emf"/><Relationship Id="rId65" Type="http://schemas.openxmlformats.org/officeDocument/2006/relationships/image" Target="media/image50.emf"/><Relationship Id="rId86" Type="http://schemas.openxmlformats.org/officeDocument/2006/relationships/image" Target="media/image71.emf"/><Relationship Id="rId130" Type="http://schemas.openxmlformats.org/officeDocument/2006/relationships/image" Target="media/image115.emf"/><Relationship Id="rId151" Type="http://schemas.openxmlformats.org/officeDocument/2006/relationships/image" Target="media/image134.emf"/><Relationship Id="rId172" Type="http://schemas.openxmlformats.org/officeDocument/2006/relationships/oleObject" Target="embeddings/oleObject7.bin"/><Relationship Id="rId193" Type="http://schemas.openxmlformats.org/officeDocument/2006/relationships/footer" Target="footer8.xml"/><Relationship Id="rId207" Type="http://schemas.openxmlformats.org/officeDocument/2006/relationships/fontTable" Target="fontTable.xml"/><Relationship Id="rId13" Type="http://schemas.openxmlformats.org/officeDocument/2006/relationships/footer" Target="footer1.xml"/><Relationship Id="rId109" Type="http://schemas.openxmlformats.org/officeDocument/2006/relationships/image" Target="media/image94.emf"/><Relationship Id="rId34" Type="http://schemas.openxmlformats.org/officeDocument/2006/relationships/image" Target="media/image20.png"/><Relationship Id="rId55" Type="http://schemas.openxmlformats.org/officeDocument/2006/relationships/image" Target="media/image40.emf"/><Relationship Id="rId76" Type="http://schemas.openxmlformats.org/officeDocument/2006/relationships/image" Target="media/image61.png"/><Relationship Id="rId97" Type="http://schemas.openxmlformats.org/officeDocument/2006/relationships/image" Target="media/image82.emf"/><Relationship Id="rId120" Type="http://schemas.openxmlformats.org/officeDocument/2006/relationships/image" Target="media/image105.emf"/><Relationship Id="rId141" Type="http://schemas.openxmlformats.org/officeDocument/2006/relationships/image" Target="media/image124.emf"/><Relationship Id="rId7" Type="http://schemas.openxmlformats.org/officeDocument/2006/relationships/endnotes" Target="endnotes.xml"/><Relationship Id="rId162" Type="http://schemas.openxmlformats.org/officeDocument/2006/relationships/footer" Target="footer5.xml"/><Relationship Id="rId183" Type="http://schemas.openxmlformats.org/officeDocument/2006/relationships/image" Target="media/image150.emf"/><Relationship Id="rId24" Type="http://schemas.openxmlformats.org/officeDocument/2006/relationships/image" Target="media/image10.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31" Type="http://schemas.openxmlformats.org/officeDocument/2006/relationships/image" Target="media/image116.png"/><Relationship Id="rId61" Type="http://schemas.openxmlformats.org/officeDocument/2006/relationships/image" Target="media/image46.emf"/><Relationship Id="rId82" Type="http://schemas.openxmlformats.org/officeDocument/2006/relationships/image" Target="media/image67.png"/><Relationship Id="rId152" Type="http://schemas.openxmlformats.org/officeDocument/2006/relationships/image" Target="media/image135.emf"/><Relationship Id="rId173" Type="http://schemas.openxmlformats.org/officeDocument/2006/relationships/image" Target="media/image145.emf"/><Relationship Id="rId194" Type="http://schemas.openxmlformats.org/officeDocument/2006/relationships/header" Target="header8.xml"/><Relationship Id="rId199" Type="http://schemas.openxmlformats.org/officeDocument/2006/relationships/footer" Target="footer11.xml"/><Relationship Id="rId203" Type="http://schemas.openxmlformats.org/officeDocument/2006/relationships/footer" Target="footer12.xml"/><Relationship Id="rId208" Type="http://schemas.microsoft.com/office/2011/relationships/people" Target="people.xml"/><Relationship Id="rId19" Type="http://schemas.openxmlformats.org/officeDocument/2006/relationships/image" Target="media/image5.emf"/><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emf"/><Relationship Id="rId56" Type="http://schemas.openxmlformats.org/officeDocument/2006/relationships/image" Target="media/image41.png"/><Relationship Id="rId77" Type="http://schemas.openxmlformats.org/officeDocument/2006/relationships/image" Target="media/image62.emf"/><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0.emf"/><Relationship Id="rId168" Type="http://schemas.openxmlformats.org/officeDocument/2006/relationships/oleObject" Target="embeddings/oleObject5.bin"/><Relationship Id="rId8" Type="http://schemas.openxmlformats.org/officeDocument/2006/relationships/image" Target="media/image1.wmf"/><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image" Target="media/image78.png"/><Relationship Id="rId98" Type="http://schemas.openxmlformats.org/officeDocument/2006/relationships/image" Target="media/image83.emf"/><Relationship Id="rId121" Type="http://schemas.openxmlformats.org/officeDocument/2006/relationships/image" Target="media/image106.emf"/><Relationship Id="rId142" Type="http://schemas.openxmlformats.org/officeDocument/2006/relationships/image" Target="media/image125.emf"/><Relationship Id="rId163" Type="http://schemas.openxmlformats.org/officeDocument/2006/relationships/image" Target="media/image140.emf"/><Relationship Id="rId184" Type="http://schemas.openxmlformats.org/officeDocument/2006/relationships/oleObject" Target="embeddings/oleObject13.bin"/><Relationship Id="rId189" Type="http://schemas.openxmlformats.org/officeDocument/2006/relationships/header" Target="header6.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emf"/><Relationship Id="rId67" Type="http://schemas.openxmlformats.org/officeDocument/2006/relationships/image" Target="media/image52.png"/><Relationship Id="rId116" Type="http://schemas.openxmlformats.org/officeDocument/2006/relationships/image" Target="media/image101.emf"/><Relationship Id="rId137" Type="http://schemas.microsoft.com/office/2011/relationships/commentsExtended" Target="commentsExtended.xml"/><Relationship Id="rId158"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27.png"/><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3.png"/><Relationship Id="rId111" Type="http://schemas.openxmlformats.org/officeDocument/2006/relationships/image" Target="media/image96.emf"/><Relationship Id="rId132" Type="http://schemas.openxmlformats.org/officeDocument/2006/relationships/image" Target="media/image117.emf"/><Relationship Id="rId153" Type="http://schemas.openxmlformats.org/officeDocument/2006/relationships/image" Target="media/image136.png"/><Relationship Id="rId174" Type="http://schemas.openxmlformats.org/officeDocument/2006/relationships/oleObject" Target="embeddings/oleObject8.bin"/><Relationship Id="rId179" Type="http://schemas.openxmlformats.org/officeDocument/2006/relationships/image" Target="media/image148.emf"/><Relationship Id="rId195" Type="http://schemas.openxmlformats.org/officeDocument/2006/relationships/header" Target="header9.xml"/><Relationship Id="rId209" Type="http://schemas.openxmlformats.org/officeDocument/2006/relationships/theme" Target="theme/theme1.xml"/><Relationship Id="rId190" Type="http://schemas.openxmlformats.org/officeDocument/2006/relationships/footer" Target="footer6.xml"/><Relationship Id="rId204" Type="http://schemas.openxmlformats.org/officeDocument/2006/relationships/footer" Target="footer13.xml"/><Relationship Id="rId15" Type="http://schemas.openxmlformats.org/officeDocument/2006/relationships/hyperlink" Target="http://www.dictionary.com/cgi-bin/dict.pl?term=Geologist" TargetMode="External"/><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image" Target="media/image91.emf"/><Relationship Id="rId127" Type="http://schemas.openxmlformats.org/officeDocument/2006/relationships/image" Target="media/image112.png"/><Relationship Id="rId10" Type="http://schemas.openxmlformats.org/officeDocument/2006/relationships/image" Target="media/image2.wmf"/><Relationship Id="rId31" Type="http://schemas.openxmlformats.org/officeDocument/2006/relationships/image" Target="media/image17.png"/><Relationship Id="rId52" Type="http://schemas.openxmlformats.org/officeDocument/2006/relationships/image" Target="media/image37.emf"/><Relationship Id="rId73" Type="http://schemas.openxmlformats.org/officeDocument/2006/relationships/image" Target="media/image58.png"/><Relationship Id="rId78" Type="http://schemas.openxmlformats.org/officeDocument/2006/relationships/image" Target="media/image63.emf"/><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emf"/><Relationship Id="rId122" Type="http://schemas.openxmlformats.org/officeDocument/2006/relationships/image" Target="media/image107.emf"/><Relationship Id="rId143" Type="http://schemas.openxmlformats.org/officeDocument/2006/relationships/image" Target="media/image126.emf"/><Relationship Id="rId148" Type="http://schemas.openxmlformats.org/officeDocument/2006/relationships/image" Target="media/image131.png"/><Relationship Id="rId164" Type="http://schemas.openxmlformats.org/officeDocument/2006/relationships/oleObject" Target="embeddings/oleObject3.bin"/><Relationship Id="rId169" Type="http://schemas.openxmlformats.org/officeDocument/2006/relationships/image" Target="media/image143.emf"/><Relationship Id="rId185" Type="http://schemas.openxmlformats.org/officeDocument/2006/relationships/image" Target="media/image151.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11.bin"/><Relationship Id="rId26" Type="http://schemas.openxmlformats.org/officeDocument/2006/relationships/image" Target="media/image12.png"/><Relationship Id="rId47" Type="http://schemas.openxmlformats.org/officeDocument/2006/relationships/image" Target="media/image33.emf"/><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emf"/><Relationship Id="rId133" Type="http://schemas.openxmlformats.org/officeDocument/2006/relationships/image" Target="media/image118.emf"/><Relationship Id="rId154" Type="http://schemas.openxmlformats.org/officeDocument/2006/relationships/image" Target="media/image137.png"/><Relationship Id="rId175" Type="http://schemas.openxmlformats.org/officeDocument/2006/relationships/image" Target="media/image146.emf"/><Relationship Id="rId196" Type="http://schemas.openxmlformats.org/officeDocument/2006/relationships/footer" Target="footer9.xml"/><Relationship Id="rId200" Type="http://schemas.openxmlformats.org/officeDocument/2006/relationships/oleObject" Target="embeddings/oleObject14.bin"/><Relationship Id="rId16" Type="http://schemas.openxmlformats.org/officeDocument/2006/relationships/hyperlink" Target="http://www.dictionary.com/cgi-bin/dict.pl?term=Paleontologist" TargetMode="External"/><Relationship Id="rId37" Type="http://schemas.openxmlformats.org/officeDocument/2006/relationships/image" Target="media/image23.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emf"/><Relationship Id="rId144" Type="http://schemas.openxmlformats.org/officeDocument/2006/relationships/image" Target="media/image127.png"/><Relationship Id="rId90" Type="http://schemas.openxmlformats.org/officeDocument/2006/relationships/image" Target="media/image75.png"/><Relationship Id="rId165" Type="http://schemas.openxmlformats.org/officeDocument/2006/relationships/image" Target="media/image141.emf"/><Relationship Id="rId186" Type="http://schemas.openxmlformats.org/officeDocument/2006/relationships/image" Target="media/image152.emf"/><Relationship Id="rId27" Type="http://schemas.openxmlformats.org/officeDocument/2006/relationships/image" Target="media/image13.png"/><Relationship Id="rId48" Type="http://schemas.openxmlformats.org/officeDocument/2006/relationships/oleObject" Target="embeddings/Microsoft_Visio_2003-2010_Drawing11111111111.vsd"/><Relationship Id="rId69" Type="http://schemas.openxmlformats.org/officeDocument/2006/relationships/image" Target="media/image54.png"/><Relationship Id="rId113" Type="http://schemas.openxmlformats.org/officeDocument/2006/relationships/image" Target="media/image98.emf"/><Relationship Id="rId134" Type="http://schemas.openxmlformats.org/officeDocument/2006/relationships/image" Target="media/image119.png"/><Relationship Id="rId80" Type="http://schemas.openxmlformats.org/officeDocument/2006/relationships/image" Target="media/image65.emf"/><Relationship Id="rId155" Type="http://schemas.openxmlformats.org/officeDocument/2006/relationships/image" Target="media/image138.png"/><Relationship Id="rId176" Type="http://schemas.openxmlformats.org/officeDocument/2006/relationships/oleObject" Target="embeddings/oleObject9.bin"/><Relationship Id="rId197" Type="http://schemas.openxmlformats.org/officeDocument/2006/relationships/footer" Target="footer10.xml"/><Relationship Id="rId201" Type="http://schemas.openxmlformats.org/officeDocument/2006/relationships/header" Target="header11.xml"/><Relationship Id="rId17" Type="http://schemas.openxmlformats.org/officeDocument/2006/relationships/image" Target="media/image3.emf"/><Relationship Id="rId38" Type="http://schemas.openxmlformats.org/officeDocument/2006/relationships/image" Target="media/image24.png"/><Relationship Id="rId59" Type="http://schemas.openxmlformats.org/officeDocument/2006/relationships/image" Target="media/image44.emf"/><Relationship Id="rId103" Type="http://schemas.openxmlformats.org/officeDocument/2006/relationships/image" Target="media/image88.png"/><Relationship Id="rId124" Type="http://schemas.openxmlformats.org/officeDocument/2006/relationships/image" Target="media/image109.emf"/><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8.emf"/><Relationship Id="rId166" Type="http://schemas.openxmlformats.org/officeDocument/2006/relationships/oleObject" Target="embeddings/oleObject4.bin"/><Relationship Id="rId187" Type="http://schemas.openxmlformats.org/officeDocument/2006/relationships/hyperlink" Target="http://mitglied.lycos.de/AJSchmidt/index.html" TargetMode="External"/><Relationship Id="rId1" Type="http://schemas.openxmlformats.org/officeDocument/2006/relationships/customXml" Target="../customXml/item1.xml"/><Relationship Id="rId28" Type="http://schemas.openxmlformats.org/officeDocument/2006/relationships/image" Target="media/image14.emf"/><Relationship Id="rId49" Type="http://schemas.openxmlformats.org/officeDocument/2006/relationships/image" Target="media/image34.png"/><Relationship Id="rId114" Type="http://schemas.openxmlformats.org/officeDocument/2006/relationships/image" Target="media/image99.png"/><Relationship Id="rId60" Type="http://schemas.openxmlformats.org/officeDocument/2006/relationships/image" Target="media/image45.emf"/><Relationship Id="rId81" Type="http://schemas.openxmlformats.org/officeDocument/2006/relationships/image" Target="media/image66.emf"/><Relationship Id="rId135" Type="http://schemas.openxmlformats.org/officeDocument/2006/relationships/image" Target="media/image120.png"/><Relationship Id="rId156" Type="http://schemas.openxmlformats.org/officeDocument/2006/relationships/image" Target="media/image139.png"/><Relationship Id="rId177" Type="http://schemas.openxmlformats.org/officeDocument/2006/relationships/image" Target="media/image147.emf"/><Relationship Id="rId198" Type="http://schemas.openxmlformats.org/officeDocument/2006/relationships/header" Target="header10.xml"/><Relationship Id="rId202" Type="http://schemas.openxmlformats.org/officeDocument/2006/relationships/header" Target="header12.xml"/><Relationship Id="rId18" Type="http://schemas.openxmlformats.org/officeDocument/2006/relationships/image" Target="media/image4.emf"/><Relationship Id="rId39" Type="http://schemas.openxmlformats.org/officeDocument/2006/relationships/image" Target="media/image25.png"/><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29.emf"/><Relationship Id="rId167" Type="http://schemas.openxmlformats.org/officeDocument/2006/relationships/image" Target="media/image142.emf"/><Relationship Id="rId188" Type="http://schemas.openxmlformats.org/officeDocument/2006/relationships/header" Target="header5.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emf"/><Relationship Id="rId40" Type="http://schemas.openxmlformats.org/officeDocument/2006/relationships/image" Target="media/image26.emf"/><Relationship Id="rId115" Type="http://schemas.openxmlformats.org/officeDocument/2006/relationships/image" Target="media/image100.png"/><Relationship Id="rId136" Type="http://schemas.openxmlformats.org/officeDocument/2006/relationships/comments" Target="comments.xml"/><Relationship Id="rId157" Type="http://schemas.openxmlformats.org/officeDocument/2006/relationships/header" Target="header2.xml"/><Relationship Id="rId178"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5B5819B-9CA7-41DC-8152-52572405C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Pages>
  <Words>132968</Words>
  <Characters>757919</Characters>
  <Application>Microsoft Office Word</Application>
  <DocSecurity>0</DocSecurity>
  <Lines>6315</Lines>
  <Paragraphs>1778</Paragraphs>
  <ScaleCrop>false</ScaleCrop>
  <HeadingPairs>
    <vt:vector size="2" baseType="variant">
      <vt:variant>
        <vt:lpstr>Title</vt:lpstr>
      </vt:variant>
      <vt:variant>
        <vt:i4>1</vt:i4>
      </vt:variant>
    </vt:vector>
  </HeadingPairs>
  <TitlesOfParts>
    <vt:vector size="1" baseType="lpstr">
      <vt:lpstr>Collections Module</vt:lpstr>
    </vt:vector>
  </TitlesOfParts>
  <Company>Musee national d'histore naturelle</Company>
  <LinksUpToDate>false</LinksUpToDate>
  <CharactersWithSpaces>889109</CharactersWithSpaces>
  <SharedDoc>false</SharedDoc>
  <HLinks>
    <vt:vector size="18" baseType="variant">
      <vt:variant>
        <vt:i4>6225987</vt:i4>
      </vt:variant>
      <vt:variant>
        <vt:i4>2450</vt:i4>
      </vt:variant>
      <vt:variant>
        <vt:i4>0</vt:i4>
      </vt:variant>
      <vt:variant>
        <vt:i4>5</vt:i4>
      </vt:variant>
      <vt:variant>
        <vt:lpwstr>http://mitglied.lycos.de/AJSchmidt/index.html</vt:lpwstr>
      </vt:variant>
      <vt:variant>
        <vt:lpwstr/>
      </vt:variant>
      <vt:variant>
        <vt:i4>1966159</vt:i4>
      </vt:variant>
      <vt:variant>
        <vt:i4>2063</vt:i4>
      </vt:variant>
      <vt:variant>
        <vt:i4>0</vt:i4>
      </vt:variant>
      <vt:variant>
        <vt:i4>5</vt:i4>
      </vt:variant>
      <vt:variant>
        <vt:lpwstr>http://www.dictionary.com/cgi-bin/dict.pl?term=Paleontologist</vt:lpwstr>
      </vt:variant>
      <vt:variant>
        <vt:lpwstr/>
      </vt:variant>
      <vt:variant>
        <vt:i4>1769553</vt:i4>
      </vt:variant>
      <vt:variant>
        <vt:i4>2060</vt:i4>
      </vt:variant>
      <vt:variant>
        <vt:i4>0</vt:i4>
      </vt:variant>
      <vt:variant>
        <vt:i4>5</vt:i4>
      </vt:variant>
      <vt:variant>
        <vt:lpwstr>http://www.dictionary.com/cgi-bin/dict.pl?term=Geologist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Collections Module</dc:title>
  <dc:subject/>
  <dc:creator>johnvanbreda</dc:creator>
  <cp:keywords/>
  <dc:description/>
  <cp:lastModifiedBy>Andrew Kemp</cp:lastModifiedBy>
  <cp:revision>121</cp:revision>
  <cp:lastPrinted>2009-11-09T10:20:00Z</cp:lastPrinted>
  <dcterms:created xsi:type="dcterms:W3CDTF">2016-06-03T07:32:00Z</dcterms:created>
  <dcterms:modified xsi:type="dcterms:W3CDTF">2017-10-10T16:24:00Z</dcterms:modified>
</cp:coreProperties>
</file>